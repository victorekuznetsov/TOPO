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1CB6E" w14:textId="77777777" w:rsidR="00F66ECE" w:rsidRPr="00223FE0" w:rsidRDefault="00F66ECE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75B64174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6BFA0124" w14:textId="77777777" w:rsidR="00F66ECE" w:rsidRPr="003A3879" w:rsidRDefault="00362E09" w:rsidP="00362E09">
      <w:pPr>
        <w:tabs>
          <w:tab w:val="left" w:pos="2800"/>
        </w:tabs>
        <w:rPr>
          <w:rFonts w:ascii="Arial" w:hAnsi="Arial" w:cs="Arial"/>
          <w:lang w:val="en-US" w:eastAsia="ru-RU"/>
          <w:rPrChange w:id="4" w:author="Serjo" w:date="2020-04-10T13:17:00Z">
            <w:rPr>
              <w:rFonts w:ascii="Arial" w:hAnsi="Arial" w:cs="Arial"/>
              <w:lang w:eastAsia="ru-RU"/>
            </w:rPr>
          </w:rPrChange>
        </w:rPr>
      </w:pPr>
      <w:r>
        <w:rPr>
          <w:rFonts w:ascii="Arial" w:hAnsi="Arial" w:cs="Arial"/>
          <w:lang w:eastAsia="ru-RU"/>
        </w:rPr>
        <w:tab/>
      </w:r>
    </w:p>
    <w:p w14:paraId="710AA19C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3FE6CE4A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484C706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4D3F85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2EBD0B2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7BB1E605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72D25835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0A8ED5FA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24B3A0E1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1A2F8F0A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2D8F280F" w14:textId="77777777" w:rsidR="00F66ECE" w:rsidRPr="00F94454" w:rsidRDefault="00F66ECE" w:rsidP="00CD470D">
      <w:pPr>
        <w:rPr>
          <w:rFonts w:ascii="Arial" w:hAnsi="Arial" w:cs="Arial"/>
          <w:lang w:eastAsia="ru-RU"/>
        </w:rPr>
      </w:pPr>
      <w:r w:rsidRPr="00F94454">
        <w:rPr>
          <w:rFonts w:ascii="Arial" w:hAnsi="Arial" w:cs="Arial"/>
          <w:lang w:eastAsia="ru-RU"/>
        </w:rPr>
        <w:tab/>
      </w:r>
    </w:p>
    <w:p w14:paraId="68008E7B" w14:textId="77777777" w:rsidR="00F66ECE" w:rsidRDefault="00D000BA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7866E603" w14:textId="77777777" w:rsidR="00916FAB" w:rsidRPr="00F94454" w:rsidRDefault="00916FAB" w:rsidP="007A6F0E">
      <w:pPr>
        <w:jc w:val="center"/>
        <w:rPr>
          <w:rFonts w:ascii="Arial" w:hAnsi="Arial" w:cs="Arial"/>
          <w:b/>
          <w:sz w:val="32"/>
          <w:szCs w:val="32"/>
        </w:rPr>
      </w:pPr>
    </w:p>
    <w:p w14:paraId="1E92FF6C" w14:textId="77777777" w:rsidR="00EC00D2" w:rsidRDefault="00C40A6C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ТОиР</w:t>
      </w:r>
    </w:p>
    <w:p w14:paraId="085D8F4E" w14:textId="77777777" w:rsidR="00EC00D2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F94454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084F583D" w14:textId="77777777" w:rsidR="000F6264" w:rsidRDefault="007D5928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7D5928">
        <w:rPr>
          <w:rFonts w:ascii="Arial" w:hAnsi="Arial" w:cs="Arial"/>
          <w:bCs/>
          <w:kern w:val="32"/>
          <w:sz w:val="32"/>
          <w:szCs w:val="32"/>
        </w:rPr>
        <w:t>Мониторинг и оценка технического состояния ПА</w:t>
      </w:r>
    </w:p>
    <w:p w14:paraId="66F8D8C6" w14:textId="77777777" w:rsidR="00916FAB" w:rsidRDefault="00916FAB" w:rsidP="00EA3237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73A1221B" w14:textId="3E26AA19" w:rsidR="00916FAB" w:rsidRPr="008E5A4F" w:rsidRDefault="00916FAB" w:rsidP="00EA323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ERP</w:t>
      </w:r>
      <w:r w:rsidRPr="008E5A4F">
        <w:rPr>
          <w:rFonts w:ascii="Arial" w:hAnsi="Arial" w:cs="Arial"/>
          <w:sz w:val="32"/>
          <w:szCs w:val="32"/>
        </w:rPr>
        <w:t>.</w:t>
      </w:r>
      <w:ins w:id="5" w:author="Владимир Лаут" w:date="2021-03-15T12:14:00Z">
        <w:r w:rsidR="00530700">
          <w:rPr>
            <w:rFonts w:ascii="Arial" w:hAnsi="Arial" w:cs="Arial"/>
            <w:sz w:val="32"/>
            <w:szCs w:val="32"/>
          </w:rPr>
          <w:t>13</w:t>
        </w:r>
      </w:ins>
      <w:del w:id="6" w:author="Serjo" w:date="2020-04-09T12:14:00Z">
        <w:r w:rsidRPr="008E5A4F" w:rsidDel="0021336A">
          <w:rPr>
            <w:rFonts w:ascii="Arial" w:hAnsi="Arial" w:cs="Arial"/>
            <w:sz w:val="32"/>
            <w:szCs w:val="32"/>
          </w:rPr>
          <w:delText>5.1</w:delText>
        </w:r>
      </w:del>
      <w:ins w:id="7" w:author="Serjo" w:date="2020-04-09T12:14:00Z">
        <w:del w:id="8" w:author="Владимир Лаут" w:date="2021-03-15T12:14:00Z">
          <w:r w:rsidR="0021336A" w:rsidDel="00530700">
            <w:rPr>
              <w:rFonts w:ascii="Arial" w:hAnsi="Arial" w:cs="Arial"/>
              <w:sz w:val="32"/>
              <w:szCs w:val="32"/>
            </w:rPr>
            <w:delText>9</w:delText>
          </w:r>
        </w:del>
        <w:r w:rsidR="0021336A">
          <w:rPr>
            <w:rFonts w:ascii="Arial" w:hAnsi="Arial" w:cs="Arial"/>
            <w:sz w:val="32"/>
            <w:szCs w:val="32"/>
          </w:rPr>
          <w:t>.9.2</w:t>
        </w:r>
      </w:ins>
      <w:r w:rsidRPr="008E5A4F">
        <w:rPr>
          <w:rFonts w:ascii="Arial" w:hAnsi="Arial" w:cs="Arial"/>
          <w:sz w:val="32"/>
          <w:szCs w:val="32"/>
        </w:rPr>
        <w:t>.</w:t>
      </w:r>
      <w:r w:rsidR="007D5928" w:rsidRPr="008E5A4F">
        <w:rPr>
          <w:rFonts w:ascii="Arial" w:hAnsi="Arial" w:cs="Arial"/>
          <w:sz w:val="32"/>
          <w:szCs w:val="32"/>
        </w:rPr>
        <w:t>56</w:t>
      </w:r>
    </w:p>
    <w:p w14:paraId="07A66185" w14:textId="77777777" w:rsidR="00916FAB" w:rsidRPr="00EC00D2" w:rsidRDefault="00916FAB" w:rsidP="00EA3237">
      <w:pPr>
        <w:jc w:val="center"/>
        <w:rPr>
          <w:rFonts w:ascii="Arial" w:hAnsi="Arial" w:cs="Arial"/>
          <w:color w:val="FF0000"/>
          <w:sz w:val="32"/>
          <w:szCs w:val="32"/>
        </w:rPr>
      </w:pPr>
    </w:p>
    <w:p w14:paraId="14F7DA99" w14:textId="77777777" w:rsidR="00916FAB" w:rsidRPr="00EC00D2" w:rsidRDefault="00916FAB" w:rsidP="00EA3237">
      <w:pPr>
        <w:jc w:val="center"/>
        <w:rPr>
          <w:rFonts w:ascii="Arial" w:hAnsi="Arial" w:cs="Arial"/>
          <w:sz w:val="32"/>
          <w:szCs w:val="32"/>
        </w:rPr>
      </w:pPr>
    </w:p>
    <w:p w14:paraId="0389EAAA" w14:textId="1A6DDDA7" w:rsidR="00916FAB" w:rsidRPr="00FD5AF8" w:rsidDel="00FD5AF8" w:rsidRDefault="00916FAB" w:rsidP="00EA3237">
      <w:pPr>
        <w:jc w:val="center"/>
        <w:rPr>
          <w:del w:id="9" w:author="Serjo" w:date="2020-04-09T16:59:00Z"/>
          <w:rFonts w:ascii="Arial" w:hAnsi="Arial" w:cs="Arial"/>
          <w:sz w:val="32"/>
          <w:szCs w:val="32"/>
        </w:rPr>
      </w:pPr>
      <w:del w:id="10" w:author="Serjo" w:date="2020-04-09T16:59:00Z">
        <w:r w:rsidRPr="00916FAB" w:rsidDel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317101. Проектирование </w:delText>
        </w:r>
        <w:r w:rsidRPr="00916FAB" w:rsidDel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SAP</w:delText>
        </w:r>
        <w:r w:rsidRPr="00916FAB" w:rsidDel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delText xml:space="preserve"> </w:delText>
        </w:r>
        <w:r w:rsidRPr="00916FAB" w:rsidDel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val="en-US" w:eastAsia="ru-RU"/>
          </w:rPr>
          <w:delText>ERP</w:delText>
        </w:r>
      </w:del>
      <w:ins w:id="11" w:author="Serjo" w:date="2020-04-09T16:59:00Z">
        <w:r w:rsidR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t xml:space="preserve">317102. </w:t>
        </w:r>
      </w:ins>
      <w:ins w:id="12" w:author="Serjo" w:date="2020-04-09T17:00:00Z">
        <w:r w:rsidR="00FD5AF8">
          <w:rPr>
            <w:rFonts w:ascii="Arial" w:eastAsiaTheme="majorEastAsia" w:hAnsi="Arial" w:cs="Arial"/>
            <w:caps/>
            <w:spacing w:val="-10"/>
            <w:kern w:val="28"/>
            <w:sz w:val="28"/>
            <w:szCs w:val="32"/>
            <w:lang w:eastAsia="ru-RU"/>
          </w:rPr>
          <w:t>Внедрение пилота и стабилизация решения</w:t>
        </w:r>
      </w:ins>
    </w:p>
    <w:p w14:paraId="5CFC2F62" w14:textId="77777777" w:rsidR="000F6264" w:rsidRPr="00F94454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51B2A236" w14:textId="77777777" w:rsidR="00F66ECE" w:rsidRPr="00F94454" w:rsidRDefault="00F66ECE" w:rsidP="00CD470D">
      <w:pPr>
        <w:rPr>
          <w:rFonts w:ascii="Arial" w:hAnsi="Arial" w:cs="Arial"/>
        </w:rPr>
      </w:pPr>
    </w:p>
    <w:p w14:paraId="4D05C2C4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10DA82D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3F9B16C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184571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72CC548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B995511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4613509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03C5529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59BFD41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C4F8E16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30ADC46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2B1540F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7F262D8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8C6D66E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F1D2242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BB8382E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55046BA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3B63DE3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1711206" w14:textId="147F917A" w:rsidR="00D12ECC" w:rsidRPr="00916FAB" w:rsidRDefault="00916FAB" w:rsidP="00175B15">
      <w:pPr>
        <w:jc w:val="center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Москва </w:t>
      </w:r>
      <w:ins w:id="13" w:author="Serjo" w:date="2020-04-09T14:44:00Z">
        <w:r w:rsidR="00855D6F">
          <w:rPr>
            <w:rFonts w:ascii="Arial" w:hAnsi="Arial" w:cs="Arial"/>
            <w:b/>
            <w:sz w:val="22"/>
          </w:rPr>
          <w:t>202</w:t>
        </w:r>
      </w:ins>
      <w:ins w:id="14" w:author="Владимир Лаут" w:date="2021-03-15T12:14:00Z">
        <w:r w:rsidR="00530700">
          <w:rPr>
            <w:rFonts w:ascii="Arial" w:hAnsi="Arial" w:cs="Arial"/>
            <w:b/>
            <w:sz w:val="22"/>
          </w:rPr>
          <w:t>1</w:t>
        </w:r>
      </w:ins>
      <w:ins w:id="15" w:author="Serjo" w:date="2020-04-09T14:44:00Z">
        <w:del w:id="16" w:author="Владимир Лаут" w:date="2021-03-15T12:14:00Z">
          <w:r w:rsidR="00855D6F" w:rsidDel="00530700">
            <w:rPr>
              <w:rFonts w:ascii="Arial" w:hAnsi="Arial" w:cs="Arial"/>
              <w:b/>
              <w:sz w:val="22"/>
            </w:rPr>
            <w:delText>0</w:delText>
          </w:r>
        </w:del>
      </w:ins>
      <w:del w:id="17" w:author="Serjo" w:date="2020-04-09T14:44:00Z">
        <w:r w:rsidRPr="00916FAB" w:rsidDel="00855D6F">
          <w:rPr>
            <w:rFonts w:ascii="Arial" w:hAnsi="Arial" w:cs="Arial"/>
            <w:b/>
            <w:sz w:val="22"/>
          </w:rPr>
          <w:delText>2018</w:delText>
        </w:r>
      </w:del>
    </w:p>
    <w:p w14:paraId="39CD1A84" w14:textId="77777777" w:rsidR="00D12ECC" w:rsidRPr="00F94454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F94454">
        <w:rPr>
          <w:rFonts w:ascii="Arial" w:hAnsi="Arial" w:cs="Arial"/>
          <w:b/>
          <w:sz w:val="20"/>
        </w:rPr>
        <w:br w:type="page"/>
      </w:r>
    </w:p>
    <w:p w14:paraId="0C7F057C" w14:textId="28DB24CC" w:rsidR="003701C2" w:rsidRPr="00916FAB" w:rsidRDefault="003701C2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5031">
        <w:rPr>
          <w:rFonts w:ascii="Arial" w:hAnsi="Arial" w:cs="Arial"/>
          <w:b/>
          <w:noProof/>
          <w:sz w:val="22"/>
        </w:rPr>
        <w:t>1</w:t>
      </w:r>
      <w:r w:rsidR="00106AE3" w:rsidRPr="00916FAB">
        <w:rPr>
          <w:rFonts w:ascii="Arial" w:hAnsi="Arial" w:cs="Arial"/>
          <w:b/>
          <w:noProof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F94454" w14:paraId="3E4C38E2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00021D2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6C23F52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3A805FD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69E982CF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175B15" w:rsidRPr="00F94454" w14:paraId="2CC38E80" w14:textId="73CC295D" w:rsidTr="00927CCC">
        <w:trPr>
          <w:cantSplit/>
        </w:trPr>
        <w:tc>
          <w:tcPr>
            <w:tcW w:w="581" w:type="pct"/>
          </w:tcPr>
          <w:p w14:paraId="0D2F0F58" w14:textId="109A1F79" w:rsidR="00175B15" w:rsidRPr="00A03DDE" w:rsidRDefault="00095000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1.0</w:t>
            </w:r>
          </w:p>
        </w:tc>
        <w:tc>
          <w:tcPr>
            <w:tcW w:w="674" w:type="pct"/>
          </w:tcPr>
          <w:p w14:paraId="616C6341" w14:textId="7F29E595" w:rsidR="00175B15" w:rsidRPr="00F94454" w:rsidRDefault="00D936C6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18.07.2018</w:t>
            </w:r>
          </w:p>
        </w:tc>
        <w:tc>
          <w:tcPr>
            <w:tcW w:w="2771" w:type="pct"/>
          </w:tcPr>
          <w:p w14:paraId="1628AEF9" w14:textId="56D87A23" w:rsidR="00175B15" w:rsidRPr="00095000" w:rsidRDefault="00095000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Отправлен на рассмотрение в РГ</w:t>
            </w:r>
          </w:p>
        </w:tc>
        <w:tc>
          <w:tcPr>
            <w:tcW w:w="974" w:type="pct"/>
          </w:tcPr>
          <w:p w14:paraId="31CD51B0" w14:textId="2C848AC3" w:rsidR="00175B15" w:rsidRPr="00F94454" w:rsidRDefault="00D936C6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175B15" w:rsidRPr="00F94454" w14:paraId="3DCCD18C" w14:textId="1ED92300" w:rsidTr="00927CCC">
        <w:trPr>
          <w:cantSplit/>
        </w:trPr>
        <w:tc>
          <w:tcPr>
            <w:tcW w:w="581" w:type="pct"/>
          </w:tcPr>
          <w:p w14:paraId="653E9BDD" w14:textId="2C57EA14" w:rsidR="00175B15" w:rsidRPr="00A03DDE" w:rsidRDefault="00095000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1.1</w:t>
            </w:r>
          </w:p>
        </w:tc>
        <w:tc>
          <w:tcPr>
            <w:tcW w:w="674" w:type="pct"/>
          </w:tcPr>
          <w:p w14:paraId="2DEE658C" w14:textId="419DC550" w:rsidR="00175B15" w:rsidRPr="00A03DDE" w:rsidRDefault="00D3551F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13</w:t>
            </w:r>
            <w:r w:rsidR="00095000">
              <w:rPr>
                <w:rFonts w:ascii="Arial" w:hAnsi="Arial" w:cs="Arial"/>
                <w:sz w:val="20"/>
                <w:lang w:val="en-US"/>
              </w:rPr>
              <w:t>.08.2018</w:t>
            </w:r>
          </w:p>
        </w:tc>
        <w:tc>
          <w:tcPr>
            <w:tcW w:w="2771" w:type="pct"/>
          </w:tcPr>
          <w:p w14:paraId="2DBA73CB" w14:textId="1BBA4C92" w:rsidR="00175B15" w:rsidRPr="00F94454" w:rsidRDefault="00D3551F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Отправлен на повторное рассмотрение РГ</w:t>
            </w:r>
          </w:p>
        </w:tc>
        <w:tc>
          <w:tcPr>
            <w:tcW w:w="974" w:type="pct"/>
          </w:tcPr>
          <w:p w14:paraId="64F8F49B" w14:textId="1B942EEE" w:rsidR="00175B15" w:rsidRPr="00F94454" w:rsidRDefault="00095000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175B15" w:rsidRPr="00F94454" w14:paraId="1A5CF178" w14:textId="513D5F54" w:rsidTr="00927CCC">
        <w:trPr>
          <w:cantSplit/>
        </w:trPr>
        <w:tc>
          <w:tcPr>
            <w:tcW w:w="581" w:type="pct"/>
          </w:tcPr>
          <w:p w14:paraId="758FCFA2" w14:textId="77568855" w:rsidR="00175B15" w:rsidRPr="00F94454" w:rsidRDefault="00A61E5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674" w:type="pct"/>
          </w:tcPr>
          <w:p w14:paraId="291D69A5" w14:textId="50DC3EE1" w:rsidR="00175B15" w:rsidRPr="00F94454" w:rsidRDefault="00CD12F5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15.08.2018</w:t>
            </w:r>
          </w:p>
        </w:tc>
        <w:tc>
          <w:tcPr>
            <w:tcW w:w="2771" w:type="pct"/>
          </w:tcPr>
          <w:p w14:paraId="686AB914" w14:textId="3C7A439F" w:rsidR="00175B15" w:rsidRPr="00F94454" w:rsidRDefault="00CD12F5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Устранены замечания</w:t>
            </w:r>
          </w:p>
        </w:tc>
        <w:tc>
          <w:tcPr>
            <w:tcW w:w="974" w:type="pct"/>
          </w:tcPr>
          <w:p w14:paraId="614B21CF" w14:textId="23641319" w:rsidR="00175B15" w:rsidRPr="00F94454" w:rsidRDefault="00CD12F5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BD0EF7" w:rsidRPr="00F94454" w14:paraId="603C2B65" w14:textId="2932748B" w:rsidTr="00927CCC">
        <w:trPr>
          <w:cantSplit/>
        </w:trPr>
        <w:tc>
          <w:tcPr>
            <w:tcW w:w="581" w:type="pct"/>
          </w:tcPr>
          <w:p w14:paraId="7AA85850" w14:textId="31FD4ABC" w:rsidR="00BD0EF7" w:rsidRPr="00BD0EF7" w:rsidRDefault="00BD0EF7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2.1</w:t>
            </w:r>
          </w:p>
        </w:tc>
        <w:tc>
          <w:tcPr>
            <w:tcW w:w="674" w:type="pct"/>
          </w:tcPr>
          <w:p w14:paraId="2750FF75" w14:textId="0233BCDC" w:rsidR="00BD0EF7" w:rsidRPr="00BD0EF7" w:rsidRDefault="00BD0EF7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17.08.2018</w:t>
            </w:r>
          </w:p>
        </w:tc>
        <w:tc>
          <w:tcPr>
            <w:tcW w:w="2771" w:type="pct"/>
          </w:tcPr>
          <w:p w14:paraId="6964F1DC" w14:textId="741DC31A" w:rsidR="00BD0EF7" w:rsidRPr="00BD0EF7" w:rsidRDefault="00BD0EF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Внесены исправления</w:t>
            </w:r>
          </w:p>
        </w:tc>
        <w:tc>
          <w:tcPr>
            <w:tcW w:w="974" w:type="pct"/>
          </w:tcPr>
          <w:p w14:paraId="609F7443" w14:textId="144B5617" w:rsidR="00BD0EF7" w:rsidRDefault="00BD0EF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BD0EF7" w:rsidRPr="00F94454" w14:paraId="223A8F83" w14:textId="0DD021FF" w:rsidTr="00927CCC">
        <w:trPr>
          <w:cantSplit/>
        </w:trPr>
        <w:tc>
          <w:tcPr>
            <w:tcW w:w="581" w:type="pct"/>
          </w:tcPr>
          <w:p w14:paraId="7F59A199" w14:textId="165A6DBC" w:rsidR="00BD0EF7" w:rsidRPr="00BD0EF7" w:rsidRDefault="00BD0EF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</w:t>
            </w:r>
          </w:p>
        </w:tc>
        <w:tc>
          <w:tcPr>
            <w:tcW w:w="674" w:type="pct"/>
          </w:tcPr>
          <w:p w14:paraId="2C99579B" w14:textId="2BDE1DE1" w:rsidR="00BD0EF7" w:rsidRPr="00BD0EF7" w:rsidRDefault="00BD0EF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26.08.2018</w:t>
            </w:r>
          </w:p>
        </w:tc>
        <w:tc>
          <w:tcPr>
            <w:tcW w:w="2771" w:type="pct"/>
          </w:tcPr>
          <w:p w14:paraId="11C293E0" w14:textId="73983A7D" w:rsidR="00BD0EF7" w:rsidRDefault="00BD0EF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Внесены исправления</w:t>
            </w:r>
          </w:p>
        </w:tc>
        <w:tc>
          <w:tcPr>
            <w:tcW w:w="974" w:type="pct"/>
          </w:tcPr>
          <w:p w14:paraId="70AFC58C" w14:textId="13F0894E" w:rsidR="00BD0EF7" w:rsidRDefault="00BD0EF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1F1908" w:rsidRPr="00F94454" w14:paraId="584C3D08" w14:textId="72CC12F9" w:rsidTr="00927CCC">
        <w:trPr>
          <w:cantSplit/>
        </w:trPr>
        <w:tc>
          <w:tcPr>
            <w:tcW w:w="581" w:type="pct"/>
          </w:tcPr>
          <w:p w14:paraId="3BA04D9C" w14:textId="2C8E8423" w:rsidR="001F1908" w:rsidRDefault="001F190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2.3</w:t>
            </w:r>
          </w:p>
        </w:tc>
        <w:tc>
          <w:tcPr>
            <w:tcW w:w="674" w:type="pct"/>
          </w:tcPr>
          <w:p w14:paraId="0FCE3C48" w14:textId="4E84C1EE" w:rsidR="001F1908" w:rsidRDefault="001F190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27.08.2018</w:t>
            </w:r>
          </w:p>
        </w:tc>
        <w:tc>
          <w:tcPr>
            <w:tcW w:w="2771" w:type="pct"/>
          </w:tcPr>
          <w:p w14:paraId="75EB4B21" w14:textId="59FFB680" w:rsidR="001F1908" w:rsidRDefault="001F1908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 в части ролей и оформления документа</w:t>
            </w:r>
          </w:p>
        </w:tc>
        <w:tc>
          <w:tcPr>
            <w:tcW w:w="974" w:type="pct"/>
          </w:tcPr>
          <w:p w14:paraId="5EAE1AEF" w14:textId="77AE3FA2" w:rsidR="001F1908" w:rsidRDefault="001F1908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686FB3" w:rsidRPr="00F94454" w14:paraId="4142A7DC" w14:textId="279D249D" w:rsidTr="00927CCC">
        <w:trPr>
          <w:cantSplit/>
        </w:trPr>
        <w:tc>
          <w:tcPr>
            <w:tcW w:w="581" w:type="pct"/>
          </w:tcPr>
          <w:p w14:paraId="7FCE3F8F" w14:textId="2CEB617D" w:rsidR="00686FB3" w:rsidRDefault="00686FB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2.4</w:t>
            </w:r>
          </w:p>
        </w:tc>
        <w:tc>
          <w:tcPr>
            <w:tcW w:w="674" w:type="pct"/>
          </w:tcPr>
          <w:p w14:paraId="2669411E" w14:textId="0EBDE293" w:rsidR="00686FB3" w:rsidRDefault="00686FB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27.08.2018</w:t>
            </w:r>
          </w:p>
        </w:tc>
        <w:tc>
          <w:tcPr>
            <w:tcW w:w="2771" w:type="pct"/>
          </w:tcPr>
          <w:p w14:paraId="2EF3F298" w14:textId="7F48E94C" w:rsidR="00686FB3" w:rsidRPr="00686FB3" w:rsidRDefault="00686FB3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Включены разделы РиК и </w:t>
            </w:r>
            <w:r>
              <w:rPr>
                <w:rFonts w:ascii="Arial" w:hAnsi="Arial" w:cs="Arial"/>
                <w:sz w:val="20"/>
                <w:lang w:val="en-US"/>
              </w:rPr>
              <w:t>SoD</w:t>
            </w:r>
          </w:p>
        </w:tc>
        <w:tc>
          <w:tcPr>
            <w:tcW w:w="974" w:type="pct"/>
          </w:tcPr>
          <w:p w14:paraId="5FAE6AC3" w14:textId="2AE17DA0" w:rsidR="00686FB3" w:rsidRDefault="00686FB3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F7348D" w:rsidRPr="00F94454" w14:paraId="0700B211" w14:textId="32EA2AC6" w:rsidTr="00927CCC">
        <w:trPr>
          <w:cantSplit/>
        </w:trPr>
        <w:tc>
          <w:tcPr>
            <w:tcW w:w="581" w:type="pct"/>
          </w:tcPr>
          <w:p w14:paraId="4D81ABC3" w14:textId="56305757" w:rsidR="00F7348D" w:rsidRPr="00224B02" w:rsidRDefault="00F7348D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2.5</w:t>
            </w:r>
          </w:p>
        </w:tc>
        <w:tc>
          <w:tcPr>
            <w:tcW w:w="674" w:type="pct"/>
          </w:tcPr>
          <w:p w14:paraId="02A72877" w14:textId="13690A6E" w:rsidR="00F7348D" w:rsidRPr="00224B02" w:rsidRDefault="00F7348D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05.09.2018</w:t>
            </w:r>
          </w:p>
        </w:tc>
        <w:tc>
          <w:tcPr>
            <w:tcW w:w="2771" w:type="pct"/>
          </w:tcPr>
          <w:p w14:paraId="61C821CA" w14:textId="0AB1BA2C" w:rsidR="00F7348D" w:rsidRPr="00F7348D" w:rsidRDefault="00F7348D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Устранены замечания</w:t>
            </w:r>
          </w:p>
        </w:tc>
        <w:tc>
          <w:tcPr>
            <w:tcW w:w="974" w:type="pct"/>
          </w:tcPr>
          <w:p w14:paraId="55C523F1" w14:textId="304DC779" w:rsidR="00F7348D" w:rsidRDefault="00F7348D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EA3337" w:rsidRPr="00F94454" w14:paraId="78539E4D" w14:textId="68A0A9A9" w:rsidTr="00927CCC">
        <w:trPr>
          <w:cantSplit/>
        </w:trPr>
        <w:tc>
          <w:tcPr>
            <w:tcW w:w="581" w:type="pct"/>
          </w:tcPr>
          <w:p w14:paraId="67817183" w14:textId="79600BEF" w:rsidR="00EA3337" w:rsidRPr="00224B02" w:rsidRDefault="00EA333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2.6</w:t>
            </w:r>
          </w:p>
        </w:tc>
        <w:tc>
          <w:tcPr>
            <w:tcW w:w="674" w:type="pct"/>
          </w:tcPr>
          <w:p w14:paraId="6BECA92C" w14:textId="24998B64" w:rsidR="00EA3337" w:rsidRPr="00224B02" w:rsidRDefault="00EA333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10.09.2018</w:t>
            </w:r>
          </w:p>
        </w:tc>
        <w:tc>
          <w:tcPr>
            <w:tcW w:w="2771" w:type="pct"/>
          </w:tcPr>
          <w:p w14:paraId="7122DD1D" w14:textId="6274AC0D" w:rsidR="00EA3337" w:rsidRDefault="00EA3337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Устранены замечания</w:t>
            </w:r>
          </w:p>
        </w:tc>
        <w:tc>
          <w:tcPr>
            <w:tcW w:w="974" w:type="pct"/>
          </w:tcPr>
          <w:p w14:paraId="6189A389" w14:textId="68DFB146" w:rsidR="00EA3337" w:rsidRDefault="00EA3337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184F3E" w:rsidRPr="00F94454" w14:paraId="00811447" w14:textId="53765393" w:rsidTr="00927CCC">
        <w:trPr>
          <w:cantSplit/>
        </w:trPr>
        <w:tc>
          <w:tcPr>
            <w:tcW w:w="581" w:type="pct"/>
          </w:tcPr>
          <w:p w14:paraId="42C76089" w14:textId="0185402E" w:rsidR="00184F3E" w:rsidRPr="00184F3E" w:rsidRDefault="00184F3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2.7</w:t>
            </w:r>
          </w:p>
        </w:tc>
        <w:tc>
          <w:tcPr>
            <w:tcW w:w="674" w:type="pct"/>
          </w:tcPr>
          <w:p w14:paraId="75CF47C0" w14:textId="2DF1A079" w:rsidR="00184F3E" w:rsidRDefault="00184F3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18.09.2018</w:t>
            </w:r>
          </w:p>
        </w:tc>
        <w:tc>
          <w:tcPr>
            <w:tcW w:w="2771" w:type="pct"/>
          </w:tcPr>
          <w:p w14:paraId="2C0084BE" w14:textId="5FB12A64" w:rsidR="00184F3E" w:rsidRDefault="00184F3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Устранены замечания</w:t>
            </w:r>
          </w:p>
        </w:tc>
        <w:tc>
          <w:tcPr>
            <w:tcW w:w="974" w:type="pct"/>
          </w:tcPr>
          <w:p w14:paraId="2AF12765" w14:textId="5B186F65" w:rsidR="00184F3E" w:rsidRDefault="00184F3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Булатов Р.И.</w:t>
            </w:r>
          </w:p>
        </w:tc>
      </w:tr>
      <w:tr w:rsidR="00D148FE" w:rsidRPr="00F94454" w14:paraId="18FBB164" w14:textId="5ACC0ED0" w:rsidTr="00927CCC">
        <w:trPr>
          <w:cantSplit/>
        </w:trPr>
        <w:tc>
          <w:tcPr>
            <w:tcW w:w="581" w:type="pct"/>
          </w:tcPr>
          <w:p w14:paraId="0893884B" w14:textId="77C2BCBF" w:rsidR="00D148FE" w:rsidRP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2.8</w:t>
            </w:r>
          </w:p>
        </w:tc>
        <w:tc>
          <w:tcPr>
            <w:tcW w:w="674" w:type="pct"/>
          </w:tcPr>
          <w:p w14:paraId="1EE047CA" w14:textId="38DB429A" w:rsid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18.09.2018</w:t>
            </w:r>
          </w:p>
        </w:tc>
        <w:tc>
          <w:tcPr>
            <w:tcW w:w="2771" w:type="pct"/>
          </w:tcPr>
          <w:p w14:paraId="1D2EE01C" w14:textId="0C9A8EF7" w:rsidR="00D148FE" w:rsidRP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</w:t>
            </w:r>
          </w:p>
        </w:tc>
        <w:tc>
          <w:tcPr>
            <w:tcW w:w="974" w:type="pct"/>
          </w:tcPr>
          <w:p w14:paraId="2A584FD7" w14:textId="4F751C50" w:rsid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D148FE" w:rsidRPr="00F94454" w14:paraId="350E2692" w14:textId="2A723743" w:rsidTr="00927CCC">
        <w:trPr>
          <w:cantSplit/>
        </w:trPr>
        <w:tc>
          <w:tcPr>
            <w:tcW w:w="581" w:type="pct"/>
          </w:tcPr>
          <w:p w14:paraId="75EFAAAA" w14:textId="693C23DC" w:rsid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2.9</w:t>
            </w:r>
          </w:p>
        </w:tc>
        <w:tc>
          <w:tcPr>
            <w:tcW w:w="674" w:type="pct"/>
          </w:tcPr>
          <w:p w14:paraId="06733DE9" w14:textId="6C5361F5" w:rsid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18.09.2018</w:t>
            </w:r>
          </w:p>
        </w:tc>
        <w:tc>
          <w:tcPr>
            <w:tcW w:w="2771" w:type="pct"/>
          </w:tcPr>
          <w:p w14:paraId="0E1ADAC1" w14:textId="54015970" w:rsid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Исправлены замечания</w:t>
            </w:r>
          </w:p>
        </w:tc>
        <w:tc>
          <w:tcPr>
            <w:tcW w:w="974" w:type="pct"/>
          </w:tcPr>
          <w:p w14:paraId="3746E00D" w14:textId="3613A373" w:rsid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D148FE" w:rsidRPr="00F94454" w14:paraId="237E8D0B" w14:textId="0FE49AE5" w:rsidTr="00927CCC">
        <w:trPr>
          <w:cantSplit/>
        </w:trPr>
        <w:tc>
          <w:tcPr>
            <w:tcW w:w="581" w:type="pct"/>
          </w:tcPr>
          <w:p w14:paraId="7EB3E9CF" w14:textId="07A17818" w:rsid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2.10</w:t>
            </w:r>
          </w:p>
        </w:tc>
        <w:tc>
          <w:tcPr>
            <w:tcW w:w="674" w:type="pct"/>
          </w:tcPr>
          <w:p w14:paraId="571DA8C1" w14:textId="1628A987" w:rsid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22.10.2018</w:t>
            </w:r>
          </w:p>
        </w:tc>
        <w:tc>
          <w:tcPr>
            <w:tcW w:w="2771" w:type="pct"/>
          </w:tcPr>
          <w:p w14:paraId="27DFC603" w14:textId="2781B549" w:rsidR="00D148FE" w:rsidRDefault="00D148FE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исправлен, согласно реестру разработок</w:t>
            </w:r>
          </w:p>
        </w:tc>
        <w:tc>
          <w:tcPr>
            <w:tcW w:w="974" w:type="pct"/>
          </w:tcPr>
          <w:p w14:paraId="4EBC2905" w14:textId="4902EA55" w:rsidR="00D148FE" w:rsidRDefault="00D148FE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B27644" w:rsidRPr="00F94454" w14:paraId="3848A725" w14:textId="6CBD55E9" w:rsidTr="00927CCC">
        <w:trPr>
          <w:cantSplit/>
        </w:trPr>
        <w:tc>
          <w:tcPr>
            <w:tcW w:w="581" w:type="pct"/>
          </w:tcPr>
          <w:p w14:paraId="058F66F2" w14:textId="1C524C2D" w:rsidR="00B27644" w:rsidRPr="00B27644" w:rsidRDefault="00B27644" w:rsidP="00B778C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2.11</w:t>
            </w:r>
          </w:p>
        </w:tc>
        <w:tc>
          <w:tcPr>
            <w:tcW w:w="674" w:type="pct"/>
          </w:tcPr>
          <w:p w14:paraId="696CFFB1" w14:textId="069F6A9F" w:rsidR="00B27644" w:rsidRPr="00B27644" w:rsidRDefault="00B27644" w:rsidP="00B778C7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24.10.2018</w:t>
            </w:r>
          </w:p>
        </w:tc>
        <w:tc>
          <w:tcPr>
            <w:tcW w:w="2771" w:type="pct"/>
          </w:tcPr>
          <w:p w14:paraId="159A28D5" w14:textId="7E5B6403" w:rsidR="00B27644" w:rsidRPr="00B27644" w:rsidRDefault="00B27644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Изменён вид сообщения ТОРО «</w:t>
            </w:r>
            <w:r>
              <w:rPr>
                <w:rFonts w:ascii="Arial" w:hAnsi="Arial" w:cs="Arial"/>
                <w:sz w:val="20"/>
                <w:lang w:val="en-US"/>
              </w:rPr>
              <w:t>A</w:t>
            </w:r>
            <w:r w:rsidRPr="00B27644">
              <w:rPr>
                <w:rFonts w:ascii="Arial" w:hAnsi="Arial" w:cs="Arial"/>
                <w:sz w:val="20"/>
              </w:rPr>
              <w:t>9</w:t>
            </w:r>
            <w:r>
              <w:rPr>
                <w:rFonts w:ascii="Arial" w:hAnsi="Arial" w:cs="Arial"/>
                <w:sz w:val="20"/>
              </w:rPr>
              <w:t>» на «</w:t>
            </w:r>
            <w:r>
              <w:rPr>
                <w:rFonts w:ascii="Arial" w:hAnsi="Arial" w:cs="Arial"/>
                <w:sz w:val="20"/>
                <w:lang w:val="en-US"/>
              </w:rPr>
              <w:t>PP</w:t>
            </w:r>
            <w:r>
              <w:rPr>
                <w:rFonts w:ascii="Arial" w:hAnsi="Arial" w:cs="Arial"/>
                <w:sz w:val="20"/>
              </w:rPr>
              <w:t>»</w:t>
            </w:r>
          </w:p>
        </w:tc>
        <w:tc>
          <w:tcPr>
            <w:tcW w:w="974" w:type="pct"/>
          </w:tcPr>
          <w:p w14:paraId="561D2CB3" w14:textId="39041599" w:rsidR="00B27644" w:rsidRDefault="00B27644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Суслов А.Ю.</w:t>
            </w:r>
          </w:p>
        </w:tc>
      </w:tr>
      <w:tr w:rsidR="00C136D8" w:rsidRPr="00F94454" w14:paraId="23187C6E" w14:textId="77777777" w:rsidTr="00927CCC">
        <w:trPr>
          <w:cantSplit/>
          <w:ins w:id="18" w:author="Serjo" w:date="2020-04-23T16:18:00Z"/>
        </w:trPr>
        <w:tc>
          <w:tcPr>
            <w:tcW w:w="581" w:type="pct"/>
          </w:tcPr>
          <w:p w14:paraId="27DBE830" w14:textId="13621A2B" w:rsidR="00C136D8" w:rsidRDefault="00C136D8" w:rsidP="00C136D8">
            <w:pPr>
              <w:jc w:val="center"/>
              <w:rPr>
                <w:ins w:id="19" w:author="Serjo" w:date="2020-04-23T16:18:00Z"/>
                <w:rFonts w:ascii="Arial" w:hAnsi="Arial" w:cs="Arial"/>
                <w:sz w:val="20"/>
                <w:lang w:val="en-US"/>
              </w:rPr>
            </w:pPr>
            <w:ins w:id="20" w:author="Serjo" w:date="2020-04-23T16:18:00Z">
              <w:r>
                <w:rPr>
                  <w:rFonts w:ascii="Arial" w:hAnsi="Arial" w:cs="Arial"/>
                  <w:sz w:val="20"/>
                </w:rPr>
                <w:t>3.0</w:t>
              </w:r>
            </w:ins>
          </w:p>
        </w:tc>
        <w:tc>
          <w:tcPr>
            <w:tcW w:w="674" w:type="pct"/>
          </w:tcPr>
          <w:p w14:paraId="3A673EBF" w14:textId="5A67C20C" w:rsidR="00C136D8" w:rsidRDefault="00C136D8" w:rsidP="00C136D8">
            <w:pPr>
              <w:rPr>
                <w:ins w:id="21" w:author="Serjo" w:date="2020-04-23T16:18:00Z"/>
                <w:rFonts w:ascii="Arial" w:hAnsi="Arial" w:cs="Arial"/>
                <w:sz w:val="20"/>
                <w:lang w:val="en-US"/>
              </w:rPr>
            </w:pPr>
            <w:ins w:id="22" w:author="Serjo" w:date="2020-04-23T16:18:00Z">
              <w:r w:rsidRPr="00C55336">
                <w:rPr>
                  <w:rFonts w:ascii="Arial" w:hAnsi="Arial" w:cs="Arial"/>
                  <w:sz w:val="20"/>
                </w:rPr>
                <w:t>30.</w:t>
              </w:r>
              <w:r>
                <w:rPr>
                  <w:rFonts w:ascii="Arial" w:hAnsi="Arial" w:cs="Arial"/>
                  <w:sz w:val="20"/>
                </w:rPr>
                <w:t>03</w:t>
              </w:r>
              <w:r w:rsidRPr="003D6DB3">
                <w:rPr>
                  <w:rFonts w:ascii="Arial" w:hAnsi="Arial" w:cs="Arial"/>
                  <w:sz w:val="20"/>
                </w:rPr>
                <w:t>.2020</w:t>
              </w:r>
            </w:ins>
          </w:p>
        </w:tc>
        <w:tc>
          <w:tcPr>
            <w:tcW w:w="2771" w:type="pct"/>
          </w:tcPr>
          <w:p w14:paraId="25DEFFE7" w14:textId="57313E7B" w:rsidR="00C136D8" w:rsidRDefault="008A2B98" w:rsidP="00C136D8">
            <w:pPr>
              <w:rPr>
                <w:ins w:id="23" w:author="Serjo" w:date="2020-04-23T16:18:00Z"/>
                <w:rFonts w:ascii="Arial" w:hAnsi="Arial" w:cs="Arial"/>
                <w:sz w:val="20"/>
              </w:rPr>
            </w:pPr>
            <w:ins w:id="24" w:author="Serjo" w:date="2020-04-23T17:41:00Z">
              <w:r w:rsidRPr="008A2B98">
                <w:rPr>
                  <w:rFonts w:ascii="Arial" w:hAnsi="Arial" w:cs="Arial"/>
                  <w:sz w:val="20"/>
                </w:rPr>
                <w:t>Актуализация КД на основе реестра изменений</w:t>
              </w:r>
            </w:ins>
          </w:p>
        </w:tc>
        <w:tc>
          <w:tcPr>
            <w:tcW w:w="974" w:type="pct"/>
          </w:tcPr>
          <w:p w14:paraId="770C0493" w14:textId="742B831D" w:rsidR="00C136D8" w:rsidRDefault="00C136D8" w:rsidP="00C136D8">
            <w:pPr>
              <w:jc w:val="center"/>
              <w:rPr>
                <w:ins w:id="25" w:author="Serjo" w:date="2020-04-23T16:18:00Z"/>
                <w:rFonts w:ascii="Arial" w:hAnsi="Arial" w:cs="Arial"/>
                <w:sz w:val="20"/>
              </w:rPr>
            </w:pPr>
            <w:ins w:id="26" w:author="Serjo" w:date="2020-04-23T16:18:00Z">
              <w:r>
                <w:rPr>
                  <w:rFonts w:ascii="Arial" w:hAnsi="Arial" w:cs="Arial"/>
                  <w:sz w:val="20"/>
                </w:rPr>
                <w:t>Заглубоцкий С.Н.</w:t>
              </w:r>
            </w:ins>
          </w:p>
        </w:tc>
      </w:tr>
      <w:tr w:rsidR="00C83CDC" w:rsidRPr="00F94454" w14:paraId="6C6ADDD6" w14:textId="77777777" w:rsidTr="00927CCC">
        <w:trPr>
          <w:cantSplit/>
          <w:ins w:id="27" w:author="Владимир Лаут" w:date="2021-04-06T12:07:00Z"/>
        </w:trPr>
        <w:tc>
          <w:tcPr>
            <w:tcW w:w="581" w:type="pct"/>
          </w:tcPr>
          <w:p w14:paraId="6C5F3A4F" w14:textId="2584F6D5" w:rsidR="00C83CDC" w:rsidRDefault="00C83CDC" w:rsidP="00C83CDC">
            <w:pPr>
              <w:jc w:val="center"/>
              <w:rPr>
                <w:ins w:id="28" w:author="Владимир Лаут" w:date="2021-04-06T12:07:00Z"/>
                <w:rFonts w:ascii="Arial" w:hAnsi="Arial" w:cs="Arial"/>
                <w:sz w:val="20"/>
              </w:rPr>
            </w:pPr>
            <w:ins w:id="29" w:author="Владимир Лаут" w:date="2021-04-06T12:07:00Z">
              <w:r>
                <w:rPr>
                  <w:rFonts w:ascii="Arial" w:hAnsi="Arial" w:cs="Arial"/>
                  <w:sz w:val="20"/>
                </w:rPr>
                <w:t>4.0</w:t>
              </w:r>
            </w:ins>
          </w:p>
        </w:tc>
        <w:tc>
          <w:tcPr>
            <w:tcW w:w="674" w:type="pct"/>
          </w:tcPr>
          <w:p w14:paraId="1C4CE469" w14:textId="78FE0E9C" w:rsidR="00C83CDC" w:rsidRDefault="00C83CDC" w:rsidP="00C83CDC">
            <w:pPr>
              <w:rPr>
                <w:ins w:id="30" w:author="Владимир Лаут" w:date="2021-04-06T12:07:00Z"/>
                <w:rFonts w:ascii="Arial" w:hAnsi="Arial" w:cs="Arial"/>
                <w:sz w:val="20"/>
              </w:rPr>
            </w:pPr>
            <w:ins w:id="31" w:author="Владимир Лаут" w:date="2021-04-06T12:07:00Z">
              <w:r>
                <w:rPr>
                  <w:rFonts w:ascii="Arial" w:hAnsi="Arial" w:cs="Arial"/>
                  <w:sz w:val="20"/>
                </w:rPr>
                <w:t>15.03.2021</w:t>
              </w:r>
            </w:ins>
          </w:p>
        </w:tc>
        <w:tc>
          <w:tcPr>
            <w:tcW w:w="2771" w:type="pct"/>
          </w:tcPr>
          <w:p w14:paraId="4CE33F6C" w14:textId="45837095" w:rsidR="00C83CDC" w:rsidRPr="003426C7" w:rsidRDefault="00C83CDC" w:rsidP="00C83CDC">
            <w:pPr>
              <w:rPr>
                <w:ins w:id="32" w:author="Владимир Лаут" w:date="2021-04-06T12:07:00Z"/>
                <w:rFonts w:ascii="Arial" w:hAnsi="Arial" w:cs="Arial"/>
                <w:sz w:val="20"/>
              </w:rPr>
            </w:pPr>
            <w:ins w:id="33" w:author="Владимир Лаут" w:date="2021-04-06T12:07:00Z">
              <w:r w:rsidRPr="003426C7">
                <w:rPr>
                  <w:rFonts w:ascii="Arial" w:hAnsi="Arial" w:cs="Arial"/>
                  <w:sz w:val="20"/>
                </w:rPr>
                <w:t xml:space="preserve">Версия для загрузки в СЭД по этапу </w:t>
              </w:r>
              <w:r>
                <w:rPr>
                  <w:rFonts w:ascii="Arial" w:hAnsi="Arial" w:cs="Arial"/>
                  <w:sz w:val="20"/>
                </w:rPr>
                <w:t>13</w:t>
              </w:r>
            </w:ins>
          </w:p>
        </w:tc>
        <w:tc>
          <w:tcPr>
            <w:tcW w:w="974" w:type="pct"/>
          </w:tcPr>
          <w:p w14:paraId="450503AD" w14:textId="5E82CBFC" w:rsidR="00C83CDC" w:rsidRDefault="00C83CDC" w:rsidP="00C83CDC">
            <w:pPr>
              <w:jc w:val="center"/>
              <w:rPr>
                <w:ins w:id="34" w:author="Владимир Лаут" w:date="2021-04-06T12:07:00Z"/>
                <w:rFonts w:ascii="Arial" w:hAnsi="Arial" w:cs="Arial"/>
                <w:sz w:val="20"/>
              </w:rPr>
            </w:pPr>
            <w:ins w:id="35" w:author="Владимир Лаут" w:date="2021-04-06T12:07:00Z">
              <w:r>
                <w:rPr>
                  <w:rFonts w:ascii="Arial" w:hAnsi="Arial" w:cs="Arial"/>
                  <w:sz w:val="20"/>
                </w:rPr>
                <w:t>Лаут В.А.</w:t>
              </w:r>
            </w:ins>
          </w:p>
        </w:tc>
      </w:tr>
      <w:tr w:rsidR="00530700" w:rsidRPr="00F94454" w14:paraId="6C19DD36" w14:textId="77777777" w:rsidTr="00927CCC">
        <w:trPr>
          <w:cantSplit/>
          <w:ins w:id="36" w:author="Владимир Лаут" w:date="2021-03-15T12:12:00Z"/>
        </w:trPr>
        <w:tc>
          <w:tcPr>
            <w:tcW w:w="581" w:type="pct"/>
          </w:tcPr>
          <w:p w14:paraId="40B2D8EE" w14:textId="680220C7" w:rsidR="00530700" w:rsidRDefault="00530700" w:rsidP="00530700">
            <w:pPr>
              <w:jc w:val="center"/>
              <w:rPr>
                <w:ins w:id="37" w:author="Владимир Лаут" w:date="2021-03-15T12:12:00Z"/>
                <w:rFonts w:ascii="Arial" w:hAnsi="Arial" w:cs="Arial"/>
                <w:sz w:val="20"/>
              </w:rPr>
            </w:pPr>
            <w:ins w:id="38" w:author="Владимир Лаут" w:date="2021-03-15T12:12:00Z">
              <w:r>
                <w:rPr>
                  <w:rFonts w:ascii="Arial" w:hAnsi="Arial" w:cs="Arial"/>
                  <w:sz w:val="20"/>
                </w:rPr>
                <w:t>4.</w:t>
              </w:r>
            </w:ins>
            <w:ins w:id="39" w:author="Владимир Лаут" w:date="2021-04-06T12:07:00Z">
              <w:r w:rsidR="00C83CDC">
                <w:rPr>
                  <w:rFonts w:ascii="Arial" w:hAnsi="Arial" w:cs="Arial"/>
                  <w:sz w:val="20"/>
                </w:rPr>
                <w:t>1</w:t>
              </w:r>
            </w:ins>
          </w:p>
        </w:tc>
        <w:tc>
          <w:tcPr>
            <w:tcW w:w="674" w:type="pct"/>
          </w:tcPr>
          <w:p w14:paraId="2838EF0A" w14:textId="13AEAE91" w:rsidR="00530700" w:rsidRPr="00C55336" w:rsidRDefault="00C83CDC" w:rsidP="00530700">
            <w:pPr>
              <w:rPr>
                <w:ins w:id="40" w:author="Владимир Лаут" w:date="2021-03-15T12:12:00Z"/>
                <w:rFonts w:ascii="Arial" w:hAnsi="Arial" w:cs="Arial"/>
                <w:sz w:val="20"/>
              </w:rPr>
            </w:pPr>
            <w:ins w:id="41" w:author="Владимир Лаут" w:date="2021-04-06T12:07:00Z">
              <w:r>
                <w:rPr>
                  <w:rFonts w:ascii="Arial" w:hAnsi="Arial" w:cs="Arial"/>
                  <w:sz w:val="20"/>
                </w:rPr>
                <w:t>06</w:t>
              </w:r>
            </w:ins>
            <w:ins w:id="42" w:author="Владимир Лаут" w:date="2021-03-15T12:12:00Z">
              <w:r w:rsidR="00530700">
                <w:rPr>
                  <w:rFonts w:ascii="Arial" w:hAnsi="Arial" w:cs="Arial"/>
                  <w:sz w:val="20"/>
                </w:rPr>
                <w:t>.0</w:t>
              </w:r>
            </w:ins>
            <w:ins w:id="43" w:author="Владимир Лаут" w:date="2021-04-06T12:07:00Z">
              <w:r>
                <w:rPr>
                  <w:rFonts w:ascii="Arial" w:hAnsi="Arial" w:cs="Arial"/>
                  <w:sz w:val="20"/>
                </w:rPr>
                <w:t>4</w:t>
              </w:r>
            </w:ins>
            <w:ins w:id="44" w:author="Владимир Лаут" w:date="2021-03-15T12:12:00Z">
              <w:r w:rsidR="00530700">
                <w:rPr>
                  <w:rFonts w:ascii="Arial" w:hAnsi="Arial" w:cs="Arial"/>
                  <w:sz w:val="20"/>
                </w:rPr>
                <w:t>.2021</w:t>
              </w:r>
            </w:ins>
          </w:p>
        </w:tc>
        <w:tc>
          <w:tcPr>
            <w:tcW w:w="2771" w:type="pct"/>
          </w:tcPr>
          <w:p w14:paraId="2B371E89" w14:textId="03B3A9FD" w:rsidR="00530700" w:rsidRPr="008A2B98" w:rsidRDefault="00C83CDC" w:rsidP="00530700">
            <w:pPr>
              <w:rPr>
                <w:ins w:id="45" w:author="Владимир Лаут" w:date="2021-03-15T12:12:00Z"/>
                <w:rFonts w:ascii="Arial" w:hAnsi="Arial" w:cs="Arial"/>
                <w:sz w:val="20"/>
              </w:rPr>
            </w:pPr>
            <w:ins w:id="46" w:author="Владимир Лаут" w:date="2021-04-06T12:08:00Z">
              <w:r>
                <w:rPr>
                  <w:rFonts w:ascii="Arial" w:hAnsi="Arial" w:cs="Arial"/>
                  <w:sz w:val="20"/>
                </w:rPr>
                <w:t>Отработка замечаний Аблакова А.Б.</w:t>
              </w:r>
            </w:ins>
          </w:p>
        </w:tc>
        <w:tc>
          <w:tcPr>
            <w:tcW w:w="974" w:type="pct"/>
          </w:tcPr>
          <w:p w14:paraId="7C9B47AE" w14:textId="672B3F5D" w:rsidR="00530700" w:rsidRDefault="00530700" w:rsidP="00530700">
            <w:pPr>
              <w:jc w:val="center"/>
              <w:rPr>
                <w:ins w:id="47" w:author="Владимир Лаут" w:date="2021-03-15T12:12:00Z"/>
                <w:rFonts w:ascii="Arial" w:hAnsi="Arial" w:cs="Arial"/>
                <w:sz w:val="20"/>
              </w:rPr>
            </w:pPr>
            <w:ins w:id="48" w:author="Владимир Лаут" w:date="2021-03-15T12:13:00Z">
              <w:r>
                <w:rPr>
                  <w:rFonts w:ascii="Arial" w:hAnsi="Arial" w:cs="Arial"/>
                  <w:sz w:val="20"/>
                </w:rPr>
                <w:t>Лаут В.А.</w:t>
              </w:r>
            </w:ins>
          </w:p>
        </w:tc>
      </w:tr>
      <w:tr w:rsidR="00150A16" w:rsidRPr="00F94454" w14:paraId="3A9308A7" w14:textId="77777777" w:rsidTr="00927CCC">
        <w:trPr>
          <w:cantSplit/>
          <w:ins w:id="49" w:author="Владимир Лаут" w:date="2021-04-08T15:43:00Z"/>
        </w:trPr>
        <w:tc>
          <w:tcPr>
            <w:tcW w:w="581" w:type="pct"/>
          </w:tcPr>
          <w:p w14:paraId="0999D3CE" w14:textId="6DD99AD9" w:rsidR="00150A16" w:rsidRDefault="00150A16" w:rsidP="00150A16">
            <w:pPr>
              <w:jc w:val="center"/>
              <w:rPr>
                <w:ins w:id="50" w:author="Владимир Лаут" w:date="2021-04-08T15:43:00Z"/>
                <w:rFonts w:ascii="Arial" w:hAnsi="Arial" w:cs="Arial"/>
                <w:sz w:val="20"/>
              </w:rPr>
            </w:pPr>
            <w:ins w:id="51" w:author="Владимир Лаут" w:date="2021-04-08T15:43:00Z">
              <w:r>
                <w:rPr>
                  <w:rFonts w:ascii="Arial" w:hAnsi="Arial" w:cs="Arial"/>
                  <w:sz w:val="20"/>
                </w:rPr>
                <w:t>4.2</w:t>
              </w:r>
            </w:ins>
          </w:p>
        </w:tc>
        <w:tc>
          <w:tcPr>
            <w:tcW w:w="674" w:type="pct"/>
          </w:tcPr>
          <w:p w14:paraId="6D5F2CF2" w14:textId="795EE941" w:rsidR="00150A16" w:rsidRDefault="00150A16" w:rsidP="00150A16">
            <w:pPr>
              <w:rPr>
                <w:ins w:id="52" w:author="Владимир Лаут" w:date="2021-04-08T15:43:00Z"/>
                <w:rFonts w:ascii="Arial" w:hAnsi="Arial" w:cs="Arial"/>
                <w:sz w:val="20"/>
              </w:rPr>
            </w:pPr>
            <w:ins w:id="53" w:author="Владимир Лаут" w:date="2021-04-08T15:43:00Z">
              <w:r>
                <w:rPr>
                  <w:rFonts w:ascii="Arial" w:hAnsi="Arial" w:cs="Arial"/>
                  <w:sz w:val="20"/>
                </w:rPr>
                <w:t>0</w:t>
              </w:r>
            </w:ins>
            <w:ins w:id="54" w:author="Владимир Лаут" w:date="2021-04-09T14:39:00Z">
              <w:r w:rsidR="00D078A5">
                <w:rPr>
                  <w:rFonts w:ascii="Arial" w:hAnsi="Arial" w:cs="Arial"/>
                  <w:sz w:val="20"/>
                </w:rPr>
                <w:t>9</w:t>
              </w:r>
            </w:ins>
            <w:ins w:id="55" w:author="Владимир Лаут" w:date="2021-04-08T15:43:00Z">
              <w:r>
                <w:rPr>
                  <w:rFonts w:ascii="Arial" w:hAnsi="Arial" w:cs="Arial"/>
                  <w:sz w:val="20"/>
                </w:rPr>
                <w:t>.04.2021</w:t>
              </w:r>
            </w:ins>
          </w:p>
        </w:tc>
        <w:tc>
          <w:tcPr>
            <w:tcW w:w="2771" w:type="pct"/>
          </w:tcPr>
          <w:p w14:paraId="774C3912" w14:textId="1ADD8180" w:rsidR="00150A16" w:rsidRDefault="00150A16" w:rsidP="00150A16">
            <w:pPr>
              <w:rPr>
                <w:ins w:id="56" w:author="Владимир Лаут" w:date="2021-04-08T15:43:00Z"/>
                <w:rFonts w:ascii="Arial" w:hAnsi="Arial" w:cs="Arial"/>
                <w:sz w:val="20"/>
              </w:rPr>
            </w:pPr>
            <w:ins w:id="57" w:author="Владимир Лаут" w:date="2021-04-08T15:43:00Z">
              <w:r>
                <w:rPr>
                  <w:rFonts w:ascii="Arial" w:hAnsi="Arial" w:cs="Arial"/>
                  <w:sz w:val="20"/>
                </w:rPr>
                <w:t>Отработка замечаний Минеева В.А.</w:t>
              </w:r>
            </w:ins>
          </w:p>
        </w:tc>
        <w:tc>
          <w:tcPr>
            <w:tcW w:w="974" w:type="pct"/>
          </w:tcPr>
          <w:p w14:paraId="42365CCD" w14:textId="0A40650B" w:rsidR="00150A16" w:rsidRDefault="00150A16" w:rsidP="00150A16">
            <w:pPr>
              <w:jc w:val="center"/>
              <w:rPr>
                <w:ins w:id="58" w:author="Владимир Лаут" w:date="2021-04-08T15:43:00Z"/>
                <w:rFonts w:ascii="Arial" w:hAnsi="Arial" w:cs="Arial"/>
                <w:sz w:val="20"/>
              </w:rPr>
            </w:pPr>
            <w:ins w:id="59" w:author="Владимир Лаут" w:date="2021-04-08T15:43:00Z">
              <w:r>
                <w:rPr>
                  <w:rFonts w:ascii="Arial" w:hAnsi="Arial" w:cs="Arial"/>
                  <w:sz w:val="20"/>
                </w:rPr>
                <w:t>Лаут В.А.</w:t>
              </w:r>
            </w:ins>
          </w:p>
        </w:tc>
      </w:tr>
      <w:tr w:rsidR="00A20F9F" w:rsidRPr="00F94454" w14:paraId="62A690E4" w14:textId="77777777" w:rsidTr="00927CCC">
        <w:trPr>
          <w:cantSplit/>
          <w:ins w:id="60" w:author="Владимир Лаут" w:date="2021-04-09T16:59:00Z"/>
        </w:trPr>
        <w:tc>
          <w:tcPr>
            <w:tcW w:w="581" w:type="pct"/>
          </w:tcPr>
          <w:p w14:paraId="7E5BC33A" w14:textId="24DEDA31" w:rsidR="00A20F9F" w:rsidRDefault="00A20F9F" w:rsidP="00A20F9F">
            <w:pPr>
              <w:jc w:val="center"/>
              <w:rPr>
                <w:ins w:id="61" w:author="Владимир Лаут" w:date="2021-04-09T16:59:00Z"/>
                <w:rFonts w:ascii="Arial" w:hAnsi="Arial" w:cs="Arial"/>
                <w:sz w:val="20"/>
              </w:rPr>
            </w:pPr>
            <w:ins w:id="62" w:author="Владимир Лаут" w:date="2021-04-09T17:00:00Z">
              <w:r>
                <w:rPr>
                  <w:rFonts w:ascii="Arial" w:hAnsi="Arial" w:cs="Arial"/>
                  <w:sz w:val="20"/>
                </w:rPr>
                <w:t>4.4</w:t>
              </w:r>
            </w:ins>
          </w:p>
        </w:tc>
        <w:tc>
          <w:tcPr>
            <w:tcW w:w="674" w:type="pct"/>
          </w:tcPr>
          <w:p w14:paraId="215D80DB" w14:textId="119B9EB3" w:rsidR="00A20F9F" w:rsidRDefault="00A20F9F" w:rsidP="00A20F9F">
            <w:pPr>
              <w:rPr>
                <w:ins w:id="63" w:author="Владимир Лаут" w:date="2021-04-09T16:59:00Z"/>
                <w:rFonts w:ascii="Arial" w:hAnsi="Arial" w:cs="Arial"/>
                <w:sz w:val="20"/>
              </w:rPr>
            </w:pPr>
            <w:ins w:id="64" w:author="Владимир Лаут" w:date="2021-04-09T17:00:00Z">
              <w:r>
                <w:rPr>
                  <w:rFonts w:ascii="Arial" w:hAnsi="Arial" w:cs="Arial"/>
                  <w:sz w:val="20"/>
                </w:rPr>
                <w:t>09.04.2021</w:t>
              </w:r>
            </w:ins>
          </w:p>
        </w:tc>
        <w:tc>
          <w:tcPr>
            <w:tcW w:w="2771" w:type="pct"/>
          </w:tcPr>
          <w:p w14:paraId="1B2523E8" w14:textId="27D9D2F4" w:rsidR="00A20F9F" w:rsidRDefault="00A20F9F" w:rsidP="00A20F9F">
            <w:pPr>
              <w:rPr>
                <w:ins w:id="65" w:author="Владимир Лаут" w:date="2021-04-09T16:59:00Z"/>
                <w:rFonts w:ascii="Arial" w:hAnsi="Arial" w:cs="Arial"/>
                <w:sz w:val="20"/>
              </w:rPr>
            </w:pPr>
            <w:ins w:id="66" w:author="Владимир Лаут" w:date="2021-04-09T17:00:00Z">
              <w:r>
                <w:rPr>
                  <w:rFonts w:ascii="Arial" w:hAnsi="Arial" w:cs="Arial"/>
                  <w:sz w:val="20"/>
                </w:rPr>
                <w:t xml:space="preserve">Отработка замечаний </w:t>
              </w:r>
              <w:r w:rsidRPr="00A20F9F">
                <w:rPr>
                  <w:rFonts w:ascii="Arial" w:hAnsi="Arial" w:cs="Arial"/>
                  <w:sz w:val="20"/>
                </w:rPr>
                <w:t>Митрофанов</w:t>
              </w:r>
            </w:ins>
            <w:ins w:id="67" w:author="Владимир Лаут" w:date="2021-04-14T12:33:00Z">
              <w:r w:rsidR="00DA137F">
                <w:rPr>
                  <w:rFonts w:ascii="Arial" w:hAnsi="Arial" w:cs="Arial"/>
                  <w:sz w:val="20"/>
                </w:rPr>
                <w:t>а</w:t>
              </w:r>
            </w:ins>
            <w:ins w:id="68" w:author="Владимир Лаут" w:date="2021-04-09T17:00:00Z">
              <w:r w:rsidRPr="00A20F9F">
                <w:rPr>
                  <w:rFonts w:ascii="Arial" w:hAnsi="Arial" w:cs="Arial"/>
                  <w:sz w:val="20"/>
                </w:rPr>
                <w:t xml:space="preserve"> В.Б.</w:t>
              </w:r>
            </w:ins>
          </w:p>
        </w:tc>
        <w:tc>
          <w:tcPr>
            <w:tcW w:w="974" w:type="pct"/>
          </w:tcPr>
          <w:p w14:paraId="7ADF46A8" w14:textId="70A4D1FB" w:rsidR="00A20F9F" w:rsidRDefault="00A20F9F" w:rsidP="00A20F9F">
            <w:pPr>
              <w:jc w:val="center"/>
              <w:rPr>
                <w:ins w:id="69" w:author="Владимир Лаут" w:date="2021-04-09T16:59:00Z"/>
                <w:rFonts w:ascii="Arial" w:hAnsi="Arial" w:cs="Arial"/>
                <w:sz w:val="20"/>
              </w:rPr>
            </w:pPr>
            <w:ins w:id="70" w:author="Владимир Лаут" w:date="2021-04-09T17:00:00Z">
              <w:r>
                <w:rPr>
                  <w:rFonts w:ascii="Arial" w:hAnsi="Arial" w:cs="Arial"/>
                  <w:sz w:val="20"/>
                </w:rPr>
                <w:t>Лаут В.А.</w:t>
              </w:r>
            </w:ins>
          </w:p>
        </w:tc>
      </w:tr>
    </w:tbl>
    <w:p w14:paraId="352E87C7" w14:textId="6078EF9F" w:rsidR="00354BEF" w:rsidRPr="00916FAB" w:rsidRDefault="00354BE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5031">
        <w:rPr>
          <w:rFonts w:ascii="Arial" w:hAnsi="Arial" w:cs="Arial"/>
          <w:b/>
          <w:noProof/>
          <w:sz w:val="22"/>
        </w:rPr>
        <w:t>2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82"/>
        <w:gridCol w:w="1134"/>
        <w:gridCol w:w="1260"/>
      </w:tblGrid>
      <w:tr w:rsidR="00175B15" w:rsidRPr="00F94454" w14:paraId="4FB64A24" w14:textId="77777777" w:rsidTr="00A03DDE">
        <w:trPr>
          <w:cantSplit/>
          <w:trHeight w:val="397"/>
          <w:tblHeader/>
        </w:trPr>
        <w:tc>
          <w:tcPr>
            <w:tcW w:w="3824" w:type="pct"/>
            <w:shd w:val="clear" w:color="auto" w:fill="FFC000"/>
            <w:vAlign w:val="center"/>
          </w:tcPr>
          <w:p w14:paraId="551BA38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205C46E9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619" w:type="pct"/>
            <w:shd w:val="clear" w:color="auto" w:fill="FFC000"/>
            <w:vAlign w:val="center"/>
          </w:tcPr>
          <w:p w14:paraId="0F19113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2D2502" w:rsidRPr="00F94454" w14:paraId="13AEB758" w14:textId="77777777" w:rsidTr="00375E67">
        <w:trPr>
          <w:cantSplit/>
        </w:trPr>
        <w:tc>
          <w:tcPr>
            <w:tcW w:w="3824" w:type="pct"/>
          </w:tcPr>
          <w:p w14:paraId="1F4714C8" w14:textId="77777777" w:rsidR="002D2502" w:rsidRPr="006C2AA2" w:rsidRDefault="00017420" w:rsidP="00375E67">
            <w:pPr>
              <w:rPr>
                <w:rFonts w:ascii="Arial" w:hAnsi="Arial" w:cs="Arial"/>
                <w:sz w:val="20"/>
                <w:lang w:val="en-US"/>
                <w:rPrChange w:id="71" w:author="Serjo" w:date="2020-04-11T13:21:00Z">
                  <w:rPr>
                    <w:rFonts w:ascii="Arial" w:hAnsi="Arial" w:cs="Arial"/>
                    <w:sz w:val="20"/>
                  </w:rPr>
                </w:rPrChange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ERP_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Глоссарий проекта</w:t>
            </w:r>
          </w:p>
        </w:tc>
        <w:tc>
          <w:tcPr>
            <w:tcW w:w="557" w:type="pct"/>
          </w:tcPr>
          <w:p w14:paraId="04F4FDFF" w14:textId="77777777" w:rsidR="002D2502" w:rsidRPr="00F94454" w:rsidRDefault="002D2502" w:rsidP="00375E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pct"/>
          </w:tcPr>
          <w:p w14:paraId="45C0E219" w14:textId="77777777" w:rsidR="002D2502" w:rsidRPr="00F94454" w:rsidRDefault="002D2502" w:rsidP="00375E6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5E67" w:rsidRPr="00F94454" w14:paraId="7682F823" w14:textId="77777777" w:rsidTr="00A03DDE">
        <w:trPr>
          <w:cantSplit/>
        </w:trPr>
        <w:tc>
          <w:tcPr>
            <w:tcW w:w="3824" w:type="pct"/>
          </w:tcPr>
          <w:p w14:paraId="30BC71C7" w14:textId="1C16A8F4" w:rsidR="00375E67" w:rsidRPr="00F94454" w:rsidRDefault="000A52E7" w:rsidP="00375E67">
            <w:pPr>
              <w:rPr>
                <w:rFonts w:ascii="Arial" w:hAnsi="Arial" w:cs="Arial"/>
                <w:sz w:val="20"/>
              </w:rPr>
            </w:pPr>
            <w:r w:rsidRPr="000A52E7">
              <w:rPr>
                <w:rFonts w:ascii="Arial" w:hAnsi="Arial" w:cs="Arial"/>
                <w:sz w:val="20"/>
              </w:rPr>
              <w:t>ERP.</w:t>
            </w:r>
            <w:del w:id="72" w:author="Serjo" w:date="2020-04-09T12:15:00Z">
              <w:r w:rsidRPr="000A52E7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73" w:author="Serjo" w:date="2020-04-09T12:15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Pr="000A52E7">
              <w:rPr>
                <w:rFonts w:ascii="Arial" w:hAnsi="Arial" w:cs="Arial"/>
                <w:sz w:val="20"/>
              </w:rPr>
              <w:t>.7_</w:t>
            </w:r>
            <w:r>
              <w:rPr>
                <w:rFonts w:ascii="Arial" w:hAnsi="Arial" w:cs="Arial"/>
                <w:sz w:val="20"/>
                <w:lang w:val="en-US"/>
              </w:rPr>
              <w:t>PM</w:t>
            </w:r>
            <w:r w:rsidRPr="00A03DDE">
              <w:rPr>
                <w:rFonts w:ascii="Arial" w:hAnsi="Arial" w:cs="Arial"/>
                <w:sz w:val="20"/>
              </w:rPr>
              <w:t>_</w:t>
            </w:r>
            <w:r w:rsidRPr="000A52E7">
              <w:rPr>
                <w:rFonts w:ascii="Arial" w:hAnsi="Arial" w:cs="Arial"/>
                <w:sz w:val="20"/>
              </w:rPr>
              <w:t>КД_ТОиР_Управление основными данными</w:t>
            </w:r>
            <w:ins w:id="74" w:author="Serjo" w:date="2020-04-09T14:50:00Z">
              <w:r w:rsidR="00FB3731">
                <w:rPr>
                  <w:rFonts w:ascii="Arial" w:hAnsi="Arial" w:cs="Arial"/>
                  <w:sz w:val="20"/>
                </w:rPr>
                <w:t xml:space="preserve"> ТОиР</w:t>
              </w:r>
            </w:ins>
          </w:p>
        </w:tc>
        <w:tc>
          <w:tcPr>
            <w:tcW w:w="557" w:type="pct"/>
          </w:tcPr>
          <w:p w14:paraId="4865ABB8" w14:textId="77777777" w:rsidR="00375E67" w:rsidRPr="00F94454" w:rsidRDefault="00375E67" w:rsidP="00375E6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pct"/>
          </w:tcPr>
          <w:p w14:paraId="7F79962B" w14:textId="77777777" w:rsidR="00375E67" w:rsidRPr="00F94454" w:rsidRDefault="00375E67" w:rsidP="00375E6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10346B5E" w14:textId="77777777" w:rsidTr="00375E67">
        <w:trPr>
          <w:cantSplit/>
        </w:trPr>
        <w:tc>
          <w:tcPr>
            <w:tcW w:w="3824" w:type="pct"/>
          </w:tcPr>
          <w:p w14:paraId="1976551F" w14:textId="5BCB8FBD" w:rsidR="000A52E7" w:rsidRPr="00375E67" w:rsidRDefault="000A52E7" w:rsidP="000A52E7">
            <w:pPr>
              <w:rPr>
                <w:rFonts w:ascii="Arial" w:hAnsi="Arial" w:cs="Arial"/>
                <w:sz w:val="20"/>
              </w:rPr>
            </w:pPr>
            <w:r w:rsidRPr="008575D8">
              <w:rPr>
                <w:rFonts w:ascii="Arial" w:hAnsi="Arial" w:cs="Arial"/>
                <w:sz w:val="20"/>
              </w:rPr>
              <w:t>ERP.</w:t>
            </w:r>
            <w:del w:id="75" w:author="Serjo" w:date="2020-04-09T12:16:00Z">
              <w:r w:rsidRPr="008575D8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76" w:author="Serjo" w:date="2020-04-09T12:16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="007944C0">
              <w:rPr>
                <w:rFonts w:ascii="Arial" w:hAnsi="Arial" w:cs="Arial"/>
                <w:sz w:val="20"/>
              </w:rPr>
              <w:t>.54_PM_КД</w:t>
            </w:r>
            <w:r w:rsidR="007944C0" w:rsidRPr="007944C0">
              <w:rPr>
                <w:rFonts w:ascii="Arial" w:hAnsi="Arial" w:cs="Arial"/>
                <w:sz w:val="20"/>
              </w:rPr>
              <w:t>_</w:t>
            </w:r>
            <w:r w:rsidRPr="008575D8">
              <w:rPr>
                <w:rFonts w:ascii="Arial" w:hAnsi="Arial" w:cs="Arial"/>
                <w:sz w:val="20"/>
              </w:rPr>
              <w:t xml:space="preserve">Оперативное планирование </w:t>
            </w:r>
            <w:ins w:id="77" w:author="Serjo" w:date="2020-04-09T12:36:00Z">
              <w:r w:rsidR="000A7E85" w:rsidRPr="000A7E85">
                <w:rPr>
                  <w:rFonts w:ascii="Arial" w:hAnsi="Arial" w:cs="Arial"/>
                  <w:sz w:val="20"/>
                </w:rPr>
                <w:t>мероприятий ТОиР</w:t>
              </w:r>
            </w:ins>
            <w:del w:id="78" w:author="Serjo" w:date="2020-04-09T12:36:00Z">
              <w:r w:rsidRPr="008575D8" w:rsidDel="000A7E85">
                <w:rPr>
                  <w:rFonts w:ascii="Arial" w:hAnsi="Arial" w:cs="Arial"/>
                  <w:sz w:val="20"/>
                </w:rPr>
                <w:delText>воздействий на ПА</w:delText>
              </w:r>
            </w:del>
          </w:p>
        </w:tc>
        <w:tc>
          <w:tcPr>
            <w:tcW w:w="557" w:type="pct"/>
          </w:tcPr>
          <w:p w14:paraId="6BAC4A38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pct"/>
          </w:tcPr>
          <w:p w14:paraId="4BA83CE1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0CD60C6D" w14:textId="77777777" w:rsidTr="00A03DDE">
        <w:trPr>
          <w:cantSplit/>
        </w:trPr>
        <w:tc>
          <w:tcPr>
            <w:tcW w:w="3824" w:type="pct"/>
          </w:tcPr>
          <w:p w14:paraId="4607B0A4" w14:textId="0111F6BD" w:rsidR="000A52E7" w:rsidRPr="00F94454" w:rsidRDefault="000A52E7" w:rsidP="000A52E7">
            <w:pPr>
              <w:rPr>
                <w:rFonts w:ascii="Arial" w:hAnsi="Arial" w:cs="Arial"/>
                <w:sz w:val="20"/>
              </w:rPr>
            </w:pPr>
            <w:r w:rsidRPr="00A03DDE">
              <w:rPr>
                <w:rFonts w:ascii="Arial" w:hAnsi="Arial" w:cs="Arial"/>
                <w:sz w:val="20"/>
              </w:rPr>
              <w:t>ERP.</w:t>
            </w:r>
            <w:del w:id="79" w:author="Serjo" w:date="2020-04-09T12:16:00Z">
              <w:r w:rsidRPr="00A03DDE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80" w:author="Serjo" w:date="2020-04-09T12:16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="00C55336">
              <w:rPr>
                <w:rFonts w:ascii="Arial" w:hAnsi="Arial" w:cs="Arial"/>
                <w:sz w:val="20"/>
              </w:rPr>
              <w:t>.52_PM_КД</w:t>
            </w:r>
            <w:r w:rsidR="00C55336" w:rsidRPr="00C55336">
              <w:rPr>
                <w:rFonts w:ascii="Arial" w:hAnsi="Arial" w:cs="Arial"/>
                <w:sz w:val="20"/>
              </w:rPr>
              <w:t>_</w:t>
            </w:r>
            <w:r w:rsidRPr="00A03DDE">
              <w:rPr>
                <w:rFonts w:ascii="Arial" w:hAnsi="Arial" w:cs="Arial"/>
                <w:sz w:val="20"/>
              </w:rPr>
              <w:t>Годовое планирование воздействий на ПА</w:t>
            </w:r>
          </w:p>
        </w:tc>
        <w:tc>
          <w:tcPr>
            <w:tcW w:w="557" w:type="pct"/>
          </w:tcPr>
          <w:p w14:paraId="301065F6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pct"/>
          </w:tcPr>
          <w:p w14:paraId="002454CE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6C2E4715" w14:textId="77777777" w:rsidTr="00A03DDE">
        <w:trPr>
          <w:cantSplit/>
        </w:trPr>
        <w:tc>
          <w:tcPr>
            <w:tcW w:w="3824" w:type="pct"/>
          </w:tcPr>
          <w:p w14:paraId="0AA75DCF" w14:textId="636E8C7C" w:rsidR="000A52E7" w:rsidRPr="00F94454" w:rsidRDefault="000A52E7" w:rsidP="000A52E7">
            <w:pPr>
              <w:rPr>
                <w:rFonts w:ascii="Arial" w:hAnsi="Arial" w:cs="Arial"/>
                <w:sz w:val="20"/>
              </w:rPr>
            </w:pPr>
            <w:r w:rsidRPr="00A03DDE">
              <w:rPr>
                <w:rFonts w:ascii="Arial" w:hAnsi="Arial" w:cs="Arial"/>
                <w:sz w:val="20"/>
              </w:rPr>
              <w:t>ERP.</w:t>
            </w:r>
            <w:del w:id="81" w:author="Serjo" w:date="2020-04-09T12:16:00Z">
              <w:r w:rsidRPr="00A03DDE" w:rsidDel="0021336A">
                <w:rPr>
                  <w:rFonts w:ascii="Arial" w:hAnsi="Arial" w:cs="Arial"/>
                  <w:sz w:val="20"/>
                </w:rPr>
                <w:delText>5.1_</w:delText>
              </w:r>
            </w:del>
            <w:ins w:id="82" w:author="Serjo" w:date="2020-04-09T12:16:00Z">
              <w:r w:rsidR="0021336A">
                <w:rPr>
                  <w:rFonts w:ascii="Arial" w:hAnsi="Arial" w:cs="Arial"/>
                  <w:sz w:val="20"/>
                </w:rPr>
                <w:t>9.9.2.</w:t>
              </w:r>
            </w:ins>
            <w:r w:rsidRPr="00A03DDE">
              <w:rPr>
                <w:rFonts w:ascii="Arial" w:hAnsi="Arial" w:cs="Arial"/>
                <w:sz w:val="20"/>
              </w:rPr>
              <w:t>5</w:t>
            </w:r>
            <w:r w:rsidR="00C55336">
              <w:rPr>
                <w:rFonts w:ascii="Arial" w:hAnsi="Arial" w:cs="Arial"/>
                <w:sz w:val="20"/>
              </w:rPr>
              <w:t>1_PM_КД</w:t>
            </w:r>
            <w:r w:rsidR="00C55336" w:rsidRPr="00C55336">
              <w:rPr>
                <w:rFonts w:ascii="Arial" w:hAnsi="Arial" w:cs="Arial"/>
                <w:sz w:val="20"/>
              </w:rPr>
              <w:t>_</w:t>
            </w:r>
            <w:r w:rsidRPr="00A03DDE">
              <w:rPr>
                <w:rFonts w:ascii="Arial" w:hAnsi="Arial" w:cs="Arial"/>
                <w:sz w:val="20"/>
              </w:rPr>
              <w:t>Формирование и управление бюджетами ТОиР</w:t>
            </w:r>
          </w:p>
        </w:tc>
        <w:tc>
          <w:tcPr>
            <w:tcW w:w="557" w:type="pct"/>
          </w:tcPr>
          <w:p w14:paraId="51C6967F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9" w:type="pct"/>
          </w:tcPr>
          <w:p w14:paraId="4A885B95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676B6" w:rsidRPr="00F94454" w14:paraId="54B3D9DF" w14:textId="77777777" w:rsidTr="00375E67">
        <w:trPr>
          <w:cantSplit/>
        </w:trPr>
        <w:tc>
          <w:tcPr>
            <w:tcW w:w="3824" w:type="pct"/>
          </w:tcPr>
          <w:p w14:paraId="4669D64E" w14:textId="26C491C3" w:rsidR="00C676B6" w:rsidRPr="00C676B6" w:rsidRDefault="00C676B6" w:rsidP="000A52E7">
            <w:pPr>
              <w:rPr>
                <w:rFonts w:ascii="Arial" w:hAnsi="Arial" w:cs="Arial"/>
                <w:sz w:val="20"/>
              </w:rPr>
            </w:pPr>
            <w:r w:rsidRPr="00C676B6">
              <w:rPr>
                <w:rFonts w:ascii="Arial" w:hAnsi="Arial" w:cs="Arial"/>
                <w:sz w:val="20"/>
              </w:rPr>
              <w:t>ERP.</w:t>
            </w:r>
            <w:del w:id="83" w:author="Serjo" w:date="2020-04-09T12:17:00Z">
              <w:r w:rsidRPr="00C676B6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84" w:author="Serjo" w:date="2020-04-09T12:18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Pr="00C676B6">
              <w:rPr>
                <w:rFonts w:ascii="Arial" w:hAnsi="Arial" w:cs="Arial"/>
                <w:sz w:val="20"/>
              </w:rPr>
              <w:t>.55_</w:t>
            </w:r>
            <w:r>
              <w:rPr>
                <w:rFonts w:ascii="Arial" w:hAnsi="Arial" w:cs="Arial"/>
                <w:sz w:val="20"/>
                <w:lang w:val="en-US"/>
              </w:rPr>
              <w:t>PM</w:t>
            </w:r>
            <w:r w:rsidRPr="00C676B6">
              <w:rPr>
                <w:rFonts w:ascii="Arial" w:hAnsi="Arial" w:cs="Arial"/>
                <w:sz w:val="20"/>
              </w:rPr>
              <w:t>_</w:t>
            </w:r>
            <w:r w:rsidR="00C55336">
              <w:rPr>
                <w:rFonts w:ascii="Arial" w:hAnsi="Arial" w:cs="Arial"/>
                <w:sz w:val="20"/>
              </w:rPr>
              <w:t>КД</w:t>
            </w:r>
            <w:r w:rsidR="00C55336" w:rsidRPr="00C55336">
              <w:rPr>
                <w:rFonts w:ascii="Arial" w:hAnsi="Arial" w:cs="Arial"/>
                <w:sz w:val="20"/>
              </w:rPr>
              <w:t>_</w:t>
            </w:r>
            <w:r>
              <w:rPr>
                <w:rFonts w:ascii="Arial" w:hAnsi="Arial" w:cs="Arial"/>
                <w:sz w:val="20"/>
              </w:rPr>
              <w:t>Выполнение и фактический учёт работ</w:t>
            </w:r>
          </w:p>
        </w:tc>
        <w:tc>
          <w:tcPr>
            <w:tcW w:w="557" w:type="pct"/>
          </w:tcPr>
          <w:p w14:paraId="654F5AE8" w14:textId="77777777" w:rsidR="00C676B6" w:rsidRDefault="00C676B6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305F57B0" w14:textId="77777777" w:rsidR="00C676B6" w:rsidRPr="00F94454" w:rsidRDefault="00C676B6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08DA4B42" w14:textId="77777777" w:rsidTr="00A03DDE">
        <w:trPr>
          <w:cantSplit/>
        </w:trPr>
        <w:tc>
          <w:tcPr>
            <w:tcW w:w="3824" w:type="pct"/>
          </w:tcPr>
          <w:p w14:paraId="12BA1F2C" w14:textId="4571CBBC" w:rsidR="000A52E7" w:rsidRPr="00F94454" w:rsidRDefault="000A52E7" w:rsidP="00F45391">
            <w:pPr>
              <w:rPr>
                <w:rFonts w:ascii="Arial" w:hAnsi="Arial" w:cs="Arial"/>
                <w:sz w:val="20"/>
              </w:rPr>
            </w:pPr>
            <w:r w:rsidRPr="00A03DDE">
              <w:rPr>
                <w:rFonts w:ascii="Arial" w:hAnsi="Arial" w:cs="Arial"/>
                <w:sz w:val="20"/>
              </w:rPr>
              <w:t>ERP.</w:t>
            </w:r>
            <w:del w:id="85" w:author="Serjo" w:date="2020-04-09T12:18:00Z">
              <w:r w:rsidRPr="00A03DDE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86" w:author="Serjo" w:date="2020-04-09T12:18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Pr="00A03DDE">
              <w:rPr>
                <w:rFonts w:ascii="Arial" w:hAnsi="Arial" w:cs="Arial"/>
                <w:sz w:val="20"/>
              </w:rPr>
              <w:t>.57_PM_КД_Ресурсное обеспечение ТОиР</w:t>
            </w:r>
            <w:del w:id="87" w:author="Serjo" w:date="2020-04-09T12:25:00Z">
              <w:r w:rsidRPr="00A03DDE" w:rsidDel="00E13F1A">
                <w:rPr>
                  <w:rFonts w:ascii="Arial" w:hAnsi="Arial" w:cs="Arial"/>
                  <w:sz w:val="20"/>
                </w:rPr>
                <w:delText xml:space="preserve"> (в части </w:delText>
              </w:r>
              <w:r w:rsidR="006E1B50" w:rsidDel="00E13F1A">
                <w:rPr>
                  <w:rFonts w:ascii="Arial" w:hAnsi="Arial" w:cs="Arial"/>
                  <w:sz w:val="20"/>
                </w:rPr>
                <w:delText>обменного фонда</w:delText>
              </w:r>
              <w:r w:rsidRPr="00A03DDE" w:rsidDel="00E13F1A">
                <w:rPr>
                  <w:rFonts w:ascii="Arial" w:hAnsi="Arial" w:cs="Arial"/>
                  <w:sz w:val="20"/>
                </w:rPr>
                <w:delText>)</w:delText>
              </w:r>
            </w:del>
          </w:p>
        </w:tc>
        <w:tc>
          <w:tcPr>
            <w:tcW w:w="557" w:type="pct"/>
          </w:tcPr>
          <w:p w14:paraId="094AA8B0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10362947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798787D3" w14:textId="77777777" w:rsidTr="00A03DDE">
        <w:trPr>
          <w:cantSplit/>
        </w:trPr>
        <w:tc>
          <w:tcPr>
            <w:tcW w:w="3824" w:type="pct"/>
          </w:tcPr>
          <w:p w14:paraId="3985DAE0" w14:textId="340E786A" w:rsidR="000A52E7" w:rsidRPr="00F94454" w:rsidRDefault="000A52E7" w:rsidP="000A52E7">
            <w:pPr>
              <w:rPr>
                <w:rFonts w:ascii="Arial" w:hAnsi="Arial" w:cs="Arial"/>
                <w:sz w:val="20"/>
              </w:rPr>
            </w:pPr>
            <w:r w:rsidRPr="00A03DDE">
              <w:rPr>
                <w:rFonts w:ascii="Arial" w:hAnsi="Arial" w:cs="Arial"/>
                <w:sz w:val="20"/>
              </w:rPr>
              <w:t>ERP.</w:t>
            </w:r>
            <w:del w:id="88" w:author="Serjo" w:date="2020-04-09T12:18:00Z">
              <w:r w:rsidRPr="00A03DDE" w:rsidDel="0021336A">
                <w:rPr>
                  <w:rFonts w:ascii="Arial" w:hAnsi="Arial" w:cs="Arial"/>
                  <w:sz w:val="20"/>
                </w:rPr>
                <w:delText>5.1</w:delText>
              </w:r>
            </w:del>
            <w:ins w:id="89" w:author="Serjo" w:date="2020-04-09T12:18:00Z">
              <w:r w:rsidR="0021336A">
                <w:rPr>
                  <w:rFonts w:ascii="Arial" w:hAnsi="Arial" w:cs="Arial"/>
                  <w:sz w:val="20"/>
                </w:rPr>
                <w:t>9.9.2</w:t>
              </w:r>
            </w:ins>
            <w:r w:rsidRPr="00A03DDE">
              <w:rPr>
                <w:rFonts w:ascii="Arial" w:hAnsi="Arial" w:cs="Arial"/>
                <w:sz w:val="20"/>
              </w:rPr>
              <w:t>.50_PM_КД_Управление портфелем ПА</w:t>
            </w:r>
          </w:p>
        </w:tc>
        <w:tc>
          <w:tcPr>
            <w:tcW w:w="557" w:type="pct"/>
          </w:tcPr>
          <w:p w14:paraId="5F2A8A2E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7E03F97F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6B48257A" w14:textId="77777777" w:rsidTr="00A03DDE">
        <w:trPr>
          <w:cantSplit/>
        </w:trPr>
        <w:tc>
          <w:tcPr>
            <w:tcW w:w="3824" w:type="pct"/>
          </w:tcPr>
          <w:p w14:paraId="5F72B23F" w14:textId="7EFB72E4" w:rsidR="000A52E7" w:rsidRPr="00F94454" w:rsidRDefault="000A52E7" w:rsidP="000A52E7">
            <w:pPr>
              <w:rPr>
                <w:rFonts w:ascii="Arial" w:hAnsi="Arial" w:cs="Arial"/>
                <w:sz w:val="20"/>
              </w:rPr>
            </w:pPr>
            <w:del w:id="90" w:author="Владимир Лаут" w:date="2021-03-15T12:14:00Z">
              <w:r w:rsidRPr="00A03DDE" w:rsidDel="00530700">
                <w:rPr>
                  <w:rFonts w:ascii="Arial" w:hAnsi="Arial" w:cs="Arial"/>
                  <w:sz w:val="20"/>
                </w:rPr>
                <w:delText>ERP.</w:delText>
              </w:r>
            </w:del>
            <w:ins w:id="91" w:author="Serjo" w:date="2020-04-09T14:34:00Z">
              <w:del w:id="92" w:author="Владимир Лаут" w:date="2021-03-15T12:14:00Z">
                <w:r w:rsidR="00385F5B" w:rsidDel="00530700">
                  <w:rPr>
                    <w:rFonts w:ascii="Arial" w:hAnsi="Arial" w:cs="Arial"/>
                    <w:sz w:val="20"/>
                  </w:rPr>
                  <w:delText>9.9.2</w:delText>
                </w:r>
              </w:del>
            </w:ins>
            <w:ins w:id="93" w:author="Владимир Лаут" w:date="2021-03-15T12:14:00Z">
              <w:r w:rsidR="00530700">
                <w:rPr>
                  <w:rFonts w:ascii="Arial" w:hAnsi="Arial" w:cs="Arial"/>
                  <w:sz w:val="20"/>
                </w:rPr>
                <w:t>ERP.13.9.2</w:t>
              </w:r>
            </w:ins>
            <w:ins w:id="94" w:author="Serjo" w:date="2020-04-09T14:34:00Z">
              <w:r w:rsidR="00385F5B">
                <w:rPr>
                  <w:rFonts w:ascii="Arial" w:hAnsi="Arial" w:cs="Arial"/>
                  <w:sz w:val="20"/>
                </w:rPr>
                <w:t>.</w:t>
              </w:r>
            </w:ins>
            <w:del w:id="95" w:author="Serjo" w:date="2020-04-09T14:34:00Z">
              <w:r w:rsidRPr="00A03DDE" w:rsidDel="00385F5B">
                <w:rPr>
                  <w:rFonts w:ascii="Arial" w:hAnsi="Arial" w:cs="Arial"/>
                  <w:sz w:val="20"/>
                </w:rPr>
                <w:delText>5.1_</w:delText>
              </w:r>
            </w:del>
            <w:r w:rsidRPr="00A03DDE">
              <w:rPr>
                <w:rFonts w:ascii="Arial" w:hAnsi="Arial" w:cs="Arial"/>
                <w:sz w:val="20"/>
              </w:rPr>
              <w:t>61_MM</w:t>
            </w:r>
            <w:ins w:id="96" w:author="Serjo" w:date="2020-04-09T14:34:00Z">
              <w:r w:rsidR="00385F5B">
                <w:rPr>
                  <w:rFonts w:ascii="Arial" w:hAnsi="Arial" w:cs="Arial"/>
                  <w:sz w:val="20"/>
                </w:rPr>
                <w:t>_КД</w:t>
              </w:r>
            </w:ins>
            <w:r w:rsidRPr="00A03DDE">
              <w:rPr>
                <w:rFonts w:ascii="Arial" w:hAnsi="Arial" w:cs="Arial"/>
                <w:sz w:val="20"/>
              </w:rPr>
              <w:t>_Транспортная логистика</w:t>
            </w:r>
          </w:p>
        </w:tc>
        <w:tc>
          <w:tcPr>
            <w:tcW w:w="557" w:type="pct"/>
          </w:tcPr>
          <w:p w14:paraId="4E2CF9D2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2E78CC73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633318E9" w14:textId="77777777" w:rsidTr="00A03DDE">
        <w:trPr>
          <w:cantSplit/>
        </w:trPr>
        <w:tc>
          <w:tcPr>
            <w:tcW w:w="3824" w:type="pct"/>
          </w:tcPr>
          <w:p w14:paraId="49D2A105" w14:textId="0F7385E6" w:rsidR="000A52E7" w:rsidRPr="00F94454" w:rsidRDefault="000A52E7" w:rsidP="000A52E7">
            <w:pPr>
              <w:rPr>
                <w:rFonts w:ascii="Arial" w:hAnsi="Arial" w:cs="Arial"/>
                <w:sz w:val="20"/>
              </w:rPr>
            </w:pPr>
            <w:del w:id="97" w:author="Владимир Лаут" w:date="2021-03-15T12:14:00Z">
              <w:r w:rsidRPr="00A03DDE" w:rsidDel="00530700">
                <w:rPr>
                  <w:rFonts w:ascii="Arial" w:hAnsi="Arial" w:cs="Arial"/>
                  <w:sz w:val="20"/>
                </w:rPr>
                <w:delText>ERP.</w:delText>
              </w:r>
            </w:del>
            <w:ins w:id="98" w:author="Serjo" w:date="2020-04-09T14:35:00Z">
              <w:del w:id="99" w:author="Владимир Лаут" w:date="2021-03-15T12:14:00Z">
                <w:r w:rsidR="00385F5B" w:rsidDel="00530700">
                  <w:rPr>
                    <w:rFonts w:ascii="Arial" w:hAnsi="Arial" w:cs="Arial"/>
                    <w:sz w:val="20"/>
                  </w:rPr>
                  <w:delText>9.9.2</w:delText>
                </w:r>
              </w:del>
            </w:ins>
            <w:ins w:id="100" w:author="Владимир Лаут" w:date="2021-03-15T12:14:00Z">
              <w:r w:rsidR="00530700">
                <w:rPr>
                  <w:rFonts w:ascii="Arial" w:hAnsi="Arial" w:cs="Arial"/>
                  <w:sz w:val="20"/>
                </w:rPr>
                <w:t>ERP.13.9.2</w:t>
              </w:r>
            </w:ins>
            <w:ins w:id="101" w:author="Serjo" w:date="2020-04-09T14:35:00Z">
              <w:r w:rsidR="00385F5B">
                <w:rPr>
                  <w:rFonts w:ascii="Arial" w:hAnsi="Arial" w:cs="Arial"/>
                  <w:sz w:val="20"/>
                </w:rPr>
                <w:t>.</w:t>
              </w:r>
            </w:ins>
            <w:del w:id="102" w:author="Serjo" w:date="2020-04-09T14:35:00Z">
              <w:r w:rsidRPr="00A03DDE" w:rsidDel="00385F5B">
                <w:rPr>
                  <w:rFonts w:ascii="Arial" w:hAnsi="Arial" w:cs="Arial"/>
                  <w:sz w:val="20"/>
                </w:rPr>
                <w:delText>5.1_</w:delText>
              </w:r>
            </w:del>
            <w:r w:rsidRPr="00A03DDE">
              <w:rPr>
                <w:rFonts w:ascii="Arial" w:hAnsi="Arial" w:cs="Arial"/>
                <w:sz w:val="20"/>
              </w:rPr>
              <w:t>22_GRC_КД по направлению Риски и внутренний контроль</w:t>
            </w:r>
          </w:p>
        </w:tc>
        <w:tc>
          <w:tcPr>
            <w:tcW w:w="557" w:type="pct"/>
          </w:tcPr>
          <w:p w14:paraId="307825A4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0C48E2D7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4773DD8B" w14:textId="77777777" w:rsidTr="00375E67">
        <w:trPr>
          <w:cantSplit/>
        </w:trPr>
        <w:tc>
          <w:tcPr>
            <w:tcW w:w="3824" w:type="pct"/>
          </w:tcPr>
          <w:p w14:paraId="3A4F956F" w14:textId="5DE47FC6" w:rsidR="000A52E7" w:rsidRPr="00375E67" w:rsidRDefault="000A52E7" w:rsidP="000A52E7">
            <w:pPr>
              <w:rPr>
                <w:rFonts w:ascii="Arial" w:hAnsi="Arial" w:cs="Arial"/>
                <w:sz w:val="20"/>
              </w:rPr>
            </w:pPr>
            <w:del w:id="103" w:author="Владимир Лаут" w:date="2021-03-15T12:14:00Z">
              <w:r w:rsidRPr="000A52E7" w:rsidDel="00530700">
                <w:rPr>
                  <w:rFonts w:ascii="Arial" w:hAnsi="Arial" w:cs="Arial"/>
                  <w:sz w:val="20"/>
                </w:rPr>
                <w:delText>ERP.</w:delText>
              </w:r>
            </w:del>
            <w:ins w:id="104" w:author="Serjo" w:date="2020-04-09T14:36:00Z">
              <w:del w:id="105" w:author="Владимир Лаут" w:date="2021-03-15T12:14:00Z">
                <w:r w:rsidR="00385F5B" w:rsidDel="00530700">
                  <w:rPr>
                    <w:rFonts w:ascii="Arial" w:hAnsi="Arial" w:cs="Arial"/>
                    <w:sz w:val="20"/>
                  </w:rPr>
                  <w:delText>9.9.2</w:delText>
                </w:r>
              </w:del>
            </w:ins>
            <w:ins w:id="106" w:author="Владимир Лаут" w:date="2021-03-15T12:14:00Z">
              <w:r w:rsidR="00530700">
                <w:rPr>
                  <w:rFonts w:ascii="Arial" w:hAnsi="Arial" w:cs="Arial"/>
                  <w:sz w:val="20"/>
                </w:rPr>
                <w:t>ERP.13.9.2</w:t>
              </w:r>
            </w:ins>
            <w:ins w:id="107" w:author="Serjo" w:date="2020-04-09T14:36:00Z">
              <w:r w:rsidR="00385F5B">
                <w:rPr>
                  <w:rFonts w:ascii="Arial" w:hAnsi="Arial" w:cs="Arial"/>
                  <w:sz w:val="20"/>
                </w:rPr>
                <w:t>.</w:t>
              </w:r>
            </w:ins>
            <w:del w:id="108" w:author="Serjo" w:date="2020-04-09T14:36:00Z">
              <w:r w:rsidRPr="000A52E7" w:rsidDel="00385F5B">
                <w:rPr>
                  <w:rFonts w:ascii="Arial" w:hAnsi="Arial" w:cs="Arial"/>
                  <w:sz w:val="20"/>
                </w:rPr>
                <w:delText>5.1.</w:delText>
              </w:r>
            </w:del>
            <w:r w:rsidRPr="000A52E7">
              <w:rPr>
                <w:rFonts w:ascii="Arial" w:hAnsi="Arial" w:cs="Arial"/>
                <w:sz w:val="20"/>
              </w:rPr>
              <w:t>59_</w:t>
            </w:r>
            <w:ins w:id="109" w:author="Serjo" w:date="2020-04-09T14:35:00Z">
              <w:r w:rsidR="00385F5B"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="00385F5B" w:rsidRPr="00385F5B">
                <w:rPr>
                  <w:rFonts w:ascii="Arial" w:hAnsi="Arial" w:cs="Arial"/>
                  <w:sz w:val="20"/>
                  <w:rPrChange w:id="110" w:author="Serjo" w:date="2020-04-09T14:36:00Z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</w:t>
              </w:r>
            </w:ins>
            <w:ins w:id="111" w:author="Serjo" w:date="2020-04-09T14:36:00Z">
              <w:r w:rsidR="00385F5B">
                <w:rPr>
                  <w:rFonts w:ascii="Arial" w:hAnsi="Arial" w:cs="Arial"/>
                  <w:sz w:val="20"/>
                </w:rPr>
                <w:t>КД_</w:t>
              </w:r>
            </w:ins>
            <w:r w:rsidRPr="000A52E7">
              <w:rPr>
                <w:rFonts w:ascii="Arial" w:hAnsi="Arial" w:cs="Arial"/>
                <w:sz w:val="20"/>
              </w:rPr>
              <w:t>Закупка МТР, работ услуг_МТО</w:t>
            </w:r>
          </w:p>
        </w:tc>
        <w:tc>
          <w:tcPr>
            <w:tcW w:w="557" w:type="pct"/>
          </w:tcPr>
          <w:p w14:paraId="1A24A7A8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0B4093D4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6743971E" w14:textId="77777777" w:rsidTr="00375E67">
        <w:trPr>
          <w:cantSplit/>
        </w:trPr>
        <w:tc>
          <w:tcPr>
            <w:tcW w:w="3824" w:type="pct"/>
          </w:tcPr>
          <w:p w14:paraId="4306F9CF" w14:textId="2206CA1D" w:rsidR="000A52E7" w:rsidRPr="000A52E7" w:rsidRDefault="000A52E7" w:rsidP="000A52E7">
            <w:pPr>
              <w:rPr>
                <w:rFonts w:ascii="Arial" w:hAnsi="Arial" w:cs="Arial"/>
                <w:sz w:val="20"/>
              </w:rPr>
            </w:pPr>
            <w:del w:id="112" w:author="Владимир Лаут" w:date="2021-03-15T12:14:00Z">
              <w:r w:rsidRPr="000A52E7" w:rsidDel="00530700">
                <w:rPr>
                  <w:rFonts w:ascii="Arial" w:hAnsi="Arial" w:cs="Arial"/>
                  <w:sz w:val="20"/>
                </w:rPr>
                <w:delText>ERP.</w:delText>
              </w:r>
            </w:del>
            <w:ins w:id="113" w:author="Serjo" w:date="2020-04-09T14:36:00Z">
              <w:del w:id="114" w:author="Владимир Лаут" w:date="2021-03-15T12:14:00Z">
                <w:r w:rsidR="00385F5B" w:rsidDel="00530700">
                  <w:rPr>
                    <w:rFonts w:ascii="Arial" w:hAnsi="Arial" w:cs="Arial"/>
                    <w:sz w:val="20"/>
                  </w:rPr>
                  <w:delText>9.9.2</w:delText>
                </w:r>
              </w:del>
            </w:ins>
            <w:ins w:id="115" w:author="Владимир Лаут" w:date="2021-03-15T12:14:00Z">
              <w:r w:rsidR="00530700">
                <w:rPr>
                  <w:rFonts w:ascii="Arial" w:hAnsi="Arial" w:cs="Arial"/>
                  <w:sz w:val="20"/>
                </w:rPr>
                <w:t>ERP.13.9.2</w:t>
              </w:r>
            </w:ins>
            <w:ins w:id="116" w:author="Serjo" w:date="2020-04-09T14:36:00Z">
              <w:r w:rsidR="00385F5B">
                <w:rPr>
                  <w:rFonts w:ascii="Arial" w:hAnsi="Arial" w:cs="Arial"/>
                  <w:sz w:val="20"/>
                </w:rPr>
                <w:t>.</w:t>
              </w:r>
            </w:ins>
            <w:del w:id="117" w:author="Serjo" w:date="2020-04-09T14:36:00Z">
              <w:r w:rsidRPr="000A52E7" w:rsidDel="00385F5B">
                <w:rPr>
                  <w:rFonts w:ascii="Arial" w:hAnsi="Arial" w:cs="Arial"/>
                  <w:sz w:val="20"/>
                </w:rPr>
                <w:delText>5.1_</w:delText>
              </w:r>
            </w:del>
            <w:r w:rsidRPr="000A52E7">
              <w:rPr>
                <w:rFonts w:ascii="Arial" w:hAnsi="Arial" w:cs="Arial"/>
                <w:sz w:val="20"/>
              </w:rPr>
              <w:t>46_EHS_КД по направлению ОТПБиЭ</w:t>
            </w:r>
          </w:p>
        </w:tc>
        <w:tc>
          <w:tcPr>
            <w:tcW w:w="557" w:type="pct"/>
          </w:tcPr>
          <w:p w14:paraId="7DAA4BA5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0924E3CB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A52E7" w:rsidRPr="00F94454" w14:paraId="2B1CFAAA" w14:textId="77777777" w:rsidTr="00375E67">
        <w:trPr>
          <w:cantSplit/>
        </w:trPr>
        <w:tc>
          <w:tcPr>
            <w:tcW w:w="3824" w:type="pct"/>
          </w:tcPr>
          <w:p w14:paraId="270958D4" w14:textId="0681A135" w:rsidR="000A52E7" w:rsidRPr="000A52E7" w:rsidRDefault="00530700" w:rsidP="000A52E7">
            <w:pPr>
              <w:rPr>
                <w:rFonts w:ascii="Arial" w:hAnsi="Arial" w:cs="Arial"/>
                <w:sz w:val="20"/>
              </w:rPr>
            </w:pPr>
            <w:ins w:id="118" w:author="Владимир Лаут" w:date="2021-03-15T12:14:00Z"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ERP</w:t>
              </w:r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119" w:author="Владимир Лаут" w:date="2021-03-15T12:1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t>.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13</w:t>
              </w:r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120" w:author="Владимир Лаут" w:date="2021-03-15T12:1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t>.9.2_66_</w:t>
              </w:r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PM</w:t>
              </w:r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121" w:author="Владимир Лаут" w:date="2021-03-15T12:1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t xml:space="preserve">_Альбом форм по направлению </w:t>
              </w:r>
              <w:r w:rsidRPr="00530700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ТОиР</w:t>
              </w:r>
            </w:ins>
            <w:del w:id="122" w:author="Владимир Лаут" w:date="2021-03-15T12:14:00Z">
              <w:r w:rsidR="009933E7" w:rsidDel="00530700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ERP</w:delText>
              </w:r>
              <w:r w:rsidR="009933E7" w:rsidRPr="00362E09" w:rsidDel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.5.1_66_</w:delText>
              </w:r>
              <w:r w:rsidR="009933E7" w:rsidDel="00530700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</w:delText>
              </w:r>
              <w:r w:rsidR="009933E7" w:rsidRPr="00362E09" w:rsidDel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_</w:delText>
              </w:r>
              <w:r w:rsidR="000A52E7" w:rsidRPr="00B14753" w:rsidDel="00530700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Альбом форм по направлению ТОиР</w:delText>
              </w:r>
            </w:del>
          </w:p>
        </w:tc>
        <w:tc>
          <w:tcPr>
            <w:tcW w:w="557" w:type="pct"/>
          </w:tcPr>
          <w:p w14:paraId="2CA18B51" w14:textId="77777777" w:rsidR="000A52E7" w:rsidRDefault="000A52E7" w:rsidP="000A52E7">
            <w:pPr>
              <w:jc w:val="center"/>
              <w:rPr>
                <w:rStyle w:val="aff5"/>
              </w:rPr>
            </w:pPr>
          </w:p>
        </w:tc>
        <w:tc>
          <w:tcPr>
            <w:tcW w:w="619" w:type="pct"/>
          </w:tcPr>
          <w:p w14:paraId="4C6A7525" w14:textId="77777777" w:rsidR="000A52E7" w:rsidRPr="00F94454" w:rsidRDefault="000A52E7" w:rsidP="000A52E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1C906A8" w14:textId="0D0E0D07" w:rsidR="00B81641" w:rsidRPr="00916FAB" w:rsidRDefault="00B81641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5031">
        <w:rPr>
          <w:rFonts w:ascii="Arial" w:hAnsi="Arial" w:cs="Arial"/>
          <w:b/>
          <w:noProof/>
          <w:sz w:val="22"/>
        </w:rPr>
        <w:t>3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F94454" w14:paraId="39D11C4A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681105A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7013322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2B781BD9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175B15" w:rsidRPr="00F94454" w14:paraId="27379E84" w14:textId="77777777" w:rsidTr="00927CCC">
        <w:trPr>
          <w:cantSplit/>
        </w:trPr>
        <w:tc>
          <w:tcPr>
            <w:tcW w:w="2500" w:type="pct"/>
          </w:tcPr>
          <w:p w14:paraId="26370F29" w14:textId="77777777" w:rsidR="00175B15" w:rsidRPr="008B7C11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Приложение №1 Модели бизнес-процессов</w:t>
            </w:r>
          </w:p>
        </w:tc>
        <w:tc>
          <w:tcPr>
            <w:tcW w:w="1542" w:type="pct"/>
          </w:tcPr>
          <w:p w14:paraId="294D6E4A" w14:textId="77777777" w:rsidR="00175B15" w:rsidRPr="00F94454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A8CD0EC" w14:textId="77777777" w:rsidR="00175B15" w:rsidRPr="00F94454" w:rsidRDefault="00175B15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81641" w:rsidRPr="00F94454" w14:paraId="69BD5C7F" w14:textId="77777777" w:rsidTr="00927CCC">
        <w:trPr>
          <w:cantSplit/>
        </w:trPr>
        <w:tc>
          <w:tcPr>
            <w:tcW w:w="2500" w:type="pct"/>
          </w:tcPr>
          <w:p w14:paraId="1BC8EAF3" w14:textId="77777777" w:rsidR="00B81641" w:rsidRPr="00F94454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Приложение №2 Реестр бизнес-требований</w:t>
            </w:r>
          </w:p>
        </w:tc>
        <w:tc>
          <w:tcPr>
            <w:tcW w:w="1542" w:type="pct"/>
          </w:tcPr>
          <w:p w14:paraId="05EA1A36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0FC4A5C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81641" w:rsidRPr="00F94454" w14:paraId="18D7AFF0" w14:textId="77777777" w:rsidTr="00927CCC">
        <w:trPr>
          <w:cantSplit/>
        </w:trPr>
        <w:tc>
          <w:tcPr>
            <w:tcW w:w="2500" w:type="pct"/>
          </w:tcPr>
          <w:p w14:paraId="2092735E" w14:textId="77777777" w:rsidR="008B7C11" w:rsidRPr="00F94454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Приложение №3 Описание шагов бизнес-процессов</w:t>
            </w:r>
          </w:p>
        </w:tc>
        <w:tc>
          <w:tcPr>
            <w:tcW w:w="1542" w:type="pct"/>
          </w:tcPr>
          <w:p w14:paraId="2D60AC6D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0C38BD0" w14:textId="77777777" w:rsidR="00B81641" w:rsidRPr="00F94454" w:rsidRDefault="00B8164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7C11" w:rsidRPr="00F94454" w14:paraId="11F5A12D" w14:textId="77777777" w:rsidTr="00927CCC">
        <w:trPr>
          <w:cantSplit/>
        </w:trPr>
        <w:tc>
          <w:tcPr>
            <w:tcW w:w="2500" w:type="pct"/>
          </w:tcPr>
          <w:p w14:paraId="258549F4" w14:textId="77777777" w:rsidR="008B7C11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Приложение №РП1-6 Роли и полномочия</w:t>
            </w:r>
          </w:p>
        </w:tc>
        <w:tc>
          <w:tcPr>
            <w:tcW w:w="1542" w:type="pct"/>
          </w:tcPr>
          <w:p w14:paraId="0572DF39" w14:textId="77777777" w:rsidR="008B7C11" w:rsidRDefault="008B7C11" w:rsidP="00B778C7">
            <w:pPr>
              <w:jc w:val="center"/>
              <w:rPr>
                <w:rStyle w:val="aff5"/>
              </w:rPr>
            </w:pPr>
          </w:p>
        </w:tc>
        <w:tc>
          <w:tcPr>
            <w:tcW w:w="958" w:type="pct"/>
          </w:tcPr>
          <w:p w14:paraId="22EA4F6C" w14:textId="77777777" w:rsidR="008B7C11" w:rsidRPr="00F94454" w:rsidRDefault="008B7C1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7C11" w:rsidRPr="00F94454" w14:paraId="30F079BE" w14:textId="77777777" w:rsidTr="00927CCC">
        <w:trPr>
          <w:cantSplit/>
        </w:trPr>
        <w:tc>
          <w:tcPr>
            <w:tcW w:w="2500" w:type="pct"/>
          </w:tcPr>
          <w:p w14:paraId="17350501" w14:textId="77777777" w:rsidR="008B7C11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Приложение №РиК1 Матрица рисков и контрольных процедур</w:t>
            </w:r>
          </w:p>
        </w:tc>
        <w:tc>
          <w:tcPr>
            <w:tcW w:w="1542" w:type="pct"/>
          </w:tcPr>
          <w:p w14:paraId="680DC00B" w14:textId="77777777" w:rsidR="008B7C11" w:rsidRDefault="008B7C11" w:rsidP="00B778C7">
            <w:pPr>
              <w:jc w:val="center"/>
              <w:rPr>
                <w:rStyle w:val="aff5"/>
              </w:rPr>
            </w:pPr>
          </w:p>
        </w:tc>
        <w:tc>
          <w:tcPr>
            <w:tcW w:w="958" w:type="pct"/>
          </w:tcPr>
          <w:p w14:paraId="728D472D" w14:textId="77777777" w:rsidR="008B7C11" w:rsidRPr="00F94454" w:rsidRDefault="008B7C1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7C11" w:rsidRPr="00F94454" w14:paraId="159AD2F5" w14:textId="77777777" w:rsidTr="00927CCC">
        <w:trPr>
          <w:cantSplit/>
        </w:trPr>
        <w:tc>
          <w:tcPr>
            <w:tcW w:w="2500" w:type="pct"/>
          </w:tcPr>
          <w:p w14:paraId="147B332F" w14:textId="77777777" w:rsidR="008B7C11" w:rsidRDefault="008B7C11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Приложение №КП1 Матрица конфликтов полномочий</w:t>
            </w:r>
          </w:p>
        </w:tc>
        <w:tc>
          <w:tcPr>
            <w:tcW w:w="1542" w:type="pct"/>
          </w:tcPr>
          <w:p w14:paraId="55675EA6" w14:textId="77777777" w:rsidR="008B7C11" w:rsidRDefault="008B7C11" w:rsidP="00B778C7">
            <w:pPr>
              <w:jc w:val="center"/>
              <w:rPr>
                <w:rStyle w:val="aff5"/>
              </w:rPr>
            </w:pPr>
          </w:p>
        </w:tc>
        <w:tc>
          <w:tcPr>
            <w:tcW w:w="958" w:type="pct"/>
          </w:tcPr>
          <w:p w14:paraId="79A6F891" w14:textId="77777777" w:rsidR="008B7C11" w:rsidRPr="00F94454" w:rsidRDefault="008B7C11" w:rsidP="00B778C7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339A66D" w14:textId="77777777" w:rsidR="0033013D" w:rsidRPr="00F94454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F94454">
        <w:rPr>
          <w:rFonts w:ascii="Arial" w:hAnsi="Arial" w:cs="Arial"/>
        </w:rPr>
        <w:br w:type="page"/>
      </w:r>
    </w:p>
    <w:p w14:paraId="15B2725A" w14:textId="77777777" w:rsidR="009355EA" w:rsidRPr="009355EA" w:rsidRDefault="009355EA" w:rsidP="009355EA">
      <w:pPr>
        <w:pStyle w:val="a7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123" w:name="_Toc392078586"/>
      <w:bookmarkStart w:id="124" w:name="_Toc392838968"/>
      <w:bookmarkStart w:id="125" w:name="_Toc393208389"/>
      <w:r w:rsidRPr="009355EA">
        <w:rPr>
          <w:rFonts w:ascii="Arial" w:hAnsi="Arial" w:cs="Arial"/>
          <w:b/>
          <w:sz w:val="28"/>
        </w:rPr>
        <w:lastRenderedPageBreak/>
        <w:t>ЛИСТ СОГЛАСОВАНИЯ</w:t>
      </w:r>
      <w:bookmarkEnd w:id="123"/>
      <w:bookmarkEnd w:id="124"/>
      <w:bookmarkEnd w:id="125"/>
    </w:p>
    <w:p w14:paraId="79D9967F" w14:textId="246A9282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5031">
        <w:rPr>
          <w:rFonts w:ascii="Arial" w:hAnsi="Arial" w:cs="Arial"/>
          <w:b/>
          <w:noProof/>
          <w:sz w:val="22"/>
        </w:rPr>
        <w:t>4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16A98187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2B6F81FF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6FDAD0D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388B2465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4D00116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CD12F5" w:rsidRPr="00F94454" w14:paraId="79E42761" w14:textId="77777777" w:rsidTr="009355EA">
        <w:trPr>
          <w:cantSplit/>
        </w:trPr>
        <w:tc>
          <w:tcPr>
            <w:tcW w:w="3936" w:type="dxa"/>
          </w:tcPr>
          <w:p w14:paraId="7FDAE657" w14:textId="77777777" w:rsidR="00CD12F5" w:rsidRPr="00F94454" w:rsidRDefault="00CD12F5" w:rsidP="00CD12F5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0BC390B1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8929E28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BCA45C9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D12F5" w:rsidRPr="00F94454" w14:paraId="29A19ED1" w14:textId="77777777" w:rsidTr="009355EA">
        <w:trPr>
          <w:cantSplit/>
          <w:trHeight w:val="51"/>
        </w:trPr>
        <w:tc>
          <w:tcPr>
            <w:tcW w:w="3936" w:type="dxa"/>
          </w:tcPr>
          <w:p w14:paraId="40C79BA4" w14:textId="77777777" w:rsidR="00CD12F5" w:rsidRPr="00F94454" w:rsidRDefault="00CD12F5" w:rsidP="00CD12F5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4AAAF88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31CBCC9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08356B1" w14:textId="77777777" w:rsidR="00CD12F5" w:rsidRPr="00F94454" w:rsidRDefault="00CD12F5" w:rsidP="00CD12F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38567B96" w14:textId="2F575D46" w:rsidR="00E0149C" w:rsidRPr="00916FAB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CB5031">
        <w:rPr>
          <w:rFonts w:ascii="Arial" w:hAnsi="Arial" w:cs="Arial"/>
          <w:b/>
          <w:noProof/>
          <w:sz w:val="22"/>
        </w:rPr>
        <w:t>5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39877B27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68D0042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0F3C442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160E786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442E267E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772A9A" w:rsidRPr="00F94454" w14:paraId="79833668" w14:textId="77777777" w:rsidTr="009355EA">
        <w:trPr>
          <w:cantSplit/>
        </w:trPr>
        <w:tc>
          <w:tcPr>
            <w:tcW w:w="4077" w:type="dxa"/>
          </w:tcPr>
          <w:p w14:paraId="1D8C56AB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2BE5AD3F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Крылов А.М.</w:t>
            </w:r>
          </w:p>
        </w:tc>
        <w:tc>
          <w:tcPr>
            <w:tcW w:w="1395" w:type="dxa"/>
          </w:tcPr>
          <w:p w14:paraId="25341C89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B3774A8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7F5CA91E" w14:textId="77777777" w:rsidTr="009355EA">
        <w:trPr>
          <w:cantSplit/>
        </w:trPr>
        <w:tc>
          <w:tcPr>
            <w:tcW w:w="4077" w:type="dxa"/>
          </w:tcPr>
          <w:p w14:paraId="39CB2AC5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42348C20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Бондаренко Л.Г.</w:t>
            </w:r>
          </w:p>
        </w:tc>
        <w:tc>
          <w:tcPr>
            <w:tcW w:w="1395" w:type="dxa"/>
          </w:tcPr>
          <w:p w14:paraId="74F0892E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ACB9695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6FD35B27" w14:textId="77777777" w:rsidTr="009355EA">
        <w:trPr>
          <w:cantSplit/>
        </w:trPr>
        <w:tc>
          <w:tcPr>
            <w:tcW w:w="4077" w:type="dxa"/>
          </w:tcPr>
          <w:p w14:paraId="20D0DFAF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0821F2C0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Белоглазов К.В.</w:t>
            </w:r>
          </w:p>
        </w:tc>
        <w:tc>
          <w:tcPr>
            <w:tcW w:w="1395" w:type="dxa"/>
          </w:tcPr>
          <w:p w14:paraId="196A6FBE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34D8426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25D51558" w14:textId="77777777" w:rsidTr="009355EA">
        <w:trPr>
          <w:cantSplit/>
        </w:trPr>
        <w:tc>
          <w:tcPr>
            <w:tcW w:w="4077" w:type="dxa"/>
          </w:tcPr>
          <w:p w14:paraId="1A5CCD99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754825BE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Братцева Ю.С.</w:t>
            </w:r>
          </w:p>
        </w:tc>
        <w:tc>
          <w:tcPr>
            <w:tcW w:w="1395" w:type="dxa"/>
          </w:tcPr>
          <w:p w14:paraId="6BDCEEF2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15C79CBF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6C0BE54B" w14:textId="77777777" w:rsidTr="009355EA">
        <w:trPr>
          <w:cantSplit/>
        </w:trPr>
        <w:tc>
          <w:tcPr>
            <w:tcW w:w="4077" w:type="dxa"/>
          </w:tcPr>
          <w:p w14:paraId="7AA08F28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7CA0E897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Арифулин Д.Р.</w:t>
            </w:r>
          </w:p>
        </w:tc>
        <w:tc>
          <w:tcPr>
            <w:tcW w:w="1395" w:type="dxa"/>
          </w:tcPr>
          <w:p w14:paraId="4407DAD2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7C628EC4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16C0BC9C" w14:textId="77777777" w:rsidTr="009355EA">
        <w:trPr>
          <w:cantSplit/>
        </w:trPr>
        <w:tc>
          <w:tcPr>
            <w:tcW w:w="4077" w:type="dxa"/>
          </w:tcPr>
          <w:p w14:paraId="1F686443" w14:textId="77777777" w:rsidR="00772A9A" w:rsidRPr="00F94454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02DB151E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Епихов А.А.</w:t>
            </w:r>
          </w:p>
        </w:tc>
        <w:tc>
          <w:tcPr>
            <w:tcW w:w="1395" w:type="dxa"/>
          </w:tcPr>
          <w:p w14:paraId="29C5CAE9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24060A2A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02627624" w14:textId="77777777" w:rsidTr="009355EA">
        <w:trPr>
          <w:cantSplit/>
        </w:trPr>
        <w:tc>
          <w:tcPr>
            <w:tcW w:w="4077" w:type="dxa"/>
          </w:tcPr>
          <w:p w14:paraId="7B106DDB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40536BCF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Рындин Е.Б.</w:t>
            </w:r>
          </w:p>
        </w:tc>
        <w:tc>
          <w:tcPr>
            <w:tcW w:w="1395" w:type="dxa"/>
          </w:tcPr>
          <w:p w14:paraId="5B5BCAC6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6B7F0151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649682F4" w14:textId="77777777" w:rsidTr="009355EA">
        <w:trPr>
          <w:cantSplit/>
        </w:trPr>
        <w:tc>
          <w:tcPr>
            <w:tcW w:w="4077" w:type="dxa"/>
          </w:tcPr>
          <w:p w14:paraId="165B0458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3CC25F77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Климовских Е.М.</w:t>
            </w:r>
          </w:p>
        </w:tc>
        <w:tc>
          <w:tcPr>
            <w:tcW w:w="1395" w:type="dxa"/>
          </w:tcPr>
          <w:p w14:paraId="07D52B41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17E919FB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05513EC1" w14:textId="77777777" w:rsidTr="009355EA">
        <w:trPr>
          <w:cantSplit/>
        </w:trPr>
        <w:tc>
          <w:tcPr>
            <w:tcW w:w="4077" w:type="dxa"/>
          </w:tcPr>
          <w:p w14:paraId="7D2AC37F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по внедрению интегрированной системы управления АО "Полюс Красноярск" (Нижний куранах)</w:t>
            </w:r>
          </w:p>
        </w:tc>
        <w:tc>
          <w:tcPr>
            <w:tcW w:w="2552" w:type="dxa"/>
          </w:tcPr>
          <w:p w14:paraId="6C9ADED0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Валеев Е. Н.</w:t>
            </w:r>
          </w:p>
        </w:tc>
        <w:tc>
          <w:tcPr>
            <w:tcW w:w="1395" w:type="dxa"/>
          </w:tcPr>
          <w:p w14:paraId="0C62BF30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434D3E06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66AC19B5" w14:textId="77777777" w:rsidTr="009355EA">
        <w:trPr>
          <w:cantSplit/>
        </w:trPr>
        <w:tc>
          <w:tcPr>
            <w:tcW w:w="4077" w:type="dxa"/>
          </w:tcPr>
          <w:p w14:paraId="18E12C09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по внедрению интегрированной системы управления АО "Полюс Вернинское"</w:t>
            </w:r>
          </w:p>
        </w:tc>
        <w:tc>
          <w:tcPr>
            <w:tcW w:w="2552" w:type="dxa"/>
          </w:tcPr>
          <w:p w14:paraId="11631869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Романова В. А.</w:t>
            </w:r>
          </w:p>
        </w:tc>
        <w:tc>
          <w:tcPr>
            <w:tcW w:w="1395" w:type="dxa"/>
          </w:tcPr>
          <w:p w14:paraId="21AC1E08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6308E0FC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6A39722E" w14:textId="77777777" w:rsidTr="009355EA">
        <w:trPr>
          <w:cantSplit/>
        </w:trPr>
        <w:tc>
          <w:tcPr>
            <w:tcW w:w="4077" w:type="dxa"/>
          </w:tcPr>
          <w:p w14:paraId="73631FC0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Директор по внедрению  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3CC5F147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Плешкова Е. Н.</w:t>
            </w:r>
          </w:p>
        </w:tc>
        <w:tc>
          <w:tcPr>
            <w:tcW w:w="1395" w:type="dxa"/>
          </w:tcPr>
          <w:p w14:paraId="10C5F342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1511E2E0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1F5C4AC4" w14:textId="77777777" w:rsidTr="009355EA">
        <w:trPr>
          <w:cantSplit/>
        </w:trPr>
        <w:tc>
          <w:tcPr>
            <w:tcW w:w="4077" w:type="dxa"/>
          </w:tcPr>
          <w:p w14:paraId="38DE4180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4183AFD4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Безродний А.В.</w:t>
            </w:r>
          </w:p>
        </w:tc>
        <w:tc>
          <w:tcPr>
            <w:tcW w:w="1395" w:type="dxa"/>
          </w:tcPr>
          <w:p w14:paraId="73FD3A2B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54AD81E0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54CA16BE" w14:textId="77777777" w:rsidTr="009355EA">
        <w:trPr>
          <w:cantSplit/>
        </w:trPr>
        <w:tc>
          <w:tcPr>
            <w:tcW w:w="4077" w:type="dxa"/>
          </w:tcPr>
          <w:p w14:paraId="32ACF342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2FFCEB57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Кузьмин А.А.</w:t>
            </w:r>
          </w:p>
        </w:tc>
        <w:tc>
          <w:tcPr>
            <w:tcW w:w="1395" w:type="dxa"/>
          </w:tcPr>
          <w:p w14:paraId="14DD4392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0775FF26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3882F09B" w14:textId="77777777" w:rsidTr="009355EA">
        <w:trPr>
          <w:cantSplit/>
        </w:trPr>
        <w:tc>
          <w:tcPr>
            <w:tcW w:w="4077" w:type="dxa"/>
          </w:tcPr>
          <w:p w14:paraId="67D74ADE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49600A4E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Тюриков М.Ю.</w:t>
            </w:r>
          </w:p>
        </w:tc>
        <w:tc>
          <w:tcPr>
            <w:tcW w:w="1395" w:type="dxa"/>
          </w:tcPr>
          <w:p w14:paraId="04781C25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0EDC67B3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59D3228D" w14:textId="77777777" w:rsidTr="009355EA">
        <w:trPr>
          <w:cantSplit/>
        </w:trPr>
        <w:tc>
          <w:tcPr>
            <w:tcW w:w="4077" w:type="dxa"/>
          </w:tcPr>
          <w:p w14:paraId="12553517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69E27178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Волков А. В.</w:t>
            </w:r>
          </w:p>
        </w:tc>
        <w:tc>
          <w:tcPr>
            <w:tcW w:w="1395" w:type="dxa"/>
          </w:tcPr>
          <w:p w14:paraId="2F27F8B0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2B7C4796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1AC59FAD" w14:textId="77777777" w:rsidTr="009355EA">
        <w:trPr>
          <w:cantSplit/>
        </w:trPr>
        <w:tc>
          <w:tcPr>
            <w:tcW w:w="4077" w:type="dxa"/>
          </w:tcPr>
          <w:p w14:paraId="13E16BFE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49F8B0E9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 w:rsidRPr="005C2B61">
              <w:rPr>
                <w:rFonts w:ascii="Arial" w:hAnsi="Arial" w:cs="Arial"/>
                <w:sz w:val="20"/>
              </w:rPr>
              <w:t>Глухова А. В.</w:t>
            </w:r>
          </w:p>
        </w:tc>
        <w:tc>
          <w:tcPr>
            <w:tcW w:w="1395" w:type="dxa"/>
          </w:tcPr>
          <w:p w14:paraId="64A7B8FA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117042F6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72A9A" w:rsidRPr="00F94454" w14:paraId="0E10C6F8" w14:textId="77777777" w:rsidTr="009355EA">
        <w:trPr>
          <w:cantSplit/>
        </w:trPr>
        <w:tc>
          <w:tcPr>
            <w:tcW w:w="4077" w:type="dxa"/>
          </w:tcPr>
          <w:p w14:paraId="2A8B6E31" w14:textId="77777777" w:rsidR="00772A9A" w:rsidRPr="005C2B61" w:rsidRDefault="00772A9A" w:rsidP="00772A9A">
            <w:pPr>
              <w:jc w:val="left"/>
              <w:rPr>
                <w:rFonts w:ascii="Arial" w:hAnsi="Arial" w:cs="Arial"/>
                <w:sz w:val="20"/>
              </w:rPr>
            </w:pPr>
            <w:r w:rsidRPr="001B4C55">
              <w:rPr>
                <w:rFonts w:ascii="Arial" w:hAnsi="Arial" w:cs="Arial"/>
                <w:sz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420F0612" w14:textId="77777777" w:rsidR="00772A9A" w:rsidRPr="005C2B61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Загребин</w:t>
            </w:r>
            <w:r w:rsidRPr="005C2B61">
              <w:rPr>
                <w:rFonts w:ascii="Arial" w:hAnsi="Arial" w:cs="Arial"/>
                <w:sz w:val="20"/>
              </w:rPr>
              <w:t xml:space="preserve"> В</w:t>
            </w:r>
            <w:r>
              <w:rPr>
                <w:rFonts w:ascii="Arial" w:hAnsi="Arial" w:cs="Arial"/>
                <w:sz w:val="20"/>
              </w:rPr>
              <w:t>.</w:t>
            </w:r>
            <w:r w:rsidRPr="005C2B61">
              <w:rPr>
                <w:rFonts w:ascii="Arial" w:hAnsi="Arial" w:cs="Arial"/>
                <w:sz w:val="20"/>
              </w:rPr>
              <w:t xml:space="preserve"> В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95" w:type="dxa"/>
          </w:tcPr>
          <w:p w14:paraId="5568CA30" w14:textId="77777777" w:rsidR="00772A9A" w:rsidRDefault="00772A9A" w:rsidP="00772A9A">
            <w:pPr>
              <w:jc w:val="center"/>
              <w:rPr>
                <w:rStyle w:val="aff5"/>
              </w:rPr>
            </w:pPr>
          </w:p>
        </w:tc>
        <w:tc>
          <w:tcPr>
            <w:tcW w:w="2167" w:type="dxa"/>
          </w:tcPr>
          <w:p w14:paraId="302171A0" w14:textId="77777777" w:rsidR="00772A9A" w:rsidRPr="00F94454" w:rsidRDefault="00772A9A" w:rsidP="00772A9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34ADC248" w14:textId="77777777" w:rsidR="001A2810" w:rsidRPr="00F94454" w:rsidRDefault="001A2810" w:rsidP="001A2810">
      <w:pPr>
        <w:ind w:firstLine="426"/>
        <w:rPr>
          <w:rFonts w:ascii="Arial" w:hAnsi="Arial" w:cs="Arial"/>
          <w:i/>
        </w:rPr>
      </w:pPr>
    </w:p>
    <w:p w14:paraId="090301C0" w14:textId="77777777" w:rsidR="00E6247B" w:rsidRPr="00F94454" w:rsidRDefault="00E6247B" w:rsidP="00895A65">
      <w:pPr>
        <w:pStyle w:val="S0"/>
        <w:rPr>
          <w:rFonts w:ascii="Arial" w:hAnsi="Arial" w:cs="Arial"/>
        </w:rPr>
        <w:sectPr w:rsidR="00E6247B" w:rsidRPr="00F94454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126" w:name="_Toc512271224" w:displacedByCustomXml="next"/>
    <w:bookmarkStart w:id="127" w:name="_Hlk525224427" w:displacedByCustomXml="next"/>
    <w:bookmarkStart w:id="128" w:name="_Toc69302479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5366E210" w14:textId="77777777" w:rsidR="00B778C7" w:rsidRPr="00F94454" w:rsidRDefault="00B778C7" w:rsidP="00CA6B40">
          <w:pPr>
            <w:pStyle w:val="1"/>
            <w:numPr>
              <w:ilvl w:val="0"/>
              <w:numId w:val="0"/>
            </w:numPr>
            <w:ind w:left="432" w:hanging="432"/>
          </w:pPr>
          <w:r w:rsidRPr="00F94454">
            <w:t>Оглавление</w:t>
          </w:r>
          <w:bookmarkEnd w:id="128"/>
          <w:bookmarkEnd w:id="126"/>
        </w:p>
        <w:bookmarkEnd w:id="127"/>
        <w:p w14:paraId="473199BC" w14:textId="141C5E15" w:rsidR="005E15EF" w:rsidRDefault="00B778C7">
          <w:pPr>
            <w:pStyle w:val="14"/>
            <w:rPr>
              <w:ins w:id="129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fldChar w:fldCharType="begin"/>
          </w:r>
          <w:r w:rsidRPr="00F94454">
            <w:instrText xml:space="preserve"> TOC \o "1-3" \h \z \u </w:instrText>
          </w:r>
          <w:r w:rsidRPr="00F94454">
            <w:fldChar w:fldCharType="separate"/>
          </w:r>
          <w:ins w:id="130" w:author="Владимир Лаут" w:date="2021-04-14T14:21:00Z">
            <w:r w:rsidR="005E15EF" w:rsidRPr="00060319">
              <w:rPr>
                <w:rStyle w:val="a9"/>
              </w:rPr>
              <w:fldChar w:fldCharType="begin"/>
            </w:r>
            <w:r w:rsidR="005E15EF" w:rsidRPr="00060319">
              <w:rPr>
                <w:rStyle w:val="a9"/>
              </w:rPr>
              <w:instrText xml:space="preserve"> </w:instrText>
            </w:r>
            <w:r w:rsidR="005E15EF">
              <w:instrText>HYPERLINK \l "_Toc69302479"</w:instrText>
            </w:r>
            <w:r w:rsidR="005E15EF" w:rsidRPr="00060319">
              <w:rPr>
                <w:rStyle w:val="a9"/>
              </w:rPr>
              <w:instrText xml:space="preserve"> </w:instrText>
            </w:r>
            <w:r w:rsidR="005E15EF" w:rsidRPr="00060319">
              <w:rPr>
                <w:rStyle w:val="a9"/>
              </w:rPr>
              <w:fldChar w:fldCharType="separate"/>
            </w:r>
            <w:r w:rsidR="005E15EF" w:rsidRPr="00060319">
              <w:rPr>
                <w:rStyle w:val="a9"/>
              </w:rPr>
              <w:t>Оглавление</w:t>
            </w:r>
            <w:r w:rsidR="005E15EF">
              <w:rPr>
                <w:webHidden/>
              </w:rPr>
              <w:tab/>
            </w:r>
            <w:r w:rsidR="005E15EF">
              <w:rPr>
                <w:webHidden/>
              </w:rPr>
              <w:fldChar w:fldCharType="begin"/>
            </w:r>
            <w:r w:rsidR="005E15EF">
              <w:rPr>
                <w:webHidden/>
              </w:rPr>
              <w:instrText xml:space="preserve"> PAGEREF _Toc69302479 \h </w:instrText>
            </w:r>
          </w:ins>
          <w:r w:rsidR="005E15EF">
            <w:rPr>
              <w:webHidden/>
            </w:rPr>
          </w:r>
          <w:r w:rsidR="005E15EF">
            <w:rPr>
              <w:webHidden/>
            </w:rPr>
            <w:fldChar w:fldCharType="separate"/>
          </w:r>
          <w:ins w:id="131" w:author="Владимир Лаут" w:date="2021-04-14T14:21:00Z">
            <w:r w:rsidR="005E15EF">
              <w:rPr>
                <w:webHidden/>
              </w:rPr>
              <w:t>5</w:t>
            </w:r>
            <w:r w:rsidR="005E15EF">
              <w:rPr>
                <w:webHidden/>
              </w:rPr>
              <w:fldChar w:fldCharType="end"/>
            </w:r>
            <w:r w:rsidR="005E15EF" w:rsidRPr="00060319">
              <w:rPr>
                <w:rStyle w:val="a9"/>
              </w:rPr>
              <w:fldChar w:fldCharType="end"/>
            </w:r>
          </w:ins>
        </w:p>
        <w:p w14:paraId="54E3AA45" w14:textId="428F2C6F" w:rsidR="005E15EF" w:rsidRDefault="005E15EF">
          <w:pPr>
            <w:pStyle w:val="14"/>
            <w:rPr>
              <w:ins w:id="132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33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"_Toc69302480"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_Toc69302480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34" w:author="Владимир Лаут" w:date="2021-04-14T14:21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3D080543" w14:textId="0E2D4685" w:rsidR="005E15EF" w:rsidRDefault="005E15EF">
          <w:pPr>
            <w:pStyle w:val="14"/>
            <w:rPr>
              <w:ins w:id="135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36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"_Toc69302481"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_Toc69302481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37" w:author="Владимир Лаут" w:date="2021-04-14T14:21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77BEC044" w14:textId="2AC0113D" w:rsidR="005E15EF" w:rsidRDefault="005E15EF">
          <w:pPr>
            <w:pStyle w:val="14"/>
            <w:rPr>
              <w:ins w:id="138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39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"_Toc69302482"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_Toc69302482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0" w:author="Владимир Лаут" w:date="2021-04-14T14:21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6BE2E43D" w14:textId="14181C81" w:rsidR="005E15EF" w:rsidRDefault="005E15EF">
          <w:pPr>
            <w:pStyle w:val="14"/>
            <w:rPr>
              <w:ins w:id="141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2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"_Toc69302483"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_Toc69302483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3" w:author="Владимир Лаут" w:date="2021-04-14T14:21:00Z"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7A5AFBF5" w14:textId="1B90ADA7" w:rsidR="005E15EF" w:rsidRDefault="005E15EF">
          <w:pPr>
            <w:pStyle w:val="14"/>
            <w:rPr>
              <w:ins w:id="144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5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"_Toc69302484"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_Toc69302484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6" w:author="Владимир Лаут" w:date="2021-04-14T14:21:00Z"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0F80D354" w14:textId="67AEB997" w:rsidR="005E15EF" w:rsidRDefault="005E15EF">
          <w:pPr>
            <w:pStyle w:val="23"/>
            <w:rPr>
              <w:ins w:id="147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48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"_Toc69302485"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_Toc69302485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9" w:author="Владимир Лаут" w:date="2021-04-14T14:21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C37F197" w14:textId="65389755" w:rsidR="005E15EF" w:rsidRDefault="005E15EF">
          <w:pPr>
            <w:pStyle w:val="32"/>
            <w:rPr>
              <w:ins w:id="150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51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"_Toc69302486"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бизнес-процесса ПП-07.04.01-ERP Регистрация технического состояния оборудования (дефекты, простои, в т.ч. внеплановые остановы)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_Toc69302486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2" w:author="Владимир Лаут" w:date="2021-04-14T14:21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93C10E9" w14:textId="213C8BA4" w:rsidR="005E15EF" w:rsidRDefault="005E15EF">
          <w:pPr>
            <w:pStyle w:val="32"/>
            <w:rPr>
              <w:ins w:id="153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54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"_Toc69302487"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бизнес-процесса ПП-07.04.02-ERP Регистрация технических параметров эксплуатации оборудования (измерения, наработка)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_Toc69302487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5" w:author="Владимир Лаут" w:date="2021-04-14T14:21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4061996E" w14:textId="5D139F5F" w:rsidR="005E15EF" w:rsidRDefault="005E15EF">
          <w:pPr>
            <w:pStyle w:val="32"/>
            <w:rPr>
              <w:ins w:id="156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57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"_Toc69302488"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бизнес-процесса ПП-07.04.03-ERP Выполнение и регистрация результатов диагностики производственных активов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_Toc69302488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8" w:author="Владимир Лаут" w:date="2021-04-14T14:21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B47E22E" w14:textId="7227204C" w:rsidR="005E15EF" w:rsidRDefault="005E15EF">
          <w:pPr>
            <w:pStyle w:val="32"/>
            <w:rPr>
              <w:ins w:id="159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60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"_Toc69302489"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бизнес-процесса ПП-07.04.04-ERP Анализ технического состояния производственных активов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_Toc69302489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1" w:author="Владимир Лаут" w:date="2021-04-14T14:21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0FBCFB05" w14:textId="7D99CCFD" w:rsidR="005E15EF" w:rsidRDefault="005E15EF">
          <w:pPr>
            <w:pStyle w:val="23"/>
            <w:rPr>
              <w:ins w:id="162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63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"_Toc69302490"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4" w:author="Владимир Лаут" w:date="2021-04-14T14:21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FF6AF7A" w14:textId="76E4CBE3" w:rsidR="005E15EF" w:rsidRDefault="005E15EF">
          <w:pPr>
            <w:pStyle w:val="32"/>
            <w:rPr>
              <w:ins w:id="165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66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"_Toc69302491"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шагов бизнес-процесса ПП-07.04.01-ERP Регистрация технического состояния оборудования (дефекты, простои, в т.ч внеплановые остановы)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7" w:author="Владимир Лаут" w:date="2021-04-14T14:21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15B6D229" w14:textId="1A90BC17" w:rsidR="005E15EF" w:rsidRDefault="005E15EF">
          <w:pPr>
            <w:pStyle w:val="32"/>
            <w:rPr>
              <w:ins w:id="168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69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"_Toc69302492"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шагов бизнес-процесса ПП-07.04.02-ERP Регистрация технических параметров эксплуатации оборудования (измерения, наработка)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0" w:author="Владимир Лаут" w:date="2021-04-14T14:21:00Z"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1A92585" w14:textId="7FCB8764" w:rsidR="005E15EF" w:rsidRDefault="005E15EF">
          <w:pPr>
            <w:pStyle w:val="32"/>
            <w:rPr>
              <w:ins w:id="171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72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"_Toc69302493"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5.2.3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шагов бизнес-процесса ПП-07.04.03-ERP Выполнение и регистрация результатов диагностики производственных активов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3" w:author="Владимир Лаут" w:date="2021-04-14T14:21:00Z"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11122C0" w14:textId="166668FA" w:rsidR="005E15EF" w:rsidRDefault="005E15EF">
          <w:pPr>
            <w:pStyle w:val="32"/>
            <w:rPr>
              <w:ins w:id="174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75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"_Toc69302494"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5.2.4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шагов бизнес-процесса ПП-07.04.04-ERP Анализ технического состояния производственных активов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6" w:author="Владимир Лаут" w:date="2021-04-14T14:21:00Z"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396F0BDF" w14:textId="6EE5A36E" w:rsidR="005E15EF" w:rsidRDefault="005E15EF">
          <w:pPr>
            <w:pStyle w:val="23"/>
            <w:rPr>
              <w:ins w:id="177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78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"_Toc69302495"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="Arial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="Arial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9" w:author="Владимир Лаут" w:date="2021-04-14T14:21:00Z"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427480B" w14:textId="2AD1ABEE" w:rsidR="005E15EF" w:rsidRDefault="005E15EF">
          <w:pPr>
            <w:pStyle w:val="23"/>
            <w:rPr>
              <w:ins w:id="180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81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"_Toc69302496"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2" w:author="Владимир Лаут" w:date="2021-04-14T14:21:00Z"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203CCA1" w14:textId="0604246D" w:rsidR="005E15EF" w:rsidRDefault="005E15EF">
          <w:pPr>
            <w:pStyle w:val="32"/>
            <w:rPr>
              <w:ins w:id="183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84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5" w:author="Владимир Лаут" w:date="2021-04-14T14:21:00Z"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06CDEF12" w14:textId="118A67EA" w:rsidR="005E15EF" w:rsidRDefault="005E15EF">
          <w:pPr>
            <w:pStyle w:val="32"/>
            <w:rPr>
              <w:ins w:id="186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87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"_Toc69302498"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8" w:author="Владимир Лаут" w:date="2021-04-14T14:21:00Z"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55929F5" w14:textId="1D1355A5" w:rsidR="005E15EF" w:rsidRDefault="005E15EF">
          <w:pPr>
            <w:pStyle w:val="23"/>
            <w:rPr>
              <w:ins w:id="189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90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"_Toc69302499"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_Toc69302499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1" w:author="Владимир Лаут" w:date="2021-04-14T14:21:00Z"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8AB5A1E" w14:textId="311D9E9E" w:rsidR="005E15EF" w:rsidRDefault="005E15EF">
          <w:pPr>
            <w:pStyle w:val="23"/>
            <w:rPr>
              <w:ins w:id="192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193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"_Toc69302500"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4" w:author="Владимир Лаут" w:date="2021-04-14T14:21:00Z"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10AD20FF" w14:textId="5E639874" w:rsidR="005E15EF" w:rsidRDefault="005E15EF">
          <w:pPr>
            <w:pStyle w:val="32"/>
            <w:rPr>
              <w:ins w:id="195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96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"_Toc69302501"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5.6.1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Единицы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97" w:author="Владимир Лаут" w:date="2021-04-14T14:21:00Z"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CD77FEC" w14:textId="5E7EAF54" w:rsidR="005E15EF" w:rsidRDefault="005E15EF">
          <w:pPr>
            <w:pStyle w:val="32"/>
            <w:rPr>
              <w:ins w:id="198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199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"_Toc69302502"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5.6.2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Каталог кодов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0" w:author="Владимир Лаут" w:date="2021-04-14T14:21:00Z"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2535DCB" w14:textId="3D6DB1F5" w:rsidR="005E15EF" w:rsidRDefault="005E15EF">
          <w:pPr>
            <w:pStyle w:val="32"/>
            <w:rPr>
              <w:ins w:id="201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02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"_Toc69302503"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inorHAnsi"/>
                <w:noProof/>
              </w:rPr>
              <w:t>5.6.3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inorHAnsi"/>
                <w:noProof/>
              </w:rPr>
              <w:t>Приоритет сообщений и заказов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3" w:author="Владимир Лаут" w:date="2021-04-14T14:21:00Z"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3422583" w14:textId="4338EDD9" w:rsidR="005E15EF" w:rsidRDefault="005E15EF">
          <w:pPr>
            <w:pStyle w:val="32"/>
            <w:rPr>
              <w:ins w:id="204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05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"_Toc69302504"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inorHAnsi"/>
                <w:noProof/>
              </w:rPr>
              <w:t>5.6.4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inorHAnsi"/>
                <w:noProof/>
              </w:rPr>
              <w:t>Точка измерений</w:t>
            </w:r>
            <w:r w:rsidRPr="00060319">
              <w:rPr>
                <w:rStyle w:val="a9"/>
                <w:rFonts w:eastAsiaTheme="minorHAnsi"/>
                <w:noProof/>
                <w:lang w:val="en-US"/>
              </w:rPr>
              <w:t>/</w:t>
            </w:r>
            <w:r w:rsidRPr="00060319">
              <w:rPr>
                <w:rStyle w:val="a9"/>
                <w:rFonts w:eastAsiaTheme="minorHAnsi"/>
                <w:noProof/>
              </w:rPr>
              <w:t>счетчик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6" w:author="Владимир Лаут" w:date="2021-04-14T14:21:00Z"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BA5FA96" w14:textId="6C50B198" w:rsidR="005E15EF" w:rsidRDefault="005E15EF">
          <w:pPr>
            <w:pStyle w:val="23"/>
            <w:rPr>
              <w:ins w:id="207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08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"_Toc69302505"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9" w:author="Владимир Лаут" w:date="2021-04-14T14:21:00Z"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98B5131" w14:textId="34745410" w:rsidR="005E15EF" w:rsidRDefault="005E15EF">
          <w:pPr>
            <w:pStyle w:val="32"/>
            <w:rPr>
              <w:ins w:id="210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11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"_Toc69302506"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5.7.1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Сообщение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2" w:author="Владимир Лаут" w:date="2021-04-14T14:21:00Z"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0B692A6" w14:textId="4C926B2F" w:rsidR="005E15EF" w:rsidRDefault="005E15EF">
          <w:pPr>
            <w:pStyle w:val="32"/>
            <w:rPr>
              <w:ins w:id="213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14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5.7.2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Заказ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5" w:author="Владимир Лаут" w:date="2021-04-14T14:21:00Z"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724DFF1" w14:textId="5E7F733A" w:rsidR="005E15EF" w:rsidRDefault="005E15EF">
          <w:pPr>
            <w:pStyle w:val="32"/>
            <w:rPr>
              <w:ins w:id="216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17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"_Toc69302508"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cs="Arial"/>
                <w:noProof/>
              </w:rPr>
              <w:t>5.7.3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rFonts w:cs="Arial"/>
                <w:noProof/>
              </w:rPr>
              <w:t>Документ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18" w:author="Владимир Лаут" w:date="2021-04-14T14:21:00Z"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3CB00122" w14:textId="6FD5B494" w:rsidR="005E15EF" w:rsidRDefault="005E15EF">
          <w:pPr>
            <w:pStyle w:val="32"/>
            <w:rPr>
              <w:ins w:id="219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20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"_Toc69302509"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5.7.4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Точка измерения и счетчик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1" w:author="Владимир Лаут" w:date="2021-04-14T14:21:00Z"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4728545C" w14:textId="4F628873" w:rsidR="005E15EF" w:rsidRDefault="005E15EF">
          <w:pPr>
            <w:pStyle w:val="32"/>
            <w:rPr>
              <w:ins w:id="222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23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"_Toc69302510"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5.7.5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Каталог</w:t>
            </w:r>
            <w:r w:rsidRPr="00060319">
              <w:rPr>
                <w:rStyle w:val="a9"/>
                <w:noProof/>
                <w:lang w:val="en-US"/>
              </w:rPr>
              <w:t xml:space="preserve"> </w:t>
            </w:r>
            <w:r w:rsidRPr="00060319">
              <w:rPr>
                <w:rStyle w:val="a9"/>
                <w:noProof/>
              </w:rPr>
              <w:t>кодов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4" w:author="Владимир Лаут" w:date="2021-04-14T14:21:00Z"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139338C" w14:textId="36A5359C" w:rsidR="005E15EF" w:rsidRDefault="005E15EF">
          <w:pPr>
            <w:pStyle w:val="23"/>
            <w:rPr>
              <w:ins w:id="225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26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"_Toc69302511"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27" w:author="Владимир Лаут" w:date="2021-04-14T14:21:00Z"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3A7B71CE" w14:textId="145E57AF" w:rsidR="005E15EF" w:rsidRDefault="005E15EF">
          <w:pPr>
            <w:pStyle w:val="23"/>
            <w:rPr>
              <w:ins w:id="228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29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"_Toc69302512"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0" w:author="Владимир Лаут" w:date="2021-04-14T14:21:00Z"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CC9ADB3" w14:textId="3B7BAEA9" w:rsidR="005E15EF" w:rsidRDefault="005E15EF">
          <w:pPr>
            <w:pStyle w:val="23"/>
            <w:rPr>
              <w:ins w:id="231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32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"_Toc69302513"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3" w:author="Владимир Лаут" w:date="2021-04-14T14:21:00Z"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01978E7" w14:textId="315D4E93" w:rsidR="005E15EF" w:rsidRDefault="005E15EF">
          <w:pPr>
            <w:pStyle w:val="32"/>
            <w:rPr>
              <w:ins w:id="234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35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"_Toc69302514"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«PM01 – Интеграция с системой MES / ИТС в части регистрации сообщений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6" w:author="Владимир Лаут" w:date="2021-04-14T14:21:00Z"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7C401DB1" w14:textId="3ECE6311" w:rsidR="005E15EF" w:rsidRDefault="005E15EF">
          <w:pPr>
            <w:pStyle w:val="32"/>
            <w:rPr>
              <w:ins w:id="237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38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"_Toc69302515"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«PM57 – Интеграция с MES в части НСИ ТОРО и наработки»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9" w:author="Владимир Лаут" w:date="2021-04-14T14:21:00Z"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42BFFF18" w14:textId="4B8EA9DC" w:rsidR="005E15EF" w:rsidRDefault="005E15EF">
          <w:pPr>
            <w:pStyle w:val="32"/>
            <w:rPr>
              <w:ins w:id="240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41" w:author="Владимир Лаут" w:date="2021-04-14T14:21:00Z">
            <w:r w:rsidRPr="00060319">
              <w:rPr>
                <w:rStyle w:val="a9"/>
                <w:noProof/>
              </w:rPr>
              <w:lastRenderedPageBreak/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"_Toc69302516"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5.10.3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«PM07 – Расширение стандартного отчета (IK17) – Просмотр документов измерения для анализа отклонений»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2" w:author="Владимир Лаут" w:date="2021-04-14T14:21:00Z"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AAA15DB" w14:textId="154EA245" w:rsidR="005E15EF" w:rsidRDefault="005E15EF">
          <w:pPr>
            <w:pStyle w:val="32"/>
            <w:rPr>
              <w:ins w:id="243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44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"_Toc69302517"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5.10.4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«PM06 – Расширение стандартного отчета списка Сообщений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_Toc69302517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5" w:author="Владимир Лаут" w:date="2021-04-14T14:21:00Z"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4A15601A" w14:textId="7E030344" w:rsidR="005E15EF" w:rsidRDefault="005E15EF">
          <w:pPr>
            <w:pStyle w:val="32"/>
            <w:rPr>
              <w:ins w:id="246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47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"_Toc69302533"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5.10.5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«PM10 – Печатная форма наряд-задания на выполнение работ»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_Toc69302533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48" w:author="Владимир Лаут" w:date="2021-04-14T14:21:00Z"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3114B4B7" w14:textId="763C89E9" w:rsidR="005E15EF" w:rsidRDefault="005E15EF">
          <w:pPr>
            <w:pStyle w:val="32"/>
            <w:rPr>
              <w:ins w:id="249" w:author="Владимир Лаут" w:date="2021-04-14T14:21:00Z"/>
              <w:rFonts w:eastAsiaTheme="minorEastAsia" w:cstheme="minorBidi"/>
              <w:noProof/>
              <w:lang w:eastAsia="ru-RU"/>
            </w:rPr>
          </w:pPr>
          <w:ins w:id="250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"_Toc69302534"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noProof/>
              </w:rPr>
              <w:t>5.10.6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060319">
              <w:rPr>
                <w:rStyle w:val="a9"/>
                <w:noProof/>
              </w:rPr>
              <w:t>Описание разработки «PM59 – Проверки в сообщениях ТОРО»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_Toc69302534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51" w:author="Владимир Лаут" w:date="2021-04-14T14:21:00Z"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0265A035" w14:textId="6426E383" w:rsidR="005E15EF" w:rsidRDefault="005E15EF">
          <w:pPr>
            <w:pStyle w:val="14"/>
            <w:rPr>
              <w:ins w:id="252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53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"_Toc69302535"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_Toc69302535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54" w:author="Владимир Лаут" w:date="2021-04-14T14:21:00Z"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0FBFCEEC" w14:textId="1512DE46" w:rsidR="005E15EF" w:rsidRDefault="005E15EF">
          <w:pPr>
            <w:pStyle w:val="14"/>
            <w:rPr>
              <w:ins w:id="255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56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"_Toc69302536"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_Toc69302536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57" w:author="Владимир Лаут" w:date="2021-04-14T14:21:00Z"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4C71FA05" w14:textId="2A03CD6E" w:rsidR="005E15EF" w:rsidRDefault="005E15EF">
          <w:pPr>
            <w:pStyle w:val="23"/>
            <w:rPr>
              <w:ins w:id="258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59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"_Toc69302537"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0" w:author="Владимир Лаут" w:date="2021-04-14T14:21:00Z"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4B916AD5" w14:textId="1231D7E6" w:rsidR="005E15EF" w:rsidRDefault="005E15EF">
          <w:pPr>
            <w:pStyle w:val="23"/>
            <w:rPr>
              <w:ins w:id="261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62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"_Toc69302538"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_Toc69302538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3" w:author="Владимир Лаут" w:date="2021-04-14T14:21:00Z"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4BC3F21" w14:textId="1E1897DD" w:rsidR="005E15EF" w:rsidRDefault="005E15EF">
          <w:pPr>
            <w:pStyle w:val="14"/>
            <w:rPr>
              <w:ins w:id="264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65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"_Toc69302539"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_Toc69302539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66" w:author="Владимир Лаут" w:date="2021-04-14T14:21:00Z">
            <w:r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64CE8EFB" w14:textId="1946798D" w:rsidR="005E15EF" w:rsidRDefault="005E15EF">
          <w:pPr>
            <w:pStyle w:val="14"/>
            <w:rPr>
              <w:ins w:id="267" w:author="Владимир Лаут" w:date="2021-04-14T14:21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68" w:author="Владимир Лаут" w:date="2021-04-14T14:21:00Z">
            <w:r w:rsidRPr="00060319">
              <w:rPr>
                <w:rStyle w:val="a9"/>
              </w:rPr>
              <w:fldChar w:fldCharType="begin"/>
            </w:r>
            <w:r w:rsidRPr="00060319">
              <w:rPr>
                <w:rStyle w:val="a9"/>
              </w:rPr>
              <w:instrText xml:space="preserve"> </w:instrText>
            </w:r>
            <w:r>
              <w:instrText>HYPERLINK \l "_Toc69302540"</w:instrText>
            </w:r>
            <w:r w:rsidRPr="00060319">
              <w:rPr>
                <w:rStyle w:val="a9"/>
              </w:rPr>
              <w:instrText xml:space="preserve"> </w:instrText>
            </w:r>
            <w:r w:rsidRPr="00060319">
              <w:rPr>
                <w:rStyle w:val="a9"/>
              </w:rPr>
              <w:fldChar w:fldCharType="separate"/>
            </w:r>
            <w:r w:rsidRPr="00060319">
              <w:rPr>
                <w:rStyle w:val="a9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060319">
              <w:rPr>
                <w:rStyle w:val="a9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_Toc69302540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269" w:author="Владимир Лаут" w:date="2021-04-14T14:21:00Z"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  <w:r w:rsidRPr="00060319">
              <w:rPr>
                <w:rStyle w:val="a9"/>
              </w:rPr>
              <w:fldChar w:fldCharType="end"/>
            </w:r>
          </w:ins>
        </w:p>
        <w:p w14:paraId="635023A6" w14:textId="7573491A" w:rsidR="005E15EF" w:rsidRDefault="005E15EF">
          <w:pPr>
            <w:pStyle w:val="23"/>
            <w:rPr>
              <w:ins w:id="270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71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"_Toc69302541"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1.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2" w:author="Владимир Лаут" w:date="2021-04-14T14:21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147489CC" w14:textId="017FC268" w:rsidR="005E15EF" w:rsidRDefault="005E15EF">
          <w:pPr>
            <w:pStyle w:val="23"/>
            <w:rPr>
              <w:ins w:id="273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74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"_Toc69302542"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5" w:author="Владимир Лаут" w:date="2021-04-14T14:21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55D71F90" w14:textId="406BB998" w:rsidR="005E15EF" w:rsidRDefault="005E15EF">
          <w:pPr>
            <w:pStyle w:val="23"/>
            <w:rPr>
              <w:ins w:id="276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77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"_Toc69302543"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78" w:author="Владимир Лаут" w:date="2021-04-14T14:21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38E2C9F4" w14:textId="1882E90B" w:rsidR="005E15EF" w:rsidRDefault="005E15EF">
          <w:pPr>
            <w:pStyle w:val="23"/>
            <w:rPr>
              <w:ins w:id="279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80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"_Toc69302544"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1" w:author="Владимир Лаут" w:date="2021-04-14T14:21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F6A6C08" w14:textId="40C8A01C" w:rsidR="005E15EF" w:rsidRDefault="005E15EF">
          <w:pPr>
            <w:pStyle w:val="23"/>
            <w:rPr>
              <w:ins w:id="282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83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"_Toc69302545"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4" w:author="Владимир Лаут" w:date="2021-04-14T14:21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0BF594E" w14:textId="54F46DDD" w:rsidR="005E15EF" w:rsidRDefault="005E15EF">
          <w:pPr>
            <w:pStyle w:val="23"/>
            <w:rPr>
              <w:ins w:id="285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86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"_Toc69302546"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87" w:author="Владимир Лаут" w:date="2021-04-14T14:21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27D1DC7B" w14:textId="1FB8D385" w:rsidR="005E15EF" w:rsidRDefault="005E15EF">
          <w:pPr>
            <w:pStyle w:val="23"/>
            <w:rPr>
              <w:ins w:id="288" w:author="Владимир Лаут" w:date="2021-04-14T14:21:00Z"/>
              <w:rFonts w:eastAsiaTheme="minorEastAsia" w:cstheme="minorBidi"/>
              <w:b w:val="0"/>
              <w:noProof/>
              <w:lang w:eastAsia="ru-RU"/>
            </w:rPr>
          </w:pPr>
          <w:ins w:id="289" w:author="Владимир Лаут" w:date="2021-04-14T14:21:00Z">
            <w:r w:rsidRPr="00060319">
              <w:rPr>
                <w:rStyle w:val="a9"/>
                <w:noProof/>
              </w:rPr>
              <w:fldChar w:fldCharType="begin"/>
            </w:r>
            <w:r w:rsidRPr="00060319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"_Toc69302547"</w:instrText>
            </w:r>
            <w:r w:rsidRPr="00060319">
              <w:rPr>
                <w:rStyle w:val="a9"/>
                <w:noProof/>
              </w:rPr>
              <w:instrText xml:space="preserve"> </w:instrText>
            </w:r>
            <w:r w:rsidRPr="00060319">
              <w:rPr>
                <w:rStyle w:val="a9"/>
                <w:noProof/>
              </w:rPr>
              <w:fldChar w:fldCharType="separate"/>
            </w:r>
            <w:r w:rsidRPr="00060319">
              <w:rPr>
                <w:rStyle w:val="a9"/>
                <w:rFonts w:eastAsiaTheme="majorEastAsia" w:cstheme="majorBidi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060319">
              <w:rPr>
                <w:rStyle w:val="a9"/>
                <w:rFonts w:eastAsiaTheme="majorEastAsia" w:cstheme="majorBidi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_Toc69302547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0" w:author="Владимир Лаут" w:date="2021-04-14T14:21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060319">
              <w:rPr>
                <w:rStyle w:val="a9"/>
                <w:noProof/>
              </w:rPr>
              <w:fldChar w:fldCharType="end"/>
            </w:r>
          </w:ins>
        </w:p>
        <w:p w14:paraId="6B68B784" w14:textId="390417AD" w:rsidR="003D4F6A" w:rsidDel="006A013F" w:rsidRDefault="003D4F6A">
          <w:pPr>
            <w:pStyle w:val="14"/>
            <w:rPr>
              <w:ins w:id="291" w:author="Serjo" w:date="2020-04-13T02:58:00Z"/>
              <w:del w:id="292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93" w:author="Serjo" w:date="2020-04-13T02:58:00Z">
            <w:del w:id="294" w:author="Владимир Лаут" w:date="2021-03-26T13:56:00Z">
              <w:r w:rsidRPr="006A013F" w:rsidDel="006A013F">
                <w:rPr>
                  <w:rStyle w:val="a9"/>
                  <w:b w:val="0"/>
                </w:rPr>
                <w:delText>Оглавление</w:delText>
              </w:r>
              <w:r w:rsidDel="006A013F">
                <w:rPr>
                  <w:webHidden/>
                </w:rPr>
                <w:tab/>
              </w:r>
            </w:del>
          </w:ins>
          <w:ins w:id="295" w:author="Serjo" w:date="2020-04-13T02:59:00Z">
            <w:del w:id="296" w:author="Владимир Лаут" w:date="2021-03-26T13:56:00Z">
              <w:r w:rsidDel="006A013F">
                <w:rPr>
                  <w:webHidden/>
                </w:rPr>
                <w:delText>4</w:delText>
              </w:r>
            </w:del>
          </w:ins>
        </w:p>
        <w:p w14:paraId="2B5527F5" w14:textId="1509869A" w:rsidR="003D4F6A" w:rsidDel="006A013F" w:rsidRDefault="003D4F6A">
          <w:pPr>
            <w:pStyle w:val="14"/>
            <w:rPr>
              <w:ins w:id="297" w:author="Serjo" w:date="2020-04-13T02:58:00Z"/>
              <w:del w:id="298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299" w:author="Serjo" w:date="2020-04-13T02:58:00Z">
            <w:del w:id="300" w:author="Владимир Лаут" w:date="2021-03-26T13:56:00Z">
              <w:r w:rsidRPr="006A013F" w:rsidDel="006A013F">
                <w:rPr>
                  <w:rStyle w:val="a9"/>
                  <w:b w:val="0"/>
                </w:rPr>
                <w:delText>1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b w:val="0"/>
                </w:rPr>
                <w:delText>Глоссарий</w:delText>
              </w:r>
              <w:r w:rsidDel="006A013F">
                <w:rPr>
                  <w:webHidden/>
                </w:rPr>
                <w:tab/>
              </w:r>
            </w:del>
          </w:ins>
          <w:ins w:id="301" w:author="Serjo" w:date="2020-04-13T02:59:00Z">
            <w:del w:id="302" w:author="Владимир Лаут" w:date="2021-03-26T13:56:00Z">
              <w:r w:rsidDel="006A013F">
                <w:rPr>
                  <w:webHidden/>
                </w:rPr>
                <w:delText>6</w:delText>
              </w:r>
            </w:del>
          </w:ins>
        </w:p>
        <w:p w14:paraId="7CEAB625" w14:textId="06A37A51" w:rsidR="003D4F6A" w:rsidDel="006A013F" w:rsidRDefault="003D4F6A">
          <w:pPr>
            <w:pStyle w:val="14"/>
            <w:rPr>
              <w:ins w:id="303" w:author="Serjo" w:date="2020-04-13T02:58:00Z"/>
              <w:del w:id="304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05" w:author="Serjo" w:date="2020-04-13T02:58:00Z">
            <w:del w:id="306" w:author="Владимир Лаут" w:date="2021-03-26T13:56:00Z">
              <w:r w:rsidRPr="006A013F" w:rsidDel="006A013F">
                <w:rPr>
                  <w:rStyle w:val="a9"/>
                  <w:b w:val="0"/>
                </w:rPr>
                <w:delText>2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b w:val="0"/>
                </w:rPr>
                <w:delText>Назначение документа</w:delText>
              </w:r>
              <w:r w:rsidDel="006A013F">
                <w:rPr>
                  <w:webHidden/>
                </w:rPr>
                <w:tab/>
              </w:r>
            </w:del>
          </w:ins>
          <w:ins w:id="307" w:author="Serjo" w:date="2020-04-13T02:59:00Z">
            <w:del w:id="308" w:author="Владимир Лаут" w:date="2021-03-26T13:56:00Z">
              <w:r w:rsidDel="006A013F">
                <w:rPr>
                  <w:webHidden/>
                </w:rPr>
                <w:delText>6</w:delText>
              </w:r>
            </w:del>
          </w:ins>
        </w:p>
        <w:p w14:paraId="535AA8F8" w14:textId="240A071D" w:rsidR="003D4F6A" w:rsidDel="006A013F" w:rsidRDefault="003D4F6A">
          <w:pPr>
            <w:pStyle w:val="14"/>
            <w:rPr>
              <w:ins w:id="309" w:author="Serjo" w:date="2020-04-13T02:58:00Z"/>
              <w:del w:id="310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11" w:author="Serjo" w:date="2020-04-13T02:58:00Z">
            <w:del w:id="312" w:author="Владимир Лаут" w:date="2021-03-26T13:56:00Z">
              <w:r w:rsidRPr="006A013F" w:rsidDel="006A013F">
                <w:rPr>
                  <w:rStyle w:val="a9"/>
                  <w:b w:val="0"/>
                </w:rPr>
                <w:delText>3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b w:val="0"/>
                </w:rPr>
                <w:delText>Предпосылки успешной реализации</w:delText>
              </w:r>
              <w:r w:rsidDel="006A013F">
                <w:rPr>
                  <w:webHidden/>
                </w:rPr>
                <w:tab/>
              </w:r>
            </w:del>
          </w:ins>
          <w:ins w:id="313" w:author="Serjo" w:date="2020-04-13T02:59:00Z">
            <w:del w:id="314" w:author="Владимир Лаут" w:date="2021-03-26T13:56:00Z">
              <w:r w:rsidDel="006A013F">
                <w:rPr>
                  <w:webHidden/>
                </w:rPr>
                <w:delText>6</w:delText>
              </w:r>
            </w:del>
          </w:ins>
        </w:p>
        <w:p w14:paraId="581111ED" w14:textId="7E9DF3C7" w:rsidR="003D4F6A" w:rsidDel="006A013F" w:rsidRDefault="003D4F6A">
          <w:pPr>
            <w:pStyle w:val="14"/>
            <w:rPr>
              <w:ins w:id="315" w:author="Serjo" w:date="2020-04-13T02:58:00Z"/>
              <w:del w:id="316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17" w:author="Serjo" w:date="2020-04-13T02:58:00Z">
            <w:del w:id="318" w:author="Владимир Лаут" w:date="2021-03-26T13:56:00Z">
              <w:r w:rsidRPr="006A013F" w:rsidDel="006A013F">
                <w:rPr>
                  <w:rStyle w:val="a9"/>
                  <w:rFonts w:eastAsia="Calibri"/>
                  <w:b w:val="0"/>
                </w:rPr>
                <w:delText>4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="Calibri"/>
                  <w:b w:val="0"/>
                </w:rPr>
                <w:delText>Бизнес-требования</w:delText>
              </w:r>
              <w:r w:rsidDel="006A013F">
                <w:rPr>
                  <w:webHidden/>
                </w:rPr>
                <w:tab/>
              </w:r>
            </w:del>
          </w:ins>
          <w:ins w:id="319" w:author="Serjo" w:date="2020-04-13T02:59:00Z">
            <w:del w:id="320" w:author="Владимир Лаут" w:date="2021-03-26T13:56:00Z">
              <w:r w:rsidDel="006A013F">
                <w:rPr>
                  <w:webHidden/>
                </w:rPr>
                <w:delText>7</w:delText>
              </w:r>
            </w:del>
          </w:ins>
        </w:p>
        <w:p w14:paraId="21E99727" w14:textId="5F26B652" w:rsidR="003D4F6A" w:rsidDel="006A013F" w:rsidRDefault="003D4F6A">
          <w:pPr>
            <w:pStyle w:val="14"/>
            <w:rPr>
              <w:ins w:id="321" w:author="Serjo" w:date="2020-04-13T02:58:00Z"/>
              <w:del w:id="322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323" w:author="Serjo" w:date="2020-04-13T02:58:00Z">
            <w:del w:id="324" w:author="Владимир Лаут" w:date="2021-03-26T13:56:00Z">
              <w:r w:rsidRPr="006A013F" w:rsidDel="006A013F">
                <w:rPr>
                  <w:rStyle w:val="a9"/>
                  <w:rFonts w:eastAsia="Calibri"/>
                  <w:b w:val="0"/>
                </w:rPr>
                <w:delText>5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="Calibri"/>
                  <w:b w:val="0"/>
                </w:rPr>
                <w:delText>Реализация бизнес-процессов</w:delText>
              </w:r>
              <w:r w:rsidDel="006A013F">
                <w:rPr>
                  <w:webHidden/>
                </w:rPr>
                <w:tab/>
              </w:r>
            </w:del>
          </w:ins>
          <w:ins w:id="325" w:author="Serjo" w:date="2020-04-13T02:59:00Z">
            <w:del w:id="326" w:author="Владимир Лаут" w:date="2021-03-26T13:56:00Z">
              <w:r w:rsidDel="006A013F">
                <w:rPr>
                  <w:webHidden/>
                </w:rPr>
                <w:delText>7</w:delText>
              </w:r>
            </w:del>
          </w:ins>
        </w:p>
        <w:p w14:paraId="195875C8" w14:textId="40E801D0" w:rsidR="003D4F6A" w:rsidDel="006A013F" w:rsidRDefault="003D4F6A">
          <w:pPr>
            <w:pStyle w:val="23"/>
            <w:rPr>
              <w:ins w:id="327" w:author="Serjo" w:date="2020-04-13T02:58:00Z"/>
              <w:del w:id="32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329" w:author="Serjo" w:date="2020-04-13T02:58:00Z">
            <w:del w:id="330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5.1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Описание бизнес-процессов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31" w:author="Serjo" w:date="2020-04-13T02:59:00Z">
            <w:del w:id="332" w:author="Владимир Лаут" w:date="2021-03-26T13:56:00Z">
              <w:r w:rsidDel="006A013F">
                <w:rPr>
                  <w:noProof/>
                  <w:webHidden/>
                </w:rPr>
                <w:delText>7</w:delText>
              </w:r>
            </w:del>
          </w:ins>
        </w:p>
        <w:p w14:paraId="71AB3F7D" w14:textId="20BED60A" w:rsidR="003D4F6A" w:rsidDel="006A013F" w:rsidRDefault="003D4F6A">
          <w:pPr>
            <w:pStyle w:val="32"/>
            <w:rPr>
              <w:ins w:id="333" w:author="Serjo" w:date="2020-04-13T02:58:00Z"/>
              <w:del w:id="33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35" w:author="Serjo" w:date="2020-04-13T02:58:00Z">
            <w:del w:id="33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бизнес-процесса ПП-07.04.01-ERP Регистрация технического состояния оборудования (дефекты, простои, в т.ч. внеплановые остановы)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37" w:author="Serjo" w:date="2020-04-13T02:59:00Z">
            <w:del w:id="338" w:author="Владимир Лаут" w:date="2021-03-26T13:56:00Z">
              <w:r w:rsidDel="006A013F">
                <w:rPr>
                  <w:noProof/>
                  <w:webHidden/>
                </w:rPr>
                <w:delText>7</w:delText>
              </w:r>
            </w:del>
          </w:ins>
        </w:p>
        <w:p w14:paraId="51AF8356" w14:textId="568F5E5B" w:rsidR="003D4F6A" w:rsidDel="006A013F" w:rsidRDefault="003D4F6A">
          <w:pPr>
            <w:pStyle w:val="32"/>
            <w:rPr>
              <w:ins w:id="339" w:author="Serjo" w:date="2020-04-13T02:58:00Z"/>
              <w:del w:id="34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41" w:author="Serjo" w:date="2020-04-13T02:58:00Z">
            <w:del w:id="34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бизнес-процесса ПП-07.04.02-ERP Регистрация технических параметров эксплуатации оборудования (измерения, наработка)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43" w:author="Serjo" w:date="2020-04-13T02:59:00Z">
            <w:del w:id="344" w:author="Владимир Лаут" w:date="2021-03-26T13:56:00Z">
              <w:r w:rsidDel="006A013F">
                <w:rPr>
                  <w:noProof/>
                  <w:webHidden/>
                </w:rPr>
                <w:delText>9</w:delText>
              </w:r>
            </w:del>
          </w:ins>
        </w:p>
        <w:p w14:paraId="554E6DDB" w14:textId="6EB0F564" w:rsidR="003D4F6A" w:rsidDel="006A013F" w:rsidRDefault="003D4F6A">
          <w:pPr>
            <w:pStyle w:val="32"/>
            <w:rPr>
              <w:ins w:id="345" w:author="Serjo" w:date="2020-04-13T02:58:00Z"/>
              <w:del w:id="34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47" w:author="Serjo" w:date="2020-04-13T02:58:00Z">
            <w:del w:id="348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5.1.3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бизнес-процесса ПП-07.04.03-ERP Выполнение и регистрация результатов диагностики производственных активов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49" w:author="Serjo" w:date="2020-04-13T02:59:00Z">
            <w:del w:id="350" w:author="Владимир Лаут" w:date="2021-03-26T13:56:00Z">
              <w:r w:rsidDel="006A013F">
                <w:rPr>
                  <w:noProof/>
                  <w:webHidden/>
                </w:rPr>
                <w:delText>11</w:delText>
              </w:r>
            </w:del>
          </w:ins>
        </w:p>
        <w:p w14:paraId="3CD94ED0" w14:textId="499B5E8F" w:rsidR="003D4F6A" w:rsidDel="006A013F" w:rsidRDefault="003D4F6A">
          <w:pPr>
            <w:pStyle w:val="32"/>
            <w:rPr>
              <w:ins w:id="351" w:author="Serjo" w:date="2020-04-13T02:58:00Z"/>
              <w:del w:id="352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53" w:author="Serjo" w:date="2020-04-13T02:58:00Z">
            <w:del w:id="354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5.1.4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бизнес-процесса ПП-07.04.04-ERP Анализ технического состояния производственных активов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55" w:author="Serjo" w:date="2020-04-13T02:59:00Z">
            <w:del w:id="356" w:author="Владимир Лаут" w:date="2021-03-26T13:56:00Z">
              <w:r w:rsidDel="006A013F">
                <w:rPr>
                  <w:noProof/>
                  <w:webHidden/>
                </w:rPr>
                <w:delText>12</w:delText>
              </w:r>
            </w:del>
          </w:ins>
        </w:p>
        <w:p w14:paraId="77B15CBF" w14:textId="07747CBA" w:rsidR="003D4F6A" w:rsidDel="006A013F" w:rsidRDefault="003D4F6A">
          <w:pPr>
            <w:pStyle w:val="23"/>
            <w:rPr>
              <w:ins w:id="357" w:author="Serjo" w:date="2020-04-13T02:58:00Z"/>
              <w:del w:id="35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359" w:author="Serjo" w:date="2020-04-13T02:58:00Z">
            <w:del w:id="360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5.2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Описание шагов бизнес-процессов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61" w:author="Serjo" w:date="2020-04-13T02:59:00Z">
            <w:del w:id="362" w:author="Владимир Лаут" w:date="2021-03-26T13:56:00Z">
              <w:r w:rsidDel="006A013F">
                <w:rPr>
                  <w:noProof/>
                  <w:webHidden/>
                </w:rPr>
                <w:delText>14</w:delText>
              </w:r>
            </w:del>
          </w:ins>
        </w:p>
        <w:p w14:paraId="6A400DC2" w14:textId="7B63AA09" w:rsidR="003D4F6A" w:rsidDel="006A013F" w:rsidRDefault="003D4F6A">
          <w:pPr>
            <w:pStyle w:val="32"/>
            <w:rPr>
              <w:ins w:id="363" w:author="Serjo" w:date="2020-04-13T02:58:00Z"/>
              <w:del w:id="36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65" w:author="Serjo" w:date="2020-04-13T02:58:00Z">
            <w:del w:id="36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5.2.1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шагов бизнес-процесса ПП-07.04.01-ERP Регистрация технического состояния оборудования (дефекты, простои, в т.ч внеплановые остановы)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67" w:author="Serjo" w:date="2020-04-13T02:59:00Z">
            <w:del w:id="368" w:author="Владимир Лаут" w:date="2021-03-26T13:56:00Z">
              <w:r w:rsidDel="006A013F">
                <w:rPr>
                  <w:noProof/>
                  <w:webHidden/>
                </w:rPr>
                <w:delText>14</w:delText>
              </w:r>
            </w:del>
          </w:ins>
        </w:p>
        <w:p w14:paraId="365CCDC7" w14:textId="71954BE8" w:rsidR="003D4F6A" w:rsidDel="006A013F" w:rsidRDefault="003D4F6A">
          <w:pPr>
            <w:pStyle w:val="32"/>
            <w:rPr>
              <w:ins w:id="369" w:author="Serjo" w:date="2020-04-13T02:58:00Z"/>
              <w:del w:id="37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71" w:author="Serjo" w:date="2020-04-13T02:58:00Z">
            <w:del w:id="37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5.2.2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шагов бизнес-процесса ПП-07.04.02-ERP Регистрация технических параметров эксплуатации оборудования (измерения, наработка)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73" w:author="Serjo" w:date="2020-04-13T02:59:00Z">
            <w:del w:id="374" w:author="Владимир Лаут" w:date="2021-03-26T13:56:00Z">
              <w:r w:rsidDel="006A013F">
                <w:rPr>
                  <w:noProof/>
                  <w:webHidden/>
                </w:rPr>
                <w:delText>20</w:delText>
              </w:r>
            </w:del>
          </w:ins>
        </w:p>
        <w:p w14:paraId="214F2044" w14:textId="4D013B8F" w:rsidR="003D4F6A" w:rsidDel="006A013F" w:rsidRDefault="003D4F6A">
          <w:pPr>
            <w:pStyle w:val="32"/>
            <w:rPr>
              <w:ins w:id="375" w:author="Serjo" w:date="2020-04-13T02:58:00Z"/>
              <w:del w:id="37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77" w:author="Serjo" w:date="2020-04-13T02:58:00Z">
            <w:del w:id="378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5.2.3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шагов бизнес-процесса ПП-07.04.03-ERP Выполнение и регистрация результатов диагностики производственных активов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79" w:author="Serjo" w:date="2020-04-13T02:59:00Z">
            <w:del w:id="380" w:author="Владимир Лаут" w:date="2021-03-26T13:56:00Z">
              <w:r w:rsidDel="006A013F">
                <w:rPr>
                  <w:noProof/>
                  <w:webHidden/>
                </w:rPr>
                <w:delText>23</w:delText>
              </w:r>
            </w:del>
          </w:ins>
        </w:p>
        <w:p w14:paraId="7395836D" w14:textId="276583F8" w:rsidR="003D4F6A" w:rsidDel="006A013F" w:rsidRDefault="003D4F6A">
          <w:pPr>
            <w:pStyle w:val="32"/>
            <w:rPr>
              <w:ins w:id="381" w:author="Serjo" w:date="2020-04-13T02:58:00Z"/>
              <w:del w:id="382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383" w:author="Serjo" w:date="2020-04-13T02:58:00Z">
            <w:del w:id="384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5.2.4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шагов бизнес-процесса ПП-07.04.04-ERP Анализ технического состояния производственных активов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85" w:author="Serjo" w:date="2020-04-13T02:59:00Z">
            <w:del w:id="386" w:author="Владимир Лаут" w:date="2021-03-26T13:56:00Z">
              <w:r w:rsidDel="006A013F">
                <w:rPr>
                  <w:noProof/>
                  <w:webHidden/>
                </w:rPr>
                <w:delText>28</w:delText>
              </w:r>
            </w:del>
          </w:ins>
        </w:p>
        <w:p w14:paraId="49DFEBAD" w14:textId="056E9CF7" w:rsidR="003D4F6A" w:rsidDel="006A013F" w:rsidRDefault="003D4F6A">
          <w:pPr>
            <w:pStyle w:val="23"/>
            <w:rPr>
              <w:ins w:id="387" w:author="Serjo" w:date="2020-04-13T02:58:00Z"/>
              <w:del w:id="38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389" w:author="Serjo" w:date="2020-04-13T02:58:00Z">
            <w:del w:id="390" w:author="Владимир Лаут" w:date="2021-03-26T13:56:00Z">
              <w:r w:rsidRPr="006A013F" w:rsidDel="006A013F">
                <w:rPr>
                  <w:rStyle w:val="a9"/>
                  <w:rFonts w:eastAsiaTheme="majorEastAsia" w:cs="Arial"/>
                  <w:b w:val="0"/>
                  <w:noProof/>
                </w:rPr>
                <w:delText>5.3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="Arial"/>
                  <w:b w:val="0"/>
                  <w:noProof/>
                </w:rPr>
                <w:delText>Роли и полномочия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91" w:author="Serjo" w:date="2020-04-13T02:59:00Z">
            <w:del w:id="392" w:author="Владимир Лаут" w:date="2021-03-26T13:56:00Z">
              <w:r w:rsidDel="006A013F">
                <w:rPr>
                  <w:noProof/>
                  <w:webHidden/>
                </w:rPr>
                <w:delText>30</w:delText>
              </w:r>
            </w:del>
          </w:ins>
        </w:p>
        <w:p w14:paraId="2E612816" w14:textId="0D4C629D" w:rsidR="003D4F6A" w:rsidDel="006A013F" w:rsidRDefault="003D4F6A">
          <w:pPr>
            <w:pStyle w:val="23"/>
            <w:rPr>
              <w:ins w:id="393" w:author="Serjo" w:date="2020-04-13T02:58:00Z"/>
              <w:del w:id="39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395" w:author="Serjo" w:date="2020-04-13T02:58:00Z">
            <w:del w:id="396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5.4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Риски и контрольные процедуры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397" w:author="Serjo" w:date="2020-04-13T02:59:00Z">
            <w:del w:id="398" w:author="Владимир Лаут" w:date="2021-03-26T13:56:00Z">
              <w:r w:rsidDel="006A013F">
                <w:rPr>
                  <w:noProof/>
                  <w:webHidden/>
                </w:rPr>
                <w:delText>32</w:delText>
              </w:r>
            </w:del>
          </w:ins>
        </w:p>
        <w:p w14:paraId="604B9E78" w14:textId="5F184C99" w:rsidR="003D4F6A" w:rsidDel="006A013F" w:rsidRDefault="003D4F6A">
          <w:pPr>
            <w:pStyle w:val="32"/>
            <w:rPr>
              <w:ins w:id="399" w:author="Serjo" w:date="2020-04-13T02:58:00Z"/>
              <w:del w:id="40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01" w:author="Serjo" w:date="2020-04-13T02:58:00Z">
            <w:del w:id="40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5.4.1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Риски и контроли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03" w:author="Serjo" w:date="2020-04-13T02:59:00Z">
            <w:del w:id="404" w:author="Владимир Лаут" w:date="2021-03-26T13:56:00Z">
              <w:r w:rsidDel="006A013F">
                <w:rPr>
                  <w:noProof/>
                  <w:webHidden/>
                </w:rPr>
                <w:delText>32</w:delText>
              </w:r>
            </w:del>
          </w:ins>
        </w:p>
        <w:p w14:paraId="500B5090" w14:textId="159FC4FD" w:rsidR="003D4F6A" w:rsidDel="006A013F" w:rsidRDefault="003D4F6A">
          <w:pPr>
            <w:pStyle w:val="32"/>
            <w:rPr>
              <w:ins w:id="405" w:author="Serjo" w:date="2020-04-13T02:58:00Z"/>
              <w:del w:id="40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07" w:author="Serjo" w:date="2020-04-13T02:58:00Z">
            <w:del w:id="408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5.4.2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Разделение полномочий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09" w:author="Serjo" w:date="2020-04-13T02:59:00Z">
            <w:del w:id="410" w:author="Владимир Лаут" w:date="2021-03-26T13:56:00Z">
              <w:r w:rsidDel="006A013F">
                <w:rPr>
                  <w:noProof/>
                  <w:webHidden/>
                </w:rPr>
                <w:delText>33</w:delText>
              </w:r>
            </w:del>
          </w:ins>
        </w:p>
        <w:p w14:paraId="5D1E7E86" w14:textId="1CEC8674" w:rsidR="003D4F6A" w:rsidDel="006A013F" w:rsidRDefault="003D4F6A">
          <w:pPr>
            <w:pStyle w:val="23"/>
            <w:rPr>
              <w:ins w:id="411" w:author="Serjo" w:date="2020-04-13T02:58:00Z"/>
              <w:del w:id="41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413" w:author="Serjo" w:date="2020-04-13T02:58:00Z">
            <w:del w:id="414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5.5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Интеграционные точки со смежными процессами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15" w:author="Serjo" w:date="2020-04-13T02:59:00Z">
            <w:del w:id="416" w:author="Владимир Лаут" w:date="2021-03-26T13:56:00Z">
              <w:r w:rsidDel="006A013F">
                <w:rPr>
                  <w:noProof/>
                  <w:webHidden/>
                </w:rPr>
                <w:delText>35</w:delText>
              </w:r>
            </w:del>
          </w:ins>
        </w:p>
        <w:p w14:paraId="75E8CF31" w14:textId="2875D8A3" w:rsidR="003D4F6A" w:rsidDel="006A013F" w:rsidRDefault="003D4F6A">
          <w:pPr>
            <w:pStyle w:val="23"/>
            <w:rPr>
              <w:ins w:id="417" w:author="Serjo" w:date="2020-04-13T02:58:00Z"/>
              <w:del w:id="41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419" w:author="Serjo" w:date="2020-04-13T02:58:00Z">
            <w:del w:id="420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5.6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Основные данные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21" w:author="Serjo" w:date="2020-04-13T02:59:00Z">
            <w:del w:id="422" w:author="Владимир Лаут" w:date="2021-03-26T13:56:00Z">
              <w:r w:rsidDel="006A013F">
                <w:rPr>
                  <w:noProof/>
                  <w:webHidden/>
                </w:rPr>
                <w:delText>43</w:delText>
              </w:r>
            </w:del>
          </w:ins>
        </w:p>
        <w:p w14:paraId="7F6175F2" w14:textId="706F7336" w:rsidR="003D4F6A" w:rsidDel="006A013F" w:rsidRDefault="003D4F6A">
          <w:pPr>
            <w:pStyle w:val="32"/>
            <w:rPr>
              <w:ins w:id="423" w:author="Serjo" w:date="2020-04-13T02:58:00Z"/>
              <w:del w:id="42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25" w:author="Serjo" w:date="2020-04-13T02:58:00Z">
            <w:del w:id="42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5.6.1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Единицы оборудования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27" w:author="Serjo" w:date="2020-04-13T02:59:00Z">
            <w:del w:id="428" w:author="Владимир Лаут" w:date="2021-03-26T13:56:00Z">
              <w:r w:rsidDel="006A013F">
                <w:rPr>
                  <w:noProof/>
                  <w:webHidden/>
                </w:rPr>
                <w:delText>43</w:delText>
              </w:r>
            </w:del>
          </w:ins>
        </w:p>
        <w:p w14:paraId="58F6BB86" w14:textId="6CA57F8F" w:rsidR="003D4F6A" w:rsidDel="006A013F" w:rsidRDefault="003D4F6A">
          <w:pPr>
            <w:pStyle w:val="32"/>
            <w:rPr>
              <w:ins w:id="429" w:author="Serjo" w:date="2020-04-13T02:58:00Z"/>
              <w:del w:id="43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31" w:author="Serjo" w:date="2020-04-13T02:58:00Z">
            <w:del w:id="43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5.6.2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Каталог кодов ТОРО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33" w:author="Serjo" w:date="2020-04-13T02:59:00Z">
            <w:del w:id="434" w:author="Владимир Лаут" w:date="2021-03-26T13:56:00Z">
              <w:r w:rsidDel="006A013F">
                <w:rPr>
                  <w:noProof/>
                  <w:webHidden/>
                </w:rPr>
                <w:delText>43</w:delText>
              </w:r>
            </w:del>
          </w:ins>
        </w:p>
        <w:p w14:paraId="0C84F234" w14:textId="2D24F415" w:rsidR="003D4F6A" w:rsidDel="006A013F" w:rsidRDefault="003D4F6A">
          <w:pPr>
            <w:pStyle w:val="32"/>
            <w:rPr>
              <w:ins w:id="435" w:author="Serjo" w:date="2020-04-13T02:58:00Z"/>
              <w:del w:id="43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37" w:author="Serjo" w:date="2020-04-13T02:58:00Z">
            <w:del w:id="438" w:author="Владимир Лаут" w:date="2021-03-26T13:56:00Z">
              <w:r w:rsidRPr="006A013F" w:rsidDel="006A013F">
                <w:rPr>
                  <w:rStyle w:val="a9"/>
                  <w:rFonts w:eastAsiaTheme="minorHAnsi"/>
                  <w:noProof/>
                </w:rPr>
                <w:delText>5.6.3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inorHAnsi"/>
                  <w:noProof/>
                </w:rPr>
                <w:delText>Приоритет сообщений и заказов ТОРО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39" w:author="Serjo" w:date="2020-04-13T02:59:00Z">
            <w:del w:id="440" w:author="Владимир Лаут" w:date="2021-03-26T13:56:00Z">
              <w:r w:rsidDel="006A013F">
                <w:rPr>
                  <w:noProof/>
                  <w:webHidden/>
                </w:rPr>
                <w:delText>44</w:delText>
              </w:r>
            </w:del>
          </w:ins>
        </w:p>
        <w:p w14:paraId="634C654B" w14:textId="3A25EF21" w:rsidR="003D4F6A" w:rsidDel="006A013F" w:rsidRDefault="003D4F6A">
          <w:pPr>
            <w:pStyle w:val="32"/>
            <w:rPr>
              <w:ins w:id="441" w:author="Serjo" w:date="2020-04-13T02:58:00Z"/>
              <w:del w:id="442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43" w:author="Serjo" w:date="2020-04-13T02:58:00Z">
            <w:del w:id="444" w:author="Владимир Лаут" w:date="2021-03-26T13:56:00Z">
              <w:r w:rsidRPr="006A013F" w:rsidDel="006A013F">
                <w:rPr>
                  <w:rStyle w:val="a9"/>
                  <w:rFonts w:eastAsiaTheme="minorHAnsi"/>
                  <w:noProof/>
                </w:rPr>
                <w:delText>5.6.4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inorHAnsi"/>
                  <w:noProof/>
                </w:rPr>
                <w:delText>Точка измерений</w:delText>
              </w:r>
              <w:r w:rsidRPr="006A013F" w:rsidDel="006A013F">
                <w:rPr>
                  <w:rStyle w:val="a9"/>
                  <w:rFonts w:eastAsiaTheme="minorHAnsi"/>
                  <w:noProof/>
                  <w:lang w:val="en-US"/>
                </w:rPr>
                <w:delText>/</w:delText>
              </w:r>
              <w:r w:rsidRPr="006A013F" w:rsidDel="006A013F">
                <w:rPr>
                  <w:rStyle w:val="a9"/>
                  <w:rFonts w:eastAsiaTheme="minorHAnsi"/>
                  <w:noProof/>
                </w:rPr>
                <w:delText>счетчик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45" w:author="Serjo" w:date="2020-04-13T02:59:00Z">
            <w:del w:id="446" w:author="Владимир Лаут" w:date="2021-03-26T13:56:00Z">
              <w:r w:rsidDel="006A013F">
                <w:rPr>
                  <w:noProof/>
                  <w:webHidden/>
                </w:rPr>
                <w:delText>44</w:delText>
              </w:r>
            </w:del>
          </w:ins>
        </w:p>
        <w:p w14:paraId="04D6D520" w14:textId="21B62292" w:rsidR="003D4F6A" w:rsidDel="006A013F" w:rsidRDefault="003D4F6A">
          <w:pPr>
            <w:pStyle w:val="23"/>
            <w:rPr>
              <w:ins w:id="447" w:author="Serjo" w:date="2020-04-13T02:58:00Z"/>
              <w:del w:id="44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449" w:author="Serjo" w:date="2020-04-13T02:58:00Z">
            <w:del w:id="450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5.7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Транзакционные данные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51" w:author="Serjo" w:date="2020-04-13T02:59:00Z">
            <w:del w:id="452" w:author="Владимир Лаут" w:date="2021-03-26T13:56:00Z">
              <w:r w:rsidDel="006A013F">
                <w:rPr>
                  <w:noProof/>
                  <w:webHidden/>
                </w:rPr>
                <w:delText>45</w:delText>
              </w:r>
            </w:del>
          </w:ins>
        </w:p>
        <w:p w14:paraId="40BAEF29" w14:textId="58C46863" w:rsidR="003D4F6A" w:rsidDel="006A013F" w:rsidRDefault="003D4F6A">
          <w:pPr>
            <w:pStyle w:val="32"/>
            <w:rPr>
              <w:ins w:id="453" w:author="Serjo" w:date="2020-04-13T02:58:00Z"/>
              <w:del w:id="45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55" w:author="Serjo" w:date="2020-04-13T02:58:00Z">
            <w:del w:id="45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5.7.1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Сообщение ТОРО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57" w:author="Serjo" w:date="2020-04-13T02:59:00Z">
            <w:del w:id="458" w:author="Владимир Лаут" w:date="2021-03-26T13:56:00Z">
              <w:r w:rsidDel="006A013F">
                <w:rPr>
                  <w:noProof/>
                  <w:webHidden/>
                </w:rPr>
                <w:delText>45</w:delText>
              </w:r>
            </w:del>
          </w:ins>
        </w:p>
        <w:p w14:paraId="5E75DD1F" w14:textId="4F5378A5" w:rsidR="003D4F6A" w:rsidDel="006A013F" w:rsidRDefault="003D4F6A">
          <w:pPr>
            <w:pStyle w:val="32"/>
            <w:rPr>
              <w:ins w:id="459" w:author="Serjo" w:date="2020-04-13T02:58:00Z"/>
              <w:del w:id="46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61" w:author="Serjo" w:date="2020-04-13T02:58:00Z">
            <w:del w:id="46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5.7.2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Заказ ТОРО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63" w:author="Serjo" w:date="2020-04-13T02:59:00Z">
            <w:del w:id="464" w:author="Владимир Лаут" w:date="2021-03-26T13:56:00Z">
              <w:r w:rsidDel="006A013F">
                <w:rPr>
                  <w:noProof/>
                  <w:webHidden/>
                </w:rPr>
                <w:delText>48</w:delText>
              </w:r>
            </w:del>
          </w:ins>
        </w:p>
        <w:p w14:paraId="6AB0D74F" w14:textId="68ACD80E" w:rsidR="003D4F6A" w:rsidDel="006A013F" w:rsidRDefault="003D4F6A">
          <w:pPr>
            <w:pStyle w:val="32"/>
            <w:rPr>
              <w:ins w:id="465" w:author="Serjo" w:date="2020-04-13T02:58:00Z"/>
              <w:del w:id="46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67" w:author="Serjo" w:date="2020-04-13T02:58:00Z">
            <w:del w:id="468" w:author="Владимир Лаут" w:date="2021-03-26T13:56:00Z">
              <w:r w:rsidRPr="006A013F" w:rsidDel="006A013F">
                <w:rPr>
                  <w:rStyle w:val="a9"/>
                  <w:rFonts w:cs="Arial"/>
                  <w:noProof/>
                </w:rPr>
                <w:delText>5.7.3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cs="Arial"/>
                  <w:noProof/>
                </w:rPr>
                <w:delText>Документ измерений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69" w:author="Serjo" w:date="2020-04-13T02:59:00Z">
            <w:del w:id="470" w:author="Владимир Лаут" w:date="2021-03-26T13:56:00Z">
              <w:r w:rsidDel="006A013F">
                <w:rPr>
                  <w:noProof/>
                  <w:webHidden/>
                </w:rPr>
                <w:delText>52</w:delText>
              </w:r>
            </w:del>
          </w:ins>
        </w:p>
        <w:p w14:paraId="1D40E4DE" w14:textId="4FA2C10A" w:rsidR="003D4F6A" w:rsidDel="006A013F" w:rsidRDefault="003D4F6A">
          <w:pPr>
            <w:pStyle w:val="32"/>
            <w:rPr>
              <w:ins w:id="471" w:author="Serjo" w:date="2020-04-13T02:58:00Z"/>
              <w:del w:id="472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73" w:author="Serjo" w:date="2020-04-13T02:58:00Z">
            <w:del w:id="474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5.7.4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Точка измерения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75" w:author="Serjo" w:date="2020-04-13T02:59:00Z">
            <w:del w:id="476" w:author="Владимир Лаут" w:date="2021-03-26T13:56:00Z">
              <w:r w:rsidDel="006A013F">
                <w:rPr>
                  <w:noProof/>
                  <w:webHidden/>
                </w:rPr>
                <w:delText>52</w:delText>
              </w:r>
            </w:del>
          </w:ins>
        </w:p>
        <w:p w14:paraId="5D98D317" w14:textId="686E43B6" w:rsidR="003D4F6A" w:rsidDel="006A013F" w:rsidRDefault="003D4F6A">
          <w:pPr>
            <w:pStyle w:val="32"/>
            <w:rPr>
              <w:ins w:id="477" w:author="Serjo" w:date="2020-04-13T02:58:00Z"/>
              <w:del w:id="478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79" w:author="Serjo" w:date="2020-04-13T02:58:00Z">
            <w:del w:id="480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5.7.5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Счетчик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81" w:author="Serjo" w:date="2020-04-13T02:59:00Z">
            <w:del w:id="482" w:author="Владимир Лаут" w:date="2021-03-26T13:56:00Z">
              <w:r w:rsidDel="006A013F">
                <w:rPr>
                  <w:noProof/>
                  <w:webHidden/>
                </w:rPr>
                <w:delText>53</w:delText>
              </w:r>
            </w:del>
          </w:ins>
        </w:p>
        <w:p w14:paraId="4AE70D45" w14:textId="0DA7D8E7" w:rsidR="003D4F6A" w:rsidDel="006A013F" w:rsidRDefault="003D4F6A">
          <w:pPr>
            <w:pStyle w:val="32"/>
            <w:rPr>
              <w:ins w:id="483" w:author="Serjo" w:date="2020-04-13T02:58:00Z"/>
              <w:del w:id="48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485" w:author="Serjo" w:date="2020-04-13T02:58:00Z">
            <w:del w:id="48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5.7.6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Каталог</w:delText>
              </w:r>
              <w:r w:rsidRPr="006A013F" w:rsidDel="006A013F">
                <w:rPr>
                  <w:rStyle w:val="a9"/>
                  <w:noProof/>
                  <w:lang w:val="en-US"/>
                </w:rPr>
                <w:delText xml:space="preserve"> </w:delText>
              </w:r>
              <w:r w:rsidRPr="006A013F" w:rsidDel="006A013F">
                <w:rPr>
                  <w:rStyle w:val="a9"/>
                  <w:noProof/>
                </w:rPr>
                <w:delText>кодов ТОРО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87" w:author="Serjo" w:date="2020-04-13T02:59:00Z">
            <w:del w:id="488" w:author="Владимир Лаут" w:date="2021-03-26T13:56:00Z">
              <w:r w:rsidDel="006A013F">
                <w:rPr>
                  <w:noProof/>
                  <w:webHidden/>
                </w:rPr>
                <w:delText>54</w:delText>
              </w:r>
            </w:del>
          </w:ins>
        </w:p>
        <w:p w14:paraId="1CF4E9D5" w14:textId="25895086" w:rsidR="003D4F6A" w:rsidDel="006A013F" w:rsidRDefault="003D4F6A">
          <w:pPr>
            <w:pStyle w:val="23"/>
            <w:rPr>
              <w:ins w:id="489" w:author="Serjo" w:date="2020-04-13T02:58:00Z"/>
              <w:del w:id="49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491" w:author="Serjo" w:date="2020-04-13T02:58:00Z">
            <w:del w:id="492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5.8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Отчетность и выходные формы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93" w:author="Serjo" w:date="2020-04-13T02:59:00Z">
            <w:del w:id="494" w:author="Владимир Лаут" w:date="2021-03-26T13:56:00Z">
              <w:r w:rsidDel="006A013F">
                <w:rPr>
                  <w:noProof/>
                  <w:webHidden/>
                </w:rPr>
                <w:delText>55</w:delText>
              </w:r>
            </w:del>
          </w:ins>
        </w:p>
        <w:p w14:paraId="7ABB5B14" w14:textId="006592EE" w:rsidR="003D4F6A" w:rsidDel="006A013F" w:rsidRDefault="003D4F6A">
          <w:pPr>
            <w:pStyle w:val="23"/>
            <w:rPr>
              <w:ins w:id="495" w:author="Serjo" w:date="2020-04-13T02:58:00Z"/>
              <w:del w:id="49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497" w:author="Serjo" w:date="2020-04-13T02:58:00Z">
            <w:del w:id="498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5.9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Перечень доработок, Разработок и интеграция (интерфейсы)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499" w:author="Serjo" w:date="2020-04-13T02:59:00Z">
            <w:del w:id="500" w:author="Владимир Лаут" w:date="2021-03-26T13:56:00Z">
              <w:r w:rsidDel="006A013F">
                <w:rPr>
                  <w:noProof/>
                  <w:webHidden/>
                </w:rPr>
                <w:delText>55</w:delText>
              </w:r>
            </w:del>
          </w:ins>
        </w:p>
        <w:p w14:paraId="00A21225" w14:textId="56220EDC" w:rsidR="003D4F6A" w:rsidDel="006A013F" w:rsidRDefault="003D4F6A">
          <w:pPr>
            <w:pStyle w:val="23"/>
            <w:rPr>
              <w:ins w:id="501" w:author="Serjo" w:date="2020-04-13T02:58:00Z"/>
              <w:del w:id="50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03" w:author="Serjo" w:date="2020-04-13T02:58:00Z">
            <w:del w:id="504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5.10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Особенности технической реализации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05" w:author="Serjo" w:date="2020-04-13T02:59:00Z">
            <w:del w:id="506" w:author="Владимир Лаут" w:date="2021-03-26T13:56:00Z">
              <w:r w:rsidDel="006A013F">
                <w:rPr>
                  <w:noProof/>
                  <w:webHidden/>
                </w:rPr>
                <w:delText>56</w:delText>
              </w:r>
            </w:del>
          </w:ins>
        </w:p>
        <w:p w14:paraId="649EBCED" w14:textId="09F4B652" w:rsidR="003D4F6A" w:rsidDel="006A013F" w:rsidRDefault="003D4F6A">
          <w:pPr>
            <w:pStyle w:val="32"/>
            <w:rPr>
              <w:ins w:id="507" w:author="Serjo" w:date="2020-04-13T02:58:00Z"/>
              <w:del w:id="508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09" w:author="Serjo" w:date="2020-04-13T02:58:00Z">
            <w:del w:id="510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5.10.1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«PM01 –Интеграция с системой MES в части регистрации сообщений ТОРО»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11" w:author="Serjo" w:date="2020-04-13T02:59:00Z">
            <w:del w:id="512" w:author="Владимир Лаут" w:date="2021-03-26T13:56:00Z">
              <w:r w:rsidDel="006A013F">
                <w:rPr>
                  <w:noProof/>
                  <w:webHidden/>
                </w:rPr>
                <w:delText>56</w:delText>
              </w:r>
            </w:del>
          </w:ins>
        </w:p>
        <w:p w14:paraId="38C2C5BD" w14:textId="7EA1A9E8" w:rsidR="003D4F6A" w:rsidDel="006A013F" w:rsidRDefault="003D4F6A">
          <w:pPr>
            <w:pStyle w:val="32"/>
            <w:rPr>
              <w:ins w:id="513" w:author="Serjo" w:date="2020-04-13T02:58:00Z"/>
              <w:del w:id="514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15" w:author="Serjo" w:date="2020-04-13T02:58:00Z">
            <w:del w:id="516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5.10.2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«PM57 – Интеграция с MES в части НСИ ТОРО и наработке»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17" w:author="Serjo" w:date="2020-04-13T02:59:00Z">
            <w:del w:id="518" w:author="Владимир Лаут" w:date="2021-03-26T13:56:00Z">
              <w:r w:rsidDel="006A013F">
                <w:rPr>
                  <w:noProof/>
                  <w:webHidden/>
                </w:rPr>
                <w:delText>56</w:delText>
              </w:r>
            </w:del>
          </w:ins>
        </w:p>
        <w:p w14:paraId="2328A958" w14:textId="7DEFCFC8" w:rsidR="003D4F6A" w:rsidDel="006A013F" w:rsidRDefault="003D4F6A">
          <w:pPr>
            <w:pStyle w:val="32"/>
            <w:rPr>
              <w:ins w:id="519" w:author="Serjo" w:date="2020-04-13T02:58:00Z"/>
              <w:del w:id="520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21" w:author="Serjo" w:date="2020-04-13T02:58:00Z">
            <w:del w:id="522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5.10.3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«PM07 – Контроль регистрации измерений»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23" w:author="Serjo" w:date="2020-04-13T02:59:00Z">
            <w:del w:id="524" w:author="Владимир Лаут" w:date="2021-03-26T13:56:00Z">
              <w:r w:rsidDel="006A013F">
                <w:rPr>
                  <w:noProof/>
                  <w:webHidden/>
                </w:rPr>
                <w:delText>57</w:delText>
              </w:r>
            </w:del>
          </w:ins>
        </w:p>
        <w:p w14:paraId="69F56BF5" w14:textId="31329E3B" w:rsidR="003D4F6A" w:rsidDel="006A013F" w:rsidRDefault="003D4F6A">
          <w:pPr>
            <w:pStyle w:val="32"/>
            <w:rPr>
              <w:ins w:id="525" w:author="Serjo" w:date="2020-04-13T02:58:00Z"/>
              <w:del w:id="526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27" w:author="Serjo" w:date="2020-04-13T02:58:00Z">
            <w:del w:id="528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5.10.4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«PM06 – Расширение стандартного отчета списка Сообщений ТОРО»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29" w:author="Serjo" w:date="2020-04-13T02:59:00Z">
            <w:del w:id="530" w:author="Владимир Лаут" w:date="2021-03-26T13:56:00Z">
              <w:r w:rsidDel="006A013F">
                <w:rPr>
                  <w:noProof/>
                  <w:webHidden/>
                </w:rPr>
                <w:delText>58</w:delText>
              </w:r>
            </w:del>
          </w:ins>
        </w:p>
        <w:p w14:paraId="073B91CA" w14:textId="4F8D5A50" w:rsidR="003D4F6A" w:rsidDel="006A013F" w:rsidRDefault="003D4F6A">
          <w:pPr>
            <w:pStyle w:val="32"/>
            <w:rPr>
              <w:ins w:id="531" w:author="Serjo" w:date="2020-04-13T02:58:00Z"/>
              <w:del w:id="532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33" w:author="Serjo" w:date="2020-04-13T02:58:00Z">
            <w:del w:id="534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5.10.5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«PM10 – Печатная форма наряд-задания на выполнение работ»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35" w:author="Serjo" w:date="2020-04-13T02:59:00Z">
            <w:del w:id="536" w:author="Владимир Лаут" w:date="2021-03-26T13:56:00Z">
              <w:r w:rsidDel="006A013F">
                <w:rPr>
                  <w:noProof/>
                  <w:webHidden/>
                </w:rPr>
                <w:delText>58</w:delText>
              </w:r>
            </w:del>
          </w:ins>
        </w:p>
        <w:p w14:paraId="1354A88F" w14:textId="5B488B9E" w:rsidR="003D4F6A" w:rsidDel="006A013F" w:rsidRDefault="003D4F6A">
          <w:pPr>
            <w:pStyle w:val="32"/>
            <w:rPr>
              <w:ins w:id="537" w:author="Serjo" w:date="2020-04-13T02:58:00Z"/>
              <w:del w:id="538" w:author="Владимир Лаут" w:date="2021-03-26T13:56:00Z"/>
              <w:rFonts w:eastAsiaTheme="minorEastAsia" w:cstheme="minorBidi"/>
              <w:noProof/>
              <w:lang w:eastAsia="ru-RU"/>
            </w:rPr>
          </w:pPr>
          <w:ins w:id="539" w:author="Serjo" w:date="2020-04-13T02:58:00Z">
            <w:del w:id="540" w:author="Владимир Лаут" w:date="2021-03-26T13:56:00Z">
              <w:r w:rsidRPr="006A013F" w:rsidDel="006A013F">
                <w:rPr>
                  <w:rStyle w:val="a9"/>
                  <w:noProof/>
                </w:rPr>
                <w:delText>5.10.6</w:delText>
              </w:r>
              <w:r w:rsidDel="006A013F">
                <w:rPr>
                  <w:rFonts w:eastAsiaTheme="minorEastAsia" w:cstheme="minorBidi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noProof/>
                </w:rPr>
                <w:delText>Описание разработки «PM59 – Проверки в сообщениях ТОРО»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41" w:author="Serjo" w:date="2020-04-13T02:59:00Z">
            <w:del w:id="542" w:author="Владимир Лаут" w:date="2021-03-26T13:56:00Z">
              <w:r w:rsidDel="006A013F">
                <w:rPr>
                  <w:noProof/>
                  <w:webHidden/>
                </w:rPr>
                <w:delText>59</w:delText>
              </w:r>
            </w:del>
          </w:ins>
        </w:p>
        <w:p w14:paraId="31D335F0" w14:textId="44DF7736" w:rsidR="003D4F6A" w:rsidDel="006A013F" w:rsidRDefault="003D4F6A">
          <w:pPr>
            <w:pStyle w:val="14"/>
            <w:rPr>
              <w:ins w:id="543" w:author="Serjo" w:date="2020-04-13T02:58:00Z"/>
              <w:del w:id="544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45" w:author="Serjo" w:date="2020-04-13T02:58:00Z">
            <w:del w:id="546" w:author="Владимир Лаут" w:date="2021-03-26T13:56:00Z">
              <w:r w:rsidRPr="006A013F" w:rsidDel="006A013F">
                <w:rPr>
                  <w:rStyle w:val="a9"/>
                  <w:b w:val="0"/>
                </w:rPr>
                <w:delText>6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b w:val="0"/>
                </w:rPr>
                <w:delText>Информационная Безопасность</w:delText>
              </w:r>
              <w:r w:rsidDel="006A013F">
                <w:rPr>
                  <w:webHidden/>
                </w:rPr>
                <w:tab/>
              </w:r>
            </w:del>
          </w:ins>
          <w:ins w:id="547" w:author="Serjo" w:date="2020-04-13T02:59:00Z">
            <w:del w:id="548" w:author="Владимир Лаут" w:date="2021-03-26T13:56:00Z">
              <w:r w:rsidDel="006A013F">
                <w:rPr>
                  <w:webHidden/>
                </w:rPr>
                <w:delText>60</w:delText>
              </w:r>
            </w:del>
          </w:ins>
        </w:p>
        <w:p w14:paraId="0EC916AD" w14:textId="43F33686" w:rsidR="003D4F6A" w:rsidDel="006A013F" w:rsidRDefault="003D4F6A">
          <w:pPr>
            <w:pStyle w:val="14"/>
            <w:rPr>
              <w:ins w:id="549" w:author="Serjo" w:date="2020-04-13T02:58:00Z"/>
              <w:del w:id="550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51" w:author="Serjo" w:date="2020-04-13T02:58:00Z">
            <w:del w:id="552" w:author="Владимир Лаут" w:date="2021-03-26T13:56:00Z">
              <w:r w:rsidRPr="006A013F" w:rsidDel="006A013F">
                <w:rPr>
                  <w:rStyle w:val="a9"/>
                  <w:rFonts w:eastAsia="Calibri"/>
                  <w:b w:val="0"/>
                </w:rPr>
                <w:delText>7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="Calibri"/>
                  <w:b w:val="0"/>
                </w:rPr>
                <w:delText>Организационные изменения</w:delText>
              </w:r>
              <w:r w:rsidDel="006A013F">
                <w:rPr>
                  <w:webHidden/>
                </w:rPr>
                <w:tab/>
              </w:r>
            </w:del>
          </w:ins>
          <w:ins w:id="553" w:author="Serjo" w:date="2020-04-13T02:59:00Z">
            <w:del w:id="554" w:author="Владимир Лаут" w:date="2021-03-26T13:56:00Z">
              <w:r w:rsidDel="006A013F">
                <w:rPr>
                  <w:webHidden/>
                </w:rPr>
                <w:delText>61</w:delText>
              </w:r>
            </w:del>
          </w:ins>
        </w:p>
        <w:p w14:paraId="5377A032" w14:textId="4740D310" w:rsidR="003D4F6A" w:rsidDel="006A013F" w:rsidRDefault="003D4F6A">
          <w:pPr>
            <w:pStyle w:val="23"/>
            <w:rPr>
              <w:ins w:id="555" w:author="Serjo" w:date="2020-04-13T02:58:00Z"/>
              <w:del w:id="55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57" w:author="Serjo" w:date="2020-04-13T02:58:00Z">
            <w:del w:id="558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7.1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Ключевые процессные изменения и области улучшений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59" w:author="Serjo" w:date="2020-04-13T02:59:00Z">
            <w:del w:id="560" w:author="Владимир Лаут" w:date="2021-03-26T13:56:00Z">
              <w:r w:rsidDel="006A013F">
                <w:rPr>
                  <w:noProof/>
                  <w:webHidden/>
                </w:rPr>
                <w:delText>61</w:delText>
              </w:r>
            </w:del>
          </w:ins>
        </w:p>
        <w:p w14:paraId="2F498498" w14:textId="08CF7CDB" w:rsidR="003D4F6A" w:rsidDel="006A013F" w:rsidRDefault="003D4F6A">
          <w:pPr>
            <w:pStyle w:val="23"/>
            <w:rPr>
              <w:ins w:id="561" w:author="Serjo" w:date="2020-04-13T02:58:00Z"/>
              <w:del w:id="56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63" w:author="Serjo" w:date="2020-04-13T02:58:00Z">
            <w:del w:id="564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7.2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Организационные аспекты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65" w:author="Serjo" w:date="2020-04-13T02:59:00Z">
            <w:del w:id="566" w:author="Владимир Лаут" w:date="2021-03-26T13:56:00Z">
              <w:r w:rsidDel="006A013F">
                <w:rPr>
                  <w:noProof/>
                  <w:webHidden/>
                </w:rPr>
                <w:delText>66</w:delText>
              </w:r>
            </w:del>
          </w:ins>
        </w:p>
        <w:p w14:paraId="32707A4F" w14:textId="3E22AACE" w:rsidR="003D4F6A" w:rsidDel="006A013F" w:rsidRDefault="003D4F6A">
          <w:pPr>
            <w:pStyle w:val="14"/>
            <w:rPr>
              <w:ins w:id="567" w:author="Serjo" w:date="2020-04-13T02:58:00Z"/>
              <w:del w:id="568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69" w:author="Serjo" w:date="2020-04-13T02:58:00Z">
            <w:del w:id="570" w:author="Владимир Лаут" w:date="2021-03-26T13:56:00Z">
              <w:r w:rsidRPr="006A013F" w:rsidDel="006A013F">
                <w:rPr>
                  <w:rStyle w:val="a9"/>
                  <w:rFonts w:eastAsia="Calibri"/>
                  <w:b w:val="0"/>
                </w:rPr>
                <w:delText>8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="Calibri"/>
                  <w:b w:val="0"/>
                </w:rPr>
                <w:delText>Открытые вопросы</w:delText>
              </w:r>
              <w:r w:rsidDel="006A013F">
                <w:rPr>
                  <w:webHidden/>
                </w:rPr>
                <w:tab/>
              </w:r>
            </w:del>
          </w:ins>
          <w:ins w:id="571" w:author="Serjo" w:date="2020-04-13T02:59:00Z">
            <w:del w:id="572" w:author="Владимир Лаут" w:date="2021-03-26T13:56:00Z">
              <w:r w:rsidDel="006A013F">
                <w:rPr>
                  <w:webHidden/>
                </w:rPr>
                <w:delText>68</w:delText>
              </w:r>
            </w:del>
          </w:ins>
        </w:p>
        <w:p w14:paraId="2011004B" w14:textId="6E301E04" w:rsidR="003D4F6A" w:rsidDel="006A013F" w:rsidRDefault="003D4F6A">
          <w:pPr>
            <w:pStyle w:val="14"/>
            <w:rPr>
              <w:ins w:id="573" w:author="Serjo" w:date="2020-04-13T02:58:00Z"/>
              <w:del w:id="574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75" w:author="Serjo" w:date="2020-04-13T02:58:00Z">
            <w:del w:id="576" w:author="Владимир Лаут" w:date="2021-03-26T13:56:00Z">
              <w:r w:rsidRPr="006A013F" w:rsidDel="006A013F">
                <w:rPr>
                  <w:rStyle w:val="a9"/>
                  <w:rFonts w:eastAsia="Calibri"/>
                  <w:b w:val="0"/>
                </w:rPr>
                <w:delText>9</w:delText>
              </w:r>
              <w:r w:rsidDel="006A013F">
                <w:rPr>
                  <w:rFonts w:asciiTheme="minorHAnsi" w:eastAsiaTheme="minorEastAsia" w:hAnsiTheme="minorHAnsi" w:cstheme="minorBidi"/>
                  <w:b w:val="0"/>
                  <w:sz w:val="22"/>
                  <w:szCs w:val="22"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="Calibri"/>
                  <w:b w:val="0"/>
                </w:rPr>
                <w:delText>Приложения</w:delText>
              </w:r>
              <w:r w:rsidDel="006A013F">
                <w:rPr>
                  <w:webHidden/>
                </w:rPr>
                <w:tab/>
              </w:r>
            </w:del>
          </w:ins>
          <w:ins w:id="577" w:author="Serjo" w:date="2020-04-13T02:59:00Z">
            <w:del w:id="578" w:author="Владимир Лаут" w:date="2021-03-26T13:56:00Z">
              <w:r w:rsidDel="006A013F">
                <w:rPr>
                  <w:webHidden/>
                </w:rPr>
                <w:delText>69</w:delText>
              </w:r>
            </w:del>
          </w:ins>
        </w:p>
        <w:p w14:paraId="4744FDAF" w14:textId="31D03949" w:rsidR="003D4F6A" w:rsidDel="006A013F" w:rsidRDefault="003D4F6A">
          <w:pPr>
            <w:pStyle w:val="23"/>
            <w:rPr>
              <w:ins w:id="579" w:author="Serjo" w:date="2020-04-13T02:58:00Z"/>
              <w:del w:id="58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81" w:author="Serjo" w:date="2020-04-13T02:58:00Z">
            <w:del w:id="582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9.1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1.  Модели бизнес-процессов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83" w:author="Serjo" w:date="2020-04-13T02:59:00Z">
            <w:del w:id="584" w:author="Владимир Лаут" w:date="2021-03-26T13:56:00Z">
              <w:r w:rsidDel="006A013F">
                <w:rPr>
                  <w:noProof/>
                  <w:webHidden/>
                </w:rPr>
                <w:delText>69</w:delText>
              </w:r>
            </w:del>
          </w:ins>
        </w:p>
        <w:p w14:paraId="3CC50482" w14:textId="37A734E8" w:rsidR="003D4F6A" w:rsidDel="006A013F" w:rsidRDefault="003D4F6A">
          <w:pPr>
            <w:pStyle w:val="23"/>
            <w:rPr>
              <w:ins w:id="585" w:author="Serjo" w:date="2020-04-13T02:58:00Z"/>
              <w:del w:id="58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87" w:author="Serjo" w:date="2020-04-13T02:58:00Z">
            <w:del w:id="588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9.2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2. Реестр бизнес-требований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89" w:author="Serjo" w:date="2020-04-13T02:59:00Z">
            <w:del w:id="590" w:author="Владимир Лаут" w:date="2021-03-26T13:56:00Z">
              <w:r w:rsidDel="006A013F">
                <w:rPr>
                  <w:noProof/>
                  <w:webHidden/>
                </w:rPr>
                <w:delText>69</w:delText>
              </w:r>
            </w:del>
          </w:ins>
        </w:p>
        <w:p w14:paraId="6D4AB236" w14:textId="653F3635" w:rsidR="003D4F6A" w:rsidDel="006A013F" w:rsidRDefault="003D4F6A">
          <w:pPr>
            <w:pStyle w:val="23"/>
            <w:rPr>
              <w:ins w:id="591" w:author="Serjo" w:date="2020-04-13T02:58:00Z"/>
              <w:del w:id="59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93" w:author="Serjo" w:date="2020-04-13T02:58:00Z">
            <w:del w:id="594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9.3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3. Описание шагов бизнес-процессов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595" w:author="Serjo" w:date="2020-04-13T02:59:00Z">
            <w:del w:id="596" w:author="Владимир Лаут" w:date="2021-03-26T13:56:00Z">
              <w:r w:rsidDel="006A013F">
                <w:rPr>
                  <w:noProof/>
                  <w:webHidden/>
                </w:rPr>
                <w:delText>69</w:delText>
              </w:r>
            </w:del>
          </w:ins>
        </w:p>
        <w:p w14:paraId="65A3AA4A" w14:textId="3AB784EB" w:rsidR="003D4F6A" w:rsidDel="006A013F" w:rsidRDefault="003D4F6A">
          <w:pPr>
            <w:pStyle w:val="23"/>
            <w:rPr>
              <w:ins w:id="597" w:author="Serjo" w:date="2020-04-13T02:58:00Z"/>
              <w:del w:id="59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599" w:author="Serjo" w:date="2020-04-13T02:58:00Z">
            <w:del w:id="600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9.4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4. Прочее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601" w:author="Serjo" w:date="2020-04-13T02:59:00Z">
            <w:del w:id="602" w:author="Владимир Лаут" w:date="2021-03-26T13:56:00Z">
              <w:r w:rsidDel="006A013F">
                <w:rPr>
                  <w:noProof/>
                  <w:webHidden/>
                </w:rPr>
                <w:delText>70</w:delText>
              </w:r>
            </w:del>
          </w:ins>
        </w:p>
        <w:p w14:paraId="52C8CFA5" w14:textId="07344774" w:rsidR="003D4F6A" w:rsidDel="006A013F" w:rsidRDefault="003D4F6A">
          <w:pPr>
            <w:pStyle w:val="23"/>
            <w:rPr>
              <w:ins w:id="603" w:author="Serjo" w:date="2020-04-13T02:58:00Z"/>
              <w:del w:id="60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605" w:author="Serjo" w:date="2020-04-13T02:58:00Z">
            <w:del w:id="606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9.5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РП1-6: Роли и полномочия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607" w:author="Serjo" w:date="2020-04-13T02:59:00Z">
            <w:del w:id="608" w:author="Владимир Лаут" w:date="2021-03-26T13:56:00Z">
              <w:r w:rsidDel="006A013F">
                <w:rPr>
                  <w:noProof/>
                  <w:webHidden/>
                </w:rPr>
                <w:delText>70</w:delText>
              </w:r>
            </w:del>
          </w:ins>
        </w:p>
        <w:p w14:paraId="7CD2C2F5" w14:textId="65C83842" w:rsidR="003D4F6A" w:rsidDel="006A013F" w:rsidRDefault="003D4F6A">
          <w:pPr>
            <w:pStyle w:val="23"/>
            <w:rPr>
              <w:ins w:id="609" w:author="Serjo" w:date="2020-04-13T02:58:00Z"/>
              <w:del w:id="61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611" w:author="Serjo" w:date="2020-04-13T02:58:00Z">
            <w:del w:id="612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9.6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РиК1. Матрица рисков и контрольных процедур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613" w:author="Serjo" w:date="2020-04-13T02:59:00Z">
            <w:del w:id="614" w:author="Владимир Лаут" w:date="2021-03-26T13:56:00Z">
              <w:r w:rsidDel="006A013F">
                <w:rPr>
                  <w:noProof/>
                  <w:webHidden/>
                </w:rPr>
                <w:delText>70</w:delText>
              </w:r>
            </w:del>
          </w:ins>
        </w:p>
        <w:p w14:paraId="3C8E1EED" w14:textId="17D1690E" w:rsidR="003D4F6A" w:rsidDel="006A013F" w:rsidRDefault="003D4F6A">
          <w:pPr>
            <w:pStyle w:val="23"/>
            <w:rPr>
              <w:ins w:id="615" w:author="Serjo" w:date="2020-04-13T02:58:00Z"/>
              <w:del w:id="61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ins w:id="617" w:author="Serjo" w:date="2020-04-13T02:58:00Z">
            <w:del w:id="618" w:author="Владимир Лаут" w:date="2021-03-26T13:56:00Z"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9.7</w:delText>
              </w:r>
              <w:r w:rsidDel="006A013F">
                <w:rPr>
                  <w:rFonts w:eastAsiaTheme="minorEastAsia" w:cstheme="minorBidi"/>
                  <w:b w:val="0"/>
                  <w:noProof/>
                  <w:lang w:eastAsia="ru-RU"/>
                </w:rPr>
                <w:tab/>
              </w:r>
              <w:r w:rsidRPr="006A013F" w:rsidDel="006A013F">
                <w:rPr>
                  <w:rStyle w:val="a9"/>
                  <w:rFonts w:eastAsiaTheme="majorEastAsia" w:cstheme="majorBidi"/>
                  <w:b w:val="0"/>
                  <w:noProof/>
                </w:rPr>
                <w:delText>Приложение № КП1. Матрица конфликтов полномочий</w:delText>
              </w:r>
              <w:r w:rsidDel="006A013F">
                <w:rPr>
                  <w:noProof/>
                  <w:webHidden/>
                </w:rPr>
                <w:tab/>
              </w:r>
            </w:del>
          </w:ins>
          <w:ins w:id="619" w:author="Serjo" w:date="2020-04-13T02:59:00Z">
            <w:del w:id="620" w:author="Владимир Лаут" w:date="2021-03-26T13:56:00Z">
              <w:r w:rsidDel="006A013F">
                <w:rPr>
                  <w:noProof/>
                  <w:webHidden/>
                </w:rPr>
                <w:delText>70</w:delText>
              </w:r>
            </w:del>
          </w:ins>
        </w:p>
        <w:p w14:paraId="7479EE15" w14:textId="5868BE84" w:rsidR="0014394D" w:rsidDel="006A013F" w:rsidRDefault="0014394D">
          <w:pPr>
            <w:pStyle w:val="14"/>
            <w:rPr>
              <w:del w:id="621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22" w:author="Владимир Лаут" w:date="2021-03-26T13:56:00Z">
            <w:r w:rsidRPr="003D4F6A" w:rsidDel="006A013F">
              <w:rPr>
                <w:rPrChange w:id="623" w:author="Serjo" w:date="2020-04-13T02:58:00Z">
                  <w:rPr>
                    <w:rStyle w:val="a9"/>
                  </w:rPr>
                </w:rPrChange>
              </w:rPr>
              <w:delText>Оглавление</w:delText>
            </w:r>
            <w:r w:rsidDel="006A013F">
              <w:rPr>
                <w:webHidden/>
              </w:rPr>
              <w:tab/>
              <w:delText>5</w:delText>
            </w:r>
          </w:del>
        </w:p>
        <w:p w14:paraId="04AFA3B4" w14:textId="19A53144" w:rsidR="0014394D" w:rsidDel="006A013F" w:rsidRDefault="0014394D">
          <w:pPr>
            <w:pStyle w:val="14"/>
            <w:rPr>
              <w:del w:id="624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25" w:author="Владимир Лаут" w:date="2021-03-26T13:56:00Z">
            <w:r w:rsidRPr="003D4F6A" w:rsidDel="006A013F">
              <w:rPr>
                <w:rPrChange w:id="626" w:author="Serjo" w:date="2020-04-13T02:58:00Z">
                  <w:rPr>
                    <w:rStyle w:val="a9"/>
                  </w:rPr>
                </w:rPrChange>
              </w:rPr>
              <w:delText>1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PrChange w:id="627" w:author="Serjo" w:date="2020-04-13T02:58:00Z">
                  <w:rPr>
                    <w:rStyle w:val="a9"/>
                  </w:rPr>
                </w:rPrChange>
              </w:rPr>
              <w:delText>Глоссарий</w:delText>
            </w:r>
            <w:r w:rsidDel="006A013F">
              <w:rPr>
                <w:webHidden/>
              </w:rPr>
              <w:tab/>
              <w:delText>7</w:delText>
            </w:r>
          </w:del>
        </w:p>
        <w:p w14:paraId="6127DE78" w14:textId="43A813F8" w:rsidR="0014394D" w:rsidDel="006A013F" w:rsidRDefault="0014394D">
          <w:pPr>
            <w:pStyle w:val="14"/>
            <w:rPr>
              <w:del w:id="628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29" w:author="Владимир Лаут" w:date="2021-03-26T13:56:00Z">
            <w:r w:rsidRPr="003D4F6A" w:rsidDel="006A013F">
              <w:rPr>
                <w:rPrChange w:id="630" w:author="Serjo" w:date="2020-04-13T02:58:00Z">
                  <w:rPr>
                    <w:rStyle w:val="a9"/>
                  </w:rPr>
                </w:rPrChange>
              </w:rPr>
              <w:delText>2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PrChange w:id="631" w:author="Serjo" w:date="2020-04-13T02:58:00Z">
                  <w:rPr>
                    <w:rStyle w:val="a9"/>
                  </w:rPr>
                </w:rPrChange>
              </w:rPr>
              <w:delText>Назначение документа</w:delText>
            </w:r>
            <w:r w:rsidDel="006A013F">
              <w:rPr>
                <w:webHidden/>
              </w:rPr>
              <w:tab/>
              <w:delText>7</w:delText>
            </w:r>
          </w:del>
        </w:p>
        <w:p w14:paraId="518E96A2" w14:textId="566D242A" w:rsidR="0014394D" w:rsidDel="006A013F" w:rsidRDefault="0014394D">
          <w:pPr>
            <w:pStyle w:val="14"/>
            <w:rPr>
              <w:del w:id="632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33" w:author="Владимир Лаут" w:date="2021-03-26T13:56:00Z">
            <w:r w:rsidRPr="003D4F6A" w:rsidDel="006A013F">
              <w:rPr>
                <w:rPrChange w:id="634" w:author="Serjo" w:date="2020-04-13T02:58:00Z">
                  <w:rPr>
                    <w:rStyle w:val="a9"/>
                  </w:rPr>
                </w:rPrChange>
              </w:rPr>
              <w:delText>3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PrChange w:id="635" w:author="Serjo" w:date="2020-04-13T02:58:00Z">
                  <w:rPr>
                    <w:rStyle w:val="a9"/>
                  </w:rPr>
                </w:rPrChange>
              </w:rPr>
              <w:delText>Предпосылки успешной реализации</w:delText>
            </w:r>
            <w:r w:rsidDel="006A013F">
              <w:rPr>
                <w:webHidden/>
              </w:rPr>
              <w:tab/>
              <w:delText>7</w:delText>
            </w:r>
          </w:del>
        </w:p>
        <w:p w14:paraId="6635940C" w14:textId="609965C8" w:rsidR="0014394D" w:rsidDel="006A013F" w:rsidRDefault="0014394D">
          <w:pPr>
            <w:pStyle w:val="14"/>
            <w:rPr>
              <w:del w:id="636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37" w:author="Владимир Лаут" w:date="2021-03-26T13:56:00Z">
            <w:r w:rsidRPr="003D4F6A" w:rsidDel="006A013F">
              <w:rPr>
                <w:rFonts w:eastAsia="Calibri"/>
                <w:rPrChange w:id="638" w:author="Serjo" w:date="2020-04-13T02:58:00Z">
                  <w:rPr>
                    <w:rStyle w:val="a9"/>
                    <w:rFonts w:eastAsia="Calibri"/>
                  </w:rPr>
                </w:rPrChange>
              </w:rPr>
              <w:delText>4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Fonts w:eastAsia="Calibri"/>
                <w:rPrChange w:id="639" w:author="Serjo" w:date="2020-04-13T02:58:00Z">
                  <w:rPr>
                    <w:rStyle w:val="a9"/>
                    <w:rFonts w:eastAsia="Calibri"/>
                  </w:rPr>
                </w:rPrChange>
              </w:rPr>
              <w:delText>Бизнес-требования</w:delText>
            </w:r>
            <w:r w:rsidDel="006A013F">
              <w:rPr>
                <w:webHidden/>
              </w:rPr>
              <w:tab/>
              <w:delText>8</w:delText>
            </w:r>
          </w:del>
        </w:p>
        <w:p w14:paraId="307D9057" w14:textId="65D529CF" w:rsidR="0014394D" w:rsidDel="006A013F" w:rsidRDefault="0014394D">
          <w:pPr>
            <w:pStyle w:val="14"/>
            <w:rPr>
              <w:del w:id="640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641" w:author="Владимир Лаут" w:date="2021-03-26T13:56:00Z">
            <w:r w:rsidRPr="003D4F6A" w:rsidDel="006A013F">
              <w:rPr>
                <w:rFonts w:eastAsia="Calibri"/>
                <w:rPrChange w:id="642" w:author="Serjo" w:date="2020-04-13T02:58:00Z">
                  <w:rPr>
                    <w:rStyle w:val="a9"/>
                    <w:rFonts w:eastAsia="Calibri"/>
                  </w:rPr>
                </w:rPrChange>
              </w:rPr>
              <w:delText>5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Fonts w:eastAsia="Calibri"/>
                <w:rPrChange w:id="643" w:author="Serjo" w:date="2020-04-13T02:58:00Z">
                  <w:rPr>
                    <w:rStyle w:val="a9"/>
                    <w:rFonts w:eastAsia="Calibri"/>
                  </w:rPr>
                </w:rPrChange>
              </w:rPr>
              <w:delText>Реализация бизнес-процессов</w:delText>
            </w:r>
            <w:r w:rsidDel="006A013F">
              <w:rPr>
                <w:webHidden/>
              </w:rPr>
              <w:tab/>
              <w:delText>8</w:delText>
            </w:r>
          </w:del>
        </w:p>
        <w:p w14:paraId="5C17165F" w14:textId="180A5935" w:rsidR="0014394D" w:rsidDel="006A013F" w:rsidRDefault="0014394D">
          <w:pPr>
            <w:pStyle w:val="23"/>
            <w:rPr>
              <w:del w:id="64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645" w:author="Владимир Лаут" w:date="2021-03-26T13:56:00Z">
            <w:r w:rsidRPr="003D4F6A" w:rsidDel="006A013F">
              <w:rPr>
                <w:rFonts w:eastAsiaTheme="majorEastAsia"/>
                <w:rPrChange w:id="64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5.1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64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Описание бизнес-процессов</w:delText>
            </w:r>
            <w:r w:rsidDel="006A013F">
              <w:rPr>
                <w:noProof/>
                <w:webHidden/>
              </w:rPr>
              <w:tab/>
              <w:delText>8</w:delText>
            </w:r>
          </w:del>
        </w:p>
        <w:p w14:paraId="7CC22043" w14:textId="7662AC38" w:rsidR="0014394D" w:rsidDel="006A013F" w:rsidRDefault="0014394D">
          <w:pPr>
            <w:pStyle w:val="32"/>
            <w:rPr>
              <w:del w:id="64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49" w:author="Владимир Лаут" w:date="2021-03-26T13:56:00Z">
            <w:r w:rsidRPr="003D4F6A" w:rsidDel="006A013F">
              <w:rPr>
                <w:rPrChange w:id="650" w:author="Serjo" w:date="2020-04-13T02:58:00Z">
                  <w:rPr>
                    <w:rStyle w:val="a9"/>
                    <w:noProof/>
                  </w:rPr>
                </w:rPrChange>
              </w:rPr>
              <w:delText>5.1.1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51" w:author="Serjo" w:date="2020-04-13T02:58:00Z">
                  <w:rPr>
                    <w:rStyle w:val="a9"/>
                    <w:noProof/>
                  </w:rPr>
                </w:rPrChange>
              </w:rPr>
              <w:delText>Описание бизнес-процесса ПП-07.04.01-ERP Регистрация технического состояния оборудования (дефекты, простои, в т.ч. внеплановые остановы)</w:delText>
            </w:r>
            <w:r w:rsidDel="006A013F">
              <w:rPr>
                <w:noProof/>
                <w:webHidden/>
              </w:rPr>
              <w:tab/>
              <w:delText>8</w:delText>
            </w:r>
          </w:del>
        </w:p>
        <w:p w14:paraId="3E5C9DCE" w14:textId="770B24CA" w:rsidR="0014394D" w:rsidDel="006A013F" w:rsidRDefault="0014394D">
          <w:pPr>
            <w:pStyle w:val="32"/>
            <w:rPr>
              <w:del w:id="65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53" w:author="Владимир Лаут" w:date="2021-03-26T13:56:00Z">
            <w:r w:rsidRPr="003D4F6A" w:rsidDel="006A013F">
              <w:rPr>
                <w:rPrChange w:id="654" w:author="Serjo" w:date="2020-04-13T02:58:00Z">
                  <w:rPr>
                    <w:rStyle w:val="a9"/>
                    <w:noProof/>
                  </w:rPr>
                </w:rPrChange>
              </w:rPr>
              <w:delText>5.1.2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55" w:author="Serjo" w:date="2020-04-13T02:58:00Z">
                  <w:rPr>
                    <w:rStyle w:val="a9"/>
                    <w:noProof/>
                  </w:rPr>
                </w:rPrChange>
              </w:rPr>
              <w:delText>Описание бизнес-процесса ПП-07.04.02-ERP Регистрация технических параметров эксплуатации оборудования (измерения, наработка)</w:delText>
            </w:r>
            <w:r w:rsidDel="006A013F">
              <w:rPr>
                <w:noProof/>
                <w:webHidden/>
              </w:rPr>
              <w:tab/>
              <w:delText>10</w:delText>
            </w:r>
          </w:del>
        </w:p>
        <w:p w14:paraId="021EBE3B" w14:textId="0B50B590" w:rsidR="0014394D" w:rsidDel="006A013F" w:rsidRDefault="0014394D">
          <w:pPr>
            <w:pStyle w:val="32"/>
            <w:rPr>
              <w:del w:id="65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57" w:author="Владимир Лаут" w:date="2021-03-26T13:56:00Z">
            <w:r w:rsidRPr="003D4F6A" w:rsidDel="006A013F">
              <w:rPr>
                <w:rPrChange w:id="658" w:author="Serjo" w:date="2020-04-13T02:58:00Z">
                  <w:rPr>
                    <w:rStyle w:val="a9"/>
                    <w:noProof/>
                  </w:rPr>
                </w:rPrChange>
              </w:rPr>
              <w:delText>5.1.3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59" w:author="Serjo" w:date="2020-04-13T02:58:00Z">
                  <w:rPr>
                    <w:rStyle w:val="a9"/>
                    <w:noProof/>
                  </w:rPr>
                </w:rPrChange>
              </w:rPr>
              <w:delText>Описание бизнес-процесса ПП-07.04.03-ERP Выполнение и регистрация результатов диагностики производственных активов</w:delText>
            </w:r>
            <w:r w:rsidDel="006A013F">
              <w:rPr>
                <w:noProof/>
                <w:webHidden/>
              </w:rPr>
              <w:tab/>
              <w:delText>12</w:delText>
            </w:r>
          </w:del>
        </w:p>
        <w:p w14:paraId="7074A177" w14:textId="1CD6B1A8" w:rsidR="0014394D" w:rsidDel="006A013F" w:rsidRDefault="0014394D">
          <w:pPr>
            <w:pStyle w:val="32"/>
            <w:rPr>
              <w:del w:id="660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61" w:author="Владимир Лаут" w:date="2021-03-26T13:56:00Z">
            <w:r w:rsidRPr="003D4F6A" w:rsidDel="006A013F">
              <w:rPr>
                <w:rPrChange w:id="662" w:author="Serjo" w:date="2020-04-13T02:58:00Z">
                  <w:rPr>
                    <w:rStyle w:val="a9"/>
                    <w:noProof/>
                  </w:rPr>
                </w:rPrChange>
              </w:rPr>
              <w:delText>5.1.4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63" w:author="Serjo" w:date="2020-04-13T02:58:00Z">
                  <w:rPr>
                    <w:rStyle w:val="a9"/>
                    <w:noProof/>
                  </w:rPr>
                </w:rPrChange>
              </w:rPr>
              <w:delText>Описание бизнес-процесса ПП-07.04.04-ERP Анализ технического состояния производственных активов</w:delText>
            </w:r>
            <w:r w:rsidDel="006A013F">
              <w:rPr>
                <w:noProof/>
                <w:webHidden/>
              </w:rPr>
              <w:tab/>
              <w:delText>13</w:delText>
            </w:r>
          </w:del>
        </w:p>
        <w:p w14:paraId="45634FBD" w14:textId="7B19AD54" w:rsidR="0014394D" w:rsidDel="006A013F" w:rsidRDefault="0014394D">
          <w:pPr>
            <w:pStyle w:val="23"/>
            <w:rPr>
              <w:del w:id="66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665" w:author="Владимир Лаут" w:date="2021-03-26T13:56:00Z">
            <w:r w:rsidRPr="003D4F6A" w:rsidDel="006A013F">
              <w:rPr>
                <w:rFonts w:eastAsiaTheme="majorEastAsia"/>
                <w:rPrChange w:id="66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5.2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66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Описание шагов бизнес-процессов</w:delText>
            </w:r>
            <w:r w:rsidDel="006A013F">
              <w:rPr>
                <w:noProof/>
                <w:webHidden/>
              </w:rPr>
              <w:tab/>
              <w:delText>15</w:delText>
            </w:r>
          </w:del>
        </w:p>
        <w:p w14:paraId="0DF6D9A8" w14:textId="1E7F756C" w:rsidR="0014394D" w:rsidDel="006A013F" w:rsidRDefault="0014394D">
          <w:pPr>
            <w:pStyle w:val="32"/>
            <w:rPr>
              <w:del w:id="66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69" w:author="Владимир Лаут" w:date="2021-03-26T13:56:00Z">
            <w:r w:rsidRPr="003D4F6A" w:rsidDel="006A013F">
              <w:rPr>
                <w:rPrChange w:id="670" w:author="Serjo" w:date="2020-04-13T02:58:00Z">
                  <w:rPr>
                    <w:rStyle w:val="a9"/>
                    <w:noProof/>
                  </w:rPr>
                </w:rPrChange>
              </w:rPr>
              <w:delText>5.2.1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71" w:author="Serjo" w:date="2020-04-13T02:58:00Z">
                  <w:rPr>
                    <w:rStyle w:val="a9"/>
                    <w:noProof/>
                  </w:rPr>
                </w:rPrChange>
              </w:rPr>
              <w:delText>Описание шагов бизнес-процесса ПП-07.04.01-ERP Регистрация технического состояния оборудования (дефекты, простои, в т.ч внеплановые остановы)</w:delText>
            </w:r>
            <w:r w:rsidDel="006A013F">
              <w:rPr>
                <w:noProof/>
                <w:webHidden/>
              </w:rPr>
              <w:tab/>
              <w:delText>15</w:delText>
            </w:r>
          </w:del>
        </w:p>
        <w:p w14:paraId="5208CD42" w14:textId="1BA1B01E" w:rsidR="0014394D" w:rsidDel="006A013F" w:rsidRDefault="0014394D">
          <w:pPr>
            <w:pStyle w:val="32"/>
            <w:rPr>
              <w:del w:id="67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73" w:author="Владимир Лаут" w:date="2021-03-26T13:56:00Z">
            <w:r w:rsidRPr="003D4F6A" w:rsidDel="006A013F">
              <w:rPr>
                <w:rPrChange w:id="674" w:author="Serjo" w:date="2020-04-13T02:58:00Z">
                  <w:rPr>
                    <w:rStyle w:val="a9"/>
                    <w:noProof/>
                  </w:rPr>
                </w:rPrChange>
              </w:rPr>
              <w:delText>5.2.2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75" w:author="Serjo" w:date="2020-04-13T02:58:00Z">
                  <w:rPr>
                    <w:rStyle w:val="a9"/>
                    <w:noProof/>
                  </w:rPr>
                </w:rPrChange>
              </w:rPr>
              <w:delText>Описание шагов бизнес-процесса ПП-07.04.02-ERP Регистрация технических параметров эксплуатации оборудования (измерения, наработка)</w:delText>
            </w:r>
            <w:r w:rsidDel="006A013F">
              <w:rPr>
                <w:noProof/>
                <w:webHidden/>
              </w:rPr>
              <w:tab/>
              <w:delText>21</w:delText>
            </w:r>
          </w:del>
        </w:p>
        <w:p w14:paraId="36B744E7" w14:textId="5ABE9E59" w:rsidR="0014394D" w:rsidDel="006A013F" w:rsidRDefault="0014394D">
          <w:pPr>
            <w:pStyle w:val="32"/>
            <w:rPr>
              <w:del w:id="67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77" w:author="Владимир Лаут" w:date="2021-03-26T13:56:00Z">
            <w:r w:rsidRPr="003D4F6A" w:rsidDel="006A013F">
              <w:rPr>
                <w:rPrChange w:id="678" w:author="Serjo" w:date="2020-04-13T02:58:00Z">
                  <w:rPr>
                    <w:rStyle w:val="a9"/>
                    <w:noProof/>
                  </w:rPr>
                </w:rPrChange>
              </w:rPr>
              <w:delText>5.2.3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79" w:author="Serjo" w:date="2020-04-13T02:58:00Z">
                  <w:rPr>
                    <w:rStyle w:val="a9"/>
                    <w:noProof/>
                  </w:rPr>
                </w:rPrChange>
              </w:rPr>
              <w:delText>Описание шагов бизнес-процесса ПП-07.04.03-ERP Выполнение и регистрация результатов диагностики производственных активов</w:delText>
            </w:r>
            <w:r w:rsidDel="006A013F">
              <w:rPr>
                <w:noProof/>
                <w:webHidden/>
              </w:rPr>
              <w:tab/>
              <w:delText>24</w:delText>
            </w:r>
          </w:del>
        </w:p>
        <w:p w14:paraId="2FDB2949" w14:textId="50150E89" w:rsidR="0014394D" w:rsidDel="006A013F" w:rsidRDefault="0014394D">
          <w:pPr>
            <w:pStyle w:val="32"/>
            <w:rPr>
              <w:del w:id="680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81" w:author="Владимир Лаут" w:date="2021-03-26T13:56:00Z">
            <w:r w:rsidRPr="003D4F6A" w:rsidDel="006A013F">
              <w:rPr>
                <w:rPrChange w:id="682" w:author="Serjo" w:date="2020-04-13T02:58:00Z">
                  <w:rPr>
                    <w:rStyle w:val="a9"/>
                    <w:noProof/>
                  </w:rPr>
                </w:rPrChange>
              </w:rPr>
              <w:delText>5.2.4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83" w:author="Serjo" w:date="2020-04-13T02:58:00Z">
                  <w:rPr>
                    <w:rStyle w:val="a9"/>
                    <w:noProof/>
                  </w:rPr>
                </w:rPrChange>
              </w:rPr>
              <w:delText>Описание шагов бизнес-процесса ПП-07.04.04-ERP Анализ технического состояния производственных активов</w:delText>
            </w:r>
            <w:r w:rsidDel="006A013F">
              <w:rPr>
                <w:noProof/>
                <w:webHidden/>
              </w:rPr>
              <w:tab/>
              <w:delText>29</w:delText>
            </w:r>
          </w:del>
        </w:p>
        <w:p w14:paraId="05CBA76C" w14:textId="549BBCCC" w:rsidR="0014394D" w:rsidDel="006A013F" w:rsidRDefault="0014394D">
          <w:pPr>
            <w:pStyle w:val="23"/>
            <w:rPr>
              <w:del w:id="68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685" w:author="Владимир Лаут" w:date="2021-03-26T13:56:00Z">
            <w:r w:rsidRPr="003D4F6A" w:rsidDel="006A013F">
              <w:rPr>
                <w:rFonts w:eastAsiaTheme="majorEastAsia"/>
                <w:rPrChange w:id="686" w:author="Serjo" w:date="2020-04-13T02:58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5.3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687" w:author="Serjo" w:date="2020-04-13T02:58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Роли и полномочия</w:delText>
            </w:r>
            <w:r w:rsidDel="006A013F">
              <w:rPr>
                <w:noProof/>
                <w:webHidden/>
              </w:rPr>
              <w:tab/>
              <w:delText>31</w:delText>
            </w:r>
          </w:del>
        </w:p>
        <w:p w14:paraId="70E27BCD" w14:textId="78DF46C0" w:rsidR="0014394D" w:rsidDel="006A013F" w:rsidRDefault="0014394D">
          <w:pPr>
            <w:pStyle w:val="23"/>
            <w:rPr>
              <w:del w:id="68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689" w:author="Владимир Лаут" w:date="2021-03-26T13:56:00Z">
            <w:r w:rsidRPr="003D4F6A" w:rsidDel="006A013F">
              <w:rPr>
                <w:rFonts w:eastAsiaTheme="majorEastAsia"/>
                <w:rPrChange w:id="690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5.4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691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Риски и контрольные процедуры</w:delText>
            </w:r>
            <w:r w:rsidDel="006A013F">
              <w:rPr>
                <w:noProof/>
                <w:webHidden/>
              </w:rPr>
              <w:tab/>
              <w:delText>33</w:delText>
            </w:r>
          </w:del>
        </w:p>
        <w:p w14:paraId="3BB44FB3" w14:textId="4424DD3F" w:rsidR="0014394D" w:rsidDel="006A013F" w:rsidRDefault="0014394D">
          <w:pPr>
            <w:pStyle w:val="32"/>
            <w:rPr>
              <w:del w:id="69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93" w:author="Владимир Лаут" w:date="2021-03-26T13:56:00Z">
            <w:r w:rsidRPr="003D4F6A" w:rsidDel="006A013F">
              <w:rPr>
                <w:rPrChange w:id="694" w:author="Serjo" w:date="2020-04-13T02:58:00Z">
                  <w:rPr>
                    <w:rStyle w:val="a9"/>
                    <w:noProof/>
                  </w:rPr>
                </w:rPrChange>
              </w:rPr>
              <w:delText>5.4.1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95" w:author="Serjo" w:date="2020-04-13T02:58:00Z">
                  <w:rPr>
                    <w:rStyle w:val="a9"/>
                    <w:noProof/>
                  </w:rPr>
                </w:rPrChange>
              </w:rPr>
              <w:delText>Риски и контроли</w:delText>
            </w:r>
            <w:r w:rsidDel="006A013F">
              <w:rPr>
                <w:noProof/>
                <w:webHidden/>
              </w:rPr>
              <w:tab/>
              <w:delText>33</w:delText>
            </w:r>
          </w:del>
        </w:p>
        <w:p w14:paraId="0F6252FB" w14:textId="0CAC81BE" w:rsidR="0014394D" w:rsidDel="006A013F" w:rsidRDefault="0014394D">
          <w:pPr>
            <w:pStyle w:val="32"/>
            <w:rPr>
              <w:del w:id="69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697" w:author="Владимир Лаут" w:date="2021-03-26T13:56:00Z">
            <w:r w:rsidRPr="003D4F6A" w:rsidDel="006A013F">
              <w:rPr>
                <w:rPrChange w:id="698" w:author="Serjo" w:date="2020-04-13T02:58:00Z">
                  <w:rPr>
                    <w:rStyle w:val="a9"/>
                    <w:noProof/>
                  </w:rPr>
                </w:rPrChange>
              </w:rPr>
              <w:delText>5.4.2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699" w:author="Serjo" w:date="2020-04-13T02:58:00Z">
                  <w:rPr>
                    <w:rStyle w:val="a9"/>
                    <w:noProof/>
                  </w:rPr>
                </w:rPrChange>
              </w:rPr>
              <w:delText>Разделение полномочий</w:delText>
            </w:r>
            <w:r w:rsidDel="006A013F">
              <w:rPr>
                <w:noProof/>
                <w:webHidden/>
              </w:rPr>
              <w:tab/>
              <w:delText>33</w:delText>
            </w:r>
          </w:del>
        </w:p>
        <w:p w14:paraId="4A162F90" w14:textId="4BBAFA61" w:rsidR="0014394D" w:rsidDel="006A013F" w:rsidRDefault="0014394D">
          <w:pPr>
            <w:pStyle w:val="23"/>
            <w:rPr>
              <w:del w:id="70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01" w:author="Владимир Лаут" w:date="2021-03-26T13:56:00Z">
            <w:r w:rsidRPr="003D4F6A" w:rsidDel="006A013F">
              <w:rPr>
                <w:rFonts w:eastAsiaTheme="majorEastAsia"/>
                <w:rPrChange w:id="702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5.5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03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6A013F">
              <w:rPr>
                <w:noProof/>
                <w:webHidden/>
              </w:rPr>
              <w:tab/>
              <w:delText>36</w:delText>
            </w:r>
          </w:del>
        </w:p>
        <w:p w14:paraId="502B92FC" w14:textId="431D98D5" w:rsidR="0014394D" w:rsidDel="006A013F" w:rsidRDefault="0014394D">
          <w:pPr>
            <w:pStyle w:val="23"/>
            <w:rPr>
              <w:del w:id="70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05" w:author="Владимир Лаут" w:date="2021-03-26T13:56:00Z">
            <w:r w:rsidRPr="003D4F6A" w:rsidDel="006A013F">
              <w:rPr>
                <w:rFonts w:eastAsiaTheme="majorEastAsia"/>
                <w:rPrChange w:id="70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5.6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0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Основные данные</w:delText>
            </w:r>
            <w:r w:rsidDel="006A013F">
              <w:rPr>
                <w:noProof/>
                <w:webHidden/>
              </w:rPr>
              <w:tab/>
              <w:delText>45</w:delText>
            </w:r>
          </w:del>
        </w:p>
        <w:p w14:paraId="32B2A810" w14:textId="1E53237E" w:rsidR="0014394D" w:rsidDel="006A013F" w:rsidRDefault="0014394D">
          <w:pPr>
            <w:pStyle w:val="32"/>
            <w:rPr>
              <w:del w:id="70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09" w:author="Владимир Лаут" w:date="2021-03-26T13:56:00Z">
            <w:r w:rsidRPr="003D4F6A" w:rsidDel="006A013F">
              <w:rPr>
                <w:rPrChange w:id="710" w:author="Serjo" w:date="2020-04-13T02:58:00Z">
                  <w:rPr>
                    <w:rStyle w:val="a9"/>
                    <w:noProof/>
                  </w:rPr>
                </w:rPrChange>
              </w:rPr>
              <w:delText>5.6.1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11" w:author="Serjo" w:date="2020-04-13T02:58:00Z">
                  <w:rPr>
                    <w:rStyle w:val="a9"/>
                    <w:noProof/>
                  </w:rPr>
                </w:rPrChange>
              </w:rPr>
              <w:delText>Единицы оборудования</w:delText>
            </w:r>
            <w:r w:rsidDel="006A013F">
              <w:rPr>
                <w:noProof/>
                <w:webHidden/>
              </w:rPr>
              <w:tab/>
              <w:delText>45</w:delText>
            </w:r>
          </w:del>
        </w:p>
        <w:p w14:paraId="0AE6317A" w14:textId="1FD3611C" w:rsidR="0014394D" w:rsidDel="006A013F" w:rsidRDefault="0014394D">
          <w:pPr>
            <w:pStyle w:val="32"/>
            <w:rPr>
              <w:del w:id="71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13" w:author="Владимир Лаут" w:date="2021-03-26T13:56:00Z">
            <w:r w:rsidRPr="003D4F6A" w:rsidDel="006A013F">
              <w:rPr>
                <w:rPrChange w:id="714" w:author="Serjo" w:date="2020-04-13T02:58:00Z">
                  <w:rPr>
                    <w:rStyle w:val="a9"/>
                    <w:noProof/>
                  </w:rPr>
                </w:rPrChange>
              </w:rPr>
              <w:delText>5.6.2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15" w:author="Serjo" w:date="2020-04-13T02:58:00Z">
                  <w:rPr>
                    <w:rStyle w:val="a9"/>
                    <w:noProof/>
                  </w:rPr>
                </w:rPrChange>
              </w:rPr>
              <w:delText>Каталог кодов ТОРО</w:delText>
            </w:r>
            <w:r w:rsidDel="006A013F">
              <w:rPr>
                <w:noProof/>
                <w:webHidden/>
              </w:rPr>
              <w:tab/>
              <w:delText>45</w:delText>
            </w:r>
          </w:del>
        </w:p>
        <w:p w14:paraId="3C04C99F" w14:textId="44D8C56A" w:rsidR="0014394D" w:rsidDel="006A013F" w:rsidRDefault="0014394D">
          <w:pPr>
            <w:pStyle w:val="32"/>
            <w:rPr>
              <w:del w:id="71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17" w:author="Владимир Лаут" w:date="2021-03-26T13:56:00Z">
            <w:r w:rsidRPr="003D4F6A" w:rsidDel="006A013F">
              <w:rPr>
                <w:rFonts w:eastAsiaTheme="minorHAnsi"/>
                <w:rPrChange w:id="718" w:author="Serjo" w:date="2020-04-13T02:58:00Z">
                  <w:rPr>
                    <w:rStyle w:val="a9"/>
                    <w:rFonts w:eastAsiaTheme="minorHAnsi"/>
                    <w:noProof/>
                  </w:rPr>
                </w:rPrChange>
              </w:rPr>
              <w:delText>5.6.3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Fonts w:eastAsiaTheme="minorHAnsi"/>
                <w:rPrChange w:id="719" w:author="Serjo" w:date="2020-04-13T02:58:00Z">
                  <w:rPr>
                    <w:rStyle w:val="a9"/>
                    <w:rFonts w:eastAsiaTheme="minorHAnsi"/>
                    <w:noProof/>
                  </w:rPr>
                </w:rPrChange>
              </w:rPr>
              <w:delText>Приоритет сообщений и заказов ТОРО</w:delText>
            </w:r>
            <w:r w:rsidDel="006A013F">
              <w:rPr>
                <w:noProof/>
                <w:webHidden/>
              </w:rPr>
              <w:tab/>
              <w:delText>46</w:delText>
            </w:r>
          </w:del>
        </w:p>
        <w:p w14:paraId="1EB7AA5C" w14:textId="74E31241" w:rsidR="0014394D" w:rsidDel="006A013F" w:rsidRDefault="0014394D">
          <w:pPr>
            <w:pStyle w:val="32"/>
            <w:rPr>
              <w:del w:id="720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21" w:author="Владимир Лаут" w:date="2021-03-26T13:56:00Z">
            <w:r w:rsidRPr="003D4F6A" w:rsidDel="006A013F">
              <w:rPr>
                <w:rFonts w:eastAsiaTheme="minorHAnsi"/>
                <w:rPrChange w:id="722" w:author="Serjo" w:date="2020-04-13T02:58:00Z">
                  <w:rPr>
                    <w:rStyle w:val="a9"/>
                    <w:rFonts w:eastAsiaTheme="minorHAnsi"/>
                    <w:noProof/>
                  </w:rPr>
                </w:rPrChange>
              </w:rPr>
              <w:delText>5.6.4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Fonts w:eastAsiaTheme="minorHAnsi"/>
                <w:rPrChange w:id="723" w:author="Serjo" w:date="2020-04-13T02:58:00Z">
                  <w:rPr>
                    <w:rStyle w:val="a9"/>
                    <w:rFonts w:eastAsiaTheme="minorHAnsi"/>
                    <w:noProof/>
                  </w:rPr>
                </w:rPrChange>
              </w:rPr>
              <w:delText>Точка измерений/счетчик</w:delText>
            </w:r>
            <w:r w:rsidDel="006A013F">
              <w:rPr>
                <w:noProof/>
                <w:webHidden/>
              </w:rPr>
              <w:tab/>
              <w:delText>46</w:delText>
            </w:r>
          </w:del>
        </w:p>
        <w:p w14:paraId="070F5DD9" w14:textId="720FC3F9" w:rsidR="0014394D" w:rsidDel="006A013F" w:rsidRDefault="0014394D">
          <w:pPr>
            <w:pStyle w:val="23"/>
            <w:rPr>
              <w:del w:id="72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25" w:author="Владимир Лаут" w:date="2021-03-26T13:56:00Z">
            <w:r w:rsidRPr="003D4F6A" w:rsidDel="006A013F">
              <w:rPr>
                <w:rFonts w:eastAsiaTheme="majorEastAsia"/>
                <w:rPrChange w:id="72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5.7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2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Транзакционные данные</w:delText>
            </w:r>
            <w:r w:rsidDel="006A013F">
              <w:rPr>
                <w:noProof/>
                <w:webHidden/>
              </w:rPr>
              <w:tab/>
              <w:delText>46</w:delText>
            </w:r>
          </w:del>
        </w:p>
        <w:p w14:paraId="738FF9D0" w14:textId="5B5AE9B1" w:rsidR="0014394D" w:rsidDel="006A013F" w:rsidRDefault="0014394D">
          <w:pPr>
            <w:pStyle w:val="32"/>
            <w:rPr>
              <w:del w:id="72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29" w:author="Владимир Лаут" w:date="2021-03-26T13:56:00Z">
            <w:r w:rsidRPr="003D4F6A" w:rsidDel="006A013F">
              <w:rPr>
                <w:rPrChange w:id="730" w:author="Serjo" w:date="2020-04-13T02:58:00Z">
                  <w:rPr>
                    <w:rStyle w:val="a9"/>
                    <w:noProof/>
                  </w:rPr>
                </w:rPrChange>
              </w:rPr>
              <w:delText>5.7.1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31" w:author="Serjo" w:date="2020-04-13T02:58:00Z">
                  <w:rPr>
                    <w:rStyle w:val="a9"/>
                    <w:noProof/>
                  </w:rPr>
                </w:rPrChange>
              </w:rPr>
              <w:delText>Сообщение ТОРО</w:delText>
            </w:r>
            <w:r w:rsidDel="006A013F">
              <w:rPr>
                <w:noProof/>
                <w:webHidden/>
              </w:rPr>
              <w:tab/>
              <w:delText>46</w:delText>
            </w:r>
          </w:del>
        </w:p>
        <w:p w14:paraId="756F924D" w14:textId="3AA03767" w:rsidR="0014394D" w:rsidDel="006A013F" w:rsidRDefault="0014394D">
          <w:pPr>
            <w:pStyle w:val="32"/>
            <w:rPr>
              <w:del w:id="73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33" w:author="Владимир Лаут" w:date="2021-03-26T13:56:00Z">
            <w:r w:rsidRPr="003D4F6A" w:rsidDel="006A013F">
              <w:rPr>
                <w:rPrChange w:id="734" w:author="Serjo" w:date="2020-04-13T02:58:00Z">
                  <w:rPr>
                    <w:rStyle w:val="a9"/>
                    <w:noProof/>
                  </w:rPr>
                </w:rPrChange>
              </w:rPr>
              <w:delText>5.7.2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35" w:author="Serjo" w:date="2020-04-13T02:58:00Z">
                  <w:rPr>
                    <w:rStyle w:val="a9"/>
                    <w:noProof/>
                  </w:rPr>
                </w:rPrChange>
              </w:rPr>
              <w:delText>Заказ ТОРО</w:delText>
            </w:r>
            <w:r w:rsidDel="006A013F">
              <w:rPr>
                <w:noProof/>
                <w:webHidden/>
              </w:rPr>
              <w:tab/>
              <w:delText>50</w:delText>
            </w:r>
          </w:del>
        </w:p>
        <w:p w14:paraId="544C89FC" w14:textId="29F4FFEB" w:rsidR="0014394D" w:rsidDel="006A013F" w:rsidRDefault="0014394D">
          <w:pPr>
            <w:pStyle w:val="32"/>
            <w:rPr>
              <w:del w:id="73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37" w:author="Владимир Лаут" w:date="2021-03-26T13:56:00Z">
            <w:r w:rsidRPr="003D4F6A" w:rsidDel="006A013F">
              <w:rPr>
                <w:rPrChange w:id="738" w:author="Serjo" w:date="2020-04-13T02:58:00Z">
                  <w:rPr>
                    <w:rStyle w:val="a9"/>
                    <w:rFonts w:cs="Arial"/>
                    <w:noProof/>
                  </w:rPr>
                </w:rPrChange>
              </w:rPr>
              <w:delText>5.7.3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39" w:author="Serjo" w:date="2020-04-13T02:58:00Z">
                  <w:rPr>
                    <w:rStyle w:val="a9"/>
                    <w:rFonts w:cs="Arial"/>
                    <w:noProof/>
                  </w:rPr>
                </w:rPrChange>
              </w:rPr>
              <w:delText>Документ измерений</w:delText>
            </w:r>
            <w:r w:rsidDel="006A013F">
              <w:rPr>
                <w:noProof/>
                <w:webHidden/>
              </w:rPr>
              <w:tab/>
              <w:delText>53</w:delText>
            </w:r>
          </w:del>
        </w:p>
        <w:p w14:paraId="175665B0" w14:textId="795C062E" w:rsidR="0014394D" w:rsidDel="006A013F" w:rsidRDefault="0014394D">
          <w:pPr>
            <w:pStyle w:val="32"/>
            <w:rPr>
              <w:del w:id="740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41" w:author="Владимир Лаут" w:date="2021-03-26T13:56:00Z">
            <w:r w:rsidRPr="003D4F6A" w:rsidDel="006A013F">
              <w:rPr>
                <w:rPrChange w:id="742" w:author="Serjo" w:date="2020-04-13T02:58:00Z">
                  <w:rPr>
                    <w:rStyle w:val="a9"/>
                    <w:noProof/>
                  </w:rPr>
                </w:rPrChange>
              </w:rPr>
              <w:delText>5.7.4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43" w:author="Serjo" w:date="2020-04-13T02:58:00Z">
                  <w:rPr>
                    <w:rStyle w:val="a9"/>
                    <w:noProof/>
                  </w:rPr>
                </w:rPrChange>
              </w:rPr>
              <w:delText>Точка измерения</w:delText>
            </w:r>
            <w:r w:rsidDel="006A013F">
              <w:rPr>
                <w:noProof/>
                <w:webHidden/>
              </w:rPr>
              <w:tab/>
              <w:delText>54</w:delText>
            </w:r>
          </w:del>
        </w:p>
        <w:p w14:paraId="6887BBF2" w14:textId="4122F95D" w:rsidR="0014394D" w:rsidDel="006A013F" w:rsidRDefault="0014394D">
          <w:pPr>
            <w:pStyle w:val="32"/>
            <w:rPr>
              <w:del w:id="744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45" w:author="Владимир Лаут" w:date="2021-03-26T13:56:00Z">
            <w:r w:rsidRPr="003D4F6A" w:rsidDel="006A013F">
              <w:rPr>
                <w:rPrChange w:id="746" w:author="Serjo" w:date="2020-04-13T02:58:00Z">
                  <w:rPr>
                    <w:rStyle w:val="a9"/>
                    <w:noProof/>
                  </w:rPr>
                </w:rPrChange>
              </w:rPr>
              <w:delText>5.7.5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47" w:author="Serjo" w:date="2020-04-13T02:58:00Z">
                  <w:rPr>
                    <w:rStyle w:val="a9"/>
                    <w:noProof/>
                  </w:rPr>
                </w:rPrChange>
              </w:rPr>
              <w:delText>Счетчик</w:delText>
            </w:r>
            <w:r w:rsidDel="006A013F">
              <w:rPr>
                <w:noProof/>
                <w:webHidden/>
              </w:rPr>
              <w:tab/>
              <w:delText>55</w:delText>
            </w:r>
          </w:del>
        </w:p>
        <w:p w14:paraId="3A4216CB" w14:textId="6E14E826" w:rsidR="0014394D" w:rsidDel="006A013F" w:rsidRDefault="0014394D">
          <w:pPr>
            <w:pStyle w:val="32"/>
            <w:rPr>
              <w:del w:id="74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49" w:author="Владимир Лаут" w:date="2021-03-26T13:56:00Z">
            <w:r w:rsidRPr="003D4F6A" w:rsidDel="006A013F">
              <w:rPr>
                <w:rPrChange w:id="750" w:author="Serjo" w:date="2020-04-13T02:58:00Z">
                  <w:rPr>
                    <w:rStyle w:val="a9"/>
                    <w:noProof/>
                  </w:rPr>
                </w:rPrChange>
              </w:rPr>
              <w:delText>5.7.6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51" w:author="Serjo" w:date="2020-04-13T02:58:00Z">
                  <w:rPr>
                    <w:rStyle w:val="a9"/>
                    <w:noProof/>
                  </w:rPr>
                </w:rPrChange>
              </w:rPr>
              <w:delText>Каталог кодов ТОРО</w:delText>
            </w:r>
            <w:r w:rsidDel="006A013F">
              <w:rPr>
                <w:noProof/>
                <w:webHidden/>
              </w:rPr>
              <w:tab/>
              <w:delText>56</w:delText>
            </w:r>
          </w:del>
        </w:p>
        <w:p w14:paraId="14714875" w14:textId="0CBDDED9" w:rsidR="0014394D" w:rsidDel="006A013F" w:rsidRDefault="0014394D">
          <w:pPr>
            <w:pStyle w:val="23"/>
            <w:rPr>
              <w:del w:id="75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53" w:author="Владимир Лаут" w:date="2021-03-26T13:56:00Z">
            <w:r w:rsidRPr="003D4F6A" w:rsidDel="006A013F">
              <w:rPr>
                <w:rFonts w:eastAsiaTheme="majorEastAsia"/>
                <w:rPrChange w:id="754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5.8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55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Отчетность и выходные формы</w:delText>
            </w:r>
            <w:r w:rsidDel="006A013F">
              <w:rPr>
                <w:noProof/>
                <w:webHidden/>
              </w:rPr>
              <w:tab/>
              <w:delText>56</w:delText>
            </w:r>
          </w:del>
        </w:p>
        <w:p w14:paraId="58F57AC2" w14:textId="7C1F1809" w:rsidR="0014394D" w:rsidDel="006A013F" w:rsidRDefault="0014394D">
          <w:pPr>
            <w:pStyle w:val="23"/>
            <w:rPr>
              <w:del w:id="75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57" w:author="Владимир Лаут" w:date="2021-03-26T13:56:00Z">
            <w:r w:rsidRPr="003D4F6A" w:rsidDel="006A013F">
              <w:rPr>
                <w:rFonts w:eastAsiaTheme="majorEastAsia"/>
                <w:rPrChange w:id="758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5.9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59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6A013F">
              <w:rPr>
                <w:noProof/>
                <w:webHidden/>
              </w:rPr>
              <w:tab/>
              <w:delText>57</w:delText>
            </w:r>
          </w:del>
        </w:p>
        <w:p w14:paraId="5C733E8A" w14:textId="68ADD131" w:rsidR="0014394D" w:rsidDel="006A013F" w:rsidRDefault="0014394D">
          <w:pPr>
            <w:pStyle w:val="23"/>
            <w:rPr>
              <w:del w:id="76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61" w:author="Владимир Лаут" w:date="2021-03-26T13:56:00Z">
            <w:r w:rsidRPr="003D4F6A" w:rsidDel="006A013F">
              <w:rPr>
                <w:rFonts w:eastAsiaTheme="majorEastAsia"/>
                <w:rPrChange w:id="762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5.10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763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Особенности технической реализации</w:delText>
            </w:r>
            <w:r w:rsidDel="006A013F">
              <w:rPr>
                <w:noProof/>
                <w:webHidden/>
              </w:rPr>
              <w:tab/>
              <w:delText>58</w:delText>
            </w:r>
          </w:del>
        </w:p>
        <w:p w14:paraId="4C331AB6" w14:textId="32FD126A" w:rsidR="0014394D" w:rsidDel="006A013F" w:rsidRDefault="0014394D">
          <w:pPr>
            <w:pStyle w:val="32"/>
            <w:rPr>
              <w:del w:id="764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65" w:author="Владимир Лаут" w:date="2021-03-26T13:56:00Z">
            <w:r w:rsidRPr="003D4F6A" w:rsidDel="006A013F">
              <w:rPr>
                <w:rPrChange w:id="766" w:author="Serjo" w:date="2020-04-13T02:58:00Z">
                  <w:rPr>
                    <w:rStyle w:val="a9"/>
                    <w:noProof/>
                  </w:rPr>
                </w:rPrChange>
              </w:rPr>
              <w:delText>5.10.1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67" w:author="Serjo" w:date="2020-04-13T02:58:00Z">
                  <w:rPr>
                    <w:rStyle w:val="a9"/>
                    <w:noProof/>
                  </w:rPr>
                </w:rPrChange>
              </w:rPr>
              <w:delText>Описание разработки «PM01 – Автоматическая регистрация дефектов и остановов оборудования»</w:delText>
            </w:r>
            <w:r w:rsidDel="006A013F">
              <w:rPr>
                <w:noProof/>
                <w:webHidden/>
              </w:rPr>
              <w:tab/>
              <w:delText>58</w:delText>
            </w:r>
          </w:del>
        </w:p>
        <w:p w14:paraId="5F948524" w14:textId="058DB8BC" w:rsidR="0014394D" w:rsidDel="006A013F" w:rsidRDefault="0014394D">
          <w:pPr>
            <w:pStyle w:val="32"/>
            <w:rPr>
              <w:del w:id="768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69" w:author="Владимир Лаут" w:date="2021-03-26T13:56:00Z">
            <w:r w:rsidRPr="003D4F6A" w:rsidDel="006A013F">
              <w:rPr>
                <w:rPrChange w:id="770" w:author="Serjo" w:date="2020-04-13T02:58:00Z">
                  <w:rPr>
                    <w:rStyle w:val="a9"/>
                    <w:noProof/>
                  </w:rPr>
                </w:rPrChange>
              </w:rPr>
              <w:delText>5.10.2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71" w:author="Serjo" w:date="2020-04-13T02:58:00Z">
                  <w:rPr>
                    <w:rStyle w:val="a9"/>
                    <w:noProof/>
                  </w:rPr>
                </w:rPrChange>
              </w:rPr>
              <w:delText>Описание разработки «PM57 – Автоматическая проверка поступивших показаний измерений из внешних систем»</w:delText>
            </w:r>
            <w:r w:rsidDel="006A013F">
              <w:rPr>
                <w:noProof/>
                <w:webHidden/>
              </w:rPr>
              <w:tab/>
              <w:delText>58</w:delText>
            </w:r>
          </w:del>
        </w:p>
        <w:p w14:paraId="5FC4ABCA" w14:textId="582D3AAC" w:rsidR="0014394D" w:rsidDel="006A013F" w:rsidRDefault="0014394D">
          <w:pPr>
            <w:pStyle w:val="32"/>
            <w:rPr>
              <w:del w:id="772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73" w:author="Владимир Лаут" w:date="2021-03-26T13:56:00Z">
            <w:r w:rsidRPr="003D4F6A" w:rsidDel="006A013F">
              <w:rPr>
                <w:rPrChange w:id="774" w:author="Serjo" w:date="2020-04-13T02:58:00Z">
                  <w:rPr>
                    <w:rStyle w:val="a9"/>
                    <w:noProof/>
                  </w:rPr>
                </w:rPrChange>
              </w:rPr>
              <w:delText>5.10.3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75" w:author="Serjo" w:date="2020-04-13T02:58:00Z">
                  <w:rPr>
                    <w:rStyle w:val="a9"/>
                    <w:noProof/>
                  </w:rPr>
                </w:rPrChange>
              </w:rPr>
              <w:delText>Описание разработки «PM07 – Контроль регистрации измерений»</w:delText>
            </w:r>
            <w:r w:rsidDel="006A013F">
              <w:rPr>
                <w:noProof/>
                <w:webHidden/>
              </w:rPr>
              <w:tab/>
              <w:delText>59</w:delText>
            </w:r>
          </w:del>
        </w:p>
        <w:p w14:paraId="16FF4BF0" w14:textId="7AE51599" w:rsidR="0014394D" w:rsidDel="006A013F" w:rsidRDefault="0014394D">
          <w:pPr>
            <w:pStyle w:val="32"/>
            <w:rPr>
              <w:del w:id="77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77" w:author="Владимир Лаут" w:date="2021-03-26T13:56:00Z">
            <w:r w:rsidRPr="003D4F6A" w:rsidDel="006A013F">
              <w:rPr>
                <w:rPrChange w:id="778" w:author="Serjo" w:date="2020-04-13T02:58:00Z">
                  <w:rPr>
                    <w:rStyle w:val="a9"/>
                    <w:noProof/>
                  </w:rPr>
                </w:rPrChange>
              </w:rPr>
              <w:delText>5.10.4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79" w:author="Serjo" w:date="2020-04-13T02:58:00Z">
                  <w:rPr>
                    <w:rStyle w:val="a9"/>
                    <w:noProof/>
                  </w:rPr>
                </w:rPrChange>
              </w:rPr>
              <w:delText>Описание разработки «PM06 – Модифицируется стандартная транзакция IW28 под просмотр дополнительных данных»</w:delText>
            </w:r>
            <w:r w:rsidDel="006A013F">
              <w:rPr>
                <w:noProof/>
                <w:webHidden/>
              </w:rPr>
              <w:tab/>
              <w:delText>59</w:delText>
            </w:r>
          </w:del>
        </w:p>
        <w:p w14:paraId="5B10EAB6" w14:textId="20F648D6" w:rsidR="0014394D" w:rsidDel="006A013F" w:rsidRDefault="0014394D">
          <w:pPr>
            <w:pStyle w:val="32"/>
            <w:rPr>
              <w:del w:id="780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81" w:author="Владимир Лаут" w:date="2021-03-26T13:56:00Z">
            <w:r w:rsidRPr="003D4F6A" w:rsidDel="006A013F">
              <w:rPr>
                <w:rPrChange w:id="782" w:author="Serjo" w:date="2020-04-13T02:58:00Z">
                  <w:rPr>
                    <w:rStyle w:val="a9"/>
                    <w:noProof/>
                  </w:rPr>
                </w:rPrChange>
              </w:rPr>
              <w:delText>5.10.5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83" w:author="Serjo" w:date="2020-04-13T02:58:00Z">
                  <w:rPr>
                    <w:rStyle w:val="a9"/>
                    <w:noProof/>
                  </w:rPr>
                </w:rPrChange>
              </w:rPr>
              <w:delText xml:space="preserve">Описание разработки «PM77 – </w:delText>
            </w:r>
            <w:r w:rsidRPr="003D4F6A" w:rsidDel="006A013F">
              <w:rPr>
                <w:rFonts w:eastAsia="Calibri"/>
                <w:rPrChange w:id="784" w:author="Serjo" w:date="2020-04-13T02:58:00Z">
                  <w:rPr>
                    <w:rStyle w:val="a9"/>
                    <w:rFonts w:eastAsia="Calibri" w:cs="Arial"/>
                    <w:noProof/>
                  </w:rPr>
                </w:rPrChange>
              </w:rPr>
              <w:delText>Отчет о результатах диагностики</w:delText>
            </w:r>
            <w:r w:rsidRPr="003D4F6A" w:rsidDel="006A013F">
              <w:rPr>
                <w:rPrChange w:id="785" w:author="Serjo" w:date="2020-04-13T02:58:00Z">
                  <w:rPr>
                    <w:rStyle w:val="a9"/>
                    <w:noProof/>
                  </w:rPr>
                </w:rPrChange>
              </w:rPr>
              <w:delText>»</w:delText>
            </w:r>
            <w:r w:rsidDel="006A013F">
              <w:rPr>
                <w:noProof/>
                <w:webHidden/>
              </w:rPr>
              <w:tab/>
              <w:delText>60</w:delText>
            </w:r>
          </w:del>
        </w:p>
        <w:p w14:paraId="33092E9F" w14:textId="08781BF8" w:rsidR="0014394D" w:rsidDel="006A013F" w:rsidRDefault="0014394D">
          <w:pPr>
            <w:pStyle w:val="32"/>
            <w:rPr>
              <w:del w:id="786" w:author="Владимир Лаут" w:date="2021-03-26T13:56:00Z"/>
              <w:rFonts w:eastAsiaTheme="minorEastAsia" w:cstheme="minorBidi"/>
              <w:noProof/>
              <w:lang w:eastAsia="ru-RU"/>
            </w:rPr>
          </w:pPr>
          <w:del w:id="787" w:author="Владимир Лаут" w:date="2021-03-26T13:56:00Z">
            <w:r w:rsidRPr="003D4F6A" w:rsidDel="006A013F">
              <w:rPr>
                <w:rPrChange w:id="788" w:author="Serjo" w:date="2020-04-13T02:58:00Z">
                  <w:rPr>
                    <w:rStyle w:val="a9"/>
                    <w:noProof/>
                  </w:rPr>
                </w:rPrChange>
              </w:rPr>
              <w:delText>5.10.6</w:delText>
            </w:r>
            <w:r w:rsidDel="006A013F">
              <w:rPr>
                <w:rFonts w:eastAsiaTheme="minorEastAsia" w:cstheme="minorBidi"/>
                <w:noProof/>
                <w:lang w:eastAsia="ru-RU"/>
              </w:rPr>
              <w:tab/>
            </w:r>
            <w:r w:rsidRPr="003D4F6A" w:rsidDel="006A013F">
              <w:rPr>
                <w:rPrChange w:id="789" w:author="Serjo" w:date="2020-04-13T02:58:00Z">
                  <w:rPr>
                    <w:rStyle w:val="a9"/>
                    <w:noProof/>
                  </w:rPr>
                </w:rPrChange>
              </w:rPr>
              <w:delText>Описание разработки «PM10 – Печатная форма наряд-задания на выполнение работ»</w:delText>
            </w:r>
            <w:r w:rsidDel="006A013F">
              <w:rPr>
                <w:noProof/>
                <w:webHidden/>
              </w:rPr>
              <w:tab/>
              <w:delText>60</w:delText>
            </w:r>
          </w:del>
        </w:p>
        <w:p w14:paraId="024E4FD3" w14:textId="38DD6FAD" w:rsidR="0014394D" w:rsidDel="006A013F" w:rsidRDefault="0014394D">
          <w:pPr>
            <w:pStyle w:val="14"/>
            <w:rPr>
              <w:del w:id="790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91" w:author="Владимир Лаут" w:date="2021-03-26T13:56:00Z">
            <w:r w:rsidRPr="003D4F6A" w:rsidDel="006A013F">
              <w:rPr>
                <w:rPrChange w:id="792" w:author="Serjo" w:date="2020-04-13T02:58:00Z">
                  <w:rPr>
                    <w:rStyle w:val="a9"/>
                  </w:rPr>
                </w:rPrChange>
              </w:rPr>
              <w:delText>6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PrChange w:id="793" w:author="Serjo" w:date="2020-04-13T02:58:00Z">
                  <w:rPr>
                    <w:rStyle w:val="a9"/>
                  </w:rPr>
                </w:rPrChange>
              </w:rPr>
              <w:delText>Информационная Безопасность</w:delText>
            </w:r>
            <w:r w:rsidDel="006A013F">
              <w:rPr>
                <w:webHidden/>
              </w:rPr>
              <w:tab/>
              <w:delText>61</w:delText>
            </w:r>
          </w:del>
        </w:p>
        <w:p w14:paraId="1158FEC3" w14:textId="69C3B96A" w:rsidR="0014394D" w:rsidDel="006A013F" w:rsidRDefault="0014394D">
          <w:pPr>
            <w:pStyle w:val="14"/>
            <w:rPr>
              <w:del w:id="794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795" w:author="Владимир Лаут" w:date="2021-03-26T13:56:00Z">
            <w:r w:rsidRPr="003D4F6A" w:rsidDel="006A013F">
              <w:rPr>
                <w:rFonts w:eastAsia="Calibri"/>
                <w:rPrChange w:id="796" w:author="Serjo" w:date="2020-04-13T02:58:00Z">
                  <w:rPr>
                    <w:rStyle w:val="a9"/>
                    <w:rFonts w:eastAsia="Calibri"/>
                  </w:rPr>
                </w:rPrChange>
              </w:rPr>
              <w:delText>7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Fonts w:eastAsia="Calibri"/>
                <w:rPrChange w:id="797" w:author="Serjo" w:date="2020-04-13T02:58:00Z">
                  <w:rPr>
                    <w:rStyle w:val="a9"/>
                    <w:rFonts w:eastAsia="Calibri"/>
                  </w:rPr>
                </w:rPrChange>
              </w:rPr>
              <w:delText>Организационные изменения</w:delText>
            </w:r>
            <w:r w:rsidDel="006A013F">
              <w:rPr>
                <w:webHidden/>
              </w:rPr>
              <w:tab/>
              <w:delText>62</w:delText>
            </w:r>
          </w:del>
        </w:p>
        <w:p w14:paraId="1E323FA8" w14:textId="692789CF" w:rsidR="0014394D" w:rsidDel="006A013F" w:rsidRDefault="0014394D">
          <w:pPr>
            <w:pStyle w:val="23"/>
            <w:rPr>
              <w:del w:id="79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799" w:author="Владимир Лаут" w:date="2021-03-26T13:56:00Z">
            <w:r w:rsidRPr="003D4F6A" w:rsidDel="006A013F">
              <w:rPr>
                <w:rFonts w:eastAsiaTheme="majorEastAsia"/>
                <w:rPrChange w:id="800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7.1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01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6A013F">
              <w:rPr>
                <w:noProof/>
                <w:webHidden/>
              </w:rPr>
              <w:tab/>
              <w:delText>62</w:delText>
            </w:r>
          </w:del>
        </w:p>
        <w:p w14:paraId="08C0DF16" w14:textId="542B589B" w:rsidR="0014394D" w:rsidDel="006A013F" w:rsidRDefault="0014394D">
          <w:pPr>
            <w:pStyle w:val="23"/>
            <w:rPr>
              <w:del w:id="80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03" w:author="Владимир Лаут" w:date="2021-03-26T13:56:00Z">
            <w:r w:rsidRPr="003D4F6A" w:rsidDel="006A013F">
              <w:rPr>
                <w:rFonts w:eastAsiaTheme="majorEastAsia"/>
                <w:rPrChange w:id="804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7.2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05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Организационные аспекты</w:delText>
            </w:r>
            <w:r w:rsidDel="006A013F">
              <w:rPr>
                <w:noProof/>
                <w:webHidden/>
              </w:rPr>
              <w:tab/>
              <w:delText>67</w:delText>
            </w:r>
          </w:del>
        </w:p>
        <w:p w14:paraId="6A3AF44E" w14:textId="7E060A91" w:rsidR="0014394D" w:rsidDel="006A013F" w:rsidRDefault="0014394D">
          <w:pPr>
            <w:pStyle w:val="14"/>
            <w:rPr>
              <w:del w:id="806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807" w:author="Владимир Лаут" w:date="2021-03-26T13:56:00Z">
            <w:r w:rsidRPr="003D4F6A" w:rsidDel="006A013F">
              <w:rPr>
                <w:rFonts w:eastAsia="Calibri"/>
                <w:rPrChange w:id="808" w:author="Serjo" w:date="2020-04-13T02:58:00Z">
                  <w:rPr>
                    <w:rStyle w:val="a9"/>
                    <w:rFonts w:eastAsia="Calibri"/>
                  </w:rPr>
                </w:rPrChange>
              </w:rPr>
              <w:delText>8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Fonts w:eastAsia="Calibri"/>
                <w:rPrChange w:id="809" w:author="Serjo" w:date="2020-04-13T02:58:00Z">
                  <w:rPr>
                    <w:rStyle w:val="a9"/>
                    <w:rFonts w:eastAsia="Calibri"/>
                  </w:rPr>
                </w:rPrChange>
              </w:rPr>
              <w:delText>Открытые вопросы</w:delText>
            </w:r>
            <w:r w:rsidDel="006A013F">
              <w:rPr>
                <w:webHidden/>
              </w:rPr>
              <w:tab/>
              <w:delText>69</w:delText>
            </w:r>
          </w:del>
        </w:p>
        <w:p w14:paraId="72BB3FB5" w14:textId="209B8EA9" w:rsidR="0014394D" w:rsidDel="006A013F" w:rsidRDefault="0014394D">
          <w:pPr>
            <w:pStyle w:val="14"/>
            <w:rPr>
              <w:del w:id="810" w:author="Владимир Лаут" w:date="2021-03-26T13:56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811" w:author="Владимир Лаут" w:date="2021-03-26T13:56:00Z">
            <w:r w:rsidRPr="003D4F6A" w:rsidDel="006A013F">
              <w:rPr>
                <w:rFonts w:eastAsia="Calibri"/>
                <w:rPrChange w:id="812" w:author="Serjo" w:date="2020-04-13T02:58:00Z">
                  <w:rPr>
                    <w:rStyle w:val="a9"/>
                    <w:rFonts w:eastAsia="Calibri"/>
                  </w:rPr>
                </w:rPrChange>
              </w:rPr>
              <w:delText>9</w:delText>
            </w:r>
            <w:r w:rsidDel="006A013F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D4F6A" w:rsidDel="006A013F">
              <w:rPr>
                <w:rFonts w:eastAsia="Calibri"/>
                <w:rPrChange w:id="813" w:author="Serjo" w:date="2020-04-13T02:58:00Z">
                  <w:rPr>
                    <w:rStyle w:val="a9"/>
                    <w:rFonts w:eastAsia="Calibri"/>
                  </w:rPr>
                </w:rPrChange>
              </w:rPr>
              <w:delText>Приложения</w:delText>
            </w:r>
            <w:r w:rsidDel="006A013F">
              <w:rPr>
                <w:webHidden/>
              </w:rPr>
              <w:tab/>
              <w:delText>70</w:delText>
            </w:r>
          </w:del>
        </w:p>
        <w:p w14:paraId="1487E7C3" w14:textId="7885BB91" w:rsidR="0014394D" w:rsidDel="006A013F" w:rsidRDefault="0014394D">
          <w:pPr>
            <w:pStyle w:val="23"/>
            <w:rPr>
              <w:del w:id="81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15" w:author="Владимир Лаут" w:date="2021-03-26T13:56:00Z">
            <w:r w:rsidRPr="003D4F6A" w:rsidDel="006A013F">
              <w:rPr>
                <w:rFonts w:eastAsiaTheme="majorEastAsia"/>
                <w:rPrChange w:id="81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9.1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1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1.  Модели бизнес-процессов</w:delText>
            </w:r>
            <w:r w:rsidDel="006A013F">
              <w:rPr>
                <w:noProof/>
                <w:webHidden/>
              </w:rPr>
              <w:tab/>
              <w:delText>70</w:delText>
            </w:r>
          </w:del>
        </w:p>
        <w:p w14:paraId="3CD2D19F" w14:textId="39919F0D" w:rsidR="0014394D" w:rsidDel="006A013F" w:rsidRDefault="0014394D">
          <w:pPr>
            <w:pStyle w:val="23"/>
            <w:rPr>
              <w:del w:id="81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19" w:author="Владимир Лаут" w:date="2021-03-26T13:56:00Z">
            <w:r w:rsidRPr="003D4F6A" w:rsidDel="006A013F">
              <w:rPr>
                <w:rFonts w:eastAsiaTheme="majorEastAsia"/>
                <w:rPrChange w:id="820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9.2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21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2. Реестр бизнес-требований</w:delText>
            </w:r>
            <w:r w:rsidDel="006A013F">
              <w:rPr>
                <w:noProof/>
                <w:webHidden/>
              </w:rPr>
              <w:tab/>
              <w:delText>70</w:delText>
            </w:r>
          </w:del>
        </w:p>
        <w:p w14:paraId="7EC099EC" w14:textId="680CE437" w:rsidR="0014394D" w:rsidDel="006A013F" w:rsidRDefault="0014394D">
          <w:pPr>
            <w:pStyle w:val="23"/>
            <w:rPr>
              <w:del w:id="822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23" w:author="Владимир Лаут" w:date="2021-03-26T13:56:00Z">
            <w:r w:rsidRPr="003D4F6A" w:rsidDel="006A013F">
              <w:rPr>
                <w:rFonts w:eastAsiaTheme="majorEastAsia"/>
                <w:rPrChange w:id="824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9.3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25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6A013F">
              <w:rPr>
                <w:noProof/>
                <w:webHidden/>
              </w:rPr>
              <w:tab/>
              <w:delText>70</w:delText>
            </w:r>
          </w:del>
        </w:p>
        <w:p w14:paraId="3DDDF8C8" w14:textId="5102248A" w:rsidR="0014394D" w:rsidDel="006A013F" w:rsidRDefault="0014394D">
          <w:pPr>
            <w:pStyle w:val="23"/>
            <w:rPr>
              <w:del w:id="826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27" w:author="Владимир Лаут" w:date="2021-03-26T13:56:00Z">
            <w:r w:rsidRPr="003D4F6A" w:rsidDel="006A013F">
              <w:rPr>
                <w:rFonts w:eastAsiaTheme="majorEastAsia"/>
                <w:rPrChange w:id="828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9.4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29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4. Прочее</w:delText>
            </w:r>
            <w:r w:rsidDel="006A013F">
              <w:rPr>
                <w:noProof/>
                <w:webHidden/>
              </w:rPr>
              <w:tab/>
              <w:delText>71</w:delText>
            </w:r>
          </w:del>
        </w:p>
        <w:p w14:paraId="079DE8DA" w14:textId="6FAF6A13" w:rsidR="0014394D" w:rsidDel="006A013F" w:rsidRDefault="0014394D">
          <w:pPr>
            <w:pStyle w:val="23"/>
            <w:rPr>
              <w:del w:id="830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31" w:author="Владимир Лаут" w:date="2021-03-26T13:56:00Z">
            <w:r w:rsidRPr="003D4F6A" w:rsidDel="006A013F">
              <w:rPr>
                <w:rFonts w:eastAsiaTheme="majorEastAsia"/>
                <w:rPrChange w:id="832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9.5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33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РП1-6: Роли и полномочия</w:delText>
            </w:r>
            <w:r w:rsidDel="006A013F">
              <w:rPr>
                <w:noProof/>
                <w:webHidden/>
              </w:rPr>
              <w:tab/>
              <w:delText>71</w:delText>
            </w:r>
          </w:del>
        </w:p>
        <w:p w14:paraId="4FFA9EA7" w14:textId="0903009A" w:rsidR="0014394D" w:rsidDel="006A013F" w:rsidRDefault="0014394D">
          <w:pPr>
            <w:pStyle w:val="23"/>
            <w:rPr>
              <w:del w:id="834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35" w:author="Владимир Лаут" w:date="2021-03-26T13:56:00Z">
            <w:r w:rsidRPr="003D4F6A" w:rsidDel="006A013F">
              <w:rPr>
                <w:rFonts w:eastAsiaTheme="majorEastAsia"/>
                <w:rPrChange w:id="836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9.6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37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6A013F">
              <w:rPr>
                <w:noProof/>
                <w:webHidden/>
              </w:rPr>
              <w:tab/>
              <w:delText>71</w:delText>
            </w:r>
          </w:del>
        </w:p>
        <w:p w14:paraId="5CA553FE" w14:textId="0B30D76A" w:rsidR="0014394D" w:rsidDel="006A013F" w:rsidRDefault="0014394D">
          <w:pPr>
            <w:pStyle w:val="23"/>
            <w:rPr>
              <w:del w:id="838" w:author="Владимир Лаут" w:date="2021-03-26T13:56:00Z"/>
              <w:rFonts w:eastAsiaTheme="minorEastAsia" w:cstheme="minorBidi"/>
              <w:b w:val="0"/>
              <w:noProof/>
              <w:lang w:eastAsia="ru-RU"/>
            </w:rPr>
          </w:pPr>
          <w:del w:id="839" w:author="Владимир Лаут" w:date="2021-03-26T13:56:00Z">
            <w:r w:rsidRPr="003D4F6A" w:rsidDel="006A013F">
              <w:rPr>
                <w:rFonts w:eastAsiaTheme="majorEastAsia"/>
                <w:rPrChange w:id="840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9.7</w:delText>
            </w:r>
            <w:r w:rsidDel="006A013F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3D4F6A" w:rsidDel="006A013F">
              <w:rPr>
                <w:rFonts w:eastAsiaTheme="majorEastAsia"/>
                <w:rPrChange w:id="841" w:author="Serjo" w:date="2020-04-13T02:58:00Z">
                  <w:rPr>
                    <w:rStyle w:val="a9"/>
                    <w:rFonts w:eastAsiaTheme="majorEastAsia" w:cstheme="majorBidi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6A013F">
              <w:rPr>
                <w:noProof/>
                <w:webHidden/>
              </w:rPr>
              <w:tab/>
              <w:delText>71</w:delText>
            </w:r>
          </w:del>
        </w:p>
        <w:p w14:paraId="26E9560B" w14:textId="5D4D2B10" w:rsidR="00252D72" w:rsidRPr="00F94454" w:rsidRDefault="00B778C7" w:rsidP="00895A65">
          <w:pPr>
            <w:rPr>
              <w:rFonts w:ascii="Arial" w:hAnsi="Arial" w:cs="Arial"/>
            </w:rPr>
            <w:sectPr w:rsidR="00252D72" w:rsidRPr="00F94454" w:rsidSect="00916FAB">
              <w:headerReference w:type="default" r:id="rId15"/>
              <w:headerReference w:type="first" r:id="rId16"/>
              <w:pgSz w:w="11907" w:h="16840" w:code="9"/>
              <w:pgMar w:top="1134" w:right="567" w:bottom="1134" w:left="1134" w:header="737" w:footer="680" w:gutter="0"/>
              <w:cols w:space="708"/>
              <w:titlePg/>
              <w:docGrid w:linePitch="360"/>
            </w:sect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096A7F4" w14:textId="77777777" w:rsidR="00FA572B" w:rsidRPr="00FA572B" w:rsidRDefault="001135C1" w:rsidP="00FA572B">
      <w:pPr>
        <w:pStyle w:val="1"/>
      </w:pPr>
      <w:bookmarkStart w:id="842" w:name="_Toc519763184"/>
      <w:bookmarkStart w:id="843" w:name="_Toc521949663"/>
      <w:bookmarkStart w:id="844" w:name="_Toc522013003"/>
      <w:bookmarkStart w:id="845" w:name="_Toc522092080"/>
      <w:bookmarkStart w:id="846" w:name="_Toc522116468"/>
      <w:bookmarkStart w:id="847" w:name="_Toc523059288"/>
      <w:bookmarkStart w:id="848" w:name="_Toc523158305"/>
      <w:bookmarkStart w:id="849" w:name="_Toc523158759"/>
      <w:bookmarkStart w:id="850" w:name="_Toc523159209"/>
      <w:bookmarkStart w:id="851" w:name="_Toc523166310"/>
      <w:bookmarkStart w:id="852" w:name="_Toc69302480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r>
        <w:lastRenderedPageBreak/>
        <w:t>Глоссарий</w:t>
      </w:r>
      <w:bookmarkEnd w:id="852"/>
    </w:p>
    <w:p w14:paraId="0EB6322E" w14:textId="77777777" w:rsidR="00B17899" w:rsidRPr="00A03DDE" w:rsidRDefault="00B17899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>Глоссарий ведется централизованно на Портале Проекта и доступен по ссылке:</w:t>
      </w:r>
    </w:p>
    <w:p w14:paraId="7EAFCFD2" w14:textId="77777777" w:rsidR="00B17899" w:rsidRPr="00A03DDE" w:rsidRDefault="00B17899" w:rsidP="00A03DDE">
      <w:pPr>
        <w:pStyle w:val="a7"/>
        <w:keepNext/>
        <w:spacing w:after="240" w:afterAutospacing="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>http://portal.polyus.com/ERP/ERPDocuments/00_Управление проектом/Реестры и спис-ки/04_Глоссарий</w:t>
      </w:r>
    </w:p>
    <w:p w14:paraId="39C4A593" w14:textId="77777777" w:rsidR="00FA572B" w:rsidRPr="00F94454" w:rsidRDefault="00FA572B" w:rsidP="00FA572B">
      <w:pPr>
        <w:rPr>
          <w:rFonts w:ascii="Arial" w:hAnsi="Arial" w:cs="Arial"/>
          <w:b/>
          <w:sz w:val="20"/>
        </w:rPr>
      </w:pPr>
    </w:p>
    <w:p w14:paraId="4810BCA9" w14:textId="77777777" w:rsidR="00FA572B" w:rsidRDefault="001135C1" w:rsidP="00FA572B">
      <w:pPr>
        <w:pStyle w:val="1"/>
      </w:pPr>
      <w:bookmarkStart w:id="853" w:name="_Toc69302481"/>
      <w:r>
        <w:t>Назн</w:t>
      </w:r>
      <w:r w:rsidR="00A8186B">
        <w:t>а</w:t>
      </w:r>
      <w:r>
        <w:t>чение документа</w:t>
      </w:r>
      <w:bookmarkEnd w:id="853"/>
    </w:p>
    <w:p w14:paraId="45228B71" w14:textId="77777777" w:rsidR="00DD5C13" w:rsidRPr="00DD5C13" w:rsidRDefault="00DD5C13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DD5C13">
        <w:rPr>
          <w:rFonts w:ascii="Arial" w:hAnsi="Arial" w:cs="Arial"/>
        </w:rPr>
        <w:t xml:space="preserve">Настоящий документ описывает ключевые принципы, инструменты и механизмы реализации бизнес-процессов </w:t>
      </w:r>
      <w:r w:rsidR="00352BCC" w:rsidRPr="000C1778">
        <w:rPr>
          <w:rFonts w:ascii="Arial" w:hAnsi="Arial" w:cs="Arial"/>
        </w:rPr>
        <w:t xml:space="preserve">мониторинга </w:t>
      </w:r>
      <w:r w:rsidR="00352BCC">
        <w:rPr>
          <w:rFonts w:ascii="Arial" w:hAnsi="Arial" w:cs="Arial"/>
        </w:rPr>
        <w:t>и оценки технического состояния производственных активов</w:t>
      </w:r>
      <w:r w:rsidRPr="00DD5C13">
        <w:rPr>
          <w:rFonts w:ascii="Arial" w:hAnsi="Arial" w:cs="Arial"/>
        </w:rPr>
        <w:t xml:space="preserve"> в системе </w:t>
      </w:r>
      <w:r w:rsidR="003616A7">
        <w:rPr>
          <w:rFonts w:ascii="Arial" w:hAnsi="Arial" w:cs="Arial"/>
        </w:rPr>
        <w:t>S/4HANA</w:t>
      </w:r>
      <w:r w:rsidRPr="00DD5C13">
        <w:rPr>
          <w:rFonts w:ascii="Arial" w:hAnsi="Arial" w:cs="Arial"/>
        </w:rPr>
        <w:t>.</w:t>
      </w:r>
    </w:p>
    <w:p w14:paraId="594C450B" w14:textId="77777777" w:rsidR="00363CBE" w:rsidRPr="000C1778" w:rsidRDefault="00363CBE" w:rsidP="00363CBE"/>
    <w:p w14:paraId="5E018C6A" w14:textId="77777777" w:rsidR="00FF5232" w:rsidRPr="00F94454" w:rsidRDefault="00FF5232" w:rsidP="00FF5232">
      <w:pPr>
        <w:pStyle w:val="1"/>
      </w:pPr>
      <w:bookmarkStart w:id="854" w:name="_Toc469481037"/>
      <w:bookmarkStart w:id="855" w:name="_Toc69302482"/>
      <w:r w:rsidRPr="00F94454">
        <w:t>Предпосылки успешной реализации</w:t>
      </w:r>
      <w:bookmarkEnd w:id="854"/>
      <w:bookmarkEnd w:id="855"/>
    </w:p>
    <w:p w14:paraId="7C749B0A" w14:textId="77777777" w:rsidR="00EF2ECF" w:rsidRPr="00FE7250" w:rsidRDefault="00BB379E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 xml:space="preserve">Для успешной реализации бизнес-процессов мониторинга и оценки технического состояния производственных активов в системе </w:t>
      </w:r>
      <w:r w:rsidR="003616A7">
        <w:rPr>
          <w:rFonts w:ascii="Arial" w:hAnsi="Arial" w:cs="Arial"/>
        </w:rPr>
        <w:t>S/4HANA</w:t>
      </w:r>
      <w:r w:rsidRPr="00101963">
        <w:rPr>
          <w:rFonts w:ascii="Arial" w:hAnsi="Arial" w:cs="Arial"/>
        </w:rPr>
        <w:t xml:space="preserve"> необходима реализация </w:t>
      </w:r>
      <w:r w:rsidR="000755A7" w:rsidRPr="00101963">
        <w:rPr>
          <w:rFonts w:ascii="Arial" w:hAnsi="Arial" w:cs="Arial"/>
        </w:rPr>
        <w:t>предшествующих</w:t>
      </w:r>
      <w:r w:rsidR="001207ED" w:rsidRPr="00101963">
        <w:rPr>
          <w:rFonts w:ascii="Arial" w:hAnsi="Arial" w:cs="Arial"/>
        </w:rPr>
        <w:t xml:space="preserve"> связанных</w:t>
      </w:r>
      <w:r w:rsidR="0033177E" w:rsidRPr="0030319F">
        <w:rPr>
          <w:rFonts w:ascii="Arial" w:hAnsi="Arial" w:cs="Arial"/>
        </w:rPr>
        <w:t xml:space="preserve"> процессов</w:t>
      </w:r>
      <w:r w:rsidR="00BA2DBD" w:rsidRPr="001A19DF">
        <w:rPr>
          <w:rFonts w:ascii="Arial" w:hAnsi="Arial" w:cs="Arial"/>
        </w:rPr>
        <w:t xml:space="preserve">: </w:t>
      </w:r>
    </w:p>
    <w:p w14:paraId="206CDB5A" w14:textId="6C0991E4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 xml:space="preserve">ПП-07.05.03-ERP «Формирование и потребление </w:t>
      </w:r>
      <w:r w:rsidR="006E1B50">
        <w:rPr>
          <w:rFonts w:ascii="Arial" w:hAnsi="Arial" w:cs="Arial"/>
        </w:rPr>
        <w:t>обменного фонда</w:t>
      </w:r>
      <w:r w:rsidRPr="00A03DDE">
        <w:rPr>
          <w:rFonts w:ascii="Arial" w:hAnsi="Arial" w:cs="Arial"/>
        </w:rPr>
        <w:t>»</w:t>
      </w:r>
      <w:r w:rsidR="00951790" w:rsidRPr="00A03DDE">
        <w:rPr>
          <w:rFonts w:ascii="Arial" w:hAnsi="Arial" w:cs="Arial"/>
        </w:rPr>
        <w:t xml:space="preserve"> (</w:t>
      </w:r>
      <w:r w:rsidR="00951790" w:rsidRPr="00A03DDE">
        <w:rPr>
          <w:rFonts w:ascii="Arial" w:eastAsia="Calibri" w:hAnsi="Arial" w:cs="Arial"/>
        </w:rPr>
        <w:t xml:space="preserve">КД </w:t>
      </w:r>
      <w:del w:id="856" w:author="Serjo" w:date="2020-04-09T12:27:00Z">
        <w:r w:rsidR="00951790" w:rsidRPr="00A03DDE" w:rsidDel="00E13F1A">
          <w:rPr>
            <w:rFonts w:ascii="Arial" w:eastAsia="Calibri" w:hAnsi="Arial" w:cs="Arial"/>
          </w:rPr>
          <w:delText>Ресурсное обеспечение ТОиР</w:delText>
        </w:r>
      </w:del>
      <w:ins w:id="857" w:author="Serjo" w:date="2020-04-09T12:31:00Z">
        <w:r w:rsidR="00E13F1A">
          <w:rPr>
            <w:rFonts w:ascii="Arial" w:eastAsia="Calibri" w:hAnsi="Arial" w:cs="Arial"/>
          </w:rPr>
          <w:t>«</w:t>
        </w:r>
      </w:ins>
      <w:ins w:id="858" w:author="Serjo" w:date="2020-04-09T15:15:00Z">
        <w:del w:id="859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860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861" w:author="Serjo" w:date="2020-04-09T15:15:00Z">
        <w:r w:rsidR="00C55336" w:rsidRPr="00C55336">
          <w:rPr>
            <w:rFonts w:ascii="Arial" w:eastAsia="Calibri" w:hAnsi="Arial" w:cs="Arial"/>
          </w:rPr>
          <w:t>.57_PM_КД_Ресурсное обеспечение ТОиР</w:t>
        </w:r>
      </w:ins>
      <w:ins w:id="862" w:author="Serjo" w:date="2020-04-09T12:31:00Z">
        <w:r w:rsidR="00E13F1A">
          <w:rPr>
            <w:rFonts w:ascii="Arial" w:eastAsia="Calibri" w:hAnsi="Arial" w:cs="Arial"/>
          </w:rPr>
          <w:t>»</w:t>
        </w:r>
      </w:ins>
      <w:r w:rsidR="00951790" w:rsidRPr="00A03DDE">
        <w:rPr>
          <w:rFonts w:ascii="Arial" w:hAnsi="Arial" w:cs="Arial"/>
        </w:rPr>
        <w:t>)</w:t>
      </w:r>
      <w:r w:rsidR="00EF2ECF" w:rsidRPr="00A03DDE">
        <w:rPr>
          <w:rFonts w:ascii="Arial" w:hAnsi="Arial" w:cs="Arial"/>
        </w:rPr>
        <w:t>;</w:t>
      </w:r>
    </w:p>
    <w:p w14:paraId="0B27C3F8" w14:textId="462ED9D4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>ПП-07.03.03.01-ERP «Выполнение и фактический учет воздействий»</w:t>
      </w:r>
      <w:r w:rsidR="00951790" w:rsidRPr="00A03DDE">
        <w:rPr>
          <w:rFonts w:ascii="Arial" w:hAnsi="Arial" w:cs="Arial"/>
        </w:rPr>
        <w:t xml:space="preserve"> </w:t>
      </w:r>
      <w:r w:rsidR="00951790" w:rsidRPr="00A03DDE">
        <w:rPr>
          <w:rFonts w:ascii="Arial" w:eastAsia="Calibri" w:hAnsi="Arial" w:cs="Arial"/>
        </w:rPr>
        <w:t>(</w:t>
      </w:r>
      <w:del w:id="863" w:author="Serjo" w:date="2020-04-09T15:16:00Z">
        <w:r w:rsidR="00951790" w:rsidRPr="00A03DDE" w:rsidDel="00C55336">
          <w:rPr>
            <w:rFonts w:ascii="Arial" w:eastAsia="Calibri" w:hAnsi="Arial" w:cs="Arial"/>
          </w:rPr>
          <w:delText>п</w:delText>
        </w:r>
      </w:del>
      <w:del w:id="864" w:author="Serjo" w:date="2020-04-09T15:15:00Z">
        <w:r w:rsidR="00951790" w:rsidRPr="00A03DDE" w:rsidDel="00C55336">
          <w:rPr>
            <w:rFonts w:ascii="Arial" w:eastAsia="Calibri" w:hAnsi="Arial" w:cs="Arial"/>
          </w:rPr>
          <w:delText>.5.1.</w:delText>
        </w:r>
      </w:del>
      <w:del w:id="865" w:author="Serjo" w:date="2020-04-09T12:29:00Z">
        <w:r w:rsidR="00951790" w:rsidRPr="00A03DDE" w:rsidDel="00E13F1A">
          <w:rPr>
            <w:rFonts w:ascii="Arial" w:eastAsia="Calibri" w:hAnsi="Arial" w:cs="Arial"/>
          </w:rPr>
          <w:delText>4</w:delText>
        </w:r>
      </w:del>
      <w:del w:id="866" w:author="Serjo" w:date="2020-04-09T15:15:00Z">
        <w:r w:rsidR="00951790" w:rsidRPr="00A03DDE" w:rsidDel="00C55336">
          <w:rPr>
            <w:rFonts w:ascii="Arial" w:eastAsia="Calibri" w:hAnsi="Arial" w:cs="Arial"/>
          </w:rPr>
          <w:delText xml:space="preserve"> </w:delText>
        </w:r>
      </w:del>
      <w:r w:rsidR="00951790" w:rsidRPr="00A03DDE">
        <w:rPr>
          <w:rFonts w:ascii="Arial" w:eastAsia="Calibri" w:hAnsi="Arial" w:cs="Arial"/>
        </w:rPr>
        <w:t>КД</w:t>
      </w:r>
      <w:ins w:id="867" w:author="Serjo" w:date="2020-04-09T12:30:00Z">
        <w:r w:rsidR="00E13F1A">
          <w:rPr>
            <w:rFonts w:ascii="Arial" w:eastAsia="Calibri" w:hAnsi="Arial" w:cs="Arial"/>
          </w:rPr>
          <w:t xml:space="preserve"> </w:t>
        </w:r>
      </w:ins>
      <w:ins w:id="868" w:author="Serjo" w:date="2020-04-09T12:31:00Z">
        <w:r w:rsidR="00E13F1A">
          <w:rPr>
            <w:rFonts w:ascii="Arial" w:eastAsia="Calibri" w:hAnsi="Arial" w:cs="Arial"/>
          </w:rPr>
          <w:t>«</w:t>
        </w:r>
      </w:ins>
      <w:ins w:id="869" w:author="Serjo" w:date="2020-04-09T15:16:00Z">
        <w:del w:id="870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871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872" w:author="Serjo" w:date="2020-04-09T15:16:00Z">
        <w:r w:rsidR="00C55336" w:rsidRPr="00C55336">
          <w:rPr>
            <w:rFonts w:ascii="Arial" w:eastAsia="Calibri" w:hAnsi="Arial" w:cs="Arial"/>
          </w:rPr>
          <w:t>.55_PM_КД_Выполнение и фактический учет работ</w:t>
        </w:r>
      </w:ins>
      <w:ins w:id="873" w:author="Serjo" w:date="2020-04-09T12:31:00Z">
        <w:r w:rsidR="00E13F1A">
          <w:rPr>
            <w:rFonts w:ascii="Arial" w:eastAsia="Calibri" w:hAnsi="Arial" w:cs="Arial"/>
          </w:rPr>
          <w:t>»</w:t>
        </w:r>
      </w:ins>
      <w:del w:id="874" w:author="Serjo" w:date="2020-04-09T12:30:00Z">
        <w:r w:rsidR="00115A16" w:rsidRPr="00115A16" w:rsidDel="00E13F1A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hAnsi="Arial" w:cs="Arial"/>
        </w:rPr>
        <w:t>;</w:t>
      </w:r>
    </w:p>
    <w:p w14:paraId="0F95C462" w14:textId="0E67798D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>ПП-07.03.03.04-ERP «Регистрация ежесменного обслуживания»</w:t>
      </w:r>
      <w:r w:rsidR="00951790" w:rsidRPr="00A03DDE">
        <w:rPr>
          <w:rFonts w:ascii="Arial" w:hAnsi="Arial" w:cs="Arial"/>
        </w:rPr>
        <w:t xml:space="preserve"> </w:t>
      </w:r>
      <w:r w:rsidR="00951790" w:rsidRPr="00A03DDE">
        <w:rPr>
          <w:rFonts w:ascii="Arial" w:eastAsia="Calibri" w:hAnsi="Arial" w:cs="Arial"/>
        </w:rPr>
        <w:t>(</w:t>
      </w:r>
      <w:del w:id="875" w:author="Serjo" w:date="2020-04-09T15:16:00Z">
        <w:r w:rsidR="00951790" w:rsidRPr="00A03DDE" w:rsidDel="00C55336">
          <w:rPr>
            <w:rFonts w:ascii="Arial" w:eastAsia="Calibri" w:hAnsi="Arial" w:cs="Arial"/>
          </w:rPr>
          <w:delText xml:space="preserve">п.5.1.4 </w:delText>
        </w:r>
      </w:del>
      <w:r w:rsidR="00951790" w:rsidRPr="00A03DDE">
        <w:rPr>
          <w:rFonts w:ascii="Arial" w:eastAsia="Calibri" w:hAnsi="Arial" w:cs="Arial"/>
        </w:rPr>
        <w:t>КД</w:t>
      </w:r>
      <w:ins w:id="876" w:author="Serjo" w:date="2020-04-09T12:32:00Z">
        <w:r w:rsidR="00E13F1A">
          <w:rPr>
            <w:rFonts w:ascii="Arial" w:eastAsia="Calibri" w:hAnsi="Arial" w:cs="Arial"/>
          </w:rPr>
          <w:t xml:space="preserve"> «</w:t>
        </w:r>
      </w:ins>
      <w:ins w:id="877" w:author="Serjo" w:date="2020-04-09T15:16:00Z">
        <w:del w:id="878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879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880" w:author="Serjo" w:date="2020-04-09T15:16:00Z">
        <w:r w:rsidR="00C55336" w:rsidRPr="00C55336">
          <w:rPr>
            <w:rFonts w:ascii="Arial" w:eastAsia="Calibri" w:hAnsi="Arial" w:cs="Arial"/>
          </w:rPr>
          <w:t>.55_PM_КД_Выполнение и фактический учет работ</w:t>
        </w:r>
      </w:ins>
      <w:ins w:id="881" w:author="Serjo" w:date="2020-04-09T12:32:00Z">
        <w:r w:rsidR="00E13F1A">
          <w:rPr>
            <w:rFonts w:ascii="Arial" w:eastAsia="Calibri" w:hAnsi="Arial" w:cs="Arial"/>
          </w:rPr>
          <w:t>»</w:t>
        </w:r>
      </w:ins>
      <w:del w:id="882" w:author="Serjo" w:date="2020-04-09T12:32:00Z">
        <w:r w:rsidR="00951790" w:rsidRPr="00A03DDE" w:rsidDel="00E13F1A">
          <w:rPr>
            <w:rFonts w:ascii="Arial" w:eastAsia="Calibri" w:hAnsi="Arial" w:cs="Arial"/>
          </w:rPr>
          <w:delText xml:space="preserve"> </w:delText>
        </w:r>
        <w:r w:rsidR="00115A16" w:rsidRPr="00115A16" w:rsidDel="00E13F1A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hAnsi="Arial" w:cs="Arial"/>
        </w:rPr>
        <w:t>;</w:t>
      </w:r>
    </w:p>
    <w:p w14:paraId="7F9B9B6B" w14:textId="32AEE067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>ПП-07.03.03.03-ERP «Управление аварийными воздействиями ТОиР критичного оборудования»</w:t>
      </w:r>
      <w:r w:rsidR="00951790" w:rsidRPr="00A03DDE">
        <w:rPr>
          <w:rFonts w:ascii="Arial" w:eastAsia="Calibri" w:hAnsi="Arial" w:cs="Arial"/>
        </w:rPr>
        <w:t xml:space="preserve"> (</w:t>
      </w:r>
      <w:del w:id="883" w:author="Serjo" w:date="2020-04-09T15:16:00Z">
        <w:r w:rsidR="00951790" w:rsidRPr="00A03DDE" w:rsidDel="00C55336">
          <w:rPr>
            <w:rFonts w:ascii="Arial" w:eastAsia="Calibri" w:hAnsi="Arial" w:cs="Arial"/>
          </w:rPr>
          <w:delText>п.5.1.</w:delText>
        </w:r>
      </w:del>
      <w:del w:id="884" w:author="Serjo" w:date="2020-04-09T12:32:00Z">
        <w:r w:rsidR="00951790" w:rsidRPr="00A03DDE" w:rsidDel="00E13F1A">
          <w:rPr>
            <w:rFonts w:ascii="Arial" w:eastAsia="Calibri" w:hAnsi="Arial" w:cs="Arial"/>
          </w:rPr>
          <w:delText>4</w:delText>
        </w:r>
      </w:del>
      <w:del w:id="885" w:author="Serjo" w:date="2020-04-09T15:16:00Z">
        <w:r w:rsidR="00951790" w:rsidRPr="00A03DDE" w:rsidDel="00C55336">
          <w:rPr>
            <w:rFonts w:ascii="Arial" w:eastAsia="Calibri" w:hAnsi="Arial" w:cs="Arial"/>
          </w:rPr>
          <w:delText xml:space="preserve"> </w:delText>
        </w:r>
      </w:del>
      <w:r w:rsidR="00951790" w:rsidRPr="00A03DDE">
        <w:rPr>
          <w:rFonts w:ascii="Arial" w:eastAsia="Calibri" w:hAnsi="Arial" w:cs="Arial"/>
        </w:rPr>
        <w:t xml:space="preserve">КД </w:t>
      </w:r>
      <w:ins w:id="886" w:author="Serjo" w:date="2020-04-09T12:33:00Z">
        <w:r w:rsidR="00E13F1A">
          <w:rPr>
            <w:rFonts w:ascii="Arial" w:eastAsia="Calibri" w:hAnsi="Arial" w:cs="Arial"/>
          </w:rPr>
          <w:t>«</w:t>
        </w:r>
      </w:ins>
      <w:ins w:id="887" w:author="Serjo" w:date="2020-04-09T15:16:00Z">
        <w:del w:id="888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889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890" w:author="Serjo" w:date="2020-04-09T15:16:00Z">
        <w:r w:rsidR="00C55336" w:rsidRPr="00C55336">
          <w:rPr>
            <w:rFonts w:ascii="Arial" w:eastAsia="Calibri" w:hAnsi="Arial" w:cs="Arial"/>
          </w:rPr>
          <w:t>.55_PM_КД_Выполнение и фактический учет работ</w:t>
        </w:r>
      </w:ins>
      <w:ins w:id="891" w:author="Serjo" w:date="2020-04-09T12:33:00Z">
        <w:r w:rsidR="00E13F1A">
          <w:rPr>
            <w:rFonts w:ascii="Arial" w:eastAsia="Calibri" w:hAnsi="Arial" w:cs="Arial"/>
          </w:rPr>
          <w:t>»</w:t>
        </w:r>
      </w:ins>
      <w:del w:id="892" w:author="Serjo" w:date="2020-04-09T12:33:00Z">
        <w:r w:rsidR="00115A16" w:rsidRPr="00115A16" w:rsidDel="00E13F1A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hAnsi="Arial" w:cs="Arial"/>
        </w:rPr>
        <w:t>;</w:t>
      </w:r>
    </w:p>
    <w:p w14:paraId="0FA66471" w14:textId="79E3A283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hAnsi="Arial" w:cs="Arial"/>
        </w:rPr>
      </w:pPr>
      <w:r w:rsidRPr="00A03DDE">
        <w:rPr>
          <w:rFonts w:ascii="Arial" w:hAnsi="Arial" w:cs="Arial"/>
        </w:rPr>
        <w:t>ПП-07.03.03.02-ERP «Управление внеплановыми воздействиями ТОиР»</w:t>
      </w:r>
      <w:r w:rsidR="00951790" w:rsidRPr="00A03DDE">
        <w:rPr>
          <w:rFonts w:ascii="Arial" w:eastAsia="Calibri" w:hAnsi="Arial" w:cs="Arial"/>
        </w:rPr>
        <w:t xml:space="preserve"> (</w:t>
      </w:r>
      <w:del w:id="893" w:author="Serjo" w:date="2020-04-09T15:17:00Z">
        <w:r w:rsidR="00951790" w:rsidRPr="00A03DDE" w:rsidDel="00C55336">
          <w:rPr>
            <w:rFonts w:ascii="Arial" w:eastAsia="Calibri" w:hAnsi="Arial" w:cs="Arial"/>
          </w:rPr>
          <w:delText>п.5.1.</w:delText>
        </w:r>
      </w:del>
      <w:del w:id="894" w:author="Serjo" w:date="2020-04-09T12:33:00Z">
        <w:r w:rsidR="00951790" w:rsidRPr="00A03DDE" w:rsidDel="000A7E85">
          <w:rPr>
            <w:rFonts w:ascii="Arial" w:eastAsia="Calibri" w:hAnsi="Arial" w:cs="Arial"/>
          </w:rPr>
          <w:delText>4</w:delText>
        </w:r>
      </w:del>
      <w:del w:id="895" w:author="Serjo" w:date="2020-04-09T15:17:00Z">
        <w:r w:rsidR="00951790" w:rsidRPr="00A03DDE" w:rsidDel="00C55336">
          <w:rPr>
            <w:rFonts w:ascii="Arial" w:eastAsia="Calibri" w:hAnsi="Arial" w:cs="Arial"/>
          </w:rPr>
          <w:delText xml:space="preserve"> </w:delText>
        </w:r>
      </w:del>
      <w:r w:rsidR="00951790" w:rsidRPr="00A03DDE">
        <w:rPr>
          <w:rFonts w:ascii="Arial" w:eastAsia="Calibri" w:hAnsi="Arial" w:cs="Arial"/>
        </w:rPr>
        <w:t xml:space="preserve">КД </w:t>
      </w:r>
      <w:ins w:id="896" w:author="Serjo" w:date="2020-04-09T12:34:00Z">
        <w:r w:rsidR="000A7E85">
          <w:rPr>
            <w:rFonts w:ascii="Arial" w:eastAsia="Calibri" w:hAnsi="Arial" w:cs="Arial"/>
          </w:rPr>
          <w:t>«</w:t>
        </w:r>
      </w:ins>
      <w:ins w:id="897" w:author="Serjo" w:date="2020-04-09T15:16:00Z">
        <w:del w:id="898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899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900" w:author="Serjo" w:date="2020-04-09T15:16:00Z">
        <w:r w:rsidR="00C55336" w:rsidRPr="00C55336">
          <w:rPr>
            <w:rFonts w:ascii="Arial" w:eastAsia="Calibri" w:hAnsi="Arial" w:cs="Arial"/>
          </w:rPr>
          <w:t>.55_PM_КД_Выполнение и фактический учет работ</w:t>
        </w:r>
      </w:ins>
      <w:ins w:id="901" w:author="Serjo" w:date="2020-04-09T12:34:00Z">
        <w:r w:rsidR="000A7E85">
          <w:rPr>
            <w:rFonts w:ascii="Arial" w:eastAsia="Calibri" w:hAnsi="Arial" w:cs="Arial"/>
          </w:rPr>
          <w:t>»</w:t>
        </w:r>
      </w:ins>
      <w:del w:id="902" w:author="Serjo" w:date="2020-04-09T12:34:00Z">
        <w:r w:rsidR="00115A16" w:rsidRPr="00115A16" w:rsidDel="000A7E85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hAnsi="Arial" w:cs="Arial"/>
        </w:rPr>
        <w:t>;</w:t>
      </w:r>
    </w:p>
    <w:p w14:paraId="7D67ED3B" w14:textId="2CDE664A" w:rsidR="00EF2ECF" w:rsidRPr="00A03DDE" w:rsidRDefault="00BA2DBD" w:rsidP="00A03DDE">
      <w:pPr>
        <w:pStyle w:val="afa"/>
        <w:numPr>
          <w:ilvl w:val="0"/>
          <w:numId w:val="64"/>
        </w:numPr>
        <w:spacing w:after="240" w:line="276" w:lineRule="auto"/>
        <w:rPr>
          <w:rFonts w:ascii="Arial" w:eastAsia="Calibri" w:hAnsi="Arial" w:cs="Arial"/>
        </w:rPr>
      </w:pPr>
      <w:r w:rsidRPr="00A03DDE">
        <w:rPr>
          <w:rFonts w:ascii="Arial" w:eastAsia="Calibri" w:hAnsi="Arial" w:cs="Arial"/>
        </w:rPr>
        <w:t>ПП-10.06.03-</w:t>
      </w:r>
      <w:r w:rsidRPr="00A03DDE">
        <w:rPr>
          <w:rFonts w:ascii="Arial" w:eastAsia="Calibri" w:hAnsi="Arial" w:cs="Arial"/>
          <w:lang w:val="en-US"/>
        </w:rPr>
        <w:t>ERP</w:t>
      </w:r>
      <w:r w:rsidRPr="00A03DDE">
        <w:rPr>
          <w:rFonts w:ascii="Arial" w:eastAsia="Calibri" w:hAnsi="Arial" w:cs="Arial"/>
        </w:rPr>
        <w:t xml:space="preserve"> «Выполнение транспортных работ и работ технологического транспорта»</w:t>
      </w:r>
      <w:r w:rsidR="00951790" w:rsidRPr="00A03DDE">
        <w:rPr>
          <w:rFonts w:ascii="Arial" w:eastAsia="Calibri" w:hAnsi="Arial" w:cs="Arial"/>
        </w:rPr>
        <w:t xml:space="preserve"> (</w:t>
      </w:r>
      <w:r w:rsidR="00951790" w:rsidRPr="00A03DDE">
        <w:rPr>
          <w:rFonts w:ascii="Arial" w:hAnsi="Arial" w:cs="Arial"/>
          <w:szCs w:val="24"/>
        </w:rPr>
        <w:t xml:space="preserve">КД </w:t>
      </w:r>
      <w:r w:rsidR="000A7E85">
        <w:rPr>
          <w:rFonts w:ascii="Arial" w:hAnsi="Arial" w:cs="Arial"/>
          <w:szCs w:val="24"/>
        </w:rPr>
        <w:t>«</w:t>
      </w:r>
      <w:del w:id="903" w:author="Владимир Лаут" w:date="2021-03-15T12:14:00Z">
        <w:r w:rsidR="00115A16" w:rsidRPr="00115A16" w:rsidDel="00530700">
          <w:rPr>
            <w:rFonts w:ascii="Arial" w:hAnsi="Arial" w:cs="Arial"/>
            <w:szCs w:val="24"/>
          </w:rPr>
          <w:delText>ERP.</w:delText>
        </w:r>
      </w:del>
      <w:ins w:id="904" w:author="Serjo" w:date="2020-04-09T15:17:00Z">
        <w:del w:id="905" w:author="Владимир Лаут" w:date="2021-03-15T12:14:00Z">
          <w:r w:rsidR="00C55336" w:rsidRPr="00C55336" w:rsidDel="00530700">
            <w:rPr>
              <w:rFonts w:ascii="Arial" w:hAnsi="Arial" w:cs="Arial"/>
              <w:szCs w:val="24"/>
              <w:rPrChange w:id="906" w:author="Serjo" w:date="2020-04-09T15:17:00Z">
                <w:rPr>
                  <w:rFonts w:ascii="Arial" w:hAnsi="Arial" w:cs="Arial"/>
                  <w:szCs w:val="24"/>
                  <w:lang w:val="en-US"/>
                </w:rPr>
              </w:rPrChange>
            </w:rPr>
            <w:delText>9.9.2</w:delText>
          </w:r>
        </w:del>
      </w:ins>
      <w:ins w:id="907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908" w:author="Serjo" w:date="2020-04-09T15:17:00Z">
        <w:r w:rsidR="00C55336" w:rsidRPr="00C55336">
          <w:rPr>
            <w:rFonts w:ascii="Arial" w:hAnsi="Arial" w:cs="Arial"/>
            <w:szCs w:val="24"/>
            <w:rPrChange w:id="909" w:author="Serjo" w:date="2020-04-09T15:17:00Z">
              <w:rPr>
                <w:rFonts w:ascii="Arial" w:hAnsi="Arial" w:cs="Arial"/>
                <w:szCs w:val="24"/>
                <w:lang w:val="en-US"/>
              </w:rPr>
            </w:rPrChange>
          </w:rPr>
          <w:t>.</w:t>
        </w:r>
      </w:ins>
      <w:del w:id="910" w:author="Serjo" w:date="2020-04-09T15:17:00Z">
        <w:r w:rsidR="00115A16" w:rsidRPr="00115A16" w:rsidDel="00C55336">
          <w:rPr>
            <w:rFonts w:ascii="Arial" w:hAnsi="Arial" w:cs="Arial"/>
            <w:szCs w:val="24"/>
          </w:rPr>
          <w:delText>5.1_</w:delText>
        </w:r>
      </w:del>
      <w:r w:rsidR="00115A16" w:rsidRPr="00115A16">
        <w:rPr>
          <w:rFonts w:ascii="Arial" w:hAnsi="Arial" w:cs="Arial"/>
          <w:szCs w:val="24"/>
        </w:rPr>
        <w:t>61_MM_</w:t>
      </w:r>
      <w:ins w:id="911" w:author="Serjo" w:date="2020-04-09T16:09:00Z">
        <w:r w:rsidR="00DA1008">
          <w:rPr>
            <w:rFonts w:ascii="Arial" w:hAnsi="Arial" w:cs="Arial"/>
            <w:szCs w:val="24"/>
          </w:rPr>
          <w:t>КД_</w:t>
        </w:r>
      </w:ins>
      <w:r w:rsidR="00115A16" w:rsidRPr="00115A16">
        <w:rPr>
          <w:rFonts w:ascii="Arial" w:hAnsi="Arial" w:cs="Arial"/>
          <w:szCs w:val="24"/>
        </w:rPr>
        <w:t>Транспортная логистика</w:t>
      </w:r>
      <w:r w:rsidR="000A7E85">
        <w:rPr>
          <w:rFonts w:ascii="Arial" w:hAnsi="Arial" w:cs="Arial"/>
          <w:szCs w:val="24"/>
        </w:rPr>
        <w:t>»</w:t>
      </w:r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eastAsia="Calibri" w:hAnsi="Arial" w:cs="Arial"/>
        </w:rPr>
        <w:t>;</w:t>
      </w:r>
    </w:p>
    <w:p w14:paraId="1704FAC1" w14:textId="6B06F188" w:rsidR="00EF2ECF" w:rsidRPr="00A03DDE" w:rsidRDefault="00BA2DBD" w:rsidP="00C55336">
      <w:pPr>
        <w:pStyle w:val="afa"/>
        <w:numPr>
          <w:ilvl w:val="0"/>
          <w:numId w:val="64"/>
        </w:numPr>
        <w:spacing w:after="240" w:line="276" w:lineRule="auto"/>
        <w:rPr>
          <w:rFonts w:ascii="Arial" w:eastAsia="Calibri" w:hAnsi="Arial" w:cs="Arial"/>
        </w:rPr>
      </w:pPr>
      <w:r w:rsidRPr="00A03DDE">
        <w:rPr>
          <w:rFonts w:ascii="Arial" w:eastAsia="Calibri" w:hAnsi="Arial" w:cs="Arial"/>
        </w:rPr>
        <w:t>ПП-07.03.02-ERP «Недельно-суточное планирование воздействий на производственные активы»</w:t>
      </w:r>
      <w:ins w:id="912" w:author="Serjo" w:date="2020-04-09T12:37:00Z">
        <w:r w:rsidR="000A7E85">
          <w:rPr>
            <w:rFonts w:ascii="Arial" w:eastAsia="Calibri" w:hAnsi="Arial" w:cs="Arial"/>
          </w:rPr>
          <w:t xml:space="preserve"> </w:t>
        </w:r>
      </w:ins>
      <w:r w:rsidR="00951790" w:rsidRPr="00A03DDE">
        <w:rPr>
          <w:rFonts w:ascii="Arial" w:eastAsia="Calibri" w:hAnsi="Arial" w:cs="Arial"/>
        </w:rPr>
        <w:t>(</w:t>
      </w:r>
      <w:del w:id="913" w:author="Serjo" w:date="2020-04-09T12:36:00Z">
        <w:r w:rsidR="00951790" w:rsidRPr="00A03DDE" w:rsidDel="000A7E85">
          <w:rPr>
            <w:rFonts w:ascii="Arial" w:eastAsia="Calibri" w:hAnsi="Arial" w:cs="Arial"/>
          </w:rPr>
          <w:delText xml:space="preserve">КД </w:delText>
        </w:r>
        <w:r w:rsidR="00115A16" w:rsidRPr="00115A16" w:rsidDel="000A7E85">
          <w:rPr>
            <w:rFonts w:ascii="Arial" w:eastAsia="Calibri" w:hAnsi="Arial" w:cs="Arial"/>
          </w:rPr>
          <w:delText>ERP.5.1.54_PM_КД Оперативное планирование воздействий на П</w:delText>
        </w:r>
        <w:r w:rsidR="000A7E85" w:rsidRPr="00115A16" w:rsidDel="000A7E85">
          <w:rPr>
            <w:rFonts w:ascii="Arial" w:eastAsia="Calibri" w:hAnsi="Arial" w:cs="Arial"/>
          </w:rPr>
          <w:delText>а</w:delText>
        </w:r>
      </w:del>
      <w:ins w:id="914" w:author="Serjo" w:date="2020-04-09T12:36:00Z">
        <w:r w:rsidR="000A7E85">
          <w:rPr>
            <w:rFonts w:ascii="Arial" w:eastAsia="Calibri" w:hAnsi="Arial" w:cs="Arial"/>
          </w:rPr>
          <w:t>КД «</w:t>
        </w:r>
      </w:ins>
      <w:ins w:id="915" w:author="Serjo" w:date="2020-04-09T15:17:00Z">
        <w:del w:id="916" w:author="Владимир Лаут" w:date="2021-03-15T12:14:00Z">
          <w:r w:rsidR="00C55336" w:rsidRPr="00C55336" w:rsidDel="00530700">
            <w:rPr>
              <w:rFonts w:ascii="Arial" w:eastAsia="Calibri" w:hAnsi="Arial" w:cs="Arial"/>
            </w:rPr>
            <w:delText>ERP.9.9.2</w:delText>
          </w:r>
        </w:del>
      </w:ins>
      <w:ins w:id="917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918" w:author="Serjo" w:date="2020-04-09T15:17:00Z">
        <w:r w:rsidR="00C55336" w:rsidRPr="00C55336">
          <w:rPr>
            <w:rFonts w:ascii="Arial" w:eastAsia="Calibri" w:hAnsi="Arial" w:cs="Arial"/>
          </w:rPr>
          <w:t>.54_PM_КД_Оперативное планирование мероприятий ТОиР</w:t>
        </w:r>
      </w:ins>
      <w:ins w:id="919" w:author="Serjo" w:date="2020-04-09T12:36:00Z">
        <w:r w:rsidR="000A7E85">
          <w:rPr>
            <w:rFonts w:ascii="Arial" w:eastAsia="Calibri" w:hAnsi="Arial" w:cs="Arial"/>
          </w:rPr>
          <w:t>»</w:t>
        </w:r>
      </w:ins>
      <w:r w:rsidR="00951790" w:rsidRPr="00A03DDE">
        <w:rPr>
          <w:rFonts w:ascii="Arial" w:eastAsia="Calibri" w:hAnsi="Arial" w:cs="Arial"/>
        </w:rPr>
        <w:t>)</w:t>
      </w:r>
      <w:r w:rsidR="00EF2ECF" w:rsidRPr="00A03DDE">
        <w:rPr>
          <w:rFonts w:ascii="Arial" w:eastAsia="Calibri" w:hAnsi="Arial" w:cs="Arial"/>
        </w:rPr>
        <w:t>;</w:t>
      </w:r>
    </w:p>
    <w:p w14:paraId="35147D94" w14:textId="046CE7A5" w:rsidR="00EF2ECF" w:rsidRPr="00A03DDE" w:rsidRDefault="00CD3498" w:rsidP="00A03DDE">
      <w:pPr>
        <w:pStyle w:val="afa"/>
        <w:numPr>
          <w:ilvl w:val="0"/>
          <w:numId w:val="64"/>
        </w:numPr>
        <w:spacing w:after="240" w:line="276" w:lineRule="auto"/>
        <w:rPr>
          <w:rFonts w:ascii="Arial" w:eastAsia="Calibri" w:hAnsi="Arial" w:cs="Arial"/>
        </w:rPr>
      </w:pPr>
      <w:r w:rsidRPr="00A03DDE">
        <w:rPr>
          <w:rFonts w:ascii="Arial" w:eastAsia="Calibri" w:hAnsi="Arial" w:cs="Arial"/>
        </w:rPr>
        <w:lastRenderedPageBreak/>
        <w:t>ПП-07.11 «Управление надежностью»</w:t>
      </w:r>
      <w:ins w:id="920" w:author="Serjo" w:date="2020-04-09T16:10:00Z">
        <w:r w:rsidR="00DA1008">
          <w:rPr>
            <w:rFonts w:ascii="Arial" w:eastAsia="Calibri" w:hAnsi="Arial" w:cs="Arial"/>
          </w:rPr>
          <w:t xml:space="preserve"> (</w:t>
        </w:r>
        <w:r w:rsidR="00DA1008" w:rsidRPr="00952B46">
          <w:rPr>
            <w:rFonts w:ascii="Arial" w:eastAsia="Calibri" w:hAnsi="Arial" w:cs="Arial"/>
            <w:szCs w:val="24"/>
          </w:rPr>
          <w:t xml:space="preserve">КД </w:t>
        </w:r>
        <w:r w:rsidR="00DA1008">
          <w:rPr>
            <w:rFonts w:ascii="Arial" w:eastAsia="Calibri" w:hAnsi="Arial" w:cs="Arial"/>
            <w:szCs w:val="24"/>
          </w:rPr>
          <w:t>«</w:t>
        </w:r>
        <w:del w:id="921" w:author="Владимир Лаут" w:date="2021-03-15T12:14:00Z">
          <w:r w:rsidR="00DA1008" w:rsidRPr="00952B46" w:rsidDel="00530700">
            <w:rPr>
              <w:rFonts w:ascii="Arial" w:eastAsia="Calibri" w:hAnsi="Arial" w:cs="Arial"/>
              <w:szCs w:val="24"/>
            </w:rPr>
            <w:delText>ERP.</w:delText>
          </w:r>
          <w:r w:rsidR="00DA1008"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922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923" w:author="Serjo" w:date="2020-04-09T16:10:00Z">
        <w:r w:rsidR="00DA1008">
          <w:rPr>
            <w:rFonts w:ascii="Arial" w:eastAsia="Calibri" w:hAnsi="Arial" w:cs="Arial"/>
            <w:szCs w:val="24"/>
          </w:rPr>
          <w:t>.</w:t>
        </w:r>
        <w:r w:rsidR="00DA1008" w:rsidRPr="00952B46">
          <w:rPr>
            <w:rFonts w:ascii="Arial" w:eastAsia="Calibri" w:hAnsi="Arial" w:cs="Arial"/>
            <w:szCs w:val="24"/>
          </w:rPr>
          <w:t>22_GRC_КД по направлению Риски и внутренний контроль</w:t>
        </w:r>
        <w:r w:rsidR="00DA1008">
          <w:rPr>
            <w:rFonts w:ascii="Arial" w:eastAsia="Calibri" w:hAnsi="Arial" w:cs="Arial"/>
            <w:szCs w:val="24"/>
          </w:rPr>
          <w:t>»</w:t>
        </w:r>
        <w:r w:rsidR="00DA1008">
          <w:rPr>
            <w:rFonts w:ascii="Arial" w:eastAsia="Calibri" w:hAnsi="Arial" w:cs="Arial"/>
          </w:rPr>
          <w:t>)</w:t>
        </w:r>
      </w:ins>
      <w:r w:rsidR="00265174" w:rsidRPr="00A03DDE">
        <w:rPr>
          <w:rFonts w:ascii="Arial" w:eastAsia="Calibri" w:hAnsi="Arial" w:cs="Arial"/>
        </w:rPr>
        <w:t>.</w:t>
      </w:r>
      <w:r w:rsidR="00265174" w:rsidRPr="00A03DDE" w:rsidDel="00F83AD5">
        <w:rPr>
          <w:rFonts w:ascii="Arial" w:eastAsia="Calibri" w:hAnsi="Arial" w:cs="Arial"/>
        </w:rPr>
        <w:t xml:space="preserve"> </w:t>
      </w:r>
    </w:p>
    <w:p w14:paraId="6E226AD5" w14:textId="27542667" w:rsidR="006F0403" w:rsidRDefault="00CD0B79">
      <w:pPr>
        <w:pStyle w:val="a7"/>
        <w:keepNext/>
        <w:spacing w:after="0" w:afterAutospacing="0" w:line="276" w:lineRule="auto"/>
        <w:ind w:firstLine="567"/>
        <w:rPr>
          <w:ins w:id="924" w:author="Serjo" w:date="2020-04-10T18:19:00Z"/>
          <w:rFonts w:ascii="Arial" w:hAnsi="Arial" w:cs="Arial"/>
        </w:rPr>
        <w:pPrChange w:id="925" w:author="Serjo" w:date="2020-04-15T11:07:00Z">
          <w:pPr>
            <w:pStyle w:val="a7"/>
            <w:keepNext/>
            <w:spacing w:line="276" w:lineRule="auto"/>
            <w:ind w:firstLine="567"/>
          </w:pPr>
        </w:pPrChange>
      </w:pPr>
      <w:r>
        <w:rPr>
          <w:rFonts w:ascii="Arial" w:hAnsi="Arial" w:cs="Arial"/>
        </w:rPr>
        <w:t>Данные процессы необходимы для получения информации о выполненных работах, техническом состоянии объектов, выявленных дефектах, о пробегах транспортных средств и наработке оборудования</w:t>
      </w:r>
      <w:r w:rsidRPr="00101963">
        <w:rPr>
          <w:rFonts w:ascii="Arial" w:hAnsi="Arial" w:cs="Arial"/>
        </w:rPr>
        <w:t xml:space="preserve">. Для регистрации </w:t>
      </w:r>
      <w:r>
        <w:rPr>
          <w:rFonts w:ascii="Arial" w:hAnsi="Arial" w:cs="Arial"/>
        </w:rPr>
        <w:t>измерений и наработки</w:t>
      </w:r>
      <w:r w:rsidRPr="00101963">
        <w:rPr>
          <w:rFonts w:ascii="Arial" w:hAnsi="Arial" w:cs="Arial"/>
        </w:rPr>
        <w:t xml:space="preserve">, </w:t>
      </w:r>
      <w:r w:rsidR="00D46130">
        <w:rPr>
          <w:rFonts w:ascii="Arial" w:hAnsi="Arial" w:cs="Arial"/>
        </w:rPr>
        <w:t xml:space="preserve">будет разработана </w:t>
      </w:r>
      <w:r w:rsidRPr="00101963">
        <w:rPr>
          <w:rFonts w:ascii="Arial" w:hAnsi="Arial" w:cs="Arial"/>
        </w:rPr>
        <w:t xml:space="preserve">интеграция </w:t>
      </w:r>
      <w:r w:rsidR="00D46130">
        <w:rPr>
          <w:rFonts w:ascii="Arial" w:hAnsi="Arial" w:cs="Arial"/>
        </w:rPr>
        <w:t xml:space="preserve">системы </w:t>
      </w:r>
      <w:r w:rsidR="00D46130">
        <w:rPr>
          <w:rFonts w:ascii="Arial" w:hAnsi="Arial" w:cs="Arial"/>
          <w:lang w:val="en-US"/>
        </w:rPr>
        <w:t>S</w:t>
      </w:r>
      <w:r w:rsidR="00D46130" w:rsidRPr="00D46130">
        <w:rPr>
          <w:rFonts w:ascii="Arial" w:hAnsi="Arial" w:cs="Arial"/>
        </w:rPr>
        <w:t>/4</w:t>
      </w:r>
      <w:r w:rsidR="00D46130">
        <w:rPr>
          <w:rFonts w:ascii="Arial" w:hAnsi="Arial" w:cs="Arial"/>
          <w:lang w:val="en-US"/>
        </w:rPr>
        <w:t>HANA</w:t>
      </w:r>
      <w:r w:rsidR="006A46AF" w:rsidRPr="006A46AF">
        <w:rPr>
          <w:rFonts w:ascii="Arial" w:hAnsi="Arial" w:cs="Arial"/>
        </w:rPr>
        <w:t xml:space="preserve"> </w:t>
      </w:r>
      <w:r w:rsidRPr="00101963">
        <w:rPr>
          <w:rFonts w:ascii="Arial" w:hAnsi="Arial" w:cs="Arial"/>
        </w:rPr>
        <w:t xml:space="preserve">с </w:t>
      </w:r>
      <w:r w:rsidRPr="00A03DDE">
        <w:rPr>
          <w:rFonts w:ascii="Arial" w:hAnsi="Arial" w:cs="Arial"/>
        </w:rPr>
        <w:t>MES</w:t>
      </w:r>
      <w:r w:rsidRPr="00101963">
        <w:rPr>
          <w:rFonts w:ascii="Arial" w:hAnsi="Arial" w:cs="Arial"/>
        </w:rPr>
        <w:t>-системой</w:t>
      </w:r>
      <w:ins w:id="926" w:author="Владимир Лаут" w:date="2021-03-15T12:15:00Z">
        <w:r w:rsidR="00530700">
          <w:rPr>
            <w:rFonts w:ascii="Arial" w:hAnsi="Arial" w:cs="Arial"/>
          </w:rPr>
          <w:t xml:space="preserve"> / АСУ ГТК ИТС</w:t>
        </w:r>
      </w:ins>
      <w:r w:rsidRPr="00101963">
        <w:rPr>
          <w:rFonts w:ascii="Arial" w:hAnsi="Arial" w:cs="Arial"/>
        </w:rPr>
        <w:t xml:space="preserve"> по получению показателей измерений, наработки</w:t>
      </w:r>
      <w:r w:rsidR="00115A16">
        <w:rPr>
          <w:rFonts w:ascii="Arial" w:hAnsi="Arial" w:cs="Arial"/>
        </w:rPr>
        <w:t xml:space="preserve">, </w:t>
      </w:r>
      <w:r w:rsidRPr="00101963">
        <w:rPr>
          <w:rFonts w:ascii="Arial" w:hAnsi="Arial" w:cs="Arial"/>
        </w:rPr>
        <w:t xml:space="preserve">дефектов </w:t>
      </w:r>
      <w:r w:rsidR="00115A16">
        <w:rPr>
          <w:rFonts w:ascii="Arial" w:hAnsi="Arial" w:cs="Arial"/>
        </w:rPr>
        <w:t xml:space="preserve">и остановов </w:t>
      </w:r>
      <w:r w:rsidRPr="00101963">
        <w:rPr>
          <w:rFonts w:ascii="Arial" w:hAnsi="Arial" w:cs="Arial"/>
        </w:rPr>
        <w:t>по оборудованию.</w:t>
      </w:r>
      <w:bookmarkStart w:id="927" w:name="_Hlk522094062"/>
      <w:r w:rsidR="006A46AF">
        <w:rPr>
          <w:rFonts w:ascii="Arial" w:hAnsi="Arial" w:cs="Arial"/>
        </w:rPr>
        <w:t xml:space="preserve"> Интеграция описана в документ</w:t>
      </w:r>
      <w:ins w:id="928" w:author="Владимир Лаут" w:date="2021-03-15T12:15:00Z">
        <w:r w:rsidR="00530700">
          <w:rPr>
            <w:rFonts w:ascii="Arial" w:hAnsi="Arial" w:cs="Arial"/>
          </w:rPr>
          <w:t>ах</w:t>
        </w:r>
      </w:ins>
      <w:del w:id="929" w:author="Владимир Лаут" w:date="2021-03-15T12:15:00Z">
        <w:r w:rsidR="006A46AF" w:rsidDel="00530700">
          <w:rPr>
            <w:rFonts w:ascii="Arial" w:hAnsi="Arial" w:cs="Arial"/>
          </w:rPr>
          <w:delText>е</w:delText>
        </w:r>
      </w:del>
      <w:r w:rsidR="006A46AF">
        <w:rPr>
          <w:rFonts w:ascii="Arial" w:hAnsi="Arial" w:cs="Arial"/>
        </w:rPr>
        <w:t xml:space="preserve"> «</w:t>
      </w:r>
      <w:r w:rsidR="006A46AF" w:rsidRPr="00AE7B7C">
        <w:rPr>
          <w:rFonts w:ascii="Arial" w:hAnsi="Arial" w:cs="Arial"/>
        </w:rPr>
        <w:t>ERP.5.6.12_Соглашение об интеграции_MES</w:t>
      </w:r>
      <w:r w:rsidR="006A46AF">
        <w:rPr>
          <w:rFonts w:ascii="Arial" w:hAnsi="Arial" w:cs="Arial"/>
        </w:rPr>
        <w:t>»</w:t>
      </w:r>
      <w:ins w:id="930" w:author="Владимир Лаут" w:date="2021-03-15T12:16:00Z">
        <w:r w:rsidR="00530700">
          <w:rPr>
            <w:rFonts w:ascii="Arial" w:hAnsi="Arial" w:cs="Arial"/>
          </w:rPr>
          <w:t xml:space="preserve"> и «</w:t>
        </w:r>
        <w:r w:rsidR="00530700" w:rsidRPr="00530700">
          <w:rPr>
            <w:rFonts w:ascii="Arial" w:hAnsi="Arial" w:cs="Arial"/>
          </w:rPr>
          <w:t>ERP.13.6.22_INT_Соглашение об интеграции АСУ ГТК ИТС</w:t>
        </w:r>
        <w:r w:rsidR="00530700">
          <w:rPr>
            <w:rFonts w:ascii="Arial" w:hAnsi="Arial" w:cs="Arial"/>
          </w:rPr>
          <w:t>»</w:t>
        </w:r>
      </w:ins>
      <w:r w:rsidR="006A46AF">
        <w:rPr>
          <w:rFonts w:ascii="Arial" w:hAnsi="Arial" w:cs="Arial"/>
        </w:rPr>
        <w:t>.</w:t>
      </w:r>
      <w:bookmarkEnd w:id="927"/>
    </w:p>
    <w:p w14:paraId="0A9ED4C6" w14:textId="2B8DDBC0" w:rsidR="001F1E89" w:rsidRDefault="001F1E89" w:rsidP="000E794D">
      <w:pPr>
        <w:pStyle w:val="a7"/>
        <w:keepNext/>
        <w:spacing w:after="0" w:afterAutospacing="0" w:line="276" w:lineRule="auto"/>
        <w:ind w:firstLine="567"/>
        <w:rPr>
          <w:ins w:id="931" w:author="Serjo" w:date="2020-04-15T11:07:00Z"/>
          <w:rFonts w:ascii="Arial" w:hAnsi="Arial" w:cs="Arial"/>
        </w:rPr>
      </w:pPr>
      <w:ins w:id="932" w:author="Serjo" w:date="2020-04-10T18:19:00Z">
        <w:r>
          <w:rPr>
            <w:rFonts w:ascii="Arial" w:hAnsi="Arial" w:cs="Arial"/>
          </w:rPr>
          <w:t xml:space="preserve">Также </w:t>
        </w:r>
      </w:ins>
      <w:ins w:id="933" w:author="Serjo" w:date="2020-04-15T11:13:00Z">
        <w:del w:id="934" w:author="Владимир Лаут" w:date="2021-04-08T10:49:00Z">
          <w:r w:rsidR="000E794D" w:rsidDel="00137FFC">
            <w:rPr>
              <w:rFonts w:ascii="Arial" w:hAnsi="Arial" w:cs="Arial"/>
            </w:rPr>
            <w:delText>проектируется</w:delText>
          </w:r>
        </w:del>
      </w:ins>
      <w:ins w:id="935" w:author="Serjo" w:date="2020-04-10T18:19:00Z">
        <w:del w:id="936" w:author="Владимир Лаут" w:date="2021-04-08T10:49:00Z">
          <w:r w:rsidR="00430A68" w:rsidDel="00137FFC">
            <w:rPr>
              <w:rFonts w:ascii="Arial" w:hAnsi="Arial" w:cs="Arial"/>
            </w:rPr>
            <w:delText xml:space="preserve"> </w:delText>
          </w:r>
        </w:del>
      </w:ins>
      <w:ins w:id="937" w:author="Serjo" w:date="2020-04-10T18:21:00Z">
        <w:del w:id="938" w:author="Владимир Лаут" w:date="2021-04-08T10:49:00Z">
          <w:r w:rsidR="00430A68" w:rsidDel="00137FFC">
            <w:rPr>
              <w:rFonts w:ascii="Arial" w:hAnsi="Arial" w:cs="Arial"/>
            </w:rPr>
            <w:delText>разработка</w:delText>
          </w:r>
        </w:del>
      </w:ins>
      <w:ins w:id="939" w:author="Владимир Лаут" w:date="2021-04-08T10:49:00Z">
        <w:r w:rsidR="00137FFC">
          <w:rPr>
            <w:rFonts w:ascii="Arial" w:hAnsi="Arial" w:cs="Arial"/>
          </w:rPr>
          <w:t>планируется реализация</w:t>
        </w:r>
      </w:ins>
      <w:ins w:id="940" w:author="Serjo" w:date="2020-04-10T18:21:00Z">
        <w:r w:rsidR="00430A68">
          <w:rPr>
            <w:rFonts w:ascii="Arial" w:hAnsi="Arial" w:cs="Arial"/>
          </w:rPr>
          <w:t xml:space="preserve"> </w:t>
        </w:r>
      </w:ins>
      <w:ins w:id="941" w:author="Serjo" w:date="2020-04-10T18:19:00Z">
        <w:r w:rsidR="00430A68">
          <w:rPr>
            <w:rFonts w:ascii="Arial" w:hAnsi="Arial" w:cs="Arial"/>
          </w:rPr>
          <w:t xml:space="preserve">интеграции </w:t>
        </w:r>
      </w:ins>
      <w:ins w:id="942" w:author="Serjo" w:date="2020-04-10T18:20:00Z">
        <w:r w:rsidR="00430A68">
          <w:rPr>
            <w:rFonts w:ascii="Arial" w:hAnsi="Arial" w:cs="Arial"/>
          </w:rPr>
          <w:t xml:space="preserve">системы </w:t>
        </w:r>
        <w:r w:rsidR="00430A68">
          <w:rPr>
            <w:rFonts w:ascii="Arial" w:hAnsi="Arial" w:cs="Arial"/>
            <w:lang w:val="en-US"/>
          </w:rPr>
          <w:t>S</w:t>
        </w:r>
        <w:r w:rsidR="00430A68" w:rsidRPr="00D46130">
          <w:rPr>
            <w:rFonts w:ascii="Arial" w:hAnsi="Arial" w:cs="Arial"/>
          </w:rPr>
          <w:t>/4</w:t>
        </w:r>
        <w:r w:rsidR="00430A68">
          <w:rPr>
            <w:rFonts w:ascii="Arial" w:hAnsi="Arial" w:cs="Arial"/>
            <w:lang w:val="en-US"/>
          </w:rPr>
          <w:t>HANA</w:t>
        </w:r>
        <w:r w:rsidR="00430A68" w:rsidRPr="006A46AF">
          <w:rPr>
            <w:rFonts w:ascii="Arial" w:hAnsi="Arial" w:cs="Arial"/>
          </w:rPr>
          <w:t xml:space="preserve"> </w:t>
        </w:r>
      </w:ins>
      <w:ins w:id="943" w:author="Serjo" w:date="2020-04-10T18:19:00Z">
        <w:r w:rsidR="00430A68">
          <w:rPr>
            <w:rFonts w:ascii="Arial" w:hAnsi="Arial" w:cs="Arial"/>
          </w:rPr>
          <w:t xml:space="preserve">с системой </w:t>
        </w:r>
      </w:ins>
      <w:ins w:id="944" w:author="Serjo" w:date="2020-04-10T18:21:00Z">
        <w:r w:rsidR="00430A68">
          <w:rPr>
            <w:rFonts w:ascii="Arial" w:hAnsi="Arial" w:cs="Arial"/>
            <w:color w:val="000000"/>
          </w:rPr>
          <w:t>АСДМ</w:t>
        </w:r>
      </w:ins>
      <w:ins w:id="945" w:author="Serjo" w:date="2020-04-11T18:58:00Z">
        <w:r w:rsidR="007F7C2C">
          <w:rPr>
            <w:rFonts w:ascii="Arial" w:hAnsi="Arial" w:cs="Arial"/>
            <w:color w:val="000000"/>
          </w:rPr>
          <w:t xml:space="preserve"> </w:t>
        </w:r>
      </w:ins>
      <w:ins w:id="946" w:author="Serjo" w:date="2020-04-11T18:59:00Z">
        <w:r w:rsidR="007F7C2C">
          <w:rPr>
            <w:rFonts w:ascii="Arial" w:hAnsi="Arial" w:cs="Arial"/>
            <w:color w:val="000000"/>
          </w:rPr>
          <w:t>(</w:t>
        </w:r>
      </w:ins>
      <w:ins w:id="947" w:author="Serjo" w:date="2020-04-11T18:58:00Z">
        <w:r w:rsidR="007F7C2C">
          <w:rPr>
            <w:rFonts w:ascii="Arial" w:hAnsi="Arial" w:cs="Arial"/>
            <w:color w:val="000000"/>
          </w:rPr>
          <w:t>«</w:t>
        </w:r>
      </w:ins>
      <w:ins w:id="948" w:author="Serjo" w:date="2020-04-11T18:59:00Z">
        <w:r w:rsidR="007F7C2C">
          <w:rPr>
            <w:rFonts w:ascii="Arial" w:hAnsi="Arial" w:cs="Arial"/>
            <w:color w:val="000000"/>
          </w:rPr>
          <w:t xml:space="preserve">Автоматизированная система </w:t>
        </w:r>
        <w:r w:rsidR="007F7C2C" w:rsidRPr="007F7C2C">
          <w:rPr>
            <w:rFonts w:ascii="Arial" w:hAnsi="Arial" w:cs="Arial"/>
            <w:color w:val="000000"/>
          </w:rPr>
          <w:t>диагностирования и мониторинга</w:t>
        </w:r>
      </w:ins>
      <w:ins w:id="949" w:author="Serjo" w:date="2020-04-11T18:58:00Z">
        <w:r w:rsidR="007F7C2C">
          <w:rPr>
            <w:rFonts w:ascii="Arial" w:hAnsi="Arial" w:cs="Arial"/>
            <w:color w:val="000000"/>
          </w:rPr>
          <w:t>»</w:t>
        </w:r>
      </w:ins>
      <w:ins w:id="950" w:author="Serjo" w:date="2020-04-11T18:59:00Z">
        <w:r w:rsidR="007F7C2C">
          <w:rPr>
            <w:rFonts w:ascii="Arial" w:hAnsi="Arial" w:cs="Arial"/>
            <w:color w:val="000000"/>
          </w:rPr>
          <w:t>)</w:t>
        </w:r>
      </w:ins>
      <w:ins w:id="951" w:author="Serjo" w:date="2020-04-10T18:20:00Z">
        <w:r w:rsidR="00430A68">
          <w:rPr>
            <w:rFonts w:ascii="Arial" w:hAnsi="Arial" w:cs="Arial"/>
          </w:rPr>
          <w:t xml:space="preserve">. </w:t>
        </w:r>
        <w:r w:rsidR="00430A68" w:rsidRPr="00430A68">
          <w:rPr>
            <w:rFonts w:ascii="Arial" w:hAnsi="Arial" w:cs="Arial"/>
          </w:rPr>
          <w:t>Цель интеграции – обеспечение наличия данных в системе SAP S/4HANA о техническом состоянии контролируемого оборудования, полученного с помощью переносных приборов неразрушающего контроля и установленных стационарных систем диагностирования и мониторинга оборудования.</w:t>
        </w:r>
      </w:ins>
    </w:p>
    <w:p w14:paraId="0E95A7A0" w14:textId="521F0217" w:rsidR="000E794D" w:rsidRDefault="000E794D" w:rsidP="000E794D">
      <w:pPr>
        <w:pStyle w:val="a7"/>
        <w:keepNext/>
        <w:spacing w:before="0" w:beforeAutospacing="0" w:after="0" w:afterAutospacing="0" w:line="276" w:lineRule="auto"/>
        <w:ind w:firstLine="567"/>
        <w:rPr>
          <w:rFonts w:ascii="Arial" w:hAnsi="Arial" w:cs="Arial"/>
        </w:rPr>
      </w:pPr>
      <w:ins w:id="952" w:author="Serjo" w:date="2020-04-15T11:07:00Z">
        <w:r>
          <w:rPr>
            <w:rFonts w:ascii="Arial" w:hAnsi="Arial" w:cs="Arial"/>
          </w:rPr>
          <w:t>Задачи интеграции:</w:t>
        </w:r>
      </w:ins>
    </w:p>
    <w:p w14:paraId="183E33CD" w14:textId="77777777" w:rsidR="000E794D" w:rsidRDefault="000E794D">
      <w:pPr>
        <w:pStyle w:val="a7"/>
        <w:keepNext/>
        <w:numPr>
          <w:ilvl w:val="0"/>
          <w:numId w:val="80"/>
        </w:numPr>
        <w:spacing w:before="0" w:beforeAutospacing="0" w:after="0" w:afterAutospacing="0" w:line="276" w:lineRule="auto"/>
        <w:ind w:left="714" w:hanging="357"/>
        <w:rPr>
          <w:ins w:id="953" w:author="Serjo" w:date="2020-04-15T11:09:00Z"/>
          <w:rFonts w:ascii="Arial" w:hAnsi="Arial" w:cs="Arial"/>
        </w:rPr>
        <w:pPrChange w:id="954" w:author="Serjo" w:date="2020-04-15T11:09:00Z">
          <w:pPr>
            <w:pStyle w:val="a7"/>
            <w:keepNext/>
            <w:numPr>
              <w:numId w:val="80"/>
            </w:numPr>
            <w:spacing w:line="276" w:lineRule="auto"/>
            <w:ind w:left="720" w:hanging="360"/>
          </w:pPr>
        </w:pPrChange>
      </w:pPr>
      <w:ins w:id="955" w:author="Serjo" w:date="2020-04-15T11:09:00Z">
        <w:r w:rsidRPr="000E794D">
          <w:rPr>
            <w:rFonts w:ascii="Arial" w:hAnsi="Arial" w:cs="Arial"/>
          </w:rPr>
          <w:t xml:space="preserve">Получение из ERP в АСДМ в автоматизированном режиме НСИ ТОиР в части БДО (Единицы оборудования, Технические </w:t>
        </w:r>
        <w:r>
          <w:rPr>
            <w:rFonts w:ascii="Arial" w:hAnsi="Arial" w:cs="Arial"/>
          </w:rPr>
          <w:t>места) и измеряемые параметры (Т</w:t>
        </w:r>
        <w:r w:rsidRPr="000E794D">
          <w:rPr>
            <w:rFonts w:ascii="Arial" w:hAnsi="Arial" w:cs="Arial"/>
          </w:rPr>
          <w:t>очки измерения).</w:t>
        </w:r>
      </w:ins>
    </w:p>
    <w:p w14:paraId="5C97C206" w14:textId="77777777" w:rsidR="000E794D" w:rsidRDefault="000E794D">
      <w:pPr>
        <w:pStyle w:val="a7"/>
        <w:keepNext/>
        <w:numPr>
          <w:ilvl w:val="0"/>
          <w:numId w:val="80"/>
        </w:numPr>
        <w:spacing w:before="0" w:beforeAutospacing="0" w:after="0" w:afterAutospacing="0" w:line="276" w:lineRule="auto"/>
        <w:ind w:left="714" w:hanging="357"/>
        <w:rPr>
          <w:ins w:id="956" w:author="Serjo" w:date="2020-04-15T11:09:00Z"/>
          <w:rFonts w:ascii="Arial" w:hAnsi="Arial" w:cs="Arial"/>
        </w:rPr>
        <w:pPrChange w:id="957" w:author="Serjo" w:date="2020-04-15T11:10:00Z">
          <w:pPr>
            <w:pStyle w:val="a7"/>
            <w:keepNext/>
            <w:numPr>
              <w:numId w:val="80"/>
            </w:numPr>
            <w:spacing w:line="276" w:lineRule="auto"/>
            <w:ind w:left="720" w:hanging="360"/>
          </w:pPr>
        </w:pPrChange>
      </w:pPr>
      <w:ins w:id="958" w:author="Serjo" w:date="2020-04-15T11:09:00Z">
        <w:r w:rsidRPr="000E794D">
          <w:rPr>
            <w:rFonts w:ascii="Arial" w:hAnsi="Arial" w:cs="Arial"/>
          </w:rPr>
          <w:t>Получение из ERP в АСДМ в автоматизированном режиме результатов измерений, выполняемых обходчиками оборудования ЗИФ</w:t>
        </w:r>
        <w:r>
          <w:rPr>
            <w:rFonts w:ascii="Arial" w:hAnsi="Arial" w:cs="Arial"/>
          </w:rPr>
          <w:t>.</w:t>
        </w:r>
      </w:ins>
    </w:p>
    <w:p w14:paraId="189B2708" w14:textId="77777777" w:rsidR="000E794D" w:rsidRDefault="000E794D">
      <w:pPr>
        <w:pStyle w:val="a7"/>
        <w:keepNext/>
        <w:numPr>
          <w:ilvl w:val="0"/>
          <w:numId w:val="80"/>
        </w:numPr>
        <w:spacing w:before="0" w:beforeAutospacing="0" w:after="0" w:afterAutospacing="0" w:line="276" w:lineRule="auto"/>
        <w:ind w:left="714" w:hanging="357"/>
        <w:rPr>
          <w:ins w:id="959" w:author="Serjo" w:date="2020-04-15T11:10:00Z"/>
          <w:rFonts w:ascii="Arial" w:hAnsi="Arial" w:cs="Arial"/>
        </w:rPr>
        <w:pPrChange w:id="960" w:author="Serjo" w:date="2020-04-15T11:10:00Z">
          <w:pPr>
            <w:pStyle w:val="a7"/>
            <w:keepNext/>
            <w:numPr>
              <w:numId w:val="80"/>
            </w:numPr>
            <w:spacing w:line="276" w:lineRule="auto"/>
            <w:ind w:left="720" w:hanging="360"/>
          </w:pPr>
        </w:pPrChange>
      </w:pPr>
      <w:ins w:id="961" w:author="Serjo" w:date="2020-04-15T11:09:00Z">
        <w:r w:rsidRPr="000E794D">
          <w:rPr>
            <w:rFonts w:ascii="Arial" w:hAnsi="Arial" w:cs="Arial"/>
          </w:rPr>
          <w:t>Получение из ERP в АСДМ в автоматизированном режиме запланированных заказов на проведение диагностирования.</w:t>
        </w:r>
      </w:ins>
    </w:p>
    <w:p w14:paraId="05B4FF5A" w14:textId="77777777" w:rsidR="000E794D" w:rsidRDefault="000E794D">
      <w:pPr>
        <w:pStyle w:val="a7"/>
        <w:keepNext/>
        <w:numPr>
          <w:ilvl w:val="0"/>
          <w:numId w:val="80"/>
        </w:numPr>
        <w:spacing w:before="0" w:beforeAutospacing="0" w:after="0" w:afterAutospacing="0" w:line="276" w:lineRule="auto"/>
        <w:ind w:left="714" w:hanging="357"/>
        <w:rPr>
          <w:ins w:id="962" w:author="Serjo" w:date="2020-04-15T11:11:00Z"/>
          <w:rFonts w:ascii="Arial" w:hAnsi="Arial" w:cs="Arial"/>
        </w:rPr>
        <w:pPrChange w:id="963" w:author="Serjo" w:date="2020-04-15T11:11:00Z">
          <w:pPr>
            <w:pStyle w:val="a7"/>
            <w:keepNext/>
            <w:numPr>
              <w:numId w:val="80"/>
            </w:numPr>
            <w:spacing w:before="0" w:beforeAutospacing="0" w:after="0" w:afterAutospacing="0" w:line="276" w:lineRule="auto"/>
            <w:ind w:left="720" w:hanging="360"/>
          </w:pPr>
        </w:pPrChange>
      </w:pPr>
      <w:ins w:id="964" w:author="Serjo" w:date="2020-04-15T11:09:00Z">
        <w:r w:rsidRPr="000E794D">
          <w:rPr>
            <w:rFonts w:ascii="Arial" w:hAnsi="Arial" w:cs="Arial"/>
          </w:rPr>
          <w:t>Передача из АСДМ в ERP в автоматизированном режиме факта проведения диагностирования и результатов диагностирования (Заключение о техническом состоянии оборудования), включающих рекомендации по техническому обслуживанию и ремонту оборудования, рекомендации по дальнейшей эксплуатации и воздействиям для поддержания или улучшения технического состояния оборудования, а также рекомендации по изменению периодичности дальнейшего диагностирования, в виде файла формата Adobe Pdf.</w:t>
        </w:r>
      </w:ins>
    </w:p>
    <w:p w14:paraId="373894AF" w14:textId="0BB4C2EB" w:rsidR="000E794D" w:rsidRPr="000E794D" w:rsidRDefault="000E794D">
      <w:pPr>
        <w:pStyle w:val="a7"/>
        <w:keepNext/>
        <w:numPr>
          <w:ilvl w:val="0"/>
          <w:numId w:val="80"/>
        </w:numPr>
        <w:spacing w:before="0" w:beforeAutospacing="0" w:after="0" w:afterAutospacing="0" w:line="276" w:lineRule="auto"/>
        <w:ind w:left="714" w:hanging="357"/>
        <w:rPr>
          <w:ins w:id="965" w:author="Serjo" w:date="2020-04-15T11:07:00Z"/>
          <w:rFonts w:ascii="Arial" w:hAnsi="Arial" w:cs="Arial"/>
        </w:rPr>
        <w:pPrChange w:id="966" w:author="Serjo" w:date="2020-04-15T11:11:00Z">
          <w:pPr>
            <w:pStyle w:val="a7"/>
            <w:keepNext/>
            <w:numPr>
              <w:numId w:val="80"/>
            </w:numPr>
            <w:spacing w:before="0" w:beforeAutospacing="0" w:after="0" w:afterAutospacing="0" w:line="276" w:lineRule="auto"/>
            <w:ind w:left="720" w:hanging="360"/>
          </w:pPr>
        </w:pPrChange>
      </w:pPr>
      <w:ins w:id="967" w:author="Serjo" w:date="2020-04-15T11:09:00Z">
        <w:r w:rsidRPr="000E794D">
          <w:rPr>
            <w:rFonts w:ascii="Arial" w:hAnsi="Arial" w:cs="Arial"/>
          </w:rPr>
          <w:t>Передача из АСДМ в ERP в автоматизированном режиме оценки технического состояния оборудования (допустимо, требует принятия мер, недопустимо).</w:t>
        </w:r>
      </w:ins>
    </w:p>
    <w:p w14:paraId="0AA01F39" w14:textId="77777777" w:rsidR="000E794D" w:rsidRPr="007F7C2C" w:rsidRDefault="000E794D">
      <w:pPr>
        <w:pStyle w:val="a7"/>
        <w:keepNext/>
        <w:spacing w:line="276" w:lineRule="auto"/>
        <w:ind w:firstLine="567"/>
        <w:rPr>
          <w:rFonts w:ascii="Arial" w:hAnsi="Arial" w:cs="Arial"/>
          <w:color w:val="000000"/>
          <w:rPrChange w:id="968" w:author="Serjo" w:date="2020-04-11T18:59:00Z">
            <w:rPr>
              <w:rFonts w:ascii="Arial" w:hAnsi="Arial" w:cs="Arial"/>
            </w:rPr>
          </w:rPrChange>
        </w:rPr>
      </w:pPr>
    </w:p>
    <w:p w14:paraId="396965F0" w14:textId="77777777" w:rsidR="00FA572B" w:rsidRPr="00FA572B" w:rsidRDefault="00FA572B" w:rsidP="00FA572B">
      <w:pPr>
        <w:pStyle w:val="1"/>
        <w:rPr>
          <w:rFonts w:eastAsia="Calibri"/>
        </w:rPr>
      </w:pPr>
      <w:bookmarkStart w:id="969" w:name="_Toc519763190"/>
      <w:bookmarkStart w:id="970" w:name="_Toc521949669"/>
      <w:bookmarkStart w:id="971" w:name="_Toc522013009"/>
      <w:bookmarkStart w:id="972" w:name="_Toc522092086"/>
      <w:bookmarkStart w:id="973" w:name="_Toc522116474"/>
      <w:bookmarkStart w:id="974" w:name="_Toc523059294"/>
      <w:bookmarkStart w:id="975" w:name="_Toc523158311"/>
      <w:bookmarkStart w:id="976" w:name="_Toc523158765"/>
      <w:bookmarkStart w:id="977" w:name="_Toc523159215"/>
      <w:bookmarkStart w:id="978" w:name="_Toc523166316"/>
      <w:bookmarkStart w:id="979" w:name="_Toc69302483"/>
      <w:bookmarkStart w:id="980" w:name="_Toc70236844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r w:rsidRPr="00FA572B">
        <w:rPr>
          <w:rFonts w:eastAsia="Calibri"/>
        </w:rPr>
        <w:t>Бизнес-требования</w:t>
      </w:r>
      <w:bookmarkEnd w:id="979"/>
      <w:r w:rsidRPr="00FA572B">
        <w:rPr>
          <w:rFonts w:eastAsia="Calibri"/>
        </w:rPr>
        <w:t xml:space="preserve"> </w:t>
      </w:r>
    </w:p>
    <w:p w14:paraId="1B788C12" w14:textId="77777777" w:rsidR="00FA572B" w:rsidRPr="00363CBE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63CBE">
        <w:rPr>
          <w:rFonts w:ascii="Arial" w:hAnsi="Arial" w:cs="Arial"/>
          <w:color w:val="000000" w:themeColor="text1"/>
        </w:rPr>
        <w:t xml:space="preserve">Формализованные бизнес-требования приведены в Приложении № </w:t>
      </w:r>
      <w:r>
        <w:rPr>
          <w:rFonts w:ascii="Arial" w:hAnsi="Arial" w:cs="Arial"/>
          <w:color w:val="000000" w:themeColor="text1"/>
        </w:rPr>
        <w:t>2</w:t>
      </w:r>
      <w:r w:rsidRPr="00363CBE">
        <w:rPr>
          <w:rFonts w:ascii="Arial" w:hAnsi="Arial" w:cs="Arial"/>
          <w:color w:val="000000" w:themeColor="text1"/>
        </w:rPr>
        <w:t>.</w:t>
      </w:r>
    </w:p>
    <w:p w14:paraId="7AA246E2" w14:textId="77777777" w:rsidR="00695202" w:rsidRPr="00F94454" w:rsidRDefault="00695202" w:rsidP="00882AFC">
      <w:pPr>
        <w:pStyle w:val="1"/>
        <w:rPr>
          <w:rFonts w:eastAsia="Calibri"/>
        </w:rPr>
      </w:pPr>
      <w:bookmarkStart w:id="981" w:name="_Toc69302484"/>
      <w:r w:rsidRPr="00F94454">
        <w:rPr>
          <w:rFonts w:eastAsia="Calibri"/>
        </w:rPr>
        <w:lastRenderedPageBreak/>
        <w:t>Реализация бизнес-процесс</w:t>
      </w:r>
      <w:r w:rsidR="00954BE3">
        <w:rPr>
          <w:rFonts w:eastAsia="Calibri"/>
        </w:rPr>
        <w:t>ов</w:t>
      </w:r>
      <w:bookmarkEnd w:id="981"/>
      <w:r w:rsidR="006C49F8">
        <w:rPr>
          <w:rFonts w:eastAsia="Calibri"/>
          <w:lang w:val="en-US"/>
        </w:rPr>
        <w:t xml:space="preserve"> </w:t>
      </w:r>
    </w:p>
    <w:p w14:paraId="3E863CB8" w14:textId="77777777" w:rsidR="000835FE" w:rsidRDefault="000835FE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982" w:name="_Toc69302485"/>
      <w:bookmarkStart w:id="983" w:name="_Ref491168313"/>
      <w:r>
        <w:rPr>
          <w:rFonts w:eastAsiaTheme="majorEastAsia" w:cstheme="majorBidi"/>
          <w:bCs w:val="0"/>
          <w:iCs w:val="0"/>
          <w:szCs w:val="26"/>
        </w:rPr>
        <w:t>Описание бизнес-процессов</w:t>
      </w:r>
      <w:bookmarkEnd w:id="982"/>
    </w:p>
    <w:p w14:paraId="3ED438FC" w14:textId="77777777" w:rsidR="00695202" w:rsidRPr="000835FE" w:rsidRDefault="00695202" w:rsidP="0084765C">
      <w:pPr>
        <w:pStyle w:val="3"/>
      </w:pPr>
      <w:bookmarkStart w:id="984" w:name="_Toc69302486"/>
      <w:r w:rsidRPr="000835FE">
        <w:t>Описание бизнес-процесса</w:t>
      </w:r>
      <w:r w:rsidR="002B3669">
        <w:t xml:space="preserve"> </w:t>
      </w:r>
      <w:bookmarkStart w:id="985" w:name="_Hlk516139777"/>
      <w:r w:rsidR="00D01EB0" w:rsidRPr="00D01EB0">
        <w:t>ПП-07.04.01-ERP</w:t>
      </w:r>
      <w:r w:rsidR="002B3669">
        <w:t xml:space="preserve"> </w:t>
      </w:r>
      <w:r w:rsidR="00D01EB0">
        <w:t>Р</w:t>
      </w:r>
      <w:r w:rsidR="00D01EB0" w:rsidRPr="00D01EB0">
        <w:t>егистрация технического состояния оборудования (дефекты, простои, в т.ч</w:t>
      </w:r>
      <w:r w:rsidR="00565E49">
        <w:t>.</w:t>
      </w:r>
      <w:r w:rsidR="00D01EB0" w:rsidRPr="00D01EB0">
        <w:t xml:space="preserve"> вне</w:t>
      </w:r>
      <w:r w:rsidR="00C336AA">
        <w:t>плановые остановы</w:t>
      </w:r>
      <w:r w:rsidR="00D01EB0" w:rsidRPr="00D01EB0">
        <w:t>)</w:t>
      </w:r>
      <w:bookmarkEnd w:id="984"/>
      <w:bookmarkEnd w:id="985"/>
    </w:p>
    <w:p w14:paraId="6E9AE2BA" w14:textId="77777777" w:rsidR="00EF2ECF" w:rsidRDefault="00466813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8C470B">
        <w:rPr>
          <w:rFonts w:ascii="Arial" w:hAnsi="Arial" w:cs="Arial"/>
        </w:rPr>
        <w:t xml:space="preserve">роцесс </w:t>
      </w:r>
      <w:r w:rsidRPr="00694556">
        <w:rPr>
          <w:rFonts w:ascii="Arial" w:hAnsi="Arial" w:cs="Arial"/>
        </w:rPr>
        <w:t xml:space="preserve">ПП-07.04.01-ERP </w:t>
      </w:r>
      <w:r>
        <w:rPr>
          <w:rFonts w:ascii="Arial" w:hAnsi="Arial" w:cs="Arial"/>
        </w:rPr>
        <w:t>«</w:t>
      </w:r>
      <w:r w:rsidRPr="00694556">
        <w:rPr>
          <w:rFonts w:ascii="Arial" w:hAnsi="Arial" w:cs="Arial"/>
        </w:rPr>
        <w:t>Регистрация технического состояния оборудования (дефекты, простои, в т.ч внеплановы</w:t>
      </w:r>
      <w:r w:rsidR="00EF2ECF">
        <w:rPr>
          <w:rFonts w:ascii="Arial" w:hAnsi="Arial" w:cs="Arial"/>
        </w:rPr>
        <w:t>е</w:t>
      </w:r>
      <w:r w:rsidRPr="00694556">
        <w:rPr>
          <w:rFonts w:ascii="Arial" w:hAnsi="Arial" w:cs="Arial"/>
        </w:rPr>
        <w:t xml:space="preserve"> останов</w:t>
      </w:r>
      <w:r w:rsidR="00EF2ECF">
        <w:rPr>
          <w:rFonts w:ascii="Arial" w:hAnsi="Arial" w:cs="Arial"/>
        </w:rPr>
        <w:t>ы</w:t>
      </w:r>
      <w:r w:rsidRPr="0069455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» </w:t>
      </w:r>
      <w:r w:rsidR="008C470B">
        <w:rPr>
          <w:rFonts w:ascii="Arial" w:hAnsi="Arial" w:cs="Arial"/>
        </w:rPr>
        <w:t xml:space="preserve">описывает </w:t>
      </w:r>
      <w:r w:rsidR="00B754C6">
        <w:rPr>
          <w:rFonts w:ascii="Arial" w:hAnsi="Arial" w:cs="Arial"/>
        </w:rPr>
        <w:t>регистрацию техниче</w:t>
      </w:r>
      <w:r w:rsidR="00660DD6">
        <w:rPr>
          <w:rFonts w:ascii="Arial" w:hAnsi="Arial" w:cs="Arial"/>
        </w:rPr>
        <w:t xml:space="preserve">ского </w:t>
      </w:r>
      <w:r w:rsidR="0030596E">
        <w:rPr>
          <w:rFonts w:ascii="Arial" w:hAnsi="Arial" w:cs="Arial"/>
        </w:rPr>
        <w:t>состояния</w:t>
      </w:r>
      <w:r w:rsidR="00660DD6">
        <w:rPr>
          <w:rFonts w:ascii="Arial" w:hAnsi="Arial" w:cs="Arial"/>
        </w:rPr>
        <w:t xml:space="preserve"> оборудования при</w:t>
      </w:r>
      <w:r w:rsidR="00B754C6">
        <w:rPr>
          <w:rFonts w:ascii="Arial" w:hAnsi="Arial" w:cs="Arial"/>
        </w:rPr>
        <w:t xml:space="preserve"> помощи </w:t>
      </w:r>
      <w:r w:rsidR="008C470B">
        <w:rPr>
          <w:rFonts w:ascii="Arial" w:hAnsi="Arial" w:cs="Arial"/>
        </w:rPr>
        <w:t>Сообщений ТОРО на основании данных о дефектах</w:t>
      </w:r>
      <w:r w:rsidR="000C1778">
        <w:rPr>
          <w:rFonts w:ascii="Arial" w:hAnsi="Arial" w:cs="Arial"/>
        </w:rPr>
        <w:t xml:space="preserve"> и</w:t>
      </w:r>
      <w:r w:rsidR="008C470B">
        <w:rPr>
          <w:rFonts w:ascii="Arial" w:hAnsi="Arial" w:cs="Arial"/>
        </w:rPr>
        <w:t xml:space="preserve"> остановах</w:t>
      </w:r>
      <w:r w:rsidR="000C1778">
        <w:rPr>
          <w:rFonts w:ascii="Arial" w:hAnsi="Arial" w:cs="Arial"/>
        </w:rPr>
        <w:t xml:space="preserve"> оборудования</w:t>
      </w:r>
      <w:r w:rsidR="00926C68">
        <w:rPr>
          <w:rFonts w:ascii="Arial" w:hAnsi="Arial" w:cs="Arial"/>
        </w:rPr>
        <w:t>.</w:t>
      </w:r>
      <w:r w:rsidR="008C470B">
        <w:rPr>
          <w:rFonts w:ascii="Arial" w:hAnsi="Arial" w:cs="Arial"/>
        </w:rPr>
        <w:t xml:space="preserve"> </w:t>
      </w:r>
      <w:r w:rsidR="004B306F" w:rsidRPr="004B306F">
        <w:rPr>
          <w:rFonts w:ascii="Arial" w:hAnsi="Arial" w:cs="Arial"/>
        </w:rPr>
        <w:t xml:space="preserve">Сообщения ТОРО </w:t>
      </w:r>
      <w:r w:rsidR="00585040">
        <w:rPr>
          <w:rFonts w:ascii="Arial" w:hAnsi="Arial" w:cs="Arial"/>
        </w:rPr>
        <w:t xml:space="preserve">в данном процессе </w:t>
      </w:r>
      <w:r w:rsidR="004B306F" w:rsidRPr="004B306F">
        <w:rPr>
          <w:rFonts w:ascii="Arial" w:hAnsi="Arial" w:cs="Arial"/>
        </w:rPr>
        <w:t>используются</w:t>
      </w:r>
      <w:r w:rsidR="0050115F">
        <w:rPr>
          <w:rFonts w:ascii="Arial" w:hAnsi="Arial" w:cs="Arial"/>
        </w:rPr>
        <w:t xml:space="preserve"> в</w:t>
      </w:r>
      <w:r w:rsidR="004B306F" w:rsidRPr="004B306F">
        <w:rPr>
          <w:rFonts w:ascii="Arial" w:hAnsi="Arial" w:cs="Arial"/>
        </w:rPr>
        <w:t xml:space="preserve"> </w:t>
      </w:r>
      <w:r w:rsidR="004B306F">
        <w:rPr>
          <w:rFonts w:ascii="Arial" w:hAnsi="Arial" w:cs="Arial"/>
        </w:rPr>
        <w:t>с</w:t>
      </w:r>
      <w:r w:rsidR="004B306F" w:rsidRPr="004B306F">
        <w:rPr>
          <w:rFonts w:ascii="Arial" w:hAnsi="Arial" w:cs="Arial"/>
        </w:rPr>
        <w:t xml:space="preserve">истеме </w:t>
      </w:r>
      <w:r w:rsidR="004B306F" w:rsidRPr="00A03DDE">
        <w:rPr>
          <w:rFonts w:ascii="Arial" w:hAnsi="Arial" w:cs="Arial"/>
        </w:rPr>
        <w:t>SAP</w:t>
      </w:r>
      <w:r w:rsidR="004B306F" w:rsidRPr="004B306F">
        <w:rPr>
          <w:rFonts w:ascii="Arial" w:hAnsi="Arial" w:cs="Arial"/>
        </w:rPr>
        <w:t xml:space="preserve"> для отражения событий, влияющих на техническое состояние оборудования</w:t>
      </w:r>
      <w:r w:rsidR="00765814">
        <w:rPr>
          <w:rFonts w:ascii="Arial" w:hAnsi="Arial" w:cs="Arial"/>
        </w:rPr>
        <w:t>.</w:t>
      </w:r>
    </w:p>
    <w:p w14:paraId="46F8E8D7" w14:textId="77777777" w:rsidR="00EF2ECF" w:rsidRPr="00101963" w:rsidRDefault="00EF2ECF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 xml:space="preserve"> Сообщение ТОРО - объект информационной системы, который </w:t>
      </w:r>
      <w:r w:rsidRPr="00A03DDE">
        <w:rPr>
          <w:rFonts w:ascii="Arial" w:hAnsi="Arial" w:cs="Arial"/>
        </w:rPr>
        <w:t>используется для обработки данных ТОРО в случае возникновения неисправностей или появления особых ситуаций для описания особых технических условий на объекте, создания заявки на выполнение необходимых мероприятий, документирования выполненной работы.</w:t>
      </w:r>
    </w:p>
    <w:p w14:paraId="56094FE7" w14:textId="09DA1A46" w:rsidR="00531406" w:rsidRPr="00101963" w:rsidRDefault="000B5ACE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>Реализация бизнес-</w:t>
      </w:r>
      <w:r w:rsidR="0041077E" w:rsidRPr="00101963">
        <w:rPr>
          <w:rFonts w:ascii="Arial" w:hAnsi="Arial" w:cs="Arial"/>
        </w:rPr>
        <w:t>процесс</w:t>
      </w:r>
      <w:r w:rsidR="004E1131" w:rsidRPr="0030319F">
        <w:rPr>
          <w:rFonts w:ascii="Arial" w:hAnsi="Arial" w:cs="Arial"/>
        </w:rPr>
        <w:t>а</w:t>
      </w:r>
      <w:r w:rsidR="0041077E" w:rsidRPr="001A19DF">
        <w:rPr>
          <w:rFonts w:ascii="Arial" w:hAnsi="Arial" w:cs="Arial"/>
        </w:rPr>
        <w:t xml:space="preserve"> регистрации</w:t>
      </w:r>
      <w:r w:rsidR="0041077E" w:rsidRPr="00FE7250">
        <w:rPr>
          <w:rFonts w:ascii="Arial" w:hAnsi="Arial" w:cs="Arial"/>
        </w:rPr>
        <w:t xml:space="preserve"> технического со</w:t>
      </w:r>
      <w:r w:rsidR="0041077E" w:rsidRPr="005C342C">
        <w:rPr>
          <w:rFonts w:ascii="Arial" w:hAnsi="Arial" w:cs="Arial"/>
        </w:rPr>
        <w:t xml:space="preserve">стояния оборудования в системе </w:t>
      </w:r>
      <w:r w:rsidR="003616A7">
        <w:rPr>
          <w:rFonts w:ascii="Arial" w:hAnsi="Arial" w:cs="Arial"/>
        </w:rPr>
        <w:t>S/4HANA</w:t>
      </w:r>
      <w:r w:rsidR="00B77C78" w:rsidRPr="00101963">
        <w:rPr>
          <w:rFonts w:ascii="Arial" w:hAnsi="Arial" w:cs="Arial"/>
        </w:rPr>
        <w:t xml:space="preserve"> </w:t>
      </w:r>
      <w:r w:rsidR="0030596E" w:rsidRPr="00101963">
        <w:rPr>
          <w:rFonts w:ascii="Arial" w:hAnsi="Arial" w:cs="Arial"/>
        </w:rPr>
        <w:t>преимущественно</w:t>
      </w:r>
      <w:r w:rsidR="0041077E" w:rsidRPr="00101963">
        <w:rPr>
          <w:rFonts w:ascii="Arial" w:hAnsi="Arial" w:cs="Arial"/>
        </w:rPr>
        <w:t xml:space="preserve"> будет осуществляться с использованием стандартной функциональности SAP </w:t>
      </w:r>
      <w:r w:rsidR="0041077E" w:rsidRPr="00A03DDE">
        <w:rPr>
          <w:rFonts w:ascii="Arial" w:hAnsi="Arial" w:cs="Arial"/>
        </w:rPr>
        <w:t>PM</w:t>
      </w:r>
      <w:r w:rsidR="003A3879">
        <w:rPr>
          <w:rFonts w:ascii="Arial" w:hAnsi="Arial" w:cs="Arial"/>
        </w:rPr>
        <w:t>, позволяющей С</w:t>
      </w:r>
      <w:r w:rsidR="0041077E" w:rsidRPr="00101963">
        <w:rPr>
          <w:rFonts w:ascii="Arial" w:hAnsi="Arial" w:cs="Arial"/>
        </w:rPr>
        <w:t>пециалистам по диагностике</w:t>
      </w:r>
      <w:r w:rsidR="00553C23" w:rsidRPr="00101963">
        <w:rPr>
          <w:rFonts w:ascii="Arial" w:hAnsi="Arial" w:cs="Arial"/>
        </w:rPr>
        <w:t xml:space="preserve"> </w:t>
      </w:r>
      <w:ins w:id="986" w:author="Serjo" w:date="2020-04-15T15:19:00Z">
        <w:r w:rsidR="002C556C">
          <w:rPr>
            <w:rFonts w:ascii="Arial" w:hAnsi="Arial" w:cs="Arial"/>
          </w:rPr>
          <w:t>УО</w:t>
        </w:r>
      </w:ins>
      <w:del w:id="987" w:author="Serjo" w:date="2020-04-10T17:45:00Z">
        <w:r w:rsidR="00553C23" w:rsidRPr="00101963" w:rsidDel="00B31B7C">
          <w:rPr>
            <w:rFonts w:ascii="Arial" w:hAnsi="Arial" w:cs="Arial"/>
          </w:rPr>
          <w:delText>БЕ ГОК</w:delText>
        </w:r>
      </w:del>
      <w:r w:rsidR="003A3879">
        <w:rPr>
          <w:rFonts w:ascii="Arial" w:hAnsi="Arial" w:cs="Arial"/>
        </w:rPr>
        <w:t>, И</w:t>
      </w:r>
      <w:r w:rsidR="0041077E" w:rsidRPr="00101963">
        <w:rPr>
          <w:rFonts w:ascii="Arial" w:hAnsi="Arial" w:cs="Arial"/>
        </w:rPr>
        <w:t>нициаторам ТОиР</w:t>
      </w:r>
      <w:r w:rsidR="00553C23" w:rsidRPr="0030319F">
        <w:rPr>
          <w:rFonts w:ascii="Arial" w:hAnsi="Arial" w:cs="Arial"/>
        </w:rPr>
        <w:t xml:space="preserve"> </w:t>
      </w:r>
      <w:ins w:id="988" w:author="Serjo" w:date="2020-04-15T15:20:00Z">
        <w:r w:rsidR="002C556C">
          <w:rPr>
            <w:rFonts w:ascii="Arial" w:hAnsi="Arial" w:cs="Arial"/>
          </w:rPr>
          <w:t>УО</w:t>
        </w:r>
      </w:ins>
      <w:del w:id="989" w:author="Serjo" w:date="2020-04-10T17:46:00Z">
        <w:r w:rsidR="00553C23" w:rsidRPr="0030319F" w:rsidDel="00B31B7C">
          <w:rPr>
            <w:rFonts w:ascii="Arial" w:hAnsi="Arial" w:cs="Arial"/>
          </w:rPr>
          <w:delText>БЕ ГОК</w:delText>
        </w:r>
      </w:del>
      <w:del w:id="990" w:author="Serjo" w:date="2020-04-22T14:16:00Z">
        <w:r w:rsidR="003A3879" w:rsidDel="00382232">
          <w:rPr>
            <w:rFonts w:ascii="Arial" w:hAnsi="Arial" w:cs="Arial"/>
          </w:rPr>
          <w:delText>, И</w:delText>
        </w:r>
        <w:r w:rsidR="0041077E" w:rsidRPr="001A19DF" w:rsidDel="00382232">
          <w:rPr>
            <w:rFonts w:ascii="Arial" w:hAnsi="Arial" w:cs="Arial"/>
          </w:rPr>
          <w:delText>нженерам</w:delText>
        </w:r>
        <w:r w:rsidR="00553C23" w:rsidRPr="00FE7250" w:rsidDel="00382232">
          <w:rPr>
            <w:rFonts w:ascii="Arial" w:hAnsi="Arial" w:cs="Arial"/>
          </w:rPr>
          <w:delText xml:space="preserve"> ТОиР </w:delText>
        </w:r>
      </w:del>
      <w:del w:id="991" w:author="Serjo" w:date="2020-04-10T17:46:00Z">
        <w:r w:rsidR="00553C23" w:rsidRPr="00FE7250" w:rsidDel="00B31B7C">
          <w:rPr>
            <w:rFonts w:ascii="Arial" w:hAnsi="Arial" w:cs="Arial"/>
          </w:rPr>
          <w:delText>БЕ ГОК</w:delText>
        </w:r>
      </w:del>
      <w:r w:rsidR="003A3879">
        <w:rPr>
          <w:rFonts w:ascii="Arial" w:hAnsi="Arial" w:cs="Arial"/>
        </w:rPr>
        <w:t>, О</w:t>
      </w:r>
      <w:r w:rsidR="0041077E" w:rsidRPr="005C342C">
        <w:rPr>
          <w:rFonts w:ascii="Arial" w:hAnsi="Arial" w:cs="Arial"/>
        </w:rPr>
        <w:t>бходчикам</w:t>
      </w:r>
      <w:r w:rsidR="00553C23" w:rsidRPr="007B71CC">
        <w:rPr>
          <w:rFonts w:ascii="Arial" w:hAnsi="Arial" w:cs="Arial"/>
        </w:rPr>
        <w:t xml:space="preserve"> ТОиР </w:t>
      </w:r>
      <w:ins w:id="992" w:author="Serjo" w:date="2020-04-15T15:20:00Z">
        <w:r w:rsidR="002C556C">
          <w:rPr>
            <w:rFonts w:ascii="Arial" w:hAnsi="Arial" w:cs="Arial"/>
          </w:rPr>
          <w:t>УО</w:t>
        </w:r>
      </w:ins>
      <w:ins w:id="993" w:author="Serjo" w:date="2020-04-10T17:46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994" w:author="Serjo" w:date="2020-04-10T17:46:00Z">
        <w:r w:rsidR="00553C23" w:rsidRPr="007B71CC" w:rsidDel="00B31B7C">
          <w:rPr>
            <w:rFonts w:ascii="Arial" w:hAnsi="Arial" w:cs="Arial"/>
          </w:rPr>
          <w:delText>БЕ ГОК</w:delText>
        </w:r>
        <w:r w:rsidR="003A3879" w:rsidDel="00B31B7C">
          <w:rPr>
            <w:rFonts w:ascii="Arial" w:hAnsi="Arial" w:cs="Arial"/>
          </w:rPr>
          <w:delText xml:space="preserve"> </w:delText>
        </w:r>
      </w:del>
      <w:r w:rsidR="003A3879">
        <w:rPr>
          <w:rFonts w:ascii="Arial" w:hAnsi="Arial" w:cs="Arial"/>
        </w:rPr>
        <w:t>и О</w:t>
      </w:r>
      <w:r w:rsidR="0041077E" w:rsidRPr="007B71CC">
        <w:rPr>
          <w:rFonts w:ascii="Arial" w:hAnsi="Arial" w:cs="Arial"/>
        </w:rPr>
        <w:t>ператорам ТОиР</w:t>
      </w:r>
      <w:r w:rsidR="00553C23" w:rsidRPr="00A52D6B">
        <w:rPr>
          <w:rFonts w:ascii="Arial" w:hAnsi="Arial" w:cs="Arial"/>
        </w:rPr>
        <w:t xml:space="preserve"> </w:t>
      </w:r>
      <w:ins w:id="995" w:author="Serjo" w:date="2020-04-15T15:20:00Z">
        <w:r w:rsidR="002C556C">
          <w:rPr>
            <w:rFonts w:ascii="Arial" w:hAnsi="Arial" w:cs="Arial"/>
          </w:rPr>
          <w:t>УО</w:t>
        </w:r>
      </w:ins>
      <w:ins w:id="996" w:author="Serjo" w:date="2020-04-10T17:46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997" w:author="Serjo" w:date="2020-04-10T17:46:00Z">
        <w:r w:rsidR="00553C23" w:rsidRPr="00A52D6B" w:rsidDel="00B31B7C">
          <w:rPr>
            <w:rFonts w:ascii="Arial" w:hAnsi="Arial" w:cs="Arial"/>
          </w:rPr>
          <w:delText>БЕ ГОК</w:delText>
        </w:r>
        <w:r w:rsidR="0041077E" w:rsidRPr="008E2653" w:rsidDel="00B31B7C">
          <w:rPr>
            <w:rFonts w:ascii="Arial" w:hAnsi="Arial" w:cs="Arial"/>
          </w:rPr>
          <w:delText xml:space="preserve"> </w:delText>
        </w:r>
      </w:del>
      <w:r w:rsidR="00E56782" w:rsidRPr="008E2653">
        <w:rPr>
          <w:rFonts w:ascii="Arial" w:hAnsi="Arial" w:cs="Arial"/>
        </w:rPr>
        <w:t>регистрировать техническое состояние при помощи</w:t>
      </w:r>
      <w:r w:rsidR="0041077E" w:rsidRPr="008E2653">
        <w:rPr>
          <w:rFonts w:ascii="Arial" w:hAnsi="Arial" w:cs="Arial"/>
        </w:rPr>
        <w:t xml:space="preserve"> </w:t>
      </w:r>
      <w:r w:rsidR="00E56782" w:rsidRPr="00A03DDE">
        <w:rPr>
          <w:rFonts w:ascii="Arial" w:hAnsi="Arial" w:cs="Arial"/>
        </w:rPr>
        <w:t>С</w:t>
      </w:r>
      <w:r w:rsidR="0041077E" w:rsidRPr="00A03DDE">
        <w:rPr>
          <w:rFonts w:ascii="Arial" w:hAnsi="Arial" w:cs="Arial"/>
        </w:rPr>
        <w:t>ообщени</w:t>
      </w:r>
      <w:r w:rsidR="00E56782" w:rsidRPr="00A03DDE">
        <w:rPr>
          <w:rFonts w:ascii="Arial" w:hAnsi="Arial" w:cs="Arial"/>
        </w:rPr>
        <w:t>й</w:t>
      </w:r>
      <w:r w:rsidR="0041077E" w:rsidRPr="00A03DDE">
        <w:rPr>
          <w:rFonts w:ascii="Arial" w:hAnsi="Arial" w:cs="Arial"/>
        </w:rPr>
        <w:t xml:space="preserve"> ТОРО</w:t>
      </w:r>
      <w:r w:rsidR="00585040" w:rsidRPr="00A03DDE">
        <w:rPr>
          <w:rFonts w:ascii="Arial" w:hAnsi="Arial" w:cs="Arial"/>
        </w:rPr>
        <w:t xml:space="preserve">. </w:t>
      </w:r>
      <w:r w:rsidR="00531406">
        <w:rPr>
          <w:rFonts w:ascii="Arial" w:hAnsi="Arial" w:cs="Arial"/>
        </w:rPr>
        <w:t>П</w:t>
      </w:r>
      <w:r w:rsidR="00531406" w:rsidRPr="00200151">
        <w:rPr>
          <w:rFonts w:ascii="Arial" w:hAnsi="Arial" w:cs="Arial"/>
        </w:rPr>
        <w:t>ри регистрации дополнительной информации о неисправности</w:t>
      </w:r>
      <w:r w:rsidR="00531406">
        <w:rPr>
          <w:rFonts w:ascii="Arial" w:hAnsi="Arial" w:cs="Arial"/>
        </w:rPr>
        <w:t xml:space="preserve"> в системе</w:t>
      </w:r>
      <w:r w:rsidR="00531406" w:rsidRPr="00200151">
        <w:rPr>
          <w:rFonts w:ascii="Arial" w:hAnsi="Arial" w:cs="Arial"/>
        </w:rPr>
        <w:t xml:space="preserve"> настроена автоматическая проверка</w:t>
      </w:r>
      <w:r w:rsidR="00531406">
        <w:rPr>
          <w:rFonts w:ascii="Arial" w:hAnsi="Arial" w:cs="Arial"/>
        </w:rPr>
        <w:t xml:space="preserve"> частей изделия, кодов дефектов,</w:t>
      </w:r>
      <w:r w:rsidR="00531406" w:rsidRPr="00200151">
        <w:rPr>
          <w:rFonts w:ascii="Arial" w:hAnsi="Arial" w:cs="Arial"/>
        </w:rPr>
        <w:t xml:space="preserve"> соответствия причин дефекта, последствий, мероприятий по устранению выявленному дефекту и отклонениям согласно Каталогам ТОРО</w:t>
      </w:r>
      <w:r w:rsidR="00531406">
        <w:rPr>
          <w:rFonts w:ascii="Arial" w:hAnsi="Arial" w:cs="Arial"/>
        </w:rPr>
        <w:t>,</w:t>
      </w:r>
      <w:r w:rsidR="00531406" w:rsidRPr="00200151">
        <w:rPr>
          <w:rFonts w:ascii="Arial" w:hAnsi="Arial" w:cs="Arial"/>
        </w:rPr>
        <w:t xml:space="preserve"> </w:t>
      </w:r>
      <w:r w:rsidR="00531406">
        <w:rPr>
          <w:rFonts w:ascii="Arial" w:hAnsi="Arial" w:cs="Arial"/>
        </w:rPr>
        <w:t>так же работает</w:t>
      </w:r>
      <w:r w:rsidR="00531406" w:rsidRPr="00200151">
        <w:rPr>
          <w:rFonts w:ascii="Arial" w:hAnsi="Arial" w:cs="Arial"/>
        </w:rPr>
        <w:t xml:space="preserve"> запрет ввода не соответствующих данных.</w:t>
      </w:r>
      <w:r w:rsidR="00531406">
        <w:rPr>
          <w:rFonts w:ascii="Arial" w:hAnsi="Arial" w:cs="Arial"/>
        </w:rPr>
        <w:t xml:space="preserve"> </w:t>
      </w:r>
    </w:p>
    <w:p w14:paraId="3E4B3BEA" w14:textId="6780F522" w:rsidR="00C97348" w:rsidRPr="004F42E6" w:rsidRDefault="00C97348" w:rsidP="00C97348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 xml:space="preserve">Сообщение создается </w:t>
      </w:r>
      <w:del w:id="998" w:author="Владимир Лаут" w:date="2021-04-08T11:09:00Z">
        <w:r w:rsidRPr="001543A9" w:rsidDel="00615120">
          <w:rPr>
            <w:rFonts w:ascii="Arial" w:hAnsi="Arial" w:cs="Arial"/>
          </w:rPr>
          <w:delText xml:space="preserve"> </w:delText>
        </w:r>
      </w:del>
      <w:r w:rsidR="00804F35">
        <w:rPr>
          <w:rFonts w:ascii="Arial" w:hAnsi="Arial" w:cs="Arial"/>
        </w:rPr>
        <w:t xml:space="preserve">со статусом СООТ </w:t>
      </w:r>
      <w:r w:rsidRPr="00101963">
        <w:rPr>
          <w:rFonts w:ascii="Arial" w:hAnsi="Arial" w:cs="Arial"/>
        </w:rPr>
        <w:t>«</w:t>
      </w:r>
      <w:r w:rsidR="00804F35">
        <w:rPr>
          <w:rFonts w:ascii="Arial" w:hAnsi="Arial" w:cs="Arial"/>
        </w:rPr>
        <w:t>Сообщение о</w:t>
      </w:r>
      <w:r w:rsidRPr="00101963">
        <w:rPr>
          <w:rFonts w:ascii="Arial" w:hAnsi="Arial" w:cs="Arial"/>
        </w:rPr>
        <w:t xml:space="preserve">ткрыто» (исключение: при необходимости создать сообщение с высоким приоритетом, Сообщение ТОРО создается со статусом </w:t>
      </w:r>
      <w:r w:rsidR="00804F35">
        <w:rPr>
          <w:rFonts w:ascii="Arial" w:hAnsi="Arial" w:cs="Arial"/>
        </w:rPr>
        <w:t xml:space="preserve">СОРА </w:t>
      </w:r>
      <w:r w:rsidRPr="0030319F">
        <w:rPr>
          <w:rFonts w:ascii="Arial" w:hAnsi="Arial" w:cs="Arial"/>
        </w:rPr>
        <w:t>«</w:t>
      </w:r>
      <w:r w:rsidR="00804F35">
        <w:rPr>
          <w:rFonts w:ascii="Arial" w:hAnsi="Arial" w:cs="Arial"/>
        </w:rPr>
        <w:t>Сообщение в</w:t>
      </w:r>
      <w:r w:rsidRPr="0030319F">
        <w:rPr>
          <w:rFonts w:ascii="Arial" w:hAnsi="Arial" w:cs="Arial"/>
        </w:rPr>
        <w:t xml:space="preserve"> работе»</w:t>
      </w:r>
      <w:r w:rsidRPr="001543A9">
        <w:rPr>
          <w:rFonts w:ascii="Arial" w:hAnsi="Arial" w:cs="Arial"/>
        </w:rPr>
        <w:t>). При помощи синхронизации с MES-</w:t>
      </w:r>
      <w:r w:rsidRPr="00101963">
        <w:rPr>
          <w:rFonts w:ascii="Arial" w:hAnsi="Arial" w:cs="Arial"/>
        </w:rPr>
        <w:t>системой</w:t>
      </w:r>
      <w:ins w:id="999" w:author="Владимир Лаут" w:date="2021-03-15T12:56:00Z">
        <w:r w:rsidR="00BF5010">
          <w:rPr>
            <w:rFonts w:ascii="Arial" w:hAnsi="Arial" w:cs="Arial"/>
          </w:rPr>
          <w:t xml:space="preserve"> или АСУ ГТК ИТС</w:t>
        </w:r>
      </w:ins>
      <w:r w:rsidRPr="00101963">
        <w:rPr>
          <w:rFonts w:ascii="Arial" w:hAnsi="Arial" w:cs="Arial"/>
        </w:rPr>
        <w:t xml:space="preserve">, регистрация дефектов и остановов </w:t>
      </w:r>
      <w:r w:rsidRPr="0030319F">
        <w:rPr>
          <w:rFonts w:ascii="Arial" w:hAnsi="Arial" w:cs="Arial"/>
        </w:rPr>
        <w:t>будет осуществляться автоматически</w:t>
      </w:r>
      <w:r w:rsidRPr="001543A9">
        <w:rPr>
          <w:rFonts w:ascii="Arial" w:hAnsi="Arial" w:cs="Arial"/>
        </w:rPr>
        <w:t xml:space="preserve">, </w:t>
      </w:r>
      <w:bookmarkStart w:id="1000" w:name="_Hlk522094728"/>
      <w:r w:rsidRPr="001543A9">
        <w:rPr>
          <w:rFonts w:ascii="Arial" w:hAnsi="Arial" w:cs="Arial"/>
        </w:rPr>
        <w:t>в результате полученных данных о состоянии оборудования</w:t>
      </w:r>
      <w:ins w:id="1001" w:author="Serjo" w:date="2020-04-27T16:32:00Z">
        <w:r w:rsidR="00BC5E4F" w:rsidRPr="00BC5E4F">
          <w:rPr>
            <w:rFonts w:ascii="Arial" w:hAnsi="Arial" w:cs="Arial"/>
            <w:rPrChange w:id="1002" w:author="Serjo" w:date="2020-04-27T16:32:00Z">
              <w:rPr>
                <w:rFonts w:ascii="Arial" w:hAnsi="Arial" w:cs="Arial"/>
                <w:lang w:val="en-US"/>
              </w:rPr>
            </w:rPrChange>
          </w:rPr>
          <w:t xml:space="preserve"> (</w:t>
        </w:r>
      </w:ins>
      <w:ins w:id="1003" w:author="Serjo" w:date="2020-04-27T16:33:00Z">
        <w:r w:rsidR="00BC5E4F">
          <w:rPr>
            <w:rFonts w:ascii="Arial" w:hAnsi="Arial" w:cs="Arial"/>
          </w:rPr>
          <w:t xml:space="preserve">разработка </w:t>
        </w:r>
        <w:r w:rsidR="00BC5E4F">
          <w:rPr>
            <w:rFonts w:ascii="Arial" w:hAnsi="Arial" w:cs="Arial"/>
            <w:lang w:val="en-US"/>
          </w:rPr>
          <w:t>PM</w:t>
        </w:r>
        <w:r w:rsidR="00BC5E4F" w:rsidRPr="00BC5E4F">
          <w:rPr>
            <w:rFonts w:ascii="Arial" w:hAnsi="Arial" w:cs="Arial"/>
            <w:rPrChange w:id="1004" w:author="Serjo" w:date="2020-04-27T16:33:00Z">
              <w:rPr>
                <w:rFonts w:ascii="Arial" w:hAnsi="Arial" w:cs="Arial"/>
                <w:lang w:val="en-US"/>
              </w:rPr>
            </w:rPrChange>
          </w:rPr>
          <w:t xml:space="preserve">01 </w:t>
        </w:r>
        <w:r w:rsidR="00BC5E4F">
          <w:rPr>
            <w:rFonts w:ascii="Arial" w:hAnsi="Arial" w:cs="Arial"/>
          </w:rPr>
          <w:t>«</w:t>
        </w:r>
        <w:r w:rsidR="00BC5E4F" w:rsidRPr="00BC5E4F">
          <w:rPr>
            <w:rFonts w:ascii="Arial" w:hAnsi="Arial" w:cs="Arial"/>
          </w:rPr>
          <w:t>Интеграция с системой MES в части регистрации сообщений ТОРО</w:t>
        </w:r>
        <w:r w:rsidR="00BC5E4F">
          <w:rPr>
            <w:rFonts w:ascii="Arial" w:hAnsi="Arial" w:cs="Arial"/>
          </w:rPr>
          <w:t>»</w:t>
        </w:r>
      </w:ins>
      <w:ins w:id="1005" w:author="Serjo" w:date="2020-04-27T16:34:00Z">
        <w:r w:rsidR="00BC5E4F">
          <w:rPr>
            <w:rFonts w:ascii="Arial" w:hAnsi="Arial" w:cs="Arial"/>
          </w:rPr>
          <w:t>, см. п.</w:t>
        </w:r>
      </w:ins>
      <w:ins w:id="1006" w:author="Serjo" w:date="2020-04-27T16:35:00Z">
        <w:r w:rsidR="00BC5E4F">
          <w:rPr>
            <w:rFonts w:ascii="Arial" w:hAnsi="Arial" w:cs="Arial"/>
          </w:rPr>
          <w:fldChar w:fldCharType="begin"/>
        </w:r>
        <w:r w:rsidR="00BC5E4F">
          <w:rPr>
            <w:rFonts w:ascii="Arial" w:hAnsi="Arial" w:cs="Arial"/>
          </w:rPr>
          <w:instrText xml:space="preserve"> REF _Ref38897729 \r \h </w:instrText>
        </w:r>
      </w:ins>
      <w:r w:rsidR="00BC5E4F">
        <w:rPr>
          <w:rFonts w:ascii="Arial" w:hAnsi="Arial" w:cs="Arial"/>
        </w:rPr>
      </w:r>
      <w:r w:rsidR="00BC5E4F">
        <w:rPr>
          <w:rFonts w:ascii="Arial" w:hAnsi="Arial" w:cs="Arial"/>
        </w:rPr>
        <w:fldChar w:fldCharType="separate"/>
      </w:r>
      <w:ins w:id="1007" w:author="Владимир Лаут" w:date="2021-04-09T17:37:00Z">
        <w:r w:rsidR="00CB5031">
          <w:rPr>
            <w:rFonts w:ascii="Arial" w:hAnsi="Arial" w:cs="Arial"/>
          </w:rPr>
          <w:t>5.10.1</w:t>
        </w:r>
      </w:ins>
      <w:ins w:id="1008" w:author="Serjo" w:date="2020-04-27T16:35:00Z">
        <w:r w:rsidR="00BC5E4F">
          <w:rPr>
            <w:rFonts w:ascii="Arial" w:hAnsi="Arial" w:cs="Arial"/>
          </w:rPr>
          <w:fldChar w:fldCharType="end"/>
        </w:r>
      </w:ins>
      <w:ins w:id="1009" w:author="Serjo" w:date="2020-04-27T16:32:00Z">
        <w:r w:rsidR="00BC5E4F" w:rsidRPr="00BC5E4F">
          <w:rPr>
            <w:rFonts w:ascii="Arial" w:hAnsi="Arial" w:cs="Arial"/>
            <w:rPrChange w:id="1010" w:author="Serjo" w:date="2020-04-27T16:32:00Z">
              <w:rPr>
                <w:rFonts w:ascii="Arial" w:hAnsi="Arial" w:cs="Arial"/>
                <w:lang w:val="en-US"/>
              </w:rPr>
            </w:rPrChange>
          </w:rPr>
          <w:t>)</w:t>
        </w:r>
      </w:ins>
      <w:r w:rsidRPr="00101963">
        <w:rPr>
          <w:rFonts w:ascii="Arial" w:hAnsi="Arial" w:cs="Arial"/>
        </w:rPr>
        <w:t xml:space="preserve">. </w:t>
      </w:r>
      <w:bookmarkEnd w:id="1000"/>
      <w:r w:rsidR="004F42E6">
        <w:rPr>
          <w:rFonts w:ascii="Arial" w:hAnsi="Arial" w:cs="Arial"/>
        </w:rPr>
        <w:t xml:space="preserve">Получение дефектов и остановов из </w:t>
      </w:r>
      <w:r w:rsidR="004F42E6">
        <w:rPr>
          <w:rFonts w:ascii="Arial" w:hAnsi="Arial" w:cs="Arial"/>
          <w:lang w:val="en-US"/>
        </w:rPr>
        <w:t>MES</w:t>
      </w:r>
      <w:r w:rsidR="004F42E6" w:rsidRPr="004F42E6">
        <w:rPr>
          <w:rFonts w:ascii="Arial" w:hAnsi="Arial" w:cs="Arial"/>
        </w:rPr>
        <w:t>-</w:t>
      </w:r>
      <w:r w:rsidR="004F42E6">
        <w:rPr>
          <w:rFonts w:ascii="Arial" w:hAnsi="Arial" w:cs="Arial"/>
        </w:rPr>
        <w:t xml:space="preserve">системы описано в документе </w:t>
      </w:r>
      <w:r w:rsidR="006A46AF" w:rsidRPr="006A46AF">
        <w:rPr>
          <w:rFonts w:ascii="Arial" w:hAnsi="Arial" w:cs="Arial"/>
        </w:rPr>
        <w:t>«ERP.5.6.12_Соглашение об интеграции_MES»</w:t>
      </w:r>
      <w:ins w:id="1011" w:author="Владимир Лаут" w:date="2021-03-15T12:57:00Z">
        <w:r w:rsidR="00BF5010">
          <w:rPr>
            <w:rFonts w:ascii="Arial" w:hAnsi="Arial" w:cs="Arial"/>
          </w:rPr>
          <w:t xml:space="preserve"> и «</w:t>
        </w:r>
        <w:r w:rsidR="00BF5010" w:rsidRPr="00BF5010">
          <w:rPr>
            <w:rFonts w:ascii="Arial" w:hAnsi="Arial" w:cs="Arial"/>
          </w:rPr>
          <w:t>ERP.13.6.22_INT_Соглашение об интеграции АСУ ГТК ИТС</w:t>
        </w:r>
        <w:r w:rsidR="00BF5010">
          <w:rPr>
            <w:rFonts w:ascii="Arial" w:hAnsi="Arial" w:cs="Arial"/>
          </w:rPr>
          <w:t>»</w:t>
        </w:r>
      </w:ins>
      <w:r w:rsidR="004F42E6">
        <w:rPr>
          <w:rFonts w:ascii="Arial" w:hAnsi="Arial" w:cs="Arial"/>
        </w:rPr>
        <w:t>.</w:t>
      </w:r>
    </w:p>
    <w:p w14:paraId="67466888" w14:textId="3DA3CD01" w:rsidR="008C470B" w:rsidRPr="00101963" w:rsidRDefault="00B77C78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7B71CC">
        <w:rPr>
          <w:rFonts w:ascii="Arial" w:hAnsi="Arial" w:cs="Arial"/>
        </w:rPr>
        <w:t>Т</w:t>
      </w:r>
      <w:r w:rsidR="006118C2" w:rsidRPr="007B71CC">
        <w:rPr>
          <w:rFonts w:ascii="Arial" w:hAnsi="Arial" w:cs="Arial"/>
        </w:rPr>
        <w:t xml:space="preserve">акже </w:t>
      </w:r>
      <w:r w:rsidRPr="00A52D6B">
        <w:rPr>
          <w:rFonts w:ascii="Arial" w:hAnsi="Arial" w:cs="Arial"/>
        </w:rPr>
        <w:t>р</w:t>
      </w:r>
      <w:r w:rsidR="0001421B" w:rsidRPr="008E2653">
        <w:rPr>
          <w:rFonts w:ascii="Arial" w:hAnsi="Arial" w:cs="Arial"/>
        </w:rPr>
        <w:t>егистрация дефектов</w:t>
      </w:r>
      <w:r w:rsidR="00000DA8" w:rsidRPr="008E2653">
        <w:rPr>
          <w:rFonts w:ascii="Arial" w:hAnsi="Arial" w:cs="Arial"/>
        </w:rPr>
        <w:t xml:space="preserve"> и остановов </w:t>
      </w:r>
      <w:r w:rsidR="0001421B" w:rsidRPr="008E2653">
        <w:rPr>
          <w:rFonts w:ascii="Arial" w:hAnsi="Arial" w:cs="Arial"/>
        </w:rPr>
        <w:t>буде</w:t>
      </w:r>
      <w:r w:rsidR="00000DA8" w:rsidRPr="00A03DDE">
        <w:rPr>
          <w:rFonts w:ascii="Arial" w:hAnsi="Arial" w:cs="Arial"/>
        </w:rPr>
        <w:t xml:space="preserve">т </w:t>
      </w:r>
      <w:r w:rsidRPr="00A03DDE">
        <w:rPr>
          <w:rFonts w:ascii="Arial" w:hAnsi="Arial" w:cs="Arial"/>
        </w:rPr>
        <w:t>выполняться при помощи Мобильного ТОРО,</w:t>
      </w:r>
      <w:r w:rsidR="00B55642" w:rsidRPr="00A03DDE">
        <w:rPr>
          <w:rFonts w:ascii="Arial" w:hAnsi="Arial" w:cs="Arial"/>
        </w:rPr>
        <w:t xml:space="preserve"> </w:t>
      </w:r>
      <w:r w:rsidR="00000DA8" w:rsidRPr="00A03DDE">
        <w:rPr>
          <w:rFonts w:ascii="Arial" w:hAnsi="Arial" w:cs="Arial"/>
        </w:rPr>
        <w:t>с использованием</w:t>
      </w:r>
      <w:r w:rsidR="00B55642" w:rsidRPr="00A03DDE">
        <w:rPr>
          <w:rFonts w:ascii="Arial" w:hAnsi="Arial" w:cs="Arial"/>
        </w:rPr>
        <w:t xml:space="preserve"> интерфейс</w:t>
      </w:r>
      <w:r w:rsidR="00000DA8" w:rsidRPr="00A03DDE">
        <w:rPr>
          <w:rFonts w:ascii="Arial" w:hAnsi="Arial" w:cs="Arial"/>
        </w:rPr>
        <w:t>а</w:t>
      </w:r>
      <w:r w:rsidR="00B55642" w:rsidRPr="00A03DDE">
        <w:rPr>
          <w:rFonts w:ascii="Arial" w:hAnsi="Arial" w:cs="Arial"/>
        </w:rPr>
        <w:t xml:space="preserve"> мобильного терминала.</w:t>
      </w:r>
      <w:r w:rsidR="007A5F49" w:rsidRPr="00A03DDE">
        <w:rPr>
          <w:rFonts w:ascii="Arial" w:hAnsi="Arial" w:cs="Arial"/>
        </w:rPr>
        <w:t xml:space="preserve"> </w:t>
      </w:r>
      <w:r w:rsidR="00BF6981" w:rsidRPr="00A03DDE">
        <w:rPr>
          <w:rFonts w:ascii="Arial" w:hAnsi="Arial" w:cs="Arial"/>
        </w:rPr>
        <w:t>Сообщение ТОРО</w:t>
      </w:r>
      <w:r w:rsidR="00804F35">
        <w:rPr>
          <w:rFonts w:ascii="Arial" w:hAnsi="Arial" w:cs="Arial"/>
        </w:rPr>
        <w:t xml:space="preserve"> со статусом СООТ </w:t>
      </w:r>
      <w:r w:rsidR="0072255A" w:rsidRPr="00A03DDE">
        <w:rPr>
          <w:rFonts w:ascii="Arial" w:hAnsi="Arial" w:cs="Arial"/>
        </w:rPr>
        <w:t>«</w:t>
      </w:r>
      <w:r w:rsidR="00804F35" w:rsidRPr="00804F35">
        <w:rPr>
          <w:rFonts w:ascii="Arial" w:hAnsi="Arial" w:cs="Arial"/>
        </w:rPr>
        <w:t>Сообщение открыто</w:t>
      </w:r>
      <w:r w:rsidR="0072255A" w:rsidRPr="00A03DDE">
        <w:rPr>
          <w:rFonts w:ascii="Arial" w:hAnsi="Arial" w:cs="Arial"/>
        </w:rPr>
        <w:t>»</w:t>
      </w:r>
      <w:r w:rsidR="00BF6981" w:rsidRPr="00A03DDE">
        <w:rPr>
          <w:rFonts w:ascii="Arial" w:hAnsi="Arial" w:cs="Arial"/>
        </w:rPr>
        <w:t xml:space="preserve"> может быть создано из </w:t>
      </w:r>
      <w:r w:rsidR="006B7209" w:rsidRPr="00A03DDE">
        <w:rPr>
          <w:rFonts w:ascii="Arial" w:hAnsi="Arial" w:cs="Arial"/>
        </w:rPr>
        <w:t>интерфейса операции наряд-за</w:t>
      </w:r>
      <w:r w:rsidR="006B7209" w:rsidRPr="00A03DDE">
        <w:rPr>
          <w:rFonts w:ascii="Arial" w:hAnsi="Arial" w:cs="Arial"/>
        </w:rPr>
        <w:lastRenderedPageBreak/>
        <w:t>дания</w:t>
      </w:r>
      <w:r w:rsidR="00BF6981" w:rsidRPr="00A03DDE">
        <w:rPr>
          <w:rFonts w:ascii="Arial" w:hAnsi="Arial" w:cs="Arial"/>
        </w:rPr>
        <w:t xml:space="preserve"> на мобильном устройстве, на </w:t>
      </w:r>
      <w:r w:rsidR="00663B9B" w:rsidRPr="00A03DDE">
        <w:rPr>
          <w:rFonts w:ascii="Arial" w:hAnsi="Arial" w:cs="Arial"/>
        </w:rPr>
        <w:t>объект,</w:t>
      </w:r>
      <w:r w:rsidR="006B7209" w:rsidRPr="00A03DDE">
        <w:rPr>
          <w:rFonts w:ascii="Arial" w:hAnsi="Arial" w:cs="Arial"/>
        </w:rPr>
        <w:t xml:space="preserve"> указанн</w:t>
      </w:r>
      <w:r w:rsidR="00663B9B" w:rsidRPr="00A03DDE">
        <w:rPr>
          <w:rFonts w:ascii="Arial" w:hAnsi="Arial" w:cs="Arial"/>
        </w:rPr>
        <w:t>ый</w:t>
      </w:r>
      <w:r w:rsidR="006B7209" w:rsidRPr="00A03DDE">
        <w:rPr>
          <w:rFonts w:ascii="Arial" w:hAnsi="Arial" w:cs="Arial"/>
        </w:rPr>
        <w:t xml:space="preserve"> в наряд-задании</w:t>
      </w:r>
      <w:r w:rsidR="00663B9B" w:rsidRPr="00A03DDE">
        <w:rPr>
          <w:rFonts w:ascii="Arial" w:hAnsi="Arial" w:cs="Arial"/>
        </w:rPr>
        <w:t xml:space="preserve"> или на любой другой объект ремонта</w:t>
      </w:r>
      <w:r w:rsidR="0072255A" w:rsidRPr="00A03DDE">
        <w:rPr>
          <w:rFonts w:ascii="Arial" w:hAnsi="Arial" w:cs="Arial"/>
        </w:rPr>
        <w:t xml:space="preserve"> путем </w:t>
      </w:r>
      <w:r w:rsidR="0030596E" w:rsidRPr="00A03DDE">
        <w:rPr>
          <w:rFonts w:ascii="Arial" w:hAnsi="Arial" w:cs="Arial"/>
        </w:rPr>
        <w:t>считывания</w:t>
      </w:r>
      <w:r w:rsidR="0072255A" w:rsidRPr="00A03DDE">
        <w:rPr>
          <w:rFonts w:ascii="Arial" w:hAnsi="Arial" w:cs="Arial"/>
        </w:rPr>
        <w:t xml:space="preserve"> NFC-</w:t>
      </w:r>
      <w:r w:rsidR="0072255A" w:rsidRPr="00101963">
        <w:rPr>
          <w:rFonts w:ascii="Arial" w:hAnsi="Arial" w:cs="Arial"/>
        </w:rPr>
        <w:t>метки</w:t>
      </w:r>
      <w:r w:rsidR="0080664E" w:rsidRPr="00224B02">
        <w:rPr>
          <w:rFonts w:ascii="Arial" w:hAnsi="Arial" w:cs="Arial"/>
        </w:rPr>
        <w:t xml:space="preserve"> (</w:t>
      </w:r>
      <w:r w:rsidR="0080664E" w:rsidRPr="0080664E">
        <w:rPr>
          <w:rFonts w:ascii="Arial" w:hAnsi="Arial" w:cs="Arial"/>
        </w:rPr>
        <w:t>использование NFC-меток описано в</w:t>
      </w:r>
      <w:r w:rsidR="0080664E" w:rsidRPr="00224B02">
        <w:rPr>
          <w:rFonts w:ascii="Arial" w:hAnsi="Arial" w:cs="Arial"/>
        </w:rPr>
        <w:t xml:space="preserve"> </w:t>
      </w:r>
      <w:r w:rsidR="00B34666">
        <w:rPr>
          <w:rFonts w:ascii="Arial" w:hAnsi="Arial" w:cs="Arial"/>
        </w:rPr>
        <w:t>разделе 5.10.</w:t>
      </w:r>
      <w:r w:rsidR="00B34666" w:rsidRPr="00B34666">
        <w:rPr>
          <w:rFonts w:ascii="Arial" w:hAnsi="Arial" w:cs="Arial"/>
        </w:rPr>
        <w:t>4</w:t>
      </w:r>
      <w:r w:rsidR="0080664E" w:rsidRPr="0080664E">
        <w:rPr>
          <w:rFonts w:ascii="Arial" w:hAnsi="Arial" w:cs="Arial"/>
        </w:rPr>
        <w:t xml:space="preserve"> КД </w:t>
      </w:r>
      <w:ins w:id="1012" w:author="Serjo" w:date="2020-04-09T15:20:00Z">
        <w:r w:rsidR="00B34666">
          <w:rPr>
            <w:rFonts w:ascii="Arial" w:hAnsi="Arial" w:cs="Arial"/>
          </w:rPr>
          <w:t>«</w:t>
        </w:r>
      </w:ins>
      <w:ins w:id="1013" w:author="Serjo" w:date="2020-04-09T15:21:00Z">
        <w:del w:id="1014" w:author="Владимир Лаут" w:date="2021-03-15T12:14:00Z">
          <w:r w:rsidR="00B34666" w:rsidRPr="00B34666" w:rsidDel="00530700">
            <w:rPr>
              <w:rFonts w:ascii="Arial" w:hAnsi="Arial" w:cs="Arial"/>
            </w:rPr>
            <w:delText>ERP.9.9.2</w:delText>
          </w:r>
        </w:del>
      </w:ins>
      <w:ins w:id="1015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1016" w:author="Serjo" w:date="2020-04-09T15:21:00Z">
        <w:r w:rsidR="00B34666" w:rsidRPr="00B34666">
          <w:rPr>
            <w:rFonts w:ascii="Arial" w:hAnsi="Arial" w:cs="Arial"/>
          </w:rPr>
          <w:t>.55_PM_КД_Выполнение и фактический учет работ</w:t>
        </w:r>
      </w:ins>
      <w:ins w:id="1017" w:author="Serjo" w:date="2020-04-09T15:20:00Z">
        <w:r w:rsidR="00B34666">
          <w:rPr>
            <w:rFonts w:ascii="Arial" w:hAnsi="Arial" w:cs="Arial"/>
          </w:rPr>
          <w:t>»</w:t>
        </w:r>
      </w:ins>
      <w:del w:id="1018" w:author="Serjo" w:date="2020-04-09T15:20:00Z">
        <w:r w:rsidR="0080664E" w:rsidRPr="0080664E" w:rsidDel="00B34666">
          <w:rPr>
            <w:rFonts w:ascii="Arial" w:hAnsi="Arial" w:cs="Arial"/>
          </w:rPr>
          <w:delText>Выполнение и фактический учет работ</w:delText>
        </w:r>
      </w:del>
      <w:r w:rsidR="0080664E" w:rsidRPr="00224B02">
        <w:rPr>
          <w:rFonts w:ascii="Arial" w:hAnsi="Arial" w:cs="Arial"/>
        </w:rPr>
        <w:t>)</w:t>
      </w:r>
      <w:r w:rsidR="00663B9B" w:rsidRPr="00101963">
        <w:rPr>
          <w:rFonts w:ascii="Arial" w:hAnsi="Arial" w:cs="Arial"/>
        </w:rPr>
        <w:t>.</w:t>
      </w:r>
    </w:p>
    <w:p w14:paraId="13251229" w14:textId="72411723" w:rsidR="00FB6B73" w:rsidRPr="00F72B81" w:rsidRDefault="00265174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30319F">
        <w:rPr>
          <w:rFonts w:ascii="Arial" w:hAnsi="Arial" w:cs="Arial"/>
        </w:rPr>
        <w:t xml:space="preserve">После регистрации Сообщения ТОРО </w:t>
      </w:r>
      <w:r w:rsidRPr="001A19DF">
        <w:rPr>
          <w:rFonts w:ascii="Arial" w:hAnsi="Arial" w:cs="Arial"/>
        </w:rPr>
        <w:t>(за исключением</w:t>
      </w:r>
      <w:r w:rsidRPr="00FE7250">
        <w:rPr>
          <w:rFonts w:ascii="Arial" w:hAnsi="Arial" w:cs="Arial"/>
        </w:rPr>
        <w:t xml:space="preserve"> Сообщений ТОРО</w:t>
      </w:r>
      <w:r w:rsidRPr="005C342C">
        <w:rPr>
          <w:rFonts w:ascii="Arial" w:hAnsi="Arial" w:cs="Arial"/>
        </w:rPr>
        <w:t xml:space="preserve">, </w:t>
      </w:r>
      <w:r w:rsidR="0030596E" w:rsidRPr="007B71CC">
        <w:rPr>
          <w:rFonts w:ascii="Arial" w:hAnsi="Arial" w:cs="Arial"/>
        </w:rPr>
        <w:t>созданных</w:t>
      </w:r>
      <w:r w:rsidRPr="007B71CC">
        <w:rPr>
          <w:rFonts w:ascii="Arial" w:hAnsi="Arial" w:cs="Arial"/>
        </w:rPr>
        <w:t xml:space="preserve"> при автоматической регистрации останова, полученного из внешней системы</w:t>
      </w:r>
      <w:r w:rsidR="007C7527" w:rsidRPr="007B71CC">
        <w:rPr>
          <w:rFonts w:ascii="Arial" w:hAnsi="Arial" w:cs="Arial"/>
        </w:rPr>
        <w:t xml:space="preserve">, или </w:t>
      </w:r>
      <w:r w:rsidR="007C7527" w:rsidRPr="00A52D6B">
        <w:rPr>
          <w:rFonts w:ascii="Arial" w:hAnsi="Arial" w:cs="Arial"/>
        </w:rPr>
        <w:t>Сообщений ТОРО с высоким приоритетом), происходит</w:t>
      </w:r>
      <w:r w:rsidR="00BD4FB0" w:rsidRPr="00A52D6B">
        <w:rPr>
          <w:rFonts w:ascii="Arial" w:hAnsi="Arial" w:cs="Arial"/>
        </w:rPr>
        <w:t xml:space="preserve"> его</w:t>
      </w:r>
      <w:r w:rsidR="007C7527" w:rsidRPr="008E2653">
        <w:rPr>
          <w:rFonts w:ascii="Arial" w:hAnsi="Arial" w:cs="Arial"/>
        </w:rPr>
        <w:t xml:space="preserve"> рассмотрение</w:t>
      </w:r>
      <w:r w:rsidR="00BD4FB0" w:rsidRPr="008E2653">
        <w:rPr>
          <w:rFonts w:ascii="Arial" w:hAnsi="Arial" w:cs="Arial"/>
        </w:rPr>
        <w:t xml:space="preserve"> и корректировка Координатором ТОиР </w:t>
      </w:r>
      <w:ins w:id="1019" w:author="Serjo" w:date="2020-04-15T15:20:00Z">
        <w:r w:rsidR="002C556C">
          <w:rPr>
            <w:rFonts w:ascii="Arial" w:hAnsi="Arial" w:cs="Arial"/>
          </w:rPr>
          <w:t>УО</w:t>
        </w:r>
      </w:ins>
      <w:del w:id="1020" w:author="Serjo" w:date="2020-04-10T17:46:00Z">
        <w:r w:rsidR="00BD4FB0" w:rsidRPr="008E2653" w:rsidDel="00B31B7C">
          <w:rPr>
            <w:rFonts w:ascii="Arial" w:hAnsi="Arial" w:cs="Arial"/>
          </w:rPr>
          <w:delText>БЕ ГОК</w:delText>
        </w:r>
      </w:del>
      <w:r w:rsidR="00BD4FB0" w:rsidRPr="008E2653">
        <w:rPr>
          <w:rFonts w:ascii="Arial" w:hAnsi="Arial" w:cs="Arial"/>
        </w:rPr>
        <w:t>.</w:t>
      </w:r>
      <w:r w:rsidR="007C7527" w:rsidRPr="00A03DDE">
        <w:rPr>
          <w:rFonts w:ascii="Arial" w:hAnsi="Arial" w:cs="Arial"/>
        </w:rPr>
        <w:t xml:space="preserve"> </w:t>
      </w:r>
      <w:r w:rsidR="00BD4FB0" w:rsidRPr="00A03DDE">
        <w:rPr>
          <w:rFonts w:ascii="Arial" w:hAnsi="Arial" w:cs="Arial"/>
        </w:rPr>
        <w:t>В результате рассмотрения,</w:t>
      </w:r>
      <w:r w:rsidR="007C7527" w:rsidRPr="00A03DDE">
        <w:rPr>
          <w:rFonts w:ascii="Arial" w:hAnsi="Arial" w:cs="Arial"/>
        </w:rPr>
        <w:t xml:space="preserve"> прин</w:t>
      </w:r>
      <w:r w:rsidR="00BD4FB0" w:rsidRPr="00A03DDE">
        <w:rPr>
          <w:rFonts w:ascii="Arial" w:hAnsi="Arial" w:cs="Arial"/>
        </w:rPr>
        <w:t>имается</w:t>
      </w:r>
      <w:r w:rsidR="007C7527" w:rsidRPr="00A03DDE">
        <w:rPr>
          <w:rFonts w:ascii="Arial" w:hAnsi="Arial" w:cs="Arial"/>
        </w:rPr>
        <w:t xml:space="preserve"> решени</w:t>
      </w:r>
      <w:r w:rsidR="00BD4FB0" w:rsidRPr="00A03DDE">
        <w:rPr>
          <w:rFonts w:ascii="Arial" w:hAnsi="Arial" w:cs="Arial"/>
        </w:rPr>
        <w:t>е:</w:t>
      </w:r>
      <w:r w:rsidR="007C7527" w:rsidRPr="00A03DDE">
        <w:rPr>
          <w:rFonts w:ascii="Arial" w:hAnsi="Arial" w:cs="Arial"/>
        </w:rPr>
        <w:t xml:space="preserve"> </w:t>
      </w:r>
      <w:r w:rsidR="00BD4FB0" w:rsidRPr="00101963">
        <w:rPr>
          <w:rFonts w:ascii="Arial" w:hAnsi="Arial" w:cs="Arial"/>
        </w:rPr>
        <w:t xml:space="preserve">передать Сообщение ТОРО </w:t>
      </w:r>
      <w:r w:rsidR="008058D3" w:rsidRPr="00101963">
        <w:rPr>
          <w:rFonts w:ascii="Arial" w:hAnsi="Arial" w:cs="Arial"/>
        </w:rPr>
        <w:t xml:space="preserve">в работу, </w:t>
      </w:r>
      <w:r w:rsidR="00BD4FB0" w:rsidRPr="0030319F">
        <w:rPr>
          <w:rFonts w:ascii="Arial" w:hAnsi="Arial" w:cs="Arial"/>
        </w:rPr>
        <w:t>на доработку или на предварительное закрытие.</w:t>
      </w:r>
      <w:r w:rsidR="00F72B81" w:rsidRPr="00224B02">
        <w:rPr>
          <w:rFonts w:ascii="Arial" w:hAnsi="Arial" w:cs="Arial"/>
        </w:rPr>
        <w:t xml:space="preserve"> </w:t>
      </w:r>
      <w:r w:rsidR="00F72B81">
        <w:rPr>
          <w:rFonts w:ascii="Arial" w:hAnsi="Arial" w:cs="Arial"/>
        </w:rPr>
        <w:t xml:space="preserve">Сообщения ТОРО, созданные при </w:t>
      </w:r>
      <w:r w:rsidR="00F72B81" w:rsidRPr="007B71CC">
        <w:rPr>
          <w:rFonts w:ascii="Arial" w:hAnsi="Arial" w:cs="Arial"/>
        </w:rPr>
        <w:t>автоматической регистрации останова</w:t>
      </w:r>
      <w:r w:rsidR="00F72B81">
        <w:rPr>
          <w:rFonts w:ascii="Arial" w:hAnsi="Arial" w:cs="Arial"/>
        </w:rPr>
        <w:t xml:space="preserve">, а так же Сообщения ТОРО с высоким приоритетом, </w:t>
      </w:r>
      <w:r w:rsidR="00F72B81" w:rsidRPr="004C25E3">
        <w:rPr>
          <w:rFonts w:ascii="Arial" w:hAnsi="Arial" w:cs="Arial"/>
        </w:rPr>
        <w:t>попадают в процесс ПП-07.03.03.02-ERP «Управление внеплановыми воздействиями ТОиР»</w:t>
      </w:r>
      <w:r w:rsidR="00F72B81">
        <w:rPr>
          <w:rFonts w:ascii="Arial" w:hAnsi="Arial" w:cs="Arial"/>
        </w:rPr>
        <w:t xml:space="preserve">, напрямую, без рассмотрения владельцем оборудования (подробное описание </w:t>
      </w:r>
      <w:ins w:id="1021" w:author="Serjo" w:date="2020-04-09T15:21:00Z">
        <w:r w:rsidR="00B34666">
          <w:rPr>
            <w:rFonts w:ascii="Arial" w:hAnsi="Arial" w:cs="Arial"/>
          </w:rPr>
          <w:t xml:space="preserve">приведено </w:t>
        </w:r>
      </w:ins>
      <w:r w:rsidR="00F72B81">
        <w:rPr>
          <w:rFonts w:ascii="Arial" w:hAnsi="Arial" w:cs="Arial"/>
        </w:rPr>
        <w:t>в раздел</w:t>
      </w:r>
      <w:r w:rsidR="00D550A0">
        <w:rPr>
          <w:rFonts w:ascii="Arial" w:hAnsi="Arial" w:cs="Arial"/>
        </w:rPr>
        <w:t>ах</w:t>
      </w:r>
      <w:r w:rsidR="00F72B81">
        <w:rPr>
          <w:rFonts w:ascii="Arial" w:hAnsi="Arial" w:cs="Arial"/>
        </w:rPr>
        <w:t xml:space="preserve"> 5.2.1.3</w:t>
      </w:r>
      <w:r w:rsidR="00D550A0">
        <w:rPr>
          <w:rFonts w:ascii="Arial" w:hAnsi="Arial" w:cs="Arial"/>
        </w:rPr>
        <w:t xml:space="preserve"> и 5.2.1.8</w:t>
      </w:r>
      <w:r w:rsidR="00F72B81">
        <w:rPr>
          <w:rFonts w:ascii="Arial" w:hAnsi="Arial" w:cs="Arial"/>
        </w:rPr>
        <w:t>).</w:t>
      </w:r>
    </w:p>
    <w:p w14:paraId="10365FD3" w14:textId="0DE1CEBF" w:rsidR="00FB6B73" w:rsidRDefault="00BD4FB0" w:rsidP="00A03DDE">
      <w:pPr>
        <w:pStyle w:val="a7"/>
        <w:keepNext/>
        <w:spacing w:line="276" w:lineRule="auto"/>
        <w:ind w:firstLine="567"/>
      </w:pPr>
      <w:r w:rsidRPr="00101963">
        <w:rPr>
          <w:rFonts w:ascii="Arial" w:hAnsi="Arial" w:cs="Arial"/>
        </w:rPr>
        <w:t xml:space="preserve">После предварительного закрытия, </w:t>
      </w:r>
      <w:r w:rsidR="002F3468">
        <w:rPr>
          <w:rFonts w:ascii="Arial" w:hAnsi="Arial" w:cs="Arial"/>
        </w:rPr>
        <w:t xml:space="preserve">Инженер по надежности </w:t>
      </w:r>
      <w:ins w:id="1022" w:author="Serjo" w:date="2020-04-15T15:20:00Z">
        <w:r w:rsidR="002C556C">
          <w:rPr>
            <w:rFonts w:ascii="Arial" w:hAnsi="Arial" w:cs="Arial"/>
          </w:rPr>
          <w:t>УО</w:t>
        </w:r>
      </w:ins>
      <w:del w:id="1023" w:author="Serjo" w:date="2020-04-10T17:47:00Z">
        <w:r w:rsidR="002F3468" w:rsidDel="00B31B7C">
          <w:rPr>
            <w:rFonts w:ascii="Arial" w:hAnsi="Arial" w:cs="Arial"/>
          </w:rPr>
          <w:delText>БЕ ГОК</w:delText>
        </w:r>
      </w:del>
      <w:r w:rsidRPr="00101963">
        <w:rPr>
          <w:rFonts w:ascii="Arial" w:hAnsi="Arial" w:cs="Arial"/>
        </w:rPr>
        <w:t>, оценивая необходимость проведения мероприятий ТОиР, принимает решение о закрытии сообщения или передаче в работу. При закрытии</w:t>
      </w:r>
      <w:r w:rsidRPr="0030319F">
        <w:rPr>
          <w:rFonts w:ascii="Arial" w:hAnsi="Arial" w:cs="Arial"/>
        </w:rPr>
        <w:t>,</w:t>
      </w:r>
      <w:r w:rsidRPr="001A19DF">
        <w:rPr>
          <w:rFonts w:ascii="Arial" w:hAnsi="Arial" w:cs="Arial"/>
        </w:rPr>
        <w:t xml:space="preserve"> </w:t>
      </w:r>
      <w:r w:rsidRPr="00FE7250">
        <w:rPr>
          <w:rFonts w:ascii="Arial" w:hAnsi="Arial" w:cs="Arial"/>
        </w:rPr>
        <w:t>С</w:t>
      </w:r>
      <w:r w:rsidRPr="005C342C">
        <w:rPr>
          <w:rFonts w:ascii="Arial" w:hAnsi="Arial" w:cs="Arial"/>
        </w:rPr>
        <w:t>ообщени</w:t>
      </w:r>
      <w:r w:rsidRPr="007B71CC">
        <w:rPr>
          <w:rFonts w:ascii="Arial" w:hAnsi="Arial" w:cs="Arial"/>
        </w:rPr>
        <w:t>ю Т</w:t>
      </w:r>
      <w:r w:rsidR="00804F35">
        <w:rPr>
          <w:rFonts w:ascii="Arial" w:hAnsi="Arial" w:cs="Arial"/>
        </w:rPr>
        <w:t xml:space="preserve">ОРО присваивается статус СОЗА </w:t>
      </w:r>
      <w:r w:rsidR="00EC5BDA" w:rsidRPr="00A52D6B">
        <w:rPr>
          <w:rFonts w:ascii="Arial" w:hAnsi="Arial" w:cs="Arial"/>
        </w:rPr>
        <w:t>«</w:t>
      </w:r>
      <w:r w:rsidR="00804F35">
        <w:rPr>
          <w:rFonts w:ascii="Arial" w:hAnsi="Arial" w:cs="Arial"/>
        </w:rPr>
        <w:t xml:space="preserve">Сообщение </w:t>
      </w:r>
      <w:r w:rsidRPr="008E2653">
        <w:rPr>
          <w:rFonts w:ascii="Arial" w:hAnsi="Arial" w:cs="Arial"/>
        </w:rPr>
        <w:t>закрыто»</w:t>
      </w:r>
      <w:r w:rsidR="00EC5BDA" w:rsidRPr="008E2653">
        <w:rPr>
          <w:rFonts w:ascii="Arial" w:hAnsi="Arial" w:cs="Arial"/>
        </w:rPr>
        <w:t>. П</w:t>
      </w:r>
      <w:r w:rsidRPr="008E2653">
        <w:rPr>
          <w:rFonts w:ascii="Arial" w:hAnsi="Arial" w:cs="Arial"/>
        </w:rPr>
        <w:t xml:space="preserve">ри передаче в работу, </w:t>
      </w:r>
      <w:r w:rsidR="00EC5BDA" w:rsidRPr="00A03DDE">
        <w:rPr>
          <w:rFonts w:ascii="Arial" w:hAnsi="Arial" w:cs="Arial"/>
        </w:rPr>
        <w:t>статус Со</w:t>
      </w:r>
      <w:r w:rsidR="00804F35">
        <w:rPr>
          <w:rFonts w:ascii="Arial" w:hAnsi="Arial" w:cs="Arial"/>
        </w:rPr>
        <w:t xml:space="preserve">общения ТОРО меняется на СОРА </w:t>
      </w:r>
      <w:r w:rsidR="00EC5BDA" w:rsidRPr="00A03DDE">
        <w:rPr>
          <w:rFonts w:ascii="Arial" w:hAnsi="Arial" w:cs="Arial"/>
        </w:rPr>
        <w:t>«</w:t>
      </w:r>
      <w:r w:rsidR="00804F35" w:rsidRPr="00804F35">
        <w:rPr>
          <w:rFonts w:ascii="Arial" w:hAnsi="Arial" w:cs="Arial"/>
        </w:rPr>
        <w:t>Сообщение в работе</w:t>
      </w:r>
      <w:r w:rsidR="00EC5BDA" w:rsidRPr="00A03DDE">
        <w:rPr>
          <w:rFonts w:ascii="Arial" w:hAnsi="Arial" w:cs="Arial"/>
        </w:rPr>
        <w:t>»</w:t>
      </w:r>
      <w:r w:rsidR="000C7565" w:rsidRPr="00A03DDE">
        <w:rPr>
          <w:rFonts w:ascii="Arial" w:hAnsi="Arial" w:cs="Arial"/>
        </w:rPr>
        <w:t xml:space="preserve">, после чего оно переходит в процесс </w:t>
      </w:r>
      <w:r w:rsidR="000C7565" w:rsidRPr="004C25E3">
        <w:rPr>
          <w:rFonts w:ascii="Arial" w:hAnsi="Arial" w:cs="Arial"/>
        </w:rPr>
        <w:t>ПП-07.03.03.02-ERP «Управление внеплановыми воздействиями ТОиР»</w:t>
      </w:r>
      <w:r w:rsidR="000C7565">
        <w:rPr>
          <w:rFonts w:ascii="Arial" w:hAnsi="Arial" w:cs="Arial"/>
        </w:rPr>
        <w:t>.</w:t>
      </w:r>
      <w:r w:rsidR="00F72B81">
        <w:rPr>
          <w:rFonts w:ascii="Arial" w:hAnsi="Arial" w:cs="Arial"/>
        </w:rPr>
        <w:t xml:space="preserve"> </w:t>
      </w:r>
    </w:p>
    <w:p w14:paraId="1106EC95" w14:textId="77777777" w:rsidR="00A152FB" w:rsidRPr="000835FE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9F7922">
        <w:rPr>
          <w:rFonts w:ascii="Arial" w:hAnsi="Arial" w:cs="Arial"/>
          <w:b/>
          <w:sz w:val="22"/>
        </w:rPr>
        <w:t>6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="000835FE" w:rsidRPr="000835FE">
        <w:rPr>
          <w:rFonts w:ascii="Arial" w:hAnsi="Arial" w:cs="Arial"/>
          <w:b/>
          <w:sz w:val="22"/>
        </w:rPr>
        <w:t xml:space="preserve"> </w:t>
      </w:r>
      <w:r w:rsidR="00B06F54" w:rsidRPr="00B06F54">
        <w:rPr>
          <w:rFonts w:ascii="Arial" w:hAnsi="Arial" w:cs="Arial"/>
          <w:b/>
          <w:sz w:val="22"/>
        </w:rPr>
        <w:t>ПП-07.04.01-ERP Регистрация технического состояния оборудования (дефекты, простои, в т.ч</w:t>
      </w:r>
      <w:r w:rsidR="0030596E">
        <w:rPr>
          <w:rFonts w:ascii="Arial" w:hAnsi="Arial" w:cs="Arial"/>
          <w:b/>
          <w:sz w:val="22"/>
        </w:rPr>
        <w:t>.</w:t>
      </w:r>
      <w:r w:rsidR="00B06F54" w:rsidRPr="00B06F54">
        <w:rPr>
          <w:rFonts w:ascii="Arial" w:hAnsi="Arial" w:cs="Arial"/>
          <w:b/>
          <w:sz w:val="22"/>
        </w:rPr>
        <w:t xml:space="preserve"> вне</w:t>
      </w:r>
      <w:r w:rsidR="00C336AA">
        <w:rPr>
          <w:rFonts w:ascii="Arial" w:hAnsi="Arial" w:cs="Arial"/>
          <w:b/>
          <w:sz w:val="22"/>
        </w:rPr>
        <w:t>плановые остановы</w:t>
      </w:r>
      <w:r w:rsidR="00B06F54" w:rsidRPr="00B06F54">
        <w:rPr>
          <w:rFonts w:ascii="Arial" w:hAnsi="Arial" w:cs="Arial"/>
          <w:b/>
          <w:sz w:val="22"/>
        </w:rPr>
        <w:t>)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9502E" w:rsidRPr="00BE014D" w14:paraId="40523CB6" w14:textId="77777777" w:rsidTr="00BE014D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51AEDC2E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3C41B890" w14:textId="77777777" w:rsidR="0089502E" w:rsidRPr="00067E6E" w:rsidRDefault="00B06F54" w:rsidP="003B4C9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ПП-07.04.01-ERP 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остановы</w:t>
            </w:r>
            <w:r w:rsidRPr="00067E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89502E" w:rsidRPr="00BE014D" w14:paraId="652C98D0" w14:textId="77777777" w:rsidTr="00BE014D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DEFE823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67A94E45" w14:textId="77777777" w:rsidR="0089502E" w:rsidRPr="00067E6E" w:rsidRDefault="00CC48A1" w:rsidP="003B4C9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Регистрация технического состояния производственных активов в сообщениях ТОРО с последующей передачей в работу и закрытии.</w:t>
            </w:r>
          </w:p>
        </w:tc>
      </w:tr>
      <w:tr w:rsidR="0089502E" w:rsidRPr="00BE014D" w14:paraId="3EE7FE98" w14:textId="77777777" w:rsidTr="00BE014D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AEF450A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48389CE6" w14:textId="77777777" w:rsidR="0089502E" w:rsidRPr="00067E6E" w:rsidRDefault="00B06F54" w:rsidP="003B4C9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Ежедневно</w:t>
            </w:r>
          </w:p>
        </w:tc>
      </w:tr>
      <w:tr w:rsidR="0089502E" w:rsidRPr="00BE014D" w14:paraId="4DACCE99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51EDB4B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6BCFB06C" w14:textId="77777777" w:rsidR="00067E6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ПП-07.03.03.04-ERP Регистрация ежесменного обслуживания</w:t>
            </w:r>
          </w:p>
          <w:p w14:paraId="19B019D2" w14:textId="77777777" w:rsidR="00067E6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ПП-07.04.03-ERP Выполнение и регистрация результатов диагностики производственных активов</w:t>
            </w:r>
          </w:p>
          <w:p w14:paraId="13DB4710" w14:textId="57BF5694" w:rsidR="00067E6E" w:rsidRPr="00067E6E" w:rsidDel="007F52DA" w:rsidRDefault="00067E6E" w:rsidP="003B4C91">
            <w:pPr>
              <w:jc w:val="left"/>
              <w:rPr>
                <w:del w:id="1024" w:author="Serjo" w:date="2020-04-10T14:03:00Z"/>
                <w:rFonts w:ascii="Arial" w:hAnsi="Arial" w:cs="Arial"/>
                <w:sz w:val="20"/>
                <w:szCs w:val="20"/>
              </w:rPr>
            </w:pPr>
            <w:bookmarkStart w:id="1025" w:name="_Hlk517689924"/>
            <w:del w:id="1026" w:author="Serjo" w:date="2020-04-10T14:03:00Z">
              <w:r w:rsidRPr="00067E6E" w:rsidDel="007F52DA">
                <w:rPr>
                  <w:rFonts w:ascii="Arial" w:hAnsi="Arial" w:cs="Arial"/>
                  <w:sz w:val="20"/>
                  <w:szCs w:val="20"/>
                </w:rPr>
                <w:delText xml:space="preserve">ПП-07.05.03-ERP Формирование и потребление </w:delText>
              </w:r>
              <w:bookmarkEnd w:id="1025"/>
              <w:r w:rsidR="006E1B50" w:rsidDel="007F52DA">
                <w:rPr>
                  <w:rFonts w:ascii="Arial" w:hAnsi="Arial" w:cs="Arial"/>
                  <w:sz w:val="20"/>
                  <w:szCs w:val="20"/>
                </w:rPr>
                <w:delText>обменного фонда</w:delText>
              </w:r>
            </w:del>
          </w:p>
          <w:p w14:paraId="5E41E603" w14:textId="77777777" w:rsidR="00067E6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ПП-07.03.03.03-ERP Управление аварийными воздействиями ТОиР критичного оборудования</w:t>
            </w:r>
          </w:p>
          <w:p w14:paraId="2121D995" w14:textId="77777777" w:rsidR="00067E6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ПП-07.04.02-ERP Регистрация технических параметров эксплуатации оборудования (измерения, наработка)</w:t>
            </w:r>
          </w:p>
          <w:p w14:paraId="2AA4F076" w14:textId="77777777" w:rsidR="00067E6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ПП-07.03.03.01-ERP Выполнение и фактический учет воздействий</w:t>
            </w:r>
          </w:p>
          <w:p w14:paraId="14A9B5B6" w14:textId="77777777" w:rsidR="0089502E" w:rsidRPr="00067E6E" w:rsidRDefault="00067E6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ПП-07.03.03.02-ERP Управление внеплановыми воздействиями ТОиР</w:t>
            </w:r>
          </w:p>
        </w:tc>
      </w:tr>
      <w:tr w:rsidR="0089502E" w:rsidRPr="00BE014D" w14:paraId="283346B6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97EA85B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0B0DB707" w14:textId="77777777" w:rsidR="0089502E" w:rsidRPr="00067E6E" w:rsidRDefault="00067E6E" w:rsidP="003B4C9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noProof/>
                <w:sz w:val="20"/>
                <w:szCs w:val="20"/>
              </w:rPr>
              <w:t>ПП-07.03.03.02-ERP Управление внеплановыми воздействиями ТОиР</w:t>
            </w:r>
          </w:p>
        </w:tc>
      </w:tr>
      <w:tr w:rsidR="00213C32" w:rsidRPr="00BE014D" w14:paraId="1B50F5AE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22C6C50" w14:textId="77777777" w:rsidR="00213C32" w:rsidRPr="00BE014D" w:rsidRDefault="00213C32" w:rsidP="00213C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0D441BBF" w14:textId="77777777" w:rsidR="00213C32" w:rsidRDefault="00213C32" w:rsidP="00213C3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Информация о дефекте</w:t>
            </w:r>
          </w:p>
          <w:p w14:paraId="08E92A55" w14:textId="77777777" w:rsidR="00213C32" w:rsidDel="00FE57DC" w:rsidRDefault="00213C32" w:rsidP="00213C32">
            <w:pPr>
              <w:jc w:val="left"/>
              <w:rPr>
                <w:del w:id="1027" w:author="Serjo" w:date="2020-04-10T15:0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Данные по останову оборудования</w:t>
            </w:r>
          </w:p>
          <w:p w14:paraId="7409BE57" w14:textId="1FC27ADB" w:rsidR="00213C32" w:rsidRPr="00E47423" w:rsidRDefault="00213C32" w:rsidP="00213C3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Данные по дефекту</w:t>
            </w:r>
          </w:p>
          <w:p w14:paraId="34D80A0A" w14:textId="0360709D" w:rsidR="00213C32" w:rsidDel="00FE57DC" w:rsidRDefault="00213C32" w:rsidP="00213C32">
            <w:pPr>
              <w:jc w:val="left"/>
              <w:rPr>
                <w:del w:id="1028" w:author="Serjo" w:date="2020-04-10T15:10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029" w:author="Serjo" w:date="2020-04-10T15:10:00Z">
              <w:r w:rsidRPr="00067E6E" w:rsidDel="00FE57D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Отчёт о результатах диагностики</w:delText>
              </w:r>
            </w:del>
          </w:p>
          <w:p w14:paraId="25CCE079" w14:textId="7C465F7B" w:rsidR="00FE57DC" w:rsidRDefault="00FE57DC" w:rsidP="00213C32">
            <w:pPr>
              <w:jc w:val="left"/>
              <w:rPr>
                <w:ins w:id="1030" w:author="Serjo" w:date="2020-04-10T15:10:00Z"/>
                <w:rFonts w:ascii="Arial" w:hAnsi="Arial" w:cs="Arial"/>
                <w:sz w:val="20"/>
                <w:szCs w:val="24"/>
              </w:rPr>
            </w:pPr>
            <w:ins w:id="1031" w:author="Serjo" w:date="2020-04-10T15:10:00Z">
              <w:r>
                <w:rPr>
                  <w:rFonts w:ascii="Arial" w:hAnsi="Arial" w:cs="Arial"/>
                  <w:sz w:val="20"/>
                  <w:szCs w:val="24"/>
                </w:rPr>
                <w:t>З</w:t>
              </w:r>
              <w:r w:rsidRPr="00FE57DC">
                <w:rPr>
                  <w:rFonts w:ascii="Arial" w:hAnsi="Arial" w:cs="Arial"/>
                  <w:sz w:val="20"/>
                  <w:szCs w:val="24"/>
                  <w:rPrChange w:id="1032" w:author="Serjo" w:date="2020-04-10T15:10:00Z">
                    <w:rPr>
                      <w:rFonts w:ascii="Arial" w:hAnsi="Arial" w:cs="Arial"/>
                      <w:szCs w:val="24"/>
                    </w:rPr>
                  </w:rPrChange>
                </w:rPr>
                <w:t>аключение о техническом состоянии оборудования</w:t>
              </w:r>
            </w:ins>
          </w:p>
          <w:p w14:paraId="32C9FAF4" w14:textId="549D1BE0" w:rsidR="00FE57DC" w:rsidRPr="00FE57DC" w:rsidRDefault="00FE57DC" w:rsidP="00213C32">
            <w:pPr>
              <w:jc w:val="left"/>
              <w:rPr>
                <w:ins w:id="1033" w:author="Serjo" w:date="2020-04-10T15:10:00Z"/>
                <w:rFonts w:ascii="Arial" w:hAnsi="Arial" w:cs="Arial"/>
                <w:color w:val="000000"/>
                <w:sz w:val="16"/>
                <w:szCs w:val="20"/>
                <w:lang w:eastAsia="ru-RU"/>
                <w:rPrChange w:id="1034" w:author="Serjo" w:date="2020-04-10T15:10:00Z">
                  <w:rPr>
                    <w:ins w:id="1035" w:author="Serjo" w:date="2020-04-10T15:10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1036" w:author="Serjo" w:date="2020-04-10T15:10:00Z">
              <w:r>
                <w:rPr>
                  <w:rFonts w:ascii="Arial" w:hAnsi="Arial" w:cs="Arial"/>
                  <w:sz w:val="20"/>
                  <w:szCs w:val="24"/>
                </w:rPr>
                <w:t>Чек-лист</w:t>
              </w:r>
            </w:ins>
          </w:p>
          <w:p w14:paraId="5F05F3FA" w14:textId="77777777" w:rsidR="00213C32" w:rsidRPr="00067E6E" w:rsidRDefault="00213C32" w:rsidP="00213C3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Рекомендации по обслуживанию оборудования</w:t>
            </w:r>
          </w:p>
          <w:p w14:paraId="026DAF91" w14:textId="475731C1" w:rsidR="00213C32" w:rsidRPr="00E47423" w:rsidDel="00FE57DC" w:rsidRDefault="00213C32" w:rsidP="00213C32">
            <w:pPr>
              <w:jc w:val="left"/>
              <w:rPr>
                <w:del w:id="1037" w:author="Serjo" w:date="2020-04-10T15:0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038" w:author="Serjo" w:date="2020-04-10T15:09:00Z">
              <w:r w:rsidDel="00FE57D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Единица </w:delText>
              </w:r>
            </w:del>
            <w:ins w:id="1039" w:author="Serjo" w:date="2020-04-10T15:09:00Z">
              <w:r w:rsidR="00FE57D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Реестр </w:t>
              </w:r>
            </w:ins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оборудования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br/>
            </w: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ОЗМ</w:t>
            </w:r>
          </w:p>
          <w:p w14:paraId="44F4F6D0" w14:textId="685FF7E6" w:rsidR="00213C32" w:rsidRPr="00E47423" w:rsidRDefault="00213C32" w:rsidP="00213C3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040" w:author="Serjo" w:date="2020-04-10T15:09:00Z">
              <w:r w:rsidRPr="00E47423" w:rsidDel="00FE57D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Дефектная ведомость</w:delText>
              </w:r>
            </w:del>
          </w:p>
          <w:p w14:paraId="04AD58B1" w14:textId="77777777" w:rsidR="00213C32" w:rsidRPr="00E47423" w:rsidRDefault="00213C32" w:rsidP="00213C3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измерений</w:t>
            </w:r>
          </w:p>
          <w:p w14:paraId="09304197" w14:textId="77777777" w:rsidR="00213C32" w:rsidRPr="00067E6E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Сообщение ТОРО</w:t>
            </w:r>
          </w:p>
        </w:tc>
      </w:tr>
      <w:tr w:rsidR="0089502E" w:rsidRPr="00BE014D" w14:paraId="3FA58605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BEDD40E" w14:textId="77777777" w:rsidR="0089502E" w:rsidRPr="00BE014D" w:rsidRDefault="0089502E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3DECC745" w14:textId="77777777" w:rsidR="0089502E" w:rsidRPr="00067E6E" w:rsidRDefault="00067E6E" w:rsidP="003B4C9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Сообщение ТОРО</w:t>
            </w:r>
          </w:p>
        </w:tc>
      </w:tr>
    </w:tbl>
    <w:p w14:paraId="4C13537E" w14:textId="77777777" w:rsidR="00B9591F" w:rsidRPr="00F94454" w:rsidRDefault="00B9591F" w:rsidP="00B9591F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1C76F546" w14:textId="77777777" w:rsidR="00E87163" w:rsidRPr="00B14753" w:rsidRDefault="00E87163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Расположение</w:t>
      </w:r>
      <w:r w:rsidRPr="00B14753">
        <w:rPr>
          <w:rFonts w:ascii="Arial" w:hAnsi="Arial" w:cs="Arial"/>
        </w:rPr>
        <w:t xml:space="preserve"> схем</w:t>
      </w:r>
      <w:r w:rsidR="006F3772">
        <w:rPr>
          <w:rFonts w:ascii="Arial" w:hAnsi="Arial" w:cs="Arial"/>
        </w:rPr>
        <w:t>ы</w:t>
      </w:r>
      <w:r w:rsidRPr="00B14753">
        <w:rPr>
          <w:rFonts w:ascii="Arial" w:hAnsi="Arial" w:cs="Arial"/>
        </w:rPr>
        <w:t xml:space="preserve"> бизнес-процесса:</w:t>
      </w:r>
    </w:p>
    <w:p w14:paraId="1AAC3282" w14:textId="4FFC729C" w:rsidR="00A152FB" w:rsidRPr="00F94454" w:rsidRDefault="00C94D81" w:rsidP="00A03DDE">
      <w:pPr>
        <w:pStyle w:val="a7"/>
        <w:keepNext/>
        <w:spacing w:line="276" w:lineRule="auto"/>
        <w:rPr>
          <w:rFonts w:ascii="Arial" w:hAnsi="Arial" w:cs="Arial"/>
          <w:i/>
          <w:color w:val="808080" w:themeColor="background1" w:themeShade="80"/>
        </w:rPr>
      </w:pPr>
      <w:r w:rsidRPr="00C94D81">
        <w:rPr>
          <w:rFonts w:ascii="Arial" w:hAnsi="Arial" w:cs="Arial"/>
        </w:rPr>
        <w:t>http://portal.polyus.com/ERP/ERPDocuments/05_Бизнес-процессы/Целевые схемы БП/ТОиР/</w:t>
      </w:r>
      <w:del w:id="1041" w:author="Владимир Лаут" w:date="2021-03-15T12:14:00Z">
        <w:r w:rsidRPr="00C94D81" w:rsidDel="00530700">
          <w:rPr>
            <w:rFonts w:ascii="Arial" w:hAnsi="Arial" w:cs="Arial"/>
          </w:rPr>
          <w:delText>ERP.</w:delText>
        </w:r>
      </w:del>
      <w:ins w:id="1042" w:author="Serjo" w:date="2020-04-09T12:39:00Z">
        <w:del w:id="1043" w:author="Владимир Лаут" w:date="2021-03-15T12:14:00Z">
          <w:r w:rsidR="000A7E85" w:rsidDel="00530700">
            <w:rPr>
              <w:rFonts w:ascii="Arial" w:hAnsi="Arial" w:cs="Arial"/>
            </w:rPr>
            <w:delText>9.9.2</w:delText>
          </w:r>
        </w:del>
      </w:ins>
      <w:ins w:id="1044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del w:id="1045" w:author="Serjo" w:date="2020-04-09T12:39:00Z">
        <w:r w:rsidRPr="00C94D81" w:rsidDel="000A7E85">
          <w:rPr>
            <w:rFonts w:ascii="Arial" w:hAnsi="Arial" w:cs="Arial"/>
          </w:rPr>
          <w:delText>5.1</w:delText>
        </w:r>
      </w:del>
      <w:r w:rsidRPr="00C94D81">
        <w:rPr>
          <w:rFonts w:ascii="Arial" w:hAnsi="Arial" w:cs="Arial"/>
        </w:rPr>
        <w:t>.56_PM_КД_Мониторинг и оценка технического состояния ПА/</w:t>
      </w:r>
      <w:r w:rsidR="006F3772" w:rsidRPr="006F3772">
        <w:rPr>
          <w:rFonts w:ascii="Arial" w:hAnsi="Arial" w:cs="Arial"/>
        </w:rPr>
        <w:t>ПП-07.04.01-ERP Регистрация технического состояния оборудования</w:t>
      </w:r>
      <w:r w:rsidR="00E11CD9" w:rsidRPr="00B267D5">
        <w:rPr>
          <w:rFonts w:ascii="Arial" w:hAnsi="Arial" w:cs="Arial"/>
        </w:rPr>
        <w:t>.</w:t>
      </w:r>
      <w:r w:rsidR="00E11CD9" w:rsidRPr="00A03DDE">
        <w:rPr>
          <w:rFonts w:ascii="Arial" w:hAnsi="Arial" w:cs="Arial"/>
        </w:rPr>
        <w:t>doc</w:t>
      </w:r>
    </w:p>
    <w:p w14:paraId="5B1A61EB" w14:textId="77777777" w:rsidR="00B61C4B" w:rsidRDefault="00B61C4B" w:rsidP="00877660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1E2B5328" w14:textId="77777777" w:rsidR="000835FE" w:rsidRPr="000835FE" w:rsidRDefault="000835FE" w:rsidP="0084765C">
      <w:pPr>
        <w:pStyle w:val="3"/>
      </w:pPr>
      <w:bookmarkStart w:id="1046" w:name="_Toc69302487"/>
      <w:r w:rsidRPr="000835FE">
        <w:t xml:space="preserve">Описание бизнес-процесса </w:t>
      </w:r>
      <w:r w:rsidR="00D01EB0" w:rsidRPr="00D01EB0">
        <w:t>ПП-07.04.02-ERP</w:t>
      </w:r>
      <w:r w:rsidR="00D01EB0">
        <w:t xml:space="preserve"> </w:t>
      </w:r>
      <w:r w:rsidR="00D01EB0" w:rsidRPr="00D01EB0">
        <w:t>Регистрация технических параметров эксплуатации оборудования (измерения, наработка)</w:t>
      </w:r>
      <w:bookmarkEnd w:id="1046"/>
    </w:p>
    <w:p w14:paraId="7F21F6C0" w14:textId="3C3E4923" w:rsidR="00260692" w:rsidRDefault="00260692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260692">
        <w:rPr>
          <w:rFonts w:ascii="Arial" w:hAnsi="Arial" w:cs="Arial"/>
        </w:rPr>
        <w:t xml:space="preserve">Данный процесс описывает регистрацию данных измерений, наработки и </w:t>
      </w:r>
      <w:r w:rsidR="0030596E" w:rsidRPr="00260692">
        <w:rPr>
          <w:rFonts w:ascii="Arial" w:hAnsi="Arial" w:cs="Arial"/>
        </w:rPr>
        <w:t>результатов</w:t>
      </w:r>
      <w:r w:rsidRPr="00260692">
        <w:rPr>
          <w:rFonts w:ascii="Arial" w:hAnsi="Arial" w:cs="Arial"/>
        </w:rPr>
        <w:t xml:space="preserve"> диагностики оборудования в системе. Данные поступают из процессов управления аварийными воздействиями ТОиР оборудования, регистрации ежесменного обслуживания, выполнения и регистрации результатов диагностики, выполнения и фактич</w:t>
      </w:r>
      <w:r w:rsidR="007B64A5">
        <w:rPr>
          <w:rFonts w:ascii="Arial" w:hAnsi="Arial" w:cs="Arial"/>
        </w:rPr>
        <w:t>е</w:t>
      </w:r>
      <w:r w:rsidRPr="00260692">
        <w:rPr>
          <w:rFonts w:ascii="Arial" w:hAnsi="Arial" w:cs="Arial"/>
        </w:rPr>
        <w:t xml:space="preserve">ского учета воздействий, формирования и потребления </w:t>
      </w:r>
      <w:r w:rsidR="006E1B50">
        <w:rPr>
          <w:rFonts w:ascii="Arial" w:hAnsi="Arial" w:cs="Arial"/>
        </w:rPr>
        <w:t>обменного фонда</w:t>
      </w:r>
      <w:r w:rsidRPr="00260692">
        <w:rPr>
          <w:rFonts w:ascii="Arial" w:hAnsi="Arial" w:cs="Arial"/>
        </w:rPr>
        <w:t xml:space="preserve">, выполнения транспортных работ, а </w:t>
      </w:r>
      <w:r w:rsidR="0030596E" w:rsidRPr="00260692">
        <w:rPr>
          <w:rFonts w:ascii="Arial" w:hAnsi="Arial" w:cs="Arial"/>
        </w:rPr>
        <w:t>также</w:t>
      </w:r>
      <w:r w:rsidRPr="00260692">
        <w:rPr>
          <w:rFonts w:ascii="Arial" w:hAnsi="Arial" w:cs="Arial"/>
        </w:rPr>
        <w:t xml:space="preserve"> из MES-</w:t>
      </w:r>
      <w:r w:rsidR="0030596E" w:rsidRPr="00260692">
        <w:rPr>
          <w:rFonts w:ascii="Arial" w:hAnsi="Arial" w:cs="Arial"/>
        </w:rPr>
        <w:t>систем</w:t>
      </w:r>
      <w:r w:rsidRPr="00260692">
        <w:rPr>
          <w:rFonts w:ascii="Arial" w:hAnsi="Arial" w:cs="Arial"/>
        </w:rPr>
        <w:t>.</w:t>
      </w:r>
    </w:p>
    <w:p w14:paraId="5504200E" w14:textId="22C59CF2" w:rsidR="000C7565" w:rsidRPr="00260692" w:rsidRDefault="000C7565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 xml:space="preserve">Инженер ТОиР </w:t>
      </w:r>
      <w:r w:rsidR="006F6D6A">
        <w:rPr>
          <w:rFonts w:ascii="Arial" w:hAnsi="Arial" w:cs="Arial"/>
        </w:rPr>
        <w:t>п</w:t>
      </w:r>
      <w:r w:rsidRPr="00101963">
        <w:rPr>
          <w:rFonts w:ascii="Arial" w:hAnsi="Arial" w:cs="Arial"/>
        </w:rPr>
        <w:t>роверяет наличие у оборудования требуемой точки измерения</w:t>
      </w:r>
      <w:r w:rsidR="00D31030">
        <w:rPr>
          <w:rFonts w:ascii="Arial" w:hAnsi="Arial" w:cs="Arial"/>
        </w:rPr>
        <w:t>.</w:t>
      </w:r>
      <w:r w:rsidRPr="00101963">
        <w:rPr>
          <w:rFonts w:ascii="Arial" w:hAnsi="Arial" w:cs="Arial"/>
        </w:rPr>
        <w:t xml:space="preserve"> </w:t>
      </w:r>
      <w:r w:rsidR="00D31030">
        <w:rPr>
          <w:rFonts w:ascii="Arial" w:hAnsi="Arial" w:cs="Arial"/>
        </w:rPr>
        <w:t>П</w:t>
      </w:r>
      <w:r w:rsidRPr="00101963">
        <w:rPr>
          <w:rFonts w:ascii="Arial" w:hAnsi="Arial" w:cs="Arial"/>
        </w:rPr>
        <w:t>ри отсутствии требуемой точки - он формирует заявку на создание точки измерения, которая попадает в процесс</w:t>
      </w:r>
      <w:r w:rsidR="0006749D">
        <w:rPr>
          <w:rFonts w:ascii="Arial" w:hAnsi="Arial" w:cs="Arial"/>
        </w:rPr>
        <w:t xml:space="preserve"> «</w:t>
      </w:r>
      <w:r w:rsidR="0041513E">
        <w:rPr>
          <w:rFonts w:ascii="Arial" w:hAnsi="Arial" w:cs="Arial"/>
        </w:rPr>
        <w:t>ПП-07.01.02.01</w:t>
      </w:r>
      <w:r w:rsidR="0006749D">
        <w:rPr>
          <w:rFonts w:ascii="Arial" w:hAnsi="Arial" w:cs="Arial"/>
        </w:rPr>
        <w:t>-</w:t>
      </w:r>
      <w:r w:rsidR="0006749D">
        <w:rPr>
          <w:rFonts w:ascii="Arial" w:hAnsi="Arial" w:cs="Arial"/>
          <w:lang w:val="en-US"/>
        </w:rPr>
        <w:t>ERP</w:t>
      </w:r>
      <w:r w:rsidR="0006749D" w:rsidRPr="0006749D">
        <w:rPr>
          <w:rFonts w:ascii="Arial" w:hAnsi="Arial" w:cs="Arial"/>
        </w:rPr>
        <w:t xml:space="preserve"> </w:t>
      </w:r>
      <w:r w:rsidR="00D31030">
        <w:rPr>
          <w:rFonts w:ascii="Arial" w:hAnsi="Arial" w:cs="Arial"/>
        </w:rPr>
        <w:t xml:space="preserve">Ведение </w:t>
      </w:r>
      <w:r w:rsidR="0041513E">
        <w:rPr>
          <w:rFonts w:ascii="Arial" w:hAnsi="Arial" w:cs="Arial"/>
        </w:rPr>
        <w:t>НСИ ТОиР</w:t>
      </w:r>
      <w:r w:rsidR="0006749D">
        <w:rPr>
          <w:rFonts w:ascii="Arial" w:hAnsi="Arial" w:cs="Arial"/>
        </w:rPr>
        <w:t>»</w:t>
      </w:r>
      <w:r w:rsidR="0041513E">
        <w:rPr>
          <w:rFonts w:ascii="Arial" w:hAnsi="Arial" w:cs="Arial"/>
        </w:rPr>
        <w:t xml:space="preserve"> (описано в КД </w:t>
      </w:r>
      <w:ins w:id="1047" w:author="Serjo" w:date="2020-04-09T15:23:00Z">
        <w:r w:rsidR="00E00665">
          <w:rPr>
            <w:rFonts w:ascii="Arial" w:hAnsi="Arial" w:cs="Arial"/>
          </w:rPr>
          <w:t>«</w:t>
        </w:r>
        <w:del w:id="1048" w:author="Владимир Лаут" w:date="2021-03-15T12:14:00Z">
          <w:r w:rsidR="00E00665" w:rsidRPr="00E00665" w:rsidDel="00530700">
            <w:rPr>
              <w:rFonts w:ascii="Arial" w:hAnsi="Arial" w:cs="Arial"/>
            </w:rPr>
            <w:delText>ERP.9.9.2</w:delText>
          </w:r>
        </w:del>
      </w:ins>
      <w:ins w:id="1049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1050" w:author="Serjo" w:date="2020-04-09T15:23:00Z">
        <w:r w:rsidR="00E00665" w:rsidRPr="00E00665">
          <w:rPr>
            <w:rFonts w:ascii="Arial" w:hAnsi="Arial" w:cs="Arial"/>
          </w:rPr>
          <w:t>.7_PM_КД_Управление основными данными ТОиР</w:t>
        </w:r>
        <w:r w:rsidR="00E00665">
          <w:rPr>
            <w:rFonts w:ascii="Arial" w:hAnsi="Arial" w:cs="Arial"/>
          </w:rPr>
          <w:t>»</w:t>
        </w:r>
      </w:ins>
      <w:del w:id="1051" w:author="Serjo" w:date="2020-04-09T12:40:00Z">
        <w:r w:rsidR="0041513E" w:rsidDel="000A7E85">
          <w:rPr>
            <w:rFonts w:ascii="Arial" w:hAnsi="Arial" w:cs="Arial"/>
            <w:lang w:val="en-US"/>
          </w:rPr>
          <w:delText>ERP</w:delText>
        </w:r>
        <w:r w:rsidR="0041513E" w:rsidRPr="0041513E" w:rsidDel="000A7E85">
          <w:rPr>
            <w:rFonts w:ascii="Arial" w:hAnsi="Arial" w:cs="Arial"/>
          </w:rPr>
          <w:delText>.5.1.7_</w:delText>
        </w:r>
        <w:r w:rsidR="0041513E" w:rsidDel="000A7E85">
          <w:rPr>
            <w:rFonts w:ascii="Arial" w:hAnsi="Arial" w:cs="Arial"/>
          </w:rPr>
          <w:delText>КД_ТОиР_</w:delText>
        </w:r>
      </w:del>
      <w:del w:id="1052" w:author="Serjo" w:date="2020-04-09T15:23:00Z">
        <w:r w:rsidR="0041513E" w:rsidDel="00E00665">
          <w:rPr>
            <w:rFonts w:ascii="Arial" w:hAnsi="Arial" w:cs="Arial"/>
          </w:rPr>
          <w:delText>Управление основными данными</w:delText>
        </w:r>
      </w:del>
      <w:r w:rsidR="0041513E">
        <w:rPr>
          <w:rFonts w:ascii="Arial" w:hAnsi="Arial" w:cs="Arial"/>
        </w:rPr>
        <w:t>)</w:t>
      </w:r>
      <w:r w:rsidRPr="00101963">
        <w:rPr>
          <w:rFonts w:ascii="Arial" w:hAnsi="Arial" w:cs="Arial"/>
        </w:rPr>
        <w:t>, при наличии требуемой точки измерения</w:t>
      </w:r>
      <w:r w:rsidRPr="0030319F">
        <w:rPr>
          <w:rFonts w:ascii="Arial" w:hAnsi="Arial" w:cs="Arial"/>
        </w:rPr>
        <w:t xml:space="preserve"> -</w:t>
      </w:r>
      <w:r w:rsidR="00D152B0">
        <w:rPr>
          <w:rFonts w:ascii="Arial" w:hAnsi="Arial" w:cs="Arial"/>
        </w:rPr>
        <w:t xml:space="preserve"> С</w:t>
      </w:r>
      <w:r w:rsidRPr="001A19DF">
        <w:rPr>
          <w:rFonts w:ascii="Arial" w:hAnsi="Arial" w:cs="Arial"/>
        </w:rPr>
        <w:t xml:space="preserve">пециалист по вводу эксплуатационных параметров </w:t>
      </w:r>
      <w:ins w:id="1053" w:author="Serjo" w:date="2020-04-15T15:20:00Z">
        <w:r w:rsidR="002C556C">
          <w:rPr>
            <w:rFonts w:ascii="Arial" w:hAnsi="Arial" w:cs="Arial"/>
          </w:rPr>
          <w:t>УО</w:t>
        </w:r>
      </w:ins>
      <w:ins w:id="1054" w:author="Serjo" w:date="2020-04-10T17:47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1055" w:author="Serjo" w:date="2020-04-10T17:47:00Z">
        <w:r w:rsidRPr="001A19DF" w:rsidDel="00B31B7C">
          <w:rPr>
            <w:rFonts w:ascii="Arial" w:hAnsi="Arial" w:cs="Arial"/>
          </w:rPr>
          <w:delText xml:space="preserve">БЕ </w:delText>
        </w:r>
        <w:r w:rsidR="0030596E" w:rsidRPr="00FE7250" w:rsidDel="00B31B7C">
          <w:rPr>
            <w:rFonts w:ascii="Arial" w:hAnsi="Arial" w:cs="Arial"/>
          </w:rPr>
          <w:delText xml:space="preserve">ГОК </w:delText>
        </w:r>
      </w:del>
      <w:r w:rsidR="0030596E" w:rsidRPr="00FE7250">
        <w:rPr>
          <w:rFonts w:ascii="Arial" w:hAnsi="Arial" w:cs="Arial"/>
        </w:rPr>
        <w:t>приступает</w:t>
      </w:r>
      <w:r w:rsidRPr="005C342C">
        <w:rPr>
          <w:rFonts w:ascii="Arial" w:hAnsi="Arial" w:cs="Arial"/>
        </w:rPr>
        <w:t xml:space="preserve"> к </w:t>
      </w:r>
      <w:r w:rsidRPr="007B71CC">
        <w:rPr>
          <w:rFonts w:ascii="Arial" w:hAnsi="Arial" w:cs="Arial"/>
        </w:rPr>
        <w:t>регистрации</w:t>
      </w:r>
      <w:r w:rsidR="00711D50" w:rsidRPr="007B71CC">
        <w:rPr>
          <w:rFonts w:ascii="Arial" w:hAnsi="Arial" w:cs="Arial"/>
        </w:rPr>
        <w:t xml:space="preserve"> </w:t>
      </w:r>
      <w:r w:rsidR="00711D50" w:rsidRPr="00260692">
        <w:rPr>
          <w:rFonts w:ascii="Arial" w:hAnsi="Arial" w:cs="Arial"/>
        </w:rPr>
        <w:t>технических параметров эксплуатации оборуд</w:t>
      </w:r>
      <w:r w:rsidR="00711D50">
        <w:rPr>
          <w:rFonts w:ascii="Arial" w:hAnsi="Arial" w:cs="Arial"/>
        </w:rPr>
        <w:t>ования</w:t>
      </w:r>
      <w:r w:rsidRPr="00101963">
        <w:rPr>
          <w:rFonts w:ascii="Arial" w:hAnsi="Arial" w:cs="Arial"/>
        </w:rPr>
        <w:t>.</w:t>
      </w:r>
    </w:p>
    <w:p w14:paraId="1A4EA01D" w14:textId="628623DA" w:rsidR="000878E0" w:rsidRDefault="000C7565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="00260692" w:rsidRPr="00260692">
        <w:rPr>
          <w:rFonts w:ascii="Arial" w:hAnsi="Arial" w:cs="Arial"/>
        </w:rPr>
        <w:t>егистрация технических параметров эксплуатации оборуд</w:t>
      </w:r>
      <w:r>
        <w:rPr>
          <w:rFonts w:ascii="Arial" w:hAnsi="Arial" w:cs="Arial"/>
        </w:rPr>
        <w:t>ования</w:t>
      </w:r>
      <w:r w:rsidR="00260692" w:rsidRPr="00260692">
        <w:rPr>
          <w:rFonts w:ascii="Arial" w:hAnsi="Arial" w:cs="Arial"/>
        </w:rPr>
        <w:t xml:space="preserve"> в системе </w:t>
      </w:r>
      <w:r w:rsidR="003616A7">
        <w:rPr>
          <w:rFonts w:ascii="Arial" w:hAnsi="Arial" w:cs="Arial"/>
        </w:rPr>
        <w:t>S/4HANA</w:t>
      </w:r>
      <w:r w:rsidR="00260692" w:rsidRPr="00260692">
        <w:rPr>
          <w:rFonts w:ascii="Arial" w:hAnsi="Arial" w:cs="Arial"/>
        </w:rPr>
        <w:t xml:space="preserve"> будет осуществляться</w:t>
      </w:r>
      <w:r w:rsidR="000878E0">
        <w:rPr>
          <w:rFonts w:ascii="Arial" w:hAnsi="Arial" w:cs="Arial"/>
        </w:rPr>
        <w:t xml:space="preserve"> как вручную, специалистом по</w:t>
      </w:r>
      <w:r w:rsidR="003156A9">
        <w:rPr>
          <w:rFonts w:ascii="Arial" w:hAnsi="Arial" w:cs="Arial"/>
        </w:rPr>
        <w:t xml:space="preserve"> </w:t>
      </w:r>
      <w:r w:rsidR="00260692" w:rsidRPr="00260692">
        <w:rPr>
          <w:rFonts w:ascii="Arial" w:hAnsi="Arial" w:cs="Arial"/>
        </w:rPr>
        <w:t>вводу эксплуатационных параметров, через стандартную транзакцию IK11</w:t>
      </w:r>
      <w:r w:rsidR="00A27392">
        <w:rPr>
          <w:rFonts w:ascii="Arial" w:hAnsi="Arial" w:cs="Arial"/>
        </w:rPr>
        <w:t xml:space="preserve"> «</w:t>
      </w:r>
      <w:r w:rsidR="001966AB">
        <w:rPr>
          <w:rFonts w:ascii="Arial" w:hAnsi="Arial" w:cs="Arial"/>
        </w:rPr>
        <w:t>Создание документа измерения</w:t>
      </w:r>
      <w:r w:rsidR="00A27392">
        <w:rPr>
          <w:rFonts w:ascii="Arial" w:hAnsi="Arial" w:cs="Arial"/>
        </w:rPr>
        <w:t>»</w:t>
      </w:r>
      <w:r w:rsidR="00260692" w:rsidRPr="00260692">
        <w:rPr>
          <w:rFonts w:ascii="Arial" w:hAnsi="Arial" w:cs="Arial"/>
        </w:rPr>
        <w:t xml:space="preserve"> или при помощи Мобильного ТОРО, так и автоматически </w:t>
      </w:r>
      <w:r w:rsidR="00BC5E4F">
        <w:rPr>
          <w:rFonts w:ascii="Arial" w:hAnsi="Arial" w:cs="Arial"/>
        </w:rPr>
        <w:t>через интеграцию</w:t>
      </w:r>
      <w:r w:rsidR="001B792D">
        <w:rPr>
          <w:rFonts w:ascii="Arial" w:hAnsi="Arial" w:cs="Arial"/>
        </w:rPr>
        <w:t xml:space="preserve"> системы </w:t>
      </w:r>
      <w:r w:rsidR="001B792D">
        <w:rPr>
          <w:rFonts w:ascii="Arial" w:hAnsi="Arial" w:cs="Arial"/>
          <w:lang w:val="en-US"/>
        </w:rPr>
        <w:t>S</w:t>
      </w:r>
      <w:r w:rsidR="001B792D" w:rsidRPr="001B792D">
        <w:rPr>
          <w:rFonts w:ascii="Arial" w:hAnsi="Arial" w:cs="Arial"/>
        </w:rPr>
        <w:t>/4</w:t>
      </w:r>
      <w:r w:rsidR="001B792D">
        <w:rPr>
          <w:rFonts w:ascii="Arial" w:hAnsi="Arial" w:cs="Arial"/>
          <w:lang w:val="en-US"/>
        </w:rPr>
        <w:t>HANA</w:t>
      </w:r>
      <w:r w:rsidR="001B792D">
        <w:rPr>
          <w:rFonts w:ascii="Arial" w:hAnsi="Arial" w:cs="Arial"/>
        </w:rPr>
        <w:t xml:space="preserve"> с </w:t>
      </w:r>
      <w:r w:rsidRPr="00A03DDE">
        <w:rPr>
          <w:rFonts w:ascii="Arial" w:hAnsi="Arial" w:cs="Arial"/>
        </w:rPr>
        <w:t>MES</w:t>
      </w:r>
      <w:r>
        <w:rPr>
          <w:rFonts w:ascii="Arial" w:hAnsi="Arial" w:cs="Arial"/>
        </w:rPr>
        <w:t>-сист</w:t>
      </w:r>
      <w:r w:rsidR="001B792D">
        <w:rPr>
          <w:rFonts w:ascii="Arial" w:hAnsi="Arial" w:cs="Arial"/>
        </w:rPr>
        <w:t>емой</w:t>
      </w:r>
      <w:ins w:id="1056" w:author="Владимир Лаут" w:date="2021-03-15T14:38:00Z">
        <w:r w:rsidR="00C716A4">
          <w:rPr>
            <w:rFonts w:ascii="Arial" w:hAnsi="Arial" w:cs="Arial"/>
          </w:rPr>
          <w:t xml:space="preserve"> или АСУ ГТК ИТС или из путевых листов</w:t>
        </w:r>
      </w:ins>
      <w:ins w:id="1057" w:author="Serjo" w:date="2020-04-27T16:36:00Z">
        <w:r w:rsidR="00BC5E4F" w:rsidRPr="00BC5E4F">
          <w:rPr>
            <w:rFonts w:ascii="Arial" w:hAnsi="Arial" w:cs="Arial"/>
            <w:rPrChange w:id="1058" w:author="Serjo" w:date="2020-04-27T16:36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BC5E4F" w:rsidRPr="005C342C">
          <w:rPr>
            <w:rFonts w:ascii="Arial" w:hAnsi="Arial" w:cs="Arial"/>
          </w:rPr>
          <w:t>(разработка PM57</w:t>
        </w:r>
        <w:r w:rsidR="00BC5E4F" w:rsidRPr="00897122">
          <w:rPr>
            <w:rFonts w:ascii="Arial" w:hAnsi="Arial" w:cs="Arial"/>
          </w:rPr>
          <w:t xml:space="preserve"> </w:t>
        </w:r>
        <w:r w:rsidR="00BC5E4F">
          <w:rPr>
            <w:rFonts w:ascii="Arial" w:hAnsi="Arial" w:cs="Arial"/>
          </w:rPr>
          <w:t>«</w:t>
        </w:r>
        <w:r w:rsidR="00BC5E4F" w:rsidRPr="008579DC">
          <w:rPr>
            <w:rFonts w:ascii="Arial" w:hAnsi="Arial" w:cs="Arial"/>
          </w:rPr>
          <w:t xml:space="preserve">Интеграция с </w:t>
        </w:r>
        <w:r w:rsidR="000F7CB8">
          <w:rPr>
            <w:rFonts w:ascii="Arial" w:hAnsi="Arial" w:cs="Arial"/>
          </w:rPr>
          <w:t>MES в части НСИ ТОРО и наработк</w:t>
        </w:r>
      </w:ins>
      <w:ins w:id="1059" w:author="Serjo" w:date="2020-04-27T16:47:00Z">
        <w:r w:rsidR="000F7CB8">
          <w:rPr>
            <w:rFonts w:ascii="Arial" w:hAnsi="Arial" w:cs="Arial"/>
          </w:rPr>
          <w:t>и</w:t>
        </w:r>
      </w:ins>
      <w:ins w:id="1060" w:author="Serjo" w:date="2020-04-27T16:36:00Z">
        <w:r w:rsidR="00BC5E4F">
          <w:rPr>
            <w:rFonts w:ascii="Arial" w:hAnsi="Arial" w:cs="Arial"/>
          </w:rPr>
          <w:t>»</w:t>
        </w:r>
      </w:ins>
      <w:ins w:id="1061" w:author="Serjo" w:date="2020-04-27T16:37:00Z">
        <w:r w:rsidR="00BC5E4F">
          <w:rPr>
            <w:rFonts w:ascii="Arial" w:hAnsi="Arial" w:cs="Arial"/>
          </w:rPr>
          <w:t>, см. п.</w:t>
        </w:r>
        <w:r w:rsidR="00BC5E4F">
          <w:rPr>
            <w:rFonts w:ascii="Arial" w:hAnsi="Arial" w:cs="Arial"/>
          </w:rPr>
          <w:fldChar w:fldCharType="begin"/>
        </w:r>
        <w:r w:rsidR="00BC5E4F">
          <w:rPr>
            <w:rFonts w:ascii="Arial" w:hAnsi="Arial" w:cs="Arial"/>
          </w:rPr>
          <w:instrText xml:space="preserve"> REF _Ref38897889 \r \h </w:instrText>
        </w:r>
      </w:ins>
      <w:r w:rsidR="00BC5E4F">
        <w:rPr>
          <w:rFonts w:ascii="Arial" w:hAnsi="Arial" w:cs="Arial"/>
        </w:rPr>
      </w:r>
      <w:r w:rsidR="00BC5E4F">
        <w:rPr>
          <w:rFonts w:ascii="Arial" w:hAnsi="Arial" w:cs="Arial"/>
        </w:rPr>
        <w:fldChar w:fldCharType="separate"/>
      </w:r>
      <w:ins w:id="1062" w:author="Владимир Лаут" w:date="2021-04-09T17:37:00Z">
        <w:r w:rsidR="00CB5031">
          <w:rPr>
            <w:rFonts w:ascii="Arial" w:hAnsi="Arial" w:cs="Arial"/>
          </w:rPr>
          <w:t>5.10.2</w:t>
        </w:r>
      </w:ins>
      <w:ins w:id="1063" w:author="Serjo" w:date="2020-04-27T16:37:00Z">
        <w:r w:rsidR="00BC5E4F">
          <w:rPr>
            <w:rFonts w:ascii="Arial" w:hAnsi="Arial" w:cs="Arial"/>
          </w:rPr>
          <w:fldChar w:fldCharType="end"/>
        </w:r>
      </w:ins>
      <w:ins w:id="1064" w:author="Serjo" w:date="2020-04-27T16:36:00Z">
        <w:r w:rsidR="00BC5E4F" w:rsidRPr="005C342C">
          <w:rPr>
            <w:rFonts w:ascii="Arial" w:hAnsi="Arial" w:cs="Arial"/>
          </w:rPr>
          <w:t>)</w:t>
        </w:r>
        <w:r w:rsidR="00BC5E4F" w:rsidRPr="007B71CC">
          <w:rPr>
            <w:rFonts w:ascii="Arial" w:hAnsi="Arial" w:cs="Arial"/>
          </w:rPr>
          <w:t>.</w:t>
        </w:r>
      </w:ins>
      <w:r w:rsidR="00BC5E4F">
        <w:rPr>
          <w:rFonts w:ascii="Arial" w:hAnsi="Arial" w:cs="Arial"/>
        </w:rPr>
        <w:t xml:space="preserve"> И</w:t>
      </w:r>
      <w:r w:rsidR="001B792D">
        <w:rPr>
          <w:rFonts w:ascii="Arial" w:hAnsi="Arial" w:cs="Arial"/>
        </w:rPr>
        <w:t xml:space="preserve">нтеграция описана в документе </w:t>
      </w:r>
      <w:r w:rsidR="001B792D" w:rsidRPr="006A46AF">
        <w:rPr>
          <w:rFonts w:ascii="Arial" w:hAnsi="Arial" w:cs="Arial"/>
        </w:rPr>
        <w:t>«ERP.5.6.12_Соглашение об интеграции_MES»</w:t>
      </w:r>
      <w:ins w:id="1065" w:author="Владимир Лаут" w:date="2021-03-15T14:38:00Z">
        <w:r w:rsidR="00C716A4">
          <w:rPr>
            <w:rFonts w:ascii="Arial" w:hAnsi="Arial" w:cs="Arial"/>
          </w:rPr>
          <w:t xml:space="preserve"> и «</w:t>
        </w:r>
        <w:r w:rsidR="00C716A4" w:rsidRPr="00C716A4">
          <w:rPr>
            <w:rFonts w:ascii="Arial" w:hAnsi="Arial" w:cs="Arial"/>
          </w:rPr>
          <w:t>ERP.13.6.22_INT_Соглашение об интеграции АСУ ГТК ИТС</w:t>
        </w:r>
        <w:r w:rsidR="00C716A4">
          <w:rPr>
            <w:rFonts w:ascii="Arial" w:hAnsi="Arial" w:cs="Arial"/>
          </w:rPr>
          <w:t>»</w:t>
        </w:r>
      </w:ins>
      <w:r w:rsidR="00260692" w:rsidRPr="00260692">
        <w:rPr>
          <w:rFonts w:ascii="Arial" w:hAnsi="Arial" w:cs="Arial"/>
        </w:rPr>
        <w:t>.</w:t>
      </w:r>
    </w:p>
    <w:p w14:paraId="55614902" w14:textId="70A89A1C" w:rsidR="00536D34" w:rsidRPr="00115B36" w:rsidRDefault="00711D50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 xml:space="preserve">После регистрации показаний измерительных приборов в системе, Инженер ТОиР </w:t>
      </w:r>
      <w:ins w:id="1066" w:author="Serjo" w:date="2020-04-15T15:20:00Z">
        <w:r w:rsidR="002C556C">
          <w:rPr>
            <w:rFonts w:ascii="Arial" w:hAnsi="Arial" w:cs="Arial"/>
          </w:rPr>
          <w:t>УО</w:t>
        </w:r>
      </w:ins>
      <w:ins w:id="1067" w:author="Serjo" w:date="2020-04-10T17:47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1068" w:author="Serjo" w:date="2020-04-10T17:47:00Z">
        <w:r w:rsidRPr="00A03DDE" w:rsidDel="00B31B7C">
          <w:rPr>
            <w:rFonts w:ascii="Arial" w:hAnsi="Arial" w:cs="Arial"/>
          </w:rPr>
          <w:delText xml:space="preserve">БЕ ГОК  </w:delText>
        </w:r>
      </w:del>
      <w:r w:rsidRPr="00A03DDE">
        <w:rPr>
          <w:rFonts w:ascii="Arial" w:hAnsi="Arial" w:cs="Arial"/>
        </w:rPr>
        <w:t>проводит анализ зарегистрированных показаний</w:t>
      </w:r>
      <w:r w:rsidRPr="00C336AA">
        <w:rPr>
          <w:rFonts w:ascii="Arial" w:hAnsi="Arial" w:cs="Arial"/>
        </w:rPr>
        <w:t xml:space="preserve"> для в</w:t>
      </w:r>
      <w:r w:rsidRPr="00525493">
        <w:rPr>
          <w:rFonts w:ascii="Arial" w:hAnsi="Arial" w:cs="Arial"/>
        </w:rPr>
        <w:t>ыявления некорректных, не полученных, несвоевременно полученных данных и сравнивает со значением от нормы для выявления отклонений от нормативов.</w:t>
      </w:r>
      <w:r>
        <w:rPr>
          <w:rFonts w:ascii="Arial" w:hAnsi="Arial" w:cs="Arial"/>
        </w:rPr>
        <w:t xml:space="preserve"> </w:t>
      </w:r>
      <w:r w:rsidRPr="00525493">
        <w:rPr>
          <w:rFonts w:ascii="Arial" w:hAnsi="Arial" w:cs="Arial"/>
        </w:rPr>
        <w:t>При их выявлении</w:t>
      </w:r>
      <w:r>
        <w:rPr>
          <w:rFonts w:ascii="Arial" w:hAnsi="Arial" w:cs="Arial"/>
        </w:rPr>
        <w:t>,</w:t>
      </w:r>
      <w:r w:rsidRPr="00525493">
        <w:rPr>
          <w:rFonts w:ascii="Arial" w:hAnsi="Arial" w:cs="Arial"/>
        </w:rPr>
        <w:t xml:space="preserve"> инициирует определение причин и определяет дальнейшие мероприятия/воздействия в зависимости от критичности.</w:t>
      </w:r>
    </w:p>
    <w:p w14:paraId="103AAEB7" w14:textId="41D35983" w:rsidR="00F51231" w:rsidRPr="007B71CC" w:rsidRDefault="00213C32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101963">
        <w:rPr>
          <w:rFonts w:ascii="Arial" w:hAnsi="Arial" w:cs="Arial"/>
        </w:rPr>
        <w:t xml:space="preserve">После регистрации показаний измерительных приборов, переданных из </w:t>
      </w:r>
      <w:r w:rsidRPr="00A03DDE">
        <w:rPr>
          <w:rFonts w:ascii="Arial" w:hAnsi="Arial" w:cs="Arial"/>
        </w:rPr>
        <w:t>MES</w:t>
      </w:r>
      <w:r w:rsidR="001B792D">
        <w:rPr>
          <w:rFonts w:ascii="Arial" w:hAnsi="Arial" w:cs="Arial"/>
        </w:rPr>
        <w:t>-системы</w:t>
      </w:r>
      <w:r w:rsidRPr="00101963">
        <w:rPr>
          <w:rFonts w:ascii="Arial" w:hAnsi="Arial" w:cs="Arial"/>
        </w:rPr>
        <w:t xml:space="preserve">, </w:t>
      </w:r>
      <w:r w:rsidR="00536D34" w:rsidRPr="00101963">
        <w:rPr>
          <w:rFonts w:ascii="Arial" w:hAnsi="Arial" w:cs="Arial"/>
        </w:rPr>
        <w:t xml:space="preserve">в системе </w:t>
      </w:r>
      <w:r w:rsidR="001B792D">
        <w:rPr>
          <w:rFonts w:ascii="Arial" w:hAnsi="Arial" w:cs="Arial"/>
          <w:lang w:val="en-US"/>
        </w:rPr>
        <w:t>S</w:t>
      </w:r>
      <w:r w:rsidR="001B792D" w:rsidRPr="001B792D">
        <w:rPr>
          <w:rFonts w:ascii="Arial" w:hAnsi="Arial" w:cs="Arial"/>
        </w:rPr>
        <w:t>/4</w:t>
      </w:r>
      <w:r w:rsidR="001B792D">
        <w:rPr>
          <w:rFonts w:ascii="Arial" w:hAnsi="Arial" w:cs="Arial"/>
          <w:lang w:val="en-US"/>
        </w:rPr>
        <w:t>HANA</w:t>
      </w:r>
      <w:r w:rsidR="001B792D" w:rsidRPr="001B792D">
        <w:rPr>
          <w:rFonts w:ascii="Arial" w:hAnsi="Arial" w:cs="Arial"/>
        </w:rPr>
        <w:t xml:space="preserve"> </w:t>
      </w:r>
      <w:r w:rsidR="00536D34" w:rsidRPr="00101963">
        <w:rPr>
          <w:rFonts w:ascii="Arial" w:hAnsi="Arial" w:cs="Arial"/>
        </w:rPr>
        <w:t xml:space="preserve">настроена автоматическая проверка наличия необходимой </w:t>
      </w:r>
      <w:r w:rsidR="00536D34" w:rsidRPr="00101963">
        <w:rPr>
          <w:rFonts w:ascii="Arial" w:hAnsi="Arial" w:cs="Arial"/>
        </w:rPr>
        <w:lastRenderedPageBreak/>
        <w:t xml:space="preserve">точки измерения при поступлении соответствующих данных измерений. </w:t>
      </w:r>
      <w:r w:rsidR="009B5C6F" w:rsidRPr="00101963">
        <w:rPr>
          <w:rFonts w:ascii="Arial" w:hAnsi="Arial" w:cs="Arial"/>
        </w:rPr>
        <w:t>В системе настроена автоматическая проверка корректности поступивших показаний/измерений и наработки</w:t>
      </w:r>
      <w:r w:rsidR="00F51231" w:rsidRPr="0030319F">
        <w:rPr>
          <w:rFonts w:ascii="Arial" w:hAnsi="Arial" w:cs="Arial"/>
        </w:rPr>
        <w:t xml:space="preserve"> </w:t>
      </w:r>
      <w:r w:rsidR="00F51231" w:rsidRPr="001A19DF">
        <w:rPr>
          <w:rFonts w:ascii="Arial" w:hAnsi="Arial" w:cs="Arial"/>
        </w:rPr>
        <w:t xml:space="preserve">перед регистрацией в </w:t>
      </w:r>
      <w:r w:rsidR="00F51231" w:rsidRPr="00FE7250">
        <w:rPr>
          <w:rFonts w:ascii="Arial" w:hAnsi="Arial" w:cs="Arial"/>
        </w:rPr>
        <w:t>системе в виде документов измерений</w:t>
      </w:r>
      <w:r w:rsidR="00614B45" w:rsidRPr="005C342C">
        <w:rPr>
          <w:rFonts w:ascii="Arial" w:hAnsi="Arial" w:cs="Arial"/>
        </w:rPr>
        <w:t xml:space="preserve"> (разработка PM57</w:t>
      </w:r>
      <w:ins w:id="1069" w:author="Serjo" w:date="2020-04-09T17:13:00Z">
        <w:r w:rsidR="008579DC" w:rsidRPr="008579DC">
          <w:rPr>
            <w:rFonts w:ascii="Arial" w:hAnsi="Arial" w:cs="Arial"/>
            <w:rPrChange w:id="1070" w:author="Serjo" w:date="2020-04-09T17:13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8579DC">
          <w:rPr>
            <w:rFonts w:ascii="Arial" w:hAnsi="Arial" w:cs="Arial"/>
          </w:rPr>
          <w:t>«</w:t>
        </w:r>
      </w:ins>
      <w:ins w:id="1071" w:author="Serjo" w:date="2020-04-09T17:14:00Z">
        <w:r w:rsidR="008579DC" w:rsidRPr="008579DC">
          <w:rPr>
            <w:rFonts w:ascii="Arial" w:hAnsi="Arial" w:cs="Arial"/>
          </w:rPr>
          <w:t xml:space="preserve">Интеграция с </w:t>
        </w:r>
        <w:r w:rsidR="000F7CB8">
          <w:rPr>
            <w:rFonts w:ascii="Arial" w:hAnsi="Arial" w:cs="Arial"/>
          </w:rPr>
          <w:t>MES в части НСИ ТОРО и наработки</w:t>
        </w:r>
      </w:ins>
      <w:ins w:id="1072" w:author="Serjo" w:date="2020-04-09T17:13:00Z">
        <w:r w:rsidR="008579DC">
          <w:rPr>
            <w:rFonts w:ascii="Arial" w:hAnsi="Arial" w:cs="Arial"/>
          </w:rPr>
          <w:t>»</w:t>
        </w:r>
      </w:ins>
      <w:ins w:id="1073" w:author="Serjo" w:date="2020-04-27T16:48:00Z">
        <w:r w:rsidR="000F7CB8">
          <w:rPr>
            <w:rFonts w:ascii="Arial" w:hAnsi="Arial" w:cs="Arial"/>
          </w:rPr>
          <w:t>, см. п.</w:t>
        </w:r>
        <w:r w:rsidR="000F7CB8">
          <w:rPr>
            <w:rFonts w:ascii="Arial" w:hAnsi="Arial" w:cs="Arial"/>
          </w:rPr>
          <w:fldChar w:fldCharType="begin"/>
        </w:r>
        <w:r w:rsidR="000F7CB8">
          <w:rPr>
            <w:rFonts w:ascii="Arial" w:hAnsi="Arial" w:cs="Arial"/>
          </w:rPr>
          <w:instrText xml:space="preserve"> REF _Ref38897889 \r \h </w:instrText>
        </w:r>
      </w:ins>
      <w:r w:rsidR="000F7CB8">
        <w:rPr>
          <w:rFonts w:ascii="Arial" w:hAnsi="Arial" w:cs="Arial"/>
        </w:rPr>
      </w:r>
      <w:ins w:id="1074" w:author="Serjo" w:date="2020-04-27T16:48:00Z">
        <w:r w:rsidR="000F7CB8">
          <w:rPr>
            <w:rFonts w:ascii="Arial" w:hAnsi="Arial" w:cs="Arial"/>
          </w:rPr>
          <w:fldChar w:fldCharType="separate"/>
        </w:r>
      </w:ins>
      <w:ins w:id="1075" w:author="Владимир Лаут" w:date="2021-04-09T17:37:00Z">
        <w:r w:rsidR="00CB5031">
          <w:rPr>
            <w:rFonts w:ascii="Arial" w:hAnsi="Arial" w:cs="Arial"/>
          </w:rPr>
          <w:t>5.10.2</w:t>
        </w:r>
      </w:ins>
      <w:ins w:id="1076" w:author="Serjo" w:date="2020-04-27T16:48:00Z">
        <w:r w:rsidR="000F7CB8">
          <w:rPr>
            <w:rFonts w:ascii="Arial" w:hAnsi="Arial" w:cs="Arial"/>
          </w:rPr>
          <w:fldChar w:fldCharType="end"/>
        </w:r>
      </w:ins>
      <w:r w:rsidR="00614B45" w:rsidRPr="005C342C">
        <w:rPr>
          <w:rFonts w:ascii="Arial" w:hAnsi="Arial" w:cs="Arial"/>
        </w:rPr>
        <w:t>)</w:t>
      </w:r>
      <w:r w:rsidR="009B5C6F" w:rsidRPr="007B71CC">
        <w:rPr>
          <w:rFonts w:ascii="Arial" w:hAnsi="Arial" w:cs="Arial"/>
        </w:rPr>
        <w:t>.</w:t>
      </w:r>
      <w:r w:rsidR="00F51231" w:rsidRPr="007B71CC">
        <w:rPr>
          <w:rFonts w:ascii="Arial" w:hAnsi="Arial" w:cs="Arial"/>
        </w:rPr>
        <w:t xml:space="preserve"> </w:t>
      </w:r>
      <w:r w:rsidR="00614B45" w:rsidRPr="007B71CC">
        <w:rPr>
          <w:rFonts w:ascii="Arial" w:hAnsi="Arial" w:cs="Arial"/>
        </w:rPr>
        <w:t>Данная проверка нацелена на выявление</w:t>
      </w:r>
      <w:r w:rsidR="000C32E6" w:rsidRPr="00A52D6B">
        <w:rPr>
          <w:rFonts w:ascii="Arial" w:hAnsi="Arial" w:cs="Arial"/>
        </w:rPr>
        <w:t xml:space="preserve"> ошибочных</w:t>
      </w:r>
      <w:r w:rsidR="00614B45" w:rsidRPr="008E2653">
        <w:rPr>
          <w:rFonts w:ascii="Arial" w:hAnsi="Arial" w:cs="Arial"/>
        </w:rPr>
        <w:t xml:space="preserve"> показаний, несоответвующих</w:t>
      </w:r>
      <w:r w:rsidR="000C32E6" w:rsidRPr="00A03DDE">
        <w:rPr>
          <w:rFonts w:ascii="Arial" w:hAnsi="Arial" w:cs="Arial"/>
        </w:rPr>
        <w:t xml:space="preserve"> по</w:t>
      </w:r>
      <w:r w:rsidR="00614B45" w:rsidRPr="00A03DDE">
        <w:rPr>
          <w:rFonts w:ascii="Arial" w:hAnsi="Arial" w:cs="Arial"/>
        </w:rPr>
        <w:t xml:space="preserve"> формату и предельно допустимым значениям, а так же </w:t>
      </w:r>
      <w:r w:rsidR="000C32E6" w:rsidRPr="00A03DDE">
        <w:rPr>
          <w:rFonts w:ascii="Arial" w:hAnsi="Arial" w:cs="Arial"/>
        </w:rPr>
        <w:t>при нарушении в периодичности поступления показаний.</w:t>
      </w:r>
      <w:r w:rsidR="006E7221">
        <w:rPr>
          <w:rFonts w:ascii="Arial" w:hAnsi="Arial" w:cs="Arial"/>
        </w:rPr>
        <w:t xml:space="preserve"> Подробное опис</w:t>
      </w:r>
      <w:r w:rsidR="001966AB">
        <w:rPr>
          <w:rFonts w:ascii="Arial" w:hAnsi="Arial" w:cs="Arial"/>
        </w:rPr>
        <w:t xml:space="preserve">ание разработки </w:t>
      </w:r>
      <w:ins w:id="1077" w:author="Serjo" w:date="2020-04-09T15:24:00Z">
        <w:r w:rsidR="00E00665">
          <w:rPr>
            <w:rFonts w:ascii="Arial" w:hAnsi="Arial" w:cs="Arial"/>
          </w:rPr>
          <w:t xml:space="preserve">приведено </w:t>
        </w:r>
      </w:ins>
      <w:r w:rsidR="001966AB">
        <w:rPr>
          <w:rFonts w:ascii="Arial" w:hAnsi="Arial" w:cs="Arial"/>
        </w:rPr>
        <w:t>в разделе 5.10</w:t>
      </w:r>
      <w:ins w:id="1078" w:author="Serjo" w:date="2020-04-09T15:24:00Z">
        <w:r w:rsidR="00E00665">
          <w:rPr>
            <w:rFonts w:ascii="Arial" w:hAnsi="Arial" w:cs="Arial"/>
          </w:rPr>
          <w:t>.2</w:t>
        </w:r>
      </w:ins>
      <w:ins w:id="1079" w:author="Serjo" w:date="2020-04-09T17:27:00Z">
        <w:r w:rsidR="003B1130">
          <w:rPr>
            <w:rFonts w:ascii="Arial" w:hAnsi="Arial" w:cs="Arial"/>
          </w:rPr>
          <w:t xml:space="preserve"> данного КД</w:t>
        </w:r>
      </w:ins>
      <w:r w:rsidR="006E7221">
        <w:rPr>
          <w:rFonts w:ascii="Arial" w:hAnsi="Arial" w:cs="Arial"/>
        </w:rPr>
        <w:t>.</w:t>
      </w:r>
    </w:p>
    <w:p w14:paraId="364D65EB" w14:textId="29DAA31A" w:rsidR="00536D34" w:rsidRPr="002216D9" w:rsidRDefault="009B5C6F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 w:rsidRPr="007B71CC">
        <w:rPr>
          <w:rFonts w:ascii="Arial" w:hAnsi="Arial" w:cs="Arial"/>
        </w:rPr>
        <w:t xml:space="preserve">В случае выявления замечаний или несоответствий, </w:t>
      </w:r>
      <w:r w:rsidR="00F51231" w:rsidRPr="00A52D6B">
        <w:rPr>
          <w:rFonts w:ascii="Arial" w:hAnsi="Arial" w:cs="Arial"/>
        </w:rPr>
        <w:t>формируется уведомление о некорректном значении, а так же</w:t>
      </w:r>
      <w:r w:rsidR="00F51231" w:rsidRPr="008E2653">
        <w:rPr>
          <w:rFonts w:ascii="Arial" w:hAnsi="Arial" w:cs="Arial"/>
        </w:rPr>
        <w:t xml:space="preserve"> происходит</w:t>
      </w:r>
      <w:r w:rsidRPr="008E2653">
        <w:rPr>
          <w:rFonts w:ascii="Arial" w:hAnsi="Arial" w:cs="Arial"/>
        </w:rPr>
        <w:t xml:space="preserve"> автоматическое уведомление ответственного лица.</w:t>
      </w:r>
      <w:ins w:id="1080" w:author="Serjo" w:date="2020-04-11T17:13:00Z">
        <w:r w:rsidR="002216D9">
          <w:rPr>
            <w:rFonts w:ascii="Arial" w:hAnsi="Arial" w:cs="Arial"/>
          </w:rPr>
          <w:t xml:space="preserve"> Далее поступившие показания измерений регистрируются в автоматическом режиме (также с использованием разработки </w:t>
        </w:r>
      </w:ins>
      <w:ins w:id="1081" w:author="Serjo" w:date="2020-04-11T17:14:00Z">
        <w:r w:rsidR="002216D9">
          <w:rPr>
            <w:rFonts w:ascii="Arial" w:hAnsi="Arial" w:cs="Arial"/>
            <w:lang w:val="en-US"/>
          </w:rPr>
          <w:t>PM</w:t>
        </w:r>
        <w:r w:rsidR="002216D9" w:rsidRPr="002216D9">
          <w:rPr>
            <w:rFonts w:ascii="Arial" w:hAnsi="Arial" w:cs="Arial"/>
            <w:rPrChange w:id="1082" w:author="Serjo" w:date="2020-04-11T17:14:00Z">
              <w:rPr>
                <w:rFonts w:ascii="Arial" w:hAnsi="Arial" w:cs="Arial"/>
                <w:lang w:val="en-US"/>
              </w:rPr>
            </w:rPrChange>
          </w:rPr>
          <w:t>57</w:t>
        </w:r>
        <w:r w:rsidR="002216D9">
          <w:rPr>
            <w:rFonts w:ascii="Arial" w:hAnsi="Arial" w:cs="Arial"/>
          </w:rPr>
          <w:t>).</w:t>
        </w:r>
      </w:ins>
    </w:p>
    <w:p w14:paraId="524BAE21" w14:textId="7F86D464" w:rsidR="00711D50" w:rsidRDefault="009B5C6F" w:rsidP="00A03DDE">
      <w:pPr>
        <w:pStyle w:val="a7"/>
        <w:keepNext/>
        <w:spacing w:line="276" w:lineRule="auto"/>
        <w:ind w:firstLine="567"/>
        <w:rPr>
          <w:ins w:id="1083" w:author="Владимир Лаут" w:date="2021-04-14T14:12:00Z"/>
          <w:rFonts w:ascii="Arial" w:hAnsi="Arial" w:cs="Arial"/>
        </w:rPr>
      </w:pPr>
      <w:r>
        <w:rPr>
          <w:rFonts w:ascii="Arial" w:hAnsi="Arial" w:cs="Arial"/>
        </w:rPr>
        <w:t xml:space="preserve">После регистрации и проверки </w:t>
      </w:r>
      <w:r w:rsidR="00711D50">
        <w:rPr>
          <w:rFonts w:ascii="Arial" w:hAnsi="Arial" w:cs="Arial"/>
        </w:rPr>
        <w:t>показаний</w:t>
      </w:r>
      <w:r w:rsidRPr="00101963">
        <w:rPr>
          <w:rFonts w:ascii="Arial" w:hAnsi="Arial" w:cs="Arial"/>
        </w:rPr>
        <w:t xml:space="preserve"> измерительных приборов</w:t>
      </w:r>
      <w:r>
        <w:rPr>
          <w:rFonts w:ascii="Arial" w:hAnsi="Arial" w:cs="Arial"/>
        </w:rPr>
        <w:t xml:space="preserve">, данные </w:t>
      </w:r>
      <w:r w:rsidR="006060C3"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>измерени</w:t>
      </w:r>
      <w:r w:rsidR="006060C3">
        <w:rPr>
          <w:rFonts w:ascii="Arial" w:hAnsi="Arial" w:cs="Arial"/>
        </w:rPr>
        <w:t>ям</w:t>
      </w:r>
      <w:r>
        <w:rPr>
          <w:rFonts w:ascii="Arial" w:hAnsi="Arial" w:cs="Arial"/>
        </w:rPr>
        <w:t>/наработк</w:t>
      </w:r>
      <w:r w:rsidR="006060C3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анализиру</w:t>
      </w:r>
      <w:r w:rsidR="006060C3">
        <w:rPr>
          <w:rFonts w:ascii="Arial" w:hAnsi="Arial" w:cs="Arial"/>
        </w:rPr>
        <w:t>ются</w:t>
      </w:r>
      <w:r>
        <w:rPr>
          <w:rFonts w:ascii="Arial" w:hAnsi="Arial" w:cs="Arial"/>
        </w:rPr>
        <w:t xml:space="preserve"> </w:t>
      </w:r>
      <w:r w:rsidRPr="00101963">
        <w:rPr>
          <w:rFonts w:ascii="Arial" w:hAnsi="Arial" w:cs="Arial"/>
        </w:rPr>
        <w:t>Инженер</w:t>
      </w:r>
      <w:r w:rsidR="006060C3" w:rsidRPr="00101963">
        <w:rPr>
          <w:rFonts w:ascii="Arial" w:hAnsi="Arial" w:cs="Arial"/>
        </w:rPr>
        <w:t>ом</w:t>
      </w:r>
      <w:r w:rsidRPr="00101963">
        <w:rPr>
          <w:rFonts w:ascii="Arial" w:hAnsi="Arial" w:cs="Arial"/>
        </w:rPr>
        <w:t xml:space="preserve"> </w:t>
      </w:r>
      <w:ins w:id="1084" w:author="Serjo" w:date="2020-04-15T15:20:00Z">
        <w:r w:rsidR="002C556C">
          <w:rPr>
            <w:rFonts w:ascii="Arial" w:hAnsi="Arial" w:cs="Arial"/>
          </w:rPr>
          <w:t>УО</w:t>
        </w:r>
      </w:ins>
      <w:ins w:id="1085" w:author="Serjo" w:date="2020-04-10T17:47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1086" w:author="Serjo" w:date="2020-04-10T17:47:00Z">
        <w:r w:rsidRPr="00101963" w:rsidDel="00B31B7C">
          <w:rPr>
            <w:rFonts w:ascii="Arial" w:hAnsi="Arial" w:cs="Arial"/>
          </w:rPr>
          <w:delText>ТОиР БЕ ГОК</w:delText>
        </w:r>
        <w:r w:rsidR="006060C3" w:rsidRPr="00101963" w:rsidDel="00B31B7C">
          <w:rPr>
            <w:rFonts w:ascii="Arial" w:hAnsi="Arial" w:cs="Arial"/>
          </w:rPr>
          <w:delText xml:space="preserve"> </w:delText>
        </w:r>
      </w:del>
      <w:r w:rsidR="006060C3" w:rsidRPr="00101963">
        <w:rPr>
          <w:rFonts w:ascii="Arial" w:hAnsi="Arial" w:cs="Arial"/>
        </w:rPr>
        <w:t>с помощью отчета по просмотру списка документов измерений</w:t>
      </w:r>
      <w:r w:rsidR="006060C3" w:rsidRPr="0030319F">
        <w:rPr>
          <w:rFonts w:ascii="Arial" w:hAnsi="Arial" w:cs="Arial"/>
        </w:rPr>
        <w:t xml:space="preserve">, </w:t>
      </w:r>
      <w:r w:rsidR="006060C3" w:rsidRPr="001A19DF">
        <w:rPr>
          <w:rFonts w:ascii="Arial" w:hAnsi="Arial" w:cs="Arial"/>
        </w:rPr>
        <w:t xml:space="preserve">где они сравниваются </w:t>
      </w:r>
      <w:r w:rsidR="006060C3" w:rsidRPr="00FE7250">
        <w:rPr>
          <w:rFonts w:ascii="Arial" w:hAnsi="Arial" w:cs="Arial"/>
        </w:rPr>
        <w:t xml:space="preserve">со </w:t>
      </w:r>
      <w:r w:rsidR="0030596E" w:rsidRPr="005C342C">
        <w:rPr>
          <w:rFonts w:ascii="Arial" w:hAnsi="Arial" w:cs="Arial"/>
        </w:rPr>
        <w:t>значениями</w:t>
      </w:r>
      <w:r w:rsidR="006060C3" w:rsidRPr="007B71CC">
        <w:rPr>
          <w:rFonts w:ascii="Arial" w:hAnsi="Arial" w:cs="Arial"/>
        </w:rPr>
        <w:t xml:space="preserve"> нормативов для выявления отклонений (</w:t>
      </w:r>
      <w:r w:rsidR="00D051A8">
        <w:rPr>
          <w:rFonts w:ascii="Arial" w:hAnsi="Arial" w:cs="Arial"/>
        </w:rPr>
        <w:t xml:space="preserve">разработка </w:t>
      </w:r>
      <w:r w:rsidR="00D051A8" w:rsidRPr="00D051A8">
        <w:rPr>
          <w:rFonts w:ascii="Arial" w:hAnsi="Arial" w:cs="Arial"/>
        </w:rPr>
        <w:t xml:space="preserve">PM07 </w:t>
      </w:r>
      <w:del w:id="1087" w:author="Serjo" w:date="2020-04-27T17:08:00Z">
        <w:r w:rsidR="00D051A8" w:rsidRPr="00D051A8" w:rsidDel="008526E9">
          <w:rPr>
            <w:rFonts w:ascii="Arial" w:hAnsi="Arial" w:cs="Arial"/>
          </w:rPr>
          <w:delText>–</w:delText>
        </w:r>
        <w:r w:rsidR="00D051A8" w:rsidDel="008526E9">
          <w:rPr>
            <w:rFonts w:ascii="Arial" w:hAnsi="Arial" w:cs="Arial"/>
          </w:rPr>
          <w:delText xml:space="preserve"> </w:delText>
        </w:r>
      </w:del>
      <w:r w:rsidR="008579DC">
        <w:rPr>
          <w:rFonts w:ascii="Arial" w:hAnsi="Arial" w:cs="Arial"/>
        </w:rPr>
        <w:t>«</w:t>
      </w:r>
      <w:ins w:id="1088" w:author="Serjo" w:date="2020-04-27T17:08:00Z">
        <w:r w:rsidR="008526E9" w:rsidRPr="008526E9">
          <w:rPr>
            <w:rFonts w:ascii="Arial" w:hAnsi="Arial" w:cs="Arial"/>
          </w:rPr>
          <w:t>Расширение стандартного отчета</w:t>
        </w:r>
        <w:r w:rsidR="008526E9">
          <w:rPr>
            <w:rFonts w:ascii="Arial" w:hAnsi="Arial" w:cs="Arial"/>
          </w:rPr>
          <w:t xml:space="preserve"> просмотра списка документов измерений</w:t>
        </w:r>
      </w:ins>
      <w:del w:id="1089" w:author="Unknown">
        <w:r w:rsidR="00D051A8" w:rsidRPr="008526E9" w:rsidDel="008526E9">
          <w:rPr>
            <w:rFonts w:ascii="Arial" w:hAnsi="Arial" w:cs="Arial"/>
          </w:rPr>
          <w:delText>К</w:delText>
        </w:r>
      </w:del>
      <w:del w:id="1090" w:author="Serjo" w:date="2020-04-27T17:08:00Z">
        <w:r w:rsidR="00D051A8" w:rsidDel="008526E9">
          <w:rPr>
            <w:rFonts w:ascii="Arial" w:hAnsi="Arial" w:cs="Arial"/>
          </w:rPr>
          <w:delText>онтроль регистрации измерений</w:delText>
        </w:r>
      </w:del>
      <w:r w:rsidR="00D051A8">
        <w:rPr>
          <w:rFonts w:ascii="Arial" w:hAnsi="Arial" w:cs="Arial"/>
        </w:rPr>
        <w:t>»</w:t>
      </w:r>
      <w:ins w:id="1091" w:author="Serjo" w:date="2020-04-09T17:19:00Z">
        <w:r w:rsidR="008579DC">
          <w:rPr>
            <w:rFonts w:ascii="Arial" w:hAnsi="Arial" w:cs="Arial"/>
          </w:rPr>
          <w:t xml:space="preserve">, описание приведено </w:t>
        </w:r>
        <w:r w:rsidR="008579DC">
          <w:rPr>
            <w:rFonts w:ascii="Arial" w:hAnsi="Arial" w:cs="Arial"/>
            <w:bCs/>
          </w:rPr>
          <w:t xml:space="preserve">разделе 5.10.3 данного </w:t>
        </w:r>
      </w:ins>
      <w:ins w:id="1092" w:author="Serjo" w:date="2020-04-09T17:28:00Z">
        <w:r w:rsidR="003B1130">
          <w:rPr>
            <w:rFonts w:ascii="Arial" w:hAnsi="Arial" w:cs="Arial"/>
            <w:bCs/>
          </w:rPr>
          <w:t>КД</w:t>
        </w:r>
      </w:ins>
      <w:r w:rsidR="006060C3" w:rsidRPr="007B71CC">
        <w:rPr>
          <w:rFonts w:ascii="Arial" w:hAnsi="Arial" w:cs="Arial"/>
        </w:rPr>
        <w:t>)</w:t>
      </w:r>
      <w:r w:rsidR="006060C3" w:rsidRPr="00A52D6B">
        <w:rPr>
          <w:rFonts w:ascii="Arial" w:hAnsi="Arial" w:cs="Arial"/>
        </w:rPr>
        <w:t>.</w:t>
      </w:r>
      <w:r w:rsidR="006060C3" w:rsidRPr="008E2653">
        <w:rPr>
          <w:rFonts w:ascii="Arial" w:hAnsi="Arial" w:cs="Arial"/>
        </w:rPr>
        <w:t xml:space="preserve"> П</w:t>
      </w:r>
      <w:r w:rsidR="006060C3" w:rsidRPr="00A03DDE">
        <w:rPr>
          <w:rFonts w:ascii="Arial" w:hAnsi="Arial" w:cs="Arial"/>
        </w:rPr>
        <w:t>осле контроля регистрации, данные</w:t>
      </w:r>
      <w:r w:rsidR="00711D50">
        <w:rPr>
          <w:rFonts w:ascii="Arial" w:hAnsi="Arial" w:cs="Arial"/>
        </w:rPr>
        <w:t xml:space="preserve"> попадают в процессы планирования, </w:t>
      </w:r>
      <w:r>
        <w:rPr>
          <w:rFonts w:ascii="Arial" w:hAnsi="Arial" w:cs="Arial"/>
        </w:rPr>
        <w:t>анализа или регистрации технического состояния производственных активов</w:t>
      </w:r>
      <w:r w:rsidR="006060C3">
        <w:rPr>
          <w:rFonts w:ascii="Arial" w:hAnsi="Arial" w:cs="Arial"/>
        </w:rPr>
        <w:t>.</w:t>
      </w:r>
    </w:p>
    <w:p w14:paraId="728EFFA1" w14:textId="29482ED1" w:rsidR="004F09BB" w:rsidRDefault="004F09BB" w:rsidP="00A03DDE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ins w:id="1093" w:author="Владимир Лаут" w:date="2021-04-14T14:12:00Z">
        <w:r>
          <w:rPr>
            <w:rFonts w:ascii="Arial" w:hAnsi="Arial" w:cs="Arial"/>
          </w:rPr>
          <w:t xml:space="preserve">В случае замены </w:t>
        </w:r>
      </w:ins>
      <w:ins w:id="1094" w:author="Владимир Лаут" w:date="2021-04-14T14:14:00Z">
        <w:r w:rsidRPr="00101963">
          <w:rPr>
            <w:rFonts w:ascii="Arial" w:hAnsi="Arial" w:cs="Arial"/>
          </w:rPr>
          <w:t>измеритель</w:t>
        </w:r>
        <w:r>
          <w:rPr>
            <w:rFonts w:ascii="Arial" w:hAnsi="Arial" w:cs="Arial"/>
          </w:rPr>
          <w:t>ного</w:t>
        </w:r>
        <w:r w:rsidRPr="00101963">
          <w:rPr>
            <w:rFonts w:ascii="Arial" w:hAnsi="Arial" w:cs="Arial"/>
          </w:rPr>
          <w:t xml:space="preserve"> прибор</w:t>
        </w:r>
        <w:r>
          <w:rPr>
            <w:rFonts w:ascii="Arial" w:hAnsi="Arial" w:cs="Arial"/>
          </w:rPr>
          <w:t>а</w:t>
        </w:r>
      </w:ins>
      <w:ins w:id="1095" w:author="Владимир Лаут" w:date="2021-04-14T14:13:00Z">
        <w:r>
          <w:rPr>
            <w:rFonts w:ascii="Arial" w:hAnsi="Arial" w:cs="Arial"/>
          </w:rPr>
          <w:t xml:space="preserve"> на оборудовании при </w:t>
        </w:r>
      </w:ins>
      <w:ins w:id="1096" w:author="Владимир Лаут" w:date="2021-04-14T14:14:00Z">
        <w:r>
          <w:rPr>
            <w:rFonts w:ascii="Arial" w:hAnsi="Arial" w:cs="Arial"/>
          </w:rPr>
          <w:t>регистрации показа</w:t>
        </w:r>
      </w:ins>
      <w:ins w:id="1097" w:author="Владимир Лаут" w:date="2021-04-14T14:15:00Z">
        <w:r>
          <w:rPr>
            <w:rFonts w:ascii="Arial" w:hAnsi="Arial" w:cs="Arial"/>
          </w:rPr>
          <w:t xml:space="preserve">ний в системе </w:t>
        </w:r>
      </w:ins>
      <w:ins w:id="1098" w:author="Владимир Лаут" w:date="2021-04-14T14:16:00Z">
        <w:r>
          <w:rPr>
            <w:rFonts w:ascii="Arial" w:hAnsi="Arial" w:cs="Arial"/>
          </w:rPr>
          <w:t xml:space="preserve">в документе измерений </w:t>
        </w:r>
      </w:ins>
      <w:ins w:id="1099" w:author="Владимир Лаут" w:date="2021-04-14T14:15:00Z">
        <w:r>
          <w:rPr>
            <w:rFonts w:ascii="Arial" w:hAnsi="Arial" w:cs="Arial"/>
          </w:rPr>
          <w:t xml:space="preserve">необходимо указать, что была произведена замена счетчика. </w:t>
        </w:r>
      </w:ins>
      <w:ins w:id="1100" w:author="Владимир Лаут" w:date="2021-04-14T14:16:00Z">
        <w:r>
          <w:rPr>
            <w:rFonts w:ascii="Arial" w:hAnsi="Arial" w:cs="Arial"/>
          </w:rPr>
          <w:t>При этом общие показания счетчика продолжат считаться нарастающим итогом</w:t>
        </w:r>
      </w:ins>
      <w:ins w:id="1101" w:author="Владимир Лаут" w:date="2021-04-14T14:17:00Z">
        <w:r>
          <w:rPr>
            <w:rFonts w:ascii="Arial" w:hAnsi="Arial" w:cs="Arial"/>
          </w:rPr>
          <w:t>, а показания счетчика начнут считаться с нуля. В случа</w:t>
        </w:r>
      </w:ins>
      <w:ins w:id="1102" w:author="Владимир Лаут" w:date="2021-04-14T14:18:00Z">
        <w:r>
          <w:rPr>
            <w:rFonts w:ascii="Arial" w:hAnsi="Arial" w:cs="Arial"/>
          </w:rPr>
          <w:t xml:space="preserve">е регистрации показаний из системы </w:t>
        </w:r>
        <w:r>
          <w:rPr>
            <w:rFonts w:ascii="Arial" w:hAnsi="Arial" w:cs="Arial"/>
            <w:lang w:val="en-US"/>
          </w:rPr>
          <w:t>MES</w:t>
        </w:r>
        <w:r w:rsidRPr="004F09BB">
          <w:rPr>
            <w:rFonts w:ascii="Arial" w:hAnsi="Arial" w:cs="Arial"/>
            <w:rPrChange w:id="1103" w:author="Владимир Лаут" w:date="2021-04-14T14:18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</w:rPr>
          <w:t xml:space="preserve">или АСУ ГТК ИТС при замене </w:t>
        </w:r>
        <w:r w:rsidRPr="00101963">
          <w:rPr>
            <w:rFonts w:ascii="Arial" w:hAnsi="Arial" w:cs="Arial"/>
          </w:rPr>
          <w:t>измеритель</w:t>
        </w:r>
        <w:r>
          <w:rPr>
            <w:rFonts w:ascii="Arial" w:hAnsi="Arial" w:cs="Arial"/>
          </w:rPr>
          <w:t>ного</w:t>
        </w:r>
        <w:r w:rsidRPr="00101963">
          <w:rPr>
            <w:rFonts w:ascii="Arial" w:hAnsi="Arial" w:cs="Arial"/>
          </w:rPr>
          <w:t xml:space="preserve"> прибор</w:t>
        </w:r>
        <w:r>
          <w:rPr>
            <w:rFonts w:ascii="Arial" w:hAnsi="Arial" w:cs="Arial"/>
          </w:rPr>
          <w:t>а</w:t>
        </w:r>
      </w:ins>
      <w:ins w:id="1104" w:author="Владимир Лаут" w:date="2021-04-14T14:20:00Z">
        <w:r>
          <w:rPr>
            <w:rFonts w:ascii="Arial" w:hAnsi="Arial" w:cs="Arial"/>
          </w:rPr>
          <w:t xml:space="preserve"> на оборудовании</w:t>
        </w:r>
      </w:ins>
      <w:ins w:id="1105" w:author="Владимир Лаут" w:date="2021-04-14T14:19:00Z">
        <w:r>
          <w:rPr>
            <w:rFonts w:ascii="Arial" w:hAnsi="Arial" w:cs="Arial"/>
          </w:rPr>
          <w:t xml:space="preserve"> дополнительных действий не требуется, так как показания передаются</w:t>
        </w:r>
      </w:ins>
      <w:ins w:id="1106" w:author="Владимир Лаут" w:date="2021-04-14T14:21:00Z">
        <w:r w:rsidR="006B4A09">
          <w:rPr>
            <w:rFonts w:ascii="Arial" w:hAnsi="Arial" w:cs="Arial"/>
          </w:rPr>
          <w:t xml:space="preserve"> в S/4HANA</w:t>
        </w:r>
      </w:ins>
      <w:ins w:id="1107" w:author="Владимир Лаут" w:date="2021-04-14T14:19:00Z">
        <w:r>
          <w:rPr>
            <w:rFonts w:ascii="Arial" w:hAnsi="Arial" w:cs="Arial"/>
          </w:rPr>
          <w:t xml:space="preserve"> нарастающим итогом.</w:t>
        </w:r>
      </w:ins>
      <w:ins w:id="1108" w:author="Владимир Лаут" w:date="2021-04-14T14:17:00Z">
        <w:r>
          <w:rPr>
            <w:rFonts w:ascii="Arial" w:hAnsi="Arial" w:cs="Arial"/>
          </w:rPr>
          <w:t xml:space="preserve"> </w:t>
        </w:r>
      </w:ins>
      <w:ins w:id="1109" w:author="Владимир Лаут" w:date="2021-04-14T14:16:00Z">
        <w:r>
          <w:rPr>
            <w:rFonts w:ascii="Arial" w:hAnsi="Arial" w:cs="Arial"/>
          </w:rPr>
          <w:t xml:space="preserve"> </w:t>
        </w:r>
      </w:ins>
      <w:ins w:id="1110" w:author="Владимир Лаут" w:date="2021-04-14T14:13:00Z">
        <w:r>
          <w:rPr>
            <w:rFonts w:ascii="Arial" w:hAnsi="Arial" w:cs="Arial"/>
          </w:rPr>
          <w:t xml:space="preserve">  </w:t>
        </w:r>
      </w:ins>
    </w:p>
    <w:p w14:paraId="3C6405F3" w14:textId="77777777" w:rsidR="00E47423" w:rsidRPr="000835FE" w:rsidRDefault="00E47423" w:rsidP="00A03DDE">
      <w:pPr>
        <w:pStyle w:val="a7"/>
        <w:keepNext/>
        <w:spacing w:after="240" w:afterAutospacing="0" w:line="276" w:lineRule="auto"/>
        <w:ind w:firstLine="708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9F7922">
        <w:rPr>
          <w:rFonts w:ascii="Arial" w:hAnsi="Arial" w:cs="Arial"/>
          <w:b/>
          <w:sz w:val="22"/>
        </w:rPr>
        <w:t>7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 w:rsidRPr="00E47423">
        <w:rPr>
          <w:rFonts w:ascii="Arial" w:hAnsi="Arial" w:cs="Arial"/>
          <w:b/>
          <w:sz w:val="22"/>
        </w:rPr>
        <w:t>ПП-07.04.02-ERP</w:t>
      </w:r>
      <w:r>
        <w:rPr>
          <w:rFonts w:ascii="Arial" w:hAnsi="Arial" w:cs="Arial"/>
          <w:b/>
          <w:sz w:val="22"/>
        </w:rPr>
        <w:t xml:space="preserve"> Регистрация технических парамет</w:t>
      </w:r>
      <w:r w:rsidRPr="00E47423">
        <w:rPr>
          <w:rFonts w:ascii="Arial" w:hAnsi="Arial" w:cs="Arial"/>
          <w:b/>
          <w:sz w:val="22"/>
        </w:rPr>
        <w:t xml:space="preserve">ров эксплуатации </w:t>
      </w:r>
      <w:r w:rsidR="0030596E" w:rsidRPr="00E47423">
        <w:rPr>
          <w:rFonts w:ascii="Arial" w:hAnsi="Arial" w:cs="Arial"/>
          <w:b/>
          <w:sz w:val="22"/>
        </w:rPr>
        <w:t>оборудования</w:t>
      </w:r>
      <w:r w:rsidRPr="00E47423">
        <w:rPr>
          <w:rFonts w:ascii="Arial" w:hAnsi="Arial" w:cs="Arial"/>
          <w:b/>
          <w:sz w:val="22"/>
        </w:rPr>
        <w:t xml:space="preserve"> (измерения, наработка)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E47423" w:rsidRPr="00BE014D" w14:paraId="4CB01FE4" w14:textId="77777777" w:rsidTr="00845587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64450C93" w14:textId="77777777" w:rsidR="00E47423" w:rsidRPr="00BE014D" w:rsidRDefault="00E47423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8004050" w14:textId="77777777" w:rsidR="00E47423" w:rsidRPr="00067E6E" w:rsidRDefault="00E47423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ПП-07.04.02-ERP Регистрация технических параметров эксплуатации оборудования (измерения, наработка)</w:t>
            </w:r>
          </w:p>
        </w:tc>
      </w:tr>
      <w:tr w:rsidR="00E47423" w:rsidRPr="00BE014D" w14:paraId="27ACBE72" w14:textId="77777777" w:rsidTr="00845587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BC45E13" w14:textId="77777777" w:rsidR="00E47423" w:rsidRPr="00BE014D" w:rsidRDefault="00E47423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5759B620" w14:textId="77777777" w:rsidR="00E47423" w:rsidRPr="00067E6E" w:rsidRDefault="00E47423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E4742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Регистрация технических параметров эксплуатации оборудования</w:t>
            </w:r>
          </w:p>
        </w:tc>
      </w:tr>
      <w:tr w:rsidR="00E47423" w:rsidRPr="00BE014D" w14:paraId="675E0756" w14:textId="77777777" w:rsidTr="00845587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912E692" w14:textId="77777777" w:rsidR="00E47423" w:rsidRPr="00BE014D" w:rsidRDefault="00E47423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552429A2" w14:textId="77777777" w:rsidR="00E47423" w:rsidRPr="00067E6E" w:rsidRDefault="00E47423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Еже</w:t>
            </w:r>
            <w:r>
              <w:rPr>
                <w:rFonts w:ascii="Arial" w:hAnsi="Arial" w:cs="Arial"/>
                <w:sz w:val="20"/>
                <w:szCs w:val="20"/>
              </w:rPr>
              <w:t>сменно</w:t>
            </w:r>
          </w:p>
        </w:tc>
      </w:tr>
      <w:tr w:rsidR="00E47423" w:rsidRPr="00BE014D" w14:paraId="467E704B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D4C6621" w14:textId="77777777" w:rsidR="00E47423" w:rsidRPr="00BE014D" w:rsidRDefault="00E47423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16F6CB72" w14:textId="77777777" w:rsidR="00B56876" w:rsidRPr="00E47423" w:rsidRDefault="00B56876" w:rsidP="00B568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ПП-07.03.03.03-ERP Управление аварийными воздействиями ТОиР критичного оборудования</w:t>
            </w:r>
          </w:p>
          <w:p w14:paraId="14E78485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ПП-07.03.03.04-ERP Регистрация ежесменного обслуживания</w:t>
            </w:r>
          </w:p>
          <w:p w14:paraId="10D3AD53" w14:textId="77777777" w:rsid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ПП-07.04.03-ERP Выполнение и регистрация результатов диагностики производственных активов</w:t>
            </w:r>
          </w:p>
          <w:p w14:paraId="23ACF5D0" w14:textId="77777777" w:rsidR="00B56876" w:rsidRPr="00E47423" w:rsidRDefault="00B56876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ПП-07.03.03.01-ERP Выполнение и фактический учет воздействий</w:t>
            </w:r>
          </w:p>
          <w:p w14:paraId="3D5EE9EE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 xml:space="preserve">ПП-07.05.03-ERP Формирование и потребление </w:t>
            </w:r>
            <w:r w:rsidR="006E1B50">
              <w:rPr>
                <w:rFonts w:ascii="Arial" w:hAnsi="Arial" w:cs="Arial"/>
                <w:sz w:val="20"/>
                <w:szCs w:val="20"/>
              </w:rPr>
              <w:t>обменного фонда</w:t>
            </w:r>
          </w:p>
          <w:p w14:paraId="7D41203B" w14:textId="77777777" w:rsidR="00E47423" w:rsidRPr="00067E6E" w:rsidRDefault="00E47423" w:rsidP="00B568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ПП-10.06.03-ERP Выполнение транспортных работ и работ технологического транспорта</w:t>
            </w:r>
          </w:p>
        </w:tc>
      </w:tr>
      <w:tr w:rsidR="00E47423" w:rsidRPr="00BE014D" w14:paraId="45A2D536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BA6C6A2" w14:textId="77777777" w:rsidR="00E47423" w:rsidRPr="00BE014D" w:rsidRDefault="00E47423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481F2971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 xml:space="preserve">ПП-07.02.03.01-ERP </w:t>
            </w:r>
            <w:r w:rsidR="0030596E" w:rsidRPr="00E47423">
              <w:rPr>
                <w:rFonts w:ascii="Arial" w:hAnsi="Arial" w:cs="Arial"/>
                <w:sz w:val="20"/>
                <w:szCs w:val="20"/>
              </w:rPr>
              <w:t>Годовое планирование</w:t>
            </w:r>
            <w:r w:rsidRPr="00E47423">
              <w:rPr>
                <w:rFonts w:ascii="Arial" w:hAnsi="Arial" w:cs="Arial"/>
                <w:sz w:val="20"/>
                <w:szCs w:val="20"/>
              </w:rPr>
              <w:t xml:space="preserve"> воздействий на производственные активы</w:t>
            </w:r>
          </w:p>
          <w:p w14:paraId="6E859FCD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lastRenderedPageBreak/>
              <w:t>ПП-07.03.02-ERP Недельно-суточное планирование воздействий на производственные активы</w:t>
            </w:r>
          </w:p>
          <w:p w14:paraId="17506DD1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ПП-07.04.03-ERP Выполнение и регистрация результатов диагностики производственных активов</w:t>
            </w:r>
          </w:p>
          <w:p w14:paraId="0391A599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 xml:space="preserve">ПП-07.04.04-ERP Анализ технического состояния </w:t>
            </w:r>
            <w:r w:rsidR="0030596E" w:rsidRPr="00E47423">
              <w:rPr>
                <w:rFonts w:ascii="Arial" w:hAnsi="Arial" w:cs="Arial"/>
                <w:sz w:val="20"/>
                <w:szCs w:val="20"/>
              </w:rPr>
              <w:t>производственных активов</w:t>
            </w:r>
          </w:p>
          <w:p w14:paraId="2D76727B" w14:textId="3B4F5712" w:rsidR="00F47DDA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del w:id="1111" w:author="Serjo" w:date="2020-04-29T12:50:00Z">
              <w:r w:rsidRPr="00E47423" w:rsidDel="00F47DDA">
                <w:rPr>
                  <w:rFonts w:ascii="Arial" w:hAnsi="Arial" w:cs="Arial"/>
                  <w:sz w:val="20"/>
                  <w:szCs w:val="20"/>
                </w:rPr>
                <w:delText>ПП-12.07.01-ERP Управление данными НСИ</w:delText>
              </w:r>
            </w:del>
            <w:ins w:id="1112" w:author="Serjo" w:date="2020-04-29T12:50:00Z">
              <w:r w:rsidR="00F47DDA">
                <w:rPr>
                  <w:rFonts w:ascii="Arial" w:hAnsi="Arial" w:cs="Arial"/>
                  <w:sz w:val="20"/>
                  <w:szCs w:val="20"/>
                </w:rPr>
                <w:t xml:space="preserve">ПП-07.01.02.05-ERP </w:t>
              </w:r>
              <w:r w:rsidR="00F47DDA" w:rsidRPr="00F47DDA">
                <w:rPr>
                  <w:rFonts w:ascii="Arial" w:hAnsi="Arial" w:cs="Arial"/>
                  <w:sz w:val="20"/>
                  <w:szCs w:val="20"/>
                </w:rPr>
                <w:t>Ведение НСИ ТОиР</w:t>
              </w:r>
            </w:ins>
          </w:p>
          <w:p w14:paraId="315CAC40" w14:textId="77777777" w:rsidR="00E47423" w:rsidRPr="00E47423" w:rsidRDefault="00E47423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ПП-07.04.01-ERP 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  <w:szCs w:val="20"/>
              </w:rPr>
              <w:t>плановые остановы</w:t>
            </w:r>
            <w:r w:rsidRPr="00E47423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4B48DF14" w14:textId="77777777" w:rsidR="00E47423" w:rsidRPr="00E47423" w:rsidRDefault="00E47423" w:rsidP="003B4C91">
            <w:pPr>
              <w:jc w:val="left"/>
            </w:pPr>
            <w:r w:rsidRPr="00E47423">
              <w:rPr>
                <w:rFonts w:ascii="Arial" w:hAnsi="Arial" w:cs="Arial"/>
                <w:sz w:val="20"/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E47423" w:rsidRPr="00BE014D" w14:paraId="5F5F82AE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2DA5562" w14:textId="77777777" w:rsidR="00E47423" w:rsidRPr="00BE014D" w:rsidRDefault="00E47423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lastRenderedPageBreak/>
              <w:t>Входящие данные</w:t>
            </w:r>
          </w:p>
        </w:tc>
        <w:tc>
          <w:tcPr>
            <w:tcW w:w="7229" w:type="dxa"/>
            <w:vAlign w:val="bottom"/>
          </w:tcPr>
          <w:p w14:paraId="5D0A3F21" w14:textId="77777777" w:rsidR="00E47423" w:rsidRPr="003B4C91" w:rsidRDefault="003B4C91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B4C91">
              <w:rPr>
                <w:rFonts w:ascii="Arial" w:hAnsi="Arial" w:cs="Arial"/>
                <w:sz w:val="20"/>
                <w:szCs w:val="20"/>
              </w:rPr>
              <w:t>Показание измерительного прибора</w:t>
            </w:r>
          </w:p>
          <w:p w14:paraId="6D24CD78" w14:textId="0040F175" w:rsidR="003B4C91" w:rsidRPr="00C93D2B" w:rsidRDefault="003B4C91" w:rsidP="006C2AA2">
            <w:pPr>
              <w:jc w:val="left"/>
              <w:rPr>
                <w:rFonts w:ascii="Arial" w:hAnsi="Arial" w:cs="Arial"/>
                <w:sz w:val="20"/>
                <w:szCs w:val="24"/>
              </w:rPr>
            </w:pPr>
            <w:del w:id="1113" w:author="Serjo" w:date="2020-04-10T16:02:00Z">
              <w:r w:rsidRPr="003B4C91" w:rsidDel="00C93D2B">
                <w:rPr>
                  <w:rFonts w:ascii="Arial" w:hAnsi="Arial" w:cs="Arial"/>
                  <w:sz w:val="20"/>
                  <w:szCs w:val="20"/>
                </w:rPr>
                <w:delText>Отчёт о результатах диагностики</w:delText>
              </w:r>
            </w:del>
            <w:ins w:id="1114" w:author="Serjo" w:date="2020-04-10T16:02:00Z">
              <w:r w:rsidR="00C93D2B">
                <w:rPr>
                  <w:rFonts w:ascii="Arial" w:hAnsi="Arial" w:cs="Arial"/>
                  <w:sz w:val="20"/>
                  <w:szCs w:val="24"/>
                </w:rPr>
                <w:t>З</w:t>
              </w:r>
              <w:r w:rsidR="00C93D2B" w:rsidRPr="005C2F54">
                <w:rPr>
                  <w:rFonts w:ascii="Arial" w:hAnsi="Arial" w:cs="Arial"/>
                  <w:sz w:val="20"/>
                  <w:szCs w:val="24"/>
                </w:rPr>
                <w:t>аключение о техническом состоянии оборудования</w:t>
              </w:r>
            </w:ins>
            <w:del w:id="1115" w:author="Serjo" w:date="2020-04-10T16:02:00Z">
              <w:r w:rsidRPr="003B4C91" w:rsidDel="00C93D2B">
                <w:rPr>
                  <w:rFonts w:ascii="Arial" w:hAnsi="Arial" w:cs="Arial"/>
                  <w:sz w:val="20"/>
                  <w:szCs w:val="20"/>
                </w:rPr>
                <w:br/>
                <w:delText>Наряд-задание</w:delText>
              </w:r>
              <w:r w:rsidRPr="003B4C91" w:rsidDel="00C93D2B">
                <w:rPr>
                  <w:rFonts w:ascii="Arial" w:hAnsi="Arial" w:cs="Arial"/>
                  <w:sz w:val="20"/>
                  <w:szCs w:val="20"/>
                </w:rPr>
                <w:br/>
                <w:delText>Рекомендации по обслуживанию оборудования</w:delText>
              </w:r>
            </w:del>
          </w:p>
          <w:p w14:paraId="37EB77CB" w14:textId="5D39ED6D" w:rsidR="003B4C91" w:rsidRPr="00067E6E" w:rsidRDefault="003B4C91" w:rsidP="003B4C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B4C91">
              <w:rPr>
                <w:rFonts w:ascii="Arial" w:hAnsi="Arial" w:cs="Arial"/>
                <w:sz w:val="20"/>
                <w:szCs w:val="20"/>
              </w:rPr>
              <w:t>Путевой лист</w:t>
            </w:r>
          </w:p>
        </w:tc>
      </w:tr>
      <w:tr w:rsidR="00E47423" w:rsidRPr="00BE014D" w14:paraId="1163115D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E25488A" w14:textId="77777777" w:rsidR="00E47423" w:rsidRPr="00BE014D" w:rsidRDefault="00E47423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2F7AB449" w14:textId="16F48A72" w:rsidR="003B4C91" w:rsidRPr="003B4C91" w:rsidRDefault="00C97966" w:rsidP="00C9796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Документ измерений</w:t>
            </w:r>
            <w:r w:rsidR="003B4C91" w:rsidRPr="003B4C91">
              <w:rPr>
                <w:rFonts w:ascii="Arial" w:hAnsi="Arial" w:cs="Arial"/>
                <w:sz w:val="20"/>
                <w:szCs w:val="20"/>
              </w:rPr>
              <w:br/>
              <w:t>Заявка на</w:t>
            </w:r>
            <w:r w:rsidR="003B4C91">
              <w:rPr>
                <w:rFonts w:ascii="Arial" w:hAnsi="Arial" w:cs="Arial"/>
                <w:sz w:val="20"/>
                <w:szCs w:val="20"/>
              </w:rPr>
              <w:t xml:space="preserve"> изменение реестра оборудования</w:t>
            </w:r>
          </w:p>
        </w:tc>
      </w:tr>
    </w:tbl>
    <w:p w14:paraId="209DE325" w14:textId="77777777" w:rsidR="00E47423" w:rsidRPr="00F94454" w:rsidRDefault="00E47423" w:rsidP="00E47423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641FCB6B" w14:textId="77777777" w:rsidR="00E87163" w:rsidRPr="00B14753" w:rsidRDefault="00E87163" w:rsidP="00A03DDE">
      <w:pPr>
        <w:suppressAutoHyphens/>
        <w:spacing w:before="240" w:after="240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Расположение</w:t>
      </w:r>
      <w:r w:rsidRPr="00B14753">
        <w:rPr>
          <w:rFonts w:ascii="Arial" w:hAnsi="Arial" w:cs="Arial"/>
        </w:rPr>
        <w:t xml:space="preserve"> схем</w:t>
      </w:r>
      <w:r>
        <w:rPr>
          <w:rFonts w:ascii="Arial" w:hAnsi="Arial" w:cs="Arial"/>
        </w:rPr>
        <w:t>ы</w:t>
      </w:r>
      <w:r w:rsidRPr="00B14753">
        <w:rPr>
          <w:rFonts w:ascii="Arial" w:hAnsi="Arial" w:cs="Arial"/>
        </w:rPr>
        <w:t xml:space="preserve"> бизнес-процесса:</w:t>
      </w:r>
    </w:p>
    <w:p w14:paraId="32CBC4ED" w14:textId="1222B454" w:rsidR="00E87163" w:rsidRDefault="00C94D81">
      <w:pPr>
        <w:spacing w:after="200" w:line="276" w:lineRule="auto"/>
        <w:jc w:val="left"/>
        <w:rPr>
          <w:rFonts w:ascii="Arial" w:eastAsia="Calibri" w:hAnsi="Arial" w:cs="Arial"/>
          <w:i/>
          <w:color w:val="808080" w:themeColor="background1" w:themeShade="80"/>
        </w:rPr>
      </w:pPr>
      <w:r w:rsidRPr="00C94D81">
        <w:rPr>
          <w:rFonts w:ascii="Arial" w:eastAsia="Calibri" w:hAnsi="Arial" w:cs="Arial"/>
        </w:rPr>
        <w:t>http://portal.polyus.com/ERP/ERPDocuments/05_Бизнес-процессы/Целевые схемы БП/ТОиР/</w:t>
      </w:r>
      <w:del w:id="1116" w:author="Владимир Лаут" w:date="2021-03-15T12:14:00Z">
        <w:r w:rsidRPr="00C94D81" w:rsidDel="00530700">
          <w:rPr>
            <w:rFonts w:ascii="Arial" w:eastAsia="Calibri" w:hAnsi="Arial" w:cs="Arial"/>
          </w:rPr>
          <w:delText>ERP.</w:delText>
        </w:r>
      </w:del>
      <w:ins w:id="1117" w:author="Serjo" w:date="2020-04-09T12:40:00Z">
        <w:del w:id="1118" w:author="Владимир Лаут" w:date="2021-03-15T12:14:00Z">
          <w:r w:rsidR="000A7E85" w:rsidDel="00530700">
            <w:rPr>
              <w:rFonts w:ascii="Arial" w:eastAsia="Calibri" w:hAnsi="Arial" w:cs="Arial"/>
            </w:rPr>
            <w:delText>9.9.2</w:delText>
          </w:r>
        </w:del>
      </w:ins>
      <w:ins w:id="1119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del w:id="1120" w:author="Serjo" w:date="2020-04-09T12:40:00Z">
        <w:r w:rsidRPr="00C94D81" w:rsidDel="000A7E85">
          <w:rPr>
            <w:rFonts w:ascii="Arial" w:eastAsia="Calibri" w:hAnsi="Arial" w:cs="Arial"/>
          </w:rPr>
          <w:delText>5.1</w:delText>
        </w:r>
      </w:del>
      <w:r w:rsidRPr="00C94D81">
        <w:rPr>
          <w:rFonts w:ascii="Arial" w:eastAsia="Calibri" w:hAnsi="Arial" w:cs="Arial"/>
        </w:rPr>
        <w:t>.56_PM_КД_Мониторинг и оценка технического состояния ПА/</w:t>
      </w:r>
      <w:r w:rsidR="006F3772" w:rsidRPr="006F3772">
        <w:rPr>
          <w:rFonts w:ascii="Arial" w:eastAsia="Calibri" w:hAnsi="Arial" w:cs="Arial"/>
        </w:rPr>
        <w:t>ПП-07.04.02-ERP Регистрация технических параметров эксплуатации оборудования</w:t>
      </w:r>
      <w:r w:rsidR="00E11CD9" w:rsidRPr="00B267D5">
        <w:rPr>
          <w:rFonts w:ascii="Arial" w:eastAsia="Calibri" w:hAnsi="Arial" w:cs="Arial"/>
        </w:rPr>
        <w:t>.</w:t>
      </w:r>
      <w:r w:rsidR="00E11CD9">
        <w:rPr>
          <w:rFonts w:ascii="Arial" w:eastAsia="Calibri" w:hAnsi="Arial" w:cs="Arial"/>
          <w:lang w:val="en-US"/>
        </w:rPr>
        <w:t>doc</w:t>
      </w:r>
    </w:p>
    <w:p w14:paraId="4E4E9801" w14:textId="77777777" w:rsidR="00B06F54" w:rsidRPr="000835FE" w:rsidRDefault="00B06F54" w:rsidP="0084765C">
      <w:pPr>
        <w:pStyle w:val="3"/>
      </w:pPr>
      <w:bookmarkStart w:id="1121" w:name="_Toc69302488"/>
      <w:r w:rsidRPr="000835FE">
        <w:t xml:space="preserve">Описание бизнес-процесса </w:t>
      </w:r>
      <w:r w:rsidRPr="00B06F54">
        <w:t>ПП-07.04.03-ERP</w:t>
      </w:r>
      <w:r>
        <w:t xml:space="preserve"> </w:t>
      </w:r>
      <w:r w:rsidRPr="00B06F54">
        <w:t>Выполнение и регистрация результатов диагностики производственных активов</w:t>
      </w:r>
      <w:bookmarkEnd w:id="1121"/>
    </w:p>
    <w:p w14:paraId="382A4B62" w14:textId="77777777" w:rsidR="006060C3" w:rsidRDefault="00B86E07" w:rsidP="00101963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Данный </w:t>
      </w:r>
      <w:r w:rsidR="001E1478">
        <w:rPr>
          <w:rFonts w:ascii="Arial" w:hAnsi="Arial" w:cs="Arial"/>
        </w:rPr>
        <w:t>бизнес-</w:t>
      </w:r>
      <w:r>
        <w:rPr>
          <w:rFonts w:ascii="Arial" w:hAnsi="Arial" w:cs="Arial"/>
        </w:rPr>
        <w:t xml:space="preserve">процесс описывает </w:t>
      </w:r>
      <w:r w:rsidR="001E1478">
        <w:rPr>
          <w:rFonts w:ascii="Arial" w:hAnsi="Arial" w:cs="Arial"/>
        </w:rPr>
        <w:t>процесс выполнения</w:t>
      </w:r>
      <w:r w:rsidR="006A4842">
        <w:rPr>
          <w:rFonts w:ascii="Arial" w:hAnsi="Arial" w:cs="Arial"/>
        </w:rPr>
        <w:t xml:space="preserve"> работ по диагностики</w:t>
      </w:r>
      <w:r w:rsidR="001E1478">
        <w:rPr>
          <w:rFonts w:ascii="Arial" w:hAnsi="Arial" w:cs="Arial"/>
        </w:rPr>
        <w:t xml:space="preserve"> </w:t>
      </w:r>
      <w:r w:rsidR="006A4842">
        <w:rPr>
          <w:rFonts w:ascii="Arial" w:hAnsi="Arial" w:cs="Arial"/>
        </w:rPr>
        <w:t>производственных активов,</w:t>
      </w:r>
      <w:r w:rsidR="00221BEE">
        <w:rPr>
          <w:rFonts w:ascii="Arial" w:hAnsi="Arial" w:cs="Arial"/>
        </w:rPr>
        <w:t xml:space="preserve"> </w:t>
      </w:r>
      <w:r w:rsidR="006A4842">
        <w:rPr>
          <w:rFonts w:ascii="Arial" w:hAnsi="Arial" w:cs="Arial"/>
        </w:rPr>
        <w:t xml:space="preserve">процесс </w:t>
      </w:r>
      <w:r w:rsidR="001E1478">
        <w:rPr>
          <w:rFonts w:ascii="Arial" w:hAnsi="Arial" w:cs="Arial"/>
        </w:rPr>
        <w:t>регистраци</w:t>
      </w:r>
      <w:r w:rsidR="006A4842">
        <w:rPr>
          <w:rFonts w:ascii="Arial" w:hAnsi="Arial" w:cs="Arial"/>
        </w:rPr>
        <w:t>и и контроля</w:t>
      </w:r>
      <w:r w:rsidR="001E1478">
        <w:rPr>
          <w:rFonts w:ascii="Arial" w:hAnsi="Arial" w:cs="Arial"/>
        </w:rPr>
        <w:t xml:space="preserve"> результатов</w:t>
      </w:r>
      <w:r w:rsidR="006A4842">
        <w:rPr>
          <w:rFonts w:ascii="Arial" w:hAnsi="Arial" w:cs="Arial"/>
        </w:rPr>
        <w:t xml:space="preserve"> диагностики</w:t>
      </w:r>
      <w:r>
        <w:rPr>
          <w:rFonts w:ascii="Arial" w:hAnsi="Arial" w:cs="Arial"/>
        </w:rPr>
        <w:t>.</w:t>
      </w:r>
      <w:r w:rsidR="009848FC">
        <w:rPr>
          <w:rFonts w:ascii="Arial" w:hAnsi="Arial" w:cs="Arial"/>
        </w:rPr>
        <w:t xml:space="preserve"> </w:t>
      </w:r>
      <w:r w:rsidR="00221BEE">
        <w:rPr>
          <w:rFonts w:ascii="Arial" w:hAnsi="Arial" w:cs="Arial"/>
        </w:rPr>
        <w:t>Основной целью</w:t>
      </w:r>
      <w:r w:rsidR="002B3863">
        <w:rPr>
          <w:rFonts w:ascii="Arial" w:hAnsi="Arial" w:cs="Arial"/>
        </w:rPr>
        <w:t xml:space="preserve"> проведения диагностики является</w:t>
      </w:r>
      <w:r w:rsidR="000878E0">
        <w:rPr>
          <w:rFonts w:ascii="Arial" w:hAnsi="Arial" w:cs="Arial"/>
        </w:rPr>
        <w:t xml:space="preserve"> оценка состояния оборудования</w:t>
      </w:r>
      <w:r w:rsidR="000A4BF6">
        <w:rPr>
          <w:rFonts w:ascii="Arial" w:hAnsi="Arial" w:cs="Arial"/>
        </w:rPr>
        <w:t>,</w:t>
      </w:r>
      <w:r w:rsidR="000878E0">
        <w:rPr>
          <w:rFonts w:ascii="Arial" w:hAnsi="Arial" w:cs="Arial"/>
        </w:rPr>
        <w:t xml:space="preserve"> разработка рекомендаций </w:t>
      </w:r>
      <w:r w:rsidR="00213C32">
        <w:rPr>
          <w:rFonts w:ascii="Arial" w:hAnsi="Arial" w:cs="Arial"/>
        </w:rPr>
        <w:t>по дальнейшему обслуживанию</w:t>
      </w:r>
      <w:r w:rsidR="00213C32" w:rsidRPr="00A03DDE">
        <w:rPr>
          <w:rFonts w:ascii="Arial" w:hAnsi="Arial" w:cs="Arial"/>
        </w:rPr>
        <w:t xml:space="preserve"> и ремонту</w:t>
      </w:r>
      <w:r w:rsidR="00213C32">
        <w:rPr>
          <w:rFonts w:ascii="Arial" w:hAnsi="Arial" w:cs="Arial"/>
        </w:rPr>
        <w:t xml:space="preserve"> оборудования и отчета о результатах диагностики.</w:t>
      </w:r>
    </w:p>
    <w:p w14:paraId="499AD374" w14:textId="77777777" w:rsidR="00101963" w:rsidRDefault="000A4BF6" w:rsidP="00101963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После проведения диагностики оборудования</w:t>
      </w:r>
      <w:r w:rsidR="00E01682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выполняется анализ технического состояния с дальнейшей передачей документов с результатами диагностики в процесс </w:t>
      </w:r>
      <w:bookmarkStart w:id="1122" w:name="_Hlk518305185"/>
      <w:r w:rsidRPr="00F45D9C">
        <w:rPr>
          <w:rFonts w:ascii="Arial" w:hAnsi="Arial" w:cs="Arial"/>
        </w:rPr>
        <w:t xml:space="preserve">ПП-07.04.02-ERP </w:t>
      </w:r>
      <w:r>
        <w:rPr>
          <w:rFonts w:ascii="Arial" w:hAnsi="Arial" w:cs="Arial"/>
        </w:rPr>
        <w:t>«</w:t>
      </w:r>
      <w:r w:rsidRPr="00F45D9C">
        <w:rPr>
          <w:rFonts w:ascii="Arial" w:hAnsi="Arial" w:cs="Arial"/>
        </w:rPr>
        <w:t>Регистрация технических параметров эксплуатации оборудования (измерения, наработка)</w:t>
      </w:r>
      <w:r>
        <w:rPr>
          <w:rFonts w:ascii="Arial" w:hAnsi="Arial" w:cs="Arial"/>
        </w:rPr>
        <w:t>»</w:t>
      </w:r>
      <w:bookmarkEnd w:id="1122"/>
      <w:r>
        <w:rPr>
          <w:rFonts w:ascii="Arial" w:hAnsi="Arial" w:cs="Arial"/>
        </w:rPr>
        <w:t>.</w:t>
      </w:r>
      <w:r w:rsidR="002B3863">
        <w:rPr>
          <w:rFonts w:ascii="Arial" w:hAnsi="Arial" w:cs="Arial"/>
        </w:rPr>
        <w:t xml:space="preserve"> </w:t>
      </w:r>
      <w:r w:rsidR="00E01682">
        <w:rPr>
          <w:rFonts w:ascii="Arial" w:hAnsi="Arial" w:cs="Arial"/>
        </w:rPr>
        <w:t>Отчет о результатах диагностики содержит показан</w:t>
      </w:r>
      <w:r w:rsidR="00121FC5">
        <w:rPr>
          <w:rFonts w:ascii="Arial" w:hAnsi="Arial" w:cs="Arial"/>
        </w:rPr>
        <w:t>и</w:t>
      </w:r>
      <w:r w:rsidR="00E01682">
        <w:rPr>
          <w:rFonts w:ascii="Arial" w:hAnsi="Arial" w:cs="Arial"/>
        </w:rPr>
        <w:t xml:space="preserve">я </w:t>
      </w:r>
      <w:r w:rsidR="0049560E">
        <w:rPr>
          <w:rFonts w:ascii="Arial" w:hAnsi="Arial" w:cs="Arial"/>
        </w:rPr>
        <w:t>измерительных проборов,</w:t>
      </w:r>
      <w:r w:rsidR="00221BEE">
        <w:rPr>
          <w:rFonts w:ascii="Arial" w:hAnsi="Arial" w:cs="Arial"/>
        </w:rPr>
        <w:t xml:space="preserve"> </w:t>
      </w:r>
      <w:r w:rsidR="0049560E">
        <w:rPr>
          <w:rFonts w:ascii="Arial" w:hAnsi="Arial" w:cs="Arial"/>
        </w:rPr>
        <w:t xml:space="preserve">которые в процессе </w:t>
      </w:r>
      <w:r w:rsidR="0049560E" w:rsidRPr="00F45D9C">
        <w:rPr>
          <w:rFonts w:ascii="Arial" w:hAnsi="Arial" w:cs="Arial"/>
        </w:rPr>
        <w:t xml:space="preserve">ПП-07.04.02-ERP </w:t>
      </w:r>
      <w:r w:rsidR="0049560E">
        <w:rPr>
          <w:rFonts w:ascii="Arial" w:hAnsi="Arial" w:cs="Arial"/>
        </w:rPr>
        <w:t>«</w:t>
      </w:r>
      <w:r w:rsidR="0049560E" w:rsidRPr="00F45D9C">
        <w:rPr>
          <w:rFonts w:ascii="Arial" w:hAnsi="Arial" w:cs="Arial"/>
        </w:rPr>
        <w:t>Регистрация технических параметров эксплуатации оборудования (измерения, наработка)</w:t>
      </w:r>
      <w:r w:rsidR="0049560E">
        <w:rPr>
          <w:rFonts w:ascii="Arial" w:hAnsi="Arial" w:cs="Arial"/>
        </w:rPr>
        <w:t>» будут зарегистрированы в системе в документах измерений.</w:t>
      </w:r>
    </w:p>
    <w:p w14:paraId="53AEF5B6" w14:textId="586CA7C5" w:rsidR="00706A2F" w:rsidRPr="00464B6C" w:rsidRDefault="001C06A4" w:rsidP="00101963">
      <w:pPr>
        <w:pStyle w:val="a7"/>
        <w:keepNext/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После регистрации технических параметров эксплуатации</w:t>
      </w:r>
      <w:r w:rsidR="0034023F">
        <w:rPr>
          <w:rFonts w:ascii="Arial" w:hAnsi="Arial" w:cs="Arial"/>
        </w:rPr>
        <w:t xml:space="preserve"> оборудования</w:t>
      </w:r>
      <w:r>
        <w:rPr>
          <w:rFonts w:ascii="Arial" w:hAnsi="Arial" w:cs="Arial"/>
        </w:rPr>
        <w:t xml:space="preserve"> </w:t>
      </w:r>
      <w:r w:rsidR="0034023F">
        <w:rPr>
          <w:rFonts w:ascii="Arial" w:hAnsi="Arial" w:cs="Arial"/>
        </w:rPr>
        <w:t>в системе, следует фиксация выполнения операций диагностики в системе, с последующим техническим закрытием заказов на диагностику или принятием решения о дополнительной диагностике.</w:t>
      </w:r>
      <w:r w:rsidR="00543376">
        <w:rPr>
          <w:rFonts w:ascii="Arial" w:hAnsi="Arial" w:cs="Arial"/>
        </w:rPr>
        <w:t xml:space="preserve"> </w:t>
      </w:r>
      <w:r w:rsidR="0047264F">
        <w:rPr>
          <w:rFonts w:ascii="Arial" w:hAnsi="Arial" w:cs="Arial"/>
        </w:rPr>
        <w:t>При принятии решения о провед</w:t>
      </w:r>
      <w:r w:rsidR="00D152B0">
        <w:rPr>
          <w:rFonts w:ascii="Arial" w:hAnsi="Arial" w:cs="Arial"/>
        </w:rPr>
        <w:t>ении дополнительной диагностики С</w:t>
      </w:r>
      <w:r w:rsidR="0047264F">
        <w:rPr>
          <w:rFonts w:ascii="Arial" w:hAnsi="Arial" w:cs="Arial"/>
        </w:rPr>
        <w:t xml:space="preserve">пециалист по диагностике </w:t>
      </w:r>
      <w:ins w:id="1123" w:author="Serjo" w:date="2020-04-15T15:19:00Z">
        <w:r w:rsidR="002C556C">
          <w:rPr>
            <w:rFonts w:ascii="Arial" w:hAnsi="Arial" w:cs="Arial"/>
          </w:rPr>
          <w:t>УО</w:t>
        </w:r>
      </w:ins>
      <w:ins w:id="1124" w:author="Serjo" w:date="2020-04-10T17:48:00Z">
        <w:r w:rsidR="00B31B7C" w:rsidRPr="00B31B7C" w:rsidDel="00B31B7C">
          <w:rPr>
            <w:rFonts w:ascii="Arial" w:hAnsi="Arial" w:cs="Arial"/>
          </w:rPr>
          <w:t xml:space="preserve"> </w:t>
        </w:r>
      </w:ins>
      <w:del w:id="1125" w:author="Serjo" w:date="2020-04-10T17:48:00Z">
        <w:r w:rsidR="009F7C6D" w:rsidDel="00B31B7C">
          <w:rPr>
            <w:rFonts w:ascii="Arial" w:hAnsi="Arial" w:cs="Arial"/>
          </w:rPr>
          <w:delText>БЕ ГОК</w:delText>
        </w:r>
        <w:r w:rsidR="00464B6C" w:rsidDel="00B31B7C">
          <w:rPr>
            <w:rFonts w:ascii="Arial" w:hAnsi="Arial" w:cs="Arial"/>
          </w:rPr>
          <w:delText xml:space="preserve"> </w:delText>
        </w:r>
      </w:del>
      <w:r w:rsidR="00464B6C">
        <w:rPr>
          <w:rFonts w:ascii="Arial" w:hAnsi="Arial" w:cs="Arial"/>
        </w:rPr>
        <w:t>определяет приоритет и</w:t>
      </w:r>
      <w:r w:rsidR="0047264F">
        <w:rPr>
          <w:rFonts w:ascii="Arial" w:hAnsi="Arial" w:cs="Arial"/>
        </w:rPr>
        <w:t xml:space="preserve"> создает </w:t>
      </w:r>
      <w:r w:rsidR="00175AB7">
        <w:rPr>
          <w:rFonts w:ascii="Arial" w:hAnsi="Arial" w:cs="Arial"/>
        </w:rPr>
        <w:t>с</w:t>
      </w:r>
      <w:r w:rsidR="0047264F">
        <w:rPr>
          <w:rFonts w:ascii="Arial" w:hAnsi="Arial" w:cs="Arial"/>
        </w:rPr>
        <w:t>ообщение ТОРО</w:t>
      </w:r>
      <w:r w:rsidR="00175AB7">
        <w:rPr>
          <w:rFonts w:ascii="Arial" w:hAnsi="Arial" w:cs="Arial"/>
        </w:rPr>
        <w:t xml:space="preserve"> (подробное описание шагов </w:t>
      </w:r>
      <w:ins w:id="1126" w:author="Serjo" w:date="2020-04-09T17:09:00Z">
        <w:r w:rsidR="008579DC">
          <w:rPr>
            <w:rFonts w:ascii="Arial" w:hAnsi="Arial" w:cs="Arial"/>
          </w:rPr>
          <w:t xml:space="preserve">приведено </w:t>
        </w:r>
      </w:ins>
      <w:r w:rsidR="00175AB7">
        <w:rPr>
          <w:rFonts w:ascii="Arial" w:hAnsi="Arial" w:cs="Arial"/>
        </w:rPr>
        <w:t>в разделе 5.2.1</w:t>
      </w:r>
      <w:ins w:id="1127" w:author="Serjo" w:date="2020-04-09T17:28:00Z">
        <w:r w:rsidR="003B1130" w:rsidRPr="003B1130">
          <w:rPr>
            <w:rFonts w:ascii="Arial" w:hAnsi="Arial" w:cs="Arial"/>
            <w:bCs/>
          </w:rPr>
          <w:t xml:space="preserve"> </w:t>
        </w:r>
        <w:r w:rsidR="003B1130">
          <w:rPr>
            <w:rFonts w:ascii="Arial" w:hAnsi="Arial" w:cs="Arial"/>
            <w:bCs/>
          </w:rPr>
          <w:t>данного КД</w:t>
        </w:r>
      </w:ins>
      <w:r w:rsidR="00175AB7">
        <w:rPr>
          <w:rFonts w:ascii="Arial" w:hAnsi="Arial" w:cs="Arial"/>
        </w:rPr>
        <w:t>). Далее со</w:t>
      </w:r>
      <w:r w:rsidR="00EB16BC">
        <w:rPr>
          <w:rFonts w:ascii="Arial" w:hAnsi="Arial" w:cs="Arial"/>
        </w:rPr>
        <w:t xml:space="preserve">общение ТОРО со статусом СОРА </w:t>
      </w:r>
      <w:r w:rsidR="00175AB7">
        <w:rPr>
          <w:rFonts w:ascii="Arial" w:hAnsi="Arial" w:cs="Arial"/>
        </w:rPr>
        <w:lastRenderedPageBreak/>
        <w:t xml:space="preserve">«Сообщение в работе» передается в процесс </w:t>
      </w:r>
      <w:r w:rsidR="00175AB7" w:rsidRPr="00175AB7">
        <w:rPr>
          <w:rFonts w:ascii="Arial" w:hAnsi="Arial" w:cs="Arial"/>
        </w:rPr>
        <w:t>ПП-07.03.03.02-ERP Управление внеплановыми воздействиями ТОиР</w:t>
      </w:r>
      <w:r w:rsidR="00175AB7">
        <w:rPr>
          <w:rFonts w:ascii="Arial" w:hAnsi="Arial" w:cs="Arial"/>
        </w:rPr>
        <w:t xml:space="preserve">, где Планировщик ТОиР </w:t>
      </w:r>
      <w:ins w:id="1128" w:author="Serjo" w:date="2020-04-15T15:20:00Z">
        <w:r w:rsidR="002C556C">
          <w:rPr>
            <w:rFonts w:ascii="Arial" w:hAnsi="Arial" w:cs="Arial"/>
          </w:rPr>
          <w:t>УО</w:t>
        </w:r>
      </w:ins>
      <w:ins w:id="1129" w:author="Serjo" w:date="2020-04-10T17:48:00Z">
        <w:r w:rsidR="00FB59FC" w:rsidRPr="00FB59FC" w:rsidDel="00FB59FC">
          <w:rPr>
            <w:rFonts w:ascii="Arial" w:hAnsi="Arial" w:cs="Arial"/>
          </w:rPr>
          <w:t xml:space="preserve"> </w:t>
        </w:r>
      </w:ins>
      <w:del w:id="1130" w:author="Serjo" w:date="2020-04-10T17:48:00Z">
        <w:r w:rsidR="00175AB7" w:rsidDel="00FB59FC">
          <w:rPr>
            <w:rFonts w:ascii="Arial" w:hAnsi="Arial" w:cs="Arial"/>
          </w:rPr>
          <w:delText xml:space="preserve">БЕ ГОК </w:delText>
        </w:r>
      </w:del>
      <w:r w:rsidR="00175AB7">
        <w:rPr>
          <w:rFonts w:ascii="Arial" w:hAnsi="Arial" w:cs="Arial"/>
        </w:rPr>
        <w:t>формирует заказ ТОРО</w:t>
      </w:r>
      <w:ins w:id="1131" w:author="Serjo" w:date="2020-04-09T17:09:00Z">
        <w:r w:rsidR="008579DC">
          <w:rPr>
            <w:rFonts w:ascii="Arial" w:hAnsi="Arial" w:cs="Arial"/>
          </w:rPr>
          <w:t xml:space="preserve"> (КД «</w:t>
        </w:r>
      </w:ins>
      <w:ins w:id="1132" w:author="Serjo" w:date="2020-04-09T17:10:00Z">
        <w:del w:id="1133" w:author="Владимир Лаут" w:date="2021-03-15T12:14:00Z">
          <w:r w:rsidR="008579DC" w:rsidRPr="008579DC" w:rsidDel="00530700">
            <w:rPr>
              <w:rFonts w:ascii="Arial" w:hAnsi="Arial" w:cs="Arial"/>
            </w:rPr>
            <w:delText>ERP.9.9.2</w:delText>
          </w:r>
        </w:del>
      </w:ins>
      <w:ins w:id="1134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1135" w:author="Serjo" w:date="2020-04-09T17:10:00Z">
        <w:r w:rsidR="008579DC" w:rsidRPr="008579DC">
          <w:rPr>
            <w:rFonts w:ascii="Arial" w:hAnsi="Arial" w:cs="Arial"/>
          </w:rPr>
          <w:t>.55_PM_КД_Выполнение и фактический учет работ</w:t>
        </w:r>
      </w:ins>
      <w:ins w:id="1136" w:author="Serjo" w:date="2020-04-09T17:09:00Z">
        <w:r w:rsidR="008579DC">
          <w:rPr>
            <w:rFonts w:ascii="Arial" w:hAnsi="Arial" w:cs="Arial"/>
          </w:rPr>
          <w:t>»)</w:t>
        </w:r>
      </w:ins>
      <w:r w:rsidR="00175AB7">
        <w:rPr>
          <w:rFonts w:ascii="Arial" w:hAnsi="Arial" w:cs="Arial"/>
        </w:rPr>
        <w:t>.</w:t>
      </w:r>
    </w:p>
    <w:p w14:paraId="7A152885" w14:textId="77777777" w:rsidR="00845587" w:rsidRPr="000835FE" w:rsidRDefault="00845587" w:rsidP="00845587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9F7922">
        <w:rPr>
          <w:rFonts w:ascii="Arial" w:hAnsi="Arial" w:cs="Arial"/>
          <w:b/>
          <w:sz w:val="22"/>
        </w:rPr>
        <w:t>8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 w:rsidRPr="00845587">
        <w:rPr>
          <w:rFonts w:ascii="Arial" w:hAnsi="Arial" w:cs="Arial"/>
          <w:b/>
          <w:sz w:val="22"/>
        </w:rPr>
        <w:t xml:space="preserve">ПП-07.04.03-ERP Выполнение и регистрация результатов диагностики </w:t>
      </w:r>
      <w:r w:rsidR="0030596E" w:rsidRPr="00845587">
        <w:rPr>
          <w:rFonts w:ascii="Arial" w:hAnsi="Arial" w:cs="Arial"/>
          <w:b/>
          <w:sz w:val="22"/>
        </w:rPr>
        <w:t>производственных</w:t>
      </w:r>
      <w:r w:rsidRPr="00845587">
        <w:rPr>
          <w:rFonts w:ascii="Arial" w:hAnsi="Arial" w:cs="Arial"/>
          <w:b/>
          <w:sz w:val="22"/>
        </w:rPr>
        <w:t xml:space="preserve"> активов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45587" w:rsidRPr="00BE014D" w14:paraId="2D63CCBD" w14:textId="77777777" w:rsidTr="00845587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18C07B9E" w14:textId="77777777" w:rsidR="00845587" w:rsidRPr="00BE014D" w:rsidRDefault="00845587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2B531545" w14:textId="77777777" w:rsidR="00845587" w:rsidRPr="00067E6E" w:rsidRDefault="00845587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4558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ПП-07.04.03-ERP Выполнение и регистрация результатов диагностики производственных активов</w:t>
            </w:r>
          </w:p>
        </w:tc>
      </w:tr>
      <w:tr w:rsidR="00845587" w:rsidRPr="00BE014D" w14:paraId="33C3F724" w14:textId="77777777" w:rsidTr="00845587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8B22BE0" w14:textId="77777777" w:rsidR="00845587" w:rsidRPr="00BE014D" w:rsidRDefault="00845587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164A1994" w14:textId="77777777" w:rsidR="00845587" w:rsidRPr="00067E6E" w:rsidRDefault="00845587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4558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Выполнение и регистрация результатов диагностики производственных активов</w:t>
            </w:r>
          </w:p>
        </w:tc>
      </w:tr>
      <w:tr w:rsidR="00845587" w:rsidRPr="00BE014D" w14:paraId="760F3D51" w14:textId="77777777" w:rsidTr="00845587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FECF8A4" w14:textId="77777777" w:rsidR="00845587" w:rsidRPr="00BE014D" w:rsidRDefault="00845587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410BA03E" w14:textId="77777777" w:rsidR="00845587" w:rsidRPr="00067E6E" w:rsidRDefault="00845587" w:rsidP="00845587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Еже</w:t>
            </w:r>
            <w:r>
              <w:rPr>
                <w:rFonts w:ascii="Arial" w:hAnsi="Arial" w:cs="Arial"/>
                <w:sz w:val="20"/>
                <w:szCs w:val="20"/>
              </w:rPr>
              <w:t>сменно</w:t>
            </w:r>
          </w:p>
        </w:tc>
      </w:tr>
      <w:tr w:rsidR="00845587" w:rsidRPr="00BE014D" w14:paraId="5E5BF9E5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1B0419D" w14:textId="77777777" w:rsidR="00845587" w:rsidRPr="00BE014D" w:rsidRDefault="00845587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21D2012C" w14:textId="77777777" w:rsidR="00845587" w:rsidRPr="00BC6CED" w:rsidRDefault="00845587" w:rsidP="00845587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ПП-11.03.01-ERP Обеспечение проведения работ повышенной опасности</w:t>
            </w:r>
          </w:p>
          <w:p w14:paraId="1083C65C" w14:textId="77777777" w:rsidR="00845587" w:rsidRPr="00BC6CED" w:rsidRDefault="00845587" w:rsidP="00845587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ПП-07.03.02-ERP Недельно-суточное планирование воздействий на производственные активы</w:t>
            </w:r>
          </w:p>
          <w:p w14:paraId="2A5D74F1" w14:textId="77777777" w:rsidR="00845587" w:rsidRPr="00067E6E" w:rsidRDefault="00845587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ПП-07.04.02-ERP Регистрация технических параметров эксплуатации оборудования (измерения, наработка)</w:t>
            </w:r>
          </w:p>
        </w:tc>
      </w:tr>
      <w:tr w:rsidR="00845587" w:rsidRPr="00BE014D" w14:paraId="14A8DE6E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98EB6D0" w14:textId="77777777" w:rsidR="00845587" w:rsidRPr="00BE014D" w:rsidRDefault="00845587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4307FD43" w14:textId="77777777" w:rsidR="00BC6CED" w:rsidRPr="00BC6CED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>ПП-10.04.05-ERP Управление обязательствами по закупке работ и услуг</w:t>
            </w:r>
          </w:p>
          <w:p w14:paraId="248BD9EB" w14:textId="77777777" w:rsidR="00BC6CED" w:rsidRPr="00BC6CED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>ПП-11.03.01-ERP Обеспечение проведения работ повышенной опасности</w:t>
            </w:r>
          </w:p>
          <w:p w14:paraId="2433D966" w14:textId="77777777" w:rsidR="00BC6CED" w:rsidRPr="00BC6CED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 xml:space="preserve">ПП-07.04.04-ERP Анализ технического состояния </w:t>
            </w:r>
            <w:r w:rsidR="0030596E" w:rsidRPr="00BC6CED">
              <w:rPr>
                <w:rFonts w:ascii="Arial" w:hAnsi="Arial" w:cs="Arial"/>
                <w:sz w:val="20"/>
                <w:szCs w:val="20"/>
              </w:rPr>
              <w:t>производственных активов</w:t>
            </w:r>
          </w:p>
          <w:p w14:paraId="7427ED67" w14:textId="77777777" w:rsidR="00BC6CED" w:rsidRPr="00BC6CED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>УП-04.07.02-ERP Оперативный контроль отнесения фактических затрат</w:t>
            </w:r>
          </w:p>
          <w:p w14:paraId="3ACB6FF8" w14:textId="77777777" w:rsidR="00BC6CED" w:rsidRPr="00BC6CED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>ПП-07.04.02-ERP Регистрация технических параметров эксплуатации оборудования (измерения, наработка)</w:t>
            </w:r>
          </w:p>
          <w:p w14:paraId="6DAC4FD2" w14:textId="77777777" w:rsidR="00845587" w:rsidRDefault="00BC6CED" w:rsidP="00BC6C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C6CED">
              <w:rPr>
                <w:rFonts w:ascii="Arial" w:hAnsi="Arial" w:cs="Arial"/>
                <w:sz w:val="20"/>
                <w:szCs w:val="20"/>
              </w:rPr>
              <w:t>ПП-07.04.01-ERP 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  <w:szCs w:val="20"/>
              </w:rPr>
              <w:t>плановые остановы</w:t>
            </w:r>
            <w:r w:rsidRPr="00BC6CED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9935822" w14:textId="1326AC7D" w:rsidR="00DD6DB3" w:rsidRPr="00E47423" w:rsidRDefault="00DD6DB3" w:rsidP="00BC6CED">
            <w:pPr>
              <w:jc w:val="left"/>
            </w:pPr>
            <w:r w:rsidRPr="00224B02">
              <w:rPr>
                <w:rFonts w:ascii="Arial" w:hAnsi="Arial" w:cs="Arial"/>
                <w:sz w:val="20"/>
                <w:szCs w:val="20"/>
              </w:rPr>
              <w:t>ПП-07.02.03.02-ERP Планирование остановочных ремонтов</w:t>
            </w:r>
          </w:p>
        </w:tc>
      </w:tr>
      <w:tr w:rsidR="00845587" w:rsidRPr="00BE014D" w14:paraId="2A54EA3F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2D69DFC7" w14:textId="77777777" w:rsidR="00845587" w:rsidRPr="00BE014D" w:rsidRDefault="00845587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414FB80F" w14:textId="5A8F8275" w:rsidR="00213C32" w:rsidRPr="00BC6CED" w:rsidRDefault="00BC6CED" w:rsidP="00845587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Заказ ТОРО</w:t>
            </w:r>
            <w:ins w:id="1137" w:author="Serjo" w:date="2020-04-12T23:34:00Z">
              <w:r w:rsidR="008240EA">
                <w:rPr>
                  <w:rFonts w:ascii="Arial" w:hAnsi="Arial" w:cs="Arial"/>
                  <w:noProof/>
                  <w:sz w:val="20"/>
                  <w:szCs w:val="20"/>
                </w:rPr>
                <w:t xml:space="preserve"> </w:t>
              </w:r>
              <w:r w:rsidR="008240EA" w:rsidRPr="008934B6">
                <w:rPr>
                  <w:rFonts w:ascii="Arial" w:hAnsi="Arial" w:cs="Arial"/>
                  <w:sz w:val="20"/>
                  <w:szCs w:val="20"/>
                </w:rPr>
                <w:t xml:space="preserve"> со статусом </w:t>
              </w:r>
            </w:ins>
            <w:ins w:id="1138" w:author="Serjo" w:date="2020-04-12T23:35:00Z">
              <w:r w:rsidR="008240EA">
                <w:rPr>
                  <w:rFonts w:ascii="Arial" w:hAnsi="Arial" w:cs="Arial"/>
                  <w:sz w:val="20"/>
                  <w:szCs w:val="20"/>
                </w:rPr>
                <w:t xml:space="preserve">УТВН </w:t>
              </w:r>
            </w:ins>
            <w:ins w:id="1139" w:author="Serjo" w:date="2020-04-12T23:34:00Z">
              <w:r w:rsidR="008240EA" w:rsidRPr="008934B6">
                <w:rPr>
                  <w:rFonts w:ascii="Arial" w:hAnsi="Arial" w:cs="Arial"/>
                  <w:sz w:val="20"/>
                  <w:szCs w:val="20"/>
                </w:rPr>
                <w:t>«</w:t>
              </w:r>
            </w:ins>
            <w:ins w:id="1140" w:author="Serjo" w:date="2020-04-12T23:35:00Z">
              <w:r w:rsidR="008240EA" w:rsidRPr="008240EA">
                <w:rPr>
                  <w:rFonts w:ascii="Arial" w:hAnsi="Arial" w:cs="Arial"/>
                  <w:sz w:val="20"/>
                  <w:szCs w:val="20"/>
                </w:rPr>
                <w:t>Утвержден в недельном плане-графике»</w:t>
              </w:r>
            </w:ins>
          </w:p>
        </w:tc>
      </w:tr>
      <w:tr w:rsidR="00845587" w:rsidRPr="00BE014D" w14:paraId="23F11D4F" w14:textId="77777777" w:rsidTr="00845587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6AB41B7" w14:textId="77777777" w:rsidR="00845587" w:rsidRPr="00BE014D" w:rsidRDefault="00845587" w:rsidP="00845587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4304C041" w14:textId="3546822E" w:rsidR="00BC6CED" w:rsidRPr="00BC6CED" w:rsidRDefault="00BC6CED" w:rsidP="00845587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Акт выполненных работ</w:t>
            </w:r>
            <w:r w:rsidRPr="00BC6CED">
              <w:rPr>
                <w:rFonts w:ascii="Arial" w:hAnsi="Arial" w:cs="Arial"/>
                <w:noProof/>
                <w:sz w:val="20"/>
                <w:szCs w:val="20"/>
              </w:rPr>
              <w:br/>
              <w:t>Заказ ТОРО</w:t>
            </w:r>
            <w:ins w:id="1141" w:author="Serjo" w:date="2020-04-12T23:35:00Z">
              <w:r w:rsidR="008240EA">
                <w:rPr>
                  <w:rFonts w:ascii="Arial" w:hAnsi="Arial" w:cs="Arial"/>
                  <w:noProof/>
                  <w:sz w:val="20"/>
                  <w:szCs w:val="20"/>
                </w:rPr>
                <w:t xml:space="preserve"> в статусе ТЗКР «Технически закрыто»</w:t>
              </w:r>
            </w:ins>
          </w:p>
          <w:p w14:paraId="28504EFD" w14:textId="2B50317A" w:rsidR="00BC6CED" w:rsidRPr="00BC6CED" w:rsidDel="009B2D23" w:rsidRDefault="00BC6CED" w:rsidP="00845587">
            <w:pPr>
              <w:jc w:val="left"/>
              <w:rPr>
                <w:del w:id="1142" w:author="Serjo" w:date="2020-04-10T16:11:00Z"/>
                <w:rFonts w:ascii="Arial" w:hAnsi="Arial" w:cs="Arial"/>
                <w:noProof/>
                <w:sz w:val="20"/>
                <w:szCs w:val="20"/>
              </w:rPr>
            </w:pPr>
            <w:del w:id="1143" w:author="Serjo" w:date="2020-04-10T16:11:00Z">
              <w:r w:rsidRPr="00BC6CED" w:rsidDel="009B2D23">
                <w:rPr>
                  <w:rFonts w:ascii="Arial" w:hAnsi="Arial" w:cs="Arial"/>
                  <w:noProof/>
                  <w:sz w:val="20"/>
                  <w:szCs w:val="20"/>
                </w:rPr>
                <w:delText>Отчёт о результатах диагностики</w:delText>
              </w:r>
            </w:del>
            <w:ins w:id="1144" w:author="Serjo" w:date="2020-04-10T16:11:00Z">
              <w:r w:rsidR="009B2D23" w:rsidRPr="009B2D23">
                <w:rPr>
                  <w:rFonts w:ascii="Arial" w:hAnsi="Arial" w:cs="Arial"/>
                  <w:noProof/>
                  <w:sz w:val="20"/>
                  <w:szCs w:val="20"/>
                </w:rPr>
                <w:t>Заключение о те</w:t>
              </w:r>
              <w:r w:rsidR="009B2D23">
                <w:rPr>
                  <w:rFonts w:ascii="Arial" w:hAnsi="Arial" w:cs="Arial"/>
                  <w:noProof/>
                  <w:sz w:val="20"/>
                  <w:szCs w:val="20"/>
                </w:rPr>
                <w:t>хническом состоянии оборудования</w:t>
              </w:r>
            </w:ins>
          </w:p>
          <w:p w14:paraId="3668A40A" w14:textId="77777777" w:rsidR="00BC6CED" w:rsidRDefault="00BC6CED" w:rsidP="00845587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C6CED">
              <w:rPr>
                <w:rFonts w:ascii="Arial" w:hAnsi="Arial" w:cs="Arial"/>
                <w:noProof/>
                <w:sz w:val="20"/>
                <w:szCs w:val="20"/>
              </w:rPr>
              <w:t>Рекомендации по обслуживанию оборудования</w:t>
            </w:r>
          </w:p>
          <w:p w14:paraId="2BF2FD6E" w14:textId="15FAB139" w:rsidR="00B14F9D" w:rsidRPr="00BC6CED" w:rsidRDefault="00B14F9D" w:rsidP="008455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Документы измерения</w:t>
            </w:r>
          </w:p>
        </w:tc>
      </w:tr>
    </w:tbl>
    <w:p w14:paraId="73FE29F3" w14:textId="77777777" w:rsidR="00E87163" w:rsidRPr="00B14753" w:rsidRDefault="00E87163" w:rsidP="00101963">
      <w:pPr>
        <w:suppressAutoHyphens/>
        <w:spacing w:before="240" w:after="240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Расположение</w:t>
      </w:r>
      <w:r w:rsidRPr="00B14753">
        <w:rPr>
          <w:rFonts w:ascii="Arial" w:hAnsi="Arial" w:cs="Arial"/>
        </w:rPr>
        <w:t xml:space="preserve"> схем</w:t>
      </w:r>
      <w:r>
        <w:rPr>
          <w:rFonts w:ascii="Arial" w:hAnsi="Arial" w:cs="Arial"/>
        </w:rPr>
        <w:t>ы</w:t>
      </w:r>
      <w:r w:rsidR="006F3772">
        <w:rPr>
          <w:rFonts w:ascii="Arial" w:hAnsi="Arial" w:cs="Arial"/>
        </w:rPr>
        <w:t xml:space="preserve"> бизнес-процесс</w:t>
      </w:r>
      <w:r w:rsidRPr="00B14753">
        <w:rPr>
          <w:rFonts w:ascii="Arial" w:hAnsi="Arial" w:cs="Arial"/>
        </w:rPr>
        <w:t>:</w:t>
      </w:r>
    </w:p>
    <w:p w14:paraId="789C4FB4" w14:textId="5B6D25AE" w:rsidR="00E87163" w:rsidRPr="00A03DDE" w:rsidRDefault="00C94D81" w:rsidP="00A03DDE">
      <w:pPr>
        <w:suppressAutoHyphens/>
        <w:spacing w:after="120"/>
        <w:jc w:val="left"/>
        <w:rPr>
          <w:rFonts w:ascii="Arial" w:hAnsi="Arial" w:cs="Arial"/>
          <w:color w:val="808080" w:themeColor="background1" w:themeShade="80"/>
        </w:rPr>
      </w:pPr>
      <w:r w:rsidRPr="00C94D81">
        <w:rPr>
          <w:rFonts w:ascii="Arial" w:eastAsia="Calibri" w:hAnsi="Arial" w:cs="Arial"/>
        </w:rPr>
        <w:t>http://portal.polyus.com/ERP/ERPDocuments/05_Бизнес-процессы/Целевые схемы БП/ТОиР/</w:t>
      </w:r>
      <w:del w:id="1145" w:author="Владимир Лаут" w:date="2021-03-15T12:14:00Z">
        <w:r w:rsidRPr="00C94D81" w:rsidDel="00530700">
          <w:rPr>
            <w:rFonts w:ascii="Arial" w:eastAsia="Calibri" w:hAnsi="Arial" w:cs="Arial"/>
          </w:rPr>
          <w:delText>ERP.</w:delText>
        </w:r>
      </w:del>
      <w:ins w:id="1146" w:author="Serjo" w:date="2020-04-09T12:41:00Z">
        <w:del w:id="1147" w:author="Владимир Лаут" w:date="2021-03-15T12:14:00Z">
          <w:r w:rsidR="000A7E85" w:rsidDel="00530700">
            <w:rPr>
              <w:rFonts w:ascii="Arial" w:eastAsia="Calibri" w:hAnsi="Arial" w:cs="Arial"/>
            </w:rPr>
            <w:delText>9.9.2</w:delText>
          </w:r>
        </w:del>
      </w:ins>
      <w:ins w:id="1148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del w:id="1149" w:author="Serjo" w:date="2020-04-09T12:41:00Z">
        <w:r w:rsidRPr="00C94D81" w:rsidDel="000A7E85">
          <w:rPr>
            <w:rFonts w:ascii="Arial" w:eastAsia="Calibri" w:hAnsi="Arial" w:cs="Arial"/>
          </w:rPr>
          <w:delText>5.1</w:delText>
        </w:r>
      </w:del>
      <w:r w:rsidRPr="00C94D81">
        <w:rPr>
          <w:rFonts w:ascii="Arial" w:eastAsia="Calibri" w:hAnsi="Arial" w:cs="Arial"/>
        </w:rPr>
        <w:t>.56_PM_КД_Мониторинг и оценка технического состояния ПА/</w:t>
      </w:r>
      <w:r w:rsidR="006F3772" w:rsidRPr="006F3772">
        <w:rPr>
          <w:rFonts w:ascii="Arial" w:eastAsia="Calibri" w:hAnsi="Arial" w:cs="Arial"/>
        </w:rPr>
        <w:t>ПП-07.04.03-ERP Выполнение и регистрация результатов диагностики ПА</w:t>
      </w:r>
      <w:r w:rsidR="00E11CD9" w:rsidRPr="00B267D5">
        <w:rPr>
          <w:rFonts w:ascii="Arial" w:eastAsia="Calibri" w:hAnsi="Arial" w:cs="Arial"/>
        </w:rPr>
        <w:t>.</w:t>
      </w:r>
      <w:r w:rsidR="00E11CD9">
        <w:rPr>
          <w:rFonts w:ascii="Arial" w:eastAsia="Calibri" w:hAnsi="Arial" w:cs="Arial"/>
          <w:lang w:val="en-US"/>
        </w:rPr>
        <w:t>doc</w:t>
      </w:r>
    </w:p>
    <w:p w14:paraId="1FAA931F" w14:textId="77777777" w:rsidR="00B06F54" w:rsidRPr="000835FE" w:rsidRDefault="00B06F54" w:rsidP="0084765C">
      <w:pPr>
        <w:pStyle w:val="3"/>
      </w:pPr>
      <w:bookmarkStart w:id="1150" w:name="_Toc69302489"/>
      <w:r w:rsidRPr="000835FE">
        <w:t xml:space="preserve">Описание бизнес-процесса </w:t>
      </w:r>
      <w:r w:rsidRPr="00B06F54">
        <w:t>ПП-07.04.04-ERP</w:t>
      </w:r>
      <w:r w:rsidRPr="008E5A4F">
        <w:t xml:space="preserve"> </w:t>
      </w:r>
      <w:r w:rsidRPr="00B06F54">
        <w:t>Анализ технического состояния производственных активов</w:t>
      </w:r>
      <w:bookmarkEnd w:id="1150"/>
    </w:p>
    <w:p w14:paraId="6DDAC0EF" w14:textId="77777777" w:rsidR="00187BE8" w:rsidRPr="00585040" w:rsidRDefault="003108F5" w:rsidP="00101963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3108F5">
        <w:rPr>
          <w:rFonts w:ascii="Arial" w:eastAsia="Calibri" w:hAnsi="Arial" w:cs="Arial"/>
        </w:rPr>
        <w:t xml:space="preserve">Техническое состояние </w:t>
      </w:r>
      <w:r>
        <w:rPr>
          <w:rFonts w:ascii="Arial" w:eastAsia="Calibri" w:hAnsi="Arial" w:cs="Arial"/>
        </w:rPr>
        <w:t>–</w:t>
      </w:r>
      <w:r w:rsidRPr="003108F5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 xml:space="preserve">это </w:t>
      </w:r>
      <w:r w:rsidRPr="003108F5">
        <w:rPr>
          <w:rFonts w:ascii="Arial" w:eastAsia="Calibri" w:hAnsi="Arial" w:cs="Arial"/>
        </w:rPr>
        <w:t xml:space="preserve">совокупность подверженных изменению в процессе эксплуатации свойств </w:t>
      </w:r>
      <w:r>
        <w:rPr>
          <w:rFonts w:ascii="Arial" w:eastAsia="Calibri" w:hAnsi="Arial" w:cs="Arial"/>
        </w:rPr>
        <w:t>производственного актива</w:t>
      </w:r>
      <w:r w:rsidRPr="003108F5">
        <w:rPr>
          <w:rFonts w:ascii="Arial" w:eastAsia="Calibri" w:hAnsi="Arial" w:cs="Arial"/>
        </w:rPr>
        <w:t>, характеризуемая в определенный момент времени определяющими параметрами (признаками), установленными технической документа</w:t>
      </w:r>
      <w:r>
        <w:rPr>
          <w:rFonts w:ascii="Arial" w:eastAsia="Calibri" w:hAnsi="Arial" w:cs="Arial"/>
        </w:rPr>
        <w:t>цией на этот производственный актив</w:t>
      </w:r>
      <w:r w:rsidRPr="003108F5">
        <w:rPr>
          <w:rFonts w:ascii="Arial" w:eastAsia="Calibri" w:hAnsi="Arial" w:cs="Arial"/>
        </w:rPr>
        <w:t>.</w:t>
      </w:r>
      <w:r>
        <w:rPr>
          <w:rFonts w:ascii="Arial" w:eastAsia="Calibri" w:hAnsi="Arial" w:cs="Arial"/>
        </w:rPr>
        <w:t xml:space="preserve"> Анализ технического состояния производственных активов используется для определения </w:t>
      </w:r>
      <w:r w:rsidR="0030596E">
        <w:rPr>
          <w:rFonts w:ascii="Arial" w:hAnsi="Arial" w:cs="Arial"/>
        </w:rPr>
        <w:t>уровня</w:t>
      </w:r>
      <w:r>
        <w:rPr>
          <w:rFonts w:ascii="Arial" w:hAnsi="Arial" w:cs="Arial"/>
        </w:rPr>
        <w:t xml:space="preserve"> и динамики</w:t>
      </w:r>
      <w:r w:rsidR="001C32C0">
        <w:rPr>
          <w:rFonts w:ascii="Arial" w:hAnsi="Arial" w:cs="Arial"/>
        </w:rPr>
        <w:t xml:space="preserve"> физического и морального износа, так как от этого в значительной мере зависят производительность оборудования и фондоотдача всех основных фондов.</w:t>
      </w:r>
    </w:p>
    <w:p w14:paraId="7C288542" w14:textId="242404A2" w:rsidR="006060C3" w:rsidRDefault="00175AE5" w:rsidP="00101963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lastRenderedPageBreak/>
        <w:t>В п</w:t>
      </w:r>
      <w:r w:rsidR="00145830">
        <w:rPr>
          <w:rFonts w:ascii="Arial" w:eastAsia="Calibri" w:hAnsi="Arial" w:cs="Arial"/>
        </w:rPr>
        <w:t>роцесс</w:t>
      </w:r>
      <w:r>
        <w:rPr>
          <w:rFonts w:ascii="Arial" w:eastAsia="Calibri" w:hAnsi="Arial" w:cs="Arial"/>
        </w:rPr>
        <w:t xml:space="preserve">е </w:t>
      </w:r>
      <w:r w:rsidRPr="00175AE5">
        <w:rPr>
          <w:rFonts w:ascii="Arial" w:eastAsia="Calibri" w:hAnsi="Arial" w:cs="Arial"/>
        </w:rPr>
        <w:t xml:space="preserve">ПП-07.04.04-ERP </w:t>
      </w:r>
      <w:r>
        <w:rPr>
          <w:rFonts w:ascii="Arial" w:eastAsia="Calibri" w:hAnsi="Arial" w:cs="Arial"/>
        </w:rPr>
        <w:t>«</w:t>
      </w:r>
      <w:r w:rsidRPr="00175AE5">
        <w:rPr>
          <w:rFonts w:ascii="Arial" w:eastAsia="Calibri" w:hAnsi="Arial" w:cs="Arial"/>
        </w:rPr>
        <w:t>Анализ технического состояния производственных активов</w:t>
      </w:r>
      <w:r>
        <w:rPr>
          <w:rFonts w:ascii="Arial" w:eastAsia="Calibri" w:hAnsi="Arial" w:cs="Arial"/>
        </w:rPr>
        <w:t>»</w:t>
      </w:r>
      <w:r w:rsidR="00145830">
        <w:rPr>
          <w:rFonts w:ascii="Arial" w:eastAsia="Calibri" w:hAnsi="Arial" w:cs="Arial"/>
        </w:rPr>
        <w:t xml:space="preserve"> </w:t>
      </w:r>
      <w:r w:rsidR="00A05167">
        <w:rPr>
          <w:rFonts w:ascii="Arial" w:eastAsia="Calibri" w:hAnsi="Arial" w:cs="Arial"/>
        </w:rPr>
        <w:t>на</w:t>
      </w:r>
      <w:r w:rsidR="00146AD1">
        <w:rPr>
          <w:rFonts w:ascii="Arial" w:eastAsia="Calibri" w:hAnsi="Arial" w:cs="Arial"/>
        </w:rPr>
        <w:t xml:space="preserve"> основании анализа</w:t>
      </w:r>
      <w:r w:rsidR="00A05167">
        <w:rPr>
          <w:rFonts w:ascii="Arial" w:eastAsia="Calibri" w:hAnsi="Arial" w:cs="Arial"/>
        </w:rPr>
        <w:t xml:space="preserve"> </w:t>
      </w:r>
      <w:r w:rsidR="00146AD1">
        <w:rPr>
          <w:rFonts w:ascii="Arial" w:eastAsia="Calibri" w:hAnsi="Arial" w:cs="Arial"/>
        </w:rPr>
        <w:t xml:space="preserve">результатов </w:t>
      </w:r>
      <w:r w:rsidR="00A05167">
        <w:rPr>
          <w:rFonts w:ascii="Arial" w:eastAsia="Calibri" w:hAnsi="Arial" w:cs="Arial"/>
        </w:rPr>
        <w:t>диагностики</w:t>
      </w:r>
      <w:r w:rsidR="00146AD1">
        <w:rPr>
          <w:rFonts w:ascii="Arial" w:eastAsia="Calibri" w:hAnsi="Arial" w:cs="Arial"/>
        </w:rPr>
        <w:t>, анализа результатов</w:t>
      </w:r>
      <w:r w:rsidR="00A05167">
        <w:rPr>
          <w:rFonts w:ascii="Arial" w:eastAsia="Calibri" w:hAnsi="Arial" w:cs="Arial"/>
        </w:rPr>
        <w:t xml:space="preserve"> предписаний</w:t>
      </w:r>
      <w:r w:rsidR="00146AD1">
        <w:rPr>
          <w:rFonts w:ascii="Arial" w:eastAsia="Calibri" w:hAnsi="Arial" w:cs="Arial"/>
        </w:rPr>
        <w:t xml:space="preserve"> и</w:t>
      </w:r>
      <w:r w:rsidR="00A05167">
        <w:rPr>
          <w:rFonts w:ascii="Arial" w:eastAsia="Calibri" w:hAnsi="Arial" w:cs="Arial"/>
        </w:rPr>
        <w:t xml:space="preserve"> технических </w:t>
      </w:r>
      <w:r w:rsidR="00146AD1">
        <w:rPr>
          <w:rFonts w:ascii="Arial" w:eastAsia="Calibri" w:hAnsi="Arial" w:cs="Arial"/>
        </w:rPr>
        <w:t xml:space="preserve">параметров </w:t>
      </w:r>
      <w:r w:rsidR="0030596E">
        <w:rPr>
          <w:rFonts w:ascii="Arial" w:eastAsia="Calibri" w:hAnsi="Arial" w:cs="Arial"/>
        </w:rPr>
        <w:t>эксплуатации</w:t>
      </w:r>
      <w:r w:rsidR="00146AD1">
        <w:rPr>
          <w:rFonts w:ascii="Arial" w:eastAsia="Calibri" w:hAnsi="Arial" w:cs="Arial"/>
        </w:rPr>
        <w:t xml:space="preserve"> оборудования, </w:t>
      </w:r>
      <w:r w:rsidR="0030596E">
        <w:rPr>
          <w:rFonts w:ascii="Arial" w:eastAsia="Calibri" w:hAnsi="Arial" w:cs="Arial"/>
        </w:rPr>
        <w:t>рассчитывается</w:t>
      </w:r>
      <w:r w:rsidR="00146AD1">
        <w:rPr>
          <w:rFonts w:ascii="Arial" w:eastAsia="Calibri" w:hAnsi="Arial" w:cs="Arial"/>
        </w:rPr>
        <w:t xml:space="preserve"> оценка технического состояния </w:t>
      </w:r>
      <w:r w:rsidR="00146AD1" w:rsidRPr="00175AE5">
        <w:rPr>
          <w:rFonts w:ascii="Arial" w:eastAsia="Calibri" w:hAnsi="Arial" w:cs="Arial"/>
        </w:rPr>
        <w:t>производственных активов</w:t>
      </w:r>
      <w:r w:rsidR="00F514D6">
        <w:rPr>
          <w:rFonts w:ascii="Arial" w:eastAsia="Calibri" w:hAnsi="Arial" w:cs="Arial"/>
        </w:rPr>
        <w:t>.</w:t>
      </w:r>
      <w:r w:rsidR="004E58C1">
        <w:rPr>
          <w:rFonts w:ascii="Arial" w:eastAsia="Calibri" w:hAnsi="Arial" w:cs="Arial"/>
        </w:rPr>
        <w:t xml:space="preserve"> </w:t>
      </w:r>
      <w:r w:rsidR="00725A94">
        <w:rPr>
          <w:rFonts w:ascii="Arial" w:eastAsia="Calibri" w:hAnsi="Arial" w:cs="Arial"/>
        </w:rPr>
        <w:t>Ключевую р</w:t>
      </w:r>
      <w:del w:id="1151" w:author="Владимир Лаут" w:date="2021-03-15T17:21:00Z">
        <w:r w:rsidR="00725A94" w:rsidDel="00436787">
          <w:rPr>
            <w:rFonts w:ascii="Arial" w:eastAsia="Calibri" w:hAnsi="Arial" w:cs="Arial"/>
          </w:rPr>
          <w:delText>у</w:delText>
        </w:r>
      </w:del>
      <w:ins w:id="1152" w:author="Владимир Лаут" w:date="2021-03-15T17:21:00Z">
        <w:r w:rsidR="00436787">
          <w:rPr>
            <w:rFonts w:ascii="Arial" w:eastAsia="Calibri" w:hAnsi="Arial" w:cs="Arial"/>
          </w:rPr>
          <w:t>о</w:t>
        </w:r>
      </w:ins>
      <w:r w:rsidR="00725A94">
        <w:rPr>
          <w:rFonts w:ascii="Arial" w:eastAsia="Calibri" w:hAnsi="Arial" w:cs="Arial"/>
        </w:rPr>
        <w:t xml:space="preserve">ль в данном процессе играет методика по определению технического состояния, которая разрабатывается в рамках проекта </w:t>
      </w:r>
      <w:r w:rsidR="002D0A76">
        <w:rPr>
          <w:rFonts w:ascii="Arial" w:eastAsia="Calibri" w:hAnsi="Arial" w:cs="Arial"/>
        </w:rPr>
        <w:t>«Разработка технической политики»</w:t>
      </w:r>
      <w:r w:rsidR="00725A94">
        <w:rPr>
          <w:rFonts w:ascii="Arial" w:eastAsia="Calibri" w:hAnsi="Arial" w:cs="Arial"/>
        </w:rPr>
        <w:t>. В данной методике будут описаны правила определения технического состояния, которые будут подаваться на вход данного процесса.</w:t>
      </w:r>
    </w:p>
    <w:p w14:paraId="398D3FAB" w14:textId="77777777" w:rsidR="00A9000F" w:rsidRPr="00101963" w:rsidRDefault="00146AD1" w:rsidP="00101963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После проведения оценки технического состояния, полученное значение технического состояния присваивается </w:t>
      </w:r>
      <w:r w:rsidR="00092789">
        <w:rPr>
          <w:rFonts w:ascii="Arial" w:eastAsia="Calibri" w:hAnsi="Arial" w:cs="Arial"/>
        </w:rPr>
        <w:t xml:space="preserve">производственному активу в карточке объекта системы </w:t>
      </w:r>
      <w:r w:rsidR="00092789" w:rsidRPr="00101963">
        <w:rPr>
          <w:rFonts w:ascii="Arial" w:eastAsia="Calibri" w:hAnsi="Arial" w:cs="Arial"/>
        </w:rPr>
        <w:t>SAP</w:t>
      </w:r>
      <w:r w:rsidR="00092789">
        <w:rPr>
          <w:rFonts w:ascii="Arial" w:eastAsia="Calibri" w:hAnsi="Arial" w:cs="Arial"/>
        </w:rPr>
        <w:t xml:space="preserve">. </w:t>
      </w:r>
      <w:r>
        <w:rPr>
          <w:rFonts w:ascii="Arial" w:eastAsia="Calibri" w:hAnsi="Arial" w:cs="Arial"/>
        </w:rPr>
        <w:t>Т</w:t>
      </w:r>
      <w:r w:rsidR="00EE09C3">
        <w:rPr>
          <w:rFonts w:ascii="Arial" w:eastAsia="Calibri" w:hAnsi="Arial" w:cs="Arial"/>
        </w:rPr>
        <w:t xml:space="preserve">ехническое состояние </w:t>
      </w:r>
      <w:r w:rsidRPr="00175AE5">
        <w:rPr>
          <w:rFonts w:ascii="Arial" w:eastAsia="Calibri" w:hAnsi="Arial" w:cs="Arial"/>
        </w:rPr>
        <w:t>производственных активов</w:t>
      </w:r>
      <w:r w:rsidR="00EE09C3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 xml:space="preserve">используется </w:t>
      </w:r>
      <w:r w:rsidR="00EE09C3">
        <w:rPr>
          <w:rFonts w:ascii="Arial" w:eastAsia="Calibri" w:hAnsi="Arial" w:cs="Arial"/>
        </w:rPr>
        <w:t>при оперативном, годовом и долгосрочном планировании воздействий на производственные активы</w:t>
      </w:r>
      <w:r w:rsidR="00A05167">
        <w:rPr>
          <w:rFonts w:ascii="Arial" w:eastAsia="Calibri" w:hAnsi="Arial" w:cs="Arial"/>
        </w:rPr>
        <w:t>, а так же</w:t>
      </w:r>
      <w:r w:rsidR="00254CFC">
        <w:rPr>
          <w:rFonts w:ascii="Arial" w:eastAsia="Calibri" w:hAnsi="Arial" w:cs="Arial"/>
        </w:rPr>
        <w:t xml:space="preserve"> в процессе управления надежностью</w:t>
      </w:r>
      <w:r w:rsidR="00950516">
        <w:rPr>
          <w:rFonts w:ascii="Arial" w:eastAsia="Calibri" w:hAnsi="Arial" w:cs="Arial"/>
        </w:rPr>
        <w:t>.</w:t>
      </w:r>
      <w:r w:rsidR="002F5E19" w:rsidRPr="00A9000F">
        <w:rPr>
          <w:rFonts w:ascii="Arial" w:eastAsia="Calibri" w:hAnsi="Arial" w:cs="Arial"/>
        </w:rPr>
        <w:t xml:space="preserve"> </w:t>
      </w:r>
    </w:p>
    <w:p w14:paraId="7AD06559" w14:textId="77777777" w:rsidR="00A9000F" w:rsidRPr="000835FE" w:rsidRDefault="00A9000F" w:rsidP="00A9000F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9F7922">
        <w:rPr>
          <w:rFonts w:ascii="Arial" w:hAnsi="Arial" w:cs="Arial"/>
          <w:b/>
          <w:sz w:val="22"/>
        </w:rPr>
        <w:t>9</w:t>
      </w:r>
      <w:r w:rsidRPr="00916FAB">
        <w:rPr>
          <w:rFonts w:ascii="Arial" w:hAnsi="Arial" w:cs="Arial"/>
          <w:b/>
          <w:sz w:val="22"/>
        </w:rPr>
        <w:t>. Описание бизнес-процесса</w:t>
      </w:r>
      <w:r w:rsidRPr="000835FE">
        <w:rPr>
          <w:rFonts w:ascii="Arial" w:hAnsi="Arial" w:cs="Arial"/>
          <w:b/>
          <w:sz w:val="22"/>
        </w:rPr>
        <w:t xml:space="preserve"> </w:t>
      </w:r>
      <w:r w:rsidRPr="00A9000F">
        <w:rPr>
          <w:rFonts w:ascii="Arial" w:hAnsi="Arial" w:cs="Arial"/>
          <w:b/>
          <w:sz w:val="22"/>
        </w:rPr>
        <w:t>ПП-07.04.04-ERP Анализ технического состояния производственных активов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A9000F" w:rsidRPr="00BE014D" w14:paraId="1D0A12DC" w14:textId="77777777" w:rsidTr="00B53F4B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27CD0C8E" w14:textId="77777777" w:rsidR="00A9000F" w:rsidRPr="00BE014D" w:rsidRDefault="00A9000F" w:rsidP="00B53F4B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0677BEE" w14:textId="77777777" w:rsidR="00A9000F" w:rsidRPr="00067E6E" w:rsidRDefault="00A9000F" w:rsidP="00B53F4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9000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ПП-07.04.04-ERP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</w:t>
            </w:r>
            <w:r w:rsidRPr="00A9000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нализ технического состояния производственных активов</w:t>
            </w:r>
          </w:p>
        </w:tc>
      </w:tr>
      <w:tr w:rsidR="00A9000F" w:rsidRPr="00BE014D" w14:paraId="31FFA37A" w14:textId="77777777" w:rsidTr="00B53F4B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26823AA5" w14:textId="77777777" w:rsidR="00A9000F" w:rsidRPr="00BE014D" w:rsidRDefault="00A9000F" w:rsidP="00B53F4B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6D10A10F" w14:textId="77777777" w:rsidR="00A9000F" w:rsidRPr="00067E6E" w:rsidRDefault="0030596E" w:rsidP="00B53F4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Присвоение</w:t>
            </w:r>
            <w:r w:rsidR="00A9000F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/ актуализация технического состояния производственного актива</w:t>
            </w:r>
          </w:p>
        </w:tc>
      </w:tr>
      <w:tr w:rsidR="00A9000F" w:rsidRPr="00BE014D" w14:paraId="075088A0" w14:textId="77777777" w:rsidTr="00B53F4B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372F4FDE" w14:textId="77777777" w:rsidR="00A9000F" w:rsidRPr="00BE014D" w:rsidRDefault="00A9000F" w:rsidP="00B53F4B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2D17DB9B" w14:textId="77777777" w:rsidR="00A9000F" w:rsidRPr="00067E6E" w:rsidRDefault="00A9000F" w:rsidP="00B53F4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067E6E">
              <w:rPr>
                <w:rFonts w:ascii="Arial" w:hAnsi="Arial" w:cs="Arial"/>
                <w:sz w:val="20"/>
                <w:szCs w:val="20"/>
              </w:rPr>
              <w:t>Еже</w:t>
            </w:r>
            <w:r w:rsidR="00C97E3D">
              <w:rPr>
                <w:rFonts w:ascii="Arial" w:hAnsi="Arial" w:cs="Arial"/>
                <w:sz w:val="20"/>
                <w:szCs w:val="20"/>
              </w:rPr>
              <w:t>дневно</w:t>
            </w:r>
          </w:p>
        </w:tc>
      </w:tr>
      <w:tr w:rsidR="00A9000F" w:rsidRPr="00BE014D" w14:paraId="3F4E2047" w14:textId="77777777" w:rsidTr="00B53F4B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7962842" w14:textId="77777777" w:rsidR="00A9000F" w:rsidRPr="00BE014D" w:rsidRDefault="00A9000F" w:rsidP="00B53F4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1693466B" w14:textId="77777777" w:rsidR="00C97E3D" w:rsidRPr="00C97E3D" w:rsidRDefault="00C97E3D" w:rsidP="00C97E3D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C97E3D">
              <w:rPr>
                <w:rFonts w:ascii="Arial" w:hAnsi="Arial" w:cs="Arial"/>
                <w:noProof/>
                <w:sz w:val="20"/>
                <w:szCs w:val="20"/>
              </w:rPr>
              <w:t>ПП-07.04.03-ERP Выполнение и регистрация результатов диагностики производственных активов</w:t>
            </w:r>
          </w:p>
          <w:p w14:paraId="2B013391" w14:textId="77777777" w:rsidR="00C97E3D" w:rsidRPr="00C97E3D" w:rsidRDefault="00C97E3D" w:rsidP="00C97E3D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C97E3D">
              <w:rPr>
                <w:rFonts w:ascii="Arial" w:hAnsi="Arial" w:cs="Arial"/>
                <w:noProof/>
                <w:sz w:val="20"/>
                <w:szCs w:val="20"/>
              </w:rPr>
              <w:t>ПП-07.04.02-ERP Регистрация технических параметров эксплуатации оборудования (измерения, наработка)</w:t>
            </w:r>
          </w:p>
          <w:p w14:paraId="6823FA18" w14:textId="77777777" w:rsidR="00C97E3D" w:rsidRPr="00C97E3D" w:rsidRDefault="00C97E3D" w:rsidP="00C97E3D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C97E3D">
              <w:rPr>
                <w:rFonts w:ascii="Arial" w:hAnsi="Arial" w:cs="Arial"/>
                <w:noProof/>
                <w:sz w:val="20"/>
                <w:szCs w:val="20"/>
              </w:rPr>
              <w:t>ПП-07.11 Управление надежностью</w:t>
            </w:r>
          </w:p>
          <w:p w14:paraId="473E624E" w14:textId="77777777" w:rsidR="00A9000F" w:rsidRPr="00067E6E" w:rsidRDefault="00C97E3D" w:rsidP="00C97E3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97E3D">
              <w:rPr>
                <w:rFonts w:ascii="Arial" w:hAnsi="Arial" w:cs="Arial"/>
                <w:noProof/>
                <w:sz w:val="20"/>
                <w:szCs w:val="20"/>
              </w:rPr>
              <w:t>ПП-07.03.03.01-ERP Выполнение и фактический учет воздействий</w:t>
            </w:r>
          </w:p>
        </w:tc>
      </w:tr>
      <w:tr w:rsidR="00A9000F" w:rsidRPr="00BE014D" w14:paraId="7F03189B" w14:textId="77777777" w:rsidTr="00B53F4B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3392ABF" w14:textId="77777777" w:rsidR="00A9000F" w:rsidRPr="00BE014D" w:rsidRDefault="00A9000F" w:rsidP="00B53F4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329AAE4" w14:textId="77777777" w:rsidR="00C97E3D" w:rsidRPr="00C97E3D" w:rsidRDefault="00C97E3D" w:rsidP="00C97E3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97E3D">
              <w:rPr>
                <w:rFonts w:ascii="Arial" w:hAnsi="Arial" w:cs="Arial"/>
                <w:sz w:val="20"/>
                <w:szCs w:val="20"/>
              </w:rPr>
              <w:t xml:space="preserve">ПП-07.02.03.01-ERP </w:t>
            </w:r>
            <w:r w:rsidR="0030596E" w:rsidRPr="00C97E3D">
              <w:rPr>
                <w:rFonts w:ascii="Arial" w:hAnsi="Arial" w:cs="Arial"/>
                <w:sz w:val="20"/>
                <w:szCs w:val="20"/>
              </w:rPr>
              <w:t>Годовое планирование</w:t>
            </w:r>
            <w:r w:rsidRPr="00C97E3D">
              <w:rPr>
                <w:rFonts w:ascii="Arial" w:hAnsi="Arial" w:cs="Arial"/>
                <w:sz w:val="20"/>
                <w:szCs w:val="20"/>
              </w:rPr>
              <w:t xml:space="preserve"> воздействий на производственные активы</w:t>
            </w:r>
          </w:p>
          <w:p w14:paraId="608DCDEF" w14:textId="77777777" w:rsidR="00C97E3D" w:rsidRPr="00C97E3D" w:rsidRDefault="00C97E3D" w:rsidP="00C97E3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97E3D">
              <w:rPr>
                <w:rFonts w:ascii="Arial" w:hAnsi="Arial" w:cs="Arial"/>
                <w:sz w:val="20"/>
                <w:szCs w:val="20"/>
              </w:rPr>
              <w:t>ПП-07.02.01-ERP Долгосрочное планирование воздействий на производственные активы (мастер-план от 3-х до 10 лет)</w:t>
            </w:r>
          </w:p>
          <w:p w14:paraId="3B223340" w14:textId="77777777" w:rsidR="00C97E3D" w:rsidRPr="00C97E3D" w:rsidRDefault="00C97E3D" w:rsidP="00C97E3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97E3D">
              <w:rPr>
                <w:rFonts w:ascii="Arial" w:hAnsi="Arial" w:cs="Arial"/>
                <w:sz w:val="20"/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  <w:p w14:paraId="2A14E788" w14:textId="77777777" w:rsidR="00A9000F" w:rsidRPr="00E47423" w:rsidRDefault="00C97E3D" w:rsidP="00C97E3D">
            <w:pPr>
              <w:jc w:val="left"/>
            </w:pPr>
            <w:r w:rsidRPr="00C97E3D">
              <w:rPr>
                <w:rFonts w:ascii="Arial" w:hAnsi="Arial" w:cs="Arial"/>
                <w:sz w:val="20"/>
                <w:szCs w:val="20"/>
              </w:rPr>
              <w:t>ПП-07.11 Управление надежностью</w:t>
            </w:r>
          </w:p>
        </w:tc>
      </w:tr>
      <w:tr w:rsidR="00213C32" w:rsidRPr="00BE014D" w14:paraId="12269AD8" w14:textId="77777777" w:rsidTr="00B53F4B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4D3E819" w14:textId="77777777" w:rsidR="00213C32" w:rsidRPr="00BE014D" w:rsidRDefault="00213C32" w:rsidP="00213C32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407BCF3D" w14:textId="77777777" w:rsidR="00213C32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Заказ ТОРО</w:t>
            </w:r>
          </w:p>
          <w:p w14:paraId="68CA2DED" w14:textId="77777777" w:rsidR="00213C32" w:rsidRPr="00BA5907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Документ измерений</w:t>
            </w:r>
          </w:p>
          <w:p w14:paraId="2F50C3FA" w14:textId="77777777" w:rsidR="00213C32" w:rsidRPr="00BA5907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Критерии состояния оборудования</w:t>
            </w:r>
          </w:p>
          <w:p w14:paraId="487B105B" w14:textId="77777777" w:rsidR="00415228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Сообщение ТОРО</w:t>
            </w:r>
          </w:p>
          <w:p w14:paraId="342F584A" w14:textId="77777777" w:rsidR="00415228" w:rsidRDefault="00415228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Рекомендации по обслуживанию оборудования</w:t>
            </w:r>
          </w:p>
          <w:p w14:paraId="175AD192" w14:textId="77777777" w:rsidR="00213C32" w:rsidRPr="00BA5907" w:rsidRDefault="00415228" w:rsidP="0041522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Отчёт о результатах диагностики</w:t>
            </w:r>
          </w:p>
        </w:tc>
      </w:tr>
      <w:tr w:rsidR="00213C32" w:rsidRPr="00BE014D" w14:paraId="02BF620F" w14:textId="77777777" w:rsidTr="00B53F4B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E0F0AE9" w14:textId="77777777" w:rsidR="00213C32" w:rsidRPr="00BE014D" w:rsidRDefault="00213C32" w:rsidP="00213C32">
            <w:pPr>
              <w:rPr>
                <w:rFonts w:ascii="Arial" w:hAnsi="Arial" w:cs="Arial"/>
                <w:sz w:val="20"/>
                <w:szCs w:val="20"/>
              </w:rPr>
            </w:pPr>
            <w:r w:rsidRPr="00BE014D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5222808F" w14:textId="77777777" w:rsidR="00213C32" w:rsidRDefault="00213C32" w:rsidP="00213C32">
            <w:pPr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Технический объект с присвоенным техническим состоянием</w:t>
            </w:r>
          </w:p>
          <w:p w14:paraId="10AAC7CB" w14:textId="77777777" w:rsidR="00213C32" w:rsidRPr="00BA5907" w:rsidRDefault="00213C32" w:rsidP="00B9760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A5907">
              <w:rPr>
                <w:rFonts w:ascii="Arial" w:hAnsi="Arial" w:cs="Arial"/>
                <w:noProof/>
                <w:sz w:val="20"/>
                <w:szCs w:val="20"/>
              </w:rPr>
              <w:t>Отчет по истории изменения тех.состояния</w:t>
            </w:r>
          </w:p>
        </w:tc>
      </w:tr>
    </w:tbl>
    <w:p w14:paraId="03218C7B" w14:textId="77777777" w:rsidR="00E87163" w:rsidRPr="00101963" w:rsidRDefault="00E87163" w:rsidP="00101963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101963">
        <w:rPr>
          <w:rFonts w:ascii="Arial" w:eastAsia="Calibri" w:hAnsi="Arial" w:cs="Arial"/>
        </w:rPr>
        <w:t>Расположение схемы бизнес-процесса в программе ARIS:</w:t>
      </w:r>
    </w:p>
    <w:p w14:paraId="3916F28C" w14:textId="054B5A62" w:rsidR="00E87163" w:rsidRPr="00E11CD9" w:rsidRDefault="00C94D81" w:rsidP="00E87163">
      <w:pPr>
        <w:suppressAutoHyphens/>
        <w:spacing w:after="120"/>
        <w:jc w:val="left"/>
        <w:rPr>
          <w:rFonts w:ascii="Arial" w:eastAsia="Calibri" w:hAnsi="Arial" w:cs="Arial"/>
          <w:color w:val="808080" w:themeColor="background1" w:themeShade="80"/>
        </w:rPr>
      </w:pPr>
      <w:r w:rsidRPr="00C94D81">
        <w:rPr>
          <w:rFonts w:ascii="Arial" w:eastAsia="Calibri" w:hAnsi="Arial" w:cs="Arial"/>
        </w:rPr>
        <w:t>http://portal.polyus.com/ERP/ERPDocuments/05_Бизнес-процессы/Целевые схемы БП/ТОиР/</w:t>
      </w:r>
      <w:del w:id="1153" w:author="Владимир Лаут" w:date="2021-03-15T12:14:00Z">
        <w:r w:rsidRPr="00C94D81" w:rsidDel="00530700">
          <w:rPr>
            <w:rFonts w:ascii="Arial" w:eastAsia="Calibri" w:hAnsi="Arial" w:cs="Arial"/>
          </w:rPr>
          <w:delText>ERP.</w:delText>
        </w:r>
      </w:del>
      <w:ins w:id="1154" w:author="Serjo" w:date="2020-04-09T12:41:00Z">
        <w:del w:id="1155" w:author="Владимир Лаут" w:date="2021-03-15T12:14:00Z">
          <w:r w:rsidR="000A7E85" w:rsidDel="00530700">
            <w:rPr>
              <w:rFonts w:ascii="Arial" w:eastAsia="Calibri" w:hAnsi="Arial" w:cs="Arial"/>
            </w:rPr>
            <w:delText>9.9.2</w:delText>
          </w:r>
        </w:del>
      </w:ins>
      <w:ins w:id="1156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del w:id="1157" w:author="Serjo" w:date="2020-04-09T12:41:00Z">
        <w:r w:rsidRPr="00C94D81" w:rsidDel="000A7E85">
          <w:rPr>
            <w:rFonts w:ascii="Arial" w:eastAsia="Calibri" w:hAnsi="Arial" w:cs="Arial"/>
          </w:rPr>
          <w:delText>5.1</w:delText>
        </w:r>
      </w:del>
      <w:r w:rsidRPr="00C94D81">
        <w:rPr>
          <w:rFonts w:ascii="Arial" w:eastAsia="Calibri" w:hAnsi="Arial" w:cs="Arial"/>
        </w:rPr>
        <w:t>.56_PM_КД_Мониторинг и оценка технического состояния ПА/</w:t>
      </w:r>
      <w:r w:rsidR="006F3772" w:rsidRPr="006F3772">
        <w:rPr>
          <w:rFonts w:ascii="Arial" w:eastAsia="Calibri" w:hAnsi="Arial" w:cs="Arial"/>
        </w:rPr>
        <w:t>ПП-07.04.04-ERP Анализ технического состояния производственных  активов</w:t>
      </w:r>
      <w:r w:rsidR="00E11CD9" w:rsidRPr="00A03DDE">
        <w:rPr>
          <w:rFonts w:ascii="Arial" w:eastAsia="Calibri" w:hAnsi="Arial" w:cs="Arial"/>
        </w:rPr>
        <w:t>.</w:t>
      </w:r>
      <w:r w:rsidR="00E11CD9">
        <w:rPr>
          <w:rFonts w:ascii="Arial" w:eastAsia="Calibri" w:hAnsi="Arial" w:cs="Arial"/>
          <w:lang w:val="en-US"/>
        </w:rPr>
        <w:t>doc</w:t>
      </w:r>
    </w:p>
    <w:p w14:paraId="4063C79C" w14:textId="77777777" w:rsidR="00E87163" w:rsidRDefault="00E87163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</w:p>
    <w:p w14:paraId="4EED8D4E" w14:textId="77777777" w:rsidR="0043622A" w:rsidRDefault="0043622A" w:rsidP="0043622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158" w:name="_Toc514340552"/>
      <w:bookmarkStart w:id="1159" w:name="_Toc69302490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Описание шагов бизнес-</w:t>
      </w:r>
      <w:bookmarkEnd w:id="1158"/>
      <w:r w:rsidR="00531406">
        <w:rPr>
          <w:rFonts w:eastAsiaTheme="majorEastAsia" w:cstheme="majorBidi"/>
          <w:bCs w:val="0"/>
          <w:iCs w:val="0"/>
          <w:szCs w:val="26"/>
        </w:rPr>
        <w:t>процессов</w:t>
      </w:r>
      <w:bookmarkEnd w:id="1159"/>
    </w:p>
    <w:p w14:paraId="0A52B6D1" w14:textId="77777777" w:rsidR="0043622A" w:rsidRPr="000835FE" w:rsidRDefault="0043622A" w:rsidP="0084765C">
      <w:pPr>
        <w:pStyle w:val="3"/>
      </w:pPr>
      <w:bookmarkStart w:id="1160" w:name="_Toc514340553"/>
      <w:bookmarkStart w:id="1161" w:name="_Toc69302491"/>
      <w:r w:rsidRPr="000835FE">
        <w:t xml:space="preserve">Описание </w:t>
      </w:r>
      <w:r>
        <w:t xml:space="preserve">шагов </w:t>
      </w:r>
      <w:r w:rsidR="004A7B5E">
        <w:t xml:space="preserve">бизнес-процесса </w:t>
      </w:r>
      <w:r w:rsidR="004A7B5E" w:rsidRPr="00D01EB0">
        <w:t>ПП-07.04.01-ERP</w:t>
      </w:r>
      <w:r w:rsidR="004A7B5E">
        <w:t xml:space="preserve"> Р</w:t>
      </w:r>
      <w:r w:rsidR="004A7B5E" w:rsidRPr="00D01EB0">
        <w:t>егистрация технического состояния оборудования (дефекты, простои, в т.ч вне</w:t>
      </w:r>
      <w:r w:rsidR="00C336AA">
        <w:t>плановые остановы</w:t>
      </w:r>
      <w:r w:rsidR="004A7B5E" w:rsidRPr="00D01EB0">
        <w:t>)</w:t>
      </w:r>
      <w:bookmarkEnd w:id="1160"/>
      <w:bookmarkEnd w:id="1161"/>
    </w:p>
    <w:p w14:paraId="223C1C5C" w14:textId="77777777" w:rsidR="004E2CF3" w:rsidRDefault="004E2CF3" w:rsidP="00101963">
      <w:pPr>
        <w:pStyle w:val="afff4"/>
        <w:ind w:firstLine="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Для процесса </w:t>
      </w:r>
      <w:r w:rsidRPr="00694556">
        <w:rPr>
          <w:rFonts w:ascii="Arial" w:eastAsia="Calibri" w:hAnsi="Arial" w:cs="Arial"/>
        </w:rPr>
        <w:t xml:space="preserve">ПП-07.04.01-ERP </w:t>
      </w:r>
      <w:r>
        <w:rPr>
          <w:rFonts w:ascii="Arial" w:eastAsia="Calibri" w:hAnsi="Arial" w:cs="Arial"/>
        </w:rPr>
        <w:t>«</w:t>
      </w:r>
      <w:r w:rsidRPr="00694556">
        <w:rPr>
          <w:rFonts w:ascii="Arial" w:eastAsia="Calibri" w:hAnsi="Arial" w:cs="Arial"/>
        </w:rPr>
        <w:t>Регистрация технического состояния оборудования (дефекты, простои, в т.ч вне</w:t>
      </w:r>
      <w:r w:rsidR="00C336AA">
        <w:rPr>
          <w:rFonts w:ascii="Arial" w:eastAsia="Calibri" w:hAnsi="Arial" w:cs="Arial"/>
        </w:rPr>
        <w:t>плановые остановы</w:t>
      </w:r>
      <w:r w:rsidRPr="00694556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 xml:space="preserve">» входящими являются следующие процессы: </w:t>
      </w:r>
    </w:p>
    <w:p w14:paraId="7718C43E" w14:textId="49246BB7" w:rsidR="00145E66" w:rsidRPr="004C25E3" w:rsidDel="007F52DA" w:rsidRDefault="00145E66" w:rsidP="00DB7F69">
      <w:pPr>
        <w:pStyle w:val="afff4"/>
        <w:numPr>
          <w:ilvl w:val="0"/>
          <w:numId w:val="16"/>
        </w:numPr>
        <w:rPr>
          <w:del w:id="1162" w:author="Serjo" w:date="2020-04-10T14:05:00Z"/>
          <w:rFonts w:ascii="Arial" w:eastAsia="Calibri" w:hAnsi="Arial" w:cs="Arial"/>
          <w:szCs w:val="24"/>
        </w:rPr>
      </w:pPr>
      <w:del w:id="1163" w:author="Serjo" w:date="2020-04-10T14:05:00Z">
        <w:r w:rsidRPr="004C25E3" w:rsidDel="007F52DA">
          <w:rPr>
            <w:rFonts w:ascii="Arial" w:hAnsi="Arial" w:cs="Arial"/>
            <w:szCs w:val="24"/>
          </w:rPr>
          <w:delText xml:space="preserve">ПП-07.05.03-ERP Формирование и потребление </w:delText>
        </w:r>
        <w:r w:rsidR="006E1B50" w:rsidDel="007F52DA">
          <w:rPr>
            <w:rFonts w:ascii="Arial" w:hAnsi="Arial" w:cs="Arial"/>
            <w:szCs w:val="24"/>
          </w:rPr>
          <w:delText>обменного</w:delText>
        </w:r>
        <w:r w:rsidRPr="004C25E3" w:rsidDel="007F52DA">
          <w:rPr>
            <w:rFonts w:ascii="Arial" w:hAnsi="Arial" w:cs="Arial"/>
            <w:szCs w:val="24"/>
          </w:rPr>
          <w:delText xml:space="preserve"> фонда: </w:delText>
        </w:r>
        <w:r w:rsidDel="007F52DA">
          <w:rPr>
            <w:rFonts w:ascii="Arial" w:hAnsi="Arial" w:cs="Arial"/>
            <w:szCs w:val="24"/>
          </w:rPr>
          <w:delText xml:space="preserve">в результате процесса контроля за </w:delText>
        </w:r>
        <w:r w:rsidR="006E1B50" w:rsidDel="007F52DA">
          <w:rPr>
            <w:rFonts w:ascii="Arial" w:hAnsi="Arial" w:cs="Arial"/>
            <w:szCs w:val="24"/>
          </w:rPr>
          <w:delText>об</w:delText>
        </w:r>
        <w:r w:rsidDel="007F52DA">
          <w:rPr>
            <w:rFonts w:ascii="Arial" w:hAnsi="Arial" w:cs="Arial"/>
            <w:szCs w:val="24"/>
          </w:rPr>
          <w:delText xml:space="preserve">менным фондом, </w:delText>
        </w:r>
        <w:r w:rsidRPr="004C25E3" w:rsidDel="007F52DA">
          <w:rPr>
            <w:rFonts w:ascii="Arial" w:hAnsi="Arial" w:cs="Arial"/>
            <w:szCs w:val="24"/>
          </w:rPr>
          <w:delText xml:space="preserve">поступает информация о техническом состоянии </w:delText>
        </w:r>
        <w:r w:rsidR="006E1B50" w:rsidDel="007F52DA">
          <w:rPr>
            <w:rFonts w:ascii="Arial" w:hAnsi="Arial" w:cs="Arial"/>
            <w:szCs w:val="24"/>
          </w:rPr>
          <w:delText>обменного фонда</w:delText>
        </w:r>
        <w:r w:rsidDel="007F52DA">
          <w:rPr>
            <w:rFonts w:ascii="Arial" w:hAnsi="Arial" w:cs="Arial"/>
            <w:szCs w:val="24"/>
          </w:rPr>
          <w:delText xml:space="preserve">, на основании которой </w:delText>
        </w:r>
        <w:r w:rsidR="00D152B0" w:rsidDel="007F52DA">
          <w:rPr>
            <w:rFonts w:ascii="Arial" w:hAnsi="Arial" w:cs="Arial"/>
            <w:szCs w:val="24"/>
          </w:rPr>
          <w:delText>И</w:delText>
        </w:r>
        <w:r w:rsidDel="007F52DA">
          <w:rPr>
            <w:rFonts w:ascii="Arial" w:hAnsi="Arial" w:cs="Arial"/>
            <w:szCs w:val="24"/>
          </w:rPr>
          <w:delText xml:space="preserve">нициатор ТОиР БЕ ГОК создает заявки на </w:delText>
        </w:r>
        <w:r w:rsidR="00E002B5" w:rsidDel="007F52DA">
          <w:rPr>
            <w:rFonts w:ascii="Arial" w:hAnsi="Arial" w:cs="Arial"/>
            <w:szCs w:val="24"/>
          </w:rPr>
          <w:delText xml:space="preserve">внеплановый восстановительный ремонт </w:delText>
        </w:r>
        <w:r w:rsidR="006E1B50" w:rsidDel="007F52DA">
          <w:rPr>
            <w:rFonts w:ascii="Arial" w:hAnsi="Arial" w:cs="Arial"/>
            <w:szCs w:val="24"/>
          </w:rPr>
          <w:delText>(Сообщения ТОРО</w:delText>
        </w:r>
        <w:r w:rsidR="00E002B5" w:rsidDel="007F52DA">
          <w:rPr>
            <w:rFonts w:ascii="Arial" w:hAnsi="Arial" w:cs="Arial"/>
            <w:szCs w:val="24"/>
          </w:rPr>
          <w:delText xml:space="preserve"> вида </w:delText>
        </w:r>
        <w:r w:rsidR="00E002B5" w:rsidDel="007F52DA">
          <w:rPr>
            <w:rFonts w:ascii="Arial" w:hAnsi="Arial" w:cs="Arial"/>
            <w:szCs w:val="24"/>
            <w:lang w:val="en-US"/>
          </w:rPr>
          <w:delText>A</w:delText>
        </w:r>
        <w:r w:rsidR="00E002B5" w:rsidRPr="00A03DDE" w:rsidDel="007F52DA">
          <w:rPr>
            <w:rFonts w:ascii="Arial" w:hAnsi="Arial" w:cs="Arial"/>
            <w:szCs w:val="24"/>
          </w:rPr>
          <w:delText xml:space="preserve">2 - </w:delText>
        </w:r>
        <w:r w:rsidR="00DB7F69" w:rsidRPr="00DB7F69" w:rsidDel="007F52DA">
          <w:rPr>
            <w:rFonts w:ascii="Arial" w:hAnsi="Arial" w:cs="Arial"/>
            <w:szCs w:val="24"/>
          </w:rPr>
          <w:delText>Сообщение о неисправности</w:delText>
        </w:r>
        <w:r w:rsidR="006E1B50" w:rsidDel="007F52DA">
          <w:rPr>
            <w:rFonts w:ascii="Arial" w:hAnsi="Arial" w:cs="Arial"/>
            <w:szCs w:val="24"/>
          </w:rPr>
          <w:delText>)</w:delText>
        </w:r>
        <w:r w:rsidRPr="004C25E3" w:rsidDel="007F52DA">
          <w:rPr>
            <w:rFonts w:ascii="Arial" w:hAnsi="Arial" w:cs="Arial"/>
            <w:szCs w:val="24"/>
          </w:rPr>
          <w:delText>;</w:delText>
        </w:r>
      </w:del>
    </w:p>
    <w:p w14:paraId="0C2D8207" w14:textId="0EE2A36F" w:rsidR="00AA2FF8" w:rsidRPr="007A4B4D" w:rsidRDefault="00AA2FF8" w:rsidP="00EB16BC">
      <w:pPr>
        <w:pStyle w:val="afff4"/>
        <w:numPr>
          <w:ilvl w:val="0"/>
          <w:numId w:val="16"/>
        </w:numPr>
        <w:rPr>
          <w:rFonts w:ascii="Arial" w:eastAsia="Calibri" w:hAnsi="Arial" w:cs="Arial"/>
          <w:szCs w:val="24"/>
        </w:rPr>
      </w:pPr>
      <w:r w:rsidRPr="004C25E3">
        <w:rPr>
          <w:rFonts w:ascii="Arial" w:hAnsi="Arial" w:cs="Arial"/>
          <w:szCs w:val="24"/>
        </w:rPr>
        <w:t>ПП-07.04.03-ERP Выполнение и рег</w:t>
      </w:r>
      <w:ins w:id="1164" w:author="Serjo" w:date="2020-04-15T15:19:00Z">
        <w:del w:id="1165" w:author="Владимир Лаут" w:date="2021-04-08T09:53:00Z">
          <w:r w:rsidR="002C556C" w:rsidDel="002B4B91">
            <w:rPr>
              <w:rFonts w:ascii="Arial" w:hAnsi="Arial" w:cs="Arial"/>
              <w:szCs w:val="24"/>
            </w:rPr>
            <w:delText>УО</w:delText>
          </w:r>
        </w:del>
      </w:ins>
      <w:r w:rsidRPr="004C25E3">
        <w:rPr>
          <w:rFonts w:ascii="Arial" w:hAnsi="Arial" w:cs="Arial"/>
          <w:szCs w:val="24"/>
        </w:rPr>
        <w:t>истрация результатов диагностики производственных активов: на основании отчетов о результатах диагностики и рекомендаций</w:t>
      </w:r>
      <w:r w:rsidR="00D152B0">
        <w:rPr>
          <w:rFonts w:ascii="Arial" w:hAnsi="Arial" w:cs="Arial"/>
          <w:szCs w:val="24"/>
        </w:rPr>
        <w:t xml:space="preserve"> по обслуживанию оборудования, С</w:t>
      </w:r>
      <w:r w:rsidR="00375E67">
        <w:rPr>
          <w:rFonts w:ascii="Arial" w:hAnsi="Arial" w:cs="Arial"/>
          <w:szCs w:val="24"/>
        </w:rPr>
        <w:t>пециалист по диагностике</w:t>
      </w:r>
      <w:r w:rsidRPr="004C25E3">
        <w:rPr>
          <w:rFonts w:ascii="Arial" w:hAnsi="Arial" w:cs="Arial"/>
          <w:szCs w:val="24"/>
        </w:rPr>
        <w:t xml:space="preserve"> </w:t>
      </w:r>
      <w:ins w:id="1166" w:author="Serjo" w:date="2020-04-15T15:19:00Z">
        <w:r w:rsidR="002C556C">
          <w:rPr>
            <w:rFonts w:ascii="Arial" w:hAnsi="Arial" w:cs="Arial"/>
            <w:szCs w:val="24"/>
          </w:rPr>
          <w:t>УО</w:t>
        </w:r>
      </w:ins>
      <w:ins w:id="1167" w:author="Serjo" w:date="2020-04-10T17:49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168" w:author="Serjo" w:date="2020-04-10T17:49:00Z">
        <w:r w:rsidRPr="004C25E3" w:rsidDel="00FB59FC">
          <w:rPr>
            <w:rFonts w:ascii="Arial" w:hAnsi="Arial" w:cs="Arial"/>
            <w:szCs w:val="24"/>
          </w:rPr>
          <w:delText xml:space="preserve">БЕ ГОК </w:delText>
        </w:r>
      </w:del>
      <w:r w:rsidRPr="004C25E3">
        <w:rPr>
          <w:rFonts w:ascii="Arial" w:hAnsi="Arial" w:cs="Arial"/>
          <w:szCs w:val="24"/>
        </w:rPr>
        <w:t xml:space="preserve">определяет приоритет сообщения ТОРО. </w:t>
      </w:r>
      <w:r w:rsidRPr="00F167E4">
        <w:rPr>
          <w:rFonts w:ascii="Arial" w:hAnsi="Arial" w:cs="Arial"/>
          <w:szCs w:val="24"/>
        </w:rPr>
        <w:t xml:space="preserve">В случае выявления критичного дефекта </w:t>
      </w:r>
      <w:r w:rsidR="00D152B0">
        <w:rPr>
          <w:rFonts w:ascii="Arial" w:hAnsi="Arial" w:cs="Arial"/>
          <w:szCs w:val="24"/>
        </w:rPr>
        <w:t>С</w:t>
      </w:r>
      <w:r w:rsidRPr="004C25E3">
        <w:rPr>
          <w:rFonts w:ascii="Arial" w:hAnsi="Arial" w:cs="Arial"/>
          <w:szCs w:val="24"/>
        </w:rPr>
        <w:t>пециалист по диагностик</w:t>
      </w:r>
      <w:r w:rsidR="00315248">
        <w:rPr>
          <w:rFonts w:ascii="Arial" w:hAnsi="Arial" w:cs="Arial"/>
          <w:szCs w:val="24"/>
        </w:rPr>
        <w:t>е</w:t>
      </w:r>
      <w:r w:rsidR="00725A94">
        <w:rPr>
          <w:rFonts w:ascii="Arial" w:hAnsi="Arial" w:cs="Arial"/>
          <w:szCs w:val="24"/>
        </w:rPr>
        <w:t xml:space="preserve"> </w:t>
      </w:r>
      <w:ins w:id="1169" w:author="Serjo" w:date="2020-04-15T15:19:00Z">
        <w:r w:rsidR="002C556C">
          <w:rPr>
            <w:rFonts w:ascii="Arial" w:hAnsi="Arial" w:cs="Arial"/>
            <w:szCs w:val="24"/>
          </w:rPr>
          <w:t>УО</w:t>
        </w:r>
      </w:ins>
      <w:ins w:id="1170" w:author="Serjo" w:date="2020-04-10T17:50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171" w:author="Serjo" w:date="2020-04-10T17:50:00Z">
        <w:r w:rsidR="00725A94" w:rsidDel="00FB59FC">
          <w:rPr>
            <w:rFonts w:ascii="Arial" w:hAnsi="Arial" w:cs="Arial"/>
            <w:szCs w:val="24"/>
          </w:rPr>
          <w:delText>БЕ ГОК</w:delText>
        </w:r>
        <w:r w:rsidRPr="00F167E4" w:rsidDel="00FB59FC">
          <w:rPr>
            <w:rFonts w:ascii="Arial" w:hAnsi="Arial" w:cs="Arial"/>
            <w:szCs w:val="24"/>
          </w:rPr>
          <w:delText xml:space="preserve"> </w:delText>
        </w:r>
      </w:del>
      <w:r w:rsidRPr="00F167E4">
        <w:rPr>
          <w:rFonts w:ascii="Arial" w:hAnsi="Arial" w:cs="Arial"/>
          <w:szCs w:val="24"/>
        </w:rPr>
        <w:t>инициирует создание сообщения с высоким приоритетом.</w:t>
      </w:r>
      <w:r>
        <w:rPr>
          <w:rFonts w:ascii="Arial" w:hAnsi="Arial" w:cs="Arial"/>
          <w:szCs w:val="24"/>
        </w:rPr>
        <w:t xml:space="preserve"> </w:t>
      </w:r>
      <w:r w:rsidRPr="007A4B4D">
        <w:rPr>
          <w:rFonts w:ascii="Arial" w:hAnsi="Arial" w:cs="Arial"/>
          <w:szCs w:val="24"/>
        </w:rPr>
        <w:t>Сообщения</w:t>
      </w:r>
      <w:r w:rsidR="00725A94">
        <w:rPr>
          <w:rFonts w:ascii="Arial" w:hAnsi="Arial" w:cs="Arial"/>
          <w:szCs w:val="24"/>
        </w:rPr>
        <w:t xml:space="preserve"> ТОРО</w:t>
      </w:r>
      <w:r w:rsidRPr="007A4B4D">
        <w:rPr>
          <w:rFonts w:ascii="Arial" w:hAnsi="Arial" w:cs="Arial"/>
          <w:szCs w:val="24"/>
        </w:rPr>
        <w:t xml:space="preserve"> с высоким приоритетом сразу попадают</w:t>
      </w:r>
      <w:r w:rsidR="00725A94">
        <w:rPr>
          <w:rFonts w:ascii="Arial" w:hAnsi="Arial" w:cs="Arial"/>
          <w:szCs w:val="24"/>
        </w:rPr>
        <w:t xml:space="preserve"> к Планировщику ТОиР </w:t>
      </w:r>
      <w:ins w:id="1172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173" w:author="Serjo" w:date="2020-04-10T17:50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174" w:author="Serjo" w:date="2020-04-10T17:50:00Z">
        <w:r w:rsidR="00725A94" w:rsidDel="00FB59FC">
          <w:rPr>
            <w:rFonts w:ascii="Arial" w:hAnsi="Arial" w:cs="Arial"/>
            <w:szCs w:val="24"/>
          </w:rPr>
          <w:delText>БЕ ГОК</w:delText>
        </w:r>
        <w:r w:rsidRPr="007A4B4D" w:rsidDel="00FB59FC">
          <w:rPr>
            <w:rFonts w:ascii="Arial" w:hAnsi="Arial" w:cs="Arial"/>
            <w:szCs w:val="24"/>
          </w:rPr>
          <w:delText xml:space="preserve"> </w:delText>
        </w:r>
      </w:del>
      <w:r w:rsidRPr="007A4B4D">
        <w:rPr>
          <w:rFonts w:ascii="Arial" w:hAnsi="Arial" w:cs="Arial"/>
          <w:szCs w:val="24"/>
        </w:rPr>
        <w:t>в процесс ПП-07.03.03.02-ERP «Управление внеплановыми воздействиями ТОиР» со статусом «</w:t>
      </w:r>
      <w:r w:rsidR="00EB16BC" w:rsidRPr="00EB16BC">
        <w:rPr>
          <w:rFonts w:ascii="Arial" w:hAnsi="Arial" w:cs="Arial"/>
          <w:szCs w:val="24"/>
        </w:rPr>
        <w:t>Сообщение в работе</w:t>
      </w:r>
      <w:r w:rsidRPr="007A4B4D">
        <w:rPr>
          <w:rFonts w:ascii="Arial" w:hAnsi="Arial" w:cs="Arial"/>
          <w:szCs w:val="24"/>
        </w:rPr>
        <w:t>», а сообщения с низким приоритетом передаются на рассмотрение и корректировку к ответственному за эксплуатацию оборудования со статусом «</w:t>
      </w:r>
      <w:r w:rsidR="00EB16BC" w:rsidRPr="00EB16BC">
        <w:rPr>
          <w:rFonts w:ascii="Arial" w:hAnsi="Arial" w:cs="Arial"/>
          <w:szCs w:val="24"/>
        </w:rPr>
        <w:t>Сообщение открыто</w:t>
      </w:r>
      <w:r w:rsidRPr="007A4B4D">
        <w:rPr>
          <w:rFonts w:ascii="Arial" w:hAnsi="Arial" w:cs="Arial"/>
          <w:szCs w:val="24"/>
        </w:rPr>
        <w:t>». Ответственный за эксплуатацию оборудования</w:t>
      </w:r>
      <w:r w:rsidR="00725A94">
        <w:rPr>
          <w:rFonts w:ascii="Arial" w:hAnsi="Arial" w:cs="Arial"/>
          <w:szCs w:val="24"/>
        </w:rPr>
        <w:t xml:space="preserve"> (Координатор ТОиР </w:t>
      </w:r>
      <w:ins w:id="1175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176" w:author="Serjo" w:date="2020-04-10T17:50:00Z">
        <w:r w:rsidR="00725A94" w:rsidDel="00FB59FC">
          <w:rPr>
            <w:rFonts w:ascii="Arial" w:hAnsi="Arial" w:cs="Arial"/>
            <w:szCs w:val="24"/>
          </w:rPr>
          <w:delText>БЕ ГОК</w:delText>
        </w:r>
      </w:del>
      <w:r w:rsidR="00725A94">
        <w:rPr>
          <w:rFonts w:ascii="Arial" w:hAnsi="Arial" w:cs="Arial"/>
          <w:szCs w:val="24"/>
        </w:rPr>
        <w:t>)</w:t>
      </w:r>
      <w:r w:rsidRPr="007A4B4D">
        <w:rPr>
          <w:rFonts w:ascii="Arial" w:hAnsi="Arial" w:cs="Arial"/>
          <w:szCs w:val="24"/>
        </w:rPr>
        <w:t xml:space="preserve"> принимает </w:t>
      </w:r>
      <w:r w:rsidR="0030596E" w:rsidRPr="007A4B4D">
        <w:rPr>
          <w:rFonts w:ascii="Arial" w:hAnsi="Arial" w:cs="Arial"/>
          <w:szCs w:val="24"/>
        </w:rPr>
        <w:t>решение: вернуть</w:t>
      </w:r>
      <w:r w:rsidRPr="007A4B4D">
        <w:rPr>
          <w:rFonts w:ascii="Arial" w:hAnsi="Arial" w:cs="Arial"/>
          <w:szCs w:val="24"/>
        </w:rPr>
        <w:t xml:space="preserve"> сообщение на доработку, закрыть или передать в работу. </w:t>
      </w:r>
    </w:p>
    <w:p w14:paraId="48E1F1A0" w14:textId="77777777" w:rsidR="00AA2FF8" w:rsidRPr="00BB3DFF" w:rsidRDefault="00AA2FF8" w:rsidP="00AA2FF8">
      <w:pPr>
        <w:pStyle w:val="afff4"/>
        <w:numPr>
          <w:ilvl w:val="0"/>
          <w:numId w:val="16"/>
        </w:numPr>
        <w:rPr>
          <w:rFonts w:ascii="Arial" w:eastAsia="Calibri" w:hAnsi="Arial" w:cs="Arial"/>
          <w:szCs w:val="24"/>
        </w:rPr>
      </w:pPr>
      <w:r w:rsidRPr="00571B6A">
        <w:rPr>
          <w:rFonts w:ascii="Arial" w:hAnsi="Arial" w:cs="Arial"/>
          <w:szCs w:val="24"/>
        </w:rPr>
        <w:t>ПП-07.04.02-ERP Регистрация технических параметров эксплуатации оборудования (измерения, наработка)</w:t>
      </w:r>
      <w:r w:rsidRPr="00A03DDE">
        <w:rPr>
          <w:rFonts w:ascii="Arial" w:hAnsi="Arial" w:cs="Arial"/>
          <w:szCs w:val="24"/>
        </w:rPr>
        <w:t>:</w:t>
      </w:r>
      <w:r>
        <w:rPr>
          <w:rFonts w:ascii="Arial" w:hAnsi="Arial" w:cs="Arial"/>
          <w:szCs w:val="24"/>
        </w:rPr>
        <w:t xml:space="preserve"> </w:t>
      </w:r>
      <w:r w:rsidRPr="00837043">
        <w:rPr>
          <w:rFonts w:ascii="Arial" w:hAnsi="Arial" w:cs="Arial"/>
          <w:szCs w:val="24"/>
        </w:rPr>
        <w:t>измерения и наработка</w:t>
      </w:r>
      <w:r w:rsidR="004B7991">
        <w:rPr>
          <w:rFonts w:ascii="Arial" w:hAnsi="Arial" w:cs="Arial"/>
          <w:szCs w:val="24"/>
        </w:rPr>
        <w:t xml:space="preserve"> вводятся вручную или</w:t>
      </w:r>
      <w:r w:rsidRPr="00837043">
        <w:rPr>
          <w:rFonts w:ascii="Arial" w:hAnsi="Arial" w:cs="Arial"/>
          <w:szCs w:val="24"/>
        </w:rPr>
        <w:t xml:space="preserve"> поступают из MES-сис</w:t>
      </w:r>
      <w:r>
        <w:rPr>
          <w:rFonts w:ascii="Arial" w:hAnsi="Arial" w:cs="Arial"/>
          <w:szCs w:val="24"/>
        </w:rPr>
        <w:t>т</w:t>
      </w:r>
      <w:r w:rsidRPr="00837043">
        <w:rPr>
          <w:rFonts w:ascii="Arial" w:hAnsi="Arial" w:cs="Arial"/>
          <w:szCs w:val="24"/>
        </w:rPr>
        <w:t xml:space="preserve">емы </w:t>
      </w:r>
      <w:r>
        <w:rPr>
          <w:rFonts w:ascii="Arial" w:hAnsi="Arial" w:cs="Arial"/>
          <w:szCs w:val="24"/>
        </w:rPr>
        <w:t xml:space="preserve">в виде документов измерений. При отклонении значений документов измерений от нормы, происходит регистрация дефектов или останова </w:t>
      </w:r>
      <w:r w:rsidR="00F27003">
        <w:rPr>
          <w:rFonts w:ascii="Arial" w:hAnsi="Arial" w:cs="Arial"/>
          <w:szCs w:val="24"/>
        </w:rPr>
        <w:t>в системе в виде сообщения ТОРО.</w:t>
      </w:r>
    </w:p>
    <w:p w14:paraId="1EFF71FA" w14:textId="77777777" w:rsidR="00AA2FF8" w:rsidRPr="00BB3DFF" w:rsidRDefault="00AA2FF8" w:rsidP="00AA2FF8">
      <w:pPr>
        <w:pStyle w:val="afff4"/>
        <w:numPr>
          <w:ilvl w:val="0"/>
          <w:numId w:val="16"/>
        </w:numPr>
        <w:rPr>
          <w:rFonts w:ascii="Arial" w:eastAsia="Calibri" w:hAnsi="Arial" w:cs="Arial"/>
          <w:szCs w:val="24"/>
        </w:rPr>
      </w:pPr>
      <w:r w:rsidRPr="00BB3DFF">
        <w:rPr>
          <w:rFonts w:ascii="Arial" w:eastAsia="Calibri" w:hAnsi="Arial" w:cs="Arial"/>
          <w:szCs w:val="24"/>
        </w:rPr>
        <w:t>ПП-07.03.03.01-ERP Выпол</w:t>
      </w:r>
      <w:r>
        <w:rPr>
          <w:rFonts w:ascii="Arial" w:eastAsia="Calibri" w:hAnsi="Arial" w:cs="Arial"/>
          <w:szCs w:val="24"/>
        </w:rPr>
        <w:t>нение и фактический учет воздей</w:t>
      </w:r>
      <w:r w:rsidRPr="00BB3DFF">
        <w:rPr>
          <w:rFonts w:ascii="Arial" w:eastAsia="Calibri" w:hAnsi="Arial" w:cs="Arial"/>
          <w:szCs w:val="24"/>
        </w:rPr>
        <w:t>ствий</w:t>
      </w:r>
      <w:r>
        <w:rPr>
          <w:rFonts w:ascii="Arial" w:eastAsia="Calibri" w:hAnsi="Arial" w:cs="Arial"/>
          <w:szCs w:val="24"/>
        </w:rPr>
        <w:t>: когда в ходе проведения работ выявлен дефект, для регистрации технического состояния оборудования поступает дефектная ведомость</w:t>
      </w:r>
      <w:r>
        <w:rPr>
          <w:rFonts w:ascii="Arial" w:hAnsi="Arial" w:cs="Arial"/>
          <w:szCs w:val="24"/>
        </w:rPr>
        <w:t>, на основании которой происходит регистрация дефектов и останова в системе в виде сообщения ТОРО.</w:t>
      </w:r>
    </w:p>
    <w:p w14:paraId="48C4380C" w14:textId="77777777" w:rsidR="00145E66" w:rsidRPr="004B7F99" w:rsidRDefault="00145E66" w:rsidP="00145E66">
      <w:pPr>
        <w:pStyle w:val="afff4"/>
        <w:numPr>
          <w:ilvl w:val="0"/>
          <w:numId w:val="16"/>
        </w:numPr>
        <w:rPr>
          <w:rFonts w:ascii="Arial" w:hAnsi="Arial" w:cs="Arial"/>
          <w:bCs/>
        </w:rPr>
      </w:pPr>
      <w:r w:rsidRPr="00837043">
        <w:rPr>
          <w:rFonts w:ascii="Arial" w:eastAsia="Calibri" w:hAnsi="Arial" w:cs="Arial"/>
          <w:szCs w:val="24"/>
        </w:rPr>
        <w:t>ПП-07.03.03.04-ERP</w:t>
      </w:r>
      <w:r w:rsidRPr="00837043">
        <w:rPr>
          <w:rFonts w:ascii="Arial" w:eastAsia="Calibri" w:hAnsi="Arial" w:cs="Arial"/>
          <w:szCs w:val="24"/>
        </w:rPr>
        <w:tab/>
        <w:t xml:space="preserve">Регистрация ежесменного обслуживания: </w:t>
      </w:r>
      <w:r>
        <w:rPr>
          <w:rFonts w:ascii="Arial" w:eastAsia="Calibri" w:hAnsi="Arial" w:cs="Arial"/>
          <w:szCs w:val="24"/>
        </w:rPr>
        <w:t xml:space="preserve">если </w:t>
      </w:r>
      <w:r w:rsidRPr="00837043">
        <w:rPr>
          <w:rFonts w:ascii="Arial" w:eastAsia="Calibri" w:hAnsi="Arial" w:cs="Arial"/>
          <w:szCs w:val="24"/>
        </w:rPr>
        <w:t>в процессе ежесменного обслуживания объекта выявлен дефект,</w:t>
      </w:r>
      <w:r>
        <w:rPr>
          <w:rFonts w:ascii="Arial" w:eastAsia="Calibri" w:hAnsi="Arial" w:cs="Arial"/>
          <w:szCs w:val="24"/>
        </w:rPr>
        <w:t xml:space="preserve"> то</w:t>
      </w:r>
      <w:r w:rsidRPr="00837043">
        <w:rPr>
          <w:rFonts w:ascii="Arial" w:eastAsia="Calibri" w:hAnsi="Arial" w:cs="Arial"/>
          <w:szCs w:val="24"/>
        </w:rPr>
        <w:t xml:space="preserve"> </w:t>
      </w:r>
      <w:r>
        <w:rPr>
          <w:rFonts w:ascii="Arial" w:eastAsia="Calibri" w:hAnsi="Arial" w:cs="Arial"/>
          <w:szCs w:val="24"/>
        </w:rPr>
        <w:t>для регистрации технического состояния оборудования поступают данные о дефекте,</w:t>
      </w:r>
      <w:r w:rsidRPr="008370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на основании которых происходит регистрация дефекта или останова в системе в виде сообщения ТОРО.</w:t>
      </w:r>
    </w:p>
    <w:p w14:paraId="2AA6EEFD" w14:textId="27A492B9" w:rsidR="00312665" w:rsidRPr="001966AB" w:rsidRDefault="00145E66" w:rsidP="00FB59FC">
      <w:pPr>
        <w:pStyle w:val="afa"/>
        <w:numPr>
          <w:ilvl w:val="0"/>
          <w:numId w:val="16"/>
        </w:numPr>
        <w:spacing w:after="240" w:line="276" w:lineRule="auto"/>
        <w:rPr>
          <w:rFonts w:ascii="Arial" w:hAnsi="Arial" w:cs="Arial"/>
        </w:rPr>
      </w:pPr>
      <w:r w:rsidRPr="001966AB">
        <w:rPr>
          <w:rFonts w:ascii="Arial" w:hAnsi="Arial" w:cs="Arial"/>
          <w:bCs/>
        </w:rPr>
        <w:t>ПП-07.03.03.03-ERP</w:t>
      </w:r>
      <w:r w:rsidRPr="001966AB">
        <w:rPr>
          <w:rFonts w:ascii="Arial" w:hAnsi="Arial" w:cs="Arial"/>
          <w:bCs/>
        </w:rPr>
        <w:tab/>
        <w:t>Управление аварийными воздействиями ТОиР критичного оборудования: при останове критичного оборудования из-за аварии, для регистрации технического состояния оборудования передается дефектная ведомость.</w:t>
      </w:r>
      <w:r w:rsidR="00C5263A" w:rsidRPr="001966AB">
        <w:rPr>
          <w:rFonts w:ascii="Arial" w:hAnsi="Arial" w:cs="Arial"/>
          <w:bCs/>
        </w:rPr>
        <w:t xml:space="preserve"> Далее</w:t>
      </w:r>
      <w:ins w:id="1177" w:author="Владимир Лаут" w:date="2021-04-08T09:54:00Z">
        <w:r w:rsidR="002B4B91">
          <w:rPr>
            <w:rFonts w:ascii="Arial" w:hAnsi="Arial" w:cs="Arial"/>
            <w:bCs/>
          </w:rPr>
          <w:t xml:space="preserve"> </w:t>
        </w:r>
      </w:ins>
      <w:del w:id="1178" w:author="Serjo" w:date="2020-04-22T14:19:00Z">
        <w:r w:rsidR="00C5263A" w:rsidRPr="001966AB" w:rsidDel="00382232">
          <w:rPr>
            <w:rFonts w:ascii="Arial" w:hAnsi="Arial" w:cs="Arial"/>
            <w:bCs/>
          </w:rPr>
          <w:delText xml:space="preserve"> </w:delText>
        </w:r>
      </w:del>
      <w:ins w:id="1179" w:author="Serjo" w:date="2020-04-22T14:19:00Z">
        <w:r w:rsidR="00382232">
          <w:rPr>
            <w:rFonts w:ascii="Arial" w:hAnsi="Arial" w:cs="Arial"/>
            <w:bCs/>
          </w:rPr>
          <w:t xml:space="preserve">Инициатор ТОиР УО, Специалист по диагностике </w:t>
        </w:r>
      </w:ins>
      <w:ins w:id="1180" w:author="Serjo" w:date="2020-04-22T14:20:00Z">
        <w:r w:rsidR="00382232">
          <w:rPr>
            <w:rFonts w:ascii="Arial" w:hAnsi="Arial" w:cs="Arial"/>
            <w:bCs/>
          </w:rPr>
          <w:t>УО,</w:t>
        </w:r>
      </w:ins>
      <w:del w:id="1181" w:author="Serjo" w:date="2020-04-22T14:19:00Z">
        <w:r w:rsidR="00C5263A" w:rsidRPr="001966AB" w:rsidDel="00382232">
          <w:rPr>
            <w:rFonts w:ascii="Arial" w:hAnsi="Arial" w:cs="Arial"/>
          </w:rPr>
          <w:delText xml:space="preserve">Инженер ТОиР </w:delText>
        </w:r>
      </w:del>
      <w:del w:id="1182" w:author="Serjo" w:date="2020-04-10T17:50:00Z">
        <w:r w:rsidR="00C5263A" w:rsidRPr="001966AB" w:rsidDel="00FB59FC">
          <w:rPr>
            <w:rFonts w:ascii="Arial" w:hAnsi="Arial" w:cs="Arial"/>
          </w:rPr>
          <w:delText>БЕ ГОК</w:delText>
        </w:r>
      </w:del>
      <w:r w:rsidR="00C5263A" w:rsidRPr="001966AB">
        <w:rPr>
          <w:rFonts w:ascii="Arial" w:hAnsi="Arial" w:cs="Arial"/>
        </w:rPr>
        <w:t xml:space="preserve">, Обходчик ТОиР </w:t>
      </w:r>
      <w:ins w:id="1183" w:author="Serjo" w:date="2020-04-15T15:20:00Z">
        <w:r w:rsidR="002C556C">
          <w:rPr>
            <w:rFonts w:ascii="Arial" w:hAnsi="Arial" w:cs="Arial"/>
          </w:rPr>
          <w:t>УО</w:t>
        </w:r>
      </w:ins>
      <w:del w:id="1184" w:author="Serjo" w:date="2020-04-10T17:50:00Z">
        <w:r w:rsidR="00C5263A" w:rsidRPr="001966AB" w:rsidDel="00FB59FC">
          <w:rPr>
            <w:rFonts w:ascii="Arial" w:hAnsi="Arial" w:cs="Arial"/>
          </w:rPr>
          <w:delText>БЕ ГОК</w:delText>
        </w:r>
      </w:del>
      <w:r w:rsidR="00C5263A" w:rsidRPr="001966AB">
        <w:rPr>
          <w:rFonts w:ascii="Arial" w:hAnsi="Arial" w:cs="Arial"/>
        </w:rPr>
        <w:t xml:space="preserve"> или Оператор ТОиР </w:t>
      </w:r>
      <w:ins w:id="1185" w:author="Serjo" w:date="2020-04-15T15:20:00Z">
        <w:r w:rsidR="002C556C">
          <w:rPr>
            <w:rFonts w:ascii="Arial" w:hAnsi="Arial" w:cs="Arial"/>
          </w:rPr>
          <w:t>УО</w:t>
        </w:r>
      </w:ins>
      <w:ins w:id="1186" w:author="Serjo" w:date="2020-04-10T17:51:00Z">
        <w:r w:rsidR="00FB59FC" w:rsidRPr="00FB59FC" w:rsidDel="00FB59FC">
          <w:rPr>
            <w:rFonts w:ascii="Arial" w:hAnsi="Arial" w:cs="Arial"/>
          </w:rPr>
          <w:t xml:space="preserve"> </w:t>
        </w:r>
      </w:ins>
      <w:del w:id="1187" w:author="Serjo" w:date="2020-04-10T17:51:00Z">
        <w:r w:rsidR="00C5263A" w:rsidRPr="001966AB" w:rsidDel="00FB59FC">
          <w:rPr>
            <w:rFonts w:ascii="Arial" w:hAnsi="Arial" w:cs="Arial"/>
          </w:rPr>
          <w:delText xml:space="preserve">БЕ ГОК </w:delText>
        </w:r>
      </w:del>
      <w:r w:rsidR="00C5263A" w:rsidRPr="001966AB">
        <w:rPr>
          <w:rFonts w:ascii="Arial" w:hAnsi="Arial" w:cs="Arial"/>
          <w:szCs w:val="24"/>
        </w:rPr>
        <w:t>регистрируют дефект или останов в системе, путем создания Сообщения ТОРО.</w:t>
      </w:r>
    </w:p>
    <w:p w14:paraId="612B3673" w14:textId="77777777" w:rsidR="00E27A96" w:rsidRDefault="00E27A96" w:rsidP="00E27A96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процесса 10</w:t>
      </w:r>
      <w:r w:rsidRPr="0012135C">
        <w:rPr>
          <w:rFonts w:eastAsiaTheme="majorEastAsia" w:cstheme="majorBidi"/>
          <w:b/>
          <w:sz w:val="24"/>
          <w:szCs w:val="24"/>
        </w:rPr>
        <w:t xml:space="preserve"> – </w:t>
      </w:r>
      <w:r w:rsidRPr="00E27A96">
        <w:rPr>
          <w:rFonts w:eastAsiaTheme="majorEastAsia" w:cstheme="majorBidi"/>
          <w:b/>
          <w:i w:val="0"/>
          <w:caps w:val="0"/>
          <w:sz w:val="24"/>
          <w:szCs w:val="24"/>
        </w:rPr>
        <w:t>Создание заявки на внеплановые работы</w:t>
      </w:r>
    </w:p>
    <w:p w14:paraId="51D4D21D" w14:textId="738589FC" w:rsidR="004474BA" w:rsidRPr="00101963" w:rsidRDefault="00352365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03DDE">
        <w:rPr>
          <w:rFonts w:ascii="Arial" w:hAnsi="Arial" w:cs="Arial"/>
          <w:szCs w:val="24"/>
        </w:rPr>
        <w:t>Создание заявки на внеплановые работы</w:t>
      </w:r>
      <w:r w:rsidRPr="00101963">
        <w:rPr>
          <w:rFonts w:ascii="Arial" w:hAnsi="Arial" w:cs="Arial"/>
          <w:szCs w:val="24"/>
        </w:rPr>
        <w:t xml:space="preserve"> выполняется, когд</w:t>
      </w:r>
      <w:r w:rsidR="00FD4606">
        <w:rPr>
          <w:rFonts w:ascii="Arial" w:hAnsi="Arial" w:cs="Arial"/>
          <w:szCs w:val="24"/>
        </w:rPr>
        <w:t>а требуется выполнить работы, не предусмотренные планом</w:t>
      </w:r>
      <w:r w:rsidRPr="00101963">
        <w:rPr>
          <w:rFonts w:ascii="Arial" w:hAnsi="Arial" w:cs="Arial"/>
          <w:szCs w:val="24"/>
        </w:rPr>
        <w:t xml:space="preserve">. Инициатор ТОиР </w:t>
      </w:r>
      <w:ins w:id="1188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189" w:author="Serjo" w:date="2020-04-10T17:51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190" w:author="Serjo" w:date="2020-04-10T17:51:00Z">
        <w:r w:rsidRPr="00101963" w:rsidDel="00FB59FC">
          <w:rPr>
            <w:rFonts w:ascii="Arial" w:hAnsi="Arial" w:cs="Arial"/>
            <w:szCs w:val="24"/>
          </w:rPr>
          <w:delText xml:space="preserve">БЕ ГОК </w:delText>
        </w:r>
      </w:del>
      <w:r w:rsidRPr="00101963">
        <w:rPr>
          <w:rFonts w:ascii="Arial" w:hAnsi="Arial" w:cs="Arial"/>
          <w:szCs w:val="24"/>
        </w:rPr>
        <w:t>регистрирует заявки на внеплановые работы</w:t>
      </w:r>
      <w:r w:rsidR="003B2157" w:rsidRPr="00101963">
        <w:rPr>
          <w:rFonts w:ascii="Arial" w:hAnsi="Arial" w:cs="Arial"/>
          <w:szCs w:val="24"/>
        </w:rPr>
        <w:t>, путем создания</w:t>
      </w:r>
      <w:r w:rsidR="009E7952" w:rsidRPr="00101963">
        <w:rPr>
          <w:rFonts w:ascii="Arial" w:hAnsi="Arial" w:cs="Arial"/>
          <w:szCs w:val="24"/>
        </w:rPr>
        <w:t xml:space="preserve"> в транзакции </w:t>
      </w:r>
      <w:r w:rsidR="009E7952" w:rsidRPr="00101963">
        <w:rPr>
          <w:rFonts w:ascii="Arial" w:hAnsi="Arial" w:cs="Arial"/>
          <w:szCs w:val="24"/>
          <w:lang w:val="en-US"/>
        </w:rPr>
        <w:t>IW</w:t>
      </w:r>
      <w:r w:rsidR="009E7952" w:rsidRPr="00101963">
        <w:rPr>
          <w:rFonts w:ascii="Arial" w:hAnsi="Arial" w:cs="Arial"/>
          <w:szCs w:val="24"/>
        </w:rPr>
        <w:t>21</w:t>
      </w:r>
      <w:r w:rsidR="009E5C1C">
        <w:rPr>
          <w:rFonts w:ascii="Arial" w:hAnsi="Arial" w:cs="Arial"/>
          <w:szCs w:val="24"/>
        </w:rPr>
        <w:t xml:space="preserve"> </w:t>
      </w:r>
      <w:r w:rsidR="005D02CC" w:rsidRPr="00101963">
        <w:rPr>
          <w:rFonts w:ascii="Arial" w:hAnsi="Arial" w:cs="Arial"/>
          <w:szCs w:val="24"/>
        </w:rPr>
        <w:t xml:space="preserve">Сообщения </w:t>
      </w:r>
      <w:r w:rsidR="003B2157" w:rsidRPr="00101963">
        <w:rPr>
          <w:rFonts w:ascii="Arial" w:hAnsi="Arial" w:cs="Arial"/>
          <w:szCs w:val="24"/>
        </w:rPr>
        <w:t>ТОРО</w:t>
      </w:r>
      <w:r w:rsidR="005D02CC" w:rsidRPr="00101963">
        <w:rPr>
          <w:rFonts w:ascii="Arial" w:hAnsi="Arial" w:cs="Arial"/>
          <w:szCs w:val="24"/>
        </w:rPr>
        <w:t xml:space="preserve"> вида </w:t>
      </w:r>
      <w:r w:rsidR="005D02CC" w:rsidRPr="00101963">
        <w:rPr>
          <w:rFonts w:ascii="Arial" w:hAnsi="Arial" w:cs="Arial"/>
          <w:szCs w:val="24"/>
          <w:lang w:val="en-US"/>
        </w:rPr>
        <w:t>A</w:t>
      </w:r>
      <w:r w:rsidR="009E5C1C">
        <w:rPr>
          <w:rFonts w:ascii="Arial" w:hAnsi="Arial" w:cs="Arial"/>
          <w:szCs w:val="24"/>
        </w:rPr>
        <w:t>2 «</w:t>
      </w:r>
      <w:r w:rsidR="00DB7F69">
        <w:rPr>
          <w:rFonts w:ascii="Arial" w:hAnsi="Arial" w:cs="Arial"/>
          <w:szCs w:val="24"/>
        </w:rPr>
        <w:t>Сообщение о неисправности</w:t>
      </w:r>
      <w:r w:rsidR="009E5C1C">
        <w:rPr>
          <w:rFonts w:ascii="Arial" w:hAnsi="Arial" w:cs="Arial"/>
          <w:szCs w:val="24"/>
        </w:rPr>
        <w:t>»</w:t>
      </w:r>
      <w:r w:rsidR="007B71CC">
        <w:rPr>
          <w:rFonts w:ascii="Arial" w:hAnsi="Arial" w:cs="Arial"/>
          <w:szCs w:val="24"/>
        </w:rPr>
        <w:t>,</w:t>
      </w:r>
      <w:r w:rsidR="009E7952" w:rsidRPr="00101963">
        <w:rPr>
          <w:rFonts w:ascii="Arial" w:hAnsi="Arial" w:cs="Arial"/>
          <w:szCs w:val="24"/>
        </w:rPr>
        <w:t xml:space="preserve"> с присвоенной статусной схемой </w:t>
      </w:r>
      <w:r w:rsidR="00E173B0">
        <w:rPr>
          <w:rFonts w:ascii="Arial" w:hAnsi="Arial" w:cs="Arial"/>
          <w:szCs w:val="24"/>
        </w:rPr>
        <w:t>PM_NOTI1</w:t>
      </w:r>
      <w:r w:rsidR="001D205E" w:rsidRPr="00101963">
        <w:rPr>
          <w:rFonts w:ascii="Arial" w:hAnsi="Arial" w:cs="Arial"/>
          <w:szCs w:val="24"/>
        </w:rPr>
        <w:t xml:space="preserve">. </w:t>
      </w:r>
      <w:r w:rsidR="00B143F0" w:rsidRPr="00101963">
        <w:rPr>
          <w:rFonts w:ascii="Arial" w:hAnsi="Arial" w:cs="Arial"/>
          <w:szCs w:val="24"/>
        </w:rPr>
        <w:t>Описание полей, обязательных для заполнения при создании Сообщения ТОРО, приведено в разделе 5.</w:t>
      </w:r>
      <w:r w:rsidR="00E00665">
        <w:rPr>
          <w:rFonts w:ascii="Arial" w:hAnsi="Arial" w:cs="Arial"/>
          <w:szCs w:val="24"/>
        </w:rPr>
        <w:t>7</w:t>
      </w:r>
      <w:r w:rsidR="00B143F0" w:rsidRPr="00101963">
        <w:rPr>
          <w:rFonts w:ascii="Arial" w:hAnsi="Arial" w:cs="Arial"/>
          <w:szCs w:val="24"/>
        </w:rPr>
        <w:t>.1</w:t>
      </w:r>
      <w:ins w:id="1191" w:author="Serjo" w:date="2020-04-09T17:28:00Z">
        <w:r w:rsidR="003B1130" w:rsidRPr="003B1130">
          <w:rPr>
            <w:rFonts w:ascii="Arial" w:hAnsi="Arial" w:cs="Arial"/>
            <w:bCs/>
            <w:szCs w:val="24"/>
          </w:rPr>
          <w:t xml:space="preserve"> </w:t>
        </w:r>
        <w:r w:rsidR="003B1130">
          <w:rPr>
            <w:rFonts w:ascii="Arial" w:hAnsi="Arial" w:cs="Arial"/>
            <w:bCs/>
            <w:szCs w:val="24"/>
          </w:rPr>
          <w:t xml:space="preserve">данного </w:t>
        </w:r>
        <w:r w:rsidR="003B1130">
          <w:rPr>
            <w:rFonts w:ascii="Arial" w:hAnsi="Arial" w:cs="Arial"/>
            <w:bCs/>
          </w:rPr>
          <w:t>КД</w:t>
        </w:r>
      </w:ins>
      <w:r w:rsidR="00B143F0" w:rsidRPr="00101963">
        <w:rPr>
          <w:rFonts w:ascii="Arial" w:hAnsi="Arial" w:cs="Arial"/>
          <w:szCs w:val="24"/>
        </w:rPr>
        <w:t>.</w:t>
      </w:r>
    </w:p>
    <w:p w14:paraId="6C8D716F" w14:textId="045978A5" w:rsidR="0089389D" w:rsidRDefault="004474BA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При необходимости (возникшей в процессе эксплуатации оборудования)</w:t>
      </w:r>
      <w:r w:rsidRPr="004474BA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инициировать внеплановые работы, используется</w:t>
      </w:r>
      <w:r w:rsidR="003B2157">
        <w:rPr>
          <w:rFonts w:ascii="Arial" w:hAnsi="Arial" w:cs="Arial"/>
          <w:szCs w:val="24"/>
        </w:rPr>
        <w:t xml:space="preserve"> Мобильное ТОРО.</w:t>
      </w:r>
      <w:r w:rsidR="001D205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Мобильные устройства позволяют создавать заявки на </w:t>
      </w:r>
      <w:r w:rsidR="00D152B0">
        <w:rPr>
          <w:rFonts w:ascii="Arial" w:hAnsi="Arial" w:cs="Arial"/>
          <w:szCs w:val="24"/>
        </w:rPr>
        <w:t>неплановые работы И</w:t>
      </w:r>
      <w:r>
        <w:rPr>
          <w:rFonts w:ascii="Arial" w:hAnsi="Arial" w:cs="Arial"/>
          <w:szCs w:val="24"/>
        </w:rPr>
        <w:t xml:space="preserve">нициатору ТОиР </w:t>
      </w:r>
      <w:ins w:id="1192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193" w:author="Serjo" w:date="2020-04-10T17:51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194" w:author="Serjo" w:date="2020-04-10T17:51:00Z">
        <w:r w:rsidDel="00FB59FC">
          <w:rPr>
            <w:rFonts w:ascii="Arial" w:hAnsi="Arial" w:cs="Arial"/>
            <w:szCs w:val="24"/>
          </w:rPr>
          <w:delText xml:space="preserve">БЕ ГОК </w:delText>
        </w:r>
      </w:del>
      <w:r>
        <w:rPr>
          <w:rFonts w:ascii="Arial" w:hAnsi="Arial" w:cs="Arial"/>
          <w:szCs w:val="24"/>
        </w:rPr>
        <w:t>находясь на рабочем месте.</w:t>
      </w:r>
    </w:p>
    <w:p w14:paraId="0945936F" w14:textId="36D710BB" w:rsidR="00F952C1" w:rsidRPr="00101963" w:rsidRDefault="009B3F63" w:rsidP="00F952C1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Для</w:t>
      </w:r>
      <w:r w:rsidR="009C327D" w:rsidRPr="00101963">
        <w:rPr>
          <w:rFonts w:ascii="Arial" w:hAnsi="Arial" w:cs="Arial"/>
          <w:szCs w:val="24"/>
        </w:rPr>
        <w:t xml:space="preserve"> регистрации дополнительной информации о неисправности в системе</w:t>
      </w:r>
      <w:r w:rsidRPr="00101963">
        <w:rPr>
          <w:rFonts w:ascii="Arial" w:hAnsi="Arial" w:cs="Arial"/>
          <w:szCs w:val="24"/>
        </w:rPr>
        <w:t>,</w:t>
      </w:r>
      <w:r w:rsidR="009C327D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>использу</w:t>
      </w:r>
      <w:r w:rsidR="00227FF1" w:rsidRPr="00101963">
        <w:rPr>
          <w:rFonts w:ascii="Arial" w:hAnsi="Arial" w:cs="Arial"/>
          <w:szCs w:val="24"/>
        </w:rPr>
        <w:t>ют</w:t>
      </w:r>
      <w:r w:rsidRPr="00101963">
        <w:rPr>
          <w:rFonts w:ascii="Arial" w:hAnsi="Arial" w:cs="Arial"/>
          <w:szCs w:val="24"/>
        </w:rPr>
        <w:t>ся</w:t>
      </w:r>
      <w:r w:rsidR="00227FF1" w:rsidRPr="00101963">
        <w:rPr>
          <w:rFonts w:ascii="Arial" w:hAnsi="Arial" w:cs="Arial"/>
          <w:szCs w:val="24"/>
        </w:rPr>
        <w:t xml:space="preserve"> каталоги</w:t>
      </w:r>
      <w:r w:rsidRPr="00101963">
        <w:rPr>
          <w:rFonts w:ascii="Arial" w:hAnsi="Arial" w:cs="Arial"/>
          <w:szCs w:val="24"/>
        </w:rPr>
        <w:t xml:space="preserve"> код</w:t>
      </w:r>
      <w:r w:rsidR="00227FF1" w:rsidRPr="00101963">
        <w:rPr>
          <w:rFonts w:ascii="Arial" w:hAnsi="Arial" w:cs="Arial"/>
          <w:szCs w:val="24"/>
        </w:rPr>
        <w:t>ов</w:t>
      </w:r>
      <w:r w:rsidRPr="00101963">
        <w:rPr>
          <w:rFonts w:ascii="Arial" w:hAnsi="Arial" w:cs="Arial"/>
          <w:szCs w:val="24"/>
        </w:rPr>
        <w:t xml:space="preserve"> ТОРО</w:t>
      </w:r>
      <w:r w:rsidR="00227FF1" w:rsidRPr="00101963">
        <w:rPr>
          <w:rFonts w:ascii="Arial" w:hAnsi="Arial" w:cs="Arial"/>
          <w:szCs w:val="24"/>
        </w:rPr>
        <w:t xml:space="preserve"> (подробное описание </w:t>
      </w:r>
      <w:ins w:id="1195" w:author="Serjo" w:date="2020-04-09T15:26:00Z">
        <w:r w:rsidR="00E00665">
          <w:rPr>
            <w:rFonts w:ascii="Arial" w:hAnsi="Arial" w:cs="Arial"/>
            <w:szCs w:val="24"/>
          </w:rPr>
          <w:t xml:space="preserve">приведено </w:t>
        </w:r>
      </w:ins>
      <w:r w:rsidR="00227FF1" w:rsidRPr="00101963">
        <w:rPr>
          <w:rFonts w:ascii="Arial" w:hAnsi="Arial" w:cs="Arial"/>
          <w:szCs w:val="24"/>
        </w:rPr>
        <w:t xml:space="preserve">в документе </w:t>
      </w:r>
      <w:ins w:id="1196" w:author="Serjo" w:date="2020-04-09T12:41:00Z">
        <w:r w:rsidR="000A7E85">
          <w:rPr>
            <w:rFonts w:ascii="Arial" w:hAnsi="Arial" w:cs="Arial"/>
            <w:szCs w:val="24"/>
          </w:rPr>
          <w:t xml:space="preserve">КД </w:t>
        </w:r>
      </w:ins>
      <w:ins w:id="1197" w:author="Serjo" w:date="2020-04-09T15:26:00Z">
        <w:r w:rsidR="00E00665">
          <w:rPr>
            <w:rFonts w:ascii="Arial" w:hAnsi="Arial" w:cs="Arial"/>
            <w:szCs w:val="24"/>
          </w:rPr>
          <w:t>«</w:t>
        </w:r>
        <w:del w:id="1198" w:author="Владимир Лаут" w:date="2021-03-15T12:14:00Z">
          <w:r w:rsidR="00E00665" w:rsidRPr="00E00665" w:rsidDel="00530700">
            <w:rPr>
              <w:rFonts w:ascii="Arial" w:hAnsi="Arial" w:cs="Arial"/>
              <w:szCs w:val="24"/>
            </w:rPr>
            <w:delText>ERP.9.9.2</w:delText>
          </w:r>
        </w:del>
      </w:ins>
      <w:ins w:id="1199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1200" w:author="Serjo" w:date="2020-04-09T15:26:00Z">
        <w:r w:rsidR="00E00665" w:rsidRPr="00E00665">
          <w:rPr>
            <w:rFonts w:ascii="Arial" w:hAnsi="Arial" w:cs="Arial"/>
            <w:szCs w:val="24"/>
          </w:rPr>
          <w:t>.7_PM_КД_Управление основными данными ТОиР</w:t>
        </w:r>
        <w:r w:rsidR="00E00665">
          <w:rPr>
            <w:rFonts w:ascii="Arial" w:hAnsi="Arial" w:cs="Arial"/>
            <w:szCs w:val="24"/>
          </w:rPr>
          <w:t>»</w:t>
        </w:r>
      </w:ins>
      <w:del w:id="1201" w:author="Serjo" w:date="2020-04-09T12:42:00Z">
        <w:r w:rsidR="00227FF1" w:rsidRPr="00101963" w:rsidDel="000A7E85">
          <w:rPr>
            <w:rFonts w:ascii="Arial" w:hAnsi="Arial" w:cs="Arial"/>
            <w:szCs w:val="24"/>
          </w:rPr>
          <w:delText>E</w:delText>
        </w:r>
      </w:del>
      <w:del w:id="1202" w:author="Serjo" w:date="2020-04-09T12:41:00Z">
        <w:r w:rsidR="00227FF1" w:rsidRPr="00101963" w:rsidDel="000A7E85">
          <w:rPr>
            <w:rFonts w:ascii="Arial" w:hAnsi="Arial" w:cs="Arial"/>
            <w:szCs w:val="24"/>
          </w:rPr>
          <w:delText>RP.5.1.7_КД_ТОиР_</w:delText>
        </w:r>
      </w:del>
      <w:del w:id="1203" w:author="Serjo" w:date="2020-04-09T15:26:00Z">
        <w:r w:rsidR="00227FF1" w:rsidRPr="00101963" w:rsidDel="00E00665">
          <w:rPr>
            <w:rFonts w:ascii="Arial" w:hAnsi="Arial" w:cs="Arial"/>
            <w:szCs w:val="24"/>
          </w:rPr>
          <w:delText>Управление основными данными</w:delText>
        </w:r>
      </w:del>
      <w:r w:rsidR="00227FF1" w:rsidRPr="00101963">
        <w:rPr>
          <w:rFonts w:ascii="Arial" w:hAnsi="Arial" w:cs="Arial"/>
          <w:szCs w:val="24"/>
        </w:rPr>
        <w:t xml:space="preserve">). </w:t>
      </w:r>
      <w:r w:rsidR="00ED40D3" w:rsidRPr="00A03DDE">
        <w:rPr>
          <w:rFonts w:ascii="Arial" w:hAnsi="Arial" w:cs="Arial"/>
          <w:szCs w:val="24"/>
        </w:rPr>
        <w:t>Исходя из данных ссылочного объекта</w:t>
      </w:r>
      <w:r w:rsidR="00ED40D3" w:rsidRPr="00101963">
        <w:rPr>
          <w:rFonts w:ascii="Arial" w:hAnsi="Arial" w:cs="Arial"/>
          <w:szCs w:val="24"/>
        </w:rPr>
        <w:t xml:space="preserve"> (объекта ремонта) в сообщении ТОРО</w:t>
      </w:r>
      <w:r w:rsidR="00ED40D3" w:rsidRPr="00A03DDE">
        <w:rPr>
          <w:rFonts w:ascii="Arial" w:hAnsi="Arial" w:cs="Arial"/>
          <w:szCs w:val="24"/>
        </w:rPr>
        <w:t xml:space="preserve">, система определяет каталог кодов ТОРО </w:t>
      </w:r>
      <w:r w:rsidR="008E2653">
        <w:rPr>
          <w:rFonts w:ascii="Arial" w:hAnsi="Arial" w:cs="Arial"/>
          <w:szCs w:val="24"/>
        </w:rPr>
        <w:t>по полю «Каталог</w:t>
      </w:r>
      <w:r w:rsidR="008E2653" w:rsidRPr="008E2653">
        <w:rPr>
          <w:rFonts w:ascii="Arial" w:hAnsi="Arial" w:cs="Arial"/>
          <w:szCs w:val="24"/>
        </w:rPr>
        <w:t>/</w:t>
      </w:r>
      <w:r w:rsidR="008E2653">
        <w:rPr>
          <w:rFonts w:ascii="Arial" w:hAnsi="Arial" w:cs="Arial"/>
          <w:szCs w:val="24"/>
        </w:rPr>
        <w:t>Код ТОРО» в карточке единицы оборудования.</w:t>
      </w:r>
    </w:p>
    <w:p w14:paraId="4D35B036" w14:textId="77777777" w:rsidR="00FD4606" w:rsidRDefault="00227FF1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Каталоги кодов ТОРО позволяют однозначно определять и стандартизировать информацию по</w:t>
      </w:r>
      <w:r w:rsidR="00A46F15" w:rsidRPr="00101963">
        <w:rPr>
          <w:rFonts w:ascii="Arial" w:hAnsi="Arial" w:cs="Arial"/>
          <w:szCs w:val="24"/>
        </w:rPr>
        <w:t xml:space="preserve"> част</w:t>
      </w:r>
      <w:r w:rsidRPr="00101963">
        <w:rPr>
          <w:rFonts w:ascii="Arial" w:hAnsi="Arial" w:cs="Arial"/>
          <w:szCs w:val="24"/>
        </w:rPr>
        <w:t>ям</w:t>
      </w:r>
      <w:r w:rsidR="00A46F15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>объекта</w:t>
      </w:r>
      <w:r w:rsidR="00A46F15" w:rsidRPr="00101963">
        <w:rPr>
          <w:rFonts w:ascii="Arial" w:hAnsi="Arial" w:cs="Arial"/>
          <w:szCs w:val="24"/>
        </w:rPr>
        <w:t>, код</w:t>
      </w:r>
      <w:r w:rsidRPr="00101963">
        <w:rPr>
          <w:rFonts w:ascii="Arial" w:hAnsi="Arial" w:cs="Arial"/>
          <w:szCs w:val="24"/>
        </w:rPr>
        <w:t>ам</w:t>
      </w:r>
      <w:r w:rsidR="00A46F15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 xml:space="preserve">видов </w:t>
      </w:r>
      <w:r w:rsidR="00A46F15" w:rsidRPr="00101963">
        <w:rPr>
          <w:rFonts w:ascii="Arial" w:hAnsi="Arial" w:cs="Arial"/>
          <w:szCs w:val="24"/>
        </w:rPr>
        <w:t>дефектов,</w:t>
      </w:r>
      <w:r w:rsidR="009C327D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>причинам</w:t>
      </w:r>
      <w:r w:rsidR="009C327D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>дефектов</w:t>
      </w:r>
      <w:r w:rsidR="009C327D" w:rsidRPr="00101963">
        <w:rPr>
          <w:rFonts w:ascii="Arial" w:hAnsi="Arial" w:cs="Arial"/>
          <w:szCs w:val="24"/>
        </w:rPr>
        <w:t xml:space="preserve">, </w:t>
      </w:r>
      <w:r w:rsidRPr="00101963">
        <w:rPr>
          <w:rFonts w:ascii="Arial" w:hAnsi="Arial" w:cs="Arial"/>
          <w:szCs w:val="24"/>
        </w:rPr>
        <w:t>последствиям</w:t>
      </w:r>
      <w:r w:rsidR="009C327D" w:rsidRPr="00101963">
        <w:rPr>
          <w:rFonts w:ascii="Arial" w:hAnsi="Arial" w:cs="Arial"/>
          <w:szCs w:val="24"/>
        </w:rPr>
        <w:t>,</w:t>
      </w:r>
      <w:r w:rsidRPr="00101963">
        <w:rPr>
          <w:rFonts w:ascii="Arial" w:hAnsi="Arial" w:cs="Arial"/>
          <w:szCs w:val="24"/>
        </w:rPr>
        <w:t xml:space="preserve"> картинам повреждений,</w:t>
      </w:r>
      <w:r w:rsidR="009C327D" w:rsidRPr="00101963">
        <w:rPr>
          <w:rFonts w:ascii="Arial" w:hAnsi="Arial" w:cs="Arial"/>
          <w:szCs w:val="24"/>
        </w:rPr>
        <w:t xml:space="preserve"> </w:t>
      </w:r>
      <w:r w:rsidRPr="00101963">
        <w:rPr>
          <w:rFonts w:ascii="Arial" w:hAnsi="Arial" w:cs="Arial"/>
          <w:szCs w:val="24"/>
        </w:rPr>
        <w:t xml:space="preserve">мероприятиям </w:t>
      </w:r>
      <w:r w:rsidR="009C327D" w:rsidRPr="00101963">
        <w:rPr>
          <w:rFonts w:ascii="Arial" w:hAnsi="Arial" w:cs="Arial"/>
          <w:szCs w:val="24"/>
        </w:rPr>
        <w:t xml:space="preserve">по устранению </w:t>
      </w:r>
      <w:r w:rsidR="00B42BAD" w:rsidRPr="00101963">
        <w:rPr>
          <w:rFonts w:ascii="Arial" w:hAnsi="Arial" w:cs="Arial"/>
          <w:szCs w:val="24"/>
        </w:rPr>
        <w:t xml:space="preserve">выявленнго дефекта </w:t>
      </w:r>
      <w:r w:rsidR="009C327D" w:rsidRPr="00101963">
        <w:rPr>
          <w:rFonts w:ascii="Arial" w:hAnsi="Arial" w:cs="Arial"/>
          <w:szCs w:val="24"/>
        </w:rPr>
        <w:t>и отклонениям</w:t>
      </w:r>
      <w:r w:rsidRPr="00101963">
        <w:rPr>
          <w:rFonts w:ascii="Arial" w:hAnsi="Arial" w:cs="Arial"/>
          <w:szCs w:val="24"/>
        </w:rPr>
        <w:t>. Т</w:t>
      </w:r>
      <w:r w:rsidR="00A46F15" w:rsidRPr="00101963">
        <w:rPr>
          <w:rFonts w:ascii="Arial" w:hAnsi="Arial" w:cs="Arial"/>
          <w:szCs w:val="24"/>
        </w:rPr>
        <w:t xml:space="preserve">ак же работает </w:t>
      </w:r>
      <w:r w:rsidR="009C327D" w:rsidRPr="00101963">
        <w:rPr>
          <w:rFonts w:ascii="Arial" w:hAnsi="Arial" w:cs="Arial"/>
          <w:szCs w:val="24"/>
        </w:rPr>
        <w:t>запрет ввода не соответствующих данных.</w:t>
      </w:r>
      <w:r w:rsidR="003B2157">
        <w:rPr>
          <w:rFonts w:ascii="Arial" w:hAnsi="Arial" w:cs="Arial"/>
          <w:szCs w:val="24"/>
        </w:rPr>
        <w:t xml:space="preserve"> Входными данными для создания Сообщения ТОРО</w:t>
      </w:r>
      <w:r w:rsidR="003B2157" w:rsidRPr="00D95966">
        <w:rPr>
          <w:rFonts w:ascii="Arial" w:hAnsi="Arial" w:cs="Arial"/>
          <w:szCs w:val="24"/>
        </w:rPr>
        <w:t xml:space="preserve"> </w:t>
      </w:r>
      <w:r w:rsidR="003B2157">
        <w:rPr>
          <w:rFonts w:ascii="Arial" w:hAnsi="Arial" w:cs="Arial"/>
          <w:szCs w:val="24"/>
        </w:rPr>
        <w:t>служат: информация о техническом состоянии оборудования и р</w:t>
      </w:r>
      <w:r w:rsidR="003B2157" w:rsidRPr="00D95966">
        <w:rPr>
          <w:rFonts w:ascii="Arial" w:hAnsi="Arial" w:cs="Arial"/>
          <w:szCs w:val="24"/>
        </w:rPr>
        <w:t>еестр оборудования</w:t>
      </w:r>
      <w:r w:rsidR="003B2157">
        <w:rPr>
          <w:rFonts w:ascii="Arial" w:hAnsi="Arial" w:cs="Arial"/>
          <w:szCs w:val="24"/>
        </w:rPr>
        <w:t xml:space="preserve"> (объект ремонта, на который создается </w:t>
      </w:r>
      <w:r w:rsidR="00B42BAD">
        <w:rPr>
          <w:rFonts w:ascii="Arial" w:hAnsi="Arial" w:cs="Arial"/>
          <w:szCs w:val="24"/>
        </w:rPr>
        <w:t>С</w:t>
      </w:r>
      <w:r w:rsidR="003B2157">
        <w:rPr>
          <w:rFonts w:ascii="Arial" w:hAnsi="Arial" w:cs="Arial"/>
          <w:szCs w:val="24"/>
        </w:rPr>
        <w:t xml:space="preserve">ообщение ТОРО). </w:t>
      </w:r>
    </w:p>
    <w:p w14:paraId="0722BEB6" w14:textId="4E02F182" w:rsidR="001F454F" w:rsidRPr="001F454F" w:rsidRDefault="001F454F" w:rsidP="008B25B3">
      <w:pPr>
        <w:spacing w:after="240" w:line="276" w:lineRule="auto"/>
        <w:ind w:firstLine="567"/>
        <w:rPr>
          <w:ins w:id="1204" w:author="Serjo" w:date="2020-04-08T18:06:00Z"/>
          <w:rFonts w:ascii="Arial" w:hAnsi="Arial" w:cs="Arial"/>
          <w:szCs w:val="24"/>
        </w:rPr>
      </w:pPr>
      <w:ins w:id="1205" w:author="Serjo" w:date="2020-04-08T18:07:00Z">
        <w:r>
          <w:rPr>
            <w:rFonts w:ascii="Arial" w:hAnsi="Arial" w:cs="Arial"/>
            <w:szCs w:val="24"/>
          </w:rPr>
          <w:t xml:space="preserve">При создании в сообщении ТОРО автоматически определяются строки мероприятий – сегментов ремонтного простоя </w:t>
        </w:r>
      </w:ins>
      <w:ins w:id="1206" w:author="Serjo" w:date="2020-04-08T18:08:00Z">
        <w:r>
          <w:rPr>
            <w:rFonts w:ascii="Arial" w:hAnsi="Arial" w:cs="Arial"/>
            <w:szCs w:val="24"/>
          </w:rPr>
          <w:t xml:space="preserve">(разработка </w:t>
        </w:r>
        <w:r>
          <w:rPr>
            <w:rFonts w:ascii="Arial" w:hAnsi="Arial" w:cs="Arial"/>
            <w:szCs w:val="24"/>
            <w:lang w:val="en-US"/>
          </w:rPr>
          <w:t>PM</w:t>
        </w:r>
        <w:r w:rsidRPr="001F454F">
          <w:rPr>
            <w:rFonts w:ascii="Arial" w:hAnsi="Arial" w:cs="Arial"/>
            <w:szCs w:val="24"/>
            <w:rPrChange w:id="1207" w:author="Serjo" w:date="2020-04-08T18:08:00Z">
              <w:rPr>
                <w:rFonts w:ascii="Arial" w:hAnsi="Arial" w:cs="Arial"/>
                <w:szCs w:val="24"/>
                <w:lang w:val="en-US"/>
              </w:rPr>
            </w:rPrChange>
          </w:rPr>
          <w:t>59</w:t>
        </w:r>
      </w:ins>
      <w:ins w:id="1208" w:author="Serjo" w:date="2020-04-27T18:52:00Z">
        <w:r w:rsidR="00EF1CC4">
          <w:rPr>
            <w:rFonts w:ascii="Arial" w:hAnsi="Arial" w:cs="Arial"/>
            <w:szCs w:val="24"/>
          </w:rPr>
          <w:t xml:space="preserve"> «</w:t>
        </w:r>
        <w:r w:rsidR="00EF1CC4" w:rsidRPr="00EF1CC4">
          <w:rPr>
            <w:rFonts w:ascii="Arial" w:hAnsi="Arial" w:cs="Arial"/>
            <w:szCs w:val="24"/>
          </w:rPr>
          <w:t>Проверки в сообщениях ТОРО</w:t>
        </w:r>
        <w:r w:rsidR="00EF1CC4">
          <w:rPr>
            <w:rFonts w:ascii="Arial" w:hAnsi="Arial" w:cs="Arial"/>
            <w:szCs w:val="24"/>
          </w:rPr>
          <w:t>»</w:t>
        </w:r>
      </w:ins>
      <w:ins w:id="1209" w:author="Serjo" w:date="2020-04-09T17:22:00Z">
        <w:r w:rsidR="003B1130">
          <w:rPr>
            <w:rFonts w:ascii="Arial" w:hAnsi="Arial" w:cs="Arial"/>
            <w:szCs w:val="24"/>
          </w:rPr>
          <w:t xml:space="preserve">, </w:t>
        </w:r>
        <w:r w:rsidR="003B1130">
          <w:rPr>
            <w:rFonts w:ascii="Arial" w:eastAsia="Calibri" w:hAnsi="Arial" w:cs="Arial"/>
            <w:szCs w:val="24"/>
          </w:rPr>
          <w:t xml:space="preserve">описание приведено </w:t>
        </w:r>
        <w:r w:rsidR="003B1130">
          <w:rPr>
            <w:rFonts w:ascii="Arial" w:hAnsi="Arial" w:cs="Arial"/>
            <w:bCs/>
            <w:szCs w:val="24"/>
          </w:rPr>
          <w:t xml:space="preserve">разделе 5.10.6 данного </w:t>
        </w:r>
      </w:ins>
      <w:ins w:id="1210" w:author="Serjo" w:date="2020-04-09T17:28:00Z">
        <w:r w:rsidR="003B1130">
          <w:rPr>
            <w:rFonts w:ascii="Arial" w:hAnsi="Arial" w:cs="Arial"/>
            <w:bCs/>
            <w:szCs w:val="24"/>
          </w:rPr>
          <w:t>КД</w:t>
        </w:r>
      </w:ins>
      <w:ins w:id="1211" w:author="Serjo" w:date="2020-04-08T18:08:00Z">
        <w:r w:rsidRPr="001F454F">
          <w:rPr>
            <w:rFonts w:ascii="Arial" w:hAnsi="Arial" w:cs="Arial"/>
            <w:szCs w:val="24"/>
            <w:rPrChange w:id="1212" w:author="Serjo" w:date="2020-04-08T18:08:00Z">
              <w:rPr>
                <w:rFonts w:ascii="Arial" w:hAnsi="Arial" w:cs="Arial"/>
                <w:szCs w:val="24"/>
                <w:lang w:val="en-US"/>
              </w:rPr>
            </w:rPrChange>
          </w:rPr>
          <w:t xml:space="preserve">). </w:t>
        </w:r>
        <w:r>
          <w:rPr>
            <w:rFonts w:ascii="Arial" w:hAnsi="Arial" w:cs="Arial"/>
            <w:szCs w:val="24"/>
          </w:rPr>
          <w:t xml:space="preserve">Сегменты ремонтного простоя заполняются </w:t>
        </w:r>
      </w:ins>
      <w:ins w:id="1213" w:author="Serjo" w:date="2020-04-08T18:09:00Z">
        <w:r>
          <w:rPr>
            <w:rFonts w:ascii="Arial" w:hAnsi="Arial" w:cs="Arial"/>
            <w:szCs w:val="24"/>
          </w:rPr>
          <w:t xml:space="preserve">стандартизированно из Каталога кодов ТОРО. </w:t>
        </w:r>
      </w:ins>
      <w:ins w:id="1214" w:author="Serjo" w:date="2020-04-08T18:10:00Z">
        <w:r>
          <w:rPr>
            <w:rFonts w:ascii="Arial" w:hAnsi="Arial" w:cs="Arial"/>
            <w:szCs w:val="24"/>
          </w:rPr>
          <w:t>Каждый сегмент ремонтного простоя имеет дату/время начала и окончания</w:t>
        </w:r>
      </w:ins>
      <w:ins w:id="1215" w:author="Serjo" w:date="2020-04-08T18:11:00Z">
        <w:r>
          <w:rPr>
            <w:rFonts w:ascii="Arial" w:hAnsi="Arial" w:cs="Arial"/>
            <w:szCs w:val="24"/>
          </w:rPr>
          <w:t xml:space="preserve">. Сроки сегментов ремонтного простоя не должны пересекаться между собой или выходить за сроки фактического простоя сообщения </w:t>
        </w:r>
      </w:ins>
      <w:ins w:id="1216" w:author="Serjo" w:date="2020-04-08T18:13:00Z">
        <w:r>
          <w:rPr>
            <w:rFonts w:ascii="Arial" w:hAnsi="Arial" w:cs="Arial"/>
            <w:szCs w:val="24"/>
          </w:rPr>
          <w:t xml:space="preserve">ТОРО </w:t>
        </w:r>
      </w:ins>
      <w:ins w:id="1217" w:author="Serjo" w:date="2020-04-08T18:12:00Z">
        <w:r>
          <w:rPr>
            <w:rFonts w:ascii="Arial" w:hAnsi="Arial" w:cs="Arial"/>
            <w:szCs w:val="24"/>
          </w:rPr>
          <w:t xml:space="preserve">(контроль за сроками </w:t>
        </w:r>
      </w:ins>
      <w:ins w:id="1218" w:author="Serjo" w:date="2020-04-09T17:23:00Z">
        <w:r w:rsidR="003B1130">
          <w:rPr>
            <w:rFonts w:ascii="Arial" w:hAnsi="Arial" w:cs="Arial"/>
            <w:szCs w:val="24"/>
          </w:rPr>
          <w:t xml:space="preserve">также </w:t>
        </w:r>
      </w:ins>
      <w:ins w:id="1219" w:author="Serjo" w:date="2020-04-08T18:12:00Z">
        <w:r>
          <w:rPr>
            <w:rFonts w:ascii="Arial" w:hAnsi="Arial" w:cs="Arial"/>
            <w:szCs w:val="24"/>
          </w:rPr>
          <w:t xml:space="preserve">осуществляет разработка </w:t>
        </w:r>
        <w:r>
          <w:rPr>
            <w:rFonts w:ascii="Arial" w:hAnsi="Arial" w:cs="Arial"/>
            <w:szCs w:val="24"/>
            <w:lang w:val="en-US"/>
          </w:rPr>
          <w:t>PM</w:t>
        </w:r>
        <w:r w:rsidRPr="001F454F">
          <w:rPr>
            <w:rFonts w:ascii="Arial" w:hAnsi="Arial" w:cs="Arial"/>
            <w:szCs w:val="24"/>
            <w:rPrChange w:id="1220" w:author="Serjo" w:date="2020-04-08T18:12:00Z">
              <w:rPr>
                <w:rFonts w:ascii="Arial" w:hAnsi="Arial" w:cs="Arial"/>
                <w:szCs w:val="24"/>
                <w:lang w:val="en-US"/>
              </w:rPr>
            </w:rPrChange>
          </w:rPr>
          <w:t>59</w:t>
        </w:r>
        <w:r>
          <w:rPr>
            <w:rFonts w:ascii="Arial" w:hAnsi="Arial" w:cs="Arial"/>
            <w:szCs w:val="24"/>
          </w:rPr>
          <w:t>).</w:t>
        </w:r>
      </w:ins>
    </w:p>
    <w:p w14:paraId="1FB5EBE0" w14:textId="055BCFD1" w:rsidR="00312665" w:rsidRDefault="00FD4606" w:rsidP="008B25B3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FD4606">
        <w:rPr>
          <w:rFonts w:ascii="Arial" w:hAnsi="Arial" w:cs="Arial"/>
          <w:szCs w:val="24"/>
        </w:rPr>
        <w:t>При создании сообщения ТОРО, автоматически устанавли</w:t>
      </w:r>
      <w:r w:rsidR="00EB16BC">
        <w:rPr>
          <w:rFonts w:ascii="Arial" w:hAnsi="Arial" w:cs="Arial"/>
          <w:szCs w:val="24"/>
        </w:rPr>
        <w:t>вается пользовательский статус ЗПРТ «</w:t>
      </w:r>
      <w:r w:rsidRPr="00FD4606">
        <w:rPr>
          <w:rFonts w:ascii="Arial" w:hAnsi="Arial" w:cs="Arial"/>
          <w:szCs w:val="24"/>
        </w:rPr>
        <w:t>Запрет создания заказа», который запрещает создание заказа из сообщения, пока сообщение ТОРО</w:t>
      </w:r>
      <w:r w:rsidR="00EB16BC">
        <w:rPr>
          <w:rFonts w:ascii="Arial" w:hAnsi="Arial" w:cs="Arial"/>
          <w:szCs w:val="24"/>
        </w:rPr>
        <w:t xml:space="preserve"> находится в системном статусе </w:t>
      </w:r>
      <w:r w:rsidRPr="00FD4606">
        <w:rPr>
          <w:rFonts w:ascii="Arial" w:hAnsi="Arial" w:cs="Arial"/>
          <w:szCs w:val="24"/>
        </w:rPr>
        <w:t>СО</w:t>
      </w:r>
      <w:r w:rsidR="00EB16BC">
        <w:rPr>
          <w:rFonts w:ascii="Arial" w:hAnsi="Arial" w:cs="Arial"/>
          <w:szCs w:val="24"/>
        </w:rPr>
        <w:t>ОТ «</w:t>
      </w:r>
      <w:r w:rsidRPr="00FD4606">
        <w:rPr>
          <w:rFonts w:ascii="Arial" w:hAnsi="Arial" w:cs="Arial"/>
          <w:szCs w:val="24"/>
        </w:rPr>
        <w:t>Сообщение открыто».</w:t>
      </w:r>
      <w:r>
        <w:rPr>
          <w:rFonts w:ascii="Arial" w:hAnsi="Arial" w:cs="Arial"/>
          <w:szCs w:val="24"/>
        </w:rPr>
        <w:t xml:space="preserve"> </w:t>
      </w:r>
      <w:r w:rsidR="003B2157">
        <w:rPr>
          <w:rFonts w:ascii="Arial" w:hAnsi="Arial" w:cs="Arial"/>
          <w:szCs w:val="24"/>
        </w:rPr>
        <w:t xml:space="preserve">Далее сообщение ТОРО </w:t>
      </w:r>
      <w:r w:rsidR="003B2157" w:rsidRPr="004C25E3">
        <w:rPr>
          <w:rFonts w:ascii="Arial" w:hAnsi="Arial" w:cs="Arial"/>
          <w:szCs w:val="24"/>
        </w:rPr>
        <w:t xml:space="preserve">со статусом </w:t>
      </w:r>
      <w:r w:rsidR="00EB16BC">
        <w:rPr>
          <w:rFonts w:ascii="Arial" w:hAnsi="Arial" w:cs="Arial"/>
          <w:szCs w:val="24"/>
        </w:rPr>
        <w:t>СООТ «</w:t>
      </w:r>
      <w:r w:rsidR="00F553BF">
        <w:rPr>
          <w:rFonts w:ascii="Arial" w:hAnsi="Arial" w:cs="Arial"/>
          <w:szCs w:val="24"/>
        </w:rPr>
        <w:t>Сообщение о</w:t>
      </w:r>
      <w:r w:rsidR="003B2157" w:rsidRPr="004C25E3">
        <w:rPr>
          <w:rFonts w:ascii="Arial" w:hAnsi="Arial" w:cs="Arial"/>
          <w:szCs w:val="24"/>
        </w:rPr>
        <w:t>ткрыто»</w:t>
      </w:r>
      <w:r w:rsidR="003B2157">
        <w:rPr>
          <w:rFonts w:ascii="Arial" w:hAnsi="Arial" w:cs="Arial"/>
          <w:szCs w:val="24"/>
        </w:rPr>
        <w:t xml:space="preserve"> передается </w:t>
      </w:r>
      <w:r w:rsidR="003B2157" w:rsidRPr="0007571B">
        <w:rPr>
          <w:rFonts w:ascii="Arial" w:hAnsi="Arial" w:cs="Arial"/>
          <w:szCs w:val="24"/>
        </w:rPr>
        <w:t>Координатор</w:t>
      </w:r>
      <w:r w:rsidR="003B2157">
        <w:rPr>
          <w:rFonts w:ascii="Arial" w:hAnsi="Arial" w:cs="Arial"/>
          <w:szCs w:val="24"/>
        </w:rPr>
        <w:t>у</w:t>
      </w:r>
      <w:r w:rsidR="003B2157" w:rsidRPr="0007571B">
        <w:rPr>
          <w:rFonts w:ascii="Arial" w:hAnsi="Arial" w:cs="Arial"/>
          <w:szCs w:val="24"/>
        </w:rPr>
        <w:t xml:space="preserve"> ТОиР </w:t>
      </w:r>
      <w:ins w:id="1221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222" w:author="Serjo" w:date="2020-04-10T17:51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223" w:author="Serjo" w:date="2020-04-10T17:51:00Z">
        <w:r w:rsidR="003B2157" w:rsidRPr="0007571B" w:rsidDel="00FB59FC">
          <w:rPr>
            <w:rFonts w:ascii="Arial" w:hAnsi="Arial" w:cs="Arial"/>
            <w:szCs w:val="24"/>
          </w:rPr>
          <w:delText>БЕ ГОК</w:delText>
        </w:r>
        <w:r w:rsidR="00F553BF" w:rsidDel="00FB59FC">
          <w:rPr>
            <w:rFonts w:ascii="Arial" w:hAnsi="Arial" w:cs="Arial"/>
            <w:szCs w:val="24"/>
          </w:rPr>
          <w:delText xml:space="preserve"> </w:delText>
        </w:r>
      </w:del>
      <w:r w:rsidR="00F553BF">
        <w:rPr>
          <w:rFonts w:ascii="Arial" w:hAnsi="Arial" w:cs="Arial"/>
          <w:szCs w:val="24"/>
        </w:rPr>
        <w:t>(владельцу оборудования)</w:t>
      </w:r>
      <w:r w:rsidR="003B2157">
        <w:rPr>
          <w:rFonts w:ascii="Arial" w:hAnsi="Arial" w:cs="Arial"/>
          <w:szCs w:val="24"/>
        </w:rPr>
        <w:t xml:space="preserve"> на рассмотрение и корректировку</w:t>
      </w:r>
      <w:r w:rsidR="00E444F9">
        <w:rPr>
          <w:rFonts w:ascii="Arial" w:hAnsi="Arial" w:cs="Arial"/>
          <w:szCs w:val="24"/>
        </w:rPr>
        <w:t>.</w:t>
      </w:r>
    </w:p>
    <w:p w14:paraId="2126A534" w14:textId="77777777" w:rsidR="00A46F15" w:rsidRDefault="00A46F15" w:rsidP="00A46F15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7</w:t>
      </w:r>
      <w:r w:rsidRPr="0012135C">
        <w:rPr>
          <w:rFonts w:eastAsiaTheme="majorEastAsia" w:cstheme="majorBidi"/>
          <w:b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Регистрация дефекта или останова</w:t>
      </w:r>
    </w:p>
    <w:p w14:paraId="629C718A" w14:textId="77777777" w:rsidR="0089389D" w:rsidRPr="00A03DDE" w:rsidRDefault="0089389D" w:rsidP="00A03DDE">
      <w:pPr>
        <w:rPr>
          <w:rFonts w:eastAsiaTheme="majorEastAsia"/>
        </w:rPr>
      </w:pPr>
    </w:p>
    <w:p w14:paraId="069FD925" w14:textId="77777777" w:rsidR="004779BB" w:rsidRDefault="003B2157" w:rsidP="00101963">
      <w:pPr>
        <w:spacing w:after="240" w:line="276" w:lineRule="auto"/>
        <w:ind w:firstLine="567"/>
        <w:rPr>
          <w:ins w:id="1224" w:author="Serjo" w:date="2020-04-10T14:15:00Z"/>
          <w:rFonts w:ascii="Arial" w:hAnsi="Arial" w:cs="Arial"/>
          <w:szCs w:val="24"/>
        </w:rPr>
      </w:pPr>
      <w:bookmarkStart w:id="1225" w:name="_Hlk518314009"/>
      <w:r w:rsidRPr="00A03DDE">
        <w:rPr>
          <w:rFonts w:ascii="Arial" w:hAnsi="Arial" w:cs="Arial"/>
          <w:szCs w:val="24"/>
        </w:rPr>
        <w:t>Регистрация дефекта или останова</w:t>
      </w:r>
      <w:bookmarkEnd w:id="1225"/>
      <w:r w:rsidR="00A46F15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выполняется</w:t>
      </w:r>
      <w:ins w:id="1226" w:author="Serjo" w:date="2020-04-10T14:15:00Z">
        <w:r w:rsidR="004779BB">
          <w:rPr>
            <w:rFonts w:ascii="Arial" w:hAnsi="Arial" w:cs="Arial"/>
            <w:szCs w:val="24"/>
          </w:rPr>
          <w:t xml:space="preserve"> в следующих случаях:</w:t>
        </w:r>
      </w:ins>
    </w:p>
    <w:p w14:paraId="3786B596" w14:textId="1CA7CCD4" w:rsidR="004779BB" w:rsidRDefault="003B2157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227" w:author="Serjo" w:date="2020-04-10T14:16:00Z"/>
          <w:rFonts w:ascii="Arial" w:hAnsi="Arial" w:cs="Arial"/>
          <w:szCs w:val="24"/>
        </w:rPr>
        <w:pPrChange w:id="1228" w:author="Serjo" w:date="2020-04-12T12:21:00Z">
          <w:pPr>
            <w:spacing w:after="240" w:line="276" w:lineRule="auto"/>
            <w:ind w:firstLine="567"/>
          </w:pPr>
        </w:pPrChange>
      </w:pPr>
      <w:del w:id="1229" w:author="Serjo" w:date="2020-04-10T14:15:00Z">
        <w:r w:rsidRPr="004779BB" w:rsidDel="004779BB">
          <w:rPr>
            <w:rFonts w:ascii="Arial" w:hAnsi="Arial" w:cs="Arial"/>
            <w:szCs w:val="24"/>
            <w:rPrChange w:id="1230" w:author="Serjo" w:date="2020-04-10T14:15:00Z">
              <w:rPr/>
            </w:rPrChange>
          </w:rPr>
          <w:delText xml:space="preserve">, </w:delText>
        </w:r>
        <w:r w:rsidR="00377F82" w:rsidRPr="004779BB" w:rsidDel="004779BB">
          <w:rPr>
            <w:rFonts w:ascii="Arial" w:hAnsi="Arial" w:cs="Arial"/>
            <w:szCs w:val="24"/>
            <w:rPrChange w:id="1231" w:author="Serjo" w:date="2020-04-10T14:15:00Z">
              <w:rPr/>
            </w:rPrChange>
          </w:rPr>
          <w:delText xml:space="preserve">когда </w:delText>
        </w:r>
      </w:del>
      <w:ins w:id="1232" w:author="Serjo" w:date="2020-04-10T14:22:00Z">
        <w:r w:rsidR="004779BB">
          <w:rPr>
            <w:rFonts w:ascii="Arial" w:hAnsi="Arial" w:cs="Arial"/>
            <w:szCs w:val="24"/>
          </w:rPr>
          <w:t>О</w:t>
        </w:r>
      </w:ins>
      <w:del w:id="1233" w:author="Serjo" w:date="2020-04-10T14:22:00Z">
        <w:r w:rsidR="00377F82" w:rsidRPr="004779BB" w:rsidDel="004779BB">
          <w:rPr>
            <w:rFonts w:ascii="Arial" w:hAnsi="Arial" w:cs="Arial"/>
            <w:szCs w:val="24"/>
            <w:rPrChange w:id="1234" w:author="Serjo" w:date="2020-04-10T14:15:00Z">
              <w:rPr/>
            </w:rPrChange>
          </w:rPr>
          <w:delText>о</w:delText>
        </w:r>
      </w:del>
      <w:r w:rsidR="00377F82" w:rsidRPr="004779BB">
        <w:rPr>
          <w:rFonts w:ascii="Arial" w:hAnsi="Arial" w:cs="Arial"/>
          <w:szCs w:val="24"/>
          <w:rPrChange w:id="1235" w:author="Serjo" w:date="2020-04-10T14:15:00Z">
            <w:rPr/>
          </w:rPrChange>
        </w:rPr>
        <w:t xml:space="preserve">бнаружен дефект или останов оборудования в процессе эксплуатации. </w:t>
      </w:r>
      <w:del w:id="1236" w:author="Serjo" w:date="2020-04-10T14:24:00Z">
        <w:r w:rsidR="00377F82" w:rsidRPr="004779BB" w:rsidDel="004779BB">
          <w:rPr>
            <w:rFonts w:ascii="Arial" w:hAnsi="Arial" w:cs="Arial"/>
            <w:szCs w:val="24"/>
            <w:rPrChange w:id="1237" w:author="Serjo" w:date="2020-04-10T14:15:00Z">
              <w:rPr/>
            </w:rPrChange>
          </w:rPr>
          <w:delText>Инициатор ТОиР регистрирует дефект или отказ оборудования, путем создания Сообщений ТОРО</w:delText>
        </w:r>
        <w:r w:rsidR="00632131" w:rsidRPr="004779BB" w:rsidDel="004779BB">
          <w:rPr>
            <w:rFonts w:ascii="Arial" w:hAnsi="Arial" w:cs="Arial"/>
            <w:szCs w:val="24"/>
            <w:rPrChange w:id="1238" w:author="Serjo" w:date="2020-04-10T14:15:00Z">
              <w:rPr/>
            </w:rPrChange>
          </w:rPr>
          <w:delText xml:space="preserve"> в транзакции IW21</w:delText>
        </w:r>
        <w:r w:rsidR="001966AB" w:rsidRPr="004779BB" w:rsidDel="004779BB">
          <w:rPr>
            <w:rFonts w:ascii="Arial" w:hAnsi="Arial" w:cs="Arial"/>
            <w:szCs w:val="24"/>
            <w:rPrChange w:id="1239" w:author="Serjo" w:date="2020-04-10T14:15:00Z">
              <w:rPr/>
            </w:rPrChange>
          </w:rPr>
          <w:delText xml:space="preserve"> – Создание сообщения ТОРО</w:delText>
        </w:r>
        <w:r w:rsidR="00632131" w:rsidRPr="004779BB" w:rsidDel="004779BB">
          <w:rPr>
            <w:rFonts w:ascii="Arial" w:hAnsi="Arial" w:cs="Arial"/>
            <w:szCs w:val="24"/>
            <w:rPrChange w:id="1240" w:author="Serjo" w:date="2020-04-10T14:15:00Z">
              <w:rPr/>
            </w:rPrChange>
          </w:rPr>
          <w:delText xml:space="preserve">. Использется вид сообщения A2 - </w:delText>
        </w:r>
        <w:r w:rsidR="00DB7F69" w:rsidRPr="004779BB" w:rsidDel="004779BB">
          <w:rPr>
            <w:rFonts w:ascii="Arial" w:hAnsi="Arial" w:cs="Arial"/>
            <w:szCs w:val="24"/>
            <w:rPrChange w:id="1241" w:author="Serjo" w:date="2020-04-10T14:15:00Z">
              <w:rPr/>
            </w:rPrChange>
          </w:rPr>
          <w:delText>Сообщение о неисправности</w:delText>
        </w:r>
        <w:r w:rsidR="00632131" w:rsidRPr="004779BB" w:rsidDel="004779BB">
          <w:rPr>
            <w:rFonts w:ascii="Arial" w:hAnsi="Arial" w:cs="Arial"/>
            <w:szCs w:val="24"/>
            <w:rPrChange w:id="1242" w:author="Serjo" w:date="2020-04-10T14:15:00Z">
              <w:rPr/>
            </w:rPrChange>
          </w:rPr>
          <w:delText xml:space="preserve">, статусная схема </w:delText>
        </w:r>
        <w:r w:rsidR="00E173B0" w:rsidRPr="004779BB" w:rsidDel="004779BB">
          <w:rPr>
            <w:rFonts w:ascii="Arial" w:hAnsi="Arial" w:cs="Arial"/>
            <w:szCs w:val="24"/>
            <w:rPrChange w:id="1243" w:author="Serjo" w:date="2020-04-10T14:15:00Z">
              <w:rPr/>
            </w:rPrChange>
          </w:rPr>
          <w:delText>PM_NOTI1</w:delText>
        </w:r>
        <w:r w:rsidR="00632131" w:rsidRPr="004779BB" w:rsidDel="004779BB">
          <w:rPr>
            <w:rFonts w:ascii="Arial" w:hAnsi="Arial" w:cs="Arial"/>
            <w:szCs w:val="24"/>
            <w:rPrChange w:id="1244" w:author="Serjo" w:date="2020-04-10T14:15:00Z">
              <w:rPr/>
            </w:rPrChange>
          </w:rPr>
          <w:delText>.</w:delText>
        </w:r>
      </w:del>
      <w:del w:id="1245" w:author="Serjo" w:date="2020-04-10T14:16:00Z">
        <w:r w:rsidR="00632131" w:rsidRPr="004779BB" w:rsidDel="004779BB">
          <w:rPr>
            <w:rFonts w:ascii="Arial" w:hAnsi="Arial" w:cs="Arial"/>
            <w:szCs w:val="24"/>
            <w:rPrChange w:id="1246" w:author="Serjo" w:date="2020-04-10T14:15:00Z">
              <w:rPr/>
            </w:rPrChange>
          </w:rPr>
          <w:delText xml:space="preserve"> </w:delText>
        </w:r>
      </w:del>
    </w:p>
    <w:p w14:paraId="49F21066" w14:textId="3C96AFE5" w:rsidR="004779BB" w:rsidRDefault="004779BB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247" w:author="Serjo" w:date="2020-04-10T14:22:00Z"/>
          <w:rFonts w:ascii="Arial" w:hAnsi="Arial" w:cs="Arial"/>
          <w:szCs w:val="24"/>
        </w:rPr>
        <w:pPrChange w:id="1248" w:author="Serjo" w:date="2020-04-12T12:21:00Z">
          <w:pPr>
            <w:spacing w:after="240" w:line="276" w:lineRule="auto"/>
            <w:ind w:firstLine="567"/>
          </w:pPr>
        </w:pPrChange>
      </w:pPr>
      <w:ins w:id="1249" w:author="Serjo" w:date="2020-04-10T14:22:00Z">
        <w:r>
          <w:rPr>
            <w:rFonts w:ascii="Arial" w:hAnsi="Arial" w:cs="Arial"/>
            <w:szCs w:val="24"/>
          </w:rPr>
          <w:lastRenderedPageBreak/>
          <w:t>В</w:t>
        </w:r>
        <w:r w:rsidR="00506C8E">
          <w:rPr>
            <w:rFonts w:ascii="Arial" w:hAnsi="Arial" w:cs="Arial"/>
            <w:szCs w:val="24"/>
          </w:rPr>
          <w:t xml:space="preserve"> результате измерений выявлено </w:t>
        </w:r>
      </w:ins>
      <w:ins w:id="1250" w:author="Serjo" w:date="2020-04-12T12:15:00Z">
        <w:r w:rsidR="00506C8E">
          <w:rPr>
            <w:rFonts w:ascii="Arial" w:hAnsi="Arial" w:cs="Arial"/>
            <w:szCs w:val="24"/>
          </w:rPr>
          <w:t>отклонение</w:t>
        </w:r>
      </w:ins>
      <w:ins w:id="1251" w:author="Serjo" w:date="2020-04-10T14:22:00Z">
        <w:r>
          <w:rPr>
            <w:rFonts w:ascii="Arial" w:hAnsi="Arial" w:cs="Arial"/>
            <w:szCs w:val="24"/>
          </w:rPr>
          <w:t xml:space="preserve"> значени</w:t>
        </w:r>
        <w:r w:rsidR="00506C8E">
          <w:rPr>
            <w:rFonts w:ascii="Arial" w:hAnsi="Arial" w:cs="Arial"/>
            <w:szCs w:val="24"/>
          </w:rPr>
          <w:t>й документов измерений от нормы</w:t>
        </w:r>
      </w:ins>
      <w:ins w:id="1252" w:author="Serjo" w:date="2020-04-12T12:20:00Z">
        <w:r w:rsidR="00506C8E">
          <w:rPr>
            <w:rFonts w:ascii="Arial" w:hAnsi="Arial" w:cs="Arial"/>
            <w:szCs w:val="24"/>
          </w:rPr>
          <w:t>.</w:t>
        </w:r>
      </w:ins>
    </w:p>
    <w:p w14:paraId="7DD6B90C" w14:textId="47E6CC02" w:rsidR="004779BB" w:rsidRDefault="00506C8E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253" w:author="Serjo" w:date="2020-04-12T12:21:00Z"/>
          <w:rFonts w:ascii="Arial" w:hAnsi="Arial" w:cs="Arial"/>
          <w:szCs w:val="24"/>
        </w:rPr>
        <w:pPrChange w:id="1254" w:author="Serjo" w:date="2020-04-12T12:21:00Z">
          <w:pPr>
            <w:spacing w:after="240" w:line="276" w:lineRule="auto"/>
            <w:ind w:firstLine="567"/>
          </w:pPr>
        </w:pPrChange>
      </w:pPr>
      <w:ins w:id="1255" w:author="Serjo" w:date="2020-04-12T12:19:00Z">
        <w:r>
          <w:rPr>
            <w:rFonts w:ascii="Arial" w:hAnsi="Arial" w:cs="Arial"/>
            <w:szCs w:val="24"/>
          </w:rPr>
          <w:t>В</w:t>
        </w:r>
        <w:r w:rsidRPr="00101963">
          <w:rPr>
            <w:rFonts w:ascii="Arial" w:hAnsi="Arial" w:cs="Arial"/>
            <w:szCs w:val="24"/>
          </w:rPr>
          <w:t>ыявлен дефект</w:t>
        </w:r>
        <w:r>
          <w:rPr>
            <w:rFonts w:ascii="Arial" w:hAnsi="Arial" w:cs="Arial"/>
            <w:szCs w:val="24"/>
          </w:rPr>
          <w:t xml:space="preserve"> </w:t>
        </w:r>
      </w:ins>
      <w:ins w:id="1256" w:author="Serjo" w:date="2020-04-10T14:22:00Z">
        <w:r>
          <w:rPr>
            <w:rFonts w:ascii="Arial" w:hAnsi="Arial" w:cs="Arial"/>
            <w:szCs w:val="24"/>
          </w:rPr>
          <w:t>в процессах</w:t>
        </w:r>
        <w:r w:rsidR="004779BB" w:rsidRPr="00101963">
          <w:rPr>
            <w:rFonts w:ascii="Arial" w:hAnsi="Arial" w:cs="Arial"/>
            <w:szCs w:val="24"/>
          </w:rPr>
          <w:t xml:space="preserve"> проведения работ или ежесменного обслуживания</w:t>
        </w:r>
        <w:r w:rsidR="004779BB">
          <w:rPr>
            <w:rFonts w:ascii="Arial" w:hAnsi="Arial" w:cs="Arial"/>
            <w:szCs w:val="24"/>
          </w:rPr>
          <w:t>.</w:t>
        </w:r>
      </w:ins>
    </w:p>
    <w:p w14:paraId="06022930" w14:textId="75C2B23F" w:rsidR="00506C8E" w:rsidRPr="00506C8E" w:rsidRDefault="00506C8E">
      <w:pPr>
        <w:widowControl w:val="0"/>
        <w:numPr>
          <w:ilvl w:val="0"/>
          <w:numId w:val="77"/>
        </w:numPr>
        <w:spacing w:line="276" w:lineRule="auto"/>
        <w:ind w:left="1281" w:hanging="357"/>
        <w:rPr>
          <w:ins w:id="1257" w:author="Serjo" w:date="2020-04-10T14:23:00Z"/>
          <w:rFonts w:ascii="Arial" w:hAnsi="Arial" w:cs="Arial"/>
          <w:szCs w:val="24"/>
          <w:lang w:eastAsia="ru-RU"/>
          <w:rPrChange w:id="1258" w:author="Serjo" w:date="2020-04-12T12:21:00Z">
            <w:rPr>
              <w:ins w:id="1259" w:author="Serjo" w:date="2020-04-10T14:23:00Z"/>
            </w:rPr>
          </w:rPrChange>
        </w:rPr>
        <w:pPrChange w:id="1260" w:author="Serjo" w:date="2020-04-12T12:21:00Z">
          <w:pPr>
            <w:spacing w:after="240" w:line="276" w:lineRule="auto"/>
            <w:ind w:firstLine="567"/>
          </w:pPr>
        </w:pPrChange>
      </w:pPr>
      <w:ins w:id="1261" w:author="Serjo" w:date="2020-04-12T12:21:00Z">
        <w:r w:rsidRPr="00094CEB">
          <w:rPr>
            <w:rFonts w:ascii="Arial" w:hAnsi="Arial" w:cs="Arial"/>
            <w:szCs w:val="24"/>
            <w:lang w:eastAsia="ru-RU"/>
          </w:rPr>
          <w:t>Выявлена необходимость в регистрации дефекта или проведении дополнительной диагностики по результатам выполнения диагностики.</w:t>
        </w:r>
      </w:ins>
    </w:p>
    <w:p w14:paraId="6AB47413" w14:textId="7BBACF8C" w:rsidR="004779BB" w:rsidRDefault="004779BB">
      <w:pPr>
        <w:pStyle w:val="afa"/>
        <w:numPr>
          <w:ilvl w:val="0"/>
          <w:numId w:val="77"/>
        </w:numPr>
        <w:spacing w:after="240" w:line="276" w:lineRule="auto"/>
        <w:rPr>
          <w:ins w:id="1262" w:author="Serjo" w:date="2020-04-10T14:16:00Z"/>
          <w:rFonts w:ascii="Arial" w:hAnsi="Arial" w:cs="Arial"/>
          <w:szCs w:val="24"/>
        </w:rPr>
        <w:pPrChange w:id="1263" w:author="Serjo" w:date="2020-04-10T14:15:00Z">
          <w:pPr>
            <w:spacing w:after="240" w:line="276" w:lineRule="auto"/>
            <w:ind w:firstLine="567"/>
          </w:pPr>
        </w:pPrChange>
      </w:pPr>
      <w:ins w:id="1264" w:author="Serjo" w:date="2020-04-10T14:23:00Z">
        <w:r>
          <w:rPr>
            <w:rFonts w:ascii="Arial" w:hAnsi="Arial" w:cs="Arial"/>
            <w:szCs w:val="24"/>
          </w:rPr>
          <w:t>П</w:t>
        </w:r>
        <w:r w:rsidRPr="00101963">
          <w:rPr>
            <w:rFonts w:ascii="Arial" w:hAnsi="Arial" w:cs="Arial"/>
            <w:szCs w:val="24"/>
          </w:rPr>
          <w:t>ри останове оборудования из-за аварии</w:t>
        </w:r>
        <w:r>
          <w:rPr>
            <w:rFonts w:ascii="Arial" w:hAnsi="Arial" w:cs="Arial"/>
            <w:szCs w:val="24"/>
          </w:rPr>
          <w:t>.</w:t>
        </w:r>
      </w:ins>
    </w:p>
    <w:p w14:paraId="26BC9712" w14:textId="29713D6E" w:rsidR="00632131" w:rsidRPr="004779BB" w:rsidRDefault="004779BB" w:rsidP="00A643B0">
      <w:pPr>
        <w:spacing w:after="240" w:line="276" w:lineRule="auto"/>
        <w:ind w:firstLine="567"/>
        <w:rPr>
          <w:rFonts w:ascii="Arial" w:hAnsi="Arial" w:cs="Arial"/>
          <w:szCs w:val="24"/>
          <w:rPrChange w:id="1265" w:author="Serjo" w:date="2020-04-10T14:16:00Z">
            <w:rPr/>
          </w:rPrChange>
        </w:rPr>
      </w:pPr>
      <w:ins w:id="1266" w:author="Serjo" w:date="2020-04-10T14:23:00Z">
        <w:r w:rsidRPr="005C2F54">
          <w:rPr>
            <w:rFonts w:ascii="Arial" w:hAnsi="Arial" w:cs="Arial"/>
            <w:szCs w:val="24"/>
          </w:rPr>
          <w:t>Инициатор ТОиР</w:t>
        </w:r>
      </w:ins>
      <w:ins w:id="1267" w:author="Serjo" w:date="2020-04-10T14:24:00Z">
        <w:r>
          <w:rPr>
            <w:rFonts w:ascii="Arial" w:hAnsi="Arial" w:cs="Arial"/>
            <w:szCs w:val="24"/>
          </w:rPr>
          <w:t xml:space="preserve">, </w:t>
        </w:r>
      </w:ins>
      <w:ins w:id="1268" w:author="Serjo" w:date="2020-04-10T15:16:00Z">
        <w:r w:rsidR="00FE57DC">
          <w:rPr>
            <w:rFonts w:ascii="Arial" w:hAnsi="Arial" w:cs="Arial"/>
            <w:szCs w:val="24"/>
          </w:rPr>
          <w:t>С</w:t>
        </w:r>
        <w:r w:rsidR="00FE57DC" w:rsidRPr="004C25E3">
          <w:rPr>
            <w:rFonts w:ascii="Arial" w:hAnsi="Arial" w:cs="Arial"/>
            <w:szCs w:val="24"/>
          </w:rPr>
          <w:t>пециалист по диагности</w:t>
        </w:r>
        <w:r w:rsidR="00FE57DC">
          <w:rPr>
            <w:rFonts w:ascii="Arial" w:hAnsi="Arial" w:cs="Arial"/>
            <w:szCs w:val="24"/>
          </w:rPr>
          <w:t xml:space="preserve">ке </w:t>
        </w:r>
      </w:ins>
      <w:ins w:id="1269" w:author="Serjo" w:date="2020-04-15T15:19:00Z">
        <w:r w:rsidR="002C556C">
          <w:rPr>
            <w:rFonts w:ascii="Arial" w:hAnsi="Arial" w:cs="Arial"/>
            <w:szCs w:val="24"/>
          </w:rPr>
          <w:t>УО</w:t>
        </w:r>
      </w:ins>
      <w:ins w:id="1270" w:author="Serjo" w:date="2020-04-10T14:24:00Z">
        <w:r w:rsidRPr="00101963">
          <w:rPr>
            <w:rFonts w:ascii="Arial" w:hAnsi="Arial" w:cs="Arial"/>
            <w:szCs w:val="24"/>
          </w:rPr>
          <w:t xml:space="preserve">, Обходчик ТОиР </w:t>
        </w:r>
      </w:ins>
      <w:ins w:id="1271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272" w:author="Serjo" w:date="2020-04-10T17:51:00Z">
        <w:r w:rsidR="00FB59FC" w:rsidRPr="00FB59FC">
          <w:rPr>
            <w:rFonts w:ascii="Arial" w:hAnsi="Arial" w:cs="Arial"/>
            <w:szCs w:val="24"/>
          </w:rPr>
          <w:t xml:space="preserve"> </w:t>
        </w:r>
      </w:ins>
      <w:ins w:id="1273" w:author="Serjo" w:date="2020-04-10T14:24:00Z">
        <w:r w:rsidRPr="00101963">
          <w:rPr>
            <w:rFonts w:ascii="Arial" w:hAnsi="Arial" w:cs="Arial"/>
            <w:szCs w:val="24"/>
          </w:rPr>
          <w:t xml:space="preserve">или Оператор ТОиР </w:t>
        </w:r>
      </w:ins>
      <w:ins w:id="1274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275" w:author="Serjo" w:date="2020-04-10T17:52:00Z">
        <w:r w:rsidR="00FB59FC" w:rsidRPr="00FB59FC">
          <w:rPr>
            <w:rFonts w:ascii="Arial" w:hAnsi="Arial" w:cs="Arial"/>
            <w:szCs w:val="24"/>
          </w:rPr>
          <w:t xml:space="preserve"> </w:t>
        </w:r>
      </w:ins>
      <w:ins w:id="1276" w:author="Serjo" w:date="2020-04-10T14:23:00Z">
        <w:r w:rsidRPr="005C2F54">
          <w:rPr>
            <w:rFonts w:ascii="Arial" w:hAnsi="Arial" w:cs="Arial"/>
            <w:szCs w:val="24"/>
          </w:rPr>
          <w:t xml:space="preserve">регистрирует дефект или отказ оборудования, путем создания Сообщений ТОРО в транзакции IW21 </w:t>
        </w:r>
      </w:ins>
      <w:ins w:id="1277" w:author="Serjo" w:date="2020-04-12T13:30:00Z">
        <w:r w:rsidR="00804F35">
          <w:rPr>
            <w:rFonts w:ascii="Arial" w:hAnsi="Arial" w:cs="Arial"/>
            <w:szCs w:val="24"/>
          </w:rPr>
          <w:t>«</w:t>
        </w:r>
      </w:ins>
      <w:ins w:id="1278" w:author="Serjo" w:date="2020-04-10T14:23:00Z">
        <w:r w:rsidRPr="005C2F54">
          <w:rPr>
            <w:rFonts w:ascii="Arial" w:hAnsi="Arial" w:cs="Arial"/>
            <w:szCs w:val="24"/>
          </w:rPr>
          <w:t>Создание сообщения ТОРО</w:t>
        </w:r>
      </w:ins>
      <w:ins w:id="1279" w:author="Serjo" w:date="2020-04-12T13:30:00Z">
        <w:r w:rsidR="00804F35">
          <w:rPr>
            <w:rFonts w:ascii="Arial" w:hAnsi="Arial" w:cs="Arial"/>
            <w:szCs w:val="24"/>
          </w:rPr>
          <w:t>»</w:t>
        </w:r>
      </w:ins>
      <w:ins w:id="1280" w:author="Serjo" w:date="2020-04-10T14:24:00Z">
        <w:r w:rsidRPr="004779BB">
          <w:rPr>
            <w:rFonts w:ascii="Arial" w:hAnsi="Arial" w:cs="Arial"/>
            <w:szCs w:val="24"/>
          </w:rPr>
          <w:t xml:space="preserve"> </w:t>
        </w:r>
        <w:r>
          <w:rPr>
            <w:rFonts w:ascii="Arial" w:hAnsi="Arial" w:cs="Arial"/>
            <w:szCs w:val="24"/>
          </w:rPr>
          <w:t>или через Мобильное ТОРО</w:t>
        </w:r>
      </w:ins>
      <w:ins w:id="1281" w:author="Serjo" w:date="2020-04-10T14:23:00Z">
        <w:r w:rsidRPr="005C2F54">
          <w:rPr>
            <w:rFonts w:ascii="Arial" w:hAnsi="Arial" w:cs="Arial"/>
            <w:szCs w:val="24"/>
          </w:rPr>
          <w:t>.</w:t>
        </w:r>
      </w:ins>
      <w:del w:id="1282" w:author="Serjo" w:date="2020-04-10T14:32:00Z">
        <w:r w:rsidR="00B143F0" w:rsidRPr="004779BB" w:rsidDel="004779BB">
          <w:rPr>
            <w:rFonts w:ascii="Arial" w:hAnsi="Arial" w:cs="Arial"/>
            <w:szCs w:val="24"/>
            <w:rPrChange w:id="1283" w:author="Serjo" w:date="2020-04-10T14:16:00Z">
              <w:rPr/>
            </w:rPrChange>
          </w:rPr>
          <w:delText>Описание полей, обязательных для заполнения при создании Сообщения ТОРО, приведено в разделе 5.</w:delText>
        </w:r>
        <w:r w:rsidR="00E00665" w:rsidRPr="004779BB" w:rsidDel="004779BB">
          <w:rPr>
            <w:rFonts w:ascii="Arial" w:hAnsi="Arial" w:cs="Arial"/>
            <w:szCs w:val="24"/>
            <w:rPrChange w:id="1284" w:author="Serjo" w:date="2020-04-10T14:16:00Z">
              <w:rPr/>
            </w:rPrChange>
          </w:rPr>
          <w:delText>7</w:delText>
        </w:r>
        <w:r w:rsidR="00B143F0" w:rsidRPr="004779BB" w:rsidDel="004779BB">
          <w:rPr>
            <w:rFonts w:ascii="Arial" w:hAnsi="Arial" w:cs="Arial"/>
            <w:szCs w:val="24"/>
            <w:rPrChange w:id="1285" w:author="Serjo" w:date="2020-04-10T14:16:00Z">
              <w:rPr/>
            </w:rPrChange>
          </w:rPr>
          <w:delText>.</w:delText>
        </w:r>
        <w:r w:rsidR="00E00665" w:rsidRPr="004779BB" w:rsidDel="004779BB">
          <w:rPr>
            <w:rFonts w:ascii="Arial" w:hAnsi="Arial" w:cs="Arial"/>
            <w:szCs w:val="24"/>
            <w:rPrChange w:id="1286" w:author="Serjo" w:date="2020-04-10T14:16:00Z">
              <w:rPr/>
            </w:rPrChange>
          </w:rPr>
          <w:delText>1</w:delText>
        </w:r>
        <w:r w:rsidR="001966AB" w:rsidRPr="004779BB" w:rsidDel="004779BB">
          <w:rPr>
            <w:rFonts w:ascii="Arial" w:hAnsi="Arial" w:cs="Arial"/>
            <w:szCs w:val="24"/>
            <w:rPrChange w:id="1287" w:author="Serjo" w:date="2020-04-10T14:16:00Z">
              <w:rPr/>
            </w:rPrChange>
          </w:rPr>
          <w:delText xml:space="preserve"> данного </w:delText>
        </w:r>
        <w:r w:rsidR="003B1130" w:rsidRPr="004779BB" w:rsidDel="004779BB">
          <w:rPr>
            <w:rFonts w:ascii="Arial" w:hAnsi="Arial" w:cs="Arial"/>
            <w:szCs w:val="24"/>
            <w:rPrChange w:id="1288" w:author="Serjo" w:date="2020-04-10T14:16:00Z">
              <w:rPr/>
            </w:rPrChange>
          </w:rPr>
          <w:delText>КД</w:delText>
        </w:r>
        <w:r w:rsidR="00B143F0" w:rsidRPr="004779BB" w:rsidDel="004779BB">
          <w:rPr>
            <w:rFonts w:ascii="Arial" w:hAnsi="Arial" w:cs="Arial"/>
            <w:szCs w:val="24"/>
            <w:rPrChange w:id="1289" w:author="Serjo" w:date="2020-04-10T14:16:00Z">
              <w:rPr/>
            </w:rPrChange>
          </w:rPr>
          <w:delText>.</w:delText>
        </w:r>
      </w:del>
    </w:p>
    <w:p w14:paraId="0C5BEE52" w14:textId="472CBBDA" w:rsidR="0089389D" w:rsidRDefault="00377F82" w:rsidP="00A03DDE">
      <w:pPr>
        <w:spacing w:after="240" w:line="276" w:lineRule="auto"/>
        <w:ind w:firstLine="567"/>
        <w:rPr>
          <w:ins w:id="1290" w:author="Владимир Лаут" w:date="2021-04-09T10:12:00Z"/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Входными данными для создания Сообщения ТОРО</w:t>
      </w:r>
      <w:r w:rsidRPr="00D95966">
        <w:rPr>
          <w:rFonts w:ascii="Arial" w:hAnsi="Arial" w:cs="Arial"/>
          <w:szCs w:val="24"/>
        </w:rPr>
        <w:t xml:space="preserve"> </w:t>
      </w:r>
      <w:del w:id="1291" w:author="Serjo" w:date="2020-04-10T14:30:00Z">
        <w:r w:rsidDel="004779BB">
          <w:rPr>
            <w:rFonts w:ascii="Arial" w:hAnsi="Arial" w:cs="Arial"/>
            <w:szCs w:val="24"/>
          </w:rPr>
          <w:delText xml:space="preserve">служит </w:delText>
        </w:r>
      </w:del>
      <w:ins w:id="1292" w:author="Serjo" w:date="2020-04-10T14:30:00Z">
        <w:r w:rsidR="004779BB">
          <w:rPr>
            <w:rFonts w:ascii="Arial" w:hAnsi="Arial" w:cs="Arial"/>
            <w:szCs w:val="24"/>
          </w:rPr>
          <w:t xml:space="preserve">служат: </w:t>
        </w:r>
      </w:ins>
      <w:r>
        <w:rPr>
          <w:rFonts w:ascii="Arial" w:hAnsi="Arial" w:cs="Arial"/>
          <w:szCs w:val="24"/>
        </w:rPr>
        <w:t>информация о дефекте</w:t>
      </w:r>
      <w:r w:rsidR="00531406">
        <w:rPr>
          <w:rFonts w:ascii="Arial" w:hAnsi="Arial" w:cs="Arial"/>
          <w:szCs w:val="24"/>
        </w:rPr>
        <w:t>, которая вносится при помощи каталога кодов ТОРО</w:t>
      </w:r>
      <w:ins w:id="1293" w:author="Serjo" w:date="2020-04-10T14:31:00Z">
        <w:r w:rsidR="004779BB">
          <w:rPr>
            <w:rFonts w:ascii="Arial" w:hAnsi="Arial" w:cs="Arial"/>
            <w:szCs w:val="24"/>
          </w:rPr>
          <w:t>, д</w:t>
        </w:r>
        <w:r w:rsidR="004779BB" w:rsidRPr="00D95966">
          <w:rPr>
            <w:rFonts w:ascii="Arial" w:hAnsi="Arial" w:cs="Arial"/>
            <w:szCs w:val="24"/>
          </w:rPr>
          <w:t>окумент измерений</w:t>
        </w:r>
        <w:r w:rsidR="004779BB">
          <w:rPr>
            <w:rFonts w:ascii="Arial" w:hAnsi="Arial" w:cs="Arial"/>
            <w:szCs w:val="24"/>
          </w:rPr>
          <w:t>, р</w:t>
        </w:r>
        <w:r w:rsidR="004779BB" w:rsidRPr="00D95966">
          <w:rPr>
            <w:rFonts w:ascii="Arial" w:hAnsi="Arial" w:cs="Arial"/>
            <w:szCs w:val="24"/>
          </w:rPr>
          <w:t>еестр оборудования</w:t>
        </w:r>
        <w:r w:rsidR="004779BB">
          <w:rPr>
            <w:rFonts w:ascii="Arial" w:hAnsi="Arial" w:cs="Arial"/>
            <w:szCs w:val="24"/>
          </w:rPr>
          <w:t xml:space="preserve"> (объект ремонта, на который создается сообщение ТОРО)</w:t>
        </w:r>
      </w:ins>
      <w:ins w:id="1294" w:author="Serjo" w:date="2020-04-10T14:33:00Z">
        <w:r w:rsidR="00A643B0">
          <w:rPr>
            <w:rFonts w:ascii="Arial" w:hAnsi="Arial" w:cs="Arial"/>
            <w:szCs w:val="24"/>
          </w:rPr>
          <w:t>, чек-лист</w:t>
        </w:r>
      </w:ins>
      <w:ins w:id="1295" w:author="Serjo" w:date="2020-04-10T14:34:00Z">
        <w:r w:rsidR="00A643B0">
          <w:rPr>
            <w:rFonts w:ascii="Arial" w:hAnsi="Arial" w:cs="Arial"/>
            <w:szCs w:val="24"/>
          </w:rPr>
          <w:t>, заключение о техническом состоянии оборудования</w:t>
        </w:r>
      </w:ins>
      <w:r w:rsidR="00531406">
        <w:rPr>
          <w:rFonts w:ascii="Arial" w:hAnsi="Arial" w:cs="Arial"/>
          <w:szCs w:val="24"/>
        </w:rPr>
        <w:t>.</w:t>
      </w:r>
      <w:del w:id="1296" w:author="Serjo" w:date="2020-04-12T12:50:00Z">
        <w:r w:rsidDel="00E444F9">
          <w:rPr>
            <w:rFonts w:ascii="Arial" w:hAnsi="Arial" w:cs="Arial"/>
            <w:szCs w:val="24"/>
          </w:rPr>
          <w:delText xml:space="preserve"> Далее сообщение ТОРО </w:delText>
        </w:r>
        <w:r w:rsidRPr="004C25E3" w:rsidDel="00E444F9">
          <w:rPr>
            <w:rFonts w:ascii="Arial" w:hAnsi="Arial" w:cs="Arial"/>
            <w:szCs w:val="24"/>
          </w:rPr>
          <w:delText xml:space="preserve">со статусом </w:delText>
        </w:r>
        <w:r w:rsidDel="00E444F9">
          <w:rPr>
            <w:rFonts w:ascii="Arial" w:hAnsi="Arial" w:cs="Arial"/>
            <w:szCs w:val="24"/>
          </w:rPr>
          <w:delText xml:space="preserve">СООТ - </w:delText>
        </w:r>
        <w:r w:rsidRPr="004C25E3" w:rsidDel="00E444F9">
          <w:rPr>
            <w:rFonts w:ascii="Arial" w:hAnsi="Arial" w:cs="Arial"/>
            <w:szCs w:val="24"/>
          </w:rPr>
          <w:delText>«Открыто»</w:delText>
        </w:r>
        <w:r w:rsidDel="00E444F9">
          <w:rPr>
            <w:rFonts w:ascii="Arial" w:hAnsi="Arial" w:cs="Arial"/>
            <w:szCs w:val="24"/>
          </w:rPr>
          <w:delText xml:space="preserve"> передается </w:delText>
        </w:r>
        <w:r w:rsidRPr="0007571B" w:rsidDel="00E444F9">
          <w:rPr>
            <w:rFonts w:ascii="Arial" w:hAnsi="Arial" w:cs="Arial"/>
            <w:szCs w:val="24"/>
          </w:rPr>
          <w:delText>Координатор</w:delText>
        </w:r>
        <w:r w:rsidDel="00E444F9">
          <w:rPr>
            <w:rFonts w:ascii="Arial" w:hAnsi="Arial" w:cs="Arial"/>
            <w:szCs w:val="24"/>
          </w:rPr>
          <w:delText>у</w:delText>
        </w:r>
        <w:r w:rsidRPr="0007571B" w:rsidDel="00E444F9">
          <w:rPr>
            <w:rFonts w:ascii="Arial" w:hAnsi="Arial" w:cs="Arial"/>
            <w:szCs w:val="24"/>
          </w:rPr>
          <w:delText xml:space="preserve"> ТОиР </w:delText>
        </w:r>
      </w:del>
      <w:del w:id="1297" w:author="Serjo" w:date="2020-04-10T17:52:00Z">
        <w:r w:rsidRPr="0007571B" w:rsidDel="00FB59FC">
          <w:rPr>
            <w:rFonts w:ascii="Arial" w:hAnsi="Arial" w:cs="Arial"/>
            <w:szCs w:val="24"/>
          </w:rPr>
          <w:delText>БЕ ГОК</w:delText>
        </w:r>
        <w:r w:rsidDel="00FB59FC">
          <w:rPr>
            <w:rFonts w:ascii="Arial" w:hAnsi="Arial" w:cs="Arial"/>
            <w:szCs w:val="24"/>
          </w:rPr>
          <w:delText xml:space="preserve"> </w:delText>
        </w:r>
      </w:del>
      <w:del w:id="1298" w:author="Serjo" w:date="2020-04-12T12:50:00Z">
        <w:r w:rsidDel="00E444F9">
          <w:rPr>
            <w:rFonts w:ascii="Arial" w:hAnsi="Arial" w:cs="Arial"/>
            <w:szCs w:val="24"/>
          </w:rPr>
          <w:delText>на рассмотрение и корректировку</w:delText>
        </w:r>
        <w:r w:rsidR="00625826" w:rsidDel="00E444F9">
          <w:rPr>
            <w:rFonts w:ascii="Arial" w:hAnsi="Arial" w:cs="Arial"/>
            <w:szCs w:val="24"/>
          </w:rPr>
          <w:delText xml:space="preserve"> (в шаг 50)</w:delText>
        </w:r>
        <w:r w:rsidDel="00E444F9">
          <w:rPr>
            <w:rFonts w:ascii="Arial" w:hAnsi="Arial" w:cs="Arial"/>
            <w:szCs w:val="24"/>
          </w:rPr>
          <w:delText>.</w:delText>
        </w:r>
      </w:del>
      <w:r w:rsidR="0051055D">
        <w:rPr>
          <w:rFonts w:ascii="Arial" w:hAnsi="Arial" w:cs="Arial"/>
          <w:szCs w:val="24"/>
        </w:rPr>
        <w:t xml:space="preserve"> </w:t>
      </w:r>
    </w:p>
    <w:p w14:paraId="6F509E4A" w14:textId="0077E5AD" w:rsidR="009B5C55" w:rsidRPr="009B5C55" w:rsidRDefault="009B5C55" w:rsidP="009B5C55">
      <w:pPr>
        <w:spacing w:after="240" w:line="276" w:lineRule="auto"/>
        <w:ind w:firstLine="567"/>
        <w:rPr>
          <w:ins w:id="1299" w:author="Владимир Лаут" w:date="2021-04-09T10:12:00Z"/>
          <w:rFonts w:ascii="Arial" w:hAnsi="Arial" w:cs="Arial"/>
          <w:szCs w:val="24"/>
        </w:rPr>
      </w:pPr>
      <w:ins w:id="1300" w:author="Владимир Лаут" w:date="2021-04-09T10:12:00Z">
        <w:r w:rsidRPr="009B5C55">
          <w:rPr>
            <w:rFonts w:ascii="Arial" w:hAnsi="Arial" w:cs="Arial"/>
            <w:szCs w:val="24"/>
          </w:rPr>
          <w:t xml:space="preserve">При создании Сообщения ТОРО </w:t>
        </w:r>
      </w:ins>
      <w:ins w:id="1301" w:author="Владимир Лаут" w:date="2021-04-09T10:13:00Z">
        <w:r>
          <w:rPr>
            <w:rFonts w:ascii="Arial" w:hAnsi="Arial" w:cs="Arial"/>
            <w:szCs w:val="24"/>
          </w:rPr>
          <w:t xml:space="preserve">должны </w:t>
        </w:r>
      </w:ins>
      <w:ins w:id="1302" w:author="Владимир Лаут" w:date="2021-04-09T10:14:00Z">
        <w:r>
          <w:rPr>
            <w:rFonts w:ascii="Arial" w:hAnsi="Arial" w:cs="Arial"/>
            <w:szCs w:val="24"/>
          </w:rPr>
          <w:t>быть заполнены</w:t>
        </w:r>
      </w:ins>
      <w:ins w:id="1303" w:author="Владимир Лаут" w:date="2021-04-09T10:12:00Z">
        <w:r w:rsidRPr="009B5C55">
          <w:rPr>
            <w:rFonts w:ascii="Arial" w:hAnsi="Arial" w:cs="Arial"/>
            <w:szCs w:val="24"/>
          </w:rPr>
          <w:t xml:space="preserve"> следующие поля:</w:t>
        </w:r>
      </w:ins>
    </w:p>
    <w:p w14:paraId="02D5621D" w14:textId="724A3B9D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04" w:author="Владимир Лаут" w:date="2021-04-09T10:12:00Z"/>
          <w:rFonts w:ascii="Arial" w:hAnsi="Arial" w:cs="Arial"/>
          <w:szCs w:val="24"/>
        </w:rPr>
        <w:pPrChange w:id="1305" w:author="Владимир Лаут" w:date="2021-04-09T10:19:00Z">
          <w:pPr>
            <w:spacing w:after="240" w:line="276" w:lineRule="auto"/>
            <w:ind w:firstLine="567"/>
          </w:pPr>
        </w:pPrChange>
      </w:pPr>
      <w:ins w:id="1306" w:author="Владимир Лаут" w:date="2021-04-09T10:12:00Z">
        <w:r w:rsidRPr="009B5C55">
          <w:rPr>
            <w:rFonts w:ascii="Arial" w:hAnsi="Arial" w:cs="Arial"/>
            <w:szCs w:val="24"/>
          </w:rPr>
          <w:t>Краткий текст сообщения;</w:t>
        </w:r>
      </w:ins>
    </w:p>
    <w:p w14:paraId="4F21B54C" w14:textId="6E56E0B5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07" w:author="Владимир Лаут" w:date="2021-04-09T10:12:00Z"/>
          <w:rFonts w:ascii="Arial" w:hAnsi="Arial" w:cs="Arial"/>
          <w:szCs w:val="24"/>
        </w:rPr>
        <w:pPrChange w:id="1308" w:author="Владимир Лаут" w:date="2021-04-09T10:19:00Z">
          <w:pPr>
            <w:spacing w:after="240" w:line="276" w:lineRule="auto"/>
            <w:ind w:firstLine="567"/>
          </w:pPr>
        </w:pPrChange>
      </w:pPr>
      <w:ins w:id="1309" w:author="Владимир Лаут" w:date="2021-04-09T10:12:00Z">
        <w:r w:rsidRPr="009B5C55">
          <w:rPr>
            <w:rFonts w:ascii="Arial" w:hAnsi="Arial" w:cs="Arial"/>
            <w:szCs w:val="24"/>
          </w:rPr>
          <w:t>Единица оборудования;</w:t>
        </w:r>
      </w:ins>
    </w:p>
    <w:p w14:paraId="5B34F861" w14:textId="4EB8FC95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10" w:author="Владимир Лаут" w:date="2021-04-09T10:12:00Z"/>
          <w:rFonts w:ascii="Arial" w:hAnsi="Arial" w:cs="Arial"/>
          <w:szCs w:val="24"/>
        </w:rPr>
        <w:pPrChange w:id="1311" w:author="Владимир Лаут" w:date="2021-04-09T10:19:00Z">
          <w:pPr>
            <w:spacing w:after="240" w:line="276" w:lineRule="auto"/>
            <w:ind w:firstLine="567"/>
          </w:pPr>
        </w:pPrChange>
      </w:pPr>
      <w:ins w:id="1312" w:author="Владимир Лаут" w:date="2021-04-09T10:12:00Z">
        <w:r w:rsidRPr="009B5C55">
          <w:rPr>
            <w:rFonts w:ascii="Arial" w:hAnsi="Arial" w:cs="Arial"/>
            <w:szCs w:val="24"/>
          </w:rPr>
          <w:t>Группа плановиков;</w:t>
        </w:r>
      </w:ins>
    </w:p>
    <w:p w14:paraId="48433352" w14:textId="11A47DD6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13" w:author="Владимир Лаут" w:date="2021-04-09T10:12:00Z"/>
          <w:rFonts w:ascii="Arial" w:hAnsi="Arial" w:cs="Arial"/>
          <w:szCs w:val="24"/>
        </w:rPr>
        <w:pPrChange w:id="1314" w:author="Владимир Лаут" w:date="2021-04-09T10:19:00Z">
          <w:pPr>
            <w:spacing w:after="240" w:line="276" w:lineRule="auto"/>
            <w:ind w:firstLine="567"/>
          </w:pPr>
        </w:pPrChange>
      </w:pPr>
      <w:ins w:id="1315" w:author="Владимир Лаут" w:date="2021-04-09T10:12:00Z">
        <w:r w:rsidRPr="009B5C55">
          <w:rPr>
            <w:rFonts w:ascii="Arial" w:hAnsi="Arial" w:cs="Arial"/>
            <w:szCs w:val="24"/>
          </w:rPr>
          <w:t>Начало неисправности;</w:t>
        </w:r>
      </w:ins>
    </w:p>
    <w:p w14:paraId="147858F3" w14:textId="4244D38B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16" w:author="Владимир Лаут" w:date="2021-04-09T10:12:00Z"/>
          <w:rFonts w:ascii="Arial" w:hAnsi="Arial" w:cs="Arial"/>
          <w:szCs w:val="24"/>
        </w:rPr>
        <w:pPrChange w:id="1317" w:author="Владимир Лаут" w:date="2021-04-09T10:19:00Z">
          <w:pPr>
            <w:spacing w:after="240" w:line="276" w:lineRule="auto"/>
            <w:ind w:firstLine="567"/>
          </w:pPr>
        </w:pPrChange>
      </w:pPr>
      <w:ins w:id="1318" w:author="Владимир Лаут" w:date="2021-04-09T10:12:00Z">
        <w:r w:rsidRPr="009B5C55">
          <w:rPr>
            <w:rFonts w:ascii="Arial" w:hAnsi="Arial" w:cs="Arial"/>
            <w:szCs w:val="24"/>
          </w:rPr>
          <w:t>Вид дефекта;</w:t>
        </w:r>
      </w:ins>
    </w:p>
    <w:p w14:paraId="67F91454" w14:textId="3882325E" w:rsidR="009B5C55" w:rsidRPr="009B5C55" w:rsidRDefault="009B5C55">
      <w:pPr>
        <w:pStyle w:val="afa"/>
        <w:numPr>
          <w:ilvl w:val="0"/>
          <w:numId w:val="77"/>
        </w:numPr>
        <w:spacing w:line="276" w:lineRule="auto"/>
        <w:ind w:left="1281" w:hanging="357"/>
        <w:rPr>
          <w:ins w:id="1319" w:author="Владимир Лаут" w:date="2021-04-09T10:12:00Z"/>
          <w:rFonts w:ascii="Arial" w:hAnsi="Arial" w:cs="Arial"/>
          <w:szCs w:val="24"/>
        </w:rPr>
        <w:pPrChange w:id="1320" w:author="Владимир Лаут" w:date="2021-04-09T10:19:00Z">
          <w:pPr>
            <w:spacing w:after="240" w:line="276" w:lineRule="auto"/>
            <w:ind w:firstLine="567"/>
          </w:pPr>
        </w:pPrChange>
      </w:pPr>
      <w:ins w:id="1321" w:author="Владимир Лаут" w:date="2021-04-09T10:12:00Z">
        <w:r w:rsidRPr="009B5C55">
          <w:rPr>
            <w:rFonts w:ascii="Arial" w:hAnsi="Arial" w:cs="Arial"/>
            <w:szCs w:val="24"/>
          </w:rPr>
          <w:t>Часть объекта.</w:t>
        </w:r>
      </w:ins>
    </w:p>
    <w:p w14:paraId="1A2F6547" w14:textId="598DC13E" w:rsidR="009B5C55" w:rsidRDefault="009B5C55" w:rsidP="009B5C55">
      <w:pPr>
        <w:spacing w:after="240" w:line="276" w:lineRule="auto"/>
        <w:ind w:firstLine="567"/>
        <w:rPr>
          <w:ins w:id="1322" w:author="Владимир Лаут" w:date="2021-03-15T17:25:00Z"/>
          <w:rFonts w:ascii="Arial" w:hAnsi="Arial" w:cs="Arial"/>
          <w:szCs w:val="24"/>
        </w:rPr>
      </w:pPr>
      <w:ins w:id="1323" w:author="Владимир Лаут" w:date="2021-04-09T10:12:00Z">
        <w:r w:rsidRPr="009B5C55">
          <w:rPr>
            <w:rFonts w:ascii="Arial" w:hAnsi="Arial" w:cs="Arial"/>
            <w:szCs w:val="24"/>
          </w:rPr>
          <w:t>Поле «Код причины» может быть указан при наличии соответствующей информации.</w:t>
        </w:r>
      </w:ins>
    </w:p>
    <w:p w14:paraId="3861B293" w14:textId="170C9669" w:rsidR="00436787" w:rsidRDefault="00436787" w:rsidP="00A03DDE">
      <w:pPr>
        <w:spacing w:after="240" w:line="276" w:lineRule="auto"/>
        <w:ind w:firstLine="567"/>
        <w:rPr>
          <w:ins w:id="1324" w:author="Serjo" w:date="2020-04-10T14:35:00Z"/>
          <w:rFonts w:ascii="Arial" w:hAnsi="Arial" w:cs="Arial"/>
          <w:szCs w:val="24"/>
        </w:rPr>
      </w:pPr>
      <w:ins w:id="1325" w:author="Владимир Лаут" w:date="2021-03-15T17:25:00Z">
        <w:r>
          <w:rPr>
            <w:rFonts w:ascii="Arial" w:hAnsi="Arial" w:cs="Arial"/>
            <w:szCs w:val="24"/>
          </w:rPr>
          <w:t xml:space="preserve">Помимо использования транзакции </w:t>
        </w:r>
        <w:r w:rsidRPr="009B5C55">
          <w:rPr>
            <w:rFonts w:ascii="Arial" w:hAnsi="Arial" w:cs="Arial"/>
            <w:szCs w:val="24"/>
            <w:rPrChange w:id="1326" w:author="Владимир Лаут" w:date="2021-04-09T10:15:00Z">
              <w:rPr>
                <w:rFonts w:ascii="Arial" w:hAnsi="Arial" w:cs="Arial"/>
                <w:szCs w:val="24"/>
                <w:lang w:val="en-US"/>
              </w:rPr>
            </w:rPrChange>
          </w:rPr>
          <w:t>IW</w:t>
        </w:r>
        <w:r w:rsidRPr="00224B02">
          <w:rPr>
            <w:rFonts w:ascii="Arial" w:hAnsi="Arial" w:cs="Arial"/>
            <w:szCs w:val="24"/>
          </w:rPr>
          <w:t xml:space="preserve">21 </w:t>
        </w:r>
        <w:r>
          <w:rPr>
            <w:rFonts w:ascii="Arial" w:hAnsi="Arial" w:cs="Arial"/>
            <w:szCs w:val="24"/>
          </w:rPr>
          <w:t xml:space="preserve">системы </w:t>
        </w:r>
        <w:r w:rsidRPr="009B5C55">
          <w:rPr>
            <w:rFonts w:ascii="Arial" w:hAnsi="Arial" w:cs="Arial"/>
            <w:szCs w:val="24"/>
            <w:rPrChange w:id="1327" w:author="Владимир Лаут" w:date="2021-04-09T10:15:00Z">
              <w:rPr>
                <w:rFonts w:ascii="Arial" w:hAnsi="Arial" w:cs="Arial"/>
                <w:szCs w:val="24"/>
                <w:lang w:val="en-US"/>
              </w:rPr>
            </w:rPrChange>
          </w:rPr>
          <w:t>SAP</w:t>
        </w:r>
        <w:r>
          <w:rPr>
            <w:rFonts w:ascii="Arial" w:hAnsi="Arial" w:cs="Arial"/>
            <w:szCs w:val="24"/>
          </w:rPr>
          <w:t xml:space="preserve">, </w:t>
        </w:r>
        <w:r w:rsidRPr="00377F82">
          <w:rPr>
            <w:rFonts w:ascii="Arial" w:hAnsi="Arial" w:cs="Arial"/>
            <w:szCs w:val="24"/>
          </w:rPr>
          <w:t>Инициатор ТОиР</w:t>
        </w:r>
        <w:r>
          <w:rPr>
            <w:rFonts w:ascii="Arial" w:hAnsi="Arial" w:cs="Arial"/>
            <w:szCs w:val="24"/>
          </w:rPr>
          <w:t xml:space="preserve"> УО</w:t>
        </w:r>
        <w:r w:rsidRPr="00FB59FC" w:rsidDel="00FB59FC">
          <w:rPr>
            <w:rFonts w:ascii="Arial" w:hAnsi="Arial" w:cs="Arial"/>
            <w:szCs w:val="24"/>
          </w:rPr>
          <w:t xml:space="preserve"> </w:t>
        </w:r>
        <w:r>
          <w:rPr>
            <w:rFonts w:ascii="Arial" w:hAnsi="Arial" w:cs="Arial"/>
            <w:szCs w:val="24"/>
          </w:rPr>
          <w:t xml:space="preserve">имеет возможность выполнить регистрацию дефекта или останова, выявленные в процессе эксплуатации, при помощи мобильного устройства (используется Мобильное ТОРО). </w:t>
        </w:r>
        <w:r w:rsidRPr="00101963">
          <w:rPr>
            <w:rFonts w:ascii="Arial" w:hAnsi="Arial" w:cs="Arial"/>
            <w:szCs w:val="24"/>
          </w:rPr>
          <w:t>Для создания сообщения ТОРО на оборудование</w:t>
        </w:r>
        <w:r>
          <w:rPr>
            <w:rFonts w:ascii="Arial" w:hAnsi="Arial" w:cs="Arial"/>
            <w:szCs w:val="24"/>
          </w:rPr>
          <w:t>,</w:t>
        </w:r>
        <w:r w:rsidRPr="00101963">
          <w:rPr>
            <w:rFonts w:ascii="Arial" w:hAnsi="Arial" w:cs="Arial"/>
            <w:szCs w:val="24"/>
          </w:rPr>
          <w:t xml:space="preserve"> необходимо </w:t>
        </w:r>
        <w:r>
          <w:rPr>
            <w:rFonts w:ascii="Arial" w:hAnsi="Arial" w:cs="Arial"/>
            <w:szCs w:val="24"/>
          </w:rPr>
          <w:t xml:space="preserve">на мобильном терминале </w:t>
        </w:r>
        <w:r w:rsidRPr="00101963">
          <w:rPr>
            <w:rFonts w:ascii="Arial" w:hAnsi="Arial" w:cs="Arial"/>
            <w:szCs w:val="24"/>
          </w:rPr>
          <w:t>нажать кнопку «Добавить»</w:t>
        </w:r>
        <w:r w:rsidRPr="002E4C17">
          <w:rPr>
            <w:rFonts w:ascii="Arial" w:hAnsi="Arial" w:cs="Arial"/>
            <w:szCs w:val="24"/>
          </w:rPr>
          <w:t xml:space="preserve"> </w:t>
        </w:r>
        <w:r w:rsidRPr="00101963">
          <w:rPr>
            <w:rFonts w:ascii="Arial" w:hAnsi="Arial" w:cs="Arial"/>
            <w:szCs w:val="24"/>
          </w:rPr>
          <w:t xml:space="preserve">в списке сообщений ТОРО и поднести устройство к NFC-метке. Автоматически будет выбрано оборудование и откроется экран создания сообщения для этого оборудования. При создании Сообщения ТОРО указывается приоритет, часть изделия и код дефекта. К сообщению ТОРО может быть приложена фотография, созданная с мобильного терминала. Сообщение ТОРО, зарегистрированное в Мобильном ТОРО будет отражено в системе </w:t>
        </w:r>
        <w:r>
          <w:rPr>
            <w:rFonts w:ascii="Arial" w:hAnsi="Arial" w:cs="Arial"/>
            <w:szCs w:val="24"/>
          </w:rPr>
          <w:t>S/4HANA</w:t>
        </w:r>
        <w:r w:rsidRPr="00101963">
          <w:rPr>
            <w:rFonts w:ascii="Arial" w:hAnsi="Arial" w:cs="Arial"/>
            <w:szCs w:val="24"/>
          </w:rPr>
          <w:t xml:space="preserve">. </w:t>
        </w:r>
        <w:r>
          <w:rPr>
            <w:rFonts w:ascii="Arial" w:hAnsi="Arial" w:cs="Arial"/>
            <w:szCs w:val="24"/>
          </w:rPr>
          <w:t xml:space="preserve">Сообщению автоматически присваивается статус </w:t>
        </w:r>
        <w:r w:rsidRPr="007B56D5">
          <w:rPr>
            <w:rFonts w:ascii="Arial" w:hAnsi="Arial" w:cs="Arial"/>
            <w:szCs w:val="24"/>
          </w:rPr>
          <w:t>МОБИ</w:t>
        </w:r>
        <w:r>
          <w:rPr>
            <w:rFonts w:ascii="Arial" w:hAnsi="Arial" w:cs="Arial"/>
            <w:szCs w:val="24"/>
          </w:rPr>
          <w:t xml:space="preserve"> «</w:t>
        </w:r>
        <w:r w:rsidRPr="007B56D5">
          <w:rPr>
            <w:rFonts w:ascii="Arial" w:hAnsi="Arial" w:cs="Arial"/>
            <w:szCs w:val="24"/>
          </w:rPr>
          <w:t>Создано на мобильном устройстве</w:t>
        </w:r>
        <w:r>
          <w:rPr>
            <w:rFonts w:ascii="Arial" w:hAnsi="Arial" w:cs="Arial"/>
            <w:szCs w:val="24"/>
          </w:rPr>
          <w:t>»</w:t>
        </w:r>
      </w:ins>
    </w:p>
    <w:p w14:paraId="50E672AE" w14:textId="22DDD203" w:rsidR="00E13648" w:rsidDel="00E13648" w:rsidRDefault="002E4C17">
      <w:pPr>
        <w:spacing w:after="240" w:line="276" w:lineRule="auto"/>
        <w:ind w:firstLine="567"/>
        <w:rPr>
          <w:del w:id="1328" w:author="Serjo" w:date="2020-04-28T01:37:00Z"/>
          <w:rFonts w:ascii="Arial" w:hAnsi="Arial" w:cs="Arial"/>
          <w:szCs w:val="24"/>
        </w:rPr>
      </w:pPr>
      <w:del w:id="1329" w:author="Владимир Лаут" w:date="2021-03-15T17:25:00Z">
        <w:r w:rsidDel="00436787">
          <w:rPr>
            <w:rFonts w:ascii="Arial" w:hAnsi="Arial" w:cs="Arial"/>
            <w:szCs w:val="24"/>
          </w:rPr>
          <w:delText xml:space="preserve">Помимо использования транзакции </w:delText>
        </w:r>
        <w:r w:rsidDel="00436787">
          <w:rPr>
            <w:rFonts w:ascii="Arial" w:hAnsi="Arial" w:cs="Arial"/>
            <w:szCs w:val="24"/>
            <w:lang w:val="en-US"/>
          </w:rPr>
          <w:delText>IW</w:delText>
        </w:r>
        <w:r w:rsidRPr="00224B02" w:rsidDel="00436787">
          <w:rPr>
            <w:rFonts w:ascii="Arial" w:hAnsi="Arial" w:cs="Arial"/>
            <w:szCs w:val="24"/>
          </w:rPr>
          <w:delText xml:space="preserve">21 </w:delText>
        </w:r>
        <w:r w:rsidDel="00436787">
          <w:rPr>
            <w:rFonts w:ascii="Arial" w:hAnsi="Arial" w:cs="Arial"/>
            <w:szCs w:val="24"/>
          </w:rPr>
          <w:delText xml:space="preserve">системы </w:delText>
        </w:r>
        <w:r w:rsidDel="00436787">
          <w:rPr>
            <w:rFonts w:ascii="Arial" w:hAnsi="Arial" w:cs="Arial"/>
            <w:szCs w:val="24"/>
            <w:lang w:val="en-US"/>
          </w:rPr>
          <w:delText>SAP</w:delText>
        </w:r>
        <w:r w:rsidDel="00436787">
          <w:rPr>
            <w:rFonts w:ascii="Arial" w:hAnsi="Arial" w:cs="Arial"/>
            <w:szCs w:val="24"/>
          </w:rPr>
          <w:delText xml:space="preserve">, </w:delText>
        </w:r>
        <w:r w:rsidR="001C489B" w:rsidRPr="00377F82" w:rsidDel="00436787">
          <w:rPr>
            <w:rFonts w:ascii="Arial" w:hAnsi="Arial" w:cs="Arial"/>
            <w:szCs w:val="24"/>
          </w:rPr>
          <w:delText>Инициатор ТОиР</w:delText>
        </w:r>
        <w:r w:rsidR="001C489B" w:rsidDel="00436787">
          <w:rPr>
            <w:rFonts w:ascii="Arial" w:hAnsi="Arial" w:cs="Arial"/>
            <w:szCs w:val="24"/>
          </w:rPr>
          <w:delText xml:space="preserve"> </w:delText>
        </w:r>
      </w:del>
      <w:ins w:id="1330" w:author="Serjo" w:date="2020-04-15T15:20:00Z">
        <w:del w:id="1331" w:author="Владимир Лаут" w:date="2021-03-15T17:25:00Z">
          <w:r w:rsidR="002C556C" w:rsidDel="00436787">
            <w:rPr>
              <w:rFonts w:ascii="Arial" w:hAnsi="Arial" w:cs="Arial"/>
              <w:szCs w:val="24"/>
            </w:rPr>
            <w:delText>УО</w:delText>
          </w:r>
        </w:del>
      </w:ins>
      <w:ins w:id="1332" w:author="Serjo" w:date="2020-04-10T17:52:00Z">
        <w:del w:id="1333" w:author="Владимир Лаут" w:date="2021-03-15T17:25:00Z">
          <w:r w:rsidR="00FB59FC" w:rsidRPr="00FB59FC" w:rsidDel="00436787">
            <w:rPr>
              <w:rFonts w:ascii="Arial" w:hAnsi="Arial" w:cs="Arial"/>
              <w:szCs w:val="24"/>
            </w:rPr>
            <w:delText xml:space="preserve"> </w:delText>
          </w:r>
        </w:del>
      </w:ins>
      <w:del w:id="1334" w:author="Владимир Лаут" w:date="2021-03-15T17:25:00Z">
        <w:r w:rsidDel="00436787">
          <w:rPr>
            <w:rFonts w:ascii="Arial" w:hAnsi="Arial" w:cs="Arial"/>
            <w:szCs w:val="24"/>
          </w:rPr>
          <w:delText xml:space="preserve">БЕ ГОК </w:delText>
        </w:r>
        <w:r w:rsidR="001C489B" w:rsidDel="00436787">
          <w:rPr>
            <w:rFonts w:ascii="Arial" w:hAnsi="Arial" w:cs="Arial"/>
            <w:szCs w:val="24"/>
          </w:rPr>
          <w:delText>имеет возможность выполнить регистрацию дефекта или останова, выявленные в процессе эксплуатации</w:delText>
        </w:r>
        <w:r w:rsidDel="00436787">
          <w:rPr>
            <w:rFonts w:ascii="Arial" w:hAnsi="Arial" w:cs="Arial"/>
            <w:szCs w:val="24"/>
          </w:rPr>
          <w:delText>,</w:delText>
        </w:r>
        <w:r w:rsidR="001C489B" w:rsidDel="00436787">
          <w:rPr>
            <w:rFonts w:ascii="Arial" w:hAnsi="Arial" w:cs="Arial"/>
            <w:szCs w:val="24"/>
          </w:rPr>
          <w:delText xml:space="preserve"> при помощи мобильного устройства (используется Мобильное ТОРО).</w:delText>
        </w:r>
        <w:r w:rsidR="001917F2" w:rsidDel="00436787">
          <w:rPr>
            <w:rFonts w:ascii="Arial" w:hAnsi="Arial" w:cs="Arial"/>
            <w:szCs w:val="24"/>
          </w:rPr>
          <w:delText xml:space="preserve"> 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Для создания сообщения ТОРО на </w:delText>
        </w:r>
        <w:r w:rsidR="00CF0D61" w:rsidRPr="00101963" w:rsidDel="00436787">
          <w:rPr>
            <w:rFonts w:ascii="Arial" w:hAnsi="Arial" w:cs="Arial"/>
            <w:szCs w:val="24"/>
          </w:rPr>
          <w:delText>оборудование</w:delText>
        </w:r>
        <w:r w:rsidDel="00436787">
          <w:rPr>
            <w:rFonts w:ascii="Arial" w:hAnsi="Arial" w:cs="Arial"/>
            <w:szCs w:val="24"/>
          </w:rPr>
          <w:delText>,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 необходимо </w:delText>
        </w:r>
        <w:r w:rsidDel="00436787">
          <w:rPr>
            <w:rFonts w:ascii="Arial" w:hAnsi="Arial" w:cs="Arial"/>
            <w:szCs w:val="24"/>
          </w:rPr>
          <w:delText xml:space="preserve">на мобильном терминале </w:delText>
        </w:r>
        <w:r w:rsidR="00D668B3" w:rsidRPr="00101963" w:rsidDel="00436787">
          <w:rPr>
            <w:rFonts w:ascii="Arial" w:hAnsi="Arial" w:cs="Arial"/>
            <w:szCs w:val="24"/>
          </w:rPr>
          <w:delText>нажать кнопку «Добавить»</w:delText>
        </w:r>
        <w:r w:rsidRPr="002E4C17" w:rsidDel="00436787">
          <w:rPr>
            <w:rFonts w:ascii="Arial" w:hAnsi="Arial" w:cs="Arial"/>
            <w:szCs w:val="24"/>
          </w:rPr>
          <w:delText xml:space="preserve"> </w:delText>
        </w:r>
        <w:r w:rsidRPr="00101963" w:rsidDel="00436787">
          <w:rPr>
            <w:rFonts w:ascii="Arial" w:hAnsi="Arial" w:cs="Arial"/>
            <w:szCs w:val="24"/>
          </w:rPr>
          <w:delText>в списке сообщений ТОРО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 и поднести устройство к NFC-метке. Автоматически будет выбрано оборудование и откроется экран создания сообщения для этого оборудования. При создании Сообщения ТОРО указывается приоритет</w:delText>
        </w:r>
        <w:r w:rsidR="00CF0D61" w:rsidRPr="00101963" w:rsidDel="00436787">
          <w:rPr>
            <w:rFonts w:ascii="Arial" w:hAnsi="Arial" w:cs="Arial"/>
            <w:szCs w:val="24"/>
          </w:rPr>
          <w:delText>, часть изделия и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 код дефекта. К сообщению ТОРО может быть приложена фотография, созданная с мобильного </w:delText>
        </w:r>
        <w:r w:rsidR="00CF0D61" w:rsidRPr="00101963" w:rsidDel="00436787">
          <w:rPr>
            <w:rFonts w:ascii="Arial" w:hAnsi="Arial" w:cs="Arial"/>
            <w:szCs w:val="24"/>
          </w:rPr>
          <w:delText>терминала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. Сообщение ТОРО, зарегистрированное в Мобильном ТОРО будет отражено в системе </w:delText>
        </w:r>
        <w:r w:rsidR="003616A7" w:rsidDel="00436787">
          <w:rPr>
            <w:rFonts w:ascii="Arial" w:hAnsi="Arial" w:cs="Arial"/>
            <w:szCs w:val="24"/>
          </w:rPr>
          <w:delText>S/4HANA</w:delText>
        </w:r>
        <w:r w:rsidR="00D668B3" w:rsidRPr="00101963" w:rsidDel="00436787">
          <w:rPr>
            <w:rFonts w:ascii="Arial" w:hAnsi="Arial" w:cs="Arial"/>
            <w:szCs w:val="24"/>
          </w:rPr>
          <w:delText xml:space="preserve">. </w:delText>
        </w:r>
      </w:del>
      <w:ins w:id="1335" w:author="Serjo" w:date="2020-04-09T17:50:00Z">
        <w:del w:id="1336" w:author="Владимир Лаут" w:date="2021-03-15T17:25:00Z">
          <w:r w:rsidR="007B56D5" w:rsidDel="00436787">
            <w:rPr>
              <w:rFonts w:ascii="Arial" w:hAnsi="Arial" w:cs="Arial"/>
              <w:szCs w:val="24"/>
            </w:rPr>
            <w:delText>Со</w:delText>
          </w:r>
          <w:r w:rsidR="007F52DA" w:rsidDel="00436787">
            <w:rPr>
              <w:rFonts w:ascii="Arial" w:hAnsi="Arial" w:cs="Arial"/>
              <w:szCs w:val="24"/>
            </w:rPr>
            <w:delText>общению автоматически присваивается</w:delText>
          </w:r>
          <w:r w:rsidR="007B56D5" w:rsidDel="00436787">
            <w:rPr>
              <w:rFonts w:ascii="Arial" w:hAnsi="Arial" w:cs="Arial"/>
              <w:szCs w:val="24"/>
            </w:rPr>
            <w:delText xml:space="preserve"> статус </w:delText>
          </w:r>
        </w:del>
      </w:ins>
      <w:ins w:id="1337" w:author="Serjo" w:date="2020-04-09T17:51:00Z">
        <w:del w:id="1338" w:author="Владимир Лаут" w:date="2021-03-15T17:25:00Z">
          <w:r w:rsidR="007B56D5" w:rsidRPr="007B56D5" w:rsidDel="00436787">
            <w:rPr>
              <w:rFonts w:ascii="Arial" w:hAnsi="Arial" w:cs="Arial"/>
              <w:szCs w:val="24"/>
            </w:rPr>
            <w:delText>МОБИ</w:delText>
          </w:r>
          <w:r w:rsidR="007B56D5" w:rsidDel="00436787">
            <w:rPr>
              <w:rFonts w:ascii="Arial" w:hAnsi="Arial" w:cs="Arial"/>
              <w:szCs w:val="24"/>
            </w:rPr>
            <w:delText xml:space="preserve"> «</w:delText>
          </w:r>
          <w:r w:rsidR="007B56D5" w:rsidRPr="007B56D5" w:rsidDel="00436787">
            <w:rPr>
              <w:rFonts w:ascii="Arial" w:hAnsi="Arial" w:cs="Arial"/>
              <w:szCs w:val="24"/>
            </w:rPr>
            <w:delText>Создано на мобильном устройстве</w:delText>
          </w:r>
          <w:r w:rsidR="007B56D5" w:rsidDel="00436787">
            <w:rPr>
              <w:rFonts w:ascii="Arial" w:hAnsi="Arial" w:cs="Arial"/>
              <w:szCs w:val="24"/>
            </w:rPr>
            <w:delText>»</w:delText>
          </w:r>
        </w:del>
        <w:r w:rsidR="007B56D5">
          <w:rPr>
            <w:rFonts w:ascii="Arial" w:hAnsi="Arial" w:cs="Arial"/>
            <w:szCs w:val="24"/>
          </w:rPr>
          <w:t>.</w:t>
        </w:r>
      </w:ins>
    </w:p>
    <w:p w14:paraId="5E42872D" w14:textId="747B0C65" w:rsidR="00E116EF" w:rsidRDefault="00E116EF" w:rsidP="00E116EF">
      <w:pPr>
        <w:pStyle w:val="4"/>
        <w:rPr>
          <w:ins w:id="1339" w:author="Serjo" w:date="2020-04-12T16:00:00Z"/>
          <w:rFonts w:eastAsiaTheme="majorEastAsia" w:cstheme="majorBidi"/>
          <w:b/>
          <w:i w:val="0"/>
          <w:caps w:val="0"/>
          <w:sz w:val="24"/>
          <w:szCs w:val="24"/>
        </w:rPr>
      </w:pPr>
      <w:ins w:id="1340" w:author="Serjo" w:date="2020-04-12T16:01:00Z"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Шаг </w:t>
        </w:r>
      </w:ins>
      <w:ins w:id="1341" w:author="Serjo" w:date="2020-04-12T16:00:00Z">
        <w:r w:rsidRPr="00FB27E2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процесса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2</w:t>
        </w:r>
        <w:r w:rsidRPr="00FB27E2">
          <w:rPr>
            <w:rFonts w:eastAsiaTheme="majorEastAsia" w:cstheme="majorBidi"/>
            <w:b/>
            <w:i w:val="0"/>
            <w:caps w:val="0"/>
            <w:sz w:val="24"/>
            <w:szCs w:val="24"/>
          </w:rPr>
          <w:t>0</w:t>
        </w:r>
        <w:r w:rsidRPr="0012135C">
          <w:rPr>
            <w:rFonts w:eastAsiaTheme="majorEastAsia" w:cstheme="majorBidi"/>
            <w:b/>
            <w:sz w:val="24"/>
            <w:szCs w:val="24"/>
          </w:rPr>
          <w:t xml:space="preserve"> –</w:t>
        </w:r>
      </w:ins>
      <w:ins w:id="1342" w:author="Serjo" w:date="2020-04-12T17:02:00Z">
        <w:r w:rsidR="00F02310">
          <w:rPr>
            <w:rFonts w:eastAsiaTheme="majorEastAsia" w:cstheme="majorBidi"/>
            <w:b/>
            <w:sz w:val="24"/>
            <w:szCs w:val="24"/>
          </w:rPr>
          <w:t xml:space="preserve"> </w:t>
        </w:r>
        <w:r w:rsidR="00F02310" w:rsidRPr="00F02310">
          <w:rPr>
            <w:rFonts w:eastAsiaTheme="majorEastAsia" w:cstheme="majorBidi"/>
            <w:b/>
            <w:i w:val="0"/>
            <w:caps w:val="0"/>
            <w:sz w:val="24"/>
            <w:szCs w:val="24"/>
          </w:rPr>
          <w:t>Присвоение сообщению низкого приоритета</w:t>
        </w:r>
      </w:ins>
    </w:p>
    <w:p w14:paraId="3948AC1B" w14:textId="77777777" w:rsidR="00E116EF" w:rsidRDefault="00E116EF" w:rsidP="00E116EF">
      <w:pPr>
        <w:rPr>
          <w:ins w:id="1343" w:author="Serjo" w:date="2020-04-12T16:00:00Z"/>
          <w:rFonts w:eastAsiaTheme="majorEastAsia"/>
        </w:rPr>
      </w:pPr>
    </w:p>
    <w:p w14:paraId="29A75002" w14:textId="4302135D" w:rsidR="0058540C" w:rsidRDefault="0058540C" w:rsidP="00E116EF">
      <w:pPr>
        <w:spacing w:after="240" w:line="276" w:lineRule="auto"/>
        <w:ind w:firstLine="567"/>
        <w:rPr>
          <w:ins w:id="1344" w:author="Serjo" w:date="2020-04-12T17:04:00Z"/>
          <w:rFonts w:ascii="Arial" w:hAnsi="Arial" w:cs="Arial"/>
          <w:szCs w:val="24"/>
        </w:rPr>
      </w:pPr>
      <w:ins w:id="1345" w:author="Serjo" w:date="2020-04-12T17:04:00Z">
        <w:r>
          <w:rPr>
            <w:rFonts w:ascii="Arial" w:hAnsi="Arial" w:cs="Arial"/>
            <w:szCs w:val="24"/>
          </w:rPr>
          <w:t>После регистрации дефекта или останова</w:t>
        </w:r>
      </w:ins>
      <w:ins w:id="1346" w:author="Serjo" w:date="2020-04-12T17:06:00Z">
        <w:r>
          <w:rPr>
            <w:rFonts w:ascii="Arial" w:hAnsi="Arial" w:cs="Arial"/>
            <w:szCs w:val="24"/>
          </w:rPr>
          <w:t>,</w:t>
        </w:r>
      </w:ins>
      <w:ins w:id="1347" w:author="Serjo" w:date="2020-04-12T17:04:00Z">
        <w:r>
          <w:rPr>
            <w:rFonts w:ascii="Arial" w:hAnsi="Arial" w:cs="Arial"/>
            <w:szCs w:val="24"/>
          </w:rPr>
          <w:t xml:space="preserve"> </w:t>
        </w:r>
        <w:r w:rsidRPr="004C25E3">
          <w:rPr>
            <w:rFonts w:ascii="Arial" w:hAnsi="Arial" w:cs="Arial"/>
            <w:szCs w:val="24"/>
          </w:rPr>
          <w:t>на основании отчетов о результатах диагностики и рекомендаций по обслуживанию оборудования</w:t>
        </w:r>
        <w:r>
          <w:rPr>
            <w:rFonts w:ascii="Arial" w:hAnsi="Arial" w:cs="Arial"/>
            <w:szCs w:val="24"/>
          </w:rPr>
          <w:t xml:space="preserve">, </w:t>
        </w:r>
      </w:ins>
      <w:ins w:id="1348" w:author="Serjo" w:date="2020-04-12T17:05:00Z">
        <w:r>
          <w:rPr>
            <w:rFonts w:ascii="Arial" w:hAnsi="Arial" w:cs="Arial"/>
            <w:szCs w:val="24"/>
          </w:rPr>
          <w:t xml:space="preserve">инициатор создания сообщения </w:t>
        </w:r>
      </w:ins>
      <w:ins w:id="1349" w:author="Serjo" w:date="2020-04-12T17:06:00Z">
        <w:r>
          <w:rPr>
            <w:rFonts w:ascii="Arial" w:hAnsi="Arial" w:cs="Arial"/>
            <w:szCs w:val="24"/>
          </w:rPr>
          <w:t xml:space="preserve">ТОРО (см. шаг 17) </w:t>
        </w:r>
      </w:ins>
      <w:ins w:id="1350" w:author="Serjo" w:date="2020-04-12T17:04:00Z">
        <w:r>
          <w:rPr>
            <w:rFonts w:ascii="Arial" w:hAnsi="Arial" w:cs="Arial"/>
            <w:szCs w:val="24"/>
          </w:rPr>
          <w:t>присваивает ему приоритет.</w:t>
        </w:r>
      </w:ins>
    </w:p>
    <w:p w14:paraId="7D1F33AA" w14:textId="23F36812" w:rsidR="00E116EF" w:rsidRDefault="0058540C" w:rsidP="00177CDF">
      <w:pPr>
        <w:spacing w:after="240" w:line="276" w:lineRule="auto"/>
        <w:ind w:firstLine="567"/>
        <w:rPr>
          <w:ins w:id="1351" w:author="Serjo" w:date="2020-04-12T16:00:00Z"/>
          <w:rFonts w:ascii="Arial" w:hAnsi="Arial" w:cs="Arial"/>
          <w:szCs w:val="24"/>
        </w:rPr>
      </w:pPr>
      <w:ins w:id="1352" w:author="Serjo" w:date="2020-04-12T17:05:00Z">
        <w:r>
          <w:rPr>
            <w:rFonts w:ascii="Arial" w:hAnsi="Arial" w:cs="Arial"/>
            <w:szCs w:val="24"/>
          </w:rPr>
          <w:lastRenderedPageBreak/>
          <w:t xml:space="preserve">Сообщениям </w:t>
        </w:r>
      </w:ins>
      <w:ins w:id="1353" w:author="Serjo" w:date="2020-04-12T17:09:00Z">
        <w:r>
          <w:rPr>
            <w:rFonts w:ascii="Arial" w:hAnsi="Arial" w:cs="Arial"/>
            <w:szCs w:val="24"/>
          </w:rPr>
          <w:t xml:space="preserve">ТОРО </w:t>
        </w:r>
      </w:ins>
      <w:ins w:id="1354" w:author="Serjo" w:date="2020-04-12T17:05:00Z">
        <w:r>
          <w:rPr>
            <w:rFonts w:ascii="Arial" w:hAnsi="Arial" w:cs="Arial"/>
            <w:szCs w:val="24"/>
          </w:rPr>
          <w:t>с видом A2 «</w:t>
        </w:r>
        <w:r w:rsidRPr="00DB7F69">
          <w:rPr>
            <w:rFonts w:ascii="Arial" w:hAnsi="Arial" w:cs="Arial"/>
            <w:szCs w:val="24"/>
          </w:rPr>
          <w:t>Сообщение о неисправности</w:t>
        </w:r>
        <w:r>
          <w:rPr>
            <w:rFonts w:ascii="Arial" w:hAnsi="Arial" w:cs="Arial"/>
            <w:szCs w:val="24"/>
          </w:rPr>
          <w:t xml:space="preserve">» </w:t>
        </w:r>
      </w:ins>
      <w:ins w:id="1355" w:author="Serjo" w:date="2020-04-12T17:07:00Z">
        <w:r>
          <w:rPr>
            <w:rFonts w:ascii="Arial" w:hAnsi="Arial" w:cs="Arial"/>
            <w:szCs w:val="24"/>
          </w:rPr>
          <w:t>присваивается низкий приоритет.</w:t>
        </w:r>
      </w:ins>
      <w:ins w:id="1356" w:author="Serjo" w:date="2020-04-12T17:08:00Z">
        <w:r>
          <w:rPr>
            <w:rFonts w:ascii="Arial" w:hAnsi="Arial" w:cs="Arial"/>
            <w:szCs w:val="24"/>
          </w:rPr>
          <w:t xml:space="preserve"> </w:t>
        </w:r>
      </w:ins>
      <w:ins w:id="1357" w:author="Serjo" w:date="2020-04-12T16:00:00Z">
        <w:r w:rsidR="00E116EF">
          <w:rPr>
            <w:rFonts w:ascii="Arial" w:hAnsi="Arial" w:cs="Arial"/>
            <w:szCs w:val="24"/>
          </w:rPr>
          <w:t xml:space="preserve">Сообщения с низким приоритетом создаются со статусом СООТ «Сообщение открыто». Открытые сообщения, прежде чем будут переданы в работу, проверяются Координатором ТОиР </w:t>
        </w:r>
      </w:ins>
      <w:ins w:id="1358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359" w:author="Serjo" w:date="2020-04-12T16:00:00Z">
        <w:r w:rsidR="00E116EF" w:rsidRPr="00FB59FC">
          <w:rPr>
            <w:rFonts w:ascii="Arial" w:hAnsi="Arial" w:cs="Arial"/>
            <w:szCs w:val="24"/>
          </w:rPr>
          <w:t xml:space="preserve"> </w:t>
        </w:r>
        <w:r w:rsidR="00E116EF">
          <w:rPr>
            <w:rFonts w:ascii="Arial" w:hAnsi="Arial" w:cs="Arial"/>
            <w:szCs w:val="24"/>
          </w:rPr>
          <w:t xml:space="preserve">на полноту и корректность введенных данных (шаг 50), а также Инженером по надежности </w:t>
        </w:r>
      </w:ins>
      <w:ins w:id="1360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361" w:author="Serjo" w:date="2020-04-12T16:00:00Z">
        <w:r w:rsidR="00E116EF" w:rsidRPr="00FB59FC">
          <w:rPr>
            <w:rFonts w:ascii="Arial" w:hAnsi="Arial" w:cs="Arial"/>
            <w:szCs w:val="24"/>
          </w:rPr>
          <w:t xml:space="preserve"> </w:t>
        </w:r>
        <w:r w:rsidR="00E116EF">
          <w:rPr>
            <w:rFonts w:ascii="Arial" w:hAnsi="Arial" w:cs="Arial"/>
            <w:szCs w:val="24"/>
          </w:rPr>
          <w:t>на необходимость выполнения работ (шаг 110).</w:t>
        </w:r>
      </w:ins>
    </w:p>
    <w:p w14:paraId="310DF5CC" w14:textId="77777777" w:rsidR="00E116EF" w:rsidRDefault="00E116EF" w:rsidP="00E116EF">
      <w:pPr>
        <w:spacing w:after="240" w:line="276" w:lineRule="auto"/>
        <w:ind w:firstLine="567"/>
        <w:rPr>
          <w:ins w:id="1362" w:author="Serjo" w:date="2020-04-12T16:00:00Z"/>
          <w:rFonts w:ascii="Arial" w:hAnsi="Arial" w:cs="Arial"/>
          <w:szCs w:val="24"/>
        </w:rPr>
      </w:pPr>
      <w:ins w:id="1363" w:author="Serjo" w:date="2020-04-12T16:00:00Z">
        <w:r>
          <w:rPr>
            <w:rFonts w:ascii="Arial" w:hAnsi="Arial" w:cs="Arial"/>
            <w:szCs w:val="24"/>
          </w:rPr>
          <w:t xml:space="preserve">Для сообщений ТОРО используется статусная схема PM_NOTI1. </w:t>
        </w:r>
        <w:r w:rsidRPr="00531406">
          <w:rPr>
            <w:rFonts w:ascii="Arial" w:hAnsi="Arial" w:cs="Arial"/>
            <w:szCs w:val="24"/>
          </w:rPr>
          <w:t>При создании сообщения ТОРО, автомат</w:t>
        </w:r>
        <w:r>
          <w:rPr>
            <w:rFonts w:ascii="Arial" w:hAnsi="Arial" w:cs="Arial"/>
            <w:szCs w:val="24"/>
          </w:rPr>
          <w:t>ически устанавливается пользовательский статус ЗПРТ «</w:t>
        </w:r>
        <w:r w:rsidRPr="00531406">
          <w:rPr>
            <w:rFonts w:ascii="Arial" w:hAnsi="Arial" w:cs="Arial"/>
            <w:szCs w:val="24"/>
          </w:rPr>
          <w:t xml:space="preserve">Запрет создания заказа», </w:t>
        </w:r>
        <w:r>
          <w:rPr>
            <w:rFonts w:ascii="Arial" w:hAnsi="Arial" w:cs="Arial"/>
            <w:szCs w:val="24"/>
          </w:rPr>
          <w:t>который запрещает создание зака</w:t>
        </w:r>
        <w:r w:rsidRPr="00531406">
          <w:rPr>
            <w:rFonts w:ascii="Arial" w:hAnsi="Arial" w:cs="Arial"/>
            <w:szCs w:val="24"/>
          </w:rPr>
          <w:t xml:space="preserve">за </w:t>
        </w:r>
        <w:r>
          <w:rPr>
            <w:rFonts w:ascii="Arial" w:hAnsi="Arial" w:cs="Arial"/>
            <w:szCs w:val="24"/>
          </w:rPr>
          <w:t xml:space="preserve">ТОРО </w:t>
        </w:r>
        <w:r w:rsidRPr="00531406">
          <w:rPr>
            <w:rFonts w:ascii="Arial" w:hAnsi="Arial" w:cs="Arial"/>
            <w:szCs w:val="24"/>
          </w:rPr>
          <w:t>из сообщения, пока сообщение ТОРО</w:t>
        </w:r>
        <w:r>
          <w:rPr>
            <w:rFonts w:ascii="Arial" w:hAnsi="Arial" w:cs="Arial"/>
            <w:szCs w:val="24"/>
          </w:rPr>
          <w:t xml:space="preserve"> находится в системном статусе СООТ «</w:t>
        </w:r>
        <w:r w:rsidRPr="00531406">
          <w:rPr>
            <w:rFonts w:ascii="Arial" w:hAnsi="Arial" w:cs="Arial"/>
            <w:szCs w:val="24"/>
          </w:rPr>
          <w:t>Сообщение открыто». При переводе сообщения ТОРО в работу (си</w:t>
        </w:r>
        <w:r>
          <w:rPr>
            <w:rFonts w:ascii="Arial" w:hAnsi="Arial" w:cs="Arial"/>
            <w:szCs w:val="24"/>
          </w:rPr>
          <w:t>стемный статус СОРА «</w:t>
        </w:r>
        <w:r w:rsidRPr="00531406">
          <w:rPr>
            <w:rFonts w:ascii="Arial" w:hAnsi="Arial" w:cs="Arial"/>
            <w:szCs w:val="24"/>
          </w:rPr>
          <w:t>Сообщение в раб</w:t>
        </w:r>
        <w:r>
          <w:rPr>
            <w:rFonts w:ascii="Arial" w:hAnsi="Arial" w:cs="Arial"/>
            <w:szCs w:val="24"/>
          </w:rPr>
          <w:t>оте»), пользовательский статус ЗПРТ «</w:t>
        </w:r>
        <w:r w:rsidRPr="00531406">
          <w:rPr>
            <w:rFonts w:ascii="Arial" w:hAnsi="Arial" w:cs="Arial"/>
            <w:szCs w:val="24"/>
          </w:rPr>
          <w:t>Запрет создания заказа» автоматически снимается и становится доступной функция создания заказа из сообщения.</w:t>
        </w:r>
      </w:ins>
    </w:p>
    <w:p w14:paraId="7F9B6274" w14:textId="77777777" w:rsidR="00E116EF" w:rsidRDefault="00E116EF" w:rsidP="00E116EF">
      <w:pPr>
        <w:spacing w:after="240" w:line="276" w:lineRule="auto"/>
        <w:ind w:firstLine="567"/>
        <w:rPr>
          <w:ins w:id="1364" w:author="Serjo" w:date="2020-04-12T16:00:00Z"/>
          <w:rFonts w:ascii="Arial" w:hAnsi="Arial" w:cs="Arial"/>
          <w:szCs w:val="24"/>
        </w:rPr>
      </w:pPr>
      <w:ins w:id="1365" w:author="Serjo" w:date="2020-04-12T16:00:00Z">
        <w:r>
          <w:rPr>
            <w:rFonts w:ascii="Arial" w:hAnsi="Arial" w:cs="Arial"/>
            <w:szCs w:val="24"/>
          </w:rPr>
          <w:t>Подробное описание сообщения ТОРО приведено в разделе 5.7.1 данного КД.</w:t>
        </w:r>
      </w:ins>
    </w:p>
    <w:p w14:paraId="785BFE8B" w14:textId="6D4AA6D0" w:rsidR="00E116EF" w:rsidRDefault="00E116EF" w:rsidP="00E116EF">
      <w:pPr>
        <w:pStyle w:val="4"/>
        <w:rPr>
          <w:ins w:id="1366" w:author="Serjo" w:date="2020-04-12T16:03:00Z"/>
          <w:rFonts w:eastAsiaTheme="majorEastAsia" w:cstheme="majorBidi"/>
          <w:b/>
          <w:i w:val="0"/>
          <w:caps w:val="0"/>
          <w:sz w:val="24"/>
          <w:szCs w:val="24"/>
        </w:rPr>
      </w:pPr>
      <w:ins w:id="1367" w:author="Serjo" w:date="2020-04-12T16:03:00Z">
        <w:r w:rsidRPr="00FB27E2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Шаг процесса 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>3</w:t>
        </w:r>
        <w:r w:rsidRPr="00FB27E2">
          <w:rPr>
            <w:rFonts w:eastAsiaTheme="majorEastAsia" w:cstheme="majorBidi"/>
            <w:b/>
            <w:i w:val="0"/>
            <w:caps w:val="0"/>
            <w:sz w:val="24"/>
            <w:szCs w:val="24"/>
          </w:rPr>
          <w:t>0</w:t>
        </w:r>
        <w:r w:rsidRPr="0012135C">
          <w:rPr>
            <w:rFonts w:eastAsiaTheme="majorEastAsia" w:cstheme="majorBidi"/>
            <w:b/>
            <w:sz w:val="24"/>
            <w:szCs w:val="24"/>
          </w:rPr>
          <w:t xml:space="preserve"> – </w:t>
        </w:r>
      </w:ins>
      <w:ins w:id="1368" w:author="Serjo" w:date="2020-04-12T17:10:00Z">
        <w:r w:rsidR="0058540C" w:rsidRPr="00F02310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Присвоение сообщению </w:t>
        </w:r>
      </w:ins>
      <w:ins w:id="1369" w:author="Serjo" w:date="2020-04-12T16:03:00Z">
        <w:r w:rsidR="0058540C">
          <w:rPr>
            <w:rFonts w:eastAsiaTheme="majorEastAsia" w:cstheme="majorBidi"/>
            <w:b/>
            <w:i w:val="0"/>
            <w:caps w:val="0"/>
            <w:sz w:val="24"/>
            <w:szCs w:val="24"/>
          </w:rPr>
          <w:t>высокого приоритета</w:t>
        </w:r>
      </w:ins>
    </w:p>
    <w:p w14:paraId="7C41142D" w14:textId="77777777" w:rsidR="00E116EF" w:rsidRPr="00A03DDE" w:rsidRDefault="00E116EF" w:rsidP="00E116EF">
      <w:pPr>
        <w:rPr>
          <w:ins w:id="1370" w:author="Serjo" w:date="2020-04-12T16:03:00Z"/>
          <w:rFonts w:eastAsiaTheme="majorEastAsia"/>
        </w:rPr>
      </w:pPr>
    </w:p>
    <w:p w14:paraId="67B001F3" w14:textId="0DB4FCBE" w:rsidR="00E116EF" w:rsidRDefault="0058540C" w:rsidP="00177CDF">
      <w:pPr>
        <w:spacing w:after="240" w:line="276" w:lineRule="auto"/>
        <w:ind w:firstLine="567"/>
        <w:rPr>
          <w:ins w:id="1371" w:author="Serjo" w:date="2020-04-12T16:03:00Z"/>
          <w:rFonts w:ascii="Arial" w:hAnsi="Arial" w:cs="Arial"/>
          <w:szCs w:val="24"/>
        </w:rPr>
      </w:pPr>
      <w:ins w:id="1372" w:author="Serjo" w:date="2020-04-12T17:08:00Z">
        <w:r>
          <w:rPr>
            <w:rFonts w:ascii="Arial" w:hAnsi="Arial" w:cs="Arial"/>
            <w:szCs w:val="24"/>
          </w:rPr>
          <w:t xml:space="preserve">Сообщениям </w:t>
        </w:r>
      </w:ins>
      <w:ins w:id="1373" w:author="Serjo" w:date="2020-04-12T17:09:00Z">
        <w:r>
          <w:rPr>
            <w:rFonts w:ascii="Arial" w:hAnsi="Arial" w:cs="Arial"/>
            <w:szCs w:val="24"/>
          </w:rPr>
          <w:t xml:space="preserve">ТОРО </w:t>
        </w:r>
      </w:ins>
      <w:ins w:id="1374" w:author="Serjo" w:date="2020-04-12T17:08:00Z">
        <w:r>
          <w:rPr>
            <w:rFonts w:ascii="Arial" w:hAnsi="Arial" w:cs="Arial"/>
            <w:szCs w:val="24"/>
          </w:rPr>
          <w:t xml:space="preserve">с видом </w:t>
        </w:r>
        <w:r>
          <w:rPr>
            <w:rFonts w:ascii="Arial" w:hAnsi="Arial" w:cs="Arial"/>
            <w:szCs w:val="24"/>
            <w:lang w:val="en-US"/>
          </w:rPr>
          <w:t>AA</w:t>
        </w:r>
        <w:r>
          <w:rPr>
            <w:rFonts w:ascii="Arial" w:hAnsi="Arial" w:cs="Arial"/>
            <w:szCs w:val="24"/>
          </w:rPr>
          <w:t xml:space="preserve"> «Критичный дефект» или </w:t>
        </w:r>
        <w:r>
          <w:rPr>
            <w:rFonts w:ascii="Arial" w:hAnsi="Arial" w:cs="Arial"/>
            <w:szCs w:val="24"/>
            <w:lang w:val="en-US"/>
          </w:rPr>
          <w:t>AB</w:t>
        </w:r>
        <w:r>
          <w:rPr>
            <w:rFonts w:ascii="Arial" w:hAnsi="Arial" w:cs="Arial"/>
            <w:szCs w:val="24"/>
          </w:rPr>
          <w:t xml:space="preserve"> «Сообщение об аварии» присваивается </w:t>
        </w:r>
      </w:ins>
      <w:ins w:id="1375" w:author="Serjo" w:date="2020-04-12T17:09:00Z">
        <w:r>
          <w:rPr>
            <w:rFonts w:ascii="Arial" w:hAnsi="Arial" w:cs="Arial"/>
            <w:szCs w:val="24"/>
          </w:rPr>
          <w:t>высокий</w:t>
        </w:r>
      </w:ins>
      <w:ins w:id="1376" w:author="Serjo" w:date="2020-04-12T17:08:00Z">
        <w:r>
          <w:rPr>
            <w:rFonts w:ascii="Arial" w:hAnsi="Arial" w:cs="Arial"/>
            <w:szCs w:val="24"/>
          </w:rPr>
          <w:t xml:space="preserve"> приоритет.</w:t>
        </w:r>
      </w:ins>
      <w:ins w:id="1377" w:author="Serjo" w:date="2020-04-12T17:09:00Z">
        <w:r>
          <w:rPr>
            <w:rFonts w:ascii="Arial" w:hAnsi="Arial" w:cs="Arial"/>
            <w:szCs w:val="24"/>
          </w:rPr>
          <w:t xml:space="preserve"> </w:t>
        </w:r>
      </w:ins>
      <w:ins w:id="1378" w:author="Serjo" w:date="2020-04-12T16:03:00Z">
        <w:r w:rsidR="00E116EF" w:rsidRPr="0089389D">
          <w:rPr>
            <w:rFonts w:ascii="Arial" w:hAnsi="Arial" w:cs="Arial"/>
            <w:szCs w:val="24"/>
          </w:rPr>
          <w:t>Создание сообщения с высоким приоритетом</w:t>
        </w:r>
        <w:r w:rsidR="00E116EF">
          <w:rPr>
            <w:rFonts w:ascii="Arial" w:hAnsi="Arial" w:cs="Arial"/>
            <w:szCs w:val="24"/>
          </w:rPr>
          <w:t xml:space="preserve"> выполняется в</w:t>
        </w:r>
        <w:r w:rsidR="00E116EF" w:rsidRPr="00F167E4">
          <w:rPr>
            <w:rFonts w:ascii="Arial" w:hAnsi="Arial" w:cs="Arial"/>
            <w:szCs w:val="24"/>
          </w:rPr>
          <w:t xml:space="preserve"> случае выявления критичного дефекта</w:t>
        </w:r>
        <w:r w:rsidR="00E116EF">
          <w:rPr>
            <w:rFonts w:ascii="Arial" w:hAnsi="Arial" w:cs="Arial"/>
            <w:szCs w:val="24"/>
          </w:rPr>
          <w:t>. Присвоение высокого приоритета Сообщению ТОРО говорит о срочности выполнения работ, такие сообщения немедленно передаются в работу (присваивается статус СОРА «Сообщение в работе»), после чего они</w:t>
        </w:r>
        <w:r w:rsidR="00E116EF" w:rsidRPr="004C25E3">
          <w:rPr>
            <w:rFonts w:ascii="Arial" w:hAnsi="Arial" w:cs="Arial"/>
            <w:szCs w:val="24"/>
          </w:rPr>
          <w:t xml:space="preserve"> </w:t>
        </w:r>
        <w:r w:rsidR="00E116EF">
          <w:rPr>
            <w:rFonts w:ascii="Arial" w:hAnsi="Arial" w:cs="Arial"/>
            <w:szCs w:val="24"/>
          </w:rPr>
          <w:t>передаются</w:t>
        </w:r>
        <w:r w:rsidR="00E116EF" w:rsidRPr="004C25E3">
          <w:rPr>
            <w:rFonts w:ascii="Arial" w:hAnsi="Arial" w:cs="Arial"/>
            <w:szCs w:val="24"/>
          </w:rPr>
          <w:t xml:space="preserve"> в процесс ПП-07.03.03.02-ERP «Управление внеплановыми воздействиями ТОиР»</w:t>
        </w:r>
        <w:r w:rsidR="00E116EF" w:rsidRPr="00445421">
          <w:rPr>
            <w:rFonts w:ascii="Arial" w:hAnsi="Arial" w:cs="Arial"/>
            <w:szCs w:val="24"/>
          </w:rPr>
          <w:t xml:space="preserve"> </w:t>
        </w:r>
        <w:r w:rsidR="00E116EF">
          <w:rPr>
            <w:rFonts w:ascii="Arial" w:hAnsi="Arial" w:cs="Arial"/>
            <w:szCs w:val="24"/>
          </w:rPr>
          <w:t>напрямую, без рассмотрения владельцем оборудования.</w:t>
        </w:r>
      </w:ins>
    </w:p>
    <w:p w14:paraId="4D71AB50" w14:textId="6D1719AF" w:rsidR="00D56003" w:rsidRDefault="00D56003" w:rsidP="00D5600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ins w:id="1379" w:author="Serjo" w:date="2020-04-12T16:03:00Z">
        <w:r w:rsidR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t>40</w:t>
        </w:r>
      </w:ins>
      <w:del w:id="1380" w:author="Serjo" w:date="2020-04-12T16:03:00Z">
        <w:r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20</w:delText>
        </w:r>
      </w:del>
      <w:r w:rsidRPr="0012135C">
        <w:rPr>
          <w:rFonts w:eastAsiaTheme="majorEastAsia" w:cstheme="majorBidi"/>
          <w:b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Автоматическая регистрация остановов и дефектов</w:t>
      </w:r>
    </w:p>
    <w:p w14:paraId="1CC60CE8" w14:textId="77777777" w:rsidR="0089389D" w:rsidRPr="00A03DDE" w:rsidRDefault="0089389D" w:rsidP="00A03DDE">
      <w:pPr>
        <w:rPr>
          <w:rFonts w:eastAsiaTheme="majorEastAsia"/>
          <w:i/>
          <w:caps/>
        </w:rPr>
      </w:pPr>
    </w:p>
    <w:p w14:paraId="74E9E8E2" w14:textId="669B4017" w:rsidR="00F952C1" w:rsidRPr="007D65AC" w:rsidRDefault="00506C8E" w:rsidP="007D65AC">
      <w:pPr>
        <w:spacing w:after="240" w:line="276" w:lineRule="auto"/>
        <w:ind w:firstLine="567"/>
        <w:rPr>
          <w:rFonts w:ascii="Arial" w:hAnsi="Arial" w:cs="Arial"/>
        </w:rPr>
      </w:pPr>
      <w:ins w:id="1381" w:author="Serjo" w:date="2020-04-12T12:24:00Z">
        <w:r w:rsidRPr="00506C8E">
          <w:rPr>
            <w:rFonts w:ascii="Arial" w:hAnsi="Arial" w:cs="Arial"/>
            <w:szCs w:val="24"/>
          </w:rPr>
          <w:t>Автоматическая регистрация остановов и дефектов</w:t>
        </w:r>
        <w:r>
          <w:rPr>
            <w:rFonts w:ascii="Arial" w:hAnsi="Arial" w:cs="Arial"/>
            <w:szCs w:val="24"/>
          </w:rPr>
          <w:t xml:space="preserve"> выполняется при </w:t>
        </w:r>
      </w:ins>
      <w:ins w:id="1382" w:author="Serjo" w:date="2020-04-12T12:25:00Z">
        <w:r>
          <w:rPr>
            <w:rFonts w:ascii="Arial" w:hAnsi="Arial" w:cs="Arial"/>
            <w:szCs w:val="24"/>
          </w:rPr>
          <w:t>получении информации о дефе</w:t>
        </w:r>
      </w:ins>
      <w:ins w:id="1383" w:author="Serjo" w:date="2020-04-12T12:26:00Z">
        <w:r w:rsidR="004138B3">
          <w:rPr>
            <w:rFonts w:ascii="Arial" w:hAnsi="Arial" w:cs="Arial"/>
            <w:szCs w:val="24"/>
          </w:rPr>
          <w:t xml:space="preserve">ктах </w:t>
        </w:r>
      </w:ins>
      <w:ins w:id="1384" w:author="Serjo" w:date="2020-04-12T12:28:00Z">
        <w:r w:rsidR="004138B3">
          <w:rPr>
            <w:rFonts w:ascii="Arial" w:hAnsi="Arial" w:cs="Arial"/>
            <w:szCs w:val="24"/>
          </w:rPr>
          <w:t xml:space="preserve">и внеплановых остановах </w:t>
        </w:r>
      </w:ins>
      <w:ins w:id="1385" w:author="Serjo" w:date="2020-04-12T12:29:00Z">
        <w:r w:rsidR="004138B3">
          <w:rPr>
            <w:rFonts w:ascii="Arial" w:hAnsi="Arial" w:cs="Arial"/>
            <w:szCs w:val="24"/>
          </w:rPr>
          <w:t xml:space="preserve">оборудования </w:t>
        </w:r>
      </w:ins>
      <w:ins w:id="1386" w:author="Serjo" w:date="2020-04-12T12:26:00Z">
        <w:r w:rsidR="004138B3">
          <w:rPr>
            <w:rFonts w:ascii="Arial" w:hAnsi="Arial" w:cs="Arial"/>
            <w:szCs w:val="24"/>
          </w:rPr>
          <w:t xml:space="preserve">из </w:t>
        </w:r>
      </w:ins>
      <w:ins w:id="1387" w:author="Serjo" w:date="2020-04-12T12:29:00Z">
        <w:r w:rsidR="004138B3">
          <w:rPr>
            <w:rFonts w:ascii="Arial" w:hAnsi="Arial" w:cs="Arial"/>
            <w:szCs w:val="24"/>
            <w:lang w:val="en-US"/>
          </w:rPr>
          <w:t>MES</w:t>
        </w:r>
        <w:r w:rsidR="004138B3" w:rsidRPr="004138B3">
          <w:rPr>
            <w:rFonts w:ascii="Arial" w:hAnsi="Arial" w:cs="Arial"/>
            <w:szCs w:val="24"/>
            <w:rPrChange w:id="1388" w:author="Serjo" w:date="2020-04-12T12:29:00Z">
              <w:rPr>
                <w:rFonts w:ascii="Arial" w:hAnsi="Arial" w:cs="Arial"/>
                <w:szCs w:val="24"/>
                <w:lang w:val="en-US"/>
              </w:rPr>
            </w:rPrChange>
          </w:rPr>
          <w:t>-</w:t>
        </w:r>
        <w:r w:rsidR="004138B3">
          <w:rPr>
            <w:rFonts w:ascii="Arial" w:hAnsi="Arial" w:cs="Arial"/>
            <w:szCs w:val="24"/>
          </w:rPr>
          <w:t>системы</w:t>
        </w:r>
      </w:ins>
      <w:ins w:id="1389" w:author="Serjo" w:date="2020-04-27T16:40:00Z">
        <w:r w:rsidR="00BC5E4F" w:rsidRPr="00BC5E4F">
          <w:rPr>
            <w:rFonts w:ascii="Arial" w:hAnsi="Arial" w:cs="Arial"/>
            <w:szCs w:val="24"/>
            <w:rPrChange w:id="1390" w:author="Serjo" w:date="2020-04-27T16:40:00Z">
              <w:rPr>
                <w:rFonts w:ascii="Arial" w:hAnsi="Arial" w:cs="Arial"/>
                <w:szCs w:val="24"/>
                <w:lang w:val="en-US"/>
              </w:rPr>
            </w:rPrChange>
          </w:rPr>
          <w:t xml:space="preserve"> </w:t>
        </w:r>
        <w:r w:rsidR="00BC5E4F" w:rsidRPr="00897122">
          <w:rPr>
            <w:rFonts w:ascii="Arial" w:hAnsi="Arial" w:cs="Arial"/>
          </w:rPr>
          <w:t>(</w:t>
        </w:r>
        <w:r w:rsidR="00BC5E4F">
          <w:rPr>
            <w:rFonts w:ascii="Arial" w:hAnsi="Arial" w:cs="Arial"/>
          </w:rPr>
          <w:t xml:space="preserve">разработка </w:t>
        </w:r>
        <w:r w:rsidR="00BC5E4F">
          <w:rPr>
            <w:rFonts w:ascii="Arial" w:hAnsi="Arial" w:cs="Arial"/>
            <w:lang w:val="en-US"/>
          </w:rPr>
          <w:t>PM</w:t>
        </w:r>
        <w:r w:rsidR="00BC5E4F" w:rsidRPr="00897122">
          <w:rPr>
            <w:rFonts w:ascii="Arial" w:hAnsi="Arial" w:cs="Arial"/>
          </w:rPr>
          <w:t xml:space="preserve">01 </w:t>
        </w:r>
        <w:r w:rsidR="00BC5E4F">
          <w:rPr>
            <w:rFonts w:ascii="Arial" w:hAnsi="Arial" w:cs="Arial"/>
          </w:rPr>
          <w:t>«</w:t>
        </w:r>
        <w:r w:rsidR="00BC5E4F" w:rsidRPr="00BC5E4F">
          <w:rPr>
            <w:rFonts w:ascii="Arial" w:hAnsi="Arial" w:cs="Arial"/>
          </w:rPr>
          <w:t>Интеграция с системой MES в части регистрации сообщений ТОРО</w:t>
        </w:r>
        <w:r w:rsidR="00BC5E4F">
          <w:rPr>
            <w:rFonts w:ascii="Arial" w:hAnsi="Arial" w:cs="Arial"/>
          </w:rPr>
          <w:t>», см. п.</w:t>
        </w:r>
        <w:r w:rsidR="00BC5E4F">
          <w:rPr>
            <w:rFonts w:ascii="Arial" w:hAnsi="Arial" w:cs="Arial"/>
          </w:rPr>
          <w:fldChar w:fldCharType="begin"/>
        </w:r>
        <w:r w:rsidR="00BC5E4F">
          <w:rPr>
            <w:rFonts w:ascii="Arial" w:hAnsi="Arial" w:cs="Arial"/>
          </w:rPr>
          <w:instrText xml:space="preserve"> REF _Ref38897729 \r \h </w:instrText>
        </w:r>
      </w:ins>
      <w:r w:rsidR="00BC5E4F">
        <w:rPr>
          <w:rFonts w:ascii="Arial" w:hAnsi="Arial" w:cs="Arial"/>
        </w:rPr>
      </w:r>
      <w:ins w:id="1391" w:author="Serjo" w:date="2020-04-27T16:40:00Z">
        <w:r w:rsidR="00BC5E4F">
          <w:rPr>
            <w:rFonts w:ascii="Arial" w:hAnsi="Arial" w:cs="Arial"/>
          </w:rPr>
          <w:fldChar w:fldCharType="separate"/>
        </w:r>
      </w:ins>
      <w:ins w:id="1392" w:author="Владимир Лаут" w:date="2021-04-09T17:37:00Z">
        <w:r w:rsidR="00CB5031">
          <w:rPr>
            <w:rFonts w:ascii="Arial" w:hAnsi="Arial" w:cs="Arial"/>
          </w:rPr>
          <w:t>5.10.1</w:t>
        </w:r>
      </w:ins>
      <w:ins w:id="1393" w:author="Serjo" w:date="2020-04-27T16:40:00Z">
        <w:r w:rsidR="00BC5E4F">
          <w:rPr>
            <w:rFonts w:ascii="Arial" w:hAnsi="Arial" w:cs="Arial"/>
          </w:rPr>
          <w:fldChar w:fldCharType="end"/>
        </w:r>
        <w:r w:rsidR="00BC5E4F" w:rsidRPr="00897122">
          <w:rPr>
            <w:rFonts w:ascii="Arial" w:hAnsi="Arial" w:cs="Arial"/>
          </w:rPr>
          <w:t>)</w:t>
        </w:r>
        <w:r w:rsidR="00BC5E4F" w:rsidRPr="00101963">
          <w:rPr>
            <w:rFonts w:ascii="Arial" w:hAnsi="Arial" w:cs="Arial"/>
          </w:rPr>
          <w:t>.</w:t>
        </w:r>
      </w:ins>
      <w:ins w:id="1394" w:author="Serjo" w:date="2020-04-12T12:27:00Z">
        <w:r w:rsidR="004138B3">
          <w:rPr>
            <w:rFonts w:ascii="Arial" w:hAnsi="Arial" w:cs="Arial"/>
            <w:szCs w:val="24"/>
          </w:rPr>
          <w:t xml:space="preserve"> </w:t>
        </w:r>
      </w:ins>
      <w:del w:id="1395" w:author="Serjo" w:date="2020-04-12T12:29:00Z">
        <w:r w:rsidR="00F952C1" w:rsidRPr="00101963" w:rsidDel="004138B3">
          <w:rPr>
            <w:rFonts w:ascii="Arial" w:hAnsi="Arial" w:cs="Arial"/>
            <w:szCs w:val="24"/>
          </w:rPr>
          <w:delText xml:space="preserve">Передача данных по дефектам и </w:delText>
        </w:r>
      </w:del>
      <w:del w:id="1396" w:author="Serjo" w:date="2020-04-10T15:19:00Z">
        <w:r w:rsidR="00F952C1" w:rsidRPr="00101963" w:rsidDel="008E45DE">
          <w:rPr>
            <w:rFonts w:ascii="Arial" w:hAnsi="Arial" w:cs="Arial"/>
            <w:szCs w:val="24"/>
          </w:rPr>
          <w:delText xml:space="preserve">остановом </w:delText>
        </w:r>
      </w:del>
      <w:del w:id="1397" w:author="Serjo" w:date="2020-04-12T12:29:00Z">
        <w:r w:rsidR="00F952C1" w:rsidRPr="00101963" w:rsidDel="004138B3">
          <w:rPr>
            <w:rFonts w:ascii="Arial" w:hAnsi="Arial" w:cs="Arial"/>
            <w:szCs w:val="24"/>
          </w:rPr>
          <w:delText xml:space="preserve">будет осуществляться при помощи синхронизации с MES-системой. </w:delText>
        </w:r>
      </w:del>
      <w:r w:rsidR="007D65AC">
        <w:rPr>
          <w:rFonts w:ascii="Arial" w:hAnsi="Arial" w:cs="Arial"/>
          <w:szCs w:val="24"/>
        </w:rPr>
        <w:t xml:space="preserve">Подробное описание </w:t>
      </w:r>
      <w:ins w:id="1398" w:author="Serjo" w:date="2020-04-12T12:29:00Z">
        <w:r w:rsidR="004138B3">
          <w:rPr>
            <w:rFonts w:ascii="Arial" w:hAnsi="Arial" w:cs="Arial"/>
            <w:szCs w:val="24"/>
          </w:rPr>
          <w:t xml:space="preserve">интеграции с </w:t>
        </w:r>
        <w:r w:rsidR="004138B3">
          <w:rPr>
            <w:rFonts w:ascii="Arial" w:hAnsi="Arial" w:cs="Arial"/>
            <w:szCs w:val="24"/>
            <w:lang w:val="en-US"/>
          </w:rPr>
          <w:t>MES</w:t>
        </w:r>
        <w:r w:rsidR="004138B3" w:rsidRPr="004138B3">
          <w:rPr>
            <w:rFonts w:ascii="Arial" w:hAnsi="Arial" w:cs="Arial"/>
            <w:szCs w:val="24"/>
            <w:rPrChange w:id="1399" w:author="Serjo" w:date="2020-04-12T12:29:00Z">
              <w:rPr>
                <w:rFonts w:ascii="Arial" w:hAnsi="Arial" w:cs="Arial"/>
                <w:szCs w:val="24"/>
                <w:lang w:val="en-US"/>
              </w:rPr>
            </w:rPrChange>
          </w:rPr>
          <w:t>-</w:t>
        </w:r>
        <w:r w:rsidR="004138B3">
          <w:rPr>
            <w:rFonts w:ascii="Arial" w:hAnsi="Arial" w:cs="Arial"/>
            <w:szCs w:val="24"/>
          </w:rPr>
          <w:t xml:space="preserve">системой </w:t>
        </w:r>
      </w:ins>
      <w:ins w:id="1400" w:author="Serjo" w:date="2020-04-09T17:11:00Z">
        <w:r w:rsidR="008579DC">
          <w:rPr>
            <w:rFonts w:ascii="Arial" w:hAnsi="Arial" w:cs="Arial"/>
            <w:szCs w:val="24"/>
          </w:rPr>
          <w:t xml:space="preserve">приведено </w:t>
        </w:r>
      </w:ins>
      <w:r w:rsidR="007D65AC" w:rsidRPr="00AE7B7C">
        <w:rPr>
          <w:rFonts w:ascii="Arial" w:hAnsi="Arial" w:cs="Arial"/>
        </w:rPr>
        <w:t xml:space="preserve">в </w:t>
      </w:r>
      <w:r w:rsidR="007D65AC">
        <w:rPr>
          <w:rFonts w:ascii="Arial" w:hAnsi="Arial" w:cs="Arial"/>
        </w:rPr>
        <w:t xml:space="preserve">документе </w:t>
      </w:r>
      <w:r w:rsidR="006A46AF">
        <w:rPr>
          <w:rFonts w:ascii="Arial" w:hAnsi="Arial" w:cs="Arial"/>
        </w:rPr>
        <w:t>«</w:t>
      </w:r>
      <w:r w:rsidR="007D65AC" w:rsidRPr="00AE7B7C">
        <w:rPr>
          <w:rFonts w:ascii="Arial" w:hAnsi="Arial" w:cs="Arial"/>
        </w:rPr>
        <w:t>ERP.5.6.12_Соглашение об интеграции_MES</w:t>
      </w:r>
      <w:r w:rsidR="007D65AC">
        <w:rPr>
          <w:rFonts w:ascii="Arial" w:hAnsi="Arial" w:cs="Arial"/>
        </w:rPr>
        <w:t>».</w:t>
      </w:r>
    </w:p>
    <w:p w14:paraId="4C9826AE" w14:textId="7530794B" w:rsidR="0084765C" w:rsidRDefault="00B30D21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 xml:space="preserve">При регистрации останова или дефекта в системе создается сообщение ТОРО, которое имеет </w:t>
      </w:r>
      <w:r w:rsidR="008E45DE">
        <w:rPr>
          <w:rFonts w:ascii="Arial" w:hAnsi="Arial" w:cs="Arial"/>
          <w:szCs w:val="24"/>
        </w:rPr>
        <w:t xml:space="preserve">вид сообщения </w:t>
      </w:r>
      <w:r w:rsidRPr="00101963">
        <w:rPr>
          <w:rFonts w:ascii="Arial" w:hAnsi="Arial" w:cs="Arial"/>
          <w:szCs w:val="24"/>
        </w:rPr>
        <w:t>A</w:t>
      </w:r>
      <w:r w:rsidRPr="00AC391A">
        <w:rPr>
          <w:rFonts w:ascii="Arial" w:hAnsi="Arial" w:cs="Arial"/>
          <w:szCs w:val="24"/>
        </w:rPr>
        <w:t xml:space="preserve">2 </w:t>
      </w:r>
      <w:r w:rsidR="008E45DE">
        <w:rPr>
          <w:rFonts w:ascii="Arial" w:hAnsi="Arial" w:cs="Arial"/>
          <w:szCs w:val="24"/>
        </w:rPr>
        <w:t>«</w:t>
      </w:r>
      <w:r w:rsidR="00DB7F69">
        <w:rPr>
          <w:rFonts w:ascii="Arial" w:hAnsi="Arial" w:cs="Arial"/>
          <w:szCs w:val="24"/>
        </w:rPr>
        <w:t>Сообщение о неисправности</w:t>
      </w:r>
      <w:r>
        <w:rPr>
          <w:rFonts w:ascii="Arial" w:hAnsi="Arial" w:cs="Arial"/>
          <w:szCs w:val="24"/>
        </w:rPr>
        <w:t xml:space="preserve">» и статусную схему </w:t>
      </w:r>
      <w:r w:rsidR="00E173B0">
        <w:rPr>
          <w:rFonts w:ascii="Arial" w:hAnsi="Arial" w:cs="Arial"/>
          <w:szCs w:val="24"/>
        </w:rPr>
        <w:t>PM_NOTI1</w:t>
      </w:r>
      <w:r>
        <w:rPr>
          <w:rFonts w:ascii="Arial" w:hAnsi="Arial" w:cs="Arial"/>
          <w:szCs w:val="24"/>
        </w:rPr>
        <w:t>.</w:t>
      </w:r>
      <w:r w:rsidRPr="00101963">
        <w:rPr>
          <w:rFonts w:ascii="Arial" w:hAnsi="Arial" w:cs="Arial"/>
          <w:szCs w:val="24"/>
        </w:rPr>
        <w:t xml:space="preserve"> </w:t>
      </w:r>
    </w:p>
    <w:p w14:paraId="0410AF5D" w14:textId="77777777" w:rsidR="0084765C" w:rsidRDefault="00B30D21" w:rsidP="0084765C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 xml:space="preserve">При создании сообщения </w:t>
      </w:r>
      <w:r w:rsidR="0084765C">
        <w:rPr>
          <w:rFonts w:ascii="Arial" w:hAnsi="Arial" w:cs="Arial"/>
          <w:szCs w:val="24"/>
        </w:rPr>
        <w:t>о неисправности, заполняются следующие поля:</w:t>
      </w:r>
    </w:p>
    <w:p w14:paraId="0F244793" w14:textId="77777777" w:rsidR="0006232A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Краткий текст сообщения;</w:t>
      </w:r>
    </w:p>
    <w:p w14:paraId="7DDA7C22" w14:textId="77777777" w:rsidR="00C742BB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Единица оборудования;</w:t>
      </w:r>
    </w:p>
    <w:p w14:paraId="41D92B39" w14:textId="77777777" w:rsidR="00C742BB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Группа плановиков;</w:t>
      </w:r>
    </w:p>
    <w:p w14:paraId="435C01BF" w14:textId="77777777" w:rsidR="00C742BB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rFonts w:ascii="Arial" w:hAnsi="Arial" w:cs="Arial"/>
          <w:szCs w:val="24"/>
        </w:rPr>
      </w:pPr>
      <w:r w:rsidRPr="00C742BB">
        <w:rPr>
          <w:rFonts w:ascii="Arial" w:hAnsi="Arial" w:cs="Arial"/>
          <w:szCs w:val="24"/>
        </w:rPr>
        <w:t xml:space="preserve">Ответственное </w:t>
      </w:r>
      <w:r>
        <w:rPr>
          <w:rFonts w:ascii="Arial" w:hAnsi="Arial" w:cs="Arial"/>
          <w:szCs w:val="24"/>
        </w:rPr>
        <w:t>рабочее место;</w:t>
      </w:r>
    </w:p>
    <w:p w14:paraId="3BBBE6A3" w14:textId="77777777" w:rsidR="00C742BB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Начало неисправности;</w:t>
      </w:r>
    </w:p>
    <w:p w14:paraId="328BC46C" w14:textId="4DBE2223" w:rsidR="00C742BB" w:rsidDel="000D5D5D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del w:id="1401" w:author="Владимир Лаут" w:date="2021-04-09T10:24:00Z"/>
          <w:rFonts w:ascii="Arial" w:hAnsi="Arial" w:cs="Arial"/>
          <w:szCs w:val="24"/>
        </w:rPr>
      </w:pPr>
      <w:del w:id="1402" w:author="Владимир Лаут" w:date="2021-04-09T10:24:00Z">
        <w:r w:rsidDel="000D5D5D">
          <w:rPr>
            <w:rFonts w:ascii="Arial" w:hAnsi="Arial" w:cs="Arial"/>
            <w:szCs w:val="24"/>
          </w:rPr>
          <w:lastRenderedPageBreak/>
          <w:delText>Картина повреждения;</w:delText>
        </w:r>
      </w:del>
    </w:p>
    <w:p w14:paraId="36FB2878" w14:textId="669F0F27" w:rsidR="00C742BB" w:rsidDel="000D5D5D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del w:id="1403" w:author="Владимир Лаут" w:date="2021-04-09T10:24:00Z"/>
          <w:rFonts w:ascii="Arial" w:hAnsi="Arial" w:cs="Arial"/>
          <w:szCs w:val="24"/>
        </w:rPr>
      </w:pPr>
      <w:del w:id="1404" w:author="Владимир Лаут" w:date="2021-04-09T10:24:00Z">
        <w:r w:rsidDel="000D5D5D">
          <w:rPr>
            <w:rFonts w:ascii="Arial" w:hAnsi="Arial" w:cs="Arial"/>
            <w:szCs w:val="24"/>
          </w:rPr>
          <w:delText>Вид дефекта;</w:delText>
        </w:r>
      </w:del>
    </w:p>
    <w:p w14:paraId="5C4C5723" w14:textId="6E3B95B7" w:rsidR="00C742BB" w:rsidDel="000D5D5D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del w:id="1405" w:author="Владимир Лаут" w:date="2021-04-09T10:24:00Z"/>
          <w:rFonts w:ascii="Arial" w:hAnsi="Arial" w:cs="Arial"/>
          <w:szCs w:val="24"/>
        </w:rPr>
      </w:pPr>
      <w:del w:id="1406" w:author="Владимир Лаут" w:date="2021-04-09T10:24:00Z">
        <w:r w:rsidDel="000D5D5D">
          <w:rPr>
            <w:rFonts w:ascii="Arial" w:hAnsi="Arial" w:cs="Arial"/>
            <w:szCs w:val="24"/>
          </w:rPr>
          <w:delText>Код причины;</w:delText>
        </w:r>
      </w:del>
    </w:p>
    <w:p w14:paraId="77B7C7DB" w14:textId="2E1A3F26" w:rsidR="00C742BB" w:rsidDel="000D5D5D" w:rsidRDefault="00C742BB" w:rsidP="00725E0E">
      <w:pPr>
        <w:pStyle w:val="afa"/>
        <w:numPr>
          <w:ilvl w:val="0"/>
          <w:numId w:val="69"/>
        </w:numPr>
        <w:spacing w:line="276" w:lineRule="auto"/>
        <w:ind w:left="782" w:hanging="357"/>
        <w:rPr>
          <w:del w:id="1407" w:author="Владимир Лаут" w:date="2021-04-09T10:24:00Z"/>
          <w:rFonts w:ascii="Arial" w:hAnsi="Arial" w:cs="Arial"/>
          <w:szCs w:val="24"/>
        </w:rPr>
      </w:pPr>
      <w:del w:id="1408" w:author="Владимир Лаут" w:date="2021-04-09T10:24:00Z">
        <w:r w:rsidDel="000D5D5D">
          <w:rPr>
            <w:rFonts w:ascii="Arial" w:hAnsi="Arial" w:cs="Arial"/>
            <w:szCs w:val="24"/>
          </w:rPr>
          <w:delText>Часть объекта;</w:delText>
        </w:r>
      </w:del>
    </w:p>
    <w:p w14:paraId="607B1D35" w14:textId="73061E04" w:rsidR="00C742BB" w:rsidDel="00090CE7" w:rsidRDefault="00C742BB">
      <w:pPr>
        <w:pStyle w:val="afa"/>
        <w:numPr>
          <w:ilvl w:val="0"/>
          <w:numId w:val="69"/>
        </w:numPr>
        <w:spacing w:after="120" w:line="276" w:lineRule="auto"/>
        <w:ind w:left="782" w:hanging="357"/>
        <w:rPr>
          <w:del w:id="1409" w:author="Serjo" w:date="2020-04-28T00:42:00Z"/>
          <w:rFonts w:ascii="Arial" w:hAnsi="Arial" w:cs="Arial"/>
          <w:szCs w:val="24"/>
        </w:rPr>
        <w:pPrChange w:id="1410" w:author="Serjo" w:date="2020-04-08T18:47:00Z">
          <w:pPr>
            <w:pStyle w:val="afa"/>
            <w:numPr>
              <w:numId w:val="69"/>
            </w:numPr>
            <w:spacing w:line="276" w:lineRule="auto"/>
            <w:ind w:left="782" w:hanging="357"/>
          </w:pPr>
        </w:pPrChange>
      </w:pPr>
      <w:del w:id="1411" w:author="Serjo" w:date="2020-04-28T00:42:00Z">
        <w:r w:rsidDel="00090CE7">
          <w:rPr>
            <w:rFonts w:ascii="Arial" w:hAnsi="Arial" w:cs="Arial"/>
            <w:szCs w:val="24"/>
          </w:rPr>
          <w:delText>Код последствия.</w:delText>
        </w:r>
      </w:del>
    </w:p>
    <w:p w14:paraId="6E1C75CF" w14:textId="352F2085" w:rsidR="0089389D" w:rsidRDefault="00B30D21" w:rsidP="0006232A">
      <w:pPr>
        <w:spacing w:after="240" w:line="276" w:lineRule="auto"/>
        <w:ind w:firstLine="567"/>
        <w:rPr>
          <w:ins w:id="1412" w:author="Serjo" w:date="2020-04-08T18:51:00Z"/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При описании события используются справочники «Каталоги кодов ТОРО»</w:t>
      </w:r>
      <w:r w:rsidR="00C742BB">
        <w:rPr>
          <w:rFonts w:ascii="Arial" w:hAnsi="Arial" w:cs="Arial"/>
          <w:szCs w:val="24"/>
        </w:rPr>
        <w:t xml:space="preserve">, </w:t>
      </w:r>
      <w:r w:rsidRPr="00101963">
        <w:rPr>
          <w:rFonts w:ascii="Arial" w:hAnsi="Arial" w:cs="Arial"/>
          <w:szCs w:val="24"/>
        </w:rPr>
        <w:t>подробное описание</w:t>
      </w:r>
      <w:r w:rsidR="00C742BB">
        <w:rPr>
          <w:rFonts w:ascii="Arial" w:hAnsi="Arial" w:cs="Arial"/>
          <w:szCs w:val="24"/>
        </w:rPr>
        <w:t xml:space="preserve"> приведено</w:t>
      </w:r>
      <w:r w:rsidRPr="00101963">
        <w:rPr>
          <w:rFonts w:ascii="Arial" w:hAnsi="Arial" w:cs="Arial"/>
          <w:szCs w:val="24"/>
        </w:rPr>
        <w:t xml:space="preserve"> в</w:t>
      </w:r>
      <w:r w:rsidR="00CE17CF">
        <w:rPr>
          <w:rFonts w:ascii="Arial" w:hAnsi="Arial" w:cs="Arial"/>
          <w:szCs w:val="24"/>
        </w:rPr>
        <w:t xml:space="preserve"> разделе 5.6 данного </w:t>
      </w:r>
      <w:r w:rsidR="003B1130">
        <w:rPr>
          <w:rFonts w:ascii="Arial" w:hAnsi="Arial" w:cs="Arial"/>
          <w:szCs w:val="24"/>
        </w:rPr>
        <w:t>КД</w:t>
      </w:r>
      <w:r w:rsidR="00AA6394">
        <w:rPr>
          <w:rFonts w:ascii="Arial" w:hAnsi="Arial" w:cs="Arial"/>
          <w:szCs w:val="24"/>
        </w:rPr>
        <w:t>.</w:t>
      </w:r>
      <w:r w:rsidR="00B54A10">
        <w:rPr>
          <w:rFonts w:ascii="Arial" w:hAnsi="Arial" w:cs="Arial"/>
          <w:szCs w:val="24"/>
        </w:rPr>
        <w:t xml:space="preserve"> </w:t>
      </w:r>
      <w:r w:rsidR="00E45E96">
        <w:rPr>
          <w:rFonts w:ascii="Arial" w:hAnsi="Arial" w:cs="Arial"/>
          <w:szCs w:val="24"/>
        </w:rPr>
        <w:t>Описание полей, обязательных для заполнения при создании Сообщения ТОРО, приведено в разделе 5.</w:t>
      </w:r>
      <w:r w:rsidR="00B54A10">
        <w:rPr>
          <w:rFonts w:ascii="Arial" w:hAnsi="Arial" w:cs="Arial"/>
          <w:szCs w:val="24"/>
        </w:rPr>
        <w:t>7.1</w:t>
      </w:r>
      <w:r w:rsidR="00CE17CF">
        <w:rPr>
          <w:rFonts w:ascii="Arial" w:hAnsi="Arial" w:cs="Arial"/>
          <w:szCs w:val="24"/>
        </w:rPr>
        <w:t xml:space="preserve"> данного </w:t>
      </w:r>
      <w:r w:rsidR="003B1130">
        <w:rPr>
          <w:rFonts w:ascii="Arial" w:hAnsi="Arial" w:cs="Arial"/>
          <w:szCs w:val="24"/>
        </w:rPr>
        <w:t>КД</w:t>
      </w:r>
      <w:r w:rsidR="00CE17CF">
        <w:rPr>
          <w:rFonts w:ascii="Arial" w:hAnsi="Arial" w:cs="Arial"/>
          <w:szCs w:val="24"/>
        </w:rPr>
        <w:t>.</w:t>
      </w:r>
    </w:p>
    <w:p w14:paraId="5CB87C6C" w14:textId="2A84A2DD" w:rsidR="00AA6394" w:rsidRPr="00AA6394" w:rsidRDefault="00AA6394" w:rsidP="0006232A">
      <w:pPr>
        <w:spacing w:after="240" w:line="276" w:lineRule="auto"/>
        <w:ind w:firstLine="567"/>
        <w:rPr>
          <w:rFonts w:ascii="Arial" w:hAnsi="Arial" w:cs="Arial"/>
          <w:szCs w:val="24"/>
        </w:rPr>
      </w:pPr>
      <w:ins w:id="1413" w:author="Serjo" w:date="2020-04-08T18:51:00Z">
        <w:r>
          <w:rPr>
            <w:rFonts w:ascii="Arial" w:hAnsi="Arial" w:cs="Arial"/>
            <w:szCs w:val="24"/>
          </w:rPr>
          <w:t>Сообщения автомат</w:t>
        </w:r>
        <w:r w:rsidR="00821A85">
          <w:rPr>
            <w:rFonts w:ascii="Arial" w:hAnsi="Arial" w:cs="Arial"/>
            <w:szCs w:val="24"/>
          </w:rPr>
          <w:t>ически получают пользовательский</w:t>
        </w:r>
        <w:r>
          <w:rPr>
            <w:rFonts w:ascii="Arial" w:hAnsi="Arial" w:cs="Arial"/>
            <w:szCs w:val="24"/>
          </w:rPr>
          <w:t xml:space="preserve"> статус </w:t>
        </w:r>
      </w:ins>
      <w:ins w:id="1414" w:author="Serjo" w:date="2020-04-08T18:53:00Z">
        <w:r>
          <w:rPr>
            <w:rFonts w:ascii="Arial" w:hAnsi="Arial" w:cs="Arial"/>
            <w:szCs w:val="24"/>
          </w:rPr>
          <w:t>ИМЕС «</w:t>
        </w:r>
        <w:r w:rsidRPr="00AA6394">
          <w:rPr>
            <w:rFonts w:ascii="Arial" w:hAnsi="Arial" w:cs="Arial"/>
            <w:szCs w:val="24"/>
          </w:rPr>
          <w:t>Данные получены из МЕС</w:t>
        </w:r>
        <w:r w:rsidR="00821A85">
          <w:rPr>
            <w:rFonts w:ascii="Arial" w:hAnsi="Arial" w:cs="Arial"/>
            <w:szCs w:val="24"/>
          </w:rPr>
          <w:t>»</w:t>
        </w:r>
      </w:ins>
      <w:ins w:id="1415" w:author="Serjo" w:date="2020-04-28T01:51:00Z">
        <w:r w:rsidR="00BF0D20">
          <w:rPr>
            <w:rFonts w:ascii="Arial" w:hAnsi="Arial" w:cs="Arial"/>
            <w:szCs w:val="24"/>
          </w:rPr>
          <w:t>, при этом поля на вкладке «</w:t>
        </w:r>
      </w:ins>
      <w:ins w:id="1416" w:author="Serjo" w:date="2020-04-28T01:52:00Z">
        <w:r w:rsidR="00BF0D20">
          <w:rPr>
            <w:rFonts w:ascii="Arial" w:hAnsi="Arial" w:cs="Arial"/>
            <w:szCs w:val="24"/>
          </w:rPr>
          <w:t>Данные останова</w:t>
        </w:r>
      </w:ins>
      <w:ins w:id="1417" w:author="Serjo" w:date="2020-04-28T01:51:00Z">
        <w:r w:rsidR="00BF0D20">
          <w:rPr>
            <w:rFonts w:ascii="Arial" w:hAnsi="Arial" w:cs="Arial"/>
            <w:szCs w:val="24"/>
          </w:rPr>
          <w:t xml:space="preserve">» </w:t>
        </w:r>
      </w:ins>
      <w:ins w:id="1418" w:author="Serjo" w:date="2020-04-28T01:52:00Z">
        <w:r w:rsidR="00BF0D20">
          <w:rPr>
            <w:rFonts w:ascii="Arial" w:hAnsi="Arial" w:cs="Arial"/>
            <w:szCs w:val="24"/>
          </w:rPr>
          <w:t xml:space="preserve">становятся </w:t>
        </w:r>
      </w:ins>
      <w:ins w:id="1419" w:author="Serjo" w:date="2020-04-28T01:51:00Z">
        <w:r w:rsidR="00BF0D20">
          <w:rPr>
            <w:rFonts w:ascii="Arial" w:hAnsi="Arial" w:cs="Arial"/>
            <w:szCs w:val="24"/>
          </w:rPr>
          <w:t>закрыты на изменение.</w:t>
        </w:r>
      </w:ins>
    </w:p>
    <w:p w14:paraId="54E07431" w14:textId="7D57FA79" w:rsidR="00312665" w:rsidRDefault="0089389D" w:rsidP="008B25B3">
      <w:pPr>
        <w:spacing w:after="240" w:line="276" w:lineRule="auto"/>
        <w:ind w:firstLine="567"/>
        <w:rPr>
          <w:ins w:id="1420" w:author="Serjo" w:date="2020-04-28T00:43:00Z"/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Созданные </w:t>
      </w:r>
      <w:r w:rsidR="00C57FF7">
        <w:rPr>
          <w:rFonts w:ascii="Arial" w:hAnsi="Arial" w:cs="Arial"/>
          <w:szCs w:val="24"/>
        </w:rPr>
        <w:t>Сообщения ТОРО с</w:t>
      </w:r>
      <w:r w:rsidR="00AA6394">
        <w:rPr>
          <w:rFonts w:ascii="Arial" w:hAnsi="Arial" w:cs="Arial"/>
          <w:szCs w:val="24"/>
        </w:rPr>
        <w:t xml:space="preserve"> системным</w:t>
      </w:r>
      <w:r w:rsidR="00EB16BC">
        <w:rPr>
          <w:rFonts w:ascii="Arial" w:hAnsi="Arial" w:cs="Arial"/>
          <w:szCs w:val="24"/>
        </w:rPr>
        <w:t xml:space="preserve"> статусом СОРА </w:t>
      </w:r>
      <w:r w:rsidR="00D56003">
        <w:rPr>
          <w:rFonts w:ascii="Arial" w:hAnsi="Arial" w:cs="Arial"/>
          <w:szCs w:val="24"/>
        </w:rPr>
        <w:t>«</w:t>
      </w:r>
      <w:r w:rsidR="00EB16BC" w:rsidRPr="00EB16BC">
        <w:rPr>
          <w:rFonts w:ascii="Arial" w:hAnsi="Arial" w:cs="Arial"/>
          <w:szCs w:val="24"/>
        </w:rPr>
        <w:t>Сообщение в работе</w:t>
      </w:r>
      <w:r w:rsidR="00C57FF7">
        <w:rPr>
          <w:rFonts w:ascii="Arial" w:hAnsi="Arial" w:cs="Arial"/>
          <w:szCs w:val="24"/>
        </w:rPr>
        <w:t>»</w:t>
      </w:r>
      <w:r w:rsidR="00C57FF7" w:rsidRPr="004C25E3">
        <w:rPr>
          <w:rFonts w:ascii="Arial" w:hAnsi="Arial" w:cs="Arial"/>
          <w:szCs w:val="24"/>
        </w:rPr>
        <w:t xml:space="preserve"> попадают в процесс ПП-07.03.03.02-ERP «Управление внеплановыми воздействиями ТОиР»</w:t>
      </w:r>
      <w:r w:rsidR="00445421">
        <w:rPr>
          <w:rFonts w:ascii="Arial" w:hAnsi="Arial" w:cs="Arial"/>
          <w:szCs w:val="24"/>
        </w:rPr>
        <w:t>, напрямую без его рассмотрения владельцем оборудования</w:t>
      </w:r>
      <w:r w:rsidR="00C57FF7">
        <w:rPr>
          <w:rFonts w:ascii="Arial" w:hAnsi="Arial" w:cs="Arial"/>
          <w:szCs w:val="24"/>
        </w:rPr>
        <w:t>.</w:t>
      </w:r>
      <w:r w:rsidR="00427766">
        <w:rPr>
          <w:rFonts w:ascii="Arial" w:hAnsi="Arial" w:cs="Arial"/>
          <w:szCs w:val="24"/>
        </w:rPr>
        <w:t xml:space="preserve"> Для всех сообщений ТОРО используется статусная схема </w:t>
      </w:r>
      <w:r w:rsidR="00E173B0">
        <w:rPr>
          <w:rFonts w:ascii="Arial" w:hAnsi="Arial" w:cs="Arial"/>
          <w:szCs w:val="24"/>
        </w:rPr>
        <w:t>PM_NOTI1</w:t>
      </w:r>
      <w:r w:rsidR="00427766">
        <w:rPr>
          <w:rFonts w:ascii="Arial" w:hAnsi="Arial" w:cs="Arial"/>
          <w:szCs w:val="24"/>
        </w:rPr>
        <w:t>.</w:t>
      </w:r>
    </w:p>
    <w:p w14:paraId="5BAA72D7" w14:textId="2FF16677" w:rsidR="00090CE7" w:rsidRDefault="00090CE7" w:rsidP="008B25B3">
      <w:pPr>
        <w:spacing w:after="240" w:line="276" w:lineRule="auto"/>
        <w:ind w:firstLine="567"/>
        <w:rPr>
          <w:ins w:id="1421" w:author="Serjo" w:date="2020-04-28T00:45:00Z"/>
          <w:rFonts w:ascii="Arial" w:hAnsi="Arial" w:cs="Arial"/>
        </w:rPr>
      </w:pPr>
      <w:ins w:id="1422" w:author="Serjo" w:date="2020-04-28T00:43:00Z">
        <w:r>
          <w:rPr>
            <w:rFonts w:ascii="Arial" w:hAnsi="Arial" w:cs="Arial"/>
            <w:szCs w:val="24"/>
          </w:rPr>
          <w:t xml:space="preserve">Также в рамках разработки </w:t>
        </w:r>
        <w:r>
          <w:rPr>
            <w:rFonts w:ascii="Arial" w:hAnsi="Arial" w:cs="Arial"/>
            <w:szCs w:val="24"/>
            <w:lang w:val="en-US"/>
          </w:rPr>
          <w:t>PM</w:t>
        </w:r>
        <w:r w:rsidRPr="00090CE7">
          <w:rPr>
            <w:rFonts w:ascii="Arial" w:hAnsi="Arial" w:cs="Arial"/>
            <w:szCs w:val="24"/>
            <w:rPrChange w:id="1423" w:author="Serjo" w:date="2020-04-28T00:44:00Z">
              <w:rPr>
                <w:rFonts w:ascii="Arial" w:hAnsi="Arial" w:cs="Arial"/>
                <w:szCs w:val="24"/>
                <w:lang w:val="en-US"/>
              </w:rPr>
            </w:rPrChange>
          </w:rPr>
          <w:t xml:space="preserve">01 </w:t>
        </w:r>
        <w:r>
          <w:rPr>
            <w:rFonts w:ascii="Arial" w:hAnsi="Arial" w:cs="Arial"/>
            <w:szCs w:val="24"/>
          </w:rPr>
          <w:t xml:space="preserve">автоматизирован следующий обмен данными между системой </w:t>
        </w:r>
      </w:ins>
      <w:ins w:id="1424" w:author="Serjo" w:date="2020-04-28T00:45:00Z">
        <w:r w:rsidRPr="00430A68">
          <w:rPr>
            <w:rFonts w:ascii="Arial" w:hAnsi="Arial" w:cs="Arial"/>
          </w:rPr>
          <w:t xml:space="preserve">SAP S/4HANA </w:t>
        </w:r>
        <w:r>
          <w:rPr>
            <w:rFonts w:ascii="Arial" w:hAnsi="Arial" w:cs="Arial"/>
          </w:rPr>
          <w:t xml:space="preserve">и </w:t>
        </w:r>
        <w:r>
          <w:rPr>
            <w:rFonts w:ascii="Arial" w:hAnsi="Arial" w:cs="Arial"/>
            <w:lang w:val="en-US"/>
          </w:rPr>
          <w:t>MES</w:t>
        </w:r>
        <w:r w:rsidRPr="00090CE7">
          <w:rPr>
            <w:rFonts w:ascii="Arial" w:hAnsi="Arial" w:cs="Arial"/>
            <w:rPrChange w:id="1425" w:author="Serjo" w:date="2020-04-28T00:45:00Z">
              <w:rPr>
                <w:rFonts w:ascii="Arial" w:hAnsi="Arial" w:cs="Arial"/>
                <w:lang w:val="en-US"/>
              </w:rPr>
            </w:rPrChange>
          </w:rPr>
          <w:t>-</w:t>
        </w:r>
        <w:r>
          <w:rPr>
            <w:rFonts w:ascii="Arial" w:hAnsi="Arial" w:cs="Arial"/>
          </w:rPr>
          <w:t>системой</w:t>
        </w:r>
      </w:ins>
      <w:ins w:id="1426" w:author="Владимир Лаут" w:date="2021-03-16T18:32:00Z">
        <w:r w:rsidR="00332BA8">
          <w:rPr>
            <w:rFonts w:ascii="Arial" w:hAnsi="Arial" w:cs="Arial"/>
          </w:rPr>
          <w:t xml:space="preserve"> / АСУ ГТК ИТС</w:t>
        </w:r>
      </w:ins>
      <w:ins w:id="1427" w:author="Serjo" w:date="2020-04-28T00:45:00Z">
        <w:r>
          <w:rPr>
            <w:rFonts w:ascii="Arial" w:hAnsi="Arial" w:cs="Arial"/>
          </w:rPr>
          <w:t>:</w:t>
        </w:r>
      </w:ins>
    </w:p>
    <w:p w14:paraId="1433DF49" w14:textId="66393850" w:rsidR="00332BA8" w:rsidRDefault="00332BA8">
      <w:pPr>
        <w:pStyle w:val="afa"/>
        <w:numPr>
          <w:ilvl w:val="0"/>
          <w:numId w:val="90"/>
        </w:numPr>
        <w:spacing w:after="240" w:line="276" w:lineRule="auto"/>
        <w:rPr>
          <w:ins w:id="1428" w:author="Владимир Лаут" w:date="2021-03-16T18:39:00Z"/>
          <w:rFonts w:ascii="Arial" w:hAnsi="Arial" w:cs="Arial"/>
          <w:szCs w:val="24"/>
        </w:rPr>
      </w:pPr>
      <w:ins w:id="1429" w:author="Владимир Лаут" w:date="2021-03-16T18:39:00Z">
        <w:r>
          <w:rPr>
            <w:rFonts w:ascii="Arial" w:hAnsi="Arial" w:cs="Arial"/>
            <w:szCs w:val="24"/>
          </w:rPr>
          <w:t>При деблокировании заказа ТОРО в</w:t>
        </w:r>
        <w:r w:rsidRPr="00332BA8">
          <w:rPr>
            <w:rFonts w:ascii="Arial" w:hAnsi="Arial" w:cs="Arial"/>
            <w:szCs w:val="24"/>
          </w:rPr>
          <w:t xml:space="preserve"> </w:t>
        </w:r>
        <w:r>
          <w:rPr>
            <w:rFonts w:ascii="Arial" w:hAnsi="Arial" w:cs="Arial"/>
            <w:szCs w:val="24"/>
          </w:rPr>
          <w:t xml:space="preserve">системе </w:t>
        </w:r>
        <w:r w:rsidRPr="00430A68">
          <w:rPr>
            <w:rFonts w:ascii="Arial" w:hAnsi="Arial" w:cs="Arial"/>
          </w:rPr>
          <w:t>SAP S/4HANA</w:t>
        </w:r>
      </w:ins>
      <w:ins w:id="1430" w:author="Владимир Лаут" w:date="2021-03-16T18:40:00Z">
        <w:r>
          <w:rPr>
            <w:rFonts w:ascii="Arial" w:hAnsi="Arial" w:cs="Arial"/>
          </w:rPr>
          <w:t xml:space="preserve"> данные о плановом простое передаются в </w:t>
        </w:r>
        <w:r>
          <w:rPr>
            <w:rFonts w:ascii="Arial" w:hAnsi="Arial" w:cs="Arial"/>
            <w:lang w:val="en-US"/>
          </w:rPr>
          <w:t>MES</w:t>
        </w:r>
        <w:r w:rsidRPr="00BC68DB">
          <w:rPr>
            <w:rFonts w:ascii="Arial" w:hAnsi="Arial" w:cs="Arial"/>
          </w:rPr>
          <w:t>-</w:t>
        </w:r>
        <w:r>
          <w:rPr>
            <w:rFonts w:ascii="Arial" w:hAnsi="Arial" w:cs="Arial"/>
          </w:rPr>
          <w:t xml:space="preserve">систему / АСУ ГТК ИТС. </w:t>
        </w:r>
      </w:ins>
    </w:p>
    <w:p w14:paraId="3330FF66" w14:textId="7C6DA0A6" w:rsidR="00090CE7" w:rsidRPr="00715745" w:rsidRDefault="00090CE7">
      <w:pPr>
        <w:pStyle w:val="afa"/>
        <w:numPr>
          <w:ilvl w:val="0"/>
          <w:numId w:val="90"/>
        </w:numPr>
        <w:spacing w:after="240" w:line="276" w:lineRule="auto"/>
        <w:rPr>
          <w:ins w:id="1431" w:author="Serjo" w:date="2020-04-28T00:49:00Z"/>
          <w:rFonts w:ascii="Arial" w:hAnsi="Arial" w:cs="Arial"/>
          <w:szCs w:val="24"/>
        </w:rPr>
        <w:pPrChange w:id="1432" w:author="Serjo" w:date="2020-04-28T00:45:00Z">
          <w:pPr>
            <w:spacing w:after="240" w:line="276" w:lineRule="auto"/>
            <w:ind w:firstLine="567"/>
          </w:pPr>
        </w:pPrChange>
      </w:pPr>
      <w:ins w:id="1433" w:author="Serjo" w:date="2020-04-28T00:47:00Z">
        <w:r>
          <w:rPr>
            <w:rFonts w:ascii="Arial" w:hAnsi="Arial" w:cs="Arial"/>
            <w:szCs w:val="24"/>
          </w:rPr>
          <w:t xml:space="preserve">При </w:t>
        </w:r>
      </w:ins>
      <w:ins w:id="1434" w:author="Владимир Лаут" w:date="2021-03-16T18:37:00Z">
        <w:r w:rsidR="00332BA8">
          <w:rPr>
            <w:rFonts w:ascii="Arial" w:hAnsi="Arial" w:cs="Arial"/>
            <w:szCs w:val="24"/>
          </w:rPr>
          <w:t>фиксаци</w:t>
        </w:r>
      </w:ins>
      <w:ins w:id="1435" w:author="Владимир Лаут" w:date="2021-03-16T18:38:00Z">
        <w:r w:rsidR="00332BA8">
          <w:rPr>
            <w:rFonts w:ascii="Arial" w:hAnsi="Arial" w:cs="Arial"/>
            <w:szCs w:val="24"/>
          </w:rPr>
          <w:t>и</w:t>
        </w:r>
      </w:ins>
      <w:ins w:id="1436" w:author="Владимир Лаут" w:date="2021-03-16T18:40:00Z">
        <w:r w:rsidR="00332BA8">
          <w:rPr>
            <w:rFonts w:ascii="Arial" w:hAnsi="Arial" w:cs="Arial"/>
            <w:szCs w:val="24"/>
          </w:rPr>
          <w:t xml:space="preserve"> фактического</w:t>
        </w:r>
      </w:ins>
      <w:ins w:id="1437" w:author="Владимир Лаут" w:date="2021-03-16T18:38:00Z">
        <w:r w:rsidR="00332BA8">
          <w:rPr>
            <w:rFonts w:ascii="Arial" w:hAnsi="Arial" w:cs="Arial"/>
            <w:szCs w:val="24"/>
          </w:rPr>
          <w:t xml:space="preserve"> останова в </w:t>
        </w:r>
        <w:r w:rsidR="00332BA8">
          <w:rPr>
            <w:rFonts w:ascii="Arial" w:hAnsi="Arial" w:cs="Arial"/>
            <w:szCs w:val="24"/>
            <w:lang w:val="en-US"/>
          </w:rPr>
          <w:t>MES</w:t>
        </w:r>
        <w:r w:rsidR="00332BA8" w:rsidRPr="00332BA8">
          <w:rPr>
            <w:rFonts w:ascii="Arial" w:hAnsi="Arial" w:cs="Arial"/>
            <w:szCs w:val="24"/>
            <w:rPrChange w:id="1438" w:author="Владимир Лаут" w:date="2021-03-16T18:38:00Z">
              <w:rPr>
                <w:rFonts w:ascii="Arial" w:hAnsi="Arial" w:cs="Arial"/>
                <w:szCs w:val="24"/>
                <w:lang w:val="en-US"/>
              </w:rPr>
            </w:rPrChange>
          </w:rPr>
          <w:t>-</w:t>
        </w:r>
        <w:r w:rsidR="00332BA8">
          <w:rPr>
            <w:rFonts w:ascii="Arial" w:hAnsi="Arial" w:cs="Arial"/>
          </w:rPr>
          <w:t>системе / АСУ ГТК ИТС</w:t>
        </w:r>
        <w:r w:rsidR="00332BA8">
          <w:rPr>
            <w:rFonts w:ascii="Arial" w:hAnsi="Arial" w:cs="Arial"/>
            <w:szCs w:val="24"/>
          </w:rPr>
          <w:t xml:space="preserve"> </w:t>
        </w:r>
      </w:ins>
      <w:ins w:id="1439" w:author="Serjo" w:date="2020-04-28T00:47:00Z">
        <w:del w:id="1440" w:author="Владимир Лаут" w:date="2021-03-16T18:39:00Z">
          <w:r w:rsidDel="00332BA8">
            <w:rPr>
              <w:rFonts w:ascii="Arial" w:hAnsi="Arial" w:cs="Arial"/>
              <w:szCs w:val="24"/>
            </w:rPr>
            <w:delText xml:space="preserve">заполнении даты и времени </w:delText>
          </w:r>
        </w:del>
      </w:ins>
      <w:ins w:id="1441" w:author="Serjo" w:date="2020-04-28T00:59:00Z">
        <w:del w:id="1442" w:author="Владимир Лаут" w:date="2021-03-16T18:39:00Z">
          <w:r w:rsidR="003E5B3A" w:rsidRPr="00254C64" w:rsidDel="00332BA8">
            <w:rPr>
              <w:rFonts w:ascii="Arial" w:hAnsi="Arial" w:cs="Arial"/>
              <w:szCs w:val="20"/>
              <w:lang w:eastAsia="ru-RU"/>
            </w:rPr>
            <w:delText xml:space="preserve">начала </w:delText>
          </w:r>
        </w:del>
      </w:ins>
      <w:ins w:id="1443" w:author="Serjo" w:date="2020-04-28T00:47:00Z">
        <w:del w:id="1444" w:author="Владимир Лаут" w:date="2021-03-16T18:39:00Z">
          <w:r w:rsidDel="00332BA8">
            <w:rPr>
              <w:rFonts w:ascii="Arial" w:hAnsi="Arial" w:cs="Arial"/>
              <w:szCs w:val="24"/>
            </w:rPr>
            <w:delText>ремонтного останова</w:delText>
          </w:r>
        </w:del>
      </w:ins>
      <w:ins w:id="1445" w:author="Serjo" w:date="2020-04-28T00:48:00Z">
        <w:del w:id="1446" w:author="Владимир Лаут" w:date="2021-03-16T18:39:00Z">
          <w:r w:rsidDel="00332BA8">
            <w:rPr>
              <w:rFonts w:ascii="Arial" w:hAnsi="Arial" w:cs="Arial"/>
              <w:szCs w:val="24"/>
            </w:rPr>
            <w:delText>, типа останова (</w:delText>
          </w:r>
        </w:del>
      </w:ins>
      <w:ins w:id="1447" w:author="Serjo" w:date="2020-04-28T00:52:00Z">
        <w:del w:id="1448" w:author="Владимир Лаут" w:date="2021-03-16T18:39:00Z">
          <w:r w:rsidRPr="00254C64" w:rsidDel="00332BA8">
            <w:rPr>
              <w:rFonts w:ascii="Arial" w:hAnsi="Arial" w:cs="Arial"/>
              <w:szCs w:val="20"/>
              <w:lang w:eastAsia="ru-RU"/>
            </w:rPr>
            <w:delText>Плановый/Неплановый</w:delText>
          </w:r>
        </w:del>
      </w:ins>
      <w:ins w:id="1449" w:author="Serjo" w:date="2020-04-28T00:48:00Z">
        <w:del w:id="1450" w:author="Владимир Лаут" w:date="2021-03-16T18:39:00Z">
          <w:r w:rsidDel="00332BA8">
            <w:rPr>
              <w:rFonts w:ascii="Arial" w:hAnsi="Arial" w:cs="Arial"/>
              <w:szCs w:val="24"/>
            </w:rPr>
            <w:delText xml:space="preserve">), описания останова в </w:delText>
          </w:r>
          <w:r w:rsidDel="00332BA8">
            <w:rPr>
              <w:rFonts w:ascii="Arial" w:hAnsi="Arial" w:cs="Arial"/>
              <w:szCs w:val="24"/>
              <w:lang w:val="en-US"/>
            </w:rPr>
            <w:delText>MES</w:delText>
          </w:r>
          <w:r w:rsidRPr="00090CE7" w:rsidDel="00332BA8">
            <w:rPr>
              <w:rFonts w:ascii="Arial" w:hAnsi="Arial" w:cs="Arial"/>
              <w:szCs w:val="24"/>
              <w:rPrChange w:id="1451" w:author="Serjo" w:date="2020-04-28T00:48:00Z">
                <w:rPr>
                  <w:rFonts w:ascii="Arial" w:hAnsi="Arial" w:cs="Arial"/>
                  <w:szCs w:val="24"/>
                  <w:lang w:val="en-US"/>
                </w:rPr>
              </w:rPrChange>
            </w:rPr>
            <w:delText>-</w:delText>
          </w:r>
          <w:r w:rsidDel="00332BA8">
            <w:rPr>
              <w:rFonts w:ascii="Arial" w:hAnsi="Arial" w:cs="Arial"/>
              <w:szCs w:val="24"/>
            </w:rPr>
            <w:delText xml:space="preserve">системе </w:delText>
          </w:r>
        </w:del>
        <w:r>
          <w:rPr>
            <w:rFonts w:ascii="Arial" w:hAnsi="Arial" w:cs="Arial"/>
            <w:szCs w:val="24"/>
          </w:rPr>
          <w:t xml:space="preserve">данные автоматически передаются в </w:t>
        </w:r>
      </w:ins>
      <w:ins w:id="1452" w:author="Serjo" w:date="2020-04-28T00:49:00Z">
        <w:r>
          <w:rPr>
            <w:rFonts w:ascii="Arial" w:hAnsi="Arial" w:cs="Arial"/>
            <w:szCs w:val="24"/>
          </w:rPr>
          <w:t xml:space="preserve">систему </w:t>
        </w:r>
        <w:r w:rsidRPr="00430A68">
          <w:rPr>
            <w:rFonts w:ascii="Arial" w:hAnsi="Arial" w:cs="Arial"/>
          </w:rPr>
          <w:t>SAP S/4HANA</w:t>
        </w:r>
      </w:ins>
      <w:ins w:id="1453" w:author="Владимир Лаут" w:date="2021-03-16T18:39:00Z">
        <w:r w:rsidR="00332BA8">
          <w:rPr>
            <w:rFonts w:ascii="Arial" w:hAnsi="Arial" w:cs="Arial"/>
          </w:rPr>
          <w:t xml:space="preserve">. </w:t>
        </w:r>
      </w:ins>
      <w:ins w:id="1454" w:author="Владимир Лаут" w:date="2021-03-16T19:02:00Z">
        <w:r w:rsidR="00F810F3">
          <w:rPr>
            <w:rFonts w:ascii="Arial" w:hAnsi="Arial" w:cs="Arial"/>
          </w:rPr>
          <w:t>При этом анализируются сообщения о плановых просто</w:t>
        </w:r>
      </w:ins>
      <w:ins w:id="1455" w:author="Владимир Лаут" w:date="2021-03-16T19:03:00Z">
        <w:r w:rsidR="00F810F3">
          <w:rPr>
            <w:rFonts w:ascii="Arial" w:hAnsi="Arial" w:cs="Arial"/>
          </w:rPr>
          <w:t xml:space="preserve">ях, полученные ранее из </w:t>
        </w:r>
        <w:r w:rsidR="00F810F3">
          <w:rPr>
            <w:rFonts w:ascii="Arial" w:hAnsi="Arial" w:cs="Arial"/>
            <w:szCs w:val="24"/>
          </w:rPr>
          <w:t xml:space="preserve">системы </w:t>
        </w:r>
        <w:r w:rsidR="00F810F3" w:rsidRPr="00430A68">
          <w:rPr>
            <w:rFonts w:ascii="Arial" w:hAnsi="Arial" w:cs="Arial"/>
          </w:rPr>
          <w:t>SAP S/4HANA</w:t>
        </w:r>
        <w:r w:rsidR="00F810F3">
          <w:rPr>
            <w:rFonts w:ascii="Arial" w:hAnsi="Arial" w:cs="Arial"/>
          </w:rPr>
          <w:t>, и е</w:t>
        </w:r>
      </w:ins>
      <w:ins w:id="1456" w:author="Владимир Лаут" w:date="2021-03-16T18:39:00Z">
        <w:r w:rsidR="00332BA8">
          <w:rPr>
            <w:rFonts w:ascii="Arial" w:hAnsi="Arial" w:cs="Arial"/>
          </w:rPr>
          <w:t>сли</w:t>
        </w:r>
      </w:ins>
      <w:ins w:id="1457" w:author="Владимир Лаут" w:date="2021-03-16T19:03:00Z">
        <w:r w:rsidR="00F810F3">
          <w:rPr>
            <w:rFonts w:ascii="Arial" w:hAnsi="Arial" w:cs="Arial"/>
          </w:rPr>
          <w:t xml:space="preserve"> находится соответствующее плановое сообщение, то на</w:t>
        </w:r>
      </w:ins>
      <w:ins w:id="1458" w:author="Владимир Лаут" w:date="2021-03-16T19:04:00Z">
        <w:r w:rsidR="00F810F3">
          <w:rPr>
            <w:rFonts w:ascii="Arial" w:hAnsi="Arial" w:cs="Arial"/>
          </w:rPr>
          <w:t xml:space="preserve">чало останова передается по найденному сообщению. Если соответствующее сообщение не найдено, то в </w:t>
        </w:r>
        <w:r w:rsidR="00F810F3" w:rsidRPr="00430A68">
          <w:rPr>
            <w:rFonts w:ascii="Arial" w:hAnsi="Arial" w:cs="Arial"/>
          </w:rPr>
          <w:t>SAP S/4HANA</w:t>
        </w:r>
        <w:r w:rsidR="00F810F3">
          <w:rPr>
            <w:rFonts w:ascii="Arial" w:hAnsi="Arial" w:cs="Arial"/>
          </w:rPr>
          <w:t xml:space="preserve"> будет создано новое сообщение ТОРО.</w:t>
        </w:r>
      </w:ins>
      <w:ins w:id="1459" w:author="Владимир Лаут" w:date="2021-03-16T19:06:00Z">
        <w:r w:rsidR="00C2001B">
          <w:rPr>
            <w:rFonts w:ascii="Arial" w:hAnsi="Arial" w:cs="Arial"/>
          </w:rPr>
          <w:t xml:space="preserve"> Сообщениям, созданным на основе информации </w:t>
        </w:r>
      </w:ins>
      <w:ins w:id="1460" w:author="Владимир Лаут" w:date="2021-03-16T19:07:00Z">
        <w:r w:rsidR="00C2001B">
          <w:rPr>
            <w:rFonts w:ascii="Arial" w:hAnsi="Arial" w:cs="Arial"/>
            <w:szCs w:val="24"/>
            <w:lang w:val="en-US"/>
          </w:rPr>
          <w:t>MES</w:t>
        </w:r>
        <w:r w:rsidR="00C2001B" w:rsidRPr="00BC68DB">
          <w:rPr>
            <w:rFonts w:ascii="Arial" w:hAnsi="Arial" w:cs="Arial"/>
            <w:szCs w:val="24"/>
          </w:rPr>
          <w:t>-</w:t>
        </w:r>
        <w:r w:rsidR="00C2001B">
          <w:rPr>
            <w:rFonts w:ascii="Arial" w:hAnsi="Arial" w:cs="Arial"/>
          </w:rPr>
          <w:t>системы / АСУ ГТК ИТС автоматически устанавливается статус ОТКЗ «Отказ».</w:t>
        </w:r>
      </w:ins>
      <w:ins w:id="1461" w:author="Serjo" w:date="2020-04-28T00:49:00Z">
        <w:del w:id="1462" w:author="Владимир Лаут" w:date="2021-03-16T19:04:00Z">
          <w:r w:rsidDel="00F810F3">
            <w:rPr>
              <w:rFonts w:ascii="Arial" w:hAnsi="Arial" w:cs="Arial"/>
            </w:rPr>
            <w:delText xml:space="preserve"> и заполняются в соответствующем сообщении ТОРО.</w:delText>
          </w:r>
        </w:del>
      </w:ins>
    </w:p>
    <w:p w14:paraId="133A200B" w14:textId="607F9A18" w:rsidR="00090CE7" w:rsidRDefault="00090CE7">
      <w:pPr>
        <w:pStyle w:val="afa"/>
        <w:numPr>
          <w:ilvl w:val="0"/>
          <w:numId w:val="90"/>
        </w:numPr>
        <w:spacing w:after="240" w:line="276" w:lineRule="auto"/>
        <w:rPr>
          <w:ins w:id="1463" w:author="Serjo" w:date="2020-04-28T01:37:00Z"/>
          <w:rFonts w:ascii="Arial" w:hAnsi="Arial" w:cs="Arial"/>
          <w:szCs w:val="24"/>
        </w:rPr>
        <w:pPrChange w:id="1464" w:author="Serjo" w:date="2020-04-28T00:45:00Z">
          <w:pPr>
            <w:spacing w:after="240" w:line="276" w:lineRule="auto"/>
            <w:ind w:firstLine="567"/>
          </w:pPr>
        </w:pPrChange>
      </w:pPr>
      <w:ins w:id="1465" w:author="Serjo" w:date="2020-04-28T00:49:00Z">
        <w:r>
          <w:rPr>
            <w:rFonts w:ascii="Arial" w:hAnsi="Arial" w:cs="Arial"/>
          </w:rPr>
          <w:t xml:space="preserve">При заполнении в сообщении ТОРО фактических даты и времени окончания </w:t>
        </w:r>
      </w:ins>
      <w:ins w:id="1466" w:author="Serjo" w:date="2020-04-28T01:05:00Z">
        <w:r w:rsidR="00B7477A">
          <w:rPr>
            <w:rFonts w:ascii="Arial" w:hAnsi="Arial" w:cs="Arial"/>
          </w:rPr>
          <w:t>останова</w:t>
        </w:r>
      </w:ins>
      <w:ins w:id="1467" w:author="Serjo" w:date="2020-04-28T00:50:00Z">
        <w:r>
          <w:rPr>
            <w:rFonts w:ascii="Arial" w:hAnsi="Arial" w:cs="Arial"/>
          </w:rPr>
          <w:t xml:space="preserve">, </w:t>
        </w:r>
        <w:del w:id="1468" w:author="Владимир Лаут" w:date="2021-03-16T19:05:00Z">
          <w:r w:rsidDel="00F810F3">
            <w:rPr>
              <w:rFonts w:ascii="Arial" w:hAnsi="Arial" w:cs="Arial"/>
            </w:rPr>
            <w:delText xml:space="preserve">классификации </w:delText>
          </w:r>
        </w:del>
      </w:ins>
      <w:ins w:id="1469" w:author="Serjo" w:date="2020-04-28T00:53:00Z">
        <w:del w:id="1470" w:author="Владимир Лаут" w:date="2021-03-16T19:05:00Z">
          <w:r w:rsidR="003E5B3A" w:rsidDel="00F810F3">
            <w:rPr>
              <w:rFonts w:ascii="Arial" w:hAnsi="Arial" w:cs="Arial"/>
            </w:rPr>
            <w:delText xml:space="preserve">останова </w:delText>
          </w:r>
        </w:del>
      </w:ins>
      <w:ins w:id="1471" w:author="Serjo" w:date="2020-04-28T00:50:00Z">
        <w:del w:id="1472" w:author="Владимир Лаут" w:date="2021-03-16T19:05:00Z">
          <w:r w:rsidDel="00F810F3">
            <w:rPr>
              <w:rFonts w:ascii="Arial" w:hAnsi="Arial" w:cs="Arial"/>
            </w:rPr>
            <w:delText xml:space="preserve">и причины останова объекта </w:delText>
          </w:r>
        </w:del>
        <w:r>
          <w:rPr>
            <w:rFonts w:ascii="Arial" w:hAnsi="Arial" w:cs="Arial"/>
          </w:rPr>
          <w:t xml:space="preserve">данные автоматически передаются в </w:t>
        </w:r>
        <w:r>
          <w:rPr>
            <w:rFonts w:ascii="Arial" w:hAnsi="Arial" w:cs="Arial"/>
            <w:szCs w:val="24"/>
            <w:lang w:val="en-US"/>
          </w:rPr>
          <w:t>MES</w:t>
        </w:r>
        <w:r w:rsidRPr="00254C64">
          <w:rPr>
            <w:rFonts w:ascii="Arial" w:hAnsi="Arial" w:cs="Arial"/>
            <w:szCs w:val="24"/>
          </w:rPr>
          <w:t>-</w:t>
        </w:r>
        <w:r>
          <w:rPr>
            <w:rFonts w:ascii="Arial" w:hAnsi="Arial" w:cs="Arial"/>
            <w:szCs w:val="24"/>
          </w:rPr>
          <w:t>систему</w:t>
        </w:r>
      </w:ins>
      <w:ins w:id="1473" w:author="Владимир Лаут" w:date="2021-03-16T19:05:00Z">
        <w:r w:rsidR="00F810F3">
          <w:rPr>
            <w:rFonts w:ascii="Arial" w:hAnsi="Arial" w:cs="Arial"/>
            <w:szCs w:val="24"/>
          </w:rPr>
          <w:t xml:space="preserve"> </w:t>
        </w:r>
        <w:r w:rsidR="00F810F3">
          <w:rPr>
            <w:rFonts w:ascii="Arial" w:hAnsi="Arial" w:cs="Arial"/>
          </w:rPr>
          <w:t>/ АСУ ГТК ИТС</w:t>
        </w:r>
      </w:ins>
      <w:ins w:id="1474" w:author="Serjo" w:date="2020-04-28T00:50:00Z">
        <w:r>
          <w:rPr>
            <w:rFonts w:ascii="Arial" w:hAnsi="Arial" w:cs="Arial"/>
            <w:szCs w:val="24"/>
          </w:rPr>
          <w:t>.</w:t>
        </w:r>
      </w:ins>
    </w:p>
    <w:p w14:paraId="672A7B71" w14:textId="77777777" w:rsidR="00BF0D20" w:rsidRDefault="00E13648">
      <w:pPr>
        <w:spacing w:after="240" w:line="276" w:lineRule="auto"/>
        <w:ind w:firstLine="708"/>
        <w:rPr>
          <w:ins w:id="1475" w:author="Serjo" w:date="2020-04-28T01:44:00Z"/>
          <w:rFonts w:ascii="Arial" w:hAnsi="Arial" w:cs="Arial"/>
          <w:szCs w:val="24"/>
        </w:rPr>
        <w:pPrChange w:id="1476" w:author="Serjo" w:date="2020-04-28T01:38:00Z">
          <w:pPr>
            <w:spacing w:after="240" w:line="276" w:lineRule="auto"/>
            <w:ind w:firstLine="567"/>
          </w:pPr>
        </w:pPrChange>
      </w:pPr>
      <w:ins w:id="1477" w:author="Serjo" w:date="2020-04-28T01:38:00Z">
        <w:r w:rsidRPr="00E13648">
          <w:rPr>
            <w:rFonts w:ascii="Arial" w:hAnsi="Arial" w:cs="Arial"/>
            <w:szCs w:val="24"/>
          </w:rPr>
          <w:t xml:space="preserve">При внесении </w:t>
        </w:r>
        <w:r>
          <w:rPr>
            <w:rFonts w:ascii="Arial" w:hAnsi="Arial" w:cs="Arial"/>
            <w:szCs w:val="24"/>
          </w:rPr>
          <w:t>данных по фактическому останову оборудования (</w:t>
        </w:r>
      </w:ins>
      <w:ins w:id="1478" w:author="Serjo" w:date="2020-04-28T01:39:00Z">
        <w:r>
          <w:rPr>
            <w:rFonts w:ascii="Arial" w:hAnsi="Arial" w:cs="Arial"/>
            <w:szCs w:val="24"/>
          </w:rPr>
          <w:t xml:space="preserve">дата </w:t>
        </w:r>
      </w:ins>
      <w:ins w:id="1479" w:author="Serjo" w:date="2020-04-28T01:38:00Z">
        <w:r>
          <w:rPr>
            <w:rFonts w:ascii="Arial" w:hAnsi="Arial" w:cs="Arial"/>
            <w:szCs w:val="24"/>
          </w:rPr>
          <w:t>начала останова</w:t>
        </w:r>
      </w:ins>
      <w:ins w:id="1480" w:author="Serjo" w:date="2020-04-28T01:39:00Z">
        <w:r>
          <w:rPr>
            <w:rFonts w:ascii="Arial" w:hAnsi="Arial" w:cs="Arial"/>
            <w:szCs w:val="24"/>
          </w:rPr>
          <w:t xml:space="preserve">, окончания останова, индикатор «Отказ») </w:t>
        </w:r>
        <w:r w:rsidRPr="00E13648">
          <w:rPr>
            <w:rFonts w:ascii="Arial" w:hAnsi="Arial" w:cs="Arial"/>
            <w:szCs w:val="24"/>
          </w:rPr>
          <w:t>в сообщении ТОРО</w:t>
        </w:r>
      </w:ins>
      <w:ins w:id="1481" w:author="Serjo" w:date="2020-04-28T01:40:00Z">
        <w:r>
          <w:rPr>
            <w:rFonts w:ascii="Arial" w:hAnsi="Arial" w:cs="Arial"/>
            <w:szCs w:val="24"/>
          </w:rPr>
          <w:t xml:space="preserve"> автоматически рассчитывается фактическая продолжительность останова. Данный параметр влияет на расчет фактического </w:t>
        </w:r>
      </w:ins>
      <w:ins w:id="1482" w:author="Serjo" w:date="2020-04-28T01:41:00Z">
        <w:r>
          <w:rPr>
            <w:rFonts w:ascii="Arial" w:hAnsi="Arial" w:cs="Arial"/>
            <w:szCs w:val="24"/>
          </w:rPr>
          <w:t>КТГ оборудования.</w:t>
        </w:r>
      </w:ins>
    </w:p>
    <w:p w14:paraId="51AA643B" w14:textId="1A476D07" w:rsidR="00E13648" w:rsidRPr="00BF0D20" w:rsidRDefault="00E13648">
      <w:pPr>
        <w:spacing w:after="240" w:line="276" w:lineRule="auto"/>
        <w:ind w:firstLine="708"/>
        <w:rPr>
          <w:rFonts w:ascii="Arial" w:hAnsi="Arial" w:cs="Arial"/>
          <w:b/>
          <w:szCs w:val="24"/>
          <w:rPrChange w:id="1483" w:author="Serjo" w:date="2020-04-28T01:48:00Z">
            <w:rPr>
              <w:rFonts w:ascii="Arial" w:hAnsi="Arial" w:cs="Arial"/>
              <w:szCs w:val="24"/>
            </w:rPr>
          </w:rPrChange>
        </w:rPr>
        <w:pPrChange w:id="1484" w:author="Serjo" w:date="2020-04-28T01:38:00Z">
          <w:pPr>
            <w:spacing w:after="240" w:line="276" w:lineRule="auto"/>
            <w:ind w:firstLine="567"/>
          </w:pPr>
        </w:pPrChange>
      </w:pPr>
      <w:ins w:id="1485" w:author="Serjo" w:date="2020-04-28T01:44:00Z">
        <w:r>
          <w:rPr>
            <w:rFonts w:ascii="Arial" w:hAnsi="Arial" w:cs="Arial"/>
            <w:szCs w:val="24"/>
          </w:rPr>
          <w:t xml:space="preserve">Даты </w:t>
        </w:r>
        <w:del w:id="1486" w:author="Владимир Лаут" w:date="2021-03-16T19:05:00Z">
          <w:r w:rsidDel="00F810F3">
            <w:rPr>
              <w:rFonts w:ascii="Arial" w:hAnsi="Arial" w:cs="Arial"/>
              <w:szCs w:val="24"/>
            </w:rPr>
            <w:delText>начала/</w:delText>
          </w:r>
        </w:del>
        <w:r>
          <w:rPr>
            <w:rFonts w:ascii="Arial" w:hAnsi="Arial" w:cs="Arial"/>
            <w:szCs w:val="24"/>
          </w:rPr>
          <w:t xml:space="preserve">окончания простоя </w:t>
        </w:r>
      </w:ins>
      <w:ins w:id="1487" w:author="Serjo" w:date="2020-04-28T01:45:00Z">
        <w:r>
          <w:rPr>
            <w:rFonts w:ascii="Arial" w:hAnsi="Arial" w:cs="Arial"/>
            <w:szCs w:val="24"/>
          </w:rPr>
          <w:t xml:space="preserve">в сообщении </w:t>
        </w:r>
      </w:ins>
      <w:ins w:id="1488" w:author="Serjo" w:date="2020-04-28T01:49:00Z">
        <w:r w:rsidR="00BF0D20">
          <w:rPr>
            <w:rFonts w:ascii="Arial" w:hAnsi="Arial" w:cs="Arial"/>
            <w:szCs w:val="24"/>
          </w:rPr>
          <w:t xml:space="preserve">также </w:t>
        </w:r>
      </w:ins>
      <w:ins w:id="1489" w:author="Serjo" w:date="2020-04-28T01:44:00Z">
        <w:r>
          <w:rPr>
            <w:rFonts w:ascii="Arial" w:hAnsi="Arial" w:cs="Arial"/>
            <w:szCs w:val="24"/>
          </w:rPr>
          <w:t xml:space="preserve">могут быть заполнены </w:t>
        </w:r>
      </w:ins>
      <w:ins w:id="1490" w:author="Serjo" w:date="2020-04-28T01:45:00Z">
        <w:r>
          <w:rPr>
            <w:rFonts w:ascii="Arial" w:hAnsi="Arial" w:cs="Arial"/>
            <w:szCs w:val="24"/>
          </w:rPr>
          <w:t xml:space="preserve">автоматически при установке на связанном заказе ТОРО статуса </w:t>
        </w:r>
        <w:r>
          <w:rPr>
            <w:rFonts w:ascii="Arial" w:hAnsi="Arial" w:cs="Arial"/>
            <w:szCs w:val="20"/>
            <w:lang w:eastAsia="ru-RU"/>
          </w:rPr>
          <w:t>ПРЭК «</w:t>
        </w:r>
        <w:r w:rsidRPr="00141540">
          <w:rPr>
            <w:rFonts w:ascii="Arial" w:hAnsi="Arial" w:cs="Arial"/>
            <w:szCs w:val="20"/>
            <w:lang w:eastAsia="ru-RU"/>
          </w:rPr>
          <w:t>Принято эксплуатацией</w:t>
        </w:r>
        <w:r>
          <w:rPr>
            <w:rFonts w:ascii="Arial" w:hAnsi="Arial" w:cs="Arial"/>
            <w:szCs w:val="20"/>
            <w:lang w:eastAsia="ru-RU"/>
          </w:rPr>
          <w:t xml:space="preserve">» (разработка </w:t>
        </w:r>
        <w:r>
          <w:rPr>
            <w:rFonts w:ascii="Arial" w:hAnsi="Arial" w:cs="Arial"/>
            <w:szCs w:val="20"/>
            <w:lang w:val="en-US" w:eastAsia="ru-RU"/>
          </w:rPr>
          <w:t>PM</w:t>
        </w:r>
        <w:r w:rsidRPr="00E13648">
          <w:rPr>
            <w:rFonts w:ascii="Arial" w:hAnsi="Arial" w:cs="Arial"/>
            <w:szCs w:val="20"/>
            <w:lang w:eastAsia="ru-RU"/>
            <w:rPrChange w:id="1491" w:author="Serjo" w:date="2020-04-28T01:45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01</w:t>
        </w:r>
        <w:r>
          <w:rPr>
            <w:rFonts w:ascii="Arial" w:hAnsi="Arial" w:cs="Arial"/>
            <w:szCs w:val="20"/>
            <w:lang w:eastAsia="ru-RU"/>
          </w:rPr>
          <w:t>).</w:t>
        </w:r>
      </w:ins>
      <w:ins w:id="1492" w:author="Serjo" w:date="2020-04-28T01:48:00Z">
        <w:r w:rsidR="00BF0D20">
          <w:rPr>
            <w:rFonts w:ascii="Arial" w:hAnsi="Arial" w:cs="Arial"/>
            <w:szCs w:val="20"/>
            <w:lang w:eastAsia="ru-RU"/>
          </w:rPr>
          <w:t xml:space="preserve"> Более подробно процесс описан в документе «</w:t>
        </w:r>
      </w:ins>
      <w:ins w:id="1493" w:author="Serjo" w:date="2020-04-28T01:49:00Z">
        <w:del w:id="1494" w:author="Владимир Лаут" w:date="2021-03-15T12:14:00Z">
          <w:r w:rsidR="00BF0D20" w:rsidDel="00530700">
            <w:rPr>
              <w:rFonts w:ascii="Arial" w:hAnsi="Arial" w:cs="Arial"/>
              <w:szCs w:val="20"/>
              <w:lang w:eastAsia="ru-RU"/>
            </w:rPr>
            <w:delText>ERP</w:delText>
          </w:r>
        </w:del>
      </w:ins>
      <w:ins w:id="1495" w:author="Serjo" w:date="2020-04-28T01:50:00Z">
        <w:del w:id="1496" w:author="Владимир Лаут" w:date="2021-03-15T12:14:00Z">
          <w:r w:rsidR="00BF0D20" w:rsidDel="00530700">
            <w:rPr>
              <w:rFonts w:ascii="Arial" w:hAnsi="Arial" w:cs="Arial"/>
              <w:szCs w:val="20"/>
              <w:lang w:eastAsia="ru-RU"/>
            </w:rPr>
            <w:delText>.</w:delText>
          </w:r>
        </w:del>
      </w:ins>
      <w:ins w:id="1497" w:author="Serjo" w:date="2020-04-28T01:49:00Z">
        <w:del w:id="1498" w:author="Владимир Лаут" w:date="2021-03-15T12:14:00Z">
          <w:r w:rsidR="00BF0D20" w:rsidDel="00530700">
            <w:rPr>
              <w:rFonts w:ascii="Arial" w:hAnsi="Arial" w:cs="Arial"/>
              <w:szCs w:val="20"/>
              <w:lang w:eastAsia="ru-RU"/>
            </w:rPr>
            <w:delText>9.9.2</w:delText>
          </w:r>
        </w:del>
      </w:ins>
      <w:ins w:id="1499" w:author="Владимир Лаут" w:date="2021-03-15T12:14:00Z">
        <w:r w:rsidR="00530700">
          <w:rPr>
            <w:rFonts w:ascii="Arial" w:hAnsi="Arial" w:cs="Arial"/>
            <w:szCs w:val="20"/>
            <w:lang w:eastAsia="ru-RU"/>
          </w:rPr>
          <w:t>ERP.13.9.2</w:t>
        </w:r>
      </w:ins>
      <w:ins w:id="1500" w:author="Serjo" w:date="2020-04-28T01:49:00Z">
        <w:r w:rsidR="00BF0D20">
          <w:rPr>
            <w:rFonts w:ascii="Arial" w:hAnsi="Arial" w:cs="Arial"/>
            <w:szCs w:val="20"/>
            <w:lang w:eastAsia="ru-RU"/>
          </w:rPr>
          <w:t>.</w:t>
        </w:r>
        <w:r w:rsidR="00BF0D20" w:rsidRPr="00BF0D20">
          <w:rPr>
            <w:rFonts w:ascii="Arial" w:hAnsi="Arial" w:cs="Arial"/>
            <w:szCs w:val="20"/>
            <w:lang w:eastAsia="ru-RU"/>
          </w:rPr>
          <w:t>55_PM_КД_ Выполнение и фактический учет работ</w:t>
        </w:r>
      </w:ins>
      <w:ins w:id="1501" w:author="Serjo" w:date="2020-04-28T01:48:00Z">
        <w:r w:rsidR="00BF0D20">
          <w:rPr>
            <w:rFonts w:ascii="Arial" w:hAnsi="Arial" w:cs="Arial"/>
            <w:szCs w:val="20"/>
            <w:lang w:eastAsia="ru-RU"/>
          </w:rPr>
          <w:t>».</w:t>
        </w:r>
      </w:ins>
    </w:p>
    <w:p w14:paraId="41D66E84" w14:textId="27627002" w:rsidR="00D56003" w:rsidDel="00E444F9" w:rsidRDefault="00D56003" w:rsidP="00E02CB2">
      <w:pPr>
        <w:pStyle w:val="4"/>
        <w:rPr>
          <w:del w:id="1502" w:author="Serjo" w:date="2020-04-12T12:52:00Z"/>
          <w:rFonts w:eastAsiaTheme="majorEastAsia" w:cstheme="majorBidi"/>
          <w:b/>
          <w:i w:val="0"/>
          <w:caps w:val="0"/>
          <w:sz w:val="24"/>
          <w:szCs w:val="24"/>
        </w:rPr>
      </w:pPr>
      <w:del w:id="1503" w:author="Serjo" w:date="2020-04-12T12:52:00Z">
        <w:r w:rsidRPr="00A03DDE" w:rsidDel="00E444F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</w:delText>
        </w:r>
        <w:r w:rsidR="00E02CB2" w:rsidDel="00E444F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3</w:delText>
        </w:r>
        <w:r w:rsidRPr="00A03DDE" w:rsidDel="00E444F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0</w:delText>
        </w:r>
        <w:r w:rsidRPr="0012135C" w:rsidDel="00E444F9">
          <w:rPr>
            <w:rFonts w:eastAsiaTheme="majorEastAsia" w:cstheme="majorBidi"/>
            <w:b/>
            <w:sz w:val="24"/>
            <w:szCs w:val="24"/>
          </w:rPr>
          <w:delText xml:space="preserve"> – </w:delText>
        </w:r>
        <w:r w:rsidR="00E02CB2" w:rsidRPr="00E02CB2" w:rsidDel="00E444F9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Определение приоритета сообщения</w:delText>
        </w:r>
      </w:del>
    </w:p>
    <w:p w14:paraId="5A5A9B50" w14:textId="066FC051" w:rsidR="0089389D" w:rsidRPr="00A03DDE" w:rsidDel="00E444F9" w:rsidRDefault="0089389D" w:rsidP="00A03DDE">
      <w:pPr>
        <w:rPr>
          <w:del w:id="1504" w:author="Serjo" w:date="2020-04-12T12:52:00Z"/>
          <w:rFonts w:eastAsiaTheme="majorEastAsia"/>
        </w:rPr>
      </w:pPr>
    </w:p>
    <w:p w14:paraId="61053257" w14:textId="2C8B371F" w:rsidR="00312665" w:rsidDel="00AA624E" w:rsidRDefault="00C57FF7" w:rsidP="00447176">
      <w:pPr>
        <w:spacing w:after="240" w:line="276" w:lineRule="auto"/>
        <w:ind w:firstLine="567"/>
        <w:rPr>
          <w:del w:id="1505" w:author="Serjo" w:date="2020-04-10T14:59:00Z"/>
          <w:rFonts w:ascii="Arial" w:hAnsi="Arial" w:cs="Arial"/>
          <w:szCs w:val="24"/>
        </w:rPr>
      </w:pPr>
      <w:bookmarkStart w:id="1506" w:name="_Hlk518314910"/>
      <w:del w:id="1507" w:author="Serjo" w:date="2020-04-10T14:59:00Z">
        <w:r w:rsidRPr="00101963" w:rsidDel="00AA624E">
          <w:rPr>
            <w:rFonts w:ascii="Arial" w:hAnsi="Arial" w:cs="Arial"/>
            <w:szCs w:val="24"/>
          </w:rPr>
          <w:delText>Определение приоритета сообщения</w:delText>
        </w:r>
        <w:bookmarkEnd w:id="1506"/>
        <w:r w:rsidRPr="00101963" w:rsidDel="00AA624E">
          <w:rPr>
            <w:rFonts w:ascii="Arial" w:hAnsi="Arial" w:cs="Arial"/>
            <w:szCs w:val="24"/>
          </w:rPr>
          <w:delText xml:space="preserve"> выполняется, когда необходимо зарегистрировать дефект или провести дополнительную диагностику производственных активов в результате выполнения процесса </w:delText>
        </w:r>
        <w:r w:rsidRPr="004C25E3" w:rsidDel="00AA624E">
          <w:rPr>
            <w:rFonts w:ascii="Arial" w:hAnsi="Arial" w:cs="Arial"/>
            <w:szCs w:val="24"/>
          </w:rPr>
          <w:delText xml:space="preserve">ПП-07.04.03-ERP </w:delText>
        </w:r>
        <w:r w:rsidDel="00AA624E">
          <w:rPr>
            <w:rFonts w:ascii="Arial" w:hAnsi="Arial" w:cs="Arial"/>
            <w:szCs w:val="24"/>
          </w:rPr>
          <w:delText>«</w:delText>
        </w:r>
        <w:r w:rsidRPr="004C25E3" w:rsidDel="00AA624E">
          <w:rPr>
            <w:rFonts w:ascii="Arial" w:hAnsi="Arial" w:cs="Arial"/>
            <w:szCs w:val="24"/>
          </w:rPr>
          <w:delText>Выполнение и регистрация результатов диагностики производственных активов</w:delText>
        </w:r>
        <w:r w:rsidDel="00AA624E">
          <w:rPr>
            <w:rFonts w:ascii="Arial" w:hAnsi="Arial" w:cs="Arial"/>
            <w:szCs w:val="24"/>
          </w:rPr>
          <w:delText>»</w:delText>
        </w:r>
        <w:r w:rsidR="00650072" w:rsidDel="00AA624E">
          <w:rPr>
            <w:rFonts w:ascii="Arial" w:hAnsi="Arial" w:cs="Arial"/>
            <w:szCs w:val="24"/>
          </w:rPr>
          <w:delText>. С</w:delText>
        </w:r>
        <w:r w:rsidR="00650072" w:rsidRPr="004C25E3" w:rsidDel="00AA624E">
          <w:rPr>
            <w:rFonts w:ascii="Arial" w:hAnsi="Arial" w:cs="Arial"/>
            <w:szCs w:val="24"/>
          </w:rPr>
          <w:delText xml:space="preserve">пециалист по </w:delText>
        </w:r>
        <w:r w:rsidR="00375E67" w:rsidRPr="004C25E3" w:rsidDel="00AA624E">
          <w:rPr>
            <w:rFonts w:ascii="Arial" w:hAnsi="Arial" w:cs="Arial"/>
            <w:szCs w:val="24"/>
          </w:rPr>
          <w:delText>диагности</w:delText>
        </w:r>
        <w:r w:rsidR="00375E67" w:rsidDel="00AA624E">
          <w:rPr>
            <w:rFonts w:ascii="Arial" w:hAnsi="Arial" w:cs="Arial"/>
            <w:szCs w:val="24"/>
          </w:rPr>
          <w:delText xml:space="preserve">ке </w:delText>
        </w:r>
        <w:r w:rsidR="00650072" w:rsidDel="00AA624E">
          <w:rPr>
            <w:rFonts w:ascii="Arial" w:hAnsi="Arial" w:cs="Arial"/>
            <w:szCs w:val="24"/>
          </w:rPr>
          <w:delText xml:space="preserve">БЕ </w:delText>
        </w:r>
      </w:del>
      <w:del w:id="1508" w:author="Serjo" w:date="2020-04-10T13:50:00Z">
        <w:r w:rsidR="00650072" w:rsidDel="00D152B0">
          <w:rPr>
            <w:rFonts w:ascii="Arial" w:hAnsi="Arial" w:cs="Arial"/>
            <w:szCs w:val="24"/>
          </w:rPr>
          <w:delText>ГОК</w:delText>
        </w:r>
      </w:del>
      <w:del w:id="1509" w:author="Serjo" w:date="2020-04-10T14:59:00Z">
        <w:r w:rsidR="00650072" w:rsidDel="00AA624E">
          <w:rPr>
            <w:rFonts w:ascii="Arial" w:hAnsi="Arial" w:cs="Arial"/>
            <w:szCs w:val="24"/>
          </w:rPr>
          <w:delText xml:space="preserve"> определяет приоритет С</w:delText>
        </w:r>
        <w:r w:rsidR="00650072" w:rsidRPr="004C25E3" w:rsidDel="00AA624E">
          <w:rPr>
            <w:rFonts w:ascii="Arial" w:hAnsi="Arial" w:cs="Arial"/>
            <w:szCs w:val="24"/>
          </w:rPr>
          <w:delText>ообщения ТОРО</w:delText>
        </w:r>
        <w:r w:rsidR="00650072" w:rsidDel="00AA624E">
          <w:rPr>
            <w:rFonts w:ascii="Arial" w:hAnsi="Arial" w:cs="Arial"/>
            <w:szCs w:val="24"/>
          </w:rPr>
          <w:delText xml:space="preserve"> </w:delText>
        </w:r>
        <w:r w:rsidR="00650072" w:rsidRPr="004C25E3" w:rsidDel="00AA624E">
          <w:rPr>
            <w:rFonts w:ascii="Arial" w:hAnsi="Arial" w:cs="Arial"/>
            <w:szCs w:val="24"/>
          </w:rPr>
          <w:delText>на основании отчетов о результатах диагностики и рекомендаций по обслуживанию оборудования</w:delText>
        </w:r>
        <w:r w:rsidR="00650072" w:rsidDel="00AA624E">
          <w:rPr>
            <w:rFonts w:ascii="Arial" w:hAnsi="Arial" w:cs="Arial"/>
            <w:szCs w:val="24"/>
          </w:rPr>
          <w:delText xml:space="preserve">. </w:delText>
        </w:r>
        <w:r w:rsidR="00447176" w:rsidDel="00AA624E">
          <w:rPr>
            <w:rFonts w:ascii="Arial" w:hAnsi="Arial" w:cs="Arial"/>
            <w:szCs w:val="24"/>
          </w:rPr>
          <w:delText xml:space="preserve">Сообщение с низким приоритетом будет создаваться с видом </w:delText>
        </w:r>
        <w:r w:rsidR="00447176" w:rsidRPr="0052647E" w:rsidDel="00AA624E">
          <w:rPr>
            <w:rFonts w:ascii="Arial" w:hAnsi="Arial" w:cs="Arial"/>
            <w:szCs w:val="24"/>
          </w:rPr>
          <w:delText xml:space="preserve">A2 </w:delText>
        </w:r>
        <w:r w:rsidR="00447176" w:rsidDel="00AA624E">
          <w:rPr>
            <w:rFonts w:ascii="Arial" w:hAnsi="Arial" w:cs="Arial"/>
            <w:szCs w:val="24"/>
          </w:rPr>
          <w:delText xml:space="preserve">– </w:delText>
        </w:r>
        <w:r w:rsidR="00447176" w:rsidRPr="00DB7F69" w:rsidDel="00AA624E">
          <w:rPr>
            <w:rFonts w:ascii="Arial" w:hAnsi="Arial" w:cs="Arial"/>
            <w:szCs w:val="24"/>
          </w:rPr>
          <w:delText>Сообщение о неисправности</w:delText>
        </w:r>
        <w:r w:rsidR="00447176" w:rsidDel="00AA624E">
          <w:rPr>
            <w:rFonts w:ascii="Arial" w:hAnsi="Arial" w:cs="Arial"/>
            <w:szCs w:val="24"/>
          </w:rPr>
          <w:delText>.</w:delText>
        </w:r>
        <w:r w:rsidR="00447176" w:rsidRPr="00447176" w:rsidDel="00AA624E">
          <w:rPr>
            <w:rFonts w:ascii="Arial" w:hAnsi="Arial" w:cs="Arial"/>
            <w:szCs w:val="24"/>
          </w:rPr>
          <w:delText xml:space="preserve"> </w:delText>
        </w:r>
        <w:r w:rsidR="00447176" w:rsidDel="00AA624E">
          <w:rPr>
            <w:rFonts w:ascii="Arial" w:hAnsi="Arial" w:cs="Arial"/>
            <w:szCs w:val="24"/>
          </w:rPr>
          <w:delText xml:space="preserve">Сообщение с высоким приоритетом будет создаваться с видом </w:delText>
        </w:r>
        <w:r w:rsidR="00447176" w:rsidDel="00AA624E">
          <w:rPr>
            <w:rFonts w:ascii="Arial" w:hAnsi="Arial" w:cs="Arial"/>
            <w:szCs w:val="24"/>
            <w:lang w:val="en-US"/>
          </w:rPr>
          <w:delText>AA</w:delText>
        </w:r>
        <w:r w:rsidR="00447176" w:rsidRPr="00A52D6B" w:rsidDel="00AA624E">
          <w:rPr>
            <w:rFonts w:ascii="Arial" w:hAnsi="Arial" w:cs="Arial"/>
            <w:szCs w:val="24"/>
          </w:rPr>
          <w:delText xml:space="preserve"> </w:delText>
        </w:r>
        <w:r w:rsidR="00447176" w:rsidDel="00AA624E">
          <w:rPr>
            <w:rFonts w:ascii="Arial" w:hAnsi="Arial" w:cs="Arial"/>
            <w:szCs w:val="24"/>
          </w:rPr>
          <w:delText>–</w:delText>
        </w:r>
        <w:r w:rsidR="00447176" w:rsidRPr="00A52D6B" w:rsidDel="00AA624E">
          <w:rPr>
            <w:rFonts w:ascii="Arial" w:hAnsi="Arial" w:cs="Arial"/>
            <w:szCs w:val="24"/>
          </w:rPr>
          <w:delText xml:space="preserve"> </w:delText>
        </w:r>
      </w:del>
      <w:del w:id="1510" w:author="Serjo" w:date="2020-04-10T14:50:00Z">
        <w:r w:rsidR="00447176" w:rsidDel="00A643B0">
          <w:rPr>
            <w:rFonts w:ascii="Arial" w:hAnsi="Arial" w:cs="Arial"/>
            <w:szCs w:val="24"/>
          </w:rPr>
          <w:delText xml:space="preserve">Аварийный </w:delText>
        </w:r>
      </w:del>
      <w:del w:id="1511" w:author="Serjo" w:date="2020-04-10T14:59:00Z">
        <w:r w:rsidR="00447176" w:rsidDel="00AA624E">
          <w:rPr>
            <w:rFonts w:ascii="Arial" w:hAnsi="Arial" w:cs="Arial"/>
            <w:szCs w:val="24"/>
          </w:rPr>
          <w:delText>дефект.</w:delText>
        </w:r>
        <w:r w:rsidR="00447176" w:rsidRPr="0052647E" w:rsidDel="00AA624E">
          <w:rPr>
            <w:rFonts w:ascii="Arial" w:hAnsi="Arial" w:cs="Arial"/>
            <w:szCs w:val="24"/>
          </w:rPr>
          <w:delText xml:space="preserve"> </w:delText>
        </w:r>
        <w:r w:rsidR="004D252D" w:rsidDel="00AA624E">
          <w:rPr>
            <w:rFonts w:ascii="Arial" w:hAnsi="Arial" w:cs="Arial"/>
            <w:szCs w:val="24"/>
          </w:rPr>
          <w:delText xml:space="preserve">Присвоение высокого приоритета </w:delText>
        </w:r>
        <w:r w:rsidR="0049594B" w:rsidDel="00AA624E">
          <w:rPr>
            <w:rFonts w:ascii="Arial" w:hAnsi="Arial" w:cs="Arial"/>
            <w:szCs w:val="24"/>
          </w:rPr>
          <w:delText>Сообщени</w:delText>
        </w:r>
        <w:r w:rsidR="004D252D" w:rsidDel="00AA624E">
          <w:rPr>
            <w:rFonts w:ascii="Arial" w:hAnsi="Arial" w:cs="Arial"/>
            <w:szCs w:val="24"/>
          </w:rPr>
          <w:delText>ю</w:delText>
        </w:r>
        <w:r w:rsidR="0049594B" w:rsidDel="00AA624E">
          <w:rPr>
            <w:rFonts w:ascii="Arial" w:hAnsi="Arial" w:cs="Arial"/>
            <w:szCs w:val="24"/>
          </w:rPr>
          <w:delText xml:space="preserve"> ТОРО</w:delText>
        </w:r>
        <w:r w:rsidR="004D252D" w:rsidDel="00AA624E">
          <w:rPr>
            <w:rFonts w:ascii="Arial" w:hAnsi="Arial" w:cs="Arial"/>
            <w:szCs w:val="24"/>
          </w:rPr>
          <w:delText>, говорит о срочности выполнения работ, такие сообщения немедленно</w:delText>
        </w:r>
        <w:r w:rsidR="0049594B" w:rsidDel="00AA624E">
          <w:rPr>
            <w:rFonts w:ascii="Arial" w:hAnsi="Arial" w:cs="Arial"/>
            <w:szCs w:val="24"/>
          </w:rPr>
          <w:delText xml:space="preserve"> передаются</w:delText>
        </w:r>
        <w:r w:rsidR="00D152B0" w:rsidDel="00AA624E">
          <w:rPr>
            <w:rFonts w:ascii="Arial" w:hAnsi="Arial" w:cs="Arial"/>
            <w:szCs w:val="24"/>
          </w:rPr>
          <w:delText xml:space="preserve"> С</w:delText>
        </w:r>
        <w:r w:rsidR="004D252D" w:rsidDel="00AA624E">
          <w:rPr>
            <w:rFonts w:ascii="Arial" w:hAnsi="Arial" w:cs="Arial"/>
            <w:szCs w:val="24"/>
          </w:rPr>
          <w:delText xml:space="preserve">пециалистом по диагностике БЕ </w:delText>
        </w:r>
      </w:del>
      <w:del w:id="1512" w:author="Serjo" w:date="2020-04-10T13:51:00Z">
        <w:r w:rsidR="004D252D" w:rsidDel="00D152B0">
          <w:rPr>
            <w:rFonts w:ascii="Arial" w:hAnsi="Arial" w:cs="Arial"/>
            <w:szCs w:val="24"/>
          </w:rPr>
          <w:delText>ГОК</w:delText>
        </w:r>
      </w:del>
      <w:del w:id="1513" w:author="Serjo" w:date="2020-04-10T14:59:00Z">
        <w:r w:rsidR="0049594B" w:rsidDel="00AA624E">
          <w:rPr>
            <w:rFonts w:ascii="Arial" w:hAnsi="Arial" w:cs="Arial"/>
            <w:szCs w:val="24"/>
          </w:rPr>
          <w:delText xml:space="preserve"> в работу</w:delText>
        </w:r>
        <w:r w:rsidR="004D252D" w:rsidDel="00AA624E">
          <w:rPr>
            <w:rFonts w:ascii="Arial" w:hAnsi="Arial" w:cs="Arial"/>
            <w:szCs w:val="24"/>
          </w:rPr>
          <w:delText>. Сообщения с низк</w:delText>
        </w:r>
        <w:r w:rsidR="00213C32" w:rsidDel="00AA624E">
          <w:rPr>
            <w:rFonts w:ascii="Arial" w:hAnsi="Arial" w:cs="Arial"/>
            <w:szCs w:val="24"/>
          </w:rPr>
          <w:delText>и</w:delText>
        </w:r>
        <w:r w:rsidR="004D252D" w:rsidDel="00AA624E">
          <w:rPr>
            <w:rFonts w:ascii="Arial" w:hAnsi="Arial" w:cs="Arial"/>
            <w:szCs w:val="24"/>
          </w:rPr>
          <w:delText xml:space="preserve">м приоритетом, прежде чем будут </w:delText>
        </w:r>
        <w:r w:rsidR="00D152B0" w:rsidDel="00AA624E">
          <w:rPr>
            <w:rFonts w:ascii="Arial" w:hAnsi="Arial" w:cs="Arial"/>
            <w:szCs w:val="24"/>
          </w:rPr>
          <w:delText>переданы в работу, проверяются К</w:delText>
        </w:r>
        <w:r w:rsidR="004D252D" w:rsidDel="00AA624E">
          <w:rPr>
            <w:rFonts w:ascii="Arial" w:hAnsi="Arial" w:cs="Arial"/>
            <w:szCs w:val="24"/>
          </w:rPr>
          <w:delText>оординатором ТОиР БЕ ГОК на</w:delText>
        </w:r>
        <w:r w:rsidR="00213C32" w:rsidDel="00AA624E">
          <w:rPr>
            <w:rFonts w:ascii="Arial" w:hAnsi="Arial" w:cs="Arial"/>
            <w:szCs w:val="24"/>
          </w:rPr>
          <w:delText xml:space="preserve"> полноту и</w:delText>
        </w:r>
        <w:r w:rsidR="004D252D" w:rsidDel="00AA624E">
          <w:rPr>
            <w:rFonts w:ascii="Arial" w:hAnsi="Arial" w:cs="Arial"/>
            <w:szCs w:val="24"/>
          </w:rPr>
          <w:delText xml:space="preserve"> корректность введенных данных</w:delText>
        </w:r>
        <w:r w:rsidR="00FC11B9" w:rsidDel="00AA624E">
          <w:rPr>
            <w:rFonts w:ascii="Arial" w:hAnsi="Arial" w:cs="Arial"/>
            <w:szCs w:val="24"/>
          </w:rPr>
          <w:delText xml:space="preserve"> (шаг 50)</w:delText>
        </w:r>
        <w:r w:rsidR="00D152B0" w:rsidDel="00AA624E">
          <w:rPr>
            <w:rFonts w:ascii="Arial" w:hAnsi="Arial" w:cs="Arial"/>
            <w:szCs w:val="24"/>
          </w:rPr>
          <w:delText>, а также И</w:delText>
        </w:r>
        <w:r w:rsidR="004D252D" w:rsidDel="00AA624E">
          <w:rPr>
            <w:rFonts w:ascii="Arial" w:hAnsi="Arial" w:cs="Arial"/>
            <w:szCs w:val="24"/>
          </w:rPr>
          <w:delText xml:space="preserve">нженером по надежности БЕ </w:delText>
        </w:r>
        <w:r w:rsidR="00EA3337" w:rsidDel="00AA624E">
          <w:rPr>
            <w:rFonts w:ascii="Arial" w:hAnsi="Arial" w:cs="Arial"/>
            <w:szCs w:val="24"/>
          </w:rPr>
          <w:delText xml:space="preserve">ГОК </w:delText>
        </w:r>
        <w:r w:rsidR="004D252D" w:rsidDel="00AA624E">
          <w:rPr>
            <w:rFonts w:ascii="Arial" w:hAnsi="Arial" w:cs="Arial"/>
            <w:szCs w:val="24"/>
          </w:rPr>
          <w:delText>на необходимость выполнения работ</w:delText>
        </w:r>
        <w:r w:rsidR="00FC11B9" w:rsidDel="00AA624E">
          <w:rPr>
            <w:rFonts w:ascii="Arial" w:hAnsi="Arial" w:cs="Arial"/>
            <w:szCs w:val="24"/>
          </w:rPr>
          <w:delText xml:space="preserve"> (шаг 110)</w:delText>
        </w:r>
        <w:r w:rsidR="004D252D" w:rsidDel="00AA624E">
          <w:rPr>
            <w:rFonts w:ascii="Arial" w:hAnsi="Arial" w:cs="Arial"/>
            <w:szCs w:val="24"/>
          </w:rPr>
          <w:delText>.</w:delText>
        </w:r>
        <w:r w:rsidR="00F42807" w:rsidDel="00AA624E">
          <w:rPr>
            <w:rFonts w:ascii="Arial" w:hAnsi="Arial" w:cs="Arial"/>
            <w:szCs w:val="24"/>
          </w:rPr>
          <w:delText xml:space="preserve"> </w:delText>
        </w:r>
      </w:del>
    </w:p>
    <w:p w14:paraId="1F690B20" w14:textId="2485AC28" w:rsidR="00B45A8E" w:rsidDel="00A643B0" w:rsidRDefault="00B45A8E" w:rsidP="00A03DDE">
      <w:pPr>
        <w:pStyle w:val="4"/>
        <w:rPr>
          <w:del w:id="1514" w:author="Serjo" w:date="2020-04-10T14:52:00Z"/>
          <w:rFonts w:eastAsiaTheme="majorEastAsia" w:cstheme="majorBidi"/>
          <w:b/>
          <w:szCs w:val="24"/>
        </w:rPr>
      </w:pPr>
      <w:del w:id="1515" w:author="Serjo" w:date="2020-04-10T14:52:00Z">
        <w:r w:rsidRPr="00D95E15" w:rsidDel="00A643B0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40 – </w:delText>
        </w:r>
        <w:r w:rsidRPr="00A03DDE" w:rsidDel="00A643B0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Регистрация дефекта и останова в системе</w:delText>
        </w:r>
      </w:del>
    </w:p>
    <w:p w14:paraId="1BDC8419" w14:textId="372A36D9" w:rsidR="0089389D" w:rsidRPr="00A03DDE" w:rsidDel="00A643B0" w:rsidRDefault="0089389D" w:rsidP="00A03DDE">
      <w:pPr>
        <w:rPr>
          <w:del w:id="1516" w:author="Serjo" w:date="2020-04-10T14:52:00Z"/>
          <w:rFonts w:eastAsiaTheme="majorEastAsia"/>
        </w:rPr>
      </w:pPr>
    </w:p>
    <w:p w14:paraId="75C472C5" w14:textId="3B28FE91" w:rsidR="00FC11B9" w:rsidDel="00A643B0" w:rsidRDefault="00FC11B9" w:rsidP="00101963">
      <w:pPr>
        <w:spacing w:after="240" w:line="276" w:lineRule="auto"/>
        <w:ind w:firstLine="567"/>
        <w:rPr>
          <w:del w:id="1517" w:author="Serjo" w:date="2020-04-10T14:52:00Z"/>
          <w:rFonts w:ascii="Arial" w:hAnsi="Arial" w:cs="Arial"/>
          <w:szCs w:val="24"/>
        </w:rPr>
      </w:pPr>
      <w:del w:id="1518" w:author="Serjo" w:date="2020-04-10T14:52:00Z">
        <w:r w:rsidRPr="00101963" w:rsidDel="00A643B0">
          <w:rPr>
            <w:rFonts w:ascii="Arial" w:hAnsi="Arial" w:cs="Arial"/>
            <w:szCs w:val="24"/>
          </w:rPr>
          <w:delText xml:space="preserve">Регистрация дефекта и останова в системе выполняется в результате измерений, при </w:delText>
        </w:r>
        <w:r w:rsidDel="00A643B0">
          <w:rPr>
            <w:rFonts w:ascii="Arial" w:hAnsi="Arial" w:cs="Arial"/>
            <w:szCs w:val="24"/>
          </w:rPr>
          <w:delText xml:space="preserve">отклонении значений документов измерений от нормы, </w:delText>
        </w:r>
        <w:r w:rsidRPr="00101963" w:rsidDel="00A643B0">
          <w:rPr>
            <w:rFonts w:ascii="Arial" w:hAnsi="Arial" w:cs="Arial"/>
            <w:szCs w:val="24"/>
          </w:rPr>
          <w:delText xml:space="preserve">когда в процессе проведения работ или ежесменного обслуживания выявлен дефект, или при останове оборудования из-за аварии. Инженер ТОиР БЕ ГОК, Обходчик ТОиР БЕ ГОК или Оператор ТОиР БЕ ГОК </w:delText>
        </w:r>
        <w:r w:rsidDel="00A643B0">
          <w:rPr>
            <w:rFonts w:ascii="Arial" w:hAnsi="Arial" w:cs="Arial"/>
            <w:szCs w:val="24"/>
          </w:rPr>
          <w:delText xml:space="preserve">регистрируют дефект или останов в системе, путем создания Сообщения ТОРО в транзакции </w:delText>
        </w:r>
        <w:r w:rsidRPr="00101963" w:rsidDel="00A643B0">
          <w:rPr>
            <w:rFonts w:ascii="Arial" w:hAnsi="Arial" w:cs="Arial"/>
            <w:szCs w:val="24"/>
          </w:rPr>
          <w:delText>IW</w:delText>
        </w:r>
        <w:r w:rsidRPr="000C1778" w:rsidDel="00A643B0">
          <w:rPr>
            <w:rFonts w:ascii="Arial" w:hAnsi="Arial" w:cs="Arial"/>
            <w:szCs w:val="24"/>
          </w:rPr>
          <w:delText>21</w:delText>
        </w:r>
        <w:r w:rsidDel="00A643B0">
          <w:rPr>
            <w:rFonts w:ascii="Arial" w:hAnsi="Arial" w:cs="Arial"/>
            <w:szCs w:val="24"/>
          </w:rPr>
          <w:delText xml:space="preserve"> или через Мобильное ТОРО. </w:delText>
        </w:r>
      </w:del>
    </w:p>
    <w:p w14:paraId="0C73D88B" w14:textId="1ABE01CE" w:rsidR="00B45A8E" w:rsidDel="00A643B0" w:rsidRDefault="00B45A8E" w:rsidP="00A03DDE">
      <w:pPr>
        <w:spacing w:after="240" w:line="276" w:lineRule="auto"/>
        <w:ind w:firstLine="567"/>
        <w:rPr>
          <w:del w:id="1519" w:author="Serjo" w:date="2020-04-10T14:52:00Z"/>
          <w:rFonts w:ascii="Arial" w:hAnsi="Arial" w:cs="Arial"/>
          <w:szCs w:val="24"/>
        </w:rPr>
      </w:pPr>
      <w:del w:id="1520" w:author="Serjo" w:date="2020-04-10T14:52:00Z">
        <w:r w:rsidDel="00A643B0">
          <w:rPr>
            <w:rFonts w:ascii="Arial" w:hAnsi="Arial" w:cs="Arial"/>
            <w:szCs w:val="24"/>
          </w:rPr>
          <w:delText>Входными данными для создания Сообщения ТОРО</w:delText>
        </w:r>
        <w:r w:rsidRPr="00D95966" w:rsidDel="00A643B0">
          <w:rPr>
            <w:rFonts w:ascii="Arial" w:hAnsi="Arial" w:cs="Arial"/>
            <w:szCs w:val="24"/>
          </w:rPr>
          <w:delText xml:space="preserve"> </w:delText>
        </w:r>
        <w:r w:rsidDel="00A643B0">
          <w:rPr>
            <w:rFonts w:ascii="Arial" w:hAnsi="Arial" w:cs="Arial"/>
            <w:szCs w:val="24"/>
          </w:rPr>
          <w:delText>служат: д</w:delText>
        </w:r>
        <w:r w:rsidRPr="00D95966" w:rsidDel="00A643B0">
          <w:rPr>
            <w:rFonts w:ascii="Arial" w:hAnsi="Arial" w:cs="Arial"/>
            <w:szCs w:val="24"/>
          </w:rPr>
          <w:delText>окумент измерений</w:delText>
        </w:r>
        <w:r w:rsidDel="00A643B0">
          <w:rPr>
            <w:rFonts w:ascii="Arial" w:hAnsi="Arial" w:cs="Arial"/>
            <w:szCs w:val="24"/>
          </w:rPr>
          <w:delText>, р</w:delText>
        </w:r>
        <w:r w:rsidRPr="00D95966" w:rsidDel="00A643B0">
          <w:rPr>
            <w:rFonts w:ascii="Arial" w:hAnsi="Arial" w:cs="Arial"/>
            <w:szCs w:val="24"/>
          </w:rPr>
          <w:delText>еестр оборудования</w:delText>
        </w:r>
        <w:r w:rsidDel="00A643B0">
          <w:rPr>
            <w:rFonts w:ascii="Arial" w:hAnsi="Arial" w:cs="Arial"/>
            <w:szCs w:val="24"/>
          </w:rPr>
          <w:delText xml:space="preserve"> (объект ремонта, на который создается сообщение ТОРО), д</w:delText>
        </w:r>
        <w:r w:rsidRPr="00D95966" w:rsidDel="00A643B0">
          <w:rPr>
            <w:rFonts w:ascii="Arial" w:hAnsi="Arial" w:cs="Arial"/>
            <w:szCs w:val="24"/>
          </w:rPr>
          <w:delText>ефектная ведомость</w:delText>
        </w:r>
      </w:del>
      <w:del w:id="1521" w:author="Serjo" w:date="2020-04-09T15:28:00Z">
        <w:r w:rsidR="001E3A67" w:rsidDel="00E00665">
          <w:rPr>
            <w:rFonts w:ascii="Arial" w:hAnsi="Arial" w:cs="Arial"/>
            <w:szCs w:val="24"/>
          </w:rPr>
          <w:delText xml:space="preserve"> (шаблон приведен в приложении №4)</w:delText>
        </w:r>
      </w:del>
      <w:del w:id="1522" w:author="Serjo" w:date="2020-04-10T14:52:00Z">
        <w:r w:rsidDel="00A643B0">
          <w:rPr>
            <w:rFonts w:ascii="Arial" w:hAnsi="Arial" w:cs="Arial"/>
            <w:szCs w:val="24"/>
          </w:rPr>
          <w:delText>, и</w:delText>
        </w:r>
        <w:r w:rsidRPr="00D95966" w:rsidDel="00A643B0">
          <w:rPr>
            <w:rFonts w:ascii="Arial" w:hAnsi="Arial" w:cs="Arial"/>
            <w:szCs w:val="24"/>
          </w:rPr>
          <w:delText>нформация о дефекте</w:delText>
        </w:r>
        <w:r w:rsidDel="00A643B0">
          <w:rPr>
            <w:rFonts w:ascii="Arial" w:hAnsi="Arial" w:cs="Arial"/>
            <w:szCs w:val="24"/>
          </w:rPr>
          <w:delText xml:space="preserve">. Далее сообщение ТОРО </w:delText>
        </w:r>
        <w:r w:rsidRPr="004C25E3" w:rsidDel="00A643B0">
          <w:rPr>
            <w:rFonts w:ascii="Arial" w:hAnsi="Arial" w:cs="Arial"/>
            <w:szCs w:val="24"/>
          </w:rPr>
          <w:delText xml:space="preserve">со статусом </w:delText>
        </w:r>
        <w:r w:rsidDel="00A643B0">
          <w:rPr>
            <w:rFonts w:ascii="Arial" w:hAnsi="Arial" w:cs="Arial"/>
            <w:szCs w:val="24"/>
          </w:rPr>
          <w:delText xml:space="preserve">СООТ - </w:delText>
        </w:r>
        <w:r w:rsidRPr="004C25E3" w:rsidDel="00A643B0">
          <w:rPr>
            <w:rFonts w:ascii="Arial" w:hAnsi="Arial" w:cs="Arial"/>
            <w:szCs w:val="24"/>
          </w:rPr>
          <w:delText>«Открыто»</w:delText>
        </w:r>
        <w:r w:rsidDel="00A643B0">
          <w:rPr>
            <w:rFonts w:ascii="Arial" w:hAnsi="Arial" w:cs="Arial"/>
            <w:szCs w:val="24"/>
          </w:rPr>
          <w:delText xml:space="preserve"> передается </w:delText>
        </w:r>
        <w:r w:rsidRPr="0007571B" w:rsidDel="00A643B0">
          <w:rPr>
            <w:rFonts w:ascii="Arial" w:hAnsi="Arial" w:cs="Arial"/>
            <w:szCs w:val="24"/>
          </w:rPr>
          <w:delText>Координатор</w:delText>
        </w:r>
        <w:r w:rsidDel="00A643B0">
          <w:rPr>
            <w:rFonts w:ascii="Arial" w:hAnsi="Arial" w:cs="Arial"/>
            <w:szCs w:val="24"/>
          </w:rPr>
          <w:delText>у</w:delText>
        </w:r>
        <w:r w:rsidRPr="0007571B" w:rsidDel="00A643B0">
          <w:rPr>
            <w:rFonts w:ascii="Arial" w:hAnsi="Arial" w:cs="Arial"/>
            <w:szCs w:val="24"/>
          </w:rPr>
          <w:delText xml:space="preserve"> ТОиР БЕ ГОК</w:delText>
        </w:r>
        <w:r w:rsidDel="00A643B0">
          <w:rPr>
            <w:rFonts w:ascii="Arial" w:hAnsi="Arial" w:cs="Arial"/>
            <w:szCs w:val="24"/>
          </w:rPr>
          <w:delText xml:space="preserve"> на рассмотрение и корректировку</w:delText>
        </w:r>
        <w:r w:rsidR="004A6A3A" w:rsidDel="00A643B0">
          <w:rPr>
            <w:rFonts w:ascii="Arial" w:hAnsi="Arial" w:cs="Arial"/>
            <w:szCs w:val="24"/>
          </w:rPr>
          <w:delText>.</w:delText>
        </w:r>
        <w:r w:rsidR="00FB0F78" w:rsidDel="00A643B0">
          <w:rPr>
            <w:rFonts w:ascii="Arial" w:hAnsi="Arial" w:cs="Arial"/>
            <w:szCs w:val="24"/>
          </w:rPr>
          <w:delText xml:space="preserve"> Под</w:delText>
        </w:r>
        <w:r w:rsidR="00CE17CF" w:rsidDel="00A643B0">
          <w:rPr>
            <w:rFonts w:ascii="Arial" w:hAnsi="Arial" w:cs="Arial"/>
            <w:szCs w:val="24"/>
          </w:rPr>
          <w:delText xml:space="preserve">робное описание </w:delText>
        </w:r>
        <w:r w:rsidR="00E00665" w:rsidDel="00A643B0">
          <w:rPr>
            <w:rFonts w:ascii="Arial" w:hAnsi="Arial" w:cs="Arial"/>
            <w:szCs w:val="24"/>
          </w:rPr>
          <w:delText xml:space="preserve">приведено </w:delText>
        </w:r>
        <w:r w:rsidR="00CE17CF" w:rsidDel="00A643B0">
          <w:rPr>
            <w:rFonts w:ascii="Arial" w:hAnsi="Arial" w:cs="Arial"/>
            <w:szCs w:val="24"/>
          </w:rPr>
          <w:delText>в разделе 5.</w:delText>
        </w:r>
        <w:r w:rsidR="00E00665" w:rsidDel="00A643B0">
          <w:rPr>
            <w:rFonts w:ascii="Arial" w:hAnsi="Arial" w:cs="Arial"/>
            <w:szCs w:val="24"/>
          </w:rPr>
          <w:delText>7.1</w:delText>
        </w:r>
        <w:r w:rsidR="00CE17CF" w:rsidDel="00A643B0">
          <w:rPr>
            <w:rFonts w:ascii="Arial" w:hAnsi="Arial" w:cs="Arial"/>
            <w:szCs w:val="24"/>
          </w:rPr>
          <w:delText xml:space="preserve"> данного </w:delText>
        </w:r>
        <w:r w:rsidR="003B1130" w:rsidDel="00A643B0">
          <w:rPr>
            <w:rFonts w:ascii="Arial" w:hAnsi="Arial" w:cs="Arial"/>
            <w:szCs w:val="24"/>
          </w:rPr>
          <w:delText>КД</w:delText>
        </w:r>
        <w:r w:rsidR="00CE17CF" w:rsidDel="00A643B0">
          <w:rPr>
            <w:rFonts w:ascii="Arial" w:hAnsi="Arial" w:cs="Arial"/>
            <w:szCs w:val="24"/>
          </w:rPr>
          <w:delText>.</w:delText>
        </w:r>
      </w:del>
    </w:p>
    <w:p w14:paraId="53471267" w14:textId="77777777" w:rsidR="00CF1156" w:rsidRDefault="00CF1156" w:rsidP="00A03DDE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5</w:t>
      </w: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Рассмотрение и корректировка сообщения ответственным за эксплуатацию оборудования</w:t>
      </w:r>
    </w:p>
    <w:p w14:paraId="6899E550" w14:textId="77777777" w:rsidR="00CF1156" w:rsidRPr="00A03DDE" w:rsidRDefault="00CF1156" w:rsidP="00A03DDE">
      <w:pPr>
        <w:rPr>
          <w:rFonts w:eastAsiaTheme="majorEastAsia"/>
          <w:i/>
          <w:caps/>
        </w:rPr>
      </w:pPr>
    </w:p>
    <w:p w14:paraId="72FF1D7A" w14:textId="427115CD" w:rsidR="00CF1156" w:rsidRDefault="00CF1156" w:rsidP="00CF115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99718D">
        <w:rPr>
          <w:rFonts w:ascii="Arial" w:hAnsi="Arial" w:cs="Arial"/>
          <w:szCs w:val="24"/>
        </w:rPr>
        <w:lastRenderedPageBreak/>
        <w:t>Рассмотрение и корректировка сообщения ответственным за эксплуатацию оборудования</w:t>
      </w:r>
      <w:r>
        <w:rPr>
          <w:rFonts w:ascii="Arial" w:hAnsi="Arial" w:cs="Arial"/>
          <w:szCs w:val="24"/>
        </w:rPr>
        <w:t xml:space="preserve"> выполняется Координатором ТОиР </w:t>
      </w:r>
      <w:ins w:id="1523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524" w:author="Serjo" w:date="2020-04-10T17:55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525" w:author="Serjo" w:date="2020-04-10T17:55:00Z">
        <w:r w:rsidDel="00FB59FC">
          <w:rPr>
            <w:rFonts w:ascii="Arial" w:hAnsi="Arial" w:cs="Arial"/>
            <w:szCs w:val="24"/>
          </w:rPr>
          <w:delText>БЕ ГОК</w:delText>
        </w:r>
        <w:r w:rsidRPr="009C60CD" w:rsidDel="00FB59FC">
          <w:rPr>
            <w:rFonts w:ascii="Arial" w:hAnsi="Arial" w:cs="Arial"/>
            <w:szCs w:val="24"/>
          </w:rPr>
          <w:delText xml:space="preserve"> </w:delText>
        </w:r>
      </w:del>
      <w:r>
        <w:rPr>
          <w:rFonts w:ascii="Arial" w:hAnsi="Arial" w:cs="Arial"/>
          <w:szCs w:val="24"/>
        </w:rPr>
        <w:t xml:space="preserve">в транзакции </w:t>
      </w:r>
      <w:r w:rsidRPr="00101963">
        <w:rPr>
          <w:rFonts w:ascii="Arial" w:hAnsi="Arial" w:cs="Arial"/>
          <w:szCs w:val="24"/>
        </w:rPr>
        <w:t>IW</w:t>
      </w:r>
      <w:r w:rsidRPr="000C1778">
        <w:rPr>
          <w:rFonts w:ascii="Arial" w:hAnsi="Arial" w:cs="Arial"/>
          <w:szCs w:val="24"/>
        </w:rPr>
        <w:t>28</w:t>
      </w:r>
      <w:r w:rsidR="00A27392">
        <w:rPr>
          <w:rFonts w:ascii="Arial" w:hAnsi="Arial" w:cs="Arial"/>
          <w:szCs w:val="24"/>
        </w:rPr>
        <w:t xml:space="preserve"> «</w:t>
      </w:r>
      <w:r w:rsidR="00804F35">
        <w:rPr>
          <w:rFonts w:ascii="Arial" w:hAnsi="Arial" w:cs="Arial"/>
          <w:szCs w:val="24"/>
        </w:rPr>
        <w:t>Изменение списка Сообщений ТОРО</w:t>
      </w:r>
      <w:r w:rsidR="00A27392">
        <w:rPr>
          <w:rFonts w:ascii="Arial" w:hAnsi="Arial" w:cs="Arial"/>
          <w:szCs w:val="24"/>
        </w:rPr>
        <w:t>»</w:t>
      </w:r>
      <w:r>
        <w:rPr>
          <w:rFonts w:ascii="Arial" w:hAnsi="Arial" w:cs="Arial"/>
          <w:szCs w:val="24"/>
        </w:rPr>
        <w:t>, при поступлении Сообщения ТОРО с системным статусом «</w:t>
      </w:r>
      <w:r w:rsidR="00EB16BC" w:rsidRPr="00EB16BC">
        <w:rPr>
          <w:rFonts w:ascii="Arial" w:hAnsi="Arial" w:cs="Arial"/>
          <w:szCs w:val="24"/>
        </w:rPr>
        <w:t>Сообщение открыто</w:t>
      </w:r>
      <w:r w:rsidRPr="004C25E3">
        <w:rPr>
          <w:rFonts w:ascii="Arial" w:hAnsi="Arial" w:cs="Arial"/>
          <w:szCs w:val="24"/>
        </w:rPr>
        <w:t>»</w:t>
      </w:r>
      <w:r>
        <w:rPr>
          <w:rFonts w:ascii="Arial" w:hAnsi="Arial" w:cs="Arial"/>
          <w:szCs w:val="24"/>
        </w:rPr>
        <w:t xml:space="preserve"> и пользовательским статусом </w:t>
      </w:r>
      <w:r w:rsidR="00EB16BC">
        <w:rPr>
          <w:rFonts w:ascii="Arial" w:hAnsi="Arial" w:cs="Arial"/>
          <w:szCs w:val="24"/>
        </w:rPr>
        <w:t>ЗПРТ «</w:t>
      </w:r>
      <w:r w:rsidRPr="00531406">
        <w:rPr>
          <w:rFonts w:ascii="Arial" w:hAnsi="Arial" w:cs="Arial"/>
          <w:szCs w:val="24"/>
        </w:rPr>
        <w:t>Запрет создания заказа»</w:t>
      </w:r>
      <w:r w:rsidRPr="000C1778">
        <w:rPr>
          <w:rFonts w:ascii="Arial" w:hAnsi="Arial" w:cs="Arial"/>
          <w:szCs w:val="24"/>
        </w:rPr>
        <w:t xml:space="preserve">. </w:t>
      </w:r>
    </w:p>
    <w:p w14:paraId="401AD558" w14:textId="1F9FCD18" w:rsidR="00CF1156" w:rsidRPr="00101963" w:rsidRDefault="00CF1156" w:rsidP="00CF115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При получении Сообщения о неисправности (дефекте, останове), Координатор ТОиР анализирует открытые Сообщения ТОРО на корректность и полноту данных о неисправности (при необходимости вносит дополнения), на соответствие фактическим данным / обоснованию, а также проверяет на соответствие текущим открытым Сообщениям ТОРО и переданным в работу, на отсутствие дублирования (наличие аналогичного Сообщений ТОРО по одному объекту) при помощи стандартной транзакции IW</w:t>
      </w:r>
      <w:r w:rsidRPr="00A03DDE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8</w:t>
      </w:r>
      <w:r w:rsidRPr="00101963">
        <w:rPr>
          <w:rFonts w:ascii="Arial" w:hAnsi="Arial" w:cs="Arial"/>
          <w:szCs w:val="24"/>
        </w:rPr>
        <w:t>.</w:t>
      </w:r>
    </w:p>
    <w:p w14:paraId="60776CE7" w14:textId="77777777" w:rsidR="00CF1156" w:rsidRPr="00101963" w:rsidRDefault="00CF1156" w:rsidP="00CF115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При необходимости к сообщению прикрепляются файлы документов, относящихся к событию (скан-образы предписаний надзорных органов, результаты диагностики, изображения неисправности и т.д.).</w:t>
      </w:r>
    </w:p>
    <w:p w14:paraId="6099D540" w14:textId="43E6359B" w:rsidR="00CF1156" w:rsidRDefault="00CF1156" w:rsidP="00CF1156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В сообщении ТОРО предус</w:t>
      </w:r>
      <w:r w:rsidR="00EB16BC">
        <w:rPr>
          <w:rFonts w:ascii="Arial" w:hAnsi="Arial" w:cs="Arial"/>
          <w:szCs w:val="24"/>
        </w:rPr>
        <w:t>мотрен пользовательский статус ТРПО «Т</w:t>
      </w:r>
      <w:r w:rsidRPr="00101963">
        <w:rPr>
          <w:rFonts w:ascii="Arial" w:hAnsi="Arial" w:cs="Arial"/>
          <w:szCs w:val="24"/>
        </w:rPr>
        <w:t xml:space="preserve">ребуется пояснение», который предназначен для установки в случае, когда требуются подробные пояснения к сообщению ТОРО, после пояснений, статус снимается вручную, пояснения вводятся в поле подробного описания сообщения ТОРО. Данный статус используется Координатором </w:t>
      </w:r>
      <w:ins w:id="1526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527" w:author="Serjo" w:date="2020-04-10T17:55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528" w:author="Serjo" w:date="2020-04-10T17:55:00Z">
        <w:r w:rsidRPr="00101963" w:rsidDel="00FB59FC">
          <w:rPr>
            <w:rFonts w:ascii="Arial" w:hAnsi="Arial" w:cs="Arial"/>
            <w:szCs w:val="24"/>
          </w:rPr>
          <w:delText xml:space="preserve">БЕ ГОК </w:delText>
        </w:r>
      </w:del>
      <w:r w:rsidRPr="00101963">
        <w:rPr>
          <w:rFonts w:ascii="Arial" w:hAnsi="Arial" w:cs="Arial"/>
          <w:szCs w:val="24"/>
        </w:rPr>
        <w:t>при отправке сообщения на доработку.</w:t>
      </w:r>
    </w:p>
    <w:p w14:paraId="0896D158" w14:textId="42A60B88" w:rsidR="00CF1156" w:rsidDel="00E116EF" w:rsidRDefault="00CF1156" w:rsidP="00CF1156">
      <w:pPr>
        <w:pStyle w:val="4"/>
        <w:rPr>
          <w:del w:id="1529" w:author="Serjo" w:date="2020-04-12T16:04:00Z"/>
          <w:rFonts w:eastAsiaTheme="majorEastAsia" w:cstheme="majorBidi"/>
          <w:b/>
          <w:i w:val="0"/>
          <w:caps w:val="0"/>
          <w:sz w:val="24"/>
          <w:szCs w:val="24"/>
        </w:rPr>
      </w:pPr>
      <w:del w:id="1530" w:author="Serjo" w:date="2020-04-12T16:04:00Z">
        <w:r w:rsidRPr="00FB27E2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</w:delText>
        </w:r>
        <w:r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6</w:delText>
        </w:r>
        <w:r w:rsidRPr="00FB27E2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0</w:delText>
        </w:r>
        <w:r w:rsidRPr="0012135C" w:rsidDel="00E116EF">
          <w:rPr>
            <w:rFonts w:eastAsiaTheme="majorEastAsia" w:cstheme="majorBidi"/>
            <w:b/>
            <w:sz w:val="24"/>
            <w:szCs w:val="24"/>
          </w:rPr>
          <w:delText xml:space="preserve"> – </w:delText>
        </w:r>
        <w:r w:rsidRPr="00A03DDE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Создание сообщения с низким приоритетом</w:delText>
        </w:r>
      </w:del>
    </w:p>
    <w:p w14:paraId="1CE9CF53" w14:textId="77153F56" w:rsidR="00CF1156" w:rsidRPr="00A03DDE" w:rsidDel="00E116EF" w:rsidRDefault="00CF1156" w:rsidP="00A03DDE">
      <w:pPr>
        <w:rPr>
          <w:del w:id="1531" w:author="Serjo" w:date="2020-04-12T16:04:00Z"/>
          <w:rFonts w:eastAsiaTheme="majorEastAsia"/>
          <w:i/>
          <w:caps/>
        </w:rPr>
      </w:pPr>
    </w:p>
    <w:p w14:paraId="50C35906" w14:textId="3D588AE2" w:rsidR="00CF1156" w:rsidDel="00E116EF" w:rsidRDefault="00CF1156" w:rsidP="00A03DDE">
      <w:pPr>
        <w:spacing w:after="240" w:line="276" w:lineRule="auto"/>
        <w:ind w:firstLine="567"/>
        <w:rPr>
          <w:del w:id="1532" w:author="Serjo" w:date="2020-04-12T16:04:00Z"/>
          <w:rFonts w:ascii="Arial" w:hAnsi="Arial" w:cs="Arial"/>
          <w:szCs w:val="24"/>
        </w:rPr>
      </w:pPr>
      <w:del w:id="1533" w:author="Serjo" w:date="2020-04-12T16:04:00Z">
        <w:r w:rsidRPr="00FC11B9" w:rsidDel="00E116EF">
          <w:rPr>
            <w:rFonts w:ascii="Arial" w:hAnsi="Arial" w:cs="Arial"/>
            <w:szCs w:val="24"/>
          </w:rPr>
          <w:delText xml:space="preserve"> </w:delText>
        </w:r>
        <w:r w:rsidRPr="0089389D" w:rsidDel="00E116EF">
          <w:rPr>
            <w:rFonts w:ascii="Arial" w:hAnsi="Arial" w:cs="Arial"/>
            <w:szCs w:val="24"/>
          </w:rPr>
          <w:delText>Создание сообщения с низким приоритетом</w:delText>
        </w:r>
        <w:r w:rsidDel="00E116EF">
          <w:rPr>
            <w:rFonts w:ascii="Arial" w:hAnsi="Arial" w:cs="Arial"/>
            <w:szCs w:val="24"/>
          </w:rPr>
          <w:delText xml:space="preserve"> выполняется, </w:delText>
        </w:r>
        <w:r w:rsidRPr="00101963" w:rsidDel="00E116EF">
          <w:rPr>
            <w:rFonts w:ascii="Arial" w:hAnsi="Arial" w:cs="Arial"/>
            <w:szCs w:val="24"/>
          </w:rPr>
          <w:delText xml:space="preserve">когда </w:delText>
        </w:r>
        <w:r w:rsidDel="00E116EF">
          <w:rPr>
            <w:rFonts w:ascii="Arial" w:hAnsi="Arial" w:cs="Arial"/>
            <w:szCs w:val="24"/>
          </w:rPr>
          <w:delText>С</w:delText>
        </w:r>
        <w:r w:rsidRPr="004C25E3" w:rsidDel="00E116EF">
          <w:rPr>
            <w:rFonts w:ascii="Arial" w:hAnsi="Arial" w:cs="Arial"/>
            <w:szCs w:val="24"/>
          </w:rPr>
          <w:delText>пециалист по диагностик</w:delText>
        </w:r>
        <w:r w:rsidDel="00E116EF">
          <w:rPr>
            <w:rFonts w:ascii="Arial" w:hAnsi="Arial" w:cs="Arial"/>
            <w:szCs w:val="24"/>
          </w:rPr>
          <w:delText xml:space="preserve">е БЕ ГОК на основании рекомендаций по обслуживанию оборудования, создёт Сообщению ТОРО с низким приоритетом. Создаётся сообщение с видом </w:delText>
        </w:r>
        <w:r w:rsidRPr="0052647E" w:rsidDel="00E116EF">
          <w:rPr>
            <w:rFonts w:ascii="Arial" w:hAnsi="Arial" w:cs="Arial"/>
            <w:szCs w:val="24"/>
          </w:rPr>
          <w:delText xml:space="preserve">A2 </w:delText>
        </w:r>
        <w:r w:rsidDel="00E116EF">
          <w:rPr>
            <w:rFonts w:ascii="Arial" w:hAnsi="Arial" w:cs="Arial"/>
            <w:szCs w:val="24"/>
          </w:rPr>
          <w:delText xml:space="preserve">– </w:delText>
        </w:r>
        <w:r w:rsidRPr="00DB7F69" w:rsidDel="00E116EF">
          <w:rPr>
            <w:rFonts w:ascii="Arial" w:hAnsi="Arial" w:cs="Arial"/>
            <w:szCs w:val="24"/>
          </w:rPr>
          <w:delText>Сообщение о неисправности</w:delText>
        </w:r>
        <w:r w:rsidDel="00E116EF">
          <w:rPr>
            <w:rFonts w:ascii="Arial" w:hAnsi="Arial" w:cs="Arial"/>
            <w:szCs w:val="24"/>
          </w:rPr>
          <w:delText>.</w:delText>
        </w:r>
      </w:del>
    </w:p>
    <w:p w14:paraId="713B2C05" w14:textId="79540522" w:rsidR="00CF1156" w:rsidDel="00E116EF" w:rsidRDefault="00CF1156" w:rsidP="00A03DDE">
      <w:pPr>
        <w:spacing w:after="240" w:line="276" w:lineRule="auto"/>
        <w:ind w:firstLine="567"/>
        <w:rPr>
          <w:del w:id="1534" w:author="Serjo" w:date="2020-04-12T16:04:00Z"/>
          <w:rFonts w:ascii="Arial" w:hAnsi="Arial" w:cs="Arial"/>
          <w:szCs w:val="24"/>
        </w:rPr>
      </w:pPr>
      <w:del w:id="1535" w:author="Serjo" w:date="2020-04-12T16:04:00Z">
        <w:r w:rsidDel="00E116EF">
          <w:rPr>
            <w:rFonts w:ascii="Arial" w:hAnsi="Arial" w:cs="Arial"/>
            <w:szCs w:val="24"/>
          </w:rPr>
          <w:delText xml:space="preserve">Используется транзакция </w:delText>
        </w:r>
        <w:r w:rsidRPr="00101963" w:rsidDel="00E116EF">
          <w:rPr>
            <w:rFonts w:ascii="Arial" w:hAnsi="Arial" w:cs="Arial"/>
            <w:szCs w:val="24"/>
          </w:rPr>
          <w:delText>IW</w:delText>
        </w:r>
        <w:r w:rsidRPr="000C1778" w:rsidDel="00E116EF">
          <w:rPr>
            <w:rFonts w:ascii="Arial" w:hAnsi="Arial" w:cs="Arial"/>
            <w:szCs w:val="24"/>
          </w:rPr>
          <w:delText>21</w:delText>
        </w:r>
        <w:r w:rsidRPr="00D1680C" w:rsidDel="00E116EF">
          <w:rPr>
            <w:rFonts w:ascii="Arial" w:hAnsi="Arial" w:cs="Arial"/>
            <w:szCs w:val="24"/>
          </w:rPr>
          <w:delText xml:space="preserve"> </w:delText>
        </w:r>
        <w:r w:rsidDel="00E116EF">
          <w:rPr>
            <w:rFonts w:ascii="Arial" w:hAnsi="Arial" w:cs="Arial"/>
            <w:szCs w:val="24"/>
          </w:rPr>
          <w:delText>или Мобильное ТОРО.</w:delText>
        </w:r>
        <w:r w:rsidRPr="00D1680C" w:rsidDel="00E116EF">
          <w:rPr>
            <w:rFonts w:ascii="Arial" w:hAnsi="Arial" w:cs="Arial"/>
            <w:szCs w:val="24"/>
          </w:rPr>
          <w:delText xml:space="preserve"> </w:delText>
        </w:r>
        <w:r w:rsidRPr="004C25E3" w:rsidDel="00E116EF">
          <w:rPr>
            <w:rFonts w:ascii="Arial" w:hAnsi="Arial" w:cs="Arial"/>
            <w:szCs w:val="24"/>
          </w:rPr>
          <w:delText>Сообщения</w:delText>
        </w:r>
        <w:r w:rsidDel="00E116EF">
          <w:rPr>
            <w:rFonts w:ascii="Arial" w:hAnsi="Arial" w:cs="Arial"/>
            <w:szCs w:val="24"/>
          </w:rPr>
          <w:delText xml:space="preserve">м ТОРО </w:delText>
        </w:r>
        <w:r w:rsidRPr="004C25E3" w:rsidDel="00E116EF">
          <w:rPr>
            <w:rFonts w:ascii="Arial" w:hAnsi="Arial" w:cs="Arial"/>
            <w:szCs w:val="24"/>
          </w:rPr>
          <w:delText xml:space="preserve">с </w:delText>
        </w:r>
        <w:r w:rsidDel="00E116EF">
          <w:rPr>
            <w:rFonts w:ascii="Arial" w:hAnsi="Arial" w:cs="Arial"/>
            <w:szCs w:val="24"/>
          </w:rPr>
          <w:delText>низким</w:delText>
        </w:r>
        <w:r w:rsidRPr="004C25E3" w:rsidDel="00E116EF">
          <w:rPr>
            <w:rFonts w:ascii="Arial" w:hAnsi="Arial" w:cs="Arial"/>
            <w:szCs w:val="24"/>
          </w:rPr>
          <w:delText xml:space="preserve"> приоритетом</w:delText>
        </w:r>
        <w:r w:rsidDel="00E116EF">
          <w:rPr>
            <w:rFonts w:ascii="Arial" w:hAnsi="Arial" w:cs="Arial"/>
            <w:szCs w:val="24"/>
          </w:rPr>
          <w:delText xml:space="preserve"> присваивается статус «СООТ - </w:delText>
        </w:r>
        <w:r w:rsidRPr="004C25E3" w:rsidDel="00E116EF">
          <w:rPr>
            <w:rFonts w:ascii="Arial" w:hAnsi="Arial" w:cs="Arial"/>
            <w:szCs w:val="24"/>
          </w:rPr>
          <w:delText>Открыто»</w:delText>
        </w:r>
        <w:r w:rsidDel="00E116EF">
          <w:rPr>
            <w:rFonts w:ascii="Arial" w:hAnsi="Arial" w:cs="Arial"/>
            <w:szCs w:val="24"/>
          </w:rPr>
          <w:delText xml:space="preserve">, после чего они </w:delText>
        </w:r>
        <w:r w:rsidRPr="004C25E3" w:rsidDel="00E116EF">
          <w:rPr>
            <w:rFonts w:ascii="Arial" w:hAnsi="Arial" w:cs="Arial"/>
            <w:szCs w:val="24"/>
          </w:rPr>
          <w:delText xml:space="preserve">передаются на рассмотрение и корректировку к ответственному за эксплуатацию </w:delText>
        </w:r>
        <w:r w:rsidRPr="00E02CB2" w:rsidDel="00E116EF">
          <w:rPr>
            <w:rFonts w:ascii="Arial" w:hAnsi="Arial" w:cs="Arial"/>
            <w:szCs w:val="24"/>
          </w:rPr>
          <w:delText>оборудования.</w:delText>
        </w:r>
        <w:r w:rsidDel="00E116EF">
          <w:rPr>
            <w:rFonts w:ascii="Arial" w:hAnsi="Arial" w:cs="Arial"/>
            <w:szCs w:val="24"/>
          </w:rPr>
          <w:delText xml:space="preserve"> Для сообщений ТОРО используется статусная схема PM_NOTI1.</w:delText>
        </w:r>
        <w:r w:rsidRPr="00531406" w:rsidDel="00E116EF">
          <w:rPr>
            <w:rFonts w:ascii="Arial" w:hAnsi="Arial" w:cs="Arial"/>
            <w:szCs w:val="24"/>
          </w:rPr>
          <w:delText>При создании сообщения ТОРО, автомат</w:delText>
        </w:r>
        <w:r w:rsidDel="00E116EF">
          <w:rPr>
            <w:rFonts w:ascii="Arial" w:hAnsi="Arial" w:cs="Arial"/>
            <w:szCs w:val="24"/>
          </w:rPr>
          <w:delText>ически устанавливается пользова</w:delText>
        </w:r>
        <w:r w:rsidRPr="00531406" w:rsidDel="00E116EF">
          <w:rPr>
            <w:rFonts w:ascii="Arial" w:hAnsi="Arial" w:cs="Arial"/>
            <w:szCs w:val="24"/>
          </w:rPr>
          <w:delText>тельский статус «ЗПРТ - Запрет создания заказа», который запрещает создание зака-за из сообщения, пока сообщение ТОРО находится в системном статусе «СООТ – Сообщение открыто». При переводе сообщения ТОРО в работу (системный статус «СОРА – Сообщение в работе»), пользовательский статус «ЗПРТ - Запрет создания заказа» автоматически снимается и становится доступной функция создания заказа из сообщения ТОРО.</w:delText>
        </w:r>
      </w:del>
    </w:p>
    <w:p w14:paraId="0614AACA" w14:textId="27752C66" w:rsidR="00E02CB2" w:rsidDel="00E116EF" w:rsidRDefault="00E02CB2" w:rsidP="00E02CB2">
      <w:pPr>
        <w:pStyle w:val="4"/>
        <w:rPr>
          <w:del w:id="1536" w:author="Serjo" w:date="2020-04-12T16:04:00Z"/>
          <w:rFonts w:eastAsiaTheme="majorEastAsia" w:cstheme="majorBidi"/>
          <w:b/>
          <w:i w:val="0"/>
          <w:caps w:val="0"/>
          <w:sz w:val="24"/>
          <w:szCs w:val="24"/>
        </w:rPr>
      </w:pPr>
      <w:del w:id="1537" w:author="Serjo" w:date="2020-04-12T16:04:00Z">
        <w:r w:rsidRPr="00FB27E2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Шаг процесса </w:delText>
        </w:r>
        <w:r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7</w:delText>
        </w:r>
        <w:r w:rsidRPr="00FB27E2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0</w:delText>
        </w:r>
        <w:r w:rsidRPr="0012135C" w:rsidDel="00E116EF">
          <w:rPr>
            <w:rFonts w:eastAsiaTheme="majorEastAsia" w:cstheme="majorBidi"/>
            <w:b/>
            <w:sz w:val="24"/>
            <w:szCs w:val="24"/>
          </w:rPr>
          <w:delText xml:space="preserve"> – </w:delText>
        </w:r>
        <w:r w:rsidRPr="00A03DDE" w:rsidDel="00E116EF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Создание сообщения с высоким приоритетом</w:delText>
        </w:r>
      </w:del>
    </w:p>
    <w:p w14:paraId="61E8BB4E" w14:textId="55350B1D" w:rsidR="0089389D" w:rsidRPr="00A03DDE" w:rsidDel="00E116EF" w:rsidRDefault="0089389D" w:rsidP="00A03DDE">
      <w:pPr>
        <w:rPr>
          <w:del w:id="1538" w:author="Serjo" w:date="2020-04-12T16:04:00Z"/>
          <w:rFonts w:eastAsiaTheme="majorEastAsia"/>
        </w:rPr>
      </w:pPr>
    </w:p>
    <w:p w14:paraId="38669AD2" w14:textId="17789ECE" w:rsidR="0089389D" w:rsidDel="00E116EF" w:rsidRDefault="00650072" w:rsidP="00A03DDE">
      <w:pPr>
        <w:spacing w:after="240" w:line="276" w:lineRule="auto"/>
        <w:ind w:firstLine="567"/>
        <w:rPr>
          <w:del w:id="1539" w:author="Serjo" w:date="2020-04-12T16:04:00Z"/>
          <w:rFonts w:ascii="Arial" w:hAnsi="Arial" w:cs="Arial"/>
          <w:szCs w:val="24"/>
        </w:rPr>
      </w:pPr>
      <w:del w:id="1540" w:author="Serjo" w:date="2020-04-12T16:04:00Z">
        <w:r w:rsidRPr="0089389D" w:rsidDel="00E116EF">
          <w:rPr>
            <w:rFonts w:ascii="Arial" w:hAnsi="Arial" w:cs="Arial"/>
            <w:szCs w:val="24"/>
          </w:rPr>
          <w:delText>Создание сообщения с высоким приоритетом</w:delText>
        </w:r>
        <w:r w:rsidR="00E02CB2" w:rsidDel="00E116EF">
          <w:rPr>
            <w:rFonts w:ascii="Arial" w:hAnsi="Arial" w:cs="Arial"/>
            <w:szCs w:val="24"/>
          </w:rPr>
          <w:delText xml:space="preserve"> выполняется в</w:delText>
        </w:r>
        <w:r w:rsidR="00E02CB2" w:rsidRPr="00F167E4" w:rsidDel="00E116EF">
          <w:rPr>
            <w:rFonts w:ascii="Arial" w:hAnsi="Arial" w:cs="Arial"/>
            <w:szCs w:val="24"/>
          </w:rPr>
          <w:delText xml:space="preserve"> случае выявления критичного дефекта</w:delText>
        </w:r>
        <w:r w:rsidR="00E02CB2" w:rsidDel="00E116EF">
          <w:rPr>
            <w:rFonts w:ascii="Arial" w:hAnsi="Arial" w:cs="Arial"/>
            <w:szCs w:val="24"/>
          </w:rPr>
          <w:delText>:</w:delText>
        </w:r>
        <w:r w:rsidRPr="00650072" w:rsidDel="00E116EF">
          <w:rPr>
            <w:rFonts w:ascii="Arial" w:hAnsi="Arial" w:cs="Arial"/>
            <w:szCs w:val="24"/>
          </w:rPr>
          <w:delText xml:space="preserve"> </w:delText>
        </w:r>
        <w:r w:rsidDel="00E116EF">
          <w:rPr>
            <w:rFonts w:ascii="Arial" w:hAnsi="Arial" w:cs="Arial"/>
            <w:szCs w:val="24"/>
          </w:rPr>
          <w:delText>Специалист по диагностике БЕ ГОК</w:delText>
        </w:r>
        <w:r w:rsidRPr="00F167E4" w:rsidDel="00E116EF">
          <w:rPr>
            <w:rFonts w:ascii="Arial" w:hAnsi="Arial" w:cs="Arial"/>
            <w:szCs w:val="24"/>
          </w:rPr>
          <w:delText xml:space="preserve"> инициирует создание сообщения с высоким приоритетом</w:delText>
        </w:r>
        <w:r w:rsidDel="00E116EF">
          <w:rPr>
            <w:rFonts w:ascii="Arial" w:hAnsi="Arial" w:cs="Arial"/>
            <w:szCs w:val="24"/>
          </w:rPr>
          <w:delText xml:space="preserve"> в транзакции </w:delText>
        </w:r>
        <w:r w:rsidRPr="00101963" w:rsidDel="00E116EF">
          <w:rPr>
            <w:rFonts w:ascii="Arial" w:hAnsi="Arial" w:cs="Arial"/>
            <w:szCs w:val="24"/>
          </w:rPr>
          <w:delText>IW</w:delText>
        </w:r>
        <w:r w:rsidRPr="000C1778" w:rsidDel="00E116EF">
          <w:rPr>
            <w:rFonts w:ascii="Arial" w:hAnsi="Arial" w:cs="Arial"/>
            <w:szCs w:val="24"/>
          </w:rPr>
          <w:delText>2</w:delText>
        </w:r>
        <w:r w:rsidDel="00E116EF">
          <w:rPr>
            <w:rFonts w:ascii="Arial" w:hAnsi="Arial" w:cs="Arial"/>
            <w:szCs w:val="24"/>
          </w:rPr>
          <w:delText>1</w:delText>
        </w:r>
        <w:r w:rsidR="00CE17CF" w:rsidDel="00E116EF">
          <w:rPr>
            <w:rFonts w:ascii="Arial" w:hAnsi="Arial" w:cs="Arial"/>
            <w:szCs w:val="24"/>
          </w:rPr>
          <w:delText xml:space="preserve"> – Создание сообщения ТОРО</w:delText>
        </w:r>
        <w:r w:rsidR="00D1680C" w:rsidRPr="00D1680C" w:rsidDel="00E116EF">
          <w:rPr>
            <w:rFonts w:ascii="Arial" w:hAnsi="Arial" w:cs="Arial"/>
            <w:szCs w:val="24"/>
          </w:rPr>
          <w:delText xml:space="preserve"> </w:delText>
        </w:r>
        <w:r w:rsidR="00D1680C" w:rsidDel="00E116EF">
          <w:rPr>
            <w:rFonts w:ascii="Arial" w:hAnsi="Arial" w:cs="Arial"/>
            <w:szCs w:val="24"/>
          </w:rPr>
          <w:delText>или через Мобильное ТОРО</w:delText>
        </w:r>
        <w:r w:rsidDel="00E116EF">
          <w:rPr>
            <w:rFonts w:ascii="Arial" w:hAnsi="Arial" w:cs="Arial"/>
            <w:szCs w:val="24"/>
          </w:rPr>
          <w:delText>, на основании рекомендаций по обслуживанию оборудования</w:delText>
        </w:r>
        <w:r w:rsidRPr="00F167E4" w:rsidDel="00E116EF">
          <w:rPr>
            <w:rFonts w:ascii="Arial" w:hAnsi="Arial" w:cs="Arial"/>
            <w:szCs w:val="24"/>
          </w:rPr>
          <w:delText>.</w:delText>
        </w:r>
        <w:r w:rsidDel="00E116EF">
          <w:rPr>
            <w:rFonts w:ascii="Arial" w:hAnsi="Arial" w:cs="Arial"/>
            <w:szCs w:val="24"/>
          </w:rPr>
          <w:delText xml:space="preserve"> </w:delText>
        </w:r>
        <w:r w:rsidR="00447176" w:rsidDel="00E116EF">
          <w:rPr>
            <w:rFonts w:ascii="Arial" w:hAnsi="Arial" w:cs="Arial"/>
            <w:szCs w:val="24"/>
          </w:rPr>
          <w:delText>Создаётся сообщение</w:delText>
        </w:r>
        <w:r w:rsidR="005162DE" w:rsidDel="00E116EF">
          <w:rPr>
            <w:rFonts w:ascii="Arial" w:hAnsi="Arial" w:cs="Arial"/>
            <w:szCs w:val="24"/>
          </w:rPr>
          <w:delText xml:space="preserve"> ТОРО</w:delText>
        </w:r>
        <w:r w:rsidR="00447176" w:rsidDel="00E116EF">
          <w:rPr>
            <w:rFonts w:ascii="Arial" w:hAnsi="Arial" w:cs="Arial"/>
            <w:szCs w:val="24"/>
          </w:rPr>
          <w:delText xml:space="preserve"> вида с видом </w:delText>
        </w:r>
        <w:r w:rsidR="00447176" w:rsidDel="00E116EF">
          <w:rPr>
            <w:rFonts w:ascii="Arial" w:hAnsi="Arial" w:cs="Arial"/>
            <w:szCs w:val="24"/>
            <w:lang w:val="en-US"/>
          </w:rPr>
          <w:delText>AA</w:delText>
        </w:r>
        <w:r w:rsidR="00447176" w:rsidRPr="00A52D6B" w:rsidDel="00E116EF">
          <w:rPr>
            <w:rFonts w:ascii="Arial" w:hAnsi="Arial" w:cs="Arial"/>
            <w:szCs w:val="24"/>
          </w:rPr>
          <w:delText xml:space="preserve"> </w:delText>
        </w:r>
        <w:r w:rsidR="00447176" w:rsidDel="00E116EF">
          <w:rPr>
            <w:rFonts w:ascii="Arial" w:hAnsi="Arial" w:cs="Arial"/>
            <w:szCs w:val="24"/>
          </w:rPr>
          <w:delText>–</w:delText>
        </w:r>
        <w:r w:rsidR="00447176" w:rsidRPr="00A52D6B" w:rsidDel="00E116EF">
          <w:rPr>
            <w:rFonts w:ascii="Arial" w:hAnsi="Arial" w:cs="Arial"/>
            <w:szCs w:val="24"/>
          </w:rPr>
          <w:delText xml:space="preserve"> </w:delText>
        </w:r>
        <w:r w:rsidR="00447176" w:rsidDel="00E116EF">
          <w:rPr>
            <w:rFonts w:ascii="Arial" w:hAnsi="Arial" w:cs="Arial"/>
            <w:szCs w:val="24"/>
          </w:rPr>
          <w:delText>Аварийный дефект.</w:delText>
        </w:r>
      </w:del>
    </w:p>
    <w:p w14:paraId="534E2AF4" w14:textId="4E6360C7" w:rsidR="0099718D" w:rsidRPr="005162DE" w:rsidDel="00E116EF" w:rsidRDefault="00FC11B9" w:rsidP="008B25B3">
      <w:pPr>
        <w:spacing w:after="240" w:line="276" w:lineRule="auto"/>
        <w:ind w:firstLine="567"/>
        <w:rPr>
          <w:del w:id="1541" w:author="Serjo" w:date="2020-04-12T16:04:00Z"/>
          <w:rFonts w:ascii="Arial" w:hAnsi="Arial" w:cs="Arial"/>
          <w:szCs w:val="24"/>
        </w:rPr>
      </w:pPr>
      <w:del w:id="1542" w:author="Serjo" w:date="2020-04-12T16:04:00Z">
        <w:r w:rsidRPr="004C25E3" w:rsidDel="00E116EF">
          <w:rPr>
            <w:rFonts w:ascii="Arial" w:hAnsi="Arial" w:cs="Arial"/>
            <w:szCs w:val="24"/>
          </w:rPr>
          <w:delText>Сообщения</w:delText>
        </w:r>
        <w:r w:rsidDel="00E116EF">
          <w:rPr>
            <w:rFonts w:ascii="Arial" w:hAnsi="Arial" w:cs="Arial"/>
            <w:szCs w:val="24"/>
          </w:rPr>
          <w:delText xml:space="preserve">м ТОРО </w:delText>
        </w:r>
        <w:r w:rsidRPr="004C25E3" w:rsidDel="00E116EF">
          <w:rPr>
            <w:rFonts w:ascii="Arial" w:hAnsi="Arial" w:cs="Arial"/>
            <w:szCs w:val="24"/>
          </w:rPr>
          <w:delText>с высоким приоритетом</w:delText>
        </w:r>
        <w:r w:rsidDel="00E116EF">
          <w:rPr>
            <w:rFonts w:ascii="Arial" w:hAnsi="Arial" w:cs="Arial"/>
            <w:szCs w:val="24"/>
          </w:rPr>
          <w:delText xml:space="preserve"> присваивается статус СОРА - «В работе», после чего они</w:delText>
        </w:r>
        <w:r w:rsidRPr="004C25E3" w:rsidDel="00E116EF">
          <w:rPr>
            <w:rFonts w:ascii="Arial" w:hAnsi="Arial" w:cs="Arial"/>
            <w:szCs w:val="24"/>
          </w:rPr>
          <w:delText xml:space="preserve"> </w:delText>
        </w:r>
        <w:r w:rsidDel="00E116EF">
          <w:rPr>
            <w:rFonts w:ascii="Arial" w:hAnsi="Arial" w:cs="Arial"/>
            <w:szCs w:val="24"/>
          </w:rPr>
          <w:delText>передаются</w:delText>
        </w:r>
        <w:r w:rsidRPr="004C25E3" w:rsidDel="00E116EF">
          <w:rPr>
            <w:rFonts w:ascii="Arial" w:hAnsi="Arial" w:cs="Arial"/>
            <w:szCs w:val="24"/>
          </w:rPr>
          <w:delText xml:space="preserve"> в процесс ПП-07.03.03.02-ERP «Управление внеплановыми воздействиями ТОиР»</w:delText>
        </w:r>
        <w:r w:rsidRPr="00445421" w:rsidDel="00E116EF">
          <w:rPr>
            <w:rFonts w:ascii="Arial" w:hAnsi="Arial" w:cs="Arial"/>
            <w:szCs w:val="24"/>
          </w:rPr>
          <w:delText xml:space="preserve"> </w:delText>
        </w:r>
        <w:r w:rsidDel="00E116EF">
          <w:rPr>
            <w:rFonts w:ascii="Arial" w:hAnsi="Arial" w:cs="Arial"/>
            <w:szCs w:val="24"/>
          </w:rPr>
          <w:delText>напрямую, без рассмотрения владельцем оборудования (Координатором ТОиР БЕ ГОК).</w:delText>
        </w:r>
      </w:del>
    </w:p>
    <w:p w14:paraId="78D2A31C" w14:textId="77777777" w:rsidR="00E4797B" w:rsidRDefault="00E4797B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8</w:t>
      </w: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Возврат сообщения на доработку или закрытие</w:t>
      </w:r>
    </w:p>
    <w:p w14:paraId="43C86C85" w14:textId="77777777" w:rsidR="0099718D" w:rsidRPr="00A03DDE" w:rsidRDefault="0099718D" w:rsidP="00A03DDE">
      <w:pPr>
        <w:rPr>
          <w:rFonts w:eastAsiaTheme="majorEastAsia"/>
          <w:i/>
          <w:caps/>
        </w:rPr>
      </w:pPr>
    </w:p>
    <w:p w14:paraId="7AF81430" w14:textId="21570C5E" w:rsidR="00312665" w:rsidRDefault="00FC11B9" w:rsidP="008B25B3">
      <w:pPr>
        <w:spacing w:after="240" w:line="276" w:lineRule="auto"/>
        <w:ind w:firstLine="567"/>
        <w:rPr>
          <w:rFonts w:ascii="Arial" w:eastAsia="Calibri" w:hAnsi="Arial" w:cs="Arial"/>
        </w:rPr>
      </w:pPr>
      <w:r w:rsidRPr="00FC11B9">
        <w:rPr>
          <w:rFonts w:ascii="Arial" w:eastAsia="Calibri" w:hAnsi="Arial" w:cs="Arial"/>
        </w:rPr>
        <w:t xml:space="preserve"> </w:t>
      </w:r>
      <w:r w:rsidRPr="00101963">
        <w:rPr>
          <w:rFonts w:ascii="Arial" w:hAnsi="Arial" w:cs="Arial"/>
          <w:szCs w:val="24"/>
        </w:rPr>
        <w:t xml:space="preserve">Возврат сообщения на доработку или выполняется при выявлении замечания, недостаточности информации или неактуальности данных в Сообщении ТОРО. </w:t>
      </w:r>
      <w:r w:rsidR="009C60CD" w:rsidRPr="00101963">
        <w:rPr>
          <w:rFonts w:ascii="Arial" w:hAnsi="Arial" w:cs="Arial"/>
          <w:szCs w:val="24"/>
        </w:rPr>
        <w:t>Координатор ТОиР</w:t>
      </w:r>
      <w:r w:rsidR="00C95639" w:rsidRPr="00101963">
        <w:rPr>
          <w:rFonts w:ascii="Arial" w:hAnsi="Arial" w:cs="Arial"/>
          <w:szCs w:val="24"/>
        </w:rPr>
        <w:t xml:space="preserve"> </w:t>
      </w:r>
      <w:ins w:id="1543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544" w:author="Serjo" w:date="2020-04-10T17:55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545" w:author="Serjo" w:date="2020-04-10T17:55:00Z">
        <w:r w:rsidR="00C95639" w:rsidRPr="00101963" w:rsidDel="00FB59FC">
          <w:rPr>
            <w:rFonts w:ascii="Arial" w:hAnsi="Arial" w:cs="Arial"/>
            <w:szCs w:val="24"/>
          </w:rPr>
          <w:delText>БЕ ГОК</w:delText>
        </w:r>
        <w:r w:rsidR="009C60CD" w:rsidRPr="00101963" w:rsidDel="00FB59FC">
          <w:rPr>
            <w:rFonts w:ascii="Arial" w:hAnsi="Arial" w:cs="Arial"/>
            <w:szCs w:val="24"/>
          </w:rPr>
          <w:delText xml:space="preserve"> </w:delText>
        </w:r>
      </w:del>
      <w:r w:rsidR="00707A75" w:rsidRPr="00101963">
        <w:rPr>
          <w:rFonts w:ascii="Arial" w:hAnsi="Arial" w:cs="Arial"/>
          <w:szCs w:val="24"/>
        </w:rPr>
        <w:t>изменяет статус</w:t>
      </w:r>
      <w:r w:rsidR="009C60CD" w:rsidRPr="00101963">
        <w:rPr>
          <w:rFonts w:ascii="Arial" w:hAnsi="Arial" w:cs="Arial"/>
          <w:szCs w:val="24"/>
        </w:rPr>
        <w:t xml:space="preserve"> Сообщени</w:t>
      </w:r>
      <w:r w:rsidR="00707A75" w:rsidRPr="00101963">
        <w:rPr>
          <w:rFonts w:ascii="Arial" w:hAnsi="Arial" w:cs="Arial"/>
          <w:szCs w:val="24"/>
        </w:rPr>
        <w:t>я</w:t>
      </w:r>
      <w:r w:rsidR="009C60CD" w:rsidRPr="00101963">
        <w:rPr>
          <w:rFonts w:ascii="Arial" w:hAnsi="Arial" w:cs="Arial"/>
          <w:szCs w:val="24"/>
        </w:rPr>
        <w:t xml:space="preserve"> ТОРО</w:t>
      </w:r>
      <w:r w:rsidR="009C60CD" w:rsidRPr="009C60CD">
        <w:rPr>
          <w:rFonts w:ascii="Arial" w:hAnsi="Arial" w:cs="Arial"/>
          <w:szCs w:val="24"/>
        </w:rPr>
        <w:t xml:space="preserve"> </w:t>
      </w:r>
      <w:r w:rsidR="009C60CD" w:rsidRPr="00101963">
        <w:rPr>
          <w:rFonts w:ascii="Arial" w:hAnsi="Arial" w:cs="Arial"/>
          <w:szCs w:val="24"/>
        </w:rPr>
        <w:t xml:space="preserve">на </w:t>
      </w:r>
      <w:r w:rsidR="00EB16BC">
        <w:rPr>
          <w:rFonts w:ascii="Arial" w:hAnsi="Arial" w:cs="Arial"/>
          <w:szCs w:val="24"/>
        </w:rPr>
        <w:t xml:space="preserve">статус ТРПО </w:t>
      </w:r>
      <w:r w:rsidR="00003B5C" w:rsidRPr="00101963">
        <w:rPr>
          <w:rFonts w:ascii="Arial" w:hAnsi="Arial" w:cs="Arial"/>
          <w:szCs w:val="24"/>
        </w:rPr>
        <w:t>«</w:t>
      </w:r>
      <w:r w:rsidR="005173BB">
        <w:rPr>
          <w:rFonts w:ascii="Arial" w:hAnsi="Arial" w:cs="Arial"/>
          <w:szCs w:val="24"/>
        </w:rPr>
        <w:t>Т</w:t>
      </w:r>
      <w:r w:rsidR="0030596E" w:rsidRPr="00101963">
        <w:rPr>
          <w:rFonts w:ascii="Arial" w:hAnsi="Arial" w:cs="Arial"/>
          <w:szCs w:val="24"/>
        </w:rPr>
        <w:t>ребует</w:t>
      </w:r>
      <w:r w:rsidR="00003B5C" w:rsidRPr="00101963">
        <w:rPr>
          <w:rFonts w:ascii="Arial" w:hAnsi="Arial" w:cs="Arial"/>
          <w:szCs w:val="24"/>
        </w:rPr>
        <w:t xml:space="preserve"> пояснение</w:t>
      </w:r>
      <w:r w:rsidR="00841D39" w:rsidRPr="00101963">
        <w:rPr>
          <w:rFonts w:ascii="Arial" w:hAnsi="Arial" w:cs="Arial"/>
          <w:szCs w:val="24"/>
        </w:rPr>
        <w:t>»</w:t>
      </w:r>
      <w:r w:rsidR="00003B5C" w:rsidRPr="00101963">
        <w:rPr>
          <w:rFonts w:ascii="Arial" w:hAnsi="Arial" w:cs="Arial"/>
          <w:szCs w:val="24"/>
        </w:rPr>
        <w:t xml:space="preserve"> в транзакции IW28</w:t>
      </w:r>
      <w:r w:rsidR="00A27392">
        <w:rPr>
          <w:rFonts w:ascii="Arial" w:hAnsi="Arial" w:cs="Arial"/>
          <w:szCs w:val="24"/>
        </w:rPr>
        <w:t xml:space="preserve"> «</w:t>
      </w:r>
      <w:r w:rsidR="00804F35">
        <w:rPr>
          <w:rFonts w:ascii="Arial" w:hAnsi="Arial" w:cs="Arial"/>
          <w:szCs w:val="24"/>
        </w:rPr>
        <w:t>Изменение списка Сообщений ТОРО</w:t>
      </w:r>
      <w:r w:rsidR="00A27392">
        <w:rPr>
          <w:rFonts w:ascii="Arial" w:hAnsi="Arial" w:cs="Arial"/>
          <w:szCs w:val="24"/>
        </w:rPr>
        <w:t>»</w:t>
      </w:r>
      <w:r w:rsidR="00003B5C" w:rsidRPr="00101963">
        <w:rPr>
          <w:rFonts w:ascii="Arial" w:hAnsi="Arial" w:cs="Arial"/>
          <w:szCs w:val="24"/>
        </w:rPr>
        <w:t>.</w:t>
      </w:r>
      <w:r w:rsidR="002E07AA">
        <w:rPr>
          <w:rFonts w:ascii="Arial" w:hAnsi="Arial" w:cs="Arial"/>
          <w:szCs w:val="24"/>
        </w:rPr>
        <w:t xml:space="preserve"> </w:t>
      </w:r>
      <w:r w:rsidR="00841D39" w:rsidRPr="00101963">
        <w:rPr>
          <w:rFonts w:ascii="Arial" w:hAnsi="Arial" w:cs="Arial"/>
          <w:szCs w:val="24"/>
        </w:rPr>
        <w:t xml:space="preserve">Далее Сообщение ТОРО попадает </w:t>
      </w:r>
      <w:r w:rsidR="00F73480" w:rsidRPr="00101963">
        <w:rPr>
          <w:rFonts w:ascii="Arial" w:hAnsi="Arial" w:cs="Arial"/>
          <w:szCs w:val="24"/>
        </w:rPr>
        <w:t>на д</w:t>
      </w:r>
      <w:r w:rsidR="00841D39" w:rsidRPr="00101963">
        <w:rPr>
          <w:rFonts w:ascii="Arial" w:hAnsi="Arial" w:cs="Arial"/>
          <w:szCs w:val="24"/>
        </w:rPr>
        <w:t>оработк</w:t>
      </w:r>
      <w:r w:rsidR="00F73480" w:rsidRPr="00101963">
        <w:rPr>
          <w:rFonts w:ascii="Arial" w:hAnsi="Arial" w:cs="Arial"/>
          <w:szCs w:val="24"/>
        </w:rPr>
        <w:t>у</w:t>
      </w:r>
      <w:r w:rsidR="00841D39" w:rsidRPr="00101963">
        <w:rPr>
          <w:rFonts w:ascii="Arial" w:hAnsi="Arial" w:cs="Arial"/>
          <w:szCs w:val="24"/>
        </w:rPr>
        <w:t xml:space="preserve"> или </w:t>
      </w:r>
      <w:r w:rsidR="00F73480" w:rsidRPr="00101963">
        <w:rPr>
          <w:rFonts w:ascii="Arial" w:hAnsi="Arial" w:cs="Arial"/>
          <w:szCs w:val="24"/>
        </w:rPr>
        <w:t>на п</w:t>
      </w:r>
      <w:r w:rsidR="00841D39" w:rsidRPr="00101963">
        <w:rPr>
          <w:rFonts w:ascii="Arial" w:hAnsi="Arial" w:cs="Arial"/>
          <w:szCs w:val="24"/>
        </w:rPr>
        <w:t>редварительное закрытие.</w:t>
      </w:r>
    </w:p>
    <w:p w14:paraId="1A2B6888" w14:textId="77777777" w:rsidR="00F73480" w:rsidRDefault="00F73480" w:rsidP="0099718D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6F22BF">
        <w:rPr>
          <w:rFonts w:eastAsiaTheme="majorEastAsia" w:cstheme="majorBidi"/>
          <w:b/>
          <w:i w:val="0"/>
          <w:caps w:val="0"/>
          <w:sz w:val="24"/>
          <w:szCs w:val="24"/>
        </w:rPr>
        <w:t>9</w:t>
      </w:r>
      <w:r w:rsidRPr="00FB27E2"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Доработка сообщения</w:t>
      </w:r>
    </w:p>
    <w:p w14:paraId="0E55DCE3" w14:textId="77777777" w:rsidR="0099718D" w:rsidRPr="00A03DDE" w:rsidRDefault="0099718D" w:rsidP="00A03DDE">
      <w:pPr>
        <w:rPr>
          <w:rFonts w:eastAsiaTheme="majorEastAsia"/>
        </w:rPr>
      </w:pPr>
    </w:p>
    <w:p w14:paraId="0F079BC7" w14:textId="2246F21F" w:rsidR="009C60CD" w:rsidRDefault="00003B5C" w:rsidP="008B25B3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Доработка сообщения</w:t>
      </w:r>
      <w:r w:rsidR="00F73480" w:rsidRPr="00101963">
        <w:rPr>
          <w:rFonts w:ascii="Arial" w:hAnsi="Arial" w:cs="Arial"/>
          <w:szCs w:val="24"/>
        </w:rPr>
        <w:t xml:space="preserve"> выполняется </w:t>
      </w:r>
      <w:r w:rsidR="00841D39" w:rsidRPr="00101963">
        <w:rPr>
          <w:rFonts w:ascii="Arial" w:hAnsi="Arial" w:cs="Arial"/>
          <w:szCs w:val="24"/>
        </w:rPr>
        <w:t>пользовате</w:t>
      </w:r>
      <w:r w:rsidR="0030596E" w:rsidRPr="00101963">
        <w:rPr>
          <w:rFonts w:ascii="Arial" w:hAnsi="Arial" w:cs="Arial"/>
          <w:szCs w:val="24"/>
        </w:rPr>
        <w:t>ле</w:t>
      </w:r>
      <w:r w:rsidR="006F22BF" w:rsidRPr="00101963">
        <w:rPr>
          <w:rFonts w:ascii="Arial" w:hAnsi="Arial" w:cs="Arial"/>
          <w:szCs w:val="24"/>
        </w:rPr>
        <w:t>м</w:t>
      </w:r>
      <w:r w:rsidR="00841D39" w:rsidRPr="00101963">
        <w:rPr>
          <w:rFonts w:ascii="Arial" w:hAnsi="Arial" w:cs="Arial"/>
          <w:szCs w:val="24"/>
        </w:rPr>
        <w:t xml:space="preserve">, </w:t>
      </w:r>
      <w:r w:rsidR="006F22BF" w:rsidRPr="00101963">
        <w:rPr>
          <w:rFonts w:ascii="Arial" w:hAnsi="Arial" w:cs="Arial"/>
          <w:szCs w:val="24"/>
        </w:rPr>
        <w:t xml:space="preserve">создавшим </w:t>
      </w:r>
      <w:r w:rsidR="00841D39" w:rsidRPr="00101963">
        <w:rPr>
          <w:rFonts w:ascii="Arial" w:hAnsi="Arial" w:cs="Arial"/>
          <w:szCs w:val="24"/>
        </w:rPr>
        <w:t>сообщение (</w:t>
      </w:r>
      <w:ins w:id="1546" w:author="Serjo" w:date="2020-04-12T18:32:00Z">
        <w:r w:rsidR="007E7E75">
          <w:rPr>
            <w:rFonts w:ascii="Arial" w:hAnsi="Arial" w:cs="Arial"/>
            <w:szCs w:val="24"/>
          </w:rPr>
          <w:t>С</w:t>
        </w:r>
        <w:r w:rsidR="007E7E75" w:rsidRPr="004C25E3">
          <w:rPr>
            <w:rFonts w:ascii="Arial" w:hAnsi="Arial" w:cs="Arial"/>
            <w:szCs w:val="24"/>
          </w:rPr>
          <w:t>пециалист по диагности</w:t>
        </w:r>
        <w:r w:rsidR="007E7E75">
          <w:rPr>
            <w:rFonts w:ascii="Arial" w:hAnsi="Arial" w:cs="Arial"/>
            <w:szCs w:val="24"/>
          </w:rPr>
          <w:t xml:space="preserve">ке </w:t>
        </w:r>
      </w:ins>
      <w:ins w:id="1547" w:author="Serjo" w:date="2020-04-15T15:19:00Z">
        <w:r w:rsidR="002C556C">
          <w:rPr>
            <w:rFonts w:ascii="Arial" w:hAnsi="Arial" w:cs="Arial"/>
            <w:szCs w:val="24"/>
          </w:rPr>
          <w:t>УО</w:t>
        </w:r>
      </w:ins>
      <w:del w:id="1548" w:author="Serjo" w:date="2020-04-12T18:32:00Z">
        <w:r w:rsidR="00841D39" w:rsidRPr="00101963" w:rsidDel="007E7E75">
          <w:rPr>
            <w:rFonts w:ascii="Arial" w:hAnsi="Arial" w:cs="Arial"/>
            <w:szCs w:val="24"/>
          </w:rPr>
          <w:delText xml:space="preserve">Инженер ТОиР </w:delText>
        </w:r>
      </w:del>
      <w:del w:id="1549" w:author="Serjo" w:date="2020-04-10T17:55:00Z">
        <w:r w:rsidR="00841D39" w:rsidRPr="00101963" w:rsidDel="00FB59FC">
          <w:rPr>
            <w:rFonts w:ascii="Arial" w:hAnsi="Arial" w:cs="Arial"/>
            <w:szCs w:val="24"/>
          </w:rPr>
          <w:delText>БЕ ГОК</w:delText>
        </w:r>
      </w:del>
      <w:r w:rsidR="00841D39" w:rsidRPr="00101963">
        <w:rPr>
          <w:rFonts w:ascii="Arial" w:hAnsi="Arial" w:cs="Arial"/>
          <w:szCs w:val="24"/>
        </w:rPr>
        <w:t xml:space="preserve">, Обходчик ТОиР </w:t>
      </w:r>
      <w:ins w:id="1550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51" w:author="Serjo" w:date="2020-04-10T17:55:00Z">
        <w:r w:rsidR="00841D39" w:rsidRPr="00101963" w:rsidDel="00FB59FC">
          <w:rPr>
            <w:rFonts w:ascii="Arial" w:hAnsi="Arial" w:cs="Arial"/>
            <w:szCs w:val="24"/>
          </w:rPr>
          <w:delText>БЕ ГОК</w:delText>
        </w:r>
      </w:del>
      <w:r w:rsidR="00841D39" w:rsidRPr="00101963">
        <w:rPr>
          <w:rFonts w:ascii="Arial" w:hAnsi="Arial" w:cs="Arial"/>
          <w:szCs w:val="24"/>
        </w:rPr>
        <w:t xml:space="preserve">,  Оператор ТОиР </w:t>
      </w:r>
      <w:ins w:id="1552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53" w:author="Serjo" w:date="2020-04-10T17:55:00Z">
        <w:r w:rsidR="00841D39" w:rsidRPr="00101963" w:rsidDel="00FB59FC">
          <w:rPr>
            <w:rFonts w:ascii="Arial" w:hAnsi="Arial" w:cs="Arial"/>
            <w:szCs w:val="24"/>
          </w:rPr>
          <w:delText>БЕ ГОК</w:delText>
        </w:r>
      </w:del>
      <w:r w:rsidR="00841D39" w:rsidRPr="00101963">
        <w:rPr>
          <w:rFonts w:ascii="Arial" w:hAnsi="Arial" w:cs="Arial"/>
          <w:szCs w:val="24"/>
        </w:rPr>
        <w:t xml:space="preserve">, Инициатор ТОиР </w:t>
      </w:r>
      <w:ins w:id="1554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55" w:author="Serjo" w:date="2020-04-10T17:56:00Z">
        <w:r w:rsidR="00841D39" w:rsidRPr="00101963" w:rsidDel="00FB59FC">
          <w:rPr>
            <w:rFonts w:ascii="Arial" w:hAnsi="Arial" w:cs="Arial"/>
            <w:szCs w:val="24"/>
          </w:rPr>
          <w:delText>БЕ ГОК</w:delText>
        </w:r>
      </w:del>
      <w:r w:rsidR="00841D39" w:rsidRPr="00101963">
        <w:rPr>
          <w:rFonts w:ascii="Arial" w:hAnsi="Arial" w:cs="Arial"/>
          <w:szCs w:val="24"/>
        </w:rPr>
        <w:t>)</w:t>
      </w:r>
      <w:r w:rsidR="006F22BF" w:rsidRPr="00101963">
        <w:rPr>
          <w:rFonts w:ascii="Arial" w:hAnsi="Arial" w:cs="Arial"/>
          <w:szCs w:val="24"/>
        </w:rPr>
        <w:t>.</w:t>
      </w:r>
      <w:r w:rsidR="00AF7E80">
        <w:rPr>
          <w:rFonts w:ascii="Arial" w:hAnsi="Arial" w:cs="Arial"/>
          <w:szCs w:val="24"/>
        </w:rPr>
        <w:t xml:space="preserve"> </w:t>
      </w:r>
      <w:r w:rsidR="006F22BF" w:rsidRPr="00101963">
        <w:rPr>
          <w:rFonts w:ascii="Arial" w:hAnsi="Arial" w:cs="Arial"/>
          <w:szCs w:val="24"/>
        </w:rPr>
        <w:t xml:space="preserve"> Для внесения исправлений в Сообщение ТОРО используется транзакция </w:t>
      </w:r>
      <w:r w:rsidR="00841D39" w:rsidRPr="00101963">
        <w:rPr>
          <w:rFonts w:ascii="Arial" w:hAnsi="Arial" w:cs="Arial"/>
          <w:szCs w:val="24"/>
        </w:rPr>
        <w:t>IW22</w:t>
      </w:r>
      <w:r w:rsidR="00A27392">
        <w:rPr>
          <w:rFonts w:ascii="Arial" w:hAnsi="Arial" w:cs="Arial"/>
          <w:szCs w:val="24"/>
        </w:rPr>
        <w:t xml:space="preserve"> «Изменить сообщение</w:t>
      </w:r>
      <w:r w:rsidR="00804F35">
        <w:rPr>
          <w:rFonts w:ascii="Arial" w:hAnsi="Arial" w:cs="Arial"/>
          <w:szCs w:val="24"/>
        </w:rPr>
        <w:t xml:space="preserve"> ТОРО</w:t>
      </w:r>
      <w:r w:rsidR="00A27392">
        <w:rPr>
          <w:rFonts w:ascii="Arial" w:hAnsi="Arial" w:cs="Arial"/>
          <w:szCs w:val="24"/>
        </w:rPr>
        <w:t>»</w:t>
      </w:r>
      <w:r w:rsidR="006F22BF" w:rsidRPr="00101963">
        <w:rPr>
          <w:rFonts w:ascii="Arial" w:hAnsi="Arial" w:cs="Arial"/>
          <w:szCs w:val="24"/>
        </w:rPr>
        <w:t>.</w:t>
      </w:r>
      <w:r w:rsidR="002E2870" w:rsidRPr="00101963">
        <w:rPr>
          <w:rFonts w:ascii="Arial" w:hAnsi="Arial" w:cs="Arial"/>
          <w:szCs w:val="24"/>
        </w:rPr>
        <w:t xml:space="preserve"> </w:t>
      </w:r>
      <w:r w:rsidR="00EE561D">
        <w:rPr>
          <w:rFonts w:ascii="Arial" w:hAnsi="Arial" w:cs="Arial"/>
          <w:szCs w:val="24"/>
        </w:rPr>
        <w:t>С сообщения ТОРО снимается статус</w:t>
      </w:r>
      <w:r w:rsidR="00EB16BC">
        <w:rPr>
          <w:rFonts w:ascii="Arial" w:hAnsi="Arial" w:cs="Arial"/>
          <w:szCs w:val="24"/>
        </w:rPr>
        <w:t xml:space="preserve"> ТРПО </w:t>
      </w:r>
      <w:r w:rsidR="00C06007" w:rsidRPr="00101963">
        <w:rPr>
          <w:rFonts w:ascii="Arial" w:hAnsi="Arial" w:cs="Arial"/>
          <w:szCs w:val="24"/>
        </w:rPr>
        <w:t>«Требует пояснения»</w:t>
      </w:r>
      <w:r w:rsidR="00FC11B9" w:rsidRPr="00101963">
        <w:rPr>
          <w:rFonts w:ascii="Arial" w:hAnsi="Arial" w:cs="Arial"/>
          <w:szCs w:val="24"/>
        </w:rPr>
        <w:t xml:space="preserve"> </w:t>
      </w:r>
      <w:r w:rsidR="00EE561D">
        <w:rPr>
          <w:rFonts w:ascii="Arial" w:hAnsi="Arial" w:cs="Arial"/>
          <w:szCs w:val="24"/>
        </w:rPr>
        <w:t xml:space="preserve">и оно </w:t>
      </w:r>
      <w:r w:rsidR="002E2870" w:rsidRPr="00101963">
        <w:rPr>
          <w:rFonts w:ascii="Arial" w:hAnsi="Arial" w:cs="Arial"/>
          <w:szCs w:val="24"/>
        </w:rPr>
        <w:t>возвращает</w:t>
      </w:r>
      <w:r w:rsidR="006F22BF" w:rsidRPr="00101963">
        <w:rPr>
          <w:rFonts w:ascii="Arial" w:hAnsi="Arial" w:cs="Arial"/>
          <w:szCs w:val="24"/>
        </w:rPr>
        <w:t>ся</w:t>
      </w:r>
      <w:r w:rsidR="002E2870" w:rsidRPr="00101963">
        <w:rPr>
          <w:rFonts w:ascii="Arial" w:hAnsi="Arial" w:cs="Arial"/>
          <w:szCs w:val="24"/>
        </w:rPr>
        <w:t xml:space="preserve"> на</w:t>
      </w:r>
      <w:r w:rsidR="00841D39" w:rsidRPr="00101963">
        <w:rPr>
          <w:rFonts w:ascii="Arial" w:hAnsi="Arial" w:cs="Arial"/>
          <w:szCs w:val="24"/>
        </w:rPr>
        <w:t xml:space="preserve"> рассмотрение</w:t>
      </w:r>
      <w:r w:rsidR="006F22BF" w:rsidRPr="00101963">
        <w:rPr>
          <w:rFonts w:ascii="Arial" w:hAnsi="Arial" w:cs="Arial"/>
          <w:szCs w:val="24"/>
        </w:rPr>
        <w:t xml:space="preserve"> и </w:t>
      </w:r>
      <w:r w:rsidR="0030596E" w:rsidRPr="00101963">
        <w:rPr>
          <w:rFonts w:ascii="Arial" w:hAnsi="Arial" w:cs="Arial"/>
          <w:szCs w:val="24"/>
        </w:rPr>
        <w:t>корректировку</w:t>
      </w:r>
      <w:r w:rsidR="006F22BF" w:rsidRPr="00101963">
        <w:rPr>
          <w:rFonts w:ascii="Arial" w:hAnsi="Arial" w:cs="Arial"/>
          <w:szCs w:val="24"/>
        </w:rPr>
        <w:t xml:space="preserve"> к ответственному за оборудование.</w:t>
      </w:r>
      <w:r w:rsidR="00841D39" w:rsidRPr="00101963">
        <w:rPr>
          <w:rFonts w:ascii="Arial" w:hAnsi="Arial" w:cs="Arial"/>
          <w:szCs w:val="24"/>
        </w:rPr>
        <w:t xml:space="preserve"> </w:t>
      </w:r>
    </w:p>
    <w:p w14:paraId="69381BFE" w14:textId="603F6C27" w:rsidR="002E07AA" w:rsidRPr="00841D39" w:rsidRDefault="002E07AA" w:rsidP="008B25B3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hAnsi="Arial" w:cs="Arial"/>
          <w:szCs w:val="24"/>
        </w:rPr>
        <w:t xml:space="preserve">В случае, если </w:t>
      </w:r>
      <w:r w:rsidRPr="00101963">
        <w:rPr>
          <w:rFonts w:ascii="Arial" w:hAnsi="Arial" w:cs="Arial"/>
          <w:szCs w:val="24"/>
        </w:rPr>
        <w:t>пользовател</w:t>
      </w:r>
      <w:r>
        <w:rPr>
          <w:rFonts w:ascii="Arial" w:hAnsi="Arial" w:cs="Arial"/>
          <w:szCs w:val="24"/>
        </w:rPr>
        <w:t>ь</w:t>
      </w:r>
      <w:r w:rsidRPr="00101963">
        <w:rPr>
          <w:rFonts w:ascii="Arial" w:hAnsi="Arial" w:cs="Arial"/>
          <w:szCs w:val="24"/>
        </w:rPr>
        <w:t>, создавши</w:t>
      </w:r>
      <w:r>
        <w:rPr>
          <w:rFonts w:ascii="Arial" w:hAnsi="Arial" w:cs="Arial"/>
          <w:szCs w:val="24"/>
        </w:rPr>
        <w:t>й</w:t>
      </w:r>
      <w:r w:rsidRPr="00101963">
        <w:rPr>
          <w:rFonts w:ascii="Arial" w:hAnsi="Arial" w:cs="Arial"/>
          <w:szCs w:val="24"/>
        </w:rPr>
        <w:t xml:space="preserve"> сообщение</w:t>
      </w:r>
      <w:r>
        <w:rPr>
          <w:rFonts w:ascii="Arial" w:hAnsi="Arial" w:cs="Arial"/>
          <w:szCs w:val="24"/>
        </w:rPr>
        <w:t xml:space="preserve"> ТОРО, не доступен (например уехал на межвахту) – доработку сообщения выполняет Координатор ТОиР </w:t>
      </w:r>
      <w:ins w:id="1556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57" w:author="Serjo" w:date="2020-04-10T17:56:00Z">
        <w:r w:rsidDel="00FB59FC">
          <w:rPr>
            <w:rFonts w:ascii="Arial" w:hAnsi="Arial" w:cs="Arial"/>
            <w:szCs w:val="24"/>
          </w:rPr>
          <w:delText>БЕ ГОК</w:delText>
        </w:r>
      </w:del>
      <w:r>
        <w:rPr>
          <w:rFonts w:ascii="Arial" w:hAnsi="Arial" w:cs="Arial"/>
          <w:szCs w:val="24"/>
        </w:rPr>
        <w:t>.</w:t>
      </w:r>
    </w:p>
    <w:p w14:paraId="31EFD452" w14:textId="77777777" w:rsidR="006F22BF" w:rsidRDefault="006F22BF" w:rsidP="00A03DDE">
      <w:pPr>
        <w:pStyle w:val="4"/>
        <w:rPr>
          <w:rFonts w:eastAsiaTheme="majorEastAsia" w:cstheme="majorBidi"/>
          <w:b/>
          <w:szCs w:val="24"/>
        </w:rPr>
      </w:pP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B021B0" w:rsidRPr="00D95E15">
        <w:rPr>
          <w:rFonts w:eastAsiaTheme="majorEastAsia" w:cstheme="majorBidi"/>
          <w:b/>
          <w:i w:val="0"/>
          <w:caps w:val="0"/>
          <w:sz w:val="24"/>
          <w:szCs w:val="24"/>
        </w:rPr>
        <w:t>100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="00B021B0"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Предварительное закрытие сообщения</w:t>
      </w:r>
    </w:p>
    <w:p w14:paraId="58B11C03" w14:textId="77777777" w:rsidR="0099718D" w:rsidRPr="00A03DDE" w:rsidRDefault="0099718D" w:rsidP="00A03DDE">
      <w:pPr>
        <w:rPr>
          <w:rFonts w:eastAsiaTheme="majorEastAsia"/>
        </w:rPr>
      </w:pPr>
    </w:p>
    <w:p w14:paraId="1D8C9135" w14:textId="15170B6C" w:rsidR="0099718D" w:rsidRPr="00A27392" w:rsidRDefault="002E2870" w:rsidP="00177CDF">
      <w:pPr>
        <w:spacing w:after="240" w:line="276" w:lineRule="auto"/>
        <w:ind w:firstLine="567"/>
        <w:rPr>
          <w:rFonts w:ascii="Arial" w:hAnsi="Arial" w:cs="Arial"/>
          <w:sz w:val="20"/>
          <w:szCs w:val="24"/>
        </w:rPr>
      </w:pPr>
      <w:r w:rsidRPr="00101963">
        <w:rPr>
          <w:rFonts w:ascii="Arial" w:hAnsi="Arial" w:cs="Arial"/>
          <w:szCs w:val="24"/>
        </w:rPr>
        <w:lastRenderedPageBreak/>
        <w:t>Предварительное закрытие сообщения</w:t>
      </w:r>
      <w:r w:rsidR="006F22BF" w:rsidRPr="00101963">
        <w:rPr>
          <w:rFonts w:ascii="Arial" w:hAnsi="Arial" w:cs="Arial"/>
          <w:szCs w:val="24"/>
        </w:rPr>
        <w:t xml:space="preserve"> выполняется</w:t>
      </w:r>
      <w:r w:rsidRPr="00101963">
        <w:rPr>
          <w:rFonts w:ascii="Arial" w:hAnsi="Arial" w:cs="Arial"/>
          <w:szCs w:val="24"/>
        </w:rPr>
        <w:t xml:space="preserve"> </w:t>
      </w:r>
      <w:r w:rsidR="006F22BF" w:rsidRPr="00101963">
        <w:rPr>
          <w:rFonts w:ascii="Arial" w:hAnsi="Arial" w:cs="Arial"/>
          <w:szCs w:val="24"/>
        </w:rPr>
        <w:t>пользователем</w:t>
      </w:r>
      <w:r w:rsidRPr="00101963">
        <w:rPr>
          <w:rFonts w:ascii="Arial" w:hAnsi="Arial" w:cs="Arial"/>
          <w:szCs w:val="24"/>
        </w:rPr>
        <w:t xml:space="preserve">, </w:t>
      </w:r>
      <w:r w:rsidR="006F22BF" w:rsidRPr="00101963">
        <w:rPr>
          <w:rFonts w:ascii="Arial" w:hAnsi="Arial" w:cs="Arial"/>
          <w:szCs w:val="24"/>
        </w:rPr>
        <w:t xml:space="preserve">создавшим </w:t>
      </w:r>
      <w:r w:rsidRPr="00101963">
        <w:rPr>
          <w:rFonts w:ascii="Arial" w:hAnsi="Arial" w:cs="Arial"/>
          <w:szCs w:val="24"/>
        </w:rPr>
        <w:t>сообщение (</w:t>
      </w:r>
      <w:ins w:id="1558" w:author="Serjo" w:date="2020-04-12T18:32:00Z">
        <w:r w:rsidR="007E7E75">
          <w:rPr>
            <w:rFonts w:ascii="Arial" w:hAnsi="Arial" w:cs="Arial"/>
            <w:szCs w:val="24"/>
          </w:rPr>
          <w:t>С</w:t>
        </w:r>
        <w:r w:rsidR="007E7E75" w:rsidRPr="004C25E3">
          <w:rPr>
            <w:rFonts w:ascii="Arial" w:hAnsi="Arial" w:cs="Arial"/>
            <w:szCs w:val="24"/>
          </w:rPr>
          <w:t>пециалист по диагности</w:t>
        </w:r>
        <w:r w:rsidR="007E7E75">
          <w:rPr>
            <w:rFonts w:ascii="Arial" w:hAnsi="Arial" w:cs="Arial"/>
            <w:szCs w:val="24"/>
          </w:rPr>
          <w:t xml:space="preserve">ке </w:t>
        </w:r>
      </w:ins>
      <w:ins w:id="1559" w:author="Serjo" w:date="2020-04-15T15:19:00Z">
        <w:r w:rsidR="002C556C">
          <w:rPr>
            <w:rFonts w:ascii="Arial" w:hAnsi="Arial" w:cs="Arial"/>
            <w:szCs w:val="24"/>
          </w:rPr>
          <w:t>УО</w:t>
        </w:r>
      </w:ins>
      <w:del w:id="1560" w:author="Serjo" w:date="2020-04-12T18:32:00Z">
        <w:r w:rsidRPr="00101963" w:rsidDel="007E7E75">
          <w:rPr>
            <w:rFonts w:ascii="Arial" w:hAnsi="Arial" w:cs="Arial"/>
            <w:szCs w:val="24"/>
          </w:rPr>
          <w:delText xml:space="preserve">Инженер ТОиР </w:delText>
        </w:r>
      </w:del>
      <w:del w:id="1561" w:author="Serjo" w:date="2020-04-10T17:56:00Z">
        <w:r w:rsidRPr="00101963" w:rsidDel="00FB59FC">
          <w:rPr>
            <w:rFonts w:ascii="Arial" w:hAnsi="Arial" w:cs="Arial"/>
            <w:szCs w:val="24"/>
          </w:rPr>
          <w:delText>БЕ ГОК</w:delText>
        </w:r>
      </w:del>
      <w:r w:rsidRPr="00101963">
        <w:rPr>
          <w:rFonts w:ascii="Arial" w:hAnsi="Arial" w:cs="Arial"/>
          <w:szCs w:val="24"/>
        </w:rPr>
        <w:t xml:space="preserve">, Обходчик ТОиР </w:t>
      </w:r>
      <w:ins w:id="1562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63" w:author="Serjo" w:date="2020-04-10T17:56:00Z">
        <w:r w:rsidRPr="00101963" w:rsidDel="00FB59FC">
          <w:rPr>
            <w:rFonts w:ascii="Arial" w:hAnsi="Arial" w:cs="Arial"/>
            <w:szCs w:val="24"/>
          </w:rPr>
          <w:delText>БЕ ГОК</w:delText>
        </w:r>
      </w:del>
      <w:r w:rsidRPr="00101963">
        <w:rPr>
          <w:rFonts w:ascii="Arial" w:hAnsi="Arial" w:cs="Arial"/>
          <w:szCs w:val="24"/>
        </w:rPr>
        <w:t xml:space="preserve">,  Оператор ТОиР </w:t>
      </w:r>
      <w:ins w:id="1564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65" w:author="Serjo" w:date="2020-04-10T17:56:00Z">
        <w:r w:rsidRPr="00101963" w:rsidDel="00FB59FC">
          <w:rPr>
            <w:rFonts w:ascii="Arial" w:hAnsi="Arial" w:cs="Arial"/>
            <w:szCs w:val="24"/>
          </w:rPr>
          <w:delText>БЕ ГОК</w:delText>
        </w:r>
      </w:del>
      <w:r w:rsidRPr="00101963">
        <w:rPr>
          <w:rFonts w:ascii="Arial" w:hAnsi="Arial" w:cs="Arial"/>
          <w:szCs w:val="24"/>
        </w:rPr>
        <w:t xml:space="preserve">, Инициатор ТОиР </w:t>
      </w:r>
      <w:ins w:id="1566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67" w:author="Serjo" w:date="2020-04-10T17:56:00Z">
        <w:r w:rsidRPr="00101963" w:rsidDel="00FB59FC">
          <w:rPr>
            <w:rFonts w:ascii="Arial" w:hAnsi="Arial" w:cs="Arial"/>
            <w:szCs w:val="24"/>
          </w:rPr>
          <w:delText>БЕ ГОК</w:delText>
        </w:r>
      </w:del>
      <w:r w:rsidRPr="00101963">
        <w:rPr>
          <w:rFonts w:ascii="Arial" w:hAnsi="Arial" w:cs="Arial"/>
          <w:szCs w:val="24"/>
        </w:rPr>
        <w:t>),</w:t>
      </w:r>
      <w:r w:rsidR="006F22BF" w:rsidRPr="00101963">
        <w:rPr>
          <w:rFonts w:ascii="Arial" w:hAnsi="Arial" w:cs="Arial"/>
          <w:szCs w:val="24"/>
        </w:rPr>
        <w:t xml:space="preserve"> он</w:t>
      </w:r>
      <w:r w:rsidRPr="00101963">
        <w:rPr>
          <w:rFonts w:ascii="Arial" w:hAnsi="Arial" w:cs="Arial"/>
          <w:szCs w:val="24"/>
        </w:rPr>
        <w:t xml:space="preserve"> выполняет предварительное закрытие Сообщения ТОРО в транзакции IW28</w:t>
      </w:r>
      <w:r w:rsidR="00A27392">
        <w:rPr>
          <w:rFonts w:ascii="Arial" w:hAnsi="Arial" w:cs="Arial"/>
          <w:szCs w:val="24"/>
        </w:rPr>
        <w:t xml:space="preserve"> «</w:t>
      </w:r>
      <w:r w:rsidR="00804F35">
        <w:rPr>
          <w:rFonts w:ascii="Arial" w:hAnsi="Arial" w:cs="Arial"/>
          <w:szCs w:val="24"/>
        </w:rPr>
        <w:t>Изменение списка Сообщений ТОРО</w:t>
      </w:r>
      <w:r w:rsidR="00A27392">
        <w:rPr>
          <w:rFonts w:ascii="Arial" w:hAnsi="Arial" w:cs="Arial"/>
          <w:szCs w:val="24"/>
        </w:rPr>
        <w:t>»</w:t>
      </w:r>
      <w:r w:rsidR="005260E4" w:rsidRPr="00101963">
        <w:rPr>
          <w:rFonts w:ascii="Arial" w:hAnsi="Arial" w:cs="Arial"/>
          <w:szCs w:val="24"/>
        </w:rPr>
        <w:t>.</w:t>
      </w:r>
      <w:r w:rsidR="002E07AA">
        <w:rPr>
          <w:rFonts w:ascii="Arial" w:hAnsi="Arial" w:cs="Arial"/>
          <w:szCs w:val="24"/>
        </w:rPr>
        <w:t xml:space="preserve"> В случае, если </w:t>
      </w:r>
      <w:r w:rsidR="002E07AA" w:rsidRPr="00101963">
        <w:rPr>
          <w:rFonts w:ascii="Arial" w:hAnsi="Arial" w:cs="Arial"/>
          <w:szCs w:val="24"/>
        </w:rPr>
        <w:t>пользовател</w:t>
      </w:r>
      <w:r w:rsidR="002E07AA">
        <w:rPr>
          <w:rFonts w:ascii="Arial" w:hAnsi="Arial" w:cs="Arial"/>
          <w:szCs w:val="24"/>
        </w:rPr>
        <w:t>ь</w:t>
      </w:r>
      <w:r w:rsidR="002E07AA" w:rsidRPr="00101963">
        <w:rPr>
          <w:rFonts w:ascii="Arial" w:hAnsi="Arial" w:cs="Arial"/>
          <w:szCs w:val="24"/>
        </w:rPr>
        <w:t>, создавши</w:t>
      </w:r>
      <w:r w:rsidR="002E07AA">
        <w:rPr>
          <w:rFonts w:ascii="Arial" w:hAnsi="Arial" w:cs="Arial"/>
          <w:szCs w:val="24"/>
        </w:rPr>
        <w:t>й</w:t>
      </w:r>
      <w:r w:rsidR="002E07AA" w:rsidRPr="00101963">
        <w:rPr>
          <w:rFonts w:ascii="Arial" w:hAnsi="Arial" w:cs="Arial"/>
          <w:szCs w:val="24"/>
        </w:rPr>
        <w:t xml:space="preserve"> сообщение</w:t>
      </w:r>
      <w:r w:rsidR="002E07AA">
        <w:rPr>
          <w:rFonts w:ascii="Arial" w:hAnsi="Arial" w:cs="Arial"/>
          <w:szCs w:val="24"/>
        </w:rPr>
        <w:t xml:space="preserve"> ТОРО, не доступен (например уехал на межвахту) – предварительное закрытие сообщения выполняет Координатор ТОиР </w:t>
      </w:r>
      <w:ins w:id="1568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del w:id="1569" w:author="Serjo" w:date="2020-04-10T17:56:00Z">
        <w:r w:rsidR="002E07AA" w:rsidDel="00FB59FC">
          <w:rPr>
            <w:rFonts w:ascii="Arial" w:hAnsi="Arial" w:cs="Arial"/>
            <w:szCs w:val="24"/>
          </w:rPr>
          <w:delText>БЕ ГОК</w:delText>
        </w:r>
      </w:del>
      <w:r w:rsidR="002E07AA">
        <w:rPr>
          <w:rFonts w:ascii="Arial" w:hAnsi="Arial" w:cs="Arial"/>
          <w:szCs w:val="24"/>
        </w:rPr>
        <w:t>.</w:t>
      </w:r>
      <w:r w:rsidR="005260E4" w:rsidRPr="00101963">
        <w:rPr>
          <w:rFonts w:ascii="Arial" w:hAnsi="Arial" w:cs="Arial"/>
          <w:szCs w:val="24"/>
        </w:rPr>
        <w:t xml:space="preserve"> </w:t>
      </w:r>
    </w:p>
    <w:p w14:paraId="34AB6A3B" w14:textId="44CB057D" w:rsidR="0099718D" w:rsidRPr="00101963" w:rsidRDefault="00F952C1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>На вход в шаг подаются Сообщения ТОРО со статусом СООТ</w:t>
      </w:r>
      <w:r w:rsidR="00EB16BC">
        <w:rPr>
          <w:rFonts w:ascii="Arial" w:hAnsi="Arial" w:cs="Arial"/>
          <w:szCs w:val="24"/>
        </w:rPr>
        <w:t xml:space="preserve"> «</w:t>
      </w:r>
      <w:r w:rsidR="00EB16BC" w:rsidRPr="00EB16BC">
        <w:rPr>
          <w:rFonts w:ascii="Arial" w:hAnsi="Arial" w:cs="Arial"/>
          <w:szCs w:val="24"/>
        </w:rPr>
        <w:t>Сообщение открыто</w:t>
      </w:r>
      <w:r w:rsidR="00EB16BC">
        <w:rPr>
          <w:rFonts w:ascii="Arial" w:hAnsi="Arial" w:cs="Arial"/>
          <w:szCs w:val="24"/>
        </w:rPr>
        <w:t xml:space="preserve">», ТРПО </w:t>
      </w:r>
      <w:r w:rsidRPr="00101963">
        <w:rPr>
          <w:rFonts w:ascii="Arial" w:hAnsi="Arial" w:cs="Arial"/>
          <w:szCs w:val="24"/>
        </w:rPr>
        <w:t>«Требует пояснения» из шага «</w:t>
      </w:r>
      <w:r w:rsidR="00EB16BC">
        <w:rPr>
          <w:rFonts w:ascii="Arial" w:hAnsi="Arial" w:cs="Arial"/>
          <w:szCs w:val="24"/>
        </w:rPr>
        <w:t xml:space="preserve">80 - </w:t>
      </w:r>
      <w:r w:rsidRPr="00101963">
        <w:rPr>
          <w:rFonts w:ascii="Arial" w:hAnsi="Arial" w:cs="Arial"/>
          <w:szCs w:val="24"/>
        </w:rPr>
        <w:t>Возврат сообщения на доработку или закрытие», а также Со</w:t>
      </w:r>
      <w:r w:rsidR="00EB16BC">
        <w:rPr>
          <w:rFonts w:ascii="Arial" w:hAnsi="Arial" w:cs="Arial"/>
          <w:szCs w:val="24"/>
        </w:rPr>
        <w:t xml:space="preserve">общения ТОРО со статусом СОРА </w:t>
      </w:r>
      <w:r w:rsidRPr="00101963">
        <w:rPr>
          <w:rFonts w:ascii="Arial" w:hAnsi="Arial" w:cs="Arial"/>
          <w:szCs w:val="24"/>
        </w:rPr>
        <w:t>«</w:t>
      </w:r>
      <w:r w:rsidR="00EB16BC" w:rsidRPr="00EB16BC">
        <w:rPr>
          <w:rFonts w:ascii="Arial" w:hAnsi="Arial" w:cs="Arial"/>
          <w:szCs w:val="24"/>
        </w:rPr>
        <w:t>Сообщение в работе</w:t>
      </w:r>
      <w:r w:rsidRPr="00101963">
        <w:rPr>
          <w:rFonts w:ascii="Arial" w:hAnsi="Arial" w:cs="Arial"/>
          <w:szCs w:val="24"/>
        </w:rPr>
        <w:t xml:space="preserve">» из бизнес-процесса ПП-07.03.03.02-ERP «Управление внеплановыми воздействиями ТОиР». </w:t>
      </w:r>
    </w:p>
    <w:p w14:paraId="2F173A51" w14:textId="08B605C6" w:rsidR="00312665" w:rsidRDefault="005260E4" w:rsidP="008B25B3">
      <w:pPr>
        <w:spacing w:after="240" w:line="276" w:lineRule="auto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hAnsi="Arial" w:cs="Arial"/>
          <w:szCs w:val="24"/>
        </w:rPr>
        <w:t>После предварительного закрытия</w:t>
      </w:r>
      <w:r w:rsidR="006F22BF" w:rsidRPr="00101963">
        <w:rPr>
          <w:rFonts w:ascii="Arial" w:hAnsi="Arial" w:cs="Arial"/>
          <w:szCs w:val="24"/>
        </w:rPr>
        <w:t>,</w:t>
      </w:r>
      <w:r w:rsidRPr="00101963">
        <w:rPr>
          <w:rFonts w:ascii="Arial" w:hAnsi="Arial" w:cs="Arial"/>
          <w:szCs w:val="24"/>
        </w:rPr>
        <w:t xml:space="preserve"> </w:t>
      </w:r>
      <w:r w:rsidR="006F22BF" w:rsidRPr="00101963">
        <w:rPr>
          <w:rFonts w:ascii="Arial" w:hAnsi="Arial" w:cs="Arial"/>
          <w:szCs w:val="24"/>
        </w:rPr>
        <w:t xml:space="preserve">Сообщению </w:t>
      </w:r>
      <w:r w:rsidRPr="00101963">
        <w:rPr>
          <w:rFonts w:ascii="Arial" w:hAnsi="Arial" w:cs="Arial"/>
          <w:szCs w:val="24"/>
        </w:rPr>
        <w:t xml:space="preserve">ТОРО </w:t>
      </w:r>
      <w:r w:rsidR="006F22BF" w:rsidRPr="00101963">
        <w:rPr>
          <w:rFonts w:ascii="Arial" w:hAnsi="Arial" w:cs="Arial"/>
          <w:szCs w:val="24"/>
        </w:rPr>
        <w:t>присваивается статус</w:t>
      </w:r>
      <w:r w:rsidR="00EB16BC">
        <w:rPr>
          <w:rFonts w:ascii="Arial" w:hAnsi="Arial" w:cs="Arial"/>
          <w:szCs w:val="24"/>
        </w:rPr>
        <w:t xml:space="preserve"> ПЗКР </w:t>
      </w:r>
      <w:r w:rsidRPr="00101963">
        <w:rPr>
          <w:rFonts w:ascii="Arial" w:hAnsi="Arial" w:cs="Arial"/>
          <w:szCs w:val="24"/>
        </w:rPr>
        <w:t>«Предварительное закрытие»</w:t>
      </w:r>
      <w:r w:rsidR="006F22BF" w:rsidRPr="00101963">
        <w:rPr>
          <w:rFonts w:ascii="Arial" w:hAnsi="Arial" w:cs="Arial"/>
          <w:szCs w:val="24"/>
        </w:rPr>
        <w:t>, после чего оно</w:t>
      </w:r>
      <w:r w:rsidRPr="00101963">
        <w:rPr>
          <w:rFonts w:ascii="Arial" w:hAnsi="Arial" w:cs="Arial"/>
          <w:szCs w:val="24"/>
        </w:rPr>
        <w:t xml:space="preserve"> переда</w:t>
      </w:r>
      <w:r w:rsidR="006F22BF" w:rsidRPr="00101963">
        <w:rPr>
          <w:rFonts w:ascii="Arial" w:hAnsi="Arial" w:cs="Arial"/>
          <w:szCs w:val="24"/>
        </w:rPr>
        <w:t>ё</w:t>
      </w:r>
      <w:r w:rsidRPr="00101963">
        <w:rPr>
          <w:rFonts w:ascii="Arial" w:hAnsi="Arial" w:cs="Arial"/>
          <w:szCs w:val="24"/>
        </w:rPr>
        <w:t>тся</w:t>
      </w:r>
      <w:r w:rsidR="00B021B0" w:rsidRPr="00101963">
        <w:rPr>
          <w:rFonts w:ascii="Arial" w:hAnsi="Arial" w:cs="Arial"/>
          <w:szCs w:val="24"/>
        </w:rPr>
        <w:t xml:space="preserve"> Инженеру по надежности </w:t>
      </w:r>
      <w:ins w:id="1570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571" w:author="Serjo" w:date="2020-04-10T17:56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572" w:author="Serjo" w:date="2020-04-10T17:56:00Z">
        <w:r w:rsidR="00B021B0" w:rsidRPr="00101963" w:rsidDel="00FB59FC">
          <w:rPr>
            <w:rFonts w:ascii="Arial" w:hAnsi="Arial" w:cs="Arial"/>
            <w:szCs w:val="24"/>
          </w:rPr>
          <w:delText xml:space="preserve">БЕ </w:delText>
        </w:r>
        <w:r w:rsidR="00EA3337" w:rsidDel="00FB59FC">
          <w:rPr>
            <w:rFonts w:ascii="Arial" w:hAnsi="Arial" w:cs="Arial"/>
            <w:szCs w:val="24"/>
          </w:rPr>
          <w:delText>ГОК</w:delText>
        </w:r>
        <w:r w:rsidR="00EA3337" w:rsidRPr="00101963" w:rsidDel="00FB59FC">
          <w:rPr>
            <w:rFonts w:ascii="Arial" w:hAnsi="Arial" w:cs="Arial"/>
            <w:szCs w:val="24"/>
          </w:rPr>
          <w:delText xml:space="preserve"> </w:delText>
        </w:r>
      </w:del>
      <w:r w:rsidR="00B021B0" w:rsidRPr="00101963">
        <w:rPr>
          <w:rFonts w:ascii="Arial" w:hAnsi="Arial" w:cs="Arial"/>
          <w:szCs w:val="24"/>
        </w:rPr>
        <w:t>для</w:t>
      </w:r>
      <w:r w:rsidRPr="00101963">
        <w:rPr>
          <w:rFonts w:ascii="Arial" w:hAnsi="Arial" w:cs="Arial"/>
          <w:szCs w:val="24"/>
        </w:rPr>
        <w:t xml:space="preserve"> </w:t>
      </w:r>
      <w:r w:rsidR="006F22BF" w:rsidRPr="00101963">
        <w:rPr>
          <w:rFonts w:ascii="Arial" w:hAnsi="Arial" w:cs="Arial"/>
          <w:szCs w:val="24"/>
        </w:rPr>
        <w:t>п</w:t>
      </w:r>
      <w:r w:rsidRPr="00101963">
        <w:rPr>
          <w:rFonts w:ascii="Arial" w:hAnsi="Arial" w:cs="Arial"/>
          <w:szCs w:val="24"/>
        </w:rPr>
        <w:t>риняти</w:t>
      </w:r>
      <w:r w:rsidR="00B021B0" w:rsidRPr="00101963">
        <w:rPr>
          <w:rFonts w:ascii="Arial" w:hAnsi="Arial" w:cs="Arial"/>
          <w:szCs w:val="24"/>
        </w:rPr>
        <w:t>я</w:t>
      </w:r>
      <w:r w:rsidRPr="00101963">
        <w:rPr>
          <w:rFonts w:ascii="Arial" w:hAnsi="Arial" w:cs="Arial"/>
          <w:szCs w:val="24"/>
        </w:rPr>
        <w:t xml:space="preserve"> решения о закрытии или передаче сообщения в работу.</w:t>
      </w:r>
    </w:p>
    <w:p w14:paraId="292509F2" w14:textId="77777777" w:rsidR="0099718D" w:rsidRDefault="00312665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5D09C7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110 – Принятие решения о закрытии или передаче сообщения в работу</w:t>
      </w:r>
    </w:p>
    <w:p w14:paraId="0CFB5E8F" w14:textId="77777777" w:rsidR="00101963" w:rsidRPr="00101963" w:rsidRDefault="00101963" w:rsidP="00101963"/>
    <w:p w14:paraId="22675F08" w14:textId="382FEC34" w:rsidR="00312665" w:rsidRPr="00224B02" w:rsidRDefault="00312665" w:rsidP="00224B02">
      <w:pPr>
        <w:pStyle w:val="afff4"/>
        <w:ind w:firstLine="567"/>
        <w:rPr>
          <w:rFonts w:ascii="Arial" w:eastAsia="Calibri" w:hAnsi="Arial" w:cs="Arial"/>
          <w:szCs w:val="24"/>
        </w:rPr>
      </w:pPr>
      <w:r w:rsidRPr="00224B02">
        <w:rPr>
          <w:rFonts w:ascii="Arial" w:eastAsia="Calibri" w:hAnsi="Arial" w:cs="Arial"/>
          <w:szCs w:val="24"/>
        </w:rPr>
        <w:t xml:space="preserve">Принятие решения о закрытии или передаче сообщения в работу выполняется Инженером по надежности </w:t>
      </w:r>
      <w:ins w:id="1573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574" w:author="Serjo" w:date="2020-04-10T17:56:00Z">
        <w:r w:rsidR="00FB59FC" w:rsidRPr="00FB59FC" w:rsidDel="00FB59FC">
          <w:rPr>
            <w:rFonts w:ascii="Arial" w:eastAsia="Calibri" w:hAnsi="Arial" w:cs="Arial"/>
            <w:szCs w:val="24"/>
          </w:rPr>
          <w:t xml:space="preserve"> </w:t>
        </w:r>
      </w:ins>
      <w:del w:id="1575" w:author="Serjo" w:date="2020-04-10T17:56:00Z">
        <w:r w:rsidRPr="00224B02" w:rsidDel="00FB59FC">
          <w:rPr>
            <w:rFonts w:ascii="Arial" w:eastAsia="Calibri" w:hAnsi="Arial" w:cs="Arial"/>
            <w:szCs w:val="24"/>
          </w:rPr>
          <w:delText>БЕ</w:delText>
        </w:r>
        <w:r w:rsidR="00EA3337" w:rsidDel="00FB59FC">
          <w:rPr>
            <w:rFonts w:ascii="Arial" w:eastAsia="Calibri" w:hAnsi="Arial" w:cs="Arial"/>
            <w:szCs w:val="24"/>
          </w:rPr>
          <w:delText xml:space="preserve"> ГОК</w:delText>
        </w:r>
        <w:r w:rsidRPr="00224B02" w:rsidDel="00FB59FC">
          <w:rPr>
            <w:rFonts w:ascii="Arial" w:eastAsia="Calibri" w:hAnsi="Arial" w:cs="Arial"/>
            <w:szCs w:val="24"/>
          </w:rPr>
          <w:delText xml:space="preserve"> </w:delText>
        </w:r>
      </w:del>
      <w:r w:rsidRPr="00224B02">
        <w:rPr>
          <w:rFonts w:ascii="Arial" w:eastAsia="Calibri" w:hAnsi="Arial" w:cs="Arial"/>
          <w:szCs w:val="24"/>
        </w:rPr>
        <w:t>в транзакции IW28</w:t>
      </w:r>
      <w:r w:rsidR="00A27392">
        <w:rPr>
          <w:rFonts w:ascii="Arial" w:eastAsia="Calibri" w:hAnsi="Arial" w:cs="Arial"/>
          <w:szCs w:val="24"/>
        </w:rPr>
        <w:t xml:space="preserve"> «</w:t>
      </w:r>
      <w:r w:rsidR="00804F35">
        <w:rPr>
          <w:rFonts w:ascii="Arial" w:eastAsia="Calibri" w:hAnsi="Arial" w:cs="Arial"/>
          <w:szCs w:val="24"/>
        </w:rPr>
        <w:t>Изменение списка Сообщений ТОРО</w:t>
      </w:r>
      <w:r w:rsidR="00A27392">
        <w:rPr>
          <w:rFonts w:ascii="Arial" w:eastAsia="Calibri" w:hAnsi="Arial" w:cs="Arial"/>
          <w:szCs w:val="24"/>
        </w:rPr>
        <w:t>»</w:t>
      </w:r>
      <w:r w:rsidRPr="00224B02">
        <w:rPr>
          <w:rFonts w:ascii="Arial" w:eastAsia="Calibri" w:hAnsi="Arial" w:cs="Arial"/>
          <w:szCs w:val="24"/>
        </w:rPr>
        <w:t>, он принимает окончательное решение по целесообразности проведения мероприятий по устранению дефекта</w:t>
      </w:r>
      <w:r w:rsidR="00EE561D" w:rsidRPr="00224B02">
        <w:rPr>
          <w:rFonts w:ascii="Arial" w:eastAsia="Calibri" w:hAnsi="Arial" w:cs="Arial"/>
          <w:szCs w:val="24"/>
        </w:rPr>
        <w:t xml:space="preserve"> – закрыть сообщение ТОРО или передать его в работу</w:t>
      </w:r>
      <w:r w:rsidR="00CF1156" w:rsidRPr="00224B02">
        <w:rPr>
          <w:rFonts w:ascii="Arial" w:eastAsia="Calibri" w:hAnsi="Arial" w:cs="Arial"/>
          <w:szCs w:val="24"/>
        </w:rPr>
        <w:t xml:space="preserve">. </w:t>
      </w:r>
    </w:p>
    <w:p w14:paraId="72B56987" w14:textId="77777777" w:rsidR="00B45A8E" w:rsidRDefault="00B45A8E" w:rsidP="00A03DDE">
      <w:pPr>
        <w:pStyle w:val="4"/>
        <w:rPr>
          <w:rFonts w:eastAsiaTheme="majorEastAsia" w:cstheme="majorBidi"/>
          <w:b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120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Передача сообщения в работу</w:t>
      </w:r>
    </w:p>
    <w:p w14:paraId="349E6604" w14:textId="77777777" w:rsidR="0099718D" w:rsidRPr="00A03DDE" w:rsidRDefault="0099718D" w:rsidP="00A03DDE">
      <w:pPr>
        <w:rPr>
          <w:rFonts w:eastAsiaTheme="majorEastAsia"/>
        </w:rPr>
      </w:pPr>
    </w:p>
    <w:p w14:paraId="3BBC789A" w14:textId="12CEAF46" w:rsidR="00312665" w:rsidRDefault="00C06007" w:rsidP="008B25B3">
      <w:pPr>
        <w:pStyle w:val="afff4"/>
        <w:ind w:firstLine="567"/>
        <w:rPr>
          <w:rFonts w:ascii="Arial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Передача сообщения в работу выполняется Инженером по надежности </w:t>
      </w:r>
      <w:ins w:id="1576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1577" w:author="Serjo" w:date="2020-04-10T17:57:00Z">
        <w:r w:rsidRPr="00101963" w:rsidDel="00FB59FC">
          <w:rPr>
            <w:rFonts w:ascii="Arial" w:eastAsia="Calibri" w:hAnsi="Arial" w:cs="Arial"/>
            <w:szCs w:val="24"/>
          </w:rPr>
          <w:delText xml:space="preserve">БЕ </w:delText>
        </w:r>
        <w:r w:rsidR="00EA3337" w:rsidDel="00FB59FC">
          <w:rPr>
            <w:rFonts w:ascii="Arial" w:eastAsia="Calibri" w:hAnsi="Arial" w:cs="Arial"/>
            <w:szCs w:val="24"/>
          </w:rPr>
          <w:delText>ГОК</w:delText>
        </w:r>
      </w:del>
      <w:r w:rsidRPr="00101963">
        <w:rPr>
          <w:rFonts w:ascii="Arial" w:eastAsia="Calibri" w:hAnsi="Arial" w:cs="Arial"/>
          <w:szCs w:val="24"/>
        </w:rPr>
        <w:t>, с целью передать Сообщение ТОРО в работу устан</w:t>
      </w:r>
      <w:r w:rsidR="00EE561D">
        <w:rPr>
          <w:rFonts w:ascii="Arial" w:eastAsia="Calibri" w:hAnsi="Arial" w:cs="Arial"/>
          <w:szCs w:val="24"/>
        </w:rPr>
        <w:t>авливает</w:t>
      </w:r>
      <w:r w:rsidR="00EB16BC">
        <w:rPr>
          <w:rFonts w:ascii="Arial" w:eastAsia="Calibri" w:hAnsi="Arial" w:cs="Arial"/>
          <w:szCs w:val="24"/>
        </w:rPr>
        <w:t xml:space="preserve"> статус СОРА </w:t>
      </w:r>
      <w:r w:rsidRPr="00101963">
        <w:rPr>
          <w:rFonts w:ascii="Arial" w:eastAsia="Calibri" w:hAnsi="Arial" w:cs="Arial"/>
          <w:szCs w:val="24"/>
        </w:rPr>
        <w:t>«</w:t>
      </w:r>
      <w:r w:rsidR="00EB16BC" w:rsidRPr="00EB16BC">
        <w:rPr>
          <w:rFonts w:ascii="Arial" w:eastAsia="Calibri" w:hAnsi="Arial" w:cs="Arial"/>
          <w:szCs w:val="24"/>
        </w:rPr>
        <w:t>Сообщение в работе</w:t>
      </w:r>
      <w:r w:rsidRPr="00101963">
        <w:rPr>
          <w:rFonts w:ascii="Arial" w:eastAsia="Calibri" w:hAnsi="Arial" w:cs="Arial"/>
          <w:szCs w:val="24"/>
        </w:rPr>
        <w:t xml:space="preserve">» в транзакции </w:t>
      </w:r>
      <w:r w:rsidRPr="00101963">
        <w:rPr>
          <w:rFonts w:ascii="Arial" w:eastAsia="Calibri" w:hAnsi="Arial" w:cs="Arial"/>
          <w:szCs w:val="24"/>
          <w:lang w:val="en-US"/>
        </w:rPr>
        <w:t>IW</w:t>
      </w:r>
      <w:r w:rsidRPr="00101963">
        <w:rPr>
          <w:rFonts w:ascii="Arial" w:eastAsia="Calibri" w:hAnsi="Arial" w:cs="Arial"/>
          <w:szCs w:val="24"/>
        </w:rPr>
        <w:t>28</w:t>
      </w:r>
      <w:r w:rsidR="00A27392">
        <w:rPr>
          <w:rFonts w:ascii="Arial" w:eastAsia="Calibri" w:hAnsi="Arial" w:cs="Arial"/>
          <w:szCs w:val="24"/>
        </w:rPr>
        <w:t xml:space="preserve"> «</w:t>
      </w:r>
      <w:r w:rsidR="00804F35">
        <w:rPr>
          <w:rFonts w:ascii="Arial" w:eastAsia="Calibri" w:hAnsi="Arial" w:cs="Arial"/>
          <w:szCs w:val="24"/>
        </w:rPr>
        <w:t>Изменение списка Сообщений ТОРО</w:t>
      </w:r>
      <w:r w:rsidR="00A27392">
        <w:rPr>
          <w:rFonts w:ascii="Arial" w:eastAsia="Calibri" w:hAnsi="Arial" w:cs="Arial"/>
          <w:szCs w:val="24"/>
        </w:rPr>
        <w:t>»</w:t>
      </w:r>
      <w:r w:rsidRPr="00101963">
        <w:rPr>
          <w:rFonts w:ascii="Arial" w:eastAsia="Calibri" w:hAnsi="Arial" w:cs="Arial"/>
          <w:szCs w:val="24"/>
        </w:rPr>
        <w:t xml:space="preserve">. </w:t>
      </w:r>
      <w:r w:rsidRPr="00101963">
        <w:rPr>
          <w:rFonts w:ascii="Arial" w:hAnsi="Arial" w:cs="Arial"/>
          <w:szCs w:val="24"/>
        </w:rPr>
        <w:t>Далее Сообщение ТОРО передается в процесс ПП-07.03.03.02-ERP «Управление внеплановыми воздействиями ТОиР».</w:t>
      </w:r>
    </w:p>
    <w:p w14:paraId="486B7AEB" w14:textId="77777777" w:rsidR="00B45A8E" w:rsidRDefault="00B45A8E" w:rsidP="00A03DDE">
      <w:pPr>
        <w:pStyle w:val="4"/>
        <w:rPr>
          <w:rFonts w:eastAsiaTheme="majorEastAsia" w:cstheme="majorBidi"/>
          <w:b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130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Подтверждение сообщения и передача в работу</w:t>
      </w:r>
    </w:p>
    <w:p w14:paraId="5E577471" w14:textId="77777777" w:rsidR="0099718D" w:rsidRPr="00A03DDE" w:rsidRDefault="0099718D" w:rsidP="00A03DDE">
      <w:pPr>
        <w:rPr>
          <w:rFonts w:eastAsiaTheme="majorEastAsia"/>
        </w:rPr>
      </w:pPr>
    </w:p>
    <w:p w14:paraId="5C1B028B" w14:textId="53EDE225" w:rsidR="00C95639" w:rsidRDefault="00C95639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Подтверждение сообщения и передача в работу выполняется Координатором ТОиР </w:t>
      </w:r>
      <w:ins w:id="1578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1579" w:author="Serjo" w:date="2020-04-10T17:57:00Z">
        <w:r w:rsidRPr="00101963" w:rsidDel="00FB59FC">
          <w:rPr>
            <w:rFonts w:ascii="Arial" w:eastAsia="Calibri" w:hAnsi="Arial" w:cs="Arial"/>
            <w:szCs w:val="24"/>
          </w:rPr>
          <w:delText>БЕ ГОК</w:delText>
        </w:r>
      </w:del>
      <w:r w:rsidRPr="00101963">
        <w:rPr>
          <w:rFonts w:ascii="Arial" w:eastAsia="Calibri" w:hAnsi="Arial" w:cs="Arial"/>
          <w:szCs w:val="24"/>
        </w:rPr>
        <w:t xml:space="preserve">, когда Сообщение ТОРО необходимо подтвердить и передать в работу после </w:t>
      </w:r>
      <w:r w:rsidR="00B45A8E" w:rsidRPr="00101963">
        <w:rPr>
          <w:rFonts w:ascii="Arial" w:eastAsia="Calibri" w:hAnsi="Arial" w:cs="Arial"/>
          <w:szCs w:val="24"/>
        </w:rPr>
        <w:t>р</w:t>
      </w:r>
      <w:r w:rsidR="00ED02DF" w:rsidRPr="00101963">
        <w:rPr>
          <w:rFonts w:ascii="Arial" w:eastAsia="Calibri" w:hAnsi="Arial" w:cs="Arial"/>
          <w:szCs w:val="24"/>
        </w:rPr>
        <w:t>ассмотрени</w:t>
      </w:r>
      <w:r w:rsidR="00B45A8E" w:rsidRPr="00101963">
        <w:rPr>
          <w:rFonts w:ascii="Arial" w:eastAsia="Calibri" w:hAnsi="Arial" w:cs="Arial"/>
          <w:szCs w:val="24"/>
        </w:rPr>
        <w:t>я</w:t>
      </w:r>
      <w:r w:rsidR="00ED02DF" w:rsidRPr="00101963">
        <w:rPr>
          <w:rFonts w:ascii="Arial" w:eastAsia="Calibri" w:hAnsi="Arial" w:cs="Arial"/>
          <w:szCs w:val="24"/>
        </w:rPr>
        <w:t xml:space="preserve"> и </w:t>
      </w:r>
      <w:r w:rsidR="00B45A8E" w:rsidRPr="00101963">
        <w:rPr>
          <w:rFonts w:ascii="Arial" w:eastAsia="Calibri" w:hAnsi="Arial" w:cs="Arial"/>
          <w:szCs w:val="24"/>
        </w:rPr>
        <w:t xml:space="preserve">корректировки </w:t>
      </w:r>
      <w:r w:rsidR="00ED02DF" w:rsidRPr="00101963">
        <w:rPr>
          <w:rFonts w:ascii="Arial" w:eastAsia="Calibri" w:hAnsi="Arial" w:cs="Arial"/>
          <w:szCs w:val="24"/>
        </w:rPr>
        <w:t>сообщения</w:t>
      </w:r>
      <w:r w:rsidR="00B45A8E" w:rsidRPr="00101963">
        <w:rPr>
          <w:rFonts w:ascii="Arial" w:eastAsia="Calibri" w:hAnsi="Arial" w:cs="Arial"/>
          <w:szCs w:val="24"/>
        </w:rPr>
        <w:t>,</w:t>
      </w:r>
      <w:r w:rsidR="00ED02DF" w:rsidRPr="00101963">
        <w:rPr>
          <w:rFonts w:ascii="Arial" w:eastAsia="Calibri" w:hAnsi="Arial" w:cs="Arial"/>
          <w:szCs w:val="24"/>
        </w:rPr>
        <w:t xml:space="preserve"> ответственным за эксплуатацию оборудования</w:t>
      </w:r>
      <w:r w:rsidR="00625826" w:rsidRPr="00101963">
        <w:rPr>
          <w:rFonts w:ascii="Arial" w:eastAsia="Calibri" w:hAnsi="Arial" w:cs="Arial"/>
          <w:szCs w:val="24"/>
        </w:rPr>
        <w:t>. Статус Соо</w:t>
      </w:r>
      <w:r w:rsidR="00EB16BC">
        <w:rPr>
          <w:rFonts w:ascii="Arial" w:eastAsia="Calibri" w:hAnsi="Arial" w:cs="Arial"/>
          <w:szCs w:val="24"/>
        </w:rPr>
        <w:t xml:space="preserve">бщения ТОРО изменяется с СООТ </w:t>
      </w:r>
      <w:r w:rsidR="00625826" w:rsidRPr="00101963">
        <w:rPr>
          <w:rFonts w:ascii="Arial" w:eastAsia="Calibri" w:hAnsi="Arial" w:cs="Arial"/>
          <w:szCs w:val="24"/>
        </w:rPr>
        <w:t>«</w:t>
      </w:r>
      <w:r w:rsidR="00EB16BC" w:rsidRPr="00EB16BC">
        <w:rPr>
          <w:rFonts w:ascii="Arial" w:eastAsia="Calibri" w:hAnsi="Arial" w:cs="Arial"/>
          <w:szCs w:val="24"/>
        </w:rPr>
        <w:t>Сообщение открыто</w:t>
      </w:r>
      <w:r w:rsidR="00EB16BC">
        <w:rPr>
          <w:rFonts w:ascii="Arial" w:eastAsia="Calibri" w:hAnsi="Arial" w:cs="Arial"/>
          <w:szCs w:val="24"/>
        </w:rPr>
        <w:t>» на СОРА «</w:t>
      </w:r>
      <w:r w:rsidR="00EB16BC" w:rsidRPr="00EB16BC">
        <w:rPr>
          <w:rFonts w:ascii="Arial" w:eastAsia="Calibri" w:hAnsi="Arial" w:cs="Arial"/>
          <w:szCs w:val="24"/>
        </w:rPr>
        <w:t>Сообщение в работе</w:t>
      </w:r>
      <w:r w:rsidR="00625826" w:rsidRPr="00101963">
        <w:rPr>
          <w:rFonts w:ascii="Arial" w:eastAsia="Calibri" w:hAnsi="Arial" w:cs="Arial"/>
          <w:szCs w:val="24"/>
        </w:rPr>
        <w:t xml:space="preserve">». </w:t>
      </w:r>
      <w:r w:rsidR="00455D76" w:rsidRPr="00101963">
        <w:rPr>
          <w:rFonts w:ascii="Arial" w:eastAsia="Calibri" w:hAnsi="Arial" w:cs="Arial"/>
          <w:szCs w:val="24"/>
        </w:rPr>
        <w:t>Используется транзакция IW28</w:t>
      </w:r>
      <w:r w:rsidR="00A27392">
        <w:rPr>
          <w:rFonts w:ascii="Arial" w:eastAsia="Calibri" w:hAnsi="Arial" w:cs="Arial"/>
          <w:szCs w:val="24"/>
        </w:rPr>
        <w:t xml:space="preserve"> «</w:t>
      </w:r>
      <w:r w:rsidR="00804F35">
        <w:rPr>
          <w:rFonts w:ascii="Arial" w:eastAsia="Calibri" w:hAnsi="Arial" w:cs="Arial"/>
          <w:szCs w:val="24"/>
        </w:rPr>
        <w:t>Изменение списка Сообщений ТОРО</w:t>
      </w:r>
      <w:r w:rsidR="00A27392">
        <w:rPr>
          <w:rFonts w:ascii="Arial" w:eastAsia="Calibri" w:hAnsi="Arial" w:cs="Arial"/>
          <w:szCs w:val="24"/>
        </w:rPr>
        <w:t>»</w:t>
      </w:r>
      <w:r w:rsidR="00455D76" w:rsidRPr="00101963">
        <w:rPr>
          <w:rFonts w:ascii="Arial" w:eastAsia="Calibri" w:hAnsi="Arial" w:cs="Arial"/>
          <w:szCs w:val="24"/>
        </w:rPr>
        <w:t>. Далее Сообщение ТОРО передается в процесс ПП-07.03.03.02-ERP «Управление внеплановыми воздействиями ТОиР».</w:t>
      </w:r>
    </w:p>
    <w:p w14:paraId="133D7321" w14:textId="77777777" w:rsidR="00CF1156" w:rsidRDefault="00CF1156" w:rsidP="00A03DDE">
      <w:pPr>
        <w:pStyle w:val="4"/>
        <w:rPr>
          <w:rFonts w:eastAsiaTheme="majorEastAsia" w:cstheme="majorBidi"/>
          <w:b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180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Закрытие сообщения ТОРО</w:t>
      </w:r>
    </w:p>
    <w:p w14:paraId="37766A4B" w14:textId="77777777" w:rsidR="00CF1156" w:rsidRPr="00A03DDE" w:rsidRDefault="00CF1156" w:rsidP="00A03DDE">
      <w:pPr>
        <w:rPr>
          <w:rFonts w:eastAsiaTheme="majorEastAsia"/>
        </w:rPr>
      </w:pPr>
    </w:p>
    <w:p w14:paraId="54D886A7" w14:textId="51E0023F" w:rsidR="00CF1156" w:rsidRDefault="00CF1156" w:rsidP="00CF1156">
      <w:pPr>
        <w:pStyle w:val="afff4"/>
        <w:ind w:firstLine="567"/>
        <w:rPr>
          <w:ins w:id="1580" w:author="Serjo" w:date="2020-04-08T18:17:00Z"/>
          <w:rFonts w:ascii="Arial" w:hAnsi="Arial" w:cs="Arial"/>
          <w:szCs w:val="24"/>
        </w:rPr>
      </w:pPr>
      <w:r w:rsidRPr="00101963">
        <w:rPr>
          <w:rFonts w:ascii="Arial" w:hAnsi="Arial" w:cs="Arial"/>
          <w:szCs w:val="24"/>
        </w:rPr>
        <w:t xml:space="preserve">Закрытие сообщения ТОРО выполняется Инженером по надежности </w:t>
      </w:r>
      <w:ins w:id="1581" w:author="Serjo" w:date="2020-04-15T15:20:00Z">
        <w:r w:rsidR="002C556C">
          <w:rPr>
            <w:rFonts w:ascii="Arial" w:hAnsi="Arial" w:cs="Arial"/>
            <w:szCs w:val="24"/>
          </w:rPr>
          <w:t>УО</w:t>
        </w:r>
      </w:ins>
      <w:ins w:id="1582" w:author="Serjo" w:date="2020-04-10T17:57:00Z">
        <w:r w:rsidR="00FB59FC" w:rsidRPr="00FB59FC" w:rsidDel="00FB59FC">
          <w:rPr>
            <w:rFonts w:ascii="Arial" w:hAnsi="Arial" w:cs="Arial"/>
            <w:szCs w:val="24"/>
          </w:rPr>
          <w:t xml:space="preserve"> </w:t>
        </w:r>
      </w:ins>
      <w:del w:id="1583" w:author="Serjo" w:date="2020-04-10T17:57:00Z">
        <w:r w:rsidRPr="00101963" w:rsidDel="00FB59FC">
          <w:rPr>
            <w:rFonts w:ascii="Arial" w:hAnsi="Arial" w:cs="Arial"/>
            <w:szCs w:val="24"/>
          </w:rPr>
          <w:delText xml:space="preserve">БЕ </w:delText>
        </w:r>
        <w:r w:rsidR="00EA3337" w:rsidDel="00FB59FC">
          <w:rPr>
            <w:rFonts w:ascii="Arial" w:hAnsi="Arial" w:cs="Arial"/>
            <w:szCs w:val="24"/>
          </w:rPr>
          <w:delText>ГОК</w:delText>
        </w:r>
        <w:r w:rsidR="00EA3337" w:rsidRPr="00101963" w:rsidDel="00FB59FC">
          <w:rPr>
            <w:rFonts w:ascii="Arial" w:hAnsi="Arial" w:cs="Arial"/>
            <w:szCs w:val="24"/>
          </w:rPr>
          <w:delText xml:space="preserve"> </w:delText>
        </w:r>
      </w:del>
      <w:r w:rsidRPr="00101963">
        <w:rPr>
          <w:rFonts w:ascii="Arial" w:hAnsi="Arial" w:cs="Arial"/>
          <w:szCs w:val="24"/>
        </w:rPr>
        <w:t>с целью закрыть Сообщени</w:t>
      </w:r>
      <w:r w:rsidR="00A27392">
        <w:rPr>
          <w:rFonts w:ascii="Arial" w:hAnsi="Arial" w:cs="Arial"/>
          <w:szCs w:val="24"/>
        </w:rPr>
        <w:t xml:space="preserve">е ТОРО, установив статус СОЗА </w:t>
      </w:r>
      <w:r w:rsidRPr="00101963">
        <w:rPr>
          <w:rFonts w:ascii="Arial" w:hAnsi="Arial" w:cs="Arial"/>
          <w:szCs w:val="24"/>
        </w:rPr>
        <w:t>«Сообщение закрыто» в транзакции IW28</w:t>
      </w:r>
      <w:r w:rsidR="00A27392">
        <w:rPr>
          <w:rFonts w:ascii="Arial" w:hAnsi="Arial" w:cs="Arial"/>
          <w:szCs w:val="24"/>
        </w:rPr>
        <w:t xml:space="preserve"> «</w:t>
      </w:r>
      <w:r w:rsidR="00804F35">
        <w:rPr>
          <w:rFonts w:ascii="Arial" w:hAnsi="Arial" w:cs="Arial"/>
          <w:szCs w:val="24"/>
        </w:rPr>
        <w:t>Изменение списка Сообщений ТОРО</w:t>
      </w:r>
      <w:r w:rsidR="00A27392">
        <w:rPr>
          <w:rFonts w:ascii="Arial" w:hAnsi="Arial" w:cs="Arial"/>
          <w:szCs w:val="24"/>
        </w:rPr>
        <w:t>»</w:t>
      </w:r>
      <w:r w:rsidRPr="00101963">
        <w:rPr>
          <w:rFonts w:ascii="Arial" w:hAnsi="Arial" w:cs="Arial"/>
          <w:szCs w:val="24"/>
        </w:rPr>
        <w:t>.</w:t>
      </w:r>
    </w:p>
    <w:p w14:paraId="56F07A75" w14:textId="2CBD6ECD" w:rsidR="00AE16A4" w:rsidRPr="00AE16A4" w:rsidRDefault="00AE16A4" w:rsidP="00CF1156">
      <w:pPr>
        <w:pStyle w:val="afff4"/>
        <w:ind w:firstLine="567"/>
        <w:rPr>
          <w:rFonts w:ascii="Arial" w:eastAsia="Calibri" w:hAnsi="Arial" w:cs="Arial"/>
          <w:szCs w:val="24"/>
        </w:rPr>
      </w:pPr>
      <w:ins w:id="1584" w:author="Serjo" w:date="2020-04-08T18:17:00Z">
        <w:r>
          <w:rPr>
            <w:rFonts w:ascii="Arial" w:hAnsi="Arial" w:cs="Arial"/>
            <w:szCs w:val="24"/>
          </w:rPr>
          <w:lastRenderedPageBreak/>
          <w:t>При закрытии сообщения выполняются проверки на заполнение данных дефектов</w:t>
        </w:r>
      </w:ins>
      <w:ins w:id="1585" w:author="Serjo" w:date="2020-04-08T18:18:00Z">
        <w:r>
          <w:rPr>
            <w:rFonts w:ascii="Arial" w:hAnsi="Arial" w:cs="Arial"/>
            <w:szCs w:val="24"/>
          </w:rPr>
          <w:t xml:space="preserve">, фактических данных простоя, а также наличия </w:t>
        </w:r>
      </w:ins>
      <w:ins w:id="1586" w:author="Serjo" w:date="2020-04-08T18:19:00Z">
        <w:r>
          <w:rPr>
            <w:rFonts w:ascii="Arial" w:hAnsi="Arial" w:cs="Arial"/>
            <w:szCs w:val="24"/>
          </w:rPr>
          <w:t xml:space="preserve">в сообщении </w:t>
        </w:r>
      </w:ins>
      <w:ins w:id="1587" w:author="Serjo" w:date="2020-04-08T18:18:00Z">
        <w:r>
          <w:rPr>
            <w:rFonts w:ascii="Arial" w:hAnsi="Arial" w:cs="Arial"/>
            <w:szCs w:val="24"/>
          </w:rPr>
          <w:t>мероприятий – сегментов ремонтного простоя</w:t>
        </w:r>
      </w:ins>
      <w:ins w:id="1588" w:author="Serjo" w:date="2020-04-08T18:19:00Z">
        <w:r>
          <w:rPr>
            <w:rFonts w:ascii="Arial" w:hAnsi="Arial" w:cs="Arial"/>
            <w:szCs w:val="24"/>
          </w:rPr>
          <w:t xml:space="preserve">. Если данные введены корректно, сообщение ТОРО закрывается, вместе с ним автоматически закрываются </w:t>
        </w:r>
      </w:ins>
      <w:ins w:id="1589" w:author="Serjo" w:date="2020-04-08T18:20:00Z">
        <w:r>
          <w:rPr>
            <w:rFonts w:ascii="Arial" w:hAnsi="Arial" w:cs="Arial"/>
            <w:szCs w:val="24"/>
          </w:rPr>
          <w:t xml:space="preserve">все </w:t>
        </w:r>
      </w:ins>
      <w:ins w:id="1590" w:author="Serjo" w:date="2020-04-08T18:19:00Z">
        <w:r>
          <w:rPr>
            <w:rFonts w:ascii="Arial" w:hAnsi="Arial" w:cs="Arial"/>
            <w:szCs w:val="24"/>
          </w:rPr>
          <w:t xml:space="preserve">мероприятия </w:t>
        </w:r>
      </w:ins>
      <w:ins w:id="1591" w:author="Serjo" w:date="2020-04-08T18:20:00Z">
        <w:r>
          <w:rPr>
            <w:rFonts w:ascii="Arial" w:hAnsi="Arial" w:cs="Arial"/>
            <w:szCs w:val="24"/>
          </w:rPr>
          <w:t>–</w:t>
        </w:r>
      </w:ins>
      <w:ins w:id="1592" w:author="Serjo" w:date="2020-04-08T18:19:00Z">
        <w:r>
          <w:rPr>
            <w:rFonts w:ascii="Arial" w:hAnsi="Arial" w:cs="Arial"/>
            <w:szCs w:val="24"/>
          </w:rPr>
          <w:t xml:space="preserve"> сегменты </w:t>
        </w:r>
      </w:ins>
      <w:ins w:id="1593" w:author="Serjo" w:date="2020-04-08T18:20:00Z">
        <w:r>
          <w:rPr>
            <w:rFonts w:ascii="Arial" w:hAnsi="Arial" w:cs="Arial"/>
            <w:szCs w:val="24"/>
          </w:rPr>
          <w:t xml:space="preserve">ремонтного простоя </w:t>
        </w:r>
      </w:ins>
      <w:ins w:id="1594" w:author="Serjo" w:date="2020-04-08T18:21:00Z">
        <w:r>
          <w:rPr>
            <w:rFonts w:ascii="Arial" w:hAnsi="Arial" w:cs="Arial"/>
            <w:szCs w:val="24"/>
          </w:rPr>
          <w:t xml:space="preserve">(разработка </w:t>
        </w:r>
        <w:r>
          <w:rPr>
            <w:rFonts w:ascii="Arial" w:hAnsi="Arial" w:cs="Arial"/>
            <w:szCs w:val="24"/>
            <w:lang w:val="en-US"/>
          </w:rPr>
          <w:t>PM</w:t>
        </w:r>
        <w:r w:rsidRPr="00AE16A4">
          <w:rPr>
            <w:rFonts w:ascii="Arial" w:hAnsi="Arial" w:cs="Arial"/>
            <w:szCs w:val="24"/>
            <w:rPrChange w:id="1595" w:author="Serjo" w:date="2020-04-08T18:21:00Z">
              <w:rPr>
                <w:rFonts w:ascii="Arial" w:hAnsi="Arial" w:cs="Arial"/>
                <w:szCs w:val="24"/>
                <w:lang w:val="en-US"/>
              </w:rPr>
            </w:rPrChange>
          </w:rPr>
          <w:t>59</w:t>
        </w:r>
      </w:ins>
      <w:ins w:id="1596" w:author="Serjo" w:date="2020-04-27T18:52:00Z">
        <w:r w:rsidR="00EF1CC4">
          <w:rPr>
            <w:rFonts w:ascii="Arial" w:hAnsi="Arial" w:cs="Arial"/>
            <w:szCs w:val="24"/>
          </w:rPr>
          <w:t xml:space="preserve"> «</w:t>
        </w:r>
        <w:r w:rsidR="00EF1CC4" w:rsidRPr="00EF1CC4">
          <w:rPr>
            <w:rFonts w:ascii="Arial" w:hAnsi="Arial" w:cs="Arial"/>
            <w:szCs w:val="24"/>
          </w:rPr>
          <w:t>Проверки в сообщениях ТОРО</w:t>
        </w:r>
        <w:r w:rsidR="00EF1CC4">
          <w:rPr>
            <w:rFonts w:ascii="Arial" w:hAnsi="Arial" w:cs="Arial"/>
            <w:szCs w:val="24"/>
          </w:rPr>
          <w:t>»</w:t>
        </w:r>
      </w:ins>
      <w:ins w:id="1597" w:author="Serjo" w:date="2020-04-09T17:23:00Z">
        <w:r w:rsidR="003B1130">
          <w:rPr>
            <w:rFonts w:ascii="Arial" w:hAnsi="Arial" w:cs="Arial"/>
            <w:szCs w:val="24"/>
          </w:rPr>
          <w:t xml:space="preserve">, </w:t>
        </w:r>
        <w:r w:rsidR="003B1130">
          <w:rPr>
            <w:rFonts w:ascii="Arial" w:eastAsia="Calibri" w:hAnsi="Arial" w:cs="Arial"/>
            <w:szCs w:val="24"/>
          </w:rPr>
          <w:t xml:space="preserve">описание приведено </w:t>
        </w:r>
        <w:r w:rsidR="003B1130">
          <w:rPr>
            <w:rFonts w:ascii="Arial" w:hAnsi="Arial" w:cs="Arial"/>
            <w:bCs/>
            <w:szCs w:val="24"/>
          </w:rPr>
          <w:t xml:space="preserve">разделе 5.10.6 данного </w:t>
        </w:r>
      </w:ins>
      <w:ins w:id="1598" w:author="Serjo" w:date="2020-04-09T17:29:00Z">
        <w:r w:rsidR="003B1130">
          <w:rPr>
            <w:rFonts w:ascii="Arial" w:hAnsi="Arial" w:cs="Arial"/>
            <w:bCs/>
            <w:szCs w:val="24"/>
          </w:rPr>
          <w:t>КД</w:t>
        </w:r>
      </w:ins>
      <w:ins w:id="1599" w:author="Serjo" w:date="2020-04-08T18:21:00Z">
        <w:r>
          <w:rPr>
            <w:rFonts w:ascii="Arial" w:hAnsi="Arial" w:cs="Arial"/>
            <w:szCs w:val="24"/>
          </w:rPr>
          <w:t>).</w:t>
        </w:r>
      </w:ins>
      <w:ins w:id="1600" w:author="Serjo" w:date="2020-04-11T15:57:00Z">
        <w:r w:rsidR="006C2AA2">
          <w:rPr>
            <w:rFonts w:ascii="Arial" w:hAnsi="Arial" w:cs="Arial"/>
            <w:szCs w:val="24"/>
          </w:rPr>
          <w:t xml:space="preserve"> </w:t>
        </w:r>
      </w:ins>
      <w:ins w:id="1601" w:author="Serjo" w:date="2020-04-11T15:58:00Z">
        <w:r w:rsidR="006C2AA2">
          <w:rPr>
            <w:rFonts w:ascii="Arial" w:hAnsi="Arial" w:cs="Arial"/>
            <w:szCs w:val="24"/>
          </w:rPr>
          <w:t xml:space="preserve">При этом </w:t>
        </w:r>
      </w:ins>
      <w:ins w:id="1602" w:author="Serjo" w:date="2020-04-11T15:57:00Z">
        <w:r w:rsidR="006C2AA2">
          <w:rPr>
            <w:rFonts w:ascii="Arial" w:hAnsi="Arial" w:cs="Arial"/>
            <w:szCs w:val="24"/>
          </w:rPr>
          <w:t>сообщению также присваивается системный статус ВСМИ «Все мероприятия исполнены»</w:t>
        </w:r>
      </w:ins>
      <w:ins w:id="1603" w:author="Serjo" w:date="2020-04-11T15:58:00Z">
        <w:r w:rsidR="006C2AA2">
          <w:rPr>
            <w:rFonts w:ascii="Arial" w:hAnsi="Arial" w:cs="Arial"/>
            <w:szCs w:val="24"/>
          </w:rPr>
          <w:t>.</w:t>
        </w:r>
      </w:ins>
    </w:p>
    <w:p w14:paraId="11B2927B" w14:textId="77777777" w:rsidR="00312665" w:rsidRDefault="00312665" w:rsidP="00455D76">
      <w:pPr>
        <w:spacing w:after="240" w:line="276" w:lineRule="auto"/>
        <w:rPr>
          <w:rFonts w:ascii="Arial" w:hAnsi="Arial" w:cs="Arial"/>
        </w:rPr>
      </w:pPr>
    </w:p>
    <w:p w14:paraId="0AAA3C0C" w14:textId="77777777" w:rsidR="0043622A" w:rsidRPr="000835FE" w:rsidRDefault="0043622A" w:rsidP="0084765C">
      <w:pPr>
        <w:pStyle w:val="3"/>
      </w:pPr>
      <w:bookmarkStart w:id="1604" w:name="_Toc514340554"/>
      <w:bookmarkStart w:id="1605" w:name="_Toc69302492"/>
      <w:r w:rsidRPr="000835FE">
        <w:t xml:space="preserve">Описание </w:t>
      </w:r>
      <w:r>
        <w:t xml:space="preserve">шагов </w:t>
      </w:r>
      <w:r w:rsidRPr="000835FE">
        <w:t xml:space="preserve">бизнес-процесса </w:t>
      </w:r>
      <w:bookmarkEnd w:id="1604"/>
      <w:r w:rsidR="004A7B5E" w:rsidRPr="00D01EB0">
        <w:t>ПП-07.04.02-ERP</w:t>
      </w:r>
      <w:r w:rsidR="004A7B5E">
        <w:t xml:space="preserve"> </w:t>
      </w:r>
      <w:r w:rsidR="004A7B5E" w:rsidRPr="00D01EB0">
        <w:t>Регистрация технических параметров эксплуатации оборудования (измерения, наработка)</w:t>
      </w:r>
      <w:bookmarkEnd w:id="1605"/>
    </w:p>
    <w:p w14:paraId="3FCE5726" w14:textId="77777777" w:rsidR="00B360E3" w:rsidRPr="00101963" w:rsidRDefault="00B360E3" w:rsidP="00101963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Для процесса ПП-07.04.02-ERP «Регистрация технических параметров эксплуатации </w:t>
      </w:r>
      <w:r w:rsidR="0030596E" w:rsidRPr="00101963">
        <w:rPr>
          <w:rFonts w:ascii="Arial" w:eastAsia="Calibri" w:hAnsi="Arial" w:cs="Arial"/>
          <w:szCs w:val="24"/>
        </w:rPr>
        <w:t>оборудования</w:t>
      </w:r>
      <w:r w:rsidRPr="00101963">
        <w:rPr>
          <w:rFonts w:ascii="Arial" w:eastAsia="Calibri" w:hAnsi="Arial" w:cs="Arial"/>
          <w:szCs w:val="24"/>
        </w:rPr>
        <w:t xml:space="preserve"> (измерения, наработка)» входящими являются следующие процессы: </w:t>
      </w:r>
    </w:p>
    <w:p w14:paraId="69F22EE2" w14:textId="513BDFEB" w:rsidR="00B360E3" w:rsidRPr="00C447CA" w:rsidRDefault="00B360E3" w:rsidP="00FB59FC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C447CA">
        <w:rPr>
          <w:rFonts w:ascii="Arial" w:eastAsia="Calibri" w:hAnsi="Arial" w:cs="Arial"/>
        </w:rPr>
        <w:t>ПП-07.03.03.03-</w:t>
      </w:r>
      <w:r w:rsidRPr="00C447CA">
        <w:rPr>
          <w:rFonts w:ascii="Arial" w:eastAsia="Calibri" w:hAnsi="Arial" w:cs="Arial"/>
          <w:lang w:val="en-US"/>
        </w:rPr>
        <w:t>ERP</w:t>
      </w:r>
      <w:r w:rsidRPr="00C447CA">
        <w:rPr>
          <w:rFonts w:ascii="Arial" w:eastAsia="Calibri" w:hAnsi="Arial" w:cs="Arial"/>
        </w:rPr>
        <w:t xml:space="preserve"> Управление аварийными воздействиями ТОиР </w:t>
      </w:r>
      <w:r w:rsidR="0030596E" w:rsidRPr="00C447CA">
        <w:rPr>
          <w:rFonts w:ascii="Arial" w:eastAsia="Calibri" w:hAnsi="Arial" w:cs="Arial"/>
        </w:rPr>
        <w:t>критичного</w:t>
      </w:r>
      <w:r w:rsidRPr="00C447CA">
        <w:rPr>
          <w:rFonts w:ascii="Arial" w:eastAsia="Calibri" w:hAnsi="Arial" w:cs="Arial"/>
        </w:rPr>
        <w:t xml:space="preserve"> оборудования: передаются показания измерительных приборов, зафиксированные </w:t>
      </w:r>
      <w:ins w:id="1606" w:author="Serjo" w:date="2020-04-22T12:07:00Z">
        <w:r w:rsidR="002E7854">
          <w:rPr>
            <w:rFonts w:ascii="Arial" w:eastAsia="Calibri" w:hAnsi="Arial" w:cs="Arial"/>
          </w:rPr>
          <w:t xml:space="preserve">Инженером </w:t>
        </w:r>
        <w:r w:rsidR="002E7854" w:rsidRPr="00C447CA">
          <w:rPr>
            <w:rFonts w:ascii="Arial" w:eastAsia="Calibri" w:hAnsi="Arial" w:cs="Arial"/>
          </w:rPr>
          <w:t xml:space="preserve">ТОиР </w:t>
        </w:r>
        <w:r w:rsidR="002E7854">
          <w:rPr>
            <w:rFonts w:ascii="Arial" w:eastAsia="Calibri" w:hAnsi="Arial" w:cs="Arial"/>
          </w:rPr>
          <w:t>УО</w:t>
        </w:r>
        <w:r w:rsidR="002E7854" w:rsidRPr="00FB59FC" w:rsidDel="00FB59FC">
          <w:rPr>
            <w:rFonts w:ascii="Arial" w:eastAsia="Calibri" w:hAnsi="Arial" w:cs="Arial"/>
          </w:rPr>
          <w:t xml:space="preserve"> </w:t>
        </w:r>
      </w:ins>
      <w:del w:id="1607" w:author="Serjo" w:date="2020-04-22T12:07:00Z">
        <w:r w:rsidR="007F52DA" w:rsidDel="002E7854">
          <w:rPr>
            <w:rFonts w:ascii="Arial" w:eastAsia="Calibri" w:hAnsi="Arial" w:cs="Arial"/>
          </w:rPr>
          <w:delText>П</w:delText>
        </w:r>
        <w:r w:rsidR="0060274E" w:rsidRPr="00C447CA" w:rsidDel="002E7854">
          <w:rPr>
            <w:rFonts w:ascii="Arial" w:eastAsia="Calibri" w:hAnsi="Arial" w:cs="Arial"/>
          </w:rPr>
          <w:delText>редставителем подрядной организации или</w:delText>
        </w:r>
        <w:r w:rsidR="007F52DA" w:rsidDel="002E7854">
          <w:rPr>
            <w:rFonts w:ascii="Arial" w:eastAsia="Calibri" w:hAnsi="Arial" w:cs="Arial"/>
          </w:rPr>
          <w:delText xml:space="preserve"> И</w:delText>
        </w:r>
        <w:r w:rsidR="00C447CA" w:rsidRPr="00C447CA" w:rsidDel="002E7854">
          <w:rPr>
            <w:rFonts w:ascii="Arial" w:eastAsia="Calibri" w:hAnsi="Arial" w:cs="Arial"/>
          </w:rPr>
          <w:delText xml:space="preserve">сполнителем работ ТОиР </w:delText>
        </w:r>
      </w:del>
      <w:del w:id="1608" w:author="Serjo" w:date="2020-04-10T17:57:00Z">
        <w:r w:rsidR="00C447CA" w:rsidRPr="00C447CA" w:rsidDel="00FB59FC">
          <w:rPr>
            <w:rFonts w:ascii="Arial" w:eastAsia="Calibri" w:hAnsi="Arial" w:cs="Arial"/>
          </w:rPr>
          <w:delText>БЕ ГОК</w:delText>
        </w:r>
        <w:r w:rsidR="00C447CA" w:rsidDel="00FB59FC">
          <w:rPr>
            <w:rFonts w:ascii="Arial" w:eastAsia="Calibri" w:hAnsi="Arial" w:cs="Arial"/>
          </w:rPr>
          <w:delText xml:space="preserve"> </w:delText>
        </w:r>
      </w:del>
      <w:r w:rsidRPr="00C447CA">
        <w:rPr>
          <w:rFonts w:ascii="Arial" w:eastAsia="Calibri" w:hAnsi="Arial" w:cs="Arial"/>
        </w:rPr>
        <w:t>во время проведения аварийного ремонта</w:t>
      </w:r>
      <w:r w:rsidR="00C447CA">
        <w:rPr>
          <w:rFonts w:ascii="Arial" w:eastAsia="Calibri" w:hAnsi="Arial" w:cs="Arial"/>
        </w:rPr>
        <w:t xml:space="preserve"> (</w:t>
      </w:r>
      <w:del w:id="1609" w:author="Serjo" w:date="2020-04-09T15:30:00Z">
        <w:r w:rsidR="00C447CA" w:rsidDel="00E00665">
          <w:rPr>
            <w:rFonts w:ascii="Arial" w:eastAsia="Calibri" w:hAnsi="Arial" w:cs="Arial"/>
          </w:rPr>
          <w:delText xml:space="preserve">п.5.1.3 </w:delText>
        </w:r>
      </w:del>
      <w:r w:rsidR="00C447CA" w:rsidRPr="00C447CA">
        <w:rPr>
          <w:rFonts w:ascii="Arial" w:eastAsia="Calibri" w:hAnsi="Arial" w:cs="Arial"/>
        </w:rPr>
        <w:t xml:space="preserve">КД </w:t>
      </w:r>
      <w:ins w:id="1610" w:author="Serjo" w:date="2020-04-09T15:30:00Z">
        <w:r w:rsidR="00E00665">
          <w:rPr>
            <w:rFonts w:ascii="Arial" w:eastAsia="Calibri" w:hAnsi="Arial" w:cs="Arial"/>
          </w:rPr>
          <w:t>«</w:t>
        </w:r>
        <w:del w:id="1611" w:author="Владимир Лаут" w:date="2021-03-15T12:14:00Z">
          <w:r w:rsidR="00E00665" w:rsidRPr="00E00665" w:rsidDel="00530700">
            <w:rPr>
              <w:rFonts w:ascii="Arial" w:eastAsia="Calibri" w:hAnsi="Arial" w:cs="Arial"/>
            </w:rPr>
            <w:delText>ERP.9.9.2</w:delText>
          </w:r>
        </w:del>
      </w:ins>
      <w:ins w:id="1612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613" w:author="Serjo" w:date="2020-04-09T15:30:00Z">
        <w:r w:rsidR="00E00665" w:rsidRPr="00E00665">
          <w:rPr>
            <w:rFonts w:ascii="Arial" w:eastAsia="Calibri" w:hAnsi="Arial" w:cs="Arial"/>
          </w:rPr>
          <w:t>.55_PM_КД_Выполнение и фактический учет работ</w:t>
        </w:r>
        <w:r w:rsidR="00E00665">
          <w:rPr>
            <w:rFonts w:ascii="Arial" w:eastAsia="Calibri" w:hAnsi="Arial" w:cs="Arial"/>
          </w:rPr>
          <w:t>»</w:t>
        </w:r>
      </w:ins>
      <w:del w:id="1614" w:author="Serjo" w:date="2020-04-09T15:30:00Z">
        <w:r w:rsidR="00EE561D" w:rsidRPr="00EE561D" w:rsidDel="00E00665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C447CA">
        <w:rPr>
          <w:rFonts w:ascii="Arial" w:eastAsia="Calibri" w:hAnsi="Arial" w:cs="Arial"/>
        </w:rPr>
        <w:t>)</w:t>
      </w:r>
      <w:r w:rsidRPr="00C447CA">
        <w:rPr>
          <w:rFonts w:ascii="Arial" w:eastAsia="Calibri" w:hAnsi="Arial" w:cs="Arial"/>
        </w:rPr>
        <w:t>;</w:t>
      </w:r>
    </w:p>
    <w:p w14:paraId="0AFD8B64" w14:textId="010A194F" w:rsidR="00B360E3" w:rsidRPr="000C1778" w:rsidRDefault="00B360E3" w:rsidP="00E00665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0C1778">
        <w:rPr>
          <w:rFonts w:ascii="Arial" w:eastAsia="Calibri" w:hAnsi="Arial" w:cs="Arial"/>
        </w:rPr>
        <w:t>ПП-07.03.03.04-</w:t>
      </w:r>
      <w:r w:rsidRPr="00B56876">
        <w:rPr>
          <w:rFonts w:ascii="Arial" w:eastAsia="Calibri" w:hAnsi="Arial" w:cs="Arial"/>
          <w:lang w:val="en-US"/>
        </w:rPr>
        <w:t>ERP</w:t>
      </w:r>
      <w:r w:rsidRPr="000C1778">
        <w:rPr>
          <w:rFonts w:ascii="Arial" w:eastAsia="Calibri" w:hAnsi="Arial" w:cs="Arial"/>
        </w:rPr>
        <w:t xml:space="preserve"> Регистрация ежесменного обслуживания</w:t>
      </w:r>
      <w:r>
        <w:rPr>
          <w:rFonts w:ascii="Arial" w:eastAsia="Calibri" w:hAnsi="Arial" w:cs="Arial"/>
        </w:rPr>
        <w:t xml:space="preserve">: передаются показания измерительных приборов, зафиксированные во время проведения </w:t>
      </w:r>
      <w:r w:rsidRPr="000C1778">
        <w:rPr>
          <w:rFonts w:ascii="Arial" w:eastAsia="Calibri" w:hAnsi="Arial" w:cs="Arial"/>
        </w:rPr>
        <w:t>ежесменного обслуживания</w:t>
      </w:r>
      <w:r w:rsidR="00C447CA">
        <w:rPr>
          <w:rFonts w:ascii="Arial" w:eastAsia="Calibri" w:hAnsi="Arial" w:cs="Arial"/>
        </w:rPr>
        <w:t xml:space="preserve"> (</w:t>
      </w:r>
      <w:del w:id="1615" w:author="Serjo" w:date="2020-04-09T15:30:00Z">
        <w:r w:rsidR="00C447CA" w:rsidDel="00E00665">
          <w:rPr>
            <w:rFonts w:ascii="Arial" w:eastAsia="Calibri" w:hAnsi="Arial" w:cs="Arial"/>
          </w:rPr>
          <w:delText xml:space="preserve">п.5.1.4 </w:delText>
        </w:r>
      </w:del>
      <w:r w:rsidR="00C447CA" w:rsidRPr="00C447CA">
        <w:rPr>
          <w:rFonts w:ascii="Arial" w:eastAsia="Calibri" w:hAnsi="Arial" w:cs="Arial"/>
        </w:rPr>
        <w:t xml:space="preserve">КД </w:t>
      </w:r>
      <w:ins w:id="1616" w:author="Serjo" w:date="2020-04-09T15:30:00Z">
        <w:r w:rsidR="00E00665">
          <w:rPr>
            <w:rFonts w:ascii="Arial" w:eastAsia="Calibri" w:hAnsi="Arial" w:cs="Arial"/>
          </w:rPr>
          <w:t>«</w:t>
        </w:r>
        <w:del w:id="1617" w:author="Владимир Лаут" w:date="2021-03-15T12:14:00Z">
          <w:r w:rsidR="00E00665" w:rsidRPr="00E00665" w:rsidDel="00530700">
            <w:rPr>
              <w:rFonts w:ascii="Arial" w:eastAsia="Calibri" w:hAnsi="Arial" w:cs="Arial"/>
            </w:rPr>
            <w:delText>ERP.9.9.2</w:delText>
          </w:r>
        </w:del>
      </w:ins>
      <w:ins w:id="1618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619" w:author="Serjo" w:date="2020-04-09T15:30:00Z">
        <w:r w:rsidR="00E00665" w:rsidRPr="00E00665">
          <w:rPr>
            <w:rFonts w:ascii="Arial" w:eastAsia="Calibri" w:hAnsi="Arial" w:cs="Arial"/>
          </w:rPr>
          <w:t>.55_PM_КД_Выполнение и фактический учет работ</w:t>
        </w:r>
        <w:r w:rsidR="00E00665">
          <w:rPr>
            <w:rFonts w:ascii="Arial" w:eastAsia="Calibri" w:hAnsi="Arial" w:cs="Arial"/>
          </w:rPr>
          <w:t>»</w:t>
        </w:r>
      </w:ins>
      <w:del w:id="1620" w:author="Serjo" w:date="2020-04-09T15:31:00Z">
        <w:r w:rsidR="00EE561D" w:rsidRPr="00EE561D" w:rsidDel="00E00665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C447CA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>;</w:t>
      </w:r>
    </w:p>
    <w:p w14:paraId="3BD93566" w14:textId="7B79A47E" w:rsidR="00B360E3" w:rsidRPr="000C1778" w:rsidRDefault="00B360E3" w:rsidP="00E00665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0C1778">
        <w:rPr>
          <w:rFonts w:ascii="Arial" w:eastAsia="Calibri" w:hAnsi="Arial" w:cs="Arial"/>
        </w:rPr>
        <w:t>ПП-07.04.03-</w:t>
      </w:r>
      <w:r w:rsidRPr="00B56876">
        <w:rPr>
          <w:rFonts w:ascii="Arial" w:eastAsia="Calibri" w:hAnsi="Arial" w:cs="Arial"/>
          <w:lang w:val="en-US"/>
        </w:rPr>
        <w:t>ERP</w:t>
      </w:r>
      <w:r w:rsidRPr="000C1778">
        <w:rPr>
          <w:rFonts w:ascii="Arial" w:eastAsia="Calibri" w:hAnsi="Arial" w:cs="Arial"/>
        </w:rPr>
        <w:t xml:space="preserve"> Выполнение и регистрация результатов диагностики производственных активов</w:t>
      </w:r>
      <w:r>
        <w:rPr>
          <w:rFonts w:ascii="Arial" w:eastAsia="Calibri" w:hAnsi="Arial" w:cs="Arial"/>
        </w:rPr>
        <w:t xml:space="preserve">: передаются показания измерительных приборов, зафиксированные во время проведения </w:t>
      </w:r>
      <w:r w:rsidR="0030596E">
        <w:rPr>
          <w:rFonts w:ascii="Arial" w:eastAsia="Calibri" w:hAnsi="Arial" w:cs="Arial"/>
        </w:rPr>
        <w:t>диагностики</w:t>
      </w:r>
      <w:r w:rsidR="00C447CA">
        <w:rPr>
          <w:rFonts w:ascii="Arial" w:eastAsia="Calibri" w:hAnsi="Arial" w:cs="Arial"/>
        </w:rPr>
        <w:t xml:space="preserve"> (</w:t>
      </w:r>
      <w:del w:id="1621" w:author="Serjo" w:date="2020-04-09T15:31:00Z">
        <w:r w:rsidR="00C447CA" w:rsidDel="00E00665">
          <w:rPr>
            <w:rFonts w:ascii="Arial" w:eastAsia="Calibri" w:hAnsi="Arial" w:cs="Arial"/>
          </w:rPr>
          <w:delText xml:space="preserve">п.5.1.3 </w:delText>
        </w:r>
      </w:del>
      <w:r w:rsidR="00C447CA" w:rsidRPr="00C447CA">
        <w:rPr>
          <w:rFonts w:ascii="Arial" w:eastAsia="Calibri" w:hAnsi="Arial" w:cs="Arial"/>
        </w:rPr>
        <w:t xml:space="preserve">КД </w:t>
      </w:r>
      <w:ins w:id="1622" w:author="Serjo" w:date="2020-04-09T15:31:00Z">
        <w:r w:rsidR="00E00665">
          <w:rPr>
            <w:rFonts w:ascii="Arial" w:eastAsia="Calibri" w:hAnsi="Arial" w:cs="Arial"/>
          </w:rPr>
          <w:t>«</w:t>
        </w:r>
        <w:del w:id="1623" w:author="Владимир Лаут" w:date="2021-03-15T12:14:00Z">
          <w:r w:rsidR="00E00665" w:rsidRPr="00E00665" w:rsidDel="00530700">
            <w:rPr>
              <w:rFonts w:ascii="Arial" w:eastAsia="Calibri" w:hAnsi="Arial" w:cs="Arial"/>
            </w:rPr>
            <w:delText>ERP.9.9.2</w:delText>
          </w:r>
        </w:del>
      </w:ins>
      <w:ins w:id="1624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625" w:author="Serjo" w:date="2020-04-09T15:31:00Z">
        <w:r w:rsidR="00E00665" w:rsidRPr="00E00665">
          <w:rPr>
            <w:rFonts w:ascii="Arial" w:eastAsia="Calibri" w:hAnsi="Arial" w:cs="Arial"/>
          </w:rPr>
          <w:t>.56_PM_КД_Мониторинг и оценка технического состояния ПА</w:t>
        </w:r>
        <w:r w:rsidR="00E00665">
          <w:rPr>
            <w:rFonts w:ascii="Arial" w:eastAsia="Calibri" w:hAnsi="Arial" w:cs="Arial"/>
          </w:rPr>
          <w:t>»</w:t>
        </w:r>
      </w:ins>
      <w:del w:id="1626" w:author="Serjo" w:date="2020-04-09T15:31:00Z">
        <w:r w:rsidR="00C447CA" w:rsidRPr="00C447CA" w:rsidDel="00E00665">
          <w:rPr>
            <w:rFonts w:ascii="Arial" w:eastAsia="Calibri" w:hAnsi="Arial" w:cs="Arial"/>
          </w:rPr>
          <w:delText>Мониторинг и оценка технического состояния ПА</w:delText>
        </w:r>
      </w:del>
      <w:r w:rsidR="00C447CA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>;</w:t>
      </w:r>
    </w:p>
    <w:p w14:paraId="16E25B21" w14:textId="04A869D8" w:rsidR="00B360E3" w:rsidRPr="000C1778" w:rsidRDefault="00B360E3" w:rsidP="00E00665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0C1778">
        <w:rPr>
          <w:rFonts w:ascii="Arial" w:eastAsia="Calibri" w:hAnsi="Arial" w:cs="Arial"/>
        </w:rPr>
        <w:t>ПП-07.03.03.01-</w:t>
      </w:r>
      <w:r w:rsidRPr="00B56876">
        <w:rPr>
          <w:rFonts w:ascii="Arial" w:eastAsia="Calibri" w:hAnsi="Arial" w:cs="Arial"/>
          <w:lang w:val="en-US"/>
        </w:rPr>
        <w:t>ERP</w:t>
      </w:r>
      <w:r w:rsidRPr="000C1778">
        <w:rPr>
          <w:rFonts w:ascii="Arial" w:eastAsia="Calibri" w:hAnsi="Arial" w:cs="Arial"/>
        </w:rPr>
        <w:t xml:space="preserve"> Выполнение и фактический учет воздействий</w:t>
      </w:r>
      <w:r>
        <w:rPr>
          <w:rFonts w:ascii="Arial" w:eastAsia="Calibri" w:hAnsi="Arial" w:cs="Arial"/>
        </w:rPr>
        <w:t>: передаются показания измерительных приборов, зафиксированные во время выполнения мероприятий ТОиР</w:t>
      </w:r>
      <w:r w:rsidR="00C447CA" w:rsidRPr="00A03DDE">
        <w:rPr>
          <w:rFonts w:ascii="Arial" w:eastAsia="Calibri" w:hAnsi="Arial" w:cs="Arial"/>
        </w:rPr>
        <w:t xml:space="preserve"> </w:t>
      </w:r>
      <w:r w:rsidR="00C447CA">
        <w:rPr>
          <w:rFonts w:ascii="Arial" w:eastAsia="Calibri" w:hAnsi="Arial" w:cs="Arial"/>
        </w:rPr>
        <w:t>(</w:t>
      </w:r>
      <w:del w:id="1627" w:author="Serjo" w:date="2020-04-09T15:31:00Z">
        <w:r w:rsidR="00C447CA" w:rsidDel="00E00665">
          <w:rPr>
            <w:rFonts w:ascii="Arial" w:eastAsia="Calibri" w:hAnsi="Arial" w:cs="Arial"/>
          </w:rPr>
          <w:delText>п.5.1.</w:delText>
        </w:r>
        <w:r w:rsidR="00C447CA" w:rsidRPr="00A03DDE" w:rsidDel="00E00665">
          <w:rPr>
            <w:rFonts w:ascii="Arial" w:eastAsia="Calibri" w:hAnsi="Arial" w:cs="Arial"/>
          </w:rPr>
          <w:delText>1</w:delText>
        </w:r>
        <w:r w:rsidR="00C447CA" w:rsidDel="00E00665">
          <w:rPr>
            <w:rFonts w:ascii="Arial" w:eastAsia="Calibri" w:hAnsi="Arial" w:cs="Arial"/>
          </w:rPr>
          <w:delText xml:space="preserve"> </w:delText>
        </w:r>
      </w:del>
      <w:r w:rsidR="00C447CA" w:rsidRPr="00C447CA">
        <w:rPr>
          <w:rFonts w:ascii="Arial" w:eastAsia="Calibri" w:hAnsi="Arial" w:cs="Arial"/>
        </w:rPr>
        <w:t xml:space="preserve">КД </w:t>
      </w:r>
      <w:ins w:id="1628" w:author="Serjo" w:date="2020-04-09T15:31:00Z">
        <w:r w:rsidR="00E00665">
          <w:rPr>
            <w:rFonts w:ascii="Arial" w:eastAsia="Calibri" w:hAnsi="Arial" w:cs="Arial"/>
          </w:rPr>
          <w:t>«</w:t>
        </w:r>
        <w:del w:id="1629" w:author="Владимир Лаут" w:date="2021-03-15T12:14:00Z">
          <w:r w:rsidR="00E00665" w:rsidRPr="00E00665" w:rsidDel="00530700">
            <w:rPr>
              <w:rFonts w:ascii="Arial" w:eastAsia="Calibri" w:hAnsi="Arial" w:cs="Arial"/>
            </w:rPr>
            <w:delText>ERP.9.9.2</w:delText>
          </w:r>
        </w:del>
      </w:ins>
      <w:ins w:id="1630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631" w:author="Serjo" w:date="2020-04-09T15:31:00Z">
        <w:r w:rsidR="00E00665" w:rsidRPr="00E00665">
          <w:rPr>
            <w:rFonts w:ascii="Arial" w:eastAsia="Calibri" w:hAnsi="Arial" w:cs="Arial"/>
          </w:rPr>
          <w:t>.55_PM_КД_Выполнение и фактический учет работ</w:t>
        </w:r>
        <w:r w:rsidR="00E00665">
          <w:rPr>
            <w:rFonts w:ascii="Arial" w:eastAsia="Calibri" w:hAnsi="Arial" w:cs="Arial"/>
          </w:rPr>
          <w:t>»</w:t>
        </w:r>
      </w:ins>
      <w:del w:id="1632" w:author="Serjo" w:date="2020-04-09T15:32:00Z">
        <w:r w:rsidR="00EE561D" w:rsidRPr="00EE561D" w:rsidDel="00E00665">
          <w:rPr>
            <w:rFonts w:ascii="Arial" w:eastAsia="Calibri" w:hAnsi="Arial" w:cs="Arial"/>
          </w:rPr>
          <w:delText>Выполнение и фактический учет работ</w:delText>
        </w:r>
      </w:del>
      <w:r w:rsidR="00C447CA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>;</w:t>
      </w:r>
    </w:p>
    <w:p w14:paraId="04CEC900" w14:textId="4BF12A0E" w:rsidR="00B360E3" w:rsidRPr="000C1778" w:rsidRDefault="00B360E3" w:rsidP="00E00665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0C1778">
        <w:rPr>
          <w:rFonts w:ascii="Arial" w:eastAsia="Calibri" w:hAnsi="Arial" w:cs="Arial"/>
        </w:rPr>
        <w:t>ПП-07.05.03-</w:t>
      </w:r>
      <w:r w:rsidRPr="00B56876">
        <w:rPr>
          <w:rFonts w:ascii="Arial" w:eastAsia="Calibri" w:hAnsi="Arial" w:cs="Arial"/>
          <w:lang w:val="en-US"/>
        </w:rPr>
        <w:t>ERP</w:t>
      </w:r>
      <w:r w:rsidRPr="000C1778">
        <w:rPr>
          <w:rFonts w:ascii="Arial" w:eastAsia="Calibri" w:hAnsi="Arial" w:cs="Arial"/>
        </w:rPr>
        <w:t xml:space="preserve"> Формирование и потребление </w:t>
      </w:r>
      <w:r w:rsidR="006E1B50">
        <w:rPr>
          <w:rFonts w:ascii="Arial" w:eastAsia="Calibri" w:hAnsi="Arial" w:cs="Arial"/>
        </w:rPr>
        <w:t>обменного фонда</w:t>
      </w:r>
      <w:r>
        <w:rPr>
          <w:rFonts w:ascii="Arial" w:eastAsia="Calibri" w:hAnsi="Arial" w:cs="Arial"/>
        </w:rPr>
        <w:t xml:space="preserve">: передаются показания измерительных приборов, зафиксированные на объектах </w:t>
      </w:r>
      <w:r w:rsidR="006E1B50">
        <w:rPr>
          <w:rFonts w:ascii="Arial" w:eastAsia="Calibri" w:hAnsi="Arial" w:cs="Arial"/>
        </w:rPr>
        <w:t>обменного фонда</w:t>
      </w:r>
      <w:r w:rsidR="004922B4">
        <w:rPr>
          <w:rFonts w:ascii="Arial" w:eastAsia="Calibri" w:hAnsi="Arial" w:cs="Arial"/>
        </w:rPr>
        <w:t xml:space="preserve"> (</w:t>
      </w:r>
      <w:r w:rsidR="004922B4" w:rsidRPr="004922B4">
        <w:rPr>
          <w:rFonts w:ascii="Arial" w:eastAsia="Calibri" w:hAnsi="Arial" w:cs="Arial"/>
        </w:rPr>
        <w:t xml:space="preserve">КД </w:t>
      </w:r>
      <w:ins w:id="1633" w:author="Serjo" w:date="2020-04-09T15:32:00Z">
        <w:r w:rsidR="00E00665">
          <w:rPr>
            <w:rFonts w:ascii="Arial" w:eastAsia="Calibri" w:hAnsi="Arial" w:cs="Arial"/>
          </w:rPr>
          <w:t>«</w:t>
        </w:r>
        <w:del w:id="1634" w:author="Владимир Лаут" w:date="2021-03-15T12:14:00Z">
          <w:r w:rsidR="00E00665" w:rsidRPr="00E00665" w:rsidDel="00530700">
            <w:rPr>
              <w:rFonts w:ascii="Arial" w:eastAsia="Calibri" w:hAnsi="Arial" w:cs="Arial"/>
            </w:rPr>
            <w:delText>ERP.9.9.2</w:delText>
          </w:r>
        </w:del>
      </w:ins>
      <w:ins w:id="1635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636" w:author="Serjo" w:date="2020-04-09T15:32:00Z">
        <w:r w:rsidR="00E00665" w:rsidRPr="00E00665">
          <w:rPr>
            <w:rFonts w:ascii="Arial" w:eastAsia="Calibri" w:hAnsi="Arial" w:cs="Arial"/>
          </w:rPr>
          <w:t>.57_PM_КД_Ресурсное обеспечение ТОиР</w:t>
        </w:r>
        <w:r w:rsidR="00E00665">
          <w:rPr>
            <w:rFonts w:ascii="Arial" w:eastAsia="Calibri" w:hAnsi="Arial" w:cs="Arial"/>
          </w:rPr>
          <w:t>»</w:t>
        </w:r>
      </w:ins>
      <w:del w:id="1637" w:author="Serjo" w:date="2020-04-09T15:32:00Z">
        <w:r w:rsidR="004922B4" w:rsidRPr="004922B4" w:rsidDel="00E00665">
          <w:rPr>
            <w:rFonts w:ascii="Arial" w:eastAsia="Calibri" w:hAnsi="Arial" w:cs="Arial"/>
          </w:rPr>
          <w:delText>Ресурсное обеспечение ТОиР</w:delText>
        </w:r>
      </w:del>
      <w:r w:rsidR="004922B4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>;</w:t>
      </w:r>
    </w:p>
    <w:p w14:paraId="0C01A778" w14:textId="7DE749D4" w:rsidR="00B360E3" w:rsidRPr="00A03DDE" w:rsidRDefault="00B360E3" w:rsidP="00244A1A">
      <w:pPr>
        <w:pStyle w:val="afa"/>
        <w:numPr>
          <w:ilvl w:val="0"/>
          <w:numId w:val="17"/>
        </w:numPr>
        <w:spacing w:after="200" w:line="276" w:lineRule="auto"/>
        <w:jc w:val="left"/>
        <w:rPr>
          <w:rFonts w:ascii="Arial" w:eastAsia="Calibri" w:hAnsi="Arial" w:cs="Arial"/>
        </w:rPr>
      </w:pPr>
      <w:r w:rsidRPr="000C1778">
        <w:rPr>
          <w:rFonts w:ascii="Arial" w:eastAsia="Calibri" w:hAnsi="Arial" w:cs="Arial"/>
        </w:rPr>
        <w:t>ПП-10.06.03-</w:t>
      </w:r>
      <w:r w:rsidRPr="00B56876">
        <w:rPr>
          <w:rFonts w:ascii="Arial" w:eastAsia="Calibri" w:hAnsi="Arial" w:cs="Arial"/>
          <w:lang w:val="en-US"/>
        </w:rPr>
        <w:t>ERP</w:t>
      </w:r>
      <w:r w:rsidRPr="000C1778">
        <w:rPr>
          <w:rFonts w:ascii="Arial" w:eastAsia="Calibri" w:hAnsi="Arial" w:cs="Arial"/>
        </w:rPr>
        <w:t xml:space="preserve"> Выполнение транспортных работ и работ технологического транспорта</w:t>
      </w:r>
      <w:r>
        <w:rPr>
          <w:rFonts w:ascii="Arial" w:eastAsia="Calibri" w:hAnsi="Arial" w:cs="Arial"/>
        </w:rPr>
        <w:t>: при передаче путевого листа</w:t>
      </w:r>
      <w:r w:rsidR="00BA2DBD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</w:t>
      </w:r>
      <w:r>
        <w:rPr>
          <w:rFonts w:ascii="Arial" w:hAnsi="Arial" w:cs="Arial"/>
          <w:szCs w:val="24"/>
        </w:rPr>
        <w:t>п</w:t>
      </w:r>
      <w:r w:rsidRPr="00335F23">
        <w:rPr>
          <w:rFonts w:ascii="Arial" w:hAnsi="Arial" w:cs="Arial"/>
          <w:szCs w:val="24"/>
        </w:rPr>
        <w:t xml:space="preserve">оступает пробег </w:t>
      </w:r>
      <w:r>
        <w:rPr>
          <w:rFonts w:ascii="Arial" w:hAnsi="Arial" w:cs="Arial"/>
          <w:szCs w:val="24"/>
        </w:rPr>
        <w:t>транспортного средства</w:t>
      </w:r>
      <w:r w:rsidRPr="00335F23">
        <w:rPr>
          <w:rFonts w:ascii="Arial" w:hAnsi="Arial" w:cs="Arial"/>
          <w:szCs w:val="24"/>
        </w:rPr>
        <w:t xml:space="preserve"> и наработк</w:t>
      </w:r>
      <w:r>
        <w:rPr>
          <w:rFonts w:ascii="Arial" w:hAnsi="Arial" w:cs="Arial"/>
          <w:szCs w:val="24"/>
        </w:rPr>
        <w:t>а</w:t>
      </w:r>
      <w:r w:rsidRPr="00335F23">
        <w:rPr>
          <w:rFonts w:ascii="Arial" w:hAnsi="Arial" w:cs="Arial"/>
          <w:szCs w:val="24"/>
        </w:rPr>
        <w:t xml:space="preserve"> оборудования</w:t>
      </w:r>
      <w:r w:rsidR="00AA7BA2">
        <w:rPr>
          <w:rFonts w:ascii="Arial" w:hAnsi="Arial" w:cs="Arial"/>
          <w:szCs w:val="24"/>
        </w:rPr>
        <w:t xml:space="preserve"> (КД </w:t>
      </w:r>
      <w:ins w:id="1638" w:author="Serjo" w:date="2020-04-09T15:33:00Z">
        <w:r w:rsidR="00E00665">
          <w:rPr>
            <w:rFonts w:ascii="Arial" w:hAnsi="Arial" w:cs="Arial"/>
            <w:szCs w:val="24"/>
          </w:rPr>
          <w:t>«</w:t>
        </w:r>
      </w:ins>
      <w:del w:id="1639" w:author="Владимир Лаут" w:date="2021-03-15T12:14:00Z">
        <w:r w:rsidR="00244A1A" w:rsidRPr="00244A1A" w:rsidDel="00530700">
          <w:rPr>
            <w:rFonts w:ascii="Arial" w:hAnsi="Arial" w:cs="Arial"/>
            <w:szCs w:val="24"/>
          </w:rPr>
          <w:delText>ERP.</w:delText>
        </w:r>
      </w:del>
      <w:ins w:id="1640" w:author="Serjo" w:date="2020-04-09T15:32:00Z">
        <w:del w:id="1641" w:author="Владимир Лаут" w:date="2021-03-15T12:14:00Z">
          <w:r w:rsidR="00E00665" w:rsidDel="00530700">
            <w:rPr>
              <w:rFonts w:ascii="Arial" w:hAnsi="Arial" w:cs="Arial"/>
              <w:szCs w:val="24"/>
            </w:rPr>
            <w:delText>9.9.2</w:delText>
          </w:r>
        </w:del>
      </w:ins>
      <w:ins w:id="1642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1643" w:author="Serjo" w:date="2020-04-09T15:32:00Z">
        <w:r w:rsidR="00E00665">
          <w:rPr>
            <w:rFonts w:ascii="Arial" w:hAnsi="Arial" w:cs="Arial"/>
            <w:szCs w:val="24"/>
          </w:rPr>
          <w:t>.</w:t>
        </w:r>
      </w:ins>
      <w:del w:id="1644" w:author="Serjo" w:date="2020-04-09T15:32:00Z">
        <w:r w:rsidR="00244A1A" w:rsidRPr="00244A1A" w:rsidDel="00E00665">
          <w:rPr>
            <w:rFonts w:ascii="Arial" w:hAnsi="Arial" w:cs="Arial"/>
            <w:szCs w:val="24"/>
          </w:rPr>
          <w:delText>5.1_</w:delText>
        </w:r>
      </w:del>
      <w:r w:rsidR="00244A1A" w:rsidRPr="00244A1A">
        <w:rPr>
          <w:rFonts w:ascii="Arial" w:hAnsi="Arial" w:cs="Arial"/>
          <w:szCs w:val="24"/>
        </w:rPr>
        <w:t>61_MM_</w:t>
      </w:r>
      <w:r w:rsidR="00E00665">
        <w:rPr>
          <w:rFonts w:ascii="Arial" w:hAnsi="Arial" w:cs="Arial"/>
          <w:szCs w:val="24"/>
        </w:rPr>
        <w:t>КД_</w:t>
      </w:r>
      <w:r w:rsidR="00244A1A" w:rsidRPr="00244A1A">
        <w:rPr>
          <w:rFonts w:ascii="Arial" w:hAnsi="Arial" w:cs="Arial"/>
          <w:szCs w:val="24"/>
        </w:rPr>
        <w:t>Транспортная логистика</w:t>
      </w:r>
      <w:ins w:id="1645" w:author="Serjo" w:date="2020-04-09T15:33:00Z">
        <w:r w:rsidR="00E00665">
          <w:rPr>
            <w:rFonts w:ascii="Arial" w:hAnsi="Arial" w:cs="Arial"/>
            <w:szCs w:val="24"/>
          </w:rPr>
          <w:t>»</w:t>
        </w:r>
      </w:ins>
      <w:r w:rsidR="00AA7BA2">
        <w:rPr>
          <w:rFonts w:ascii="Arial" w:hAnsi="Arial" w:cs="Arial"/>
          <w:szCs w:val="24"/>
        </w:rPr>
        <w:t>)</w:t>
      </w:r>
      <w:r>
        <w:rPr>
          <w:rFonts w:ascii="Arial" w:hAnsi="Arial" w:cs="Arial"/>
          <w:szCs w:val="24"/>
        </w:rPr>
        <w:t>;</w:t>
      </w:r>
    </w:p>
    <w:p w14:paraId="44F6917B" w14:textId="77777777" w:rsidR="00AA7BA2" w:rsidRDefault="00AA7BA2" w:rsidP="00AA7BA2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lastRenderedPageBreak/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Проверка наличия у оборудования требуемой точки измерения</w:t>
      </w:r>
    </w:p>
    <w:p w14:paraId="423807F5" w14:textId="77777777" w:rsidR="0099718D" w:rsidRPr="0099718D" w:rsidRDefault="0099718D" w:rsidP="00A03DDE">
      <w:pPr>
        <w:rPr>
          <w:rFonts w:eastAsiaTheme="majorEastAsia"/>
        </w:rPr>
      </w:pPr>
    </w:p>
    <w:p w14:paraId="7A960789" w14:textId="3227B064" w:rsidR="007E39CB" w:rsidRDefault="00321B9E" w:rsidP="001E41E9">
      <w:pPr>
        <w:pStyle w:val="afff4"/>
        <w:ind w:firstLine="567"/>
        <w:rPr>
          <w:rFonts w:ascii="Arial" w:eastAsia="Calibri" w:hAnsi="Arial" w:cs="Arial"/>
          <w:szCs w:val="24"/>
        </w:rPr>
      </w:pPr>
      <w:del w:id="1646" w:author="Serjo" w:date="2020-04-10T15:57:00Z">
        <w:r w:rsidRPr="00101963" w:rsidDel="00C93D2B">
          <w:rPr>
            <w:rFonts w:ascii="Arial" w:eastAsia="Calibri" w:hAnsi="Arial" w:cs="Arial"/>
            <w:szCs w:val="24"/>
          </w:rPr>
          <w:delText>Инженер ТОиР БЕ ГОК</w:delText>
        </w:r>
      </w:del>
      <w:ins w:id="1647" w:author="Serjo" w:date="2020-04-10T15:57:00Z">
        <w:r w:rsidR="00C93D2B">
          <w:rPr>
            <w:rFonts w:ascii="Arial" w:eastAsia="Calibri" w:hAnsi="Arial" w:cs="Arial"/>
            <w:szCs w:val="24"/>
          </w:rPr>
          <w:t>Специалист</w:t>
        </w:r>
        <w:r w:rsidR="00C93D2B" w:rsidRPr="00101963">
          <w:rPr>
            <w:rFonts w:ascii="Arial" w:eastAsia="Calibri" w:hAnsi="Arial" w:cs="Arial"/>
            <w:szCs w:val="24"/>
          </w:rPr>
          <w:t xml:space="preserve"> по вводу эксплуатационных параметров </w:t>
        </w:r>
      </w:ins>
      <w:ins w:id="1648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649" w:author="Владимир Лаут" w:date="2021-03-17T13:20:00Z">
        <w:r w:rsidR="00C66013">
          <w:rPr>
            <w:rFonts w:ascii="Arial" w:eastAsia="Calibri" w:hAnsi="Arial" w:cs="Arial"/>
            <w:szCs w:val="24"/>
          </w:rPr>
          <w:t xml:space="preserve"> </w:t>
        </w:r>
      </w:ins>
      <w:del w:id="1650" w:author="Serjo" w:date="2020-04-10T17:57:00Z">
        <w:r w:rsidRPr="00101963" w:rsidDel="00FB59FC">
          <w:rPr>
            <w:rFonts w:ascii="Arial" w:eastAsia="Calibri" w:hAnsi="Arial" w:cs="Arial"/>
            <w:szCs w:val="24"/>
          </w:rPr>
          <w:delText xml:space="preserve"> </w:delText>
        </w:r>
      </w:del>
      <w:r w:rsidRPr="00101963">
        <w:rPr>
          <w:rFonts w:ascii="Arial" w:eastAsia="Calibri" w:hAnsi="Arial" w:cs="Arial"/>
          <w:szCs w:val="24"/>
        </w:rPr>
        <w:t>пров</w:t>
      </w:r>
      <w:r w:rsidR="00FA0DC0">
        <w:rPr>
          <w:rFonts w:ascii="Arial" w:eastAsia="Calibri" w:hAnsi="Arial" w:cs="Arial"/>
          <w:szCs w:val="24"/>
        </w:rPr>
        <w:t xml:space="preserve">еряет наличие </w:t>
      </w:r>
      <w:r w:rsidRPr="00101963">
        <w:rPr>
          <w:rFonts w:ascii="Arial" w:eastAsia="Calibri" w:hAnsi="Arial" w:cs="Arial"/>
          <w:szCs w:val="24"/>
        </w:rPr>
        <w:t>точек изм</w:t>
      </w:r>
      <w:r w:rsidR="001E41E9">
        <w:rPr>
          <w:rFonts w:ascii="Arial" w:eastAsia="Calibri" w:hAnsi="Arial" w:cs="Arial"/>
          <w:szCs w:val="24"/>
        </w:rPr>
        <w:t>ерения у единиц</w:t>
      </w:r>
      <w:r w:rsidR="00FA0DC0">
        <w:rPr>
          <w:rFonts w:ascii="Arial" w:eastAsia="Calibri" w:hAnsi="Arial" w:cs="Arial"/>
          <w:szCs w:val="24"/>
        </w:rPr>
        <w:t xml:space="preserve"> оборудования</w:t>
      </w:r>
      <w:r w:rsidR="001E41E9">
        <w:rPr>
          <w:rFonts w:ascii="Arial" w:eastAsia="Calibri" w:hAnsi="Arial" w:cs="Arial"/>
          <w:szCs w:val="24"/>
        </w:rPr>
        <w:t xml:space="preserve"> в транзакции </w:t>
      </w:r>
      <w:ins w:id="1651" w:author="Serjo" w:date="2020-04-08T16:56:00Z">
        <w:r w:rsidR="00C5157C">
          <w:rPr>
            <w:rFonts w:ascii="Arial" w:eastAsia="Calibri" w:hAnsi="Arial" w:cs="Arial"/>
            <w:szCs w:val="24"/>
            <w:lang w:val="en-US"/>
          </w:rPr>
          <w:t>IH</w:t>
        </w:r>
        <w:r w:rsidR="00C5157C" w:rsidRPr="00C5157C">
          <w:rPr>
            <w:rFonts w:ascii="Arial" w:eastAsia="Calibri" w:hAnsi="Arial" w:cs="Arial"/>
            <w:szCs w:val="24"/>
            <w:rPrChange w:id="1652" w:author="Serjo" w:date="2020-04-08T16:56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08</w:t>
        </w:r>
      </w:ins>
      <w:del w:id="1653" w:author="Serjo" w:date="2020-04-08T16:56:00Z">
        <w:r w:rsidR="001E41E9" w:rsidDel="00C5157C">
          <w:rPr>
            <w:rFonts w:ascii="Arial" w:eastAsia="Calibri" w:hAnsi="Arial" w:cs="Arial"/>
            <w:szCs w:val="24"/>
            <w:lang w:val="en-US"/>
          </w:rPr>
          <w:delText>IE</w:delText>
        </w:r>
        <w:r w:rsidR="001E41E9" w:rsidRPr="001E41E9" w:rsidDel="00C5157C">
          <w:rPr>
            <w:rFonts w:ascii="Arial" w:eastAsia="Calibri" w:hAnsi="Arial" w:cs="Arial"/>
            <w:szCs w:val="24"/>
          </w:rPr>
          <w:delText>0</w:delText>
        </w:r>
        <w:r w:rsidR="00ED6A92" w:rsidRPr="00224B02" w:rsidDel="00C5157C">
          <w:rPr>
            <w:rFonts w:ascii="Arial" w:eastAsia="Calibri" w:hAnsi="Arial" w:cs="Arial"/>
            <w:szCs w:val="24"/>
          </w:rPr>
          <w:delText>5</w:delText>
        </w:r>
      </w:del>
      <w:r w:rsidR="001E41E9" w:rsidRPr="001E41E9">
        <w:rPr>
          <w:rFonts w:ascii="Arial" w:eastAsia="Calibri" w:hAnsi="Arial" w:cs="Arial"/>
          <w:szCs w:val="24"/>
        </w:rPr>
        <w:t xml:space="preserve"> </w:t>
      </w:r>
      <w:r w:rsidR="00A27392">
        <w:rPr>
          <w:rFonts w:ascii="Arial" w:eastAsia="Calibri" w:hAnsi="Arial" w:cs="Arial"/>
          <w:szCs w:val="24"/>
        </w:rPr>
        <w:t>«</w:t>
      </w:r>
      <w:r w:rsidR="007E39CB">
        <w:rPr>
          <w:rFonts w:ascii="Arial" w:eastAsia="Calibri" w:hAnsi="Arial" w:cs="Arial"/>
          <w:szCs w:val="24"/>
        </w:rPr>
        <w:t>П</w:t>
      </w:r>
      <w:r w:rsidR="00CE17CF">
        <w:rPr>
          <w:rFonts w:ascii="Arial" w:eastAsia="Calibri" w:hAnsi="Arial" w:cs="Arial"/>
          <w:szCs w:val="24"/>
        </w:rPr>
        <w:t xml:space="preserve">росмотр </w:t>
      </w:r>
      <w:ins w:id="1654" w:author="Serjo" w:date="2020-04-08T16:57:00Z">
        <w:r w:rsidR="00C5157C">
          <w:rPr>
            <w:rFonts w:ascii="Arial" w:eastAsia="Calibri" w:hAnsi="Arial" w:cs="Arial"/>
            <w:szCs w:val="24"/>
          </w:rPr>
          <w:t xml:space="preserve">списка </w:t>
        </w:r>
      </w:ins>
      <w:r w:rsidR="00CE17CF">
        <w:rPr>
          <w:rFonts w:ascii="Arial" w:eastAsia="Calibri" w:hAnsi="Arial" w:cs="Arial"/>
          <w:szCs w:val="24"/>
        </w:rPr>
        <w:t>единиц оборудования</w:t>
      </w:r>
      <w:r w:rsidR="00A27392">
        <w:rPr>
          <w:rFonts w:ascii="Arial" w:eastAsia="Calibri" w:hAnsi="Arial" w:cs="Arial"/>
          <w:szCs w:val="24"/>
        </w:rPr>
        <w:t>»</w:t>
      </w:r>
      <w:r w:rsidR="00CE17CF">
        <w:rPr>
          <w:rFonts w:ascii="Arial" w:eastAsia="Calibri" w:hAnsi="Arial" w:cs="Arial"/>
          <w:szCs w:val="24"/>
        </w:rPr>
        <w:t>,</w:t>
      </w:r>
      <w:r w:rsidR="001E41E9">
        <w:rPr>
          <w:rFonts w:ascii="Arial" w:eastAsia="Calibri" w:hAnsi="Arial" w:cs="Arial"/>
          <w:szCs w:val="24"/>
        </w:rPr>
        <w:t xml:space="preserve"> </w:t>
      </w:r>
      <w:r w:rsidR="001E41E9" w:rsidRPr="00101963">
        <w:rPr>
          <w:rFonts w:ascii="Arial" w:eastAsia="Calibri" w:hAnsi="Arial" w:cs="Arial"/>
          <w:szCs w:val="24"/>
        </w:rPr>
        <w:t>п</w:t>
      </w:r>
      <w:r w:rsidR="001E41E9">
        <w:rPr>
          <w:rFonts w:ascii="Arial" w:eastAsia="Calibri" w:hAnsi="Arial" w:cs="Arial"/>
          <w:szCs w:val="24"/>
        </w:rPr>
        <w:t>ри поступлении показаний</w:t>
      </w:r>
      <w:r w:rsidR="001E41E9" w:rsidRPr="00101963">
        <w:rPr>
          <w:rFonts w:ascii="Arial" w:eastAsia="Calibri" w:hAnsi="Arial" w:cs="Arial"/>
          <w:szCs w:val="24"/>
        </w:rPr>
        <w:t xml:space="preserve"> и</w:t>
      </w:r>
      <w:r w:rsidR="001E41E9">
        <w:rPr>
          <w:rFonts w:ascii="Arial" w:eastAsia="Calibri" w:hAnsi="Arial" w:cs="Arial"/>
          <w:szCs w:val="24"/>
        </w:rPr>
        <w:t>змерительных приборов или наработки.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1E41E9">
        <w:rPr>
          <w:rFonts w:ascii="Arial" w:eastAsia="Calibri" w:hAnsi="Arial" w:cs="Arial"/>
          <w:szCs w:val="24"/>
        </w:rPr>
        <w:t>Данные поступают при измерении параметров и наработки во время проведения мероприятий ТОиР</w:t>
      </w:r>
      <w:del w:id="1655" w:author="Serjo" w:date="2020-04-11T16:42:00Z">
        <w:r w:rsidR="001E41E9" w:rsidDel="00E6327F">
          <w:rPr>
            <w:rFonts w:ascii="Arial" w:eastAsia="Calibri" w:hAnsi="Arial" w:cs="Arial"/>
            <w:szCs w:val="24"/>
          </w:rPr>
          <w:delText>, при выполнении транспортных работ</w:delText>
        </w:r>
      </w:del>
      <w:r w:rsidR="002B2BA9">
        <w:rPr>
          <w:rFonts w:ascii="Arial" w:eastAsia="Calibri" w:hAnsi="Arial" w:cs="Arial"/>
          <w:szCs w:val="24"/>
        </w:rPr>
        <w:t>, при монтаже узлов обменного фонда. При наличии у оборудо</w:t>
      </w:r>
      <w:r w:rsidR="00C93D2B">
        <w:rPr>
          <w:rFonts w:ascii="Arial" w:eastAsia="Calibri" w:hAnsi="Arial" w:cs="Arial"/>
          <w:szCs w:val="24"/>
        </w:rPr>
        <w:t>вания требуемой точки измерения</w:t>
      </w:r>
      <w:r w:rsidR="002B2BA9">
        <w:rPr>
          <w:rFonts w:ascii="Arial" w:eastAsia="Calibri" w:hAnsi="Arial" w:cs="Arial"/>
          <w:szCs w:val="24"/>
        </w:rPr>
        <w:t xml:space="preserve"> </w:t>
      </w:r>
      <w:r w:rsidR="00C93D2B">
        <w:rPr>
          <w:rFonts w:ascii="Arial" w:eastAsia="Calibri" w:hAnsi="Arial" w:cs="Arial"/>
          <w:szCs w:val="24"/>
        </w:rPr>
        <w:t>С</w:t>
      </w:r>
      <w:r w:rsidR="00C93D2B" w:rsidRPr="00101963">
        <w:rPr>
          <w:rFonts w:ascii="Arial" w:eastAsia="Calibri" w:hAnsi="Arial" w:cs="Arial"/>
          <w:szCs w:val="24"/>
        </w:rPr>
        <w:t xml:space="preserve">пециалистом по вводу эксплуатационных параметров </w:t>
      </w:r>
      <w:ins w:id="1656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657" w:author="Serjo" w:date="2020-04-10T17:57:00Z">
        <w:r w:rsidR="00FB59FC" w:rsidRPr="00FB59FC" w:rsidDel="00FB59FC">
          <w:rPr>
            <w:rFonts w:ascii="Arial" w:eastAsia="Calibri" w:hAnsi="Arial" w:cs="Arial"/>
            <w:szCs w:val="24"/>
          </w:rPr>
          <w:t xml:space="preserve"> </w:t>
        </w:r>
      </w:ins>
      <w:del w:id="1658" w:author="Serjo" w:date="2020-04-10T17:57:00Z">
        <w:r w:rsidR="00C93D2B" w:rsidRPr="00101963" w:rsidDel="00FB59FC">
          <w:rPr>
            <w:rFonts w:ascii="Arial" w:eastAsia="Calibri" w:hAnsi="Arial" w:cs="Arial"/>
            <w:szCs w:val="24"/>
          </w:rPr>
          <w:delText>БЕ ГОК</w:delText>
        </w:r>
        <w:r w:rsidR="00C93D2B" w:rsidDel="00FB59FC">
          <w:rPr>
            <w:rFonts w:ascii="Arial" w:eastAsia="Calibri" w:hAnsi="Arial" w:cs="Arial"/>
            <w:szCs w:val="24"/>
          </w:rPr>
          <w:delText xml:space="preserve"> </w:delText>
        </w:r>
      </w:del>
      <w:r w:rsidR="002B2BA9">
        <w:rPr>
          <w:rFonts w:ascii="Arial" w:eastAsia="Calibri" w:hAnsi="Arial" w:cs="Arial"/>
          <w:szCs w:val="24"/>
        </w:rPr>
        <w:t>выполняется</w:t>
      </w:r>
      <w:r w:rsidR="00C06007" w:rsidRPr="00101963">
        <w:rPr>
          <w:rFonts w:ascii="Arial" w:eastAsia="Calibri" w:hAnsi="Arial" w:cs="Arial"/>
          <w:szCs w:val="24"/>
        </w:rPr>
        <w:t xml:space="preserve"> ручн</w:t>
      </w:r>
      <w:r w:rsidR="002B2BA9">
        <w:rPr>
          <w:rFonts w:ascii="Arial" w:eastAsia="Calibri" w:hAnsi="Arial" w:cs="Arial"/>
          <w:szCs w:val="24"/>
        </w:rPr>
        <w:t>ая</w:t>
      </w:r>
      <w:r w:rsidR="00C06007" w:rsidRPr="00101963">
        <w:rPr>
          <w:rFonts w:ascii="Arial" w:eastAsia="Calibri" w:hAnsi="Arial" w:cs="Arial"/>
          <w:szCs w:val="24"/>
        </w:rPr>
        <w:t xml:space="preserve"> регистраци</w:t>
      </w:r>
      <w:r w:rsidR="002B2BA9">
        <w:rPr>
          <w:rFonts w:ascii="Arial" w:eastAsia="Calibri" w:hAnsi="Arial" w:cs="Arial"/>
          <w:szCs w:val="24"/>
        </w:rPr>
        <w:t>я</w:t>
      </w:r>
      <w:r w:rsidR="00C06007" w:rsidRPr="00101963">
        <w:rPr>
          <w:rFonts w:ascii="Arial" w:eastAsia="Calibri" w:hAnsi="Arial" w:cs="Arial"/>
          <w:szCs w:val="24"/>
        </w:rPr>
        <w:t xml:space="preserve"> показаний измерительных приборов в системе </w:t>
      </w:r>
      <w:r w:rsidR="002B2BA9" w:rsidRPr="002B2BA9">
        <w:rPr>
          <w:rFonts w:ascii="Arial" w:eastAsia="Calibri" w:hAnsi="Arial" w:cs="Arial"/>
          <w:szCs w:val="24"/>
        </w:rPr>
        <w:t>(</w:t>
      </w:r>
      <w:r w:rsidR="002B2BA9">
        <w:rPr>
          <w:rFonts w:ascii="Arial" w:eastAsia="Calibri" w:hAnsi="Arial" w:cs="Arial"/>
          <w:szCs w:val="24"/>
        </w:rPr>
        <w:t>шаг 40)</w:t>
      </w:r>
      <w:r w:rsidR="00FA0DC0">
        <w:rPr>
          <w:rFonts w:ascii="Arial" w:eastAsia="Calibri" w:hAnsi="Arial" w:cs="Arial"/>
          <w:szCs w:val="24"/>
        </w:rPr>
        <w:t>.</w:t>
      </w:r>
      <w:r w:rsidR="00C93D2B">
        <w:rPr>
          <w:rFonts w:ascii="Arial" w:eastAsia="Calibri" w:hAnsi="Arial" w:cs="Arial"/>
          <w:szCs w:val="24"/>
        </w:rPr>
        <w:t xml:space="preserve"> При отсутствии</w:t>
      </w:r>
      <w:r w:rsidR="002B2BA9">
        <w:rPr>
          <w:rFonts w:ascii="Arial" w:eastAsia="Calibri" w:hAnsi="Arial" w:cs="Arial"/>
          <w:szCs w:val="24"/>
        </w:rPr>
        <w:t xml:space="preserve"> формируется заявка на создание точки измерения (шаг 30).</w:t>
      </w:r>
    </w:p>
    <w:p w14:paraId="68AC0230" w14:textId="77777777" w:rsidR="00536A74" w:rsidRDefault="00536A74" w:rsidP="00536A74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20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C391A">
        <w:rPr>
          <w:rFonts w:eastAsiaTheme="majorEastAsia" w:cstheme="majorBidi"/>
          <w:b/>
          <w:i w:val="0"/>
          <w:caps w:val="0"/>
          <w:sz w:val="24"/>
          <w:szCs w:val="24"/>
        </w:rPr>
        <w:t>Автоматическая проверка поступивших измерений и наработки из внешних систем</w:t>
      </w:r>
    </w:p>
    <w:p w14:paraId="29DCC92D" w14:textId="77777777" w:rsidR="00536A74" w:rsidRPr="00AC391A" w:rsidRDefault="00536A74" w:rsidP="00536A74">
      <w:pPr>
        <w:rPr>
          <w:rFonts w:eastAsiaTheme="majorEastAsia"/>
          <w:i/>
          <w:caps/>
        </w:rPr>
      </w:pPr>
    </w:p>
    <w:p w14:paraId="161E7FBE" w14:textId="499849E5" w:rsidR="00536A74" w:rsidRPr="00101963" w:rsidRDefault="00E6327F" w:rsidP="00536A74">
      <w:pPr>
        <w:pStyle w:val="afff4"/>
        <w:ind w:firstLine="567"/>
        <w:rPr>
          <w:rFonts w:ascii="Arial" w:eastAsia="Calibri" w:hAnsi="Arial" w:cs="Arial"/>
          <w:szCs w:val="24"/>
        </w:rPr>
      </w:pPr>
      <w:r>
        <w:rPr>
          <w:rFonts w:ascii="Arial" w:eastAsia="Calibri" w:hAnsi="Arial" w:cs="Arial"/>
          <w:szCs w:val="24"/>
        </w:rPr>
        <w:t>Шаг «А</w:t>
      </w:r>
      <w:r w:rsidR="00536A74" w:rsidRPr="00101963">
        <w:rPr>
          <w:rFonts w:ascii="Arial" w:eastAsia="Calibri" w:hAnsi="Arial" w:cs="Arial"/>
          <w:szCs w:val="24"/>
        </w:rPr>
        <w:t>втоматическая проверка поступивших измерений и наработки из внешних систем» выполняется перед регистрацией измерений и наработки. В системе настроена автоматическая проверка корректности поступивших и зарегистрированных данных измерений</w:t>
      </w:r>
      <w:ins w:id="1659" w:author="Serjo" w:date="2020-04-11T17:06:00Z">
        <w:r w:rsidR="00F16BE1">
          <w:rPr>
            <w:rFonts w:ascii="Arial" w:eastAsia="Calibri" w:hAnsi="Arial" w:cs="Arial"/>
            <w:szCs w:val="24"/>
          </w:rPr>
          <w:t xml:space="preserve"> (в том числе</w:t>
        </w:r>
      </w:ins>
      <w:ins w:id="1660" w:author="Serjo" w:date="2020-04-11T17:04:00Z">
        <w:r w:rsidR="00F16BE1">
          <w:rPr>
            <w:rFonts w:ascii="Arial" w:eastAsia="Calibri" w:hAnsi="Arial" w:cs="Arial"/>
            <w:szCs w:val="24"/>
          </w:rPr>
          <w:t>, пробега</w:t>
        </w:r>
      </w:ins>
      <w:r w:rsidR="00536A74" w:rsidRPr="00101963">
        <w:rPr>
          <w:rFonts w:ascii="Arial" w:eastAsia="Calibri" w:hAnsi="Arial" w:cs="Arial"/>
          <w:szCs w:val="24"/>
        </w:rPr>
        <w:t xml:space="preserve"> или наработки </w:t>
      </w:r>
      <w:ins w:id="1661" w:author="Serjo" w:date="2020-04-11T17:06:00Z">
        <w:r w:rsidR="00F16BE1">
          <w:rPr>
            <w:rFonts w:ascii="Arial" w:eastAsia="Calibri" w:hAnsi="Arial" w:cs="Arial"/>
            <w:szCs w:val="24"/>
          </w:rPr>
          <w:t xml:space="preserve">при выполнении транспортных работ) </w:t>
        </w:r>
      </w:ins>
      <w:r w:rsidR="00536A74" w:rsidRPr="00101963">
        <w:rPr>
          <w:rFonts w:ascii="Arial" w:eastAsia="Calibri" w:hAnsi="Arial" w:cs="Arial"/>
          <w:szCs w:val="24"/>
        </w:rPr>
        <w:t xml:space="preserve">для выявления ошибочных значений. В случае выявления замечаний или несоответствий, происходит </w:t>
      </w:r>
      <w:r w:rsidR="00536A74">
        <w:rPr>
          <w:rFonts w:ascii="Arial" w:eastAsia="Calibri" w:hAnsi="Arial" w:cs="Arial"/>
          <w:szCs w:val="24"/>
        </w:rPr>
        <w:t>запись в лог</w:t>
      </w:r>
      <w:r w:rsidR="00BB6387">
        <w:rPr>
          <w:rFonts w:ascii="Arial" w:eastAsia="Calibri" w:hAnsi="Arial" w:cs="Arial"/>
          <w:szCs w:val="24"/>
        </w:rPr>
        <w:t xml:space="preserve">, который отправляется Инженеру ТОиР </w:t>
      </w:r>
      <w:ins w:id="1662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1663" w:author="Serjo" w:date="2020-04-10T17:57:00Z">
        <w:r w:rsidR="00BB6387" w:rsidDel="00FB59FC">
          <w:rPr>
            <w:rFonts w:ascii="Arial" w:eastAsia="Calibri" w:hAnsi="Arial" w:cs="Arial"/>
            <w:szCs w:val="24"/>
          </w:rPr>
          <w:delText>БЕ ГОК</w:delText>
        </w:r>
      </w:del>
      <w:r w:rsidR="00536A74" w:rsidRPr="00101963">
        <w:rPr>
          <w:rFonts w:ascii="Arial" w:eastAsia="Calibri" w:hAnsi="Arial" w:cs="Arial"/>
          <w:szCs w:val="24"/>
        </w:rPr>
        <w:t>. Данная проверка сравнивает показание с минимальным и максимальным значением для выявления некорректных значений. Также выполняется пров</w:t>
      </w:r>
      <w:r w:rsidR="00BE7629">
        <w:rPr>
          <w:rFonts w:ascii="Arial" w:eastAsia="Calibri" w:hAnsi="Arial" w:cs="Arial"/>
          <w:szCs w:val="24"/>
        </w:rPr>
        <w:t>ерка на регулярность поступления</w:t>
      </w:r>
      <w:r w:rsidR="00536A74" w:rsidRPr="00101963">
        <w:rPr>
          <w:rFonts w:ascii="Arial" w:eastAsia="Calibri" w:hAnsi="Arial" w:cs="Arial"/>
          <w:szCs w:val="24"/>
        </w:rPr>
        <w:t xml:space="preserve"> показаний, при пропущенном показани</w:t>
      </w:r>
      <w:r w:rsidR="00BE7629">
        <w:rPr>
          <w:rFonts w:ascii="Arial" w:eastAsia="Calibri" w:hAnsi="Arial" w:cs="Arial"/>
          <w:szCs w:val="24"/>
        </w:rPr>
        <w:t>и</w:t>
      </w:r>
      <w:r w:rsidR="00536A74" w:rsidRPr="00101963">
        <w:rPr>
          <w:rFonts w:ascii="Arial" w:eastAsia="Calibri" w:hAnsi="Arial" w:cs="Arial"/>
          <w:szCs w:val="24"/>
        </w:rPr>
        <w:t xml:space="preserve"> </w:t>
      </w:r>
      <w:r w:rsidR="00BE7629">
        <w:rPr>
          <w:rFonts w:ascii="Arial" w:eastAsia="Calibri" w:hAnsi="Arial" w:cs="Arial"/>
          <w:szCs w:val="24"/>
        </w:rPr>
        <w:t>записывается</w:t>
      </w:r>
      <w:r w:rsidR="000F7CB8">
        <w:rPr>
          <w:rFonts w:ascii="Arial" w:eastAsia="Calibri" w:hAnsi="Arial" w:cs="Arial"/>
          <w:szCs w:val="24"/>
        </w:rPr>
        <w:t xml:space="preserve"> ошибка в лог (р</w:t>
      </w:r>
      <w:r w:rsidR="00536A74" w:rsidRPr="00101963">
        <w:rPr>
          <w:rFonts w:ascii="Arial" w:eastAsia="Calibri" w:hAnsi="Arial" w:cs="Arial"/>
          <w:szCs w:val="24"/>
        </w:rPr>
        <w:t>а</w:t>
      </w:r>
      <w:r w:rsidR="00536A74" w:rsidRPr="000B2E90">
        <w:rPr>
          <w:rFonts w:ascii="Arial" w:eastAsia="Calibri" w:hAnsi="Arial" w:cs="Arial"/>
          <w:szCs w:val="24"/>
        </w:rPr>
        <w:t xml:space="preserve">зработка PM57 </w:t>
      </w:r>
      <w:ins w:id="1664" w:author="Serjo" w:date="2020-04-11T17:05:00Z">
        <w:r w:rsidR="00F16BE1" w:rsidRPr="000B2E90">
          <w:rPr>
            <w:rFonts w:ascii="Arial" w:eastAsia="Calibri" w:hAnsi="Arial" w:cs="Arial"/>
            <w:szCs w:val="24"/>
          </w:rPr>
          <w:t>«</w:t>
        </w:r>
        <w:r w:rsidR="00F16BE1" w:rsidRPr="000B2E90">
          <w:rPr>
            <w:rFonts w:ascii="Arial" w:hAnsi="Arial" w:cs="Arial"/>
            <w:rPrChange w:id="1665" w:author="Serjo" w:date="2020-04-22T10:24:00Z">
              <w:rPr/>
            </w:rPrChange>
          </w:rPr>
          <w:t>Интеграция с MES в части НСИ ТОРО и наработк</w:t>
        </w:r>
        <w:r w:rsidR="000F7CB8">
          <w:rPr>
            <w:rFonts w:ascii="Arial" w:hAnsi="Arial" w:cs="Arial"/>
          </w:rPr>
          <w:t>и</w:t>
        </w:r>
        <w:r w:rsidR="00F16BE1" w:rsidRPr="000B2E90">
          <w:rPr>
            <w:rFonts w:ascii="Arial" w:eastAsia="Calibri" w:hAnsi="Arial" w:cs="Arial"/>
            <w:szCs w:val="24"/>
          </w:rPr>
          <w:t>»</w:t>
        </w:r>
      </w:ins>
      <w:ins w:id="1666" w:author="Serjo" w:date="2020-04-27T16:48:00Z">
        <w:r w:rsidR="000F7CB8">
          <w:rPr>
            <w:rFonts w:ascii="Arial" w:eastAsia="Calibri" w:hAnsi="Arial" w:cs="Arial"/>
            <w:szCs w:val="24"/>
          </w:rPr>
          <w:t xml:space="preserve">, </w:t>
        </w:r>
        <w:r w:rsidR="000F7CB8">
          <w:rPr>
            <w:rFonts w:ascii="Arial" w:hAnsi="Arial" w:cs="Arial"/>
          </w:rPr>
          <w:t>см. п.</w:t>
        </w:r>
        <w:r w:rsidR="000F7CB8">
          <w:rPr>
            <w:rFonts w:ascii="Arial" w:hAnsi="Arial" w:cs="Arial"/>
          </w:rPr>
          <w:fldChar w:fldCharType="begin"/>
        </w:r>
        <w:r w:rsidR="000F7CB8">
          <w:rPr>
            <w:rFonts w:ascii="Arial" w:hAnsi="Arial" w:cs="Arial"/>
          </w:rPr>
          <w:instrText xml:space="preserve"> REF _Ref38897889 \r \h </w:instrText>
        </w:r>
      </w:ins>
      <w:r w:rsidR="000F7CB8">
        <w:rPr>
          <w:rFonts w:ascii="Arial" w:hAnsi="Arial" w:cs="Arial"/>
        </w:rPr>
      </w:r>
      <w:ins w:id="1667" w:author="Serjo" w:date="2020-04-27T16:48:00Z">
        <w:r w:rsidR="000F7CB8">
          <w:rPr>
            <w:rFonts w:ascii="Arial" w:hAnsi="Arial" w:cs="Arial"/>
          </w:rPr>
          <w:fldChar w:fldCharType="separate"/>
        </w:r>
      </w:ins>
      <w:ins w:id="1668" w:author="Владимир Лаут" w:date="2021-04-09T17:37:00Z">
        <w:r w:rsidR="00CB5031">
          <w:rPr>
            <w:rFonts w:ascii="Arial" w:hAnsi="Arial" w:cs="Arial"/>
          </w:rPr>
          <w:t>5.10.2</w:t>
        </w:r>
      </w:ins>
      <w:ins w:id="1669" w:author="Serjo" w:date="2020-04-27T16:48:00Z">
        <w:r w:rsidR="000F7CB8">
          <w:rPr>
            <w:rFonts w:ascii="Arial" w:hAnsi="Arial" w:cs="Arial"/>
          </w:rPr>
          <w:fldChar w:fldCharType="end"/>
        </w:r>
      </w:ins>
      <w:r w:rsidR="00536A74" w:rsidRPr="00101963">
        <w:rPr>
          <w:rFonts w:ascii="Arial" w:eastAsia="Calibri" w:hAnsi="Arial" w:cs="Arial"/>
          <w:szCs w:val="24"/>
        </w:rPr>
        <w:t>). После проверки, документ измерений и уведомление о некорректном значении показания передается в шаг 50 «Контроль регистрации измерений».</w:t>
      </w:r>
    </w:p>
    <w:p w14:paraId="2B175EF0" w14:textId="77777777" w:rsidR="00536A74" w:rsidRDefault="00536A74" w:rsidP="001E41E9">
      <w:pPr>
        <w:pStyle w:val="afff4"/>
        <w:ind w:firstLine="567"/>
        <w:rPr>
          <w:rFonts w:ascii="Arial" w:eastAsia="Calibri" w:hAnsi="Arial" w:cs="Arial"/>
          <w:szCs w:val="24"/>
        </w:rPr>
      </w:pPr>
    </w:p>
    <w:p w14:paraId="3AA1D888" w14:textId="4F96204B" w:rsidR="007E39CB" w:rsidRDefault="007E39CB" w:rsidP="007E39CB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25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5D09C7">
        <w:rPr>
          <w:rFonts w:eastAsiaTheme="majorEastAsia" w:cstheme="majorBidi"/>
          <w:b/>
          <w:i w:val="0"/>
          <w:caps w:val="0"/>
          <w:sz w:val="24"/>
          <w:szCs w:val="24"/>
        </w:rPr>
        <w:t>Автоматическая регистрация показания измерительного прибора или наработки в системе</w:t>
      </w:r>
    </w:p>
    <w:p w14:paraId="6DFCADD9" w14:textId="77777777" w:rsidR="007E39CB" w:rsidRPr="00AC391A" w:rsidRDefault="007E39CB" w:rsidP="007E39CB">
      <w:pPr>
        <w:rPr>
          <w:rFonts w:eastAsiaTheme="majorEastAsia"/>
          <w:i/>
          <w:caps/>
        </w:rPr>
      </w:pPr>
    </w:p>
    <w:p w14:paraId="5536DB25" w14:textId="2B369B7E" w:rsidR="009663BA" w:rsidRDefault="007E39CB" w:rsidP="007E39CB">
      <w:pPr>
        <w:pStyle w:val="afff4"/>
        <w:ind w:firstLine="567"/>
        <w:rPr>
          <w:ins w:id="1670" w:author="Serjo" w:date="2020-04-30T17:00:00Z"/>
          <w:rFonts w:ascii="Arial" w:hAnsi="Arial" w:cs="Arial"/>
          <w:bCs/>
          <w:szCs w:val="24"/>
        </w:rPr>
      </w:pPr>
      <w:r w:rsidRPr="00101963">
        <w:rPr>
          <w:rFonts w:ascii="Arial" w:hAnsi="Arial" w:cs="Arial"/>
          <w:bCs/>
          <w:szCs w:val="24"/>
        </w:rPr>
        <w:t>Автоматическая регистрация показания измерительного прибора</w:t>
      </w:r>
      <w:ins w:id="1671" w:author="Serjo" w:date="2020-04-11T17:03:00Z">
        <w:r w:rsidR="00F16BE1">
          <w:rPr>
            <w:rFonts w:ascii="Arial" w:hAnsi="Arial" w:cs="Arial"/>
            <w:bCs/>
            <w:szCs w:val="24"/>
          </w:rPr>
          <w:t>, пробега</w:t>
        </w:r>
      </w:ins>
      <w:r w:rsidRPr="00101963">
        <w:rPr>
          <w:rFonts w:ascii="Arial" w:hAnsi="Arial" w:cs="Arial"/>
          <w:bCs/>
          <w:szCs w:val="24"/>
        </w:rPr>
        <w:t xml:space="preserve"> или наработки в системе выполняется </w:t>
      </w:r>
      <w:del w:id="1672" w:author="Serjo" w:date="2020-04-30T17:00:00Z">
        <w:r w:rsidRPr="000B2E90" w:rsidDel="009663BA">
          <w:rPr>
            <w:rFonts w:ascii="Arial" w:hAnsi="Arial" w:cs="Arial"/>
            <w:bCs/>
            <w:szCs w:val="24"/>
          </w:rPr>
          <w:delText xml:space="preserve">автоматически </w:delText>
        </w:r>
      </w:del>
      <w:r w:rsidRPr="000B2E90">
        <w:rPr>
          <w:rFonts w:ascii="Arial" w:hAnsi="Arial" w:cs="Arial"/>
          <w:bCs/>
          <w:szCs w:val="24"/>
        </w:rPr>
        <w:t xml:space="preserve">при помощи </w:t>
      </w:r>
      <w:r w:rsidR="00FD6247" w:rsidRPr="000B2E90">
        <w:rPr>
          <w:rFonts w:ascii="Arial" w:hAnsi="Arial" w:cs="Arial"/>
          <w:bCs/>
          <w:szCs w:val="24"/>
          <w:lang w:val="en-US"/>
        </w:rPr>
        <w:t>Z</w:t>
      </w:r>
      <w:r w:rsidRPr="000B2E90">
        <w:rPr>
          <w:rFonts w:ascii="Arial" w:hAnsi="Arial" w:cs="Arial"/>
          <w:bCs/>
          <w:szCs w:val="24"/>
        </w:rPr>
        <w:t>-разработки (код разработки</w:t>
      </w:r>
      <w:ins w:id="1673" w:author="Serjo" w:date="2020-04-11T17:02:00Z">
        <w:r w:rsidR="00544B61" w:rsidRPr="000B2E90">
          <w:rPr>
            <w:rFonts w:ascii="Arial" w:hAnsi="Arial" w:cs="Arial"/>
            <w:bCs/>
            <w:szCs w:val="24"/>
            <w:rPrChange w:id="1674" w:author="Serjo" w:date="2020-04-22T10:24:00Z">
              <w:rPr>
                <w:rFonts w:ascii="Arial" w:hAnsi="Arial" w:cs="Arial"/>
                <w:bCs/>
                <w:szCs w:val="24"/>
                <w:lang w:val="en-US"/>
              </w:rPr>
            </w:rPrChange>
          </w:rPr>
          <w:t xml:space="preserve"> </w:t>
        </w:r>
        <w:r w:rsidR="00544B61" w:rsidRPr="000B2E90">
          <w:rPr>
            <w:rFonts w:ascii="Arial" w:hAnsi="Arial" w:cs="Arial"/>
            <w:bCs/>
            <w:szCs w:val="24"/>
            <w:lang w:val="en-US"/>
          </w:rPr>
          <w:t>PM</w:t>
        </w:r>
        <w:r w:rsidR="00544B61" w:rsidRPr="000B2E90">
          <w:rPr>
            <w:rFonts w:ascii="Arial" w:hAnsi="Arial" w:cs="Arial"/>
            <w:bCs/>
            <w:szCs w:val="24"/>
            <w:rPrChange w:id="1675" w:author="Serjo" w:date="2020-04-22T10:24:00Z">
              <w:rPr>
                <w:rFonts w:ascii="Arial" w:hAnsi="Arial" w:cs="Arial"/>
                <w:bCs/>
                <w:szCs w:val="24"/>
                <w:lang w:val="en-US"/>
              </w:rPr>
            </w:rPrChange>
          </w:rPr>
          <w:t>57 «</w:t>
        </w:r>
        <w:r w:rsidR="00544B61" w:rsidRPr="000B2E90">
          <w:rPr>
            <w:rFonts w:ascii="Arial" w:hAnsi="Arial" w:cs="Arial"/>
            <w:rPrChange w:id="1676" w:author="Serjo" w:date="2020-04-22T10:24:00Z">
              <w:rPr/>
            </w:rPrChange>
          </w:rPr>
          <w:t>Интеграция с MES в части НСИ ТОРО и наработк</w:t>
        </w:r>
        <w:r w:rsidR="000F7CB8">
          <w:rPr>
            <w:rFonts w:ascii="Arial" w:hAnsi="Arial" w:cs="Arial"/>
          </w:rPr>
          <w:t>и</w:t>
        </w:r>
        <w:r w:rsidR="00544B61" w:rsidRPr="000B2E90">
          <w:rPr>
            <w:rFonts w:ascii="Arial" w:hAnsi="Arial" w:cs="Arial"/>
            <w:bCs/>
            <w:szCs w:val="24"/>
          </w:rPr>
          <w:t>»</w:t>
        </w:r>
      </w:ins>
      <w:ins w:id="1677" w:author="Serjo" w:date="2020-04-27T16:49:00Z">
        <w:r w:rsidR="000F7CB8">
          <w:rPr>
            <w:rFonts w:ascii="Arial" w:hAnsi="Arial" w:cs="Arial"/>
            <w:bCs/>
            <w:szCs w:val="24"/>
          </w:rPr>
          <w:t xml:space="preserve">, </w:t>
        </w:r>
        <w:r w:rsidR="000F7CB8">
          <w:rPr>
            <w:rFonts w:ascii="Arial" w:hAnsi="Arial" w:cs="Arial"/>
          </w:rPr>
          <w:t>см. п.</w:t>
        </w:r>
        <w:r w:rsidR="000F7CB8">
          <w:rPr>
            <w:rFonts w:ascii="Arial" w:hAnsi="Arial" w:cs="Arial"/>
          </w:rPr>
          <w:fldChar w:fldCharType="begin"/>
        </w:r>
        <w:r w:rsidR="000F7CB8">
          <w:rPr>
            <w:rFonts w:ascii="Arial" w:hAnsi="Arial" w:cs="Arial"/>
          </w:rPr>
          <w:instrText xml:space="preserve"> REF _Ref38897889 \r \h </w:instrText>
        </w:r>
      </w:ins>
      <w:r w:rsidR="000F7CB8">
        <w:rPr>
          <w:rFonts w:ascii="Arial" w:hAnsi="Arial" w:cs="Arial"/>
        </w:rPr>
      </w:r>
      <w:ins w:id="1678" w:author="Serjo" w:date="2020-04-27T16:49:00Z">
        <w:r w:rsidR="000F7CB8">
          <w:rPr>
            <w:rFonts w:ascii="Arial" w:hAnsi="Arial" w:cs="Arial"/>
          </w:rPr>
          <w:fldChar w:fldCharType="separate"/>
        </w:r>
      </w:ins>
      <w:ins w:id="1679" w:author="Владимир Лаут" w:date="2021-04-09T17:37:00Z">
        <w:r w:rsidR="00CB5031">
          <w:rPr>
            <w:rFonts w:ascii="Arial" w:hAnsi="Arial" w:cs="Arial"/>
          </w:rPr>
          <w:t>5.10.2</w:t>
        </w:r>
      </w:ins>
      <w:ins w:id="1680" w:author="Serjo" w:date="2020-04-27T16:49:00Z">
        <w:r w:rsidR="000F7CB8">
          <w:rPr>
            <w:rFonts w:ascii="Arial" w:hAnsi="Arial" w:cs="Arial"/>
          </w:rPr>
          <w:fldChar w:fldCharType="end"/>
        </w:r>
      </w:ins>
      <w:del w:id="1681" w:author="Serjo" w:date="2020-04-11T17:02:00Z">
        <w:r w:rsidRPr="000B2E90" w:rsidDel="00544B61">
          <w:rPr>
            <w:rFonts w:ascii="Arial" w:hAnsi="Arial" w:cs="Arial"/>
            <w:bCs/>
            <w:szCs w:val="24"/>
          </w:rPr>
          <w:delText xml:space="preserve"> PM01 «</w:delText>
        </w:r>
      </w:del>
      <w:del w:id="1682" w:author="Serjo" w:date="2020-04-08T18:03:00Z">
        <w:r w:rsidRPr="000B2E90" w:rsidDel="00FD6247">
          <w:rPr>
            <w:rFonts w:ascii="Arial" w:hAnsi="Arial" w:cs="Arial"/>
            <w:bCs/>
            <w:szCs w:val="24"/>
          </w:rPr>
          <w:delText xml:space="preserve">При получении дефекта или останова из внешней системы автоматически создаётся сообщение ТОРО в </w:delText>
        </w:r>
        <w:r w:rsidR="003616A7" w:rsidRPr="000B2E90" w:rsidDel="00FD6247">
          <w:rPr>
            <w:rFonts w:ascii="Arial" w:hAnsi="Arial" w:cs="Arial"/>
            <w:bCs/>
            <w:szCs w:val="24"/>
          </w:rPr>
          <w:delText>S/4HANA</w:delText>
        </w:r>
        <w:r w:rsidRPr="000B2E90" w:rsidDel="00FD6247">
          <w:rPr>
            <w:rFonts w:ascii="Arial" w:hAnsi="Arial" w:cs="Arial"/>
            <w:bCs/>
            <w:szCs w:val="24"/>
          </w:rPr>
          <w:delText xml:space="preserve">. При получении измерения из внешней системы автоматически создаётся документ измерения в </w:delText>
        </w:r>
        <w:r w:rsidR="003616A7" w:rsidRPr="000B2E90" w:rsidDel="00FD6247">
          <w:rPr>
            <w:rFonts w:ascii="Arial" w:hAnsi="Arial" w:cs="Arial"/>
            <w:bCs/>
            <w:szCs w:val="24"/>
          </w:rPr>
          <w:delText>S/4HANA</w:delText>
        </w:r>
      </w:del>
      <w:del w:id="1683" w:author="Serjo" w:date="2020-04-11T17:02:00Z">
        <w:r w:rsidRPr="000B2E90" w:rsidDel="00544B61">
          <w:rPr>
            <w:rFonts w:ascii="Arial" w:hAnsi="Arial" w:cs="Arial"/>
            <w:bCs/>
            <w:szCs w:val="24"/>
          </w:rPr>
          <w:delText>»</w:delText>
        </w:r>
      </w:del>
      <w:r w:rsidRPr="000B2E90">
        <w:rPr>
          <w:rFonts w:ascii="Arial" w:hAnsi="Arial" w:cs="Arial"/>
          <w:bCs/>
          <w:szCs w:val="24"/>
        </w:rPr>
        <w:t>)</w:t>
      </w:r>
      <w:ins w:id="1684" w:author="Serjo" w:date="2020-04-30T17:00:00Z">
        <w:r w:rsidR="009663BA" w:rsidRPr="009663BA">
          <w:rPr>
            <w:rFonts w:ascii="Arial" w:hAnsi="Arial" w:cs="Arial"/>
            <w:bCs/>
            <w:szCs w:val="24"/>
            <w:rPrChange w:id="1685" w:author="Serjo" w:date="2020-04-30T17:00:00Z">
              <w:rPr>
                <w:rFonts w:ascii="Arial" w:hAnsi="Arial" w:cs="Arial"/>
                <w:bCs/>
                <w:szCs w:val="24"/>
                <w:lang w:val="en-US"/>
              </w:rPr>
            </w:rPrChange>
          </w:rPr>
          <w:t xml:space="preserve"> </w:t>
        </w:r>
        <w:r w:rsidR="009663BA">
          <w:rPr>
            <w:rFonts w:ascii="Arial" w:hAnsi="Arial" w:cs="Arial"/>
            <w:bCs/>
            <w:szCs w:val="24"/>
          </w:rPr>
          <w:t>в следующих случаях:</w:t>
        </w:r>
      </w:ins>
    </w:p>
    <w:p w14:paraId="13138F3B" w14:textId="642D2DBA" w:rsidR="009663BA" w:rsidRDefault="007E39CB" w:rsidP="009663BA">
      <w:pPr>
        <w:pStyle w:val="afff4"/>
        <w:numPr>
          <w:ilvl w:val="0"/>
          <w:numId w:val="92"/>
        </w:numPr>
        <w:rPr>
          <w:ins w:id="1686" w:author="Serjo" w:date="2020-04-30T17:01:00Z"/>
          <w:rFonts w:ascii="Arial" w:hAnsi="Arial" w:cs="Arial"/>
          <w:bCs/>
          <w:szCs w:val="24"/>
        </w:rPr>
      </w:pPr>
      <w:del w:id="1687" w:author="Serjo" w:date="2020-04-30T17:00:00Z">
        <w:r w:rsidRPr="000B2E90" w:rsidDel="009663BA">
          <w:rPr>
            <w:rFonts w:ascii="Arial" w:hAnsi="Arial" w:cs="Arial"/>
            <w:bCs/>
            <w:szCs w:val="24"/>
          </w:rPr>
          <w:delText>, когда</w:delText>
        </w:r>
        <w:r w:rsidRPr="00101963" w:rsidDel="009663BA">
          <w:rPr>
            <w:rFonts w:ascii="Arial" w:hAnsi="Arial" w:cs="Arial"/>
            <w:bCs/>
            <w:szCs w:val="24"/>
          </w:rPr>
          <w:delText xml:space="preserve"> </w:delText>
        </w:r>
      </w:del>
      <w:r w:rsidR="009663BA">
        <w:rPr>
          <w:rFonts w:ascii="Arial" w:hAnsi="Arial" w:cs="Arial"/>
          <w:bCs/>
          <w:szCs w:val="24"/>
        </w:rPr>
        <w:t>П</w:t>
      </w:r>
      <w:r w:rsidRPr="00101963">
        <w:rPr>
          <w:rFonts w:ascii="Arial" w:hAnsi="Arial" w:cs="Arial"/>
          <w:bCs/>
          <w:szCs w:val="24"/>
        </w:rPr>
        <w:t xml:space="preserve">оказания измерительных приборов передаются из </w:t>
      </w:r>
      <w:r w:rsidRPr="00101963">
        <w:rPr>
          <w:rFonts w:ascii="Arial" w:hAnsi="Arial" w:cs="Arial"/>
          <w:bCs/>
          <w:szCs w:val="24"/>
          <w:lang w:val="en-US"/>
        </w:rPr>
        <w:t>MES</w:t>
      </w:r>
      <w:r w:rsidRPr="00101963">
        <w:rPr>
          <w:rFonts w:ascii="Arial" w:hAnsi="Arial" w:cs="Arial"/>
          <w:bCs/>
          <w:szCs w:val="24"/>
        </w:rPr>
        <w:t>-системы</w:t>
      </w:r>
      <w:ins w:id="1688" w:author="Serjo" w:date="2020-04-30T17:01:00Z">
        <w:r w:rsidR="009663BA">
          <w:rPr>
            <w:rFonts w:ascii="Arial" w:hAnsi="Arial" w:cs="Arial"/>
            <w:bCs/>
            <w:szCs w:val="24"/>
          </w:rPr>
          <w:t>;</w:t>
        </w:r>
      </w:ins>
    </w:p>
    <w:p w14:paraId="303220B7" w14:textId="2D0835B0" w:rsidR="00EB112F" w:rsidRDefault="007E39CB">
      <w:pPr>
        <w:pStyle w:val="afff4"/>
        <w:numPr>
          <w:ilvl w:val="0"/>
          <w:numId w:val="92"/>
        </w:numPr>
        <w:rPr>
          <w:ins w:id="1689" w:author="Serjo" w:date="2020-04-15T11:18:00Z"/>
          <w:rFonts w:ascii="Arial" w:hAnsi="Arial" w:cs="Arial"/>
          <w:bCs/>
          <w:szCs w:val="24"/>
        </w:rPr>
        <w:pPrChange w:id="1690" w:author="Serjo" w:date="2020-04-30T17:00:00Z">
          <w:pPr>
            <w:pStyle w:val="afff4"/>
            <w:ind w:firstLine="567"/>
          </w:pPr>
        </w:pPrChange>
      </w:pPr>
      <w:del w:id="1691" w:author="Serjo" w:date="2020-04-30T17:01:00Z">
        <w:r w:rsidRPr="00101963" w:rsidDel="009663BA">
          <w:rPr>
            <w:rFonts w:ascii="Arial" w:hAnsi="Arial" w:cs="Arial"/>
            <w:bCs/>
            <w:szCs w:val="24"/>
          </w:rPr>
          <w:delText>.</w:delText>
        </w:r>
      </w:del>
      <w:ins w:id="1692" w:author="Serjo" w:date="2020-04-30T17:04:00Z">
        <w:r w:rsidR="009663BA">
          <w:rPr>
            <w:rFonts w:ascii="Arial" w:hAnsi="Arial" w:cs="Arial"/>
            <w:bCs/>
            <w:szCs w:val="24"/>
          </w:rPr>
          <w:t>Н</w:t>
        </w:r>
      </w:ins>
      <w:ins w:id="1693" w:author="Serjo" w:date="2020-04-30T17:02:00Z">
        <w:r w:rsidR="009663BA">
          <w:rPr>
            <w:rFonts w:ascii="Arial" w:hAnsi="Arial" w:cs="Arial"/>
            <w:bCs/>
            <w:szCs w:val="24"/>
          </w:rPr>
          <w:t xml:space="preserve">а выходе из шага </w:t>
        </w:r>
      </w:ins>
      <w:ins w:id="1694" w:author="Serjo" w:date="2020-04-30T17:08:00Z">
        <w:r w:rsidR="009663BA">
          <w:rPr>
            <w:rFonts w:ascii="Arial" w:hAnsi="Arial" w:cs="Arial"/>
            <w:bCs/>
            <w:szCs w:val="24"/>
          </w:rPr>
          <w:t xml:space="preserve">80 </w:t>
        </w:r>
      </w:ins>
      <w:ins w:id="1695" w:author="Serjo" w:date="2020-04-30T17:05:00Z">
        <w:r w:rsidR="009663BA">
          <w:rPr>
            <w:rFonts w:ascii="Arial" w:hAnsi="Arial" w:cs="Arial"/>
            <w:bCs/>
            <w:szCs w:val="24"/>
          </w:rPr>
          <w:t>«</w:t>
        </w:r>
        <w:r w:rsidR="009663BA" w:rsidRPr="009663BA">
          <w:rPr>
            <w:rFonts w:ascii="Arial" w:hAnsi="Arial" w:cs="Arial"/>
            <w:bCs/>
            <w:szCs w:val="24"/>
          </w:rPr>
          <w:t>Пр</w:t>
        </w:r>
        <w:r w:rsidR="009663BA">
          <w:rPr>
            <w:rFonts w:ascii="Arial" w:hAnsi="Arial" w:cs="Arial"/>
            <w:bCs/>
            <w:szCs w:val="24"/>
          </w:rPr>
          <w:t>иемка документов и закрытие пу</w:t>
        </w:r>
        <w:r w:rsidR="009663BA" w:rsidRPr="009663BA">
          <w:rPr>
            <w:rFonts w:ascii="Arial" w:hAnsi="Arial" w:cs="Arial"/>
            <w:bCs/>
            <w:szCs w:val="24"/>
          </w:rPr>
          <w:t>тевого листа</w:t>
        </w:r>
        <w:r w:rsidR="009663BA">
          <w:rPr>
            <w:rFonts w:ascii="Arial" w:hAnsi="Arial" w:cs="Arial"/>
            <w:bCs/>
            <w:szCs w:val="24"/>
          </w:rPr>
          <w:t xml:space="preserve">» </w:t>
        </w:r>
      </w:ins>
      <w:ins w:id="1696" w:author="Serjo" w:date="2020-04-30T17:02:00Z">
        <w:r w:rsidR="009663BA">
          <w:rPr>
            <w:rFonts w:ascii="Arial" w:hAnsi="Arial" w:cs="Arial"/>
            <w:bCs/>
            <w:szCs w:val="24"/>
          </w:rPr>
          <w:t xml:space="preserve">бизнес-процесса </w:t>
        </w:r>
      </w:ins>
      <w:ins w:id="1697" w:author="Serjo" w:date="2020-04-30T17:03:00Z">
        <w:r w:rsidR="009663BA" w:rsidRPr="00A03DDE">
          <w:rPr>
            <w:rFonts w:ascii="Arial" w:eastAsia="Calibri" w:hAnsi="Arial" w:cs="Arial"/>
          </w:rPr>
          <w:t>ПП-10.06.03-</w:t>
        </w:r>
        <w:r w:rsidR="009663BA" w:rsidRPr="00A03DDE">
          <w:rPr>
            <w:rFonts w:ascii="Arial" w:eastAsia="Calibri" w:hAnsi="Arial" w:cs="Arial"/>
            <w:lang w:val="en-US"/>
          </w:rPr>
          <w:t>ERP</w:t>
        </w:r>
        <w:r w:rsidR="009663BA" w:rsidRPr="00A03DDE">
          <w:rPr>
            <w:rFonts w:ascii="Arial" w:eastAsia="Calibri" w:hAnsi="Arial" w:cs="Arial"/>
          </w:rPr>
          <w:t xml:space="preserve"> «Выполнение транспортных работ и работ технологического транспорта»</w:t>
        </w:r>
      </w:ins>
      <w:ins w:id="1698" w:author="Serjo" w:date="2020-04-30T17:12:00Z">
        <w:r w:rsidR="001B1D52">
          <w:rPr>
            <w:rFonts w:ascii="Arial" w:eastAsia="Calibri" w:hAnsi="Arial" w:cs="Arial"/>
          </w:rPr>
          <w:t xml:space="preserve">, </w:t>
        </w:r>
      </w:ins>
      <w:ins w:id="1699" w:author="Serjo" w:date="2020-04-30T17:05:00Z">
        <w:r w:rsidR="001B1D52">
          <w:rPr>
            <w:rFonts w:ascii="Arial" w:eastAsia="Calibri" w:hAnsi="Arial" w:cs="Arial"/>
          </w:rPr>
          <w:t>п</w:t>
        </w:r>
        <w:r w:rsidR="009663BA">
          <w:rPr>
            <w:rFonts w:ascii="Arial" w:eastAsia="Calibri" w:hAnsi="Arial" w:cs="Arial"/>
          </w:rPr>
          <w:t xml:space="preserve">ри </w:t>
        </w:r>
      </w:ins>
      <w:ins w:id="1700" w:author="Serjo" w:date="2020-04-30T17:09:00Z">
        <w:r w:rsidR="009663BA">
          <w:rPr>
            <w:rFonts w:ascii="Arial" w:eastAsia="Calibri" w:hAnsi="Arial" w:cs="Arial"/>
          </w:rPr>
          <w:t>вво</w:t>
        </w:r>
      </w:ins>
      <w:ins w:id="1701" w:author="Serjo" w:date="2020-04-30T17:10:00Z">
        <w:r w:rsidR="009663BA">
          <w:rPr>
            <w:rFonts w:ascii="Arial" w:eastAsia="Calibri" w:hAnsi="Arial" w:cs="Arial"/>
          </w:rPr>
          <w:t>д</w:t>
        </w:r>
      </w:ins>
      <w:ins w:id="1702" w:author="Serjo" w:date="2020-04-30T17:09:00Z">
        <w:r w:rsidR="009663BA">
          <w:rPr>
            <w:rFonts w:ascii="Arial" w:eastAsia="Calibri" w:hAnsi="Arial" w:cs="Arial"/>
          </w:rPr>
          <w:t xml:space="preserve">е фактических данных по пробегу </w:t>
        </w:r>
      </w:ins>
      <w:ins w:id="1703" w:author="Serjo" w:date="2020-04-30T17:17:00Z">
        <w:r w:rsidR="001B1D52">
          <w:rPr>
            <w:rFonts w:ascii="Arial" w:eastAsia="Calibri" w:hAnsi="Arial" w:cs="Arial"/>
          </w:rPr>
          <w:t xml:space="preserve">ТС </w:t>
        </w:r>
      </w:ins>
      <w:ins w:id="1704" w:author="Serjo" w:date="2020-04-30T17:09:00Z">
        <w:r w:rsidR="009663BA">
          <w:rPr>
            <w:rFonts w:ascii="Arial" w:eastAsia="Calibri" w:hAnsi="Arial" w:cs="Arial"/>
          </w:rPr>
          <w:t>и</w:t>
        </w:r>
      </w:ins>
      <w:ins w:id="1705" w:author="Serjo" w:date="2020-04-30T17:14:00Z">
        <w:r w:rsidR="001B1D52">
          <w:rPr>
            <w:rFonts w:ascii="Arial" w:eastAsia="Calibri" w:hAnsi="Arial" w:cs="Arial"/>
          </w:rPr>
          <w:t>ли</w:t>
        </w:r>
      </w:ins>
      <w:ins w:id="1706" w:author="Serjo" w:date="2020-04-30T17:09:00Z">
        <w:r w:rsidR="009663BA">
          <w:rPr>
            <w:rFonts w:ascii="Arial" w:eastAsia="Calibri" w:hAnsi="Arial" w:cs="Arial"/>
          </w:rPr>
          <w:t xml:space="preserve"> н</w:t>
        </w:r>
      </w:ins>
      <w:ins w:id="1707" w:author="Serjo" w:date="2020-04-30T17:10:00Z">
        <w:r w:rsidR="009663BA">
          <w:rPr>
            <w:rFonts w:ascii="Arial" w:eastAsia="Calibri" w:hAnsi="Arial" w:cs="Arial"/>
          </w:rPr>
          <w:t>а</w:t>
        </w:r>
      </w:ins>
      <w:ins w:id="1708" w:author="Serjo" w:date="2020-04-30T17:09:00Z">
        <w:r w:rsidR="009663BA">
          <w:rPr>
            <w:rFonts w:ascii="Arial" w:eastAsia="Calibri" w:hAnsi="Arial" w:cs="Arial"/>
          </w:rPr>
          <w:t xml:space="preserve">работке </w:t>
        </w:r>
      </w:ins>
      <w:ins w:id="1709" w:author="Serjo" w:date="2020-04-30T17:11:00Z">
        <w:r w:rsidR="001B1D52">
          <w:rPr>
            <w:rFonts w:ascii="Arial" w:eastAsia="Calibri" w:hAnsi="Arial" w:cs="Arial"/>
          </w:rPr>
          <w:t xml:space="preserve">моточасов </w:t>
        </w:r>
      </w:ins>
      <w:ins w:id="1710" w:author="Serjo" w:date="2020-04-30T17:17:00Z">
        <w:r w:rsidR="001B1D52">
          <w:rPr>
            <w:rFonts w:ascii="Arial" w:eastAsia="Calibri" w:hAnsi="Arial" w:cs="Arial"/>
          </w:rPr>
          <w:t xml:space="preserve">доп. оборудования </w:t>
        </w:r>
      </w:ins>
      <w:ins w:id="1711" w:author="Serjo" w:date="2020-04-30T17:10:00Z">
        <w:r w:rsidR="009663BA">
          <w:rPr>
            <w:rFonts w:ascii="Arial" w:eastAsia="Calibri" w:hAnsi="Arial" w:cs="Arial"/>
          </w:rPr>
          <w:t>из исполненного путевого листа</w:t>
        </w:r>
      </w:ins>
      <w:ins w:id="1712" w:author="Serjo" w:date="2020-04-30T17:14:00Z">
        <w:r w:rsidR="001B1D52">
          <w:rPr>
            <w:rFonts w:ascii="Arial" w:eastAsia="Calibri" w:hAnsi="Arial" w:cs="Arial"/>
          </w:rPr>
          <w:t xml:space="preserve"> (см. документ </w:t>
        </w:r>
      </w:ins>
      <w:ins w:id="1713" w:author="Serjo" w:date="2020-04-30T17:15:00Z">
        <w:r w:rsidR="001B1D52">
          <w:rPr>
            <w:rFonts w:ascii="Arial" w:eastAsia="Calibri" w:hAnsi="Arial" w:cs="Arial"/>
          </w:rPr>
          <w:t>«</w:t>
        </w:r>
      </w:ins>
      <w:ins w:id="1714" w:author="Serjo" w:date="2020-04-30T17:16:00Z">
        <w:del w:id="1715" w:author="Владимир Лаут" w:date="2021-03-15T12:14:00Z">
          <w:r w:rsidR="001B1D52" w:rsidRPr="00115A16" w:rsidDel="00530700">
            <w:rPr>
              <w:rFonts w:ascii="Arial" w:hAnsi="Arial" w:cs="Arial"/>
              <w:szCs w:val="24"/>
            </w:rPr>
            <w:delText>ERP.</w:delText>
          </w:r>
          <w:r w:rsidR="001B1D52" w:rsidRPr="00DC619D" w:rsidDel="00530700">
            <w:rPr>
              <w:rFonts w:ascii="Arial" w:hAnsi="Arial" w:cs="Arial"/>
              <w:szCs w:val="24"/>
            </w:rPr>
            <w:delText>9.9.2</w:delText>
          </w:r>
        </w:del>
      </w:ins>
      <w:ins w:id="1716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1717" w:author="Serjo" w:date="2020-04-30T17:16:00Z">
        <w:r w:rsidR="001B1D52" w:rsidRPr="00DC619D">
          <w:rPr>
            <w:rFonts w:ascii="Arial" w:hAnsi="Arial" w:cs="Arial"/>
            <w:szCs w:val="24"/>
          </w:rPr>
          <w:t>.</w:t>
        </w:r>
        <w:r w:rsidR="001B1D52" w:rsidRPr="00115A16">
          <w:rPr>
            <w:rFonts w:ascii="Arial" w:hAnsi="Arial" w:cs="Arial"/>
            <w:szCs w:val="24"/>
          </w:rPr>
          <w:t>61_MM_</w:t>
        </w:r>
        <w:r w:rsidR="001B1D52">
          <w:rPr>
            <w:rFonts w:ascii="Arial" w:hAnsi="Arial" w:cs="Arial"/>
            <w:szCs w:val="24"/>
          </w:rPr>
          <w:t>КД_</w:t>
        </w:r>
        <w:r w:rsidR="001B1D52" w:rsidRPr="00115A16">
          <w:rPr>
            <w:rFonts w:ascii="Arial" w:hAnsi="Arial" w:cs="Arial"/>
            <w:szCs w:val="24"/>
          </w:rPr>
          <w:t>Транспортная логистика</w:t>
        </w:r>
      </w:ins>
      <w:ins w:id="1718" w:author="Serjo" w:date="2020-04-30T17:15:00Z">
        <w:r w:rsidR="001B1D52">
          <w:rPr>
            <w:rFonts w:ascii="Arial" w:eastAsia="Calibri" w:hAnsi="Arial" w:cs="Arial"/>
          </w:rPr>
          <w:t>»</w:t>
        </w:r>
      </w:ins>
      <w:ins w:id="1719" w:author="Serjo" w:date="2020-04-30T17:16:00Z">
        <w:r w:rsidR="001B1D52">
          <w:rPr>
            <w:rFonts w:ascii="Arial" w:eastAsia="Calibri" w:hAnsi="Arial" w:cs="Arial"/>
          </w:rPr>
          <w:t>).</w:t>
        </w:r>
      </w:ins>
    </w:p>
    <w:p w14:paraId="11A652E0" w14:textId="7B596293" w:rsidR="007E39CB" w:rsidRDefault="00EB112F" w:rsidP="007E39CB">
      <w:pPr>
        <w:pStyle w:val="afff4"/>
        <w:ind w:firstLine="567"/>
        <w:rPr>
          <w:rFonts w:ascii="Arial" w:hAnsi="Arial" w:cs="Arial"/>
          <w:bCs/>
          <w:szCs w:val="24"/>
        </w:rPr>
      </w:pPr>
      <w:ins w:id="1720" w:author="Serjo" w:date="2020-04-15T11:18:00Z">
        <w:r>
          <w:rPr>
            <w:rFonts w:ascii="Arial" w:hAnsi="Arial" w:cs="Arial"/>
            <w:bCs/>
            <w:szCs w:val="24"/>
          </w:rPr>
          <w:t xml:space="preserve">Также </w:t>
        </w:r>
      </w:ins>
      <w:ins w:id="1721" w:author="Serjo" w:date="2020-04-15T11:19:00Z">
        <w:r w:rsidRPr="00094CEB">
          <w:rPr>
            <w:rFonts w:ascii="Arial" w:hAnsi="Arial" w:cs="Arial"/>
            <w:szCs w:val="24"/>
            <w:lang w:eastAsia="ru-RU"/>
          </w:rPr>
          <w:t xml:space="preserve">передача данных </w:t>
        </w:r>
      </w:ins>
      <w:ins w:id="1722" w:author="Serjo" w:date="2020-04-15T11:21:00Z">
        <w:r>
          <w:rPr>
            <w:rFonts w:ascii="Arial" w:hAnsi="Arial" w:cs="Arial"/>
            <w:szCs w:val="24"/>
            <w:lang w:eastAsia="ru-RU"/>
          </w:rPr>
          <w:t xml:space="preserve">и </w:t>
        </w:r>
      </w:ins>
      <w:ins w:id="1723" w:author="Serjo" w:date="2020-04-15T11:22:00Z">
        <w:r>
          <w:rPr>
            <w:rFonts w:ascii="Arial" w:hAnsi="Arial" w:cs="Arial"/>
            <w:szCs w:val="24"/>
            <w:lang w:eastAsia="ru-RU"/>
          </w:rPr>
          <w:t xml:space="preserve">их </w:t>
        </w:r>
      </w:ins>
      <w:ins w:id="1724" w:author="Serjo" w:date="2020-04-15T11:21:00Z">
        <w:r>
          <w:rPr>
            <w:rFonts w:ascii="Arial" w:hAnsi="Arial" w:cs="Arial"/>
            <w:szCs w:val="24"/>
            <w:lang w:eastAsia="ru-RU"/>
          </w:rPr>
          <w:t xml:space="preserve">автоматическая регистрация </w:t>
        </w:r>
      </w:ins>
      <w:ins w:id="1725" w:author="Serjo" w:date="2020-04-15T11:19:00Z">
        <w:r w:rsidRPr="00094CEB">
          <w:rPr>
            <w:rFonts w:ascii="Arial" w:hAnsi="Arial" w:cs="Arial"/>
            <w:szCs w:val="24"/>
            <w:lang w:eastAsia="ru-RU"/>
          </w:rPr>
          <w:t>по выявленным отклонениям в значениях контролируемых параметров от допустимых</w:t>
        </w:r>
        <w:r>
          <w:rPr>
            <w:rFonts w:ascii="Arial" w:hAnsi="Arial" w:cs="Arial"/>
            <w:szCs w:val="24"/>
            <w:lang w:eastAsia="ru-RU"/>
          </w:rPr>
          <w:t xml:space="preserve"> </w:t>
        </w:r>
      </w:ins>
      <w:ins w:id="1726" w:author="Serjo" w:date="2020-04-15T11:20:00Z">
        <w:r>
          <w:rPr>
            <w:rFonts w:ascii="Arial" w:hAnsi="Arial" w:cs="Arial"/>
            <w:szCs w:val="24"/>
            <w:lang w:eastAsia="ru-RU"/>
          </w:rPr>
          <w:t xml:space="preserve">будет </w:t>
        </w:r>
      </w:ins>
      <w:ins w:id="1727" w:author="Serjo" w:date="2020-04-15T11:19:00Z">
        <w:r>
          <w:rPr>
            <w:rFonts w:ascii="Arial" w:hAnsi="Arial" w:cs="Arial"/>
            <w:szCs w:val="24"/>
            <w:lang w:eastAsia="ru-RU"/>
          </w:rPr>
          <w:t>выполнят</w:t>
        </w:r>
      </w:ins>
      <w:ins w:id="1728" w:author="Serjo" w:date="2020-04-15T11:20:00Z">
        <w:r>
          <w:rPr>
            <w:rFonts w:ascii="Arial" w:hAnsi="Arial" w:cs="Arial"/>
            <w:szCs w:val="24"/>
            <w:lang w:eastAsia="ru-RU"/>
          </w:rPr>
          <w:t>ь</w:t>
        </w:r>
      </w:ins>
      <w:ins w:id="1729" w:author="Serjo" w:date="2020-04-15T11:19:00Z">
        <w:r>
          <w:rPr>
            <w:rFonts w:ascii="Arial" w:hAnsi="Arial" w:cs="Arial"/>
            <w:szCs w:val="24"/>
            <w:lang w:eastAsia="ru-RU"/>
          </w:rPr>
          <w:t xml:space="preserve">ся </w:t>
        </w:r>
      </w:ins>
      <w:ins w:id="1730" w:author="Serjo" w:date="2020-04-15T11:20:00Z">
        <w:r>
          <w:rPr>
            <w:rFonts w:ascii="Arial" w:hAnsi="Arial" w:cs="Arial"/>
            <w:szCs w:val="24"/>
            <w:lang w:eastAsia="ru-RU"/>
          </w:rPr>
          <w:t xml:space="preserve">при интеграции </w:t>
        </w:r>
      </w:ins>
      <w:ins w:id="1731" w:author="Serjo" w:date="2020-04-30T17:01:00Z">
        <w:r w:rsidR="009663BA">
          <w:rPr>
            <w:rFonts w:ascii="Arial" w:hAnsi="Arial" w:cs="Arial"/>
            <w:szCs w:val="24"/>
            <w:lang w:val="en-US" w:eastAsia="ru-RU"/>
          </w:rPr>
          <w:t>SAP</w:t>
        </w:r>
        <w:r w:rsidR="009663BA" w:rsidRPr="009663BA">
          <w:rPr>
            <w:rFonts w:ascii="Arial" w:hAnsi="Arial" w:cs="Arial"/>
            <w:szCs w:val="24"/>
            <w:lang w:eastAsia="ru-RU"/>
            <w:rPrChange w:id="1732" w:author="Serjo" w:date="2020-04-30T17:01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 </w:t>
        </w:r>
        <w:r w:rsidR="009663BA">
          <w:rPr>
            <w:rFonts w:ascii="Arial" w:hAnsi="Arial" w:cs="Arial"/>
            <w:szCs w:val="24"/>
            <w:lang w:val="en-US" w:eastAsia="ru-RU"/>
          </w:rPr>
          <w:t>ERP</w:t>
        </w:r>
        <w:r w:rsidR="009663BA" w:rsidRPr="009663BA">
          <w:rPr>
            <w:rFonts w:ascii="Arial" w:hAnsi="Arial" w:cs="Arial"/>
            <w:szCs w:val="24"/>
            <w:lang w:eastAsia="ru-RU"/>
            <w:rPrChange w:id="1733" w:author="Serjo" w:date="2020-04-30T17:01:00Z">
              <w:rPr>
                <w:rFonts w:ascii="Arial" w:hAnsi="Arial" w:cs="Arial"/>
                <w:szCs w:val="24"/>
                <w:lang w:val="en-US" w:eastAsia="ru-RU"/>
              </w:rPr>
            </w:rPrChange>
          </w:rPr>
          <w:t xml:space="preserve"> </w:t>
        </w:r>
      </w:ins>
      <w:ins w:id="1734" w:author="Serjo" w:date="2020-04-15T11:20:00Z">
        <w:r>
          <w:rPr>
            <w:rFonts w:ascii="Arial" w:hAnsi="Arial" w:cs="Arial"/>
            <w:szCs w:val="24"/>
            <w:lang w:eastAsia="ru-RU"/>
          </w:rPr>
          <w:t>с АСДМ</w:t>
        </w:r>
      </w:ins>
      <w:ins w:id="1735" w:author="Serjo" w:date="2020-04-15T11:22:00Z">
        <w:r>
          <w:rPr>
            <w:rFonts w:ascii="Arial" w:hAnsi="Arial" w:cs="Arial"/>
            <w:szCs w:val="24"/>
            <w:lang w:eastAsia="ru-RU"/>
          </w:rPr>
          <w:t>.</w:t>
        </w:r>
      </w:ins>
    </w:p>
    <w:p w14:paraId="34C6045D" w14:textId="77777777" w:rsidR="007E0894" w:rsidRPr="00101963" w:rsidRDefault="007E0894" w:rsidP="007E39CB">
      <w:pPr>
        <w:pStyle w:val="afff4"/>
        <w:ind w:firstLine="567"/>
        <w:rPr>
          <w:rFonts w:ascii="Arial" w:hAnsi="Arial" w:cs="Arial"/>
          <w:bCs/>
          <w:szCs w:val="24"/>
        </w:rPr>
      </w:pPr>
    </w:p>
    <w:p w14:paraId="2BA224F9" w14:textId="77777777" w:rsidR="0046310A" w:rsidRDefault="0046310A" w:rsidP="0046310A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3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C391A">
        <w:rPr>
          <w:rFonts w:eastAsiaTheme="majorEastAsia" w:cstheme="majorBidi"/>
          <w:b/>
          <w:i w:val="0"/>
          <w:caps w:val="0"/>
          <w:sz w:val="24"/>
          <w:szCs w:val="24"/>
        </w:rPr>
        <w:t>Формирование заявки на создание точки измерения</w:t>
      </w:r>
    </w:p>
    <w:p w14:paraId="06713F59" w14:textId="77777777" w:rsidR="0046310A" w:rsidRPr="00AC391A" w:rsidRDefault="0046310A" w:rsidP="0046310A">
      <w:pPr>
        <w:rPr>
          <w:rFonts w:eastAsiaTheme="majorEastAsia"/>
        </w:rPr>
      </w:pPr>
    </w:p>
    <w:p w14:paraId="4197F979" w14:textId="0DF0329D" w:rsidR="0046310A" w:rsidRPr="00101963" w:rsidRDefault="0046310A" w:rsidP="00101963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Формирование заявки на создание точки измерения выполняется при отсутствии требуемой точки измерения у оборудования. Реестр оборудования (единица оборудования или техническое место) передается </w:t>
      </w:r>
      <w:del w:id="1736" w:author="Serjo" w:date="2020-04-10T15:59:00Z">
        <w:r w:rsidRPr="00101963" w:rsidDel="00C93D2B">
          <w:rPr>
            <w:rFonts w:ascii="Arial" w:eastAsia="Calibri" w:hAnsi="Arial" w:cs="Arial"/>
            <w:szCs w:val="24"/>
          </w:rPr>
          <w:delText>Инженеру ТОиР БЕ ГОК</w:delText>
        </w:r>
      </w:del>
      <w:ins w:id="1737" w:author="Serjo" w:date="2020-04-10T15:59:00Z">
        <w:r w:rsidR="00C93D2B" w:rsidRPr="00C93D2B">
          <w:rPr>
            <w:rFonts w:ascii="Arial" w:eastAsia="Calibri" w:hAnsi="Arial" w:cs="Arial"/>
            <w:szCs w:val="24"/>
          </w:rPr>
          <w:t xml:space="preserve"> </w:t>
        </w:r>
        <w:r w:rsidR="00C93D2B">
          <w:rPr>
            <w:rFonts w:ascii="Arial" w:eastAsia="Calibri" w:hAnsi="Arial" w:cs="Arial"/>
            <w:szCs w:val="24"/>
          </w:rPr>
          <w:t>Специалисту</w:t>
        </w:r>
        <w:r w:rsidR="00C93D2B" w:rsidRPr="00101963">
          <w:rPr>
            <w:rFonts w:ascii="Arial" w:eastAsia="Calibri" w:hAnsi="Arial" w:cs="Arial"/>
            <w:szCs w:val="24"/>
          </w:rPr>
          <w:t xml:space="preserve"> по вводу эксплуатационных параметров </w:t>
        </w:r>
      </w:ins>
      <w:ins w:id="1738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r w:rsidR="00C06007" w:rsidRPr="00101963">
        <w:rPr>
          <w:rFonts w:ascii="Arial" w:eastAsia="Calibri" w:hAnsi="Arial" w:cs="Arial"/>
          <w:szCs w:val="24"/>
        </w:rPr>
        <w:t>, который</w:t>
      </w:r>
      <w:r w:rsidRPr="00101963">
        <w:rPr>
          <w:rFonts w:ascii="Arial" w:eastAsia="Calibri" w:hAnsi="Arial" w:cs="Arial"/>
          <w:szCs w:val="24"/>
        </w:rPr>
        <w:t xml:space="preserve"> формирует заявку на создание точки измерения</w:t>
      </w:r>
      <w:r w:rsidR="00C93D2B">
        <w:rPr>
          <w:rFonts w:ascii="Arial" w:eastAsia="Calibri" w:hAnsi="Arial" w:cs="Arial"/>
          <w:szCs w:val="24"/>
        </w:rPr>
        <w:t>, для того</w:t>
      </w:r>
      <w:r w:rsidRPr="00101963">
        <w:rPr>
          <w:rFonts w:ascii="Arial" w:eastAsia="Calibri" w:hAnsi="Arial" w:cs="Arial"/>
          <w:szCs w:val="24"/>
        </w:rPr>
        <w:t xml:space="preserve"> чтобы фиксировать показания измерительного прибора. </w:t>
      </w:r>
    </w:p>
    <w:p w14:paraId="7E4A5D03" w14:textId="2BCD277A" w:rsidR="00F952C1" w:rsidRPr="00101963" w:rsidRDefault="00F952C1" w:rsidP="00F952C1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Заявка на изменение реестра оборудования </w:t>
      </w:r>
      <w:r w:rsidR="007E39CB">
        <w:rPr>
          <w:rFonts w:ascii="Arial" w:eastAsia="Calibri" w:hAnsi="Arial" w:cs="Arial"/>
          <w:szCs w:val="24"/>
        </w:rPr>
        <w:t xml:space="preserve">обрабатывается </w:t>
      </w:r>
      <w:r w:rsidRPr="00101963">
        <w:rPr>
          <w:rFonts w:ascii="Arial" w:eastAsia="Calibri" w:hAnsi="Arial" w:cs="Arial"/>
          <w:szCs w:val="24"/>
        </w:rPr>
        <w:t>в бизнес-процесс</w:t>
      </w:r>
      <w:r w:rsidR="00C93D2B">
        <w:rPr>
          <w:rFonts w:ascii="Arial" w:eastAsia="Calibri" w:hAnsi="Arial" w:cs="Arial"/>
          <w:szCs w:val="24"/>
        </w:rPr>
        <w:t>е</w:t>
      </w:r>
      <w:r w:rsidRPr="00101963">
        <w:rPr>
          <w:rFonts w:ascii="Arial" w:eastAsia="Calibri" w:hAnsi="Arial" w:cs="Arial"/>
          <w:szCs w:val="24"/>
        </w:rPr>
        <w:t xml:space="preserve"> П</w:t>
      </w:r>
      <w:r w:rsidR="007E39CB">
        <w:rPr>
          <w:rFonts w:ascii="Arial" w:eastAsia="Calibri" w:hAnsi="Arial" w:cs="Arial"/>
          <w:szCs w:val="24"/>
        </w:rPr>
        <w:t>П-07.01.02.05</w:t>
      </w:r>
      <w:r w:rsidRPr="00101963">
        <w:rPr>
          <w:rFonts w:ascii="Arial" w:eastAsia="Calibri" w:hAnsi="Arial" w:cs="Arial"/>
          <w:szCs w:val="24"/>
        </w:rPr>
        <w:t>-ERP «</w:t>
      </w:r>
      <w:r w:rsidR="007E39CB">
        <w:rPr>
          <w:rFonts w:ascii="Arial" w:eastAsia="Calibri" w:hAnsi="Arial" w:cs="Arial"/>
          <w:szCs w:val="24"/>
        </w:rPr>
        <w:t xml:space="preserve">Ведение </w:t>
      </w:r>
      <w:r w:rsidRPr="00101963">
        <w:rPr>
          <w:rFonts w:ascii="Arial" w:eastAsia="Calibri" w:hAnsi="Arial" w:cs="Arial"/>
          <w:szCs w:val="24"/>
        </w:rPr>
        <w:t>НСИ</w:t>
      </w:r>
      <w:r w:rsidR="007E39CB">
        <w:rPr>
          <w:rFonts w:ascii="Arial" w:eastAsia="Calibri" w:hAnsi="Arial" w:cs="Arial"/>
          <w:szCs w:val="24"/>
        </w:rPr>
        <w:t xml:space="preserve"> ТОи</w:t>
      </w:r>
      <w:r w:rsidR="007E39CB" w:rsidRPr="000674C3">
        <w:rPr>
          <w:rFonts w:ascii="Arial" w:eastAsia="Calibri" w:hAnsi="Arial" w:cs="Arial"/>
          <w:szCs w:val="24"/>
        </w:rPr>
        <w:t>Р</w:t>
      </w:r>
      <w:r w:rsidRPr="000674C3">
        <w:rPr>
          <w:rFonts w:ascii="Arial" w:eastAsia="Calibri" w:hAnsi="Arial" w:cs="Arial"/>
          <w:szCs w:val="24"/>
        </w:rPr>
        <w:t>».</w:t>
      </w:r>
      <w:r w:rsidRPr="00101963">
        <w:rPr>
          <w:rFonts w:ascii="Arial" w:eastAsia="Calibri" w:hAnsi="Arial" w:cs="Arial"/>
          <w:szCs w:val="24"/>
        </w:rPr>
        <w:t xml:space="preserve"> </w:t>
      </w:r>
    </w:p>
    <w:p w14:paraId="05DF35ED" w14:textId="77777777" w:rsidR="00844F33" w:rsidRDefault="00844F33" w:rsidP="00321B9E">
      <w:pPr>
        <w:pStyle w:val="afff4"/>
        <w:ind w:firstLine="0"/>
        <w:rPr>
          <w:rFonts w:ascii="Arial" w:hAnsi="Arial" w:cs="Arial"/>
          <w:bCs/>
        </w:rPr>
      </w:pPr>
    </w:p>
    <w:p w14:paraId="5F24860F" w14:textId="77777777" w:rsidR="00844F33" w:rsidRDefault="00844F33" w:rsidP="00844F3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4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Регистрация показания измерительного прибора или наработки в системе</w:t>
      </w:r>
    </w:p>
    <w:p w14:paraId="1737D9CC" w14:textId="77777777" w:rsidR="0099718D" w:rsidRPr="0099718D" w:rsidRDefault="0099718D" w:rsidP="00A03DDE">
      <w:pPr>
        <w:rPr>
          <w:rFonts w:eastAsiaTheme="majorEastAsia"/>
        </w:rPr>
      </w:pPr>
    </w:p>
    <w:p w14:paraId="54AB339C" w14:textId="6F2427B4" w:rsidR="00197F95" w:rsidRPr="00101963" w:rsidRDefault="00436C86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Регистрация показания измерительного прибора или наработки в системе</w:t>
      </w:r>
      <w:r w:rsidR="00844F33" w:rsidRPr="00101963">
        <w:rPr>
          <w:rFonts w:ascii="Arial" w:eastAsia="Calibri" w:hAnsi="Arial" w:cs="Arial"/>
          <w:szCs w:val="24"/>
        </w:rPr>
        <w:t xml:space="preserve"> выполняется</w:t>
      </w:r>
      <w:r w:rsidRPr="00101963">
        <w:rPr>
          <w:rFonts w:ascii="Arial" w:eastAsia="Calibri" w:hAnsi="Arial" w:cs="Arial"/>
          <w:szCs w:val="24"/>
        </w:rPr>
        <w:t xml:space="preserve"> при наличии требуемой точки измерения</w:t>
      </w:r>
      <w:r w:rsidR="00844F33" w:rsidRPr="00101963">
        <w:rPr>
          <w:rFonts w:ascii="Arial" w:eastAsia="Calibri" w:hAnsi="Arial" w:cs="Arial"/>
          <w:szCs w:val="24"/>
        </w:rPr>
        <w:t xml:space="preserve"> и при поступлении следующих документов: Отчёт о результатах диагностики, Реестр оборудования, Рекомендации по обслуживанию оборудования, Показание измерительного прибора, Наряд-задание.</w:t>
      </w:r>
      <w:r w:rsidRPr="00101963">
        <w:rPr>
          <w:rFonts w:ascii="Arial" w:eastAsia="Calibri" w:hAnsi="Arial" w:cs="Arial"/>
          <w:szCs w:val="24"/>
        </w:rPr>
        <w:t xml:space="preserve"> Специалист по вводу эксплуатационных параметров </w:t>
      </w:r>
      <w:ins w:id="1739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740" w:author="Serjo" w:date="2020-04-10T17:58:00Z">
        <w:r w:rsidR="00FB59FC" w:rsidRPr="00FB59FC" w:rsidDel="00FB59FC">
          <w:rPr>
            <w:rFonts w:ascii="Arial" w:eastAsia="Calibri" w:hAnsi="Arial" w:cs="Arial"/>
            <w:szCs w:val="24"/>
          </w:rPr>
          <w:t xml:space="preserve"> </w:t>
        </w:r>
      </w:ins>
      <w:del w:id="1741" w:author="Serjo" w:date="2020-04-10T17:58:00Z">
        <w:r w:rsidRPr="00101963" w:rsidDel="00FB59FC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>регистрирует показание измерительного прибора</w:t>
      </w:r>
      <w:r w:rsidR="00166A7F" w:rsidRPr="00101963">
        <w:rPr>
          <w:rFonts w:ascii="Arial" w:eastAsia="Calibri" w:hAnsi="Arial" w:cs="Arial"/>
          <w:szCs w:val="24"/>
        </w:rPr>
        <w:t xml:space="preserve"> в документах измерений</w:t>
      </w:r>
      <w:r w:rsidRPr="00101963">
        <w:rPr>
          <w:rFonts w:ascii="Arial" w:eastAsia="Calibri" w:hAnsi="Arial" w:cs="Arial"/>
          <w:szCs w:val="24"/>
        </w:rPr>
        <w:t xml:space="preserve">. </w:t>
      </w:r>
    </w:p>
    <w:p w14:paraId="46E7D2F8" w14:textId="13F160CE" w:rsidR="00C90C3C" w:rsidRPr="000C1778" w:rsidRDefault="00436C86" w:rsidP="0040204D">
      <w:pPr>
        <w:pStyle w:val="afff4"/>
        <w:ind w:firstLine="567"/>
        <w:rPr>
          <w:rFonts w:ascii="Arial" w:hAnsi="Arial" w:cs="Arial"/>
          <w:bCs/>
        </w:rPr>
      </w:pPr>
      <w:r w:rsidRPr="00101963">
        <w:rPr>
          <w:rFonts w:ascii="Arial" w:eastAsia="Calibri" w:hAnsi="Arial" w:cs="Arial"/>
          <w:szCs w:val="24"/>
        </w:rPr>
        <w:t>Для выполнения данного шага используется транзакция IK11</w:t>
      </w:r>
      <w:r w:rsidR="00A27392">
        <w:rPr>
          <w:rFonts w:ascii="Arial" w:eastAsia="Calibri" w:hAnsi="Arial" w:cs="Arial"/>
          <w:szCs w:val="24"/>
        </w:rPr>
        <w:t xml:space="preserve"> «</w:t>
      </w:r>
      <w:r w:rsidR="00CE17CF">
        <w:rPr>
          <w:rFonts w:ascii="Arial" w:eastAsia="Calibri" w:hAnsi="Arial" w:cs="Arial"/>
          <w:szCs w:val="24"/>
        </w:rPr>
        <w:t>Создание документа измерения</w:t>
      </w:r>
      <w:r w:rsidR="00A27392">
        <w:rPr>
          <w:rFonts w:ascii="Arial" w:eastAsia="Calibri" w:hAnsi="Arial" w:cs="Arial"/>
          <w:szCs w:val="24"/>
        </w:rPr>
        <w:t>»</w:t>
      </w:r>
      <w:r w:rsidRPr="00101963">
        <w:rPr>
          <w:rFonts w:ascii="Arial" w:eastAsia="Calibri" w:hAnsi="Arial" w:cs="Arial"/>
          <w:szCs w:val="24"/>
        </w:rPr>
        <w:t xml:space="preserve"> или </w:t>
      </w:r>
      <w:r w:rsidR="00B77C78" w:rsidRPr="00101963">
        <w:rPr>
          <w:rFonts w:ascii="Arial" w:eastAsia="Calibri" w:hAnsi="Arial" w:cs="Arial"/>
          <w:szCs w:val="24"/>
        </w:rPr>
        <w:t xml:space="preserve">интерфейс мобильного терминала </w:t>
      </w:r>
      <w:r w:rsidRPr="00101963">
        <w:rPr>
          <w:rFonts w:ascii="Arial" w:eastAsia="Calibri" w:hAnsi="Arial" w:cs="Arial"/>
          <w:szCs w:val="24"/>
        </w:rPr>
        <w:t>Мобильно</w:t>
      </w:r>
      <w:r w:rsidR="00B77C78" w:rsidRPr="00101963">
        <w:rPr>
          <w:rFonts w:ascii="Arial" w:eastAsia="Calibri" w:hAnsi="Arial" w:cs="Arial"/>
          <w:szCs w:val="24"/>
        </w:rPr>
        <w:t>го</w:t>
      </w:r>
      <w:r w:rsidRPr="00101963">
        <w:rPr>
          <w:rFonts w:ascii="Arial" w:eastAsia="Calibri" w:hAnsi="Arial" w:cs="Arial"/>
          <w:szCs w:val="24"/>
        </w:rPr>
        <w:t xml:space="preserve"> ТОРО. </w:t>
      </w:r>
      <w:r w:rsidR="00C90C3C" w:rsidRPr="00101963">
        <w:rPr>
          <w:rFonts w:ascii="Arial" w:eastAsia="Calibri" w:hAnsi="Arial" w:cs="Arial"/>
          <w:szCs w:val="24"/>
        </w:rPr>
        <w:t>Наряд-задание, полученное на мобильный терминал, будет отображать перечень операций необходимых для выполнения. Каждая операция может иметь точки измерения</w:t>
      </w:r>
      <w:r w:rsidR="00E66FEF" w:rsidRPr="00101963">
        <w:rPr>
          <w:rFonts w:ascii="Arial" w:eastAsia="Calibri" w:hAnsi="Arial" w:cs="Arial"/>
          <w:szCs w:val="24"/>
        </w:rPr>
        <w:t xml:space="preserve"> оборудования для ввода показателей</w:t>
      </w:r>
      <w:r w:rsidR="00C90C3C" w:rsidRPr="00101963">
        <w:rPr>
          <w:rFonts w:ascii="Arial" w:eastAsia="Calibri" w:hAnsi="Arial" w:cs="Arial"/>
          <w:szCs w:val="24"/>
        </w:rPr>
        <w:t xml:space="preserve">. Для ввода документа измерения необходимо выбрать соответствующую точку измерения из списка. По результату выбора точки измерения в списке, откроется экран с вводом документа измерения. Экран будет содержать следующие поля: наименование характеристики, предыдущее значение измерения, единица измерения, текущее значение (доступно для ввода). В зависимости от характеристики, будет предложено ввести качественное или количественное значение. После заполнения поля текущего значения измерения, на мобильном терминале будет создан документ измерения, доступный для редактирования до момента передачи его в систему </w:t>
      </w:r>
      <w:r w:rsidR="003616A7">
        <w:rPr>
          <w:rFonts w:ascii="Arial" w:eastAsia="Calibri" w:hAnsi="Arial" w:cs="Arial"/>
          <w:szCs w:val="24"/>
        </w:rPr>
        <w:t>S/4HANA</w:t>
      </w:r>
      <w:r w:rsidR="00C90C3C" w:rsidRPr="00101963">
        <w:rPr>
          <w:rFonts w:ascii="Arial" w:eastAsia="Calibri" w:hAnsi="Arial" w:cs="Arial"/>
          <w:szCs w:val="24"/>
        </w:rPr>
        <w:t>.</w:t>
      </w:r>
    </w:p>
    <w:p w14:paraId="46955221" w14:textId="77777777" w:rsidR="00166A7F" w:rsidRDefault="00166A7F" w:rsidP="00166A7F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5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Контроль регистрации измерений</w:t>
      </w:r>
    </w:p>
    <w:p w14:paraId="697C9440" w14:textId="77777777" w:rsidR="00197F95" w:rsidRPr="00197F95" w:rsidRDefault="00197F95" w:rsidP="00A03DDE">
      <w:pPr>
        <w:rPr>
          <w:rFonts w:eastAsiaTheme="majorEastAsia"/>
        </w:rPr>
      </w:pPr>
    </w:p>
    <w:p w14:paraId="6B505A67" w14:textId="684AF94E" w:rsidR="00731410" w:rsidRPr="006E7221" w:rsidRDefault="002C06CF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hAnsi="Arial" w:cs="Arial"/>
          <w:bCs/>
          <w:szCs w:val="24"/>
        </w:rPr>
        <w:t>Контроль регистрации измерений</w:t>
      </w:r>
      <w:r w:rsidR="00166A7F" w:rsidRPr="00101963">
        <w:rPr>
          <w:rFonts w:ascii="Arial" w:hAnsi="Arial" w:cs="Arial"/>
          <w:bCs/>
          <w:szCs w:val="24"/>
        </w:rPr>
        <w:t xml:space="preserve"> выполняет </w:t>
      </w:r>
      <w:r w:rsidRPr="00101963">
        <w:rPr>
          <w:rFonts w:ascii="Arial" w:hAnsi="Arial" w:cs="Arial"/>
          <w:bCs/>
          <w:szCs w:val="24"/>
        </w:rPr>
        <w:t xml:space="preserve">Инженер ТОиР </w:t>
      </w:r>
      <w:ins w:id="1742" w:author="Serjo" w:date="2020-04-15T15:20:00Z">
        <w:r w:rsidR="002C556C">
          <w:rPr>
            <w:rFonts w:ascii="Arial" w:hAnsi="Arial" w:cs="Arial"/>
            <w:bCs/>
            <w:szCs w:val="24"/>
          </w:rPr>
          <w:t>УО</w:t>
        </w:r>
      </w:ins>
      <w:del w:id="1743" w:author="Serjo" w:date="2020-04-10T17:58:00Z">
        <w:r w:rsidRPr="00101963" w:rsidDel="00FB59FC">
          <w:rPr>
            <w:rFonts w:ascii="Arial" w:hAnsi="Arial" w:cs="Arial"/>
            <w:bCs/>
            <w:szCs w:val="24"/>
          </w:rPr>
          <w:delText>БЕ ГОК</w:delText>
        </w:r>
      </w:del>
      <w:r w:rsidR="00166A7F" w:rsidRPr="00101963">
        <w:rPr>
          <w:rFonts w:ascii="Arial" w:hAnsi="Arial" w:cs="Arial"/>
          <w:bCs/>
          <w:szCs w:val="24"/>
        </w:rPr>
        <w:t>, который</w:t>
      </w:r>
      <w:r w:rsidRPr="00101963">
        <w:rPr>
          <w:rFonts w:ascii="Arial" w:hAnsi="Arial" w:cs="Arial"/>
          <w:bCs/>
          <w:szCs w:val="24"/>
        </w:rPr>
        <w:t xml:space="preserve"> ежедневно проводит анализ зарегистрированных показаний измерительного прибора или наработки для выявления некорректных, не полученных, несвоевременно полученных данных и с помощью отчета по просмотру списка документов измерений сравнивает со значением от нормы для выявления отклонений от нормативов</w:t>
      </w:r>
      <w:r w:rsidR="00E66FEF" w:rsidRPr="00101963">
        <w:rPr>
          <w:rFonts w:ascii="Arial" w:hAnsi="Arial" w:cs="Arial"/>
          <w:bCs/>
          <w:szCs w:val="24"/>
        </w:rPr>
        <w:t xml:space="preserve"> (</w:t>
      </w:r>
      <w:r w:rsidR="00A5103A" w:rsidRPr="00101963">
        <w:rPr>
          <w:rFonts w:ascii="Arial" w:hAnsi="Arial" w:cs="Arial"/>
          <w:bCs/>
          <w:szCs w:val="24"/>
        </w:rPr>
        <w:t xml:space="preserve">разработка </w:t>
      </w:r>
      <w:r w:rsidR="00A15E23" w:rsidRPr="00101963">
        <w:rPr>
          <w:rFonts w:ascii="Arial" w:hAnsi="Arial" w:cs="Arial"/>
          <w:bCs/>
          <w:szCs w:val="24"/>
          <w:lang w:val="en-US"/>
        </w:rPr>
        <w:t>PM</w:t>
      </w:r>
      <w:r w:rsidR="00A15E23" w:rsidRPr="00A03DDE">
        <w:rPr>
          <w:rFonts w:ascii="Arial" w:hAnsi="Arial" w:cs="Arial"/>
          <w:bCs/>
          <w:szCs w:val="24"/>
        </w:rPr>
        <w:t>07</w:t>
      </w:r>
      <w:r w:rsidR="0045504D">
        <w:rPr>
          <w:rFonts w:ascii="Arial" w:hAnsi="Arial" w:cs="Arial"/>
          <w:bCs/>
          <w:szCs w:val="24"/>
        </w:rPr>
        <w:t xml:space="preserve"> </w:t>
      </w:r>
      <w:r w:rsidR="00647C2F">
        <w:rPr>
          <w:rFonts w:ascii="Arial" w:hAnsi="Arial" w:cs="Arial"/>
          <w:bCs/>
          <w:szCs w:val="24"/>
        </w:rPr>
        <w:t>«</w:t>
      </w:r>
      <w:ins w:id="1744" w:author="Serjo" w:date="2020-04-27T17:09:00Z">
        <w:r w:rsidR="008526E9" w:rsidRPr="008526E9">
          <w:rPr>
            <w:rFonts w:ascii="Arial" w:hAnsi="Arial" w:cs="Arial"/>
          </w:rPr>
          <w:t>Расширение стандартного отчета</w:t>
        </w:r>
        <w:r w:rsidR="008526E9">
          <w:rPr>
            <w:rFonts w:ascii="Arial" w:hAnsi="Arial" w:cs="Arial"/>
          </w:rPr>
          <w:t xml:space="preserve"> просмотра списка документов измерений</w:t>
        </w:r>
      </w:ins>
      <w:del w:id="1745" w:author="Serjo" w:date="2020-04-27T17:09:00Z">
        <w:r w:rsidR="00BC03B3" w:rsidDel="008526E9">
          <w:rPr>
            <w:rFonts w:ascii="Arial" w:hAnsi="Arial" w:cs="Arial"/>
            <w:bCs/>
            <w:szCs w:val="24"/>
          </w:rPr>
          <w:delText>К</w:delText>
        </w:r>
        <w:r w:rsidR="00BC03B3" w:rsidRPr="00BC03B3" w:rsidDel="008526E9">
          <w:rPr>
            <w:rFonts w:ascii="Arial" w:hAnsi="Arial" w:cs="Arial"/>
            <w:bCs/>
            <w:szCs w:val="24"/>
          </w:rPr>
          <w:delText>онтроль регистрации измерений</w:delText>
        </w:r>
      </w:del>
      <w:r w:rsidR="00647C2F">
        <w:rPr>
          <w:rFonts w:ascii="Arial" w:hAnsi="Arial" w:cs="Arial"/>
          <w:bCs/>
          <w:szCs w:val="24"/>
        </w:rPr>
        <w:t>»</w:t>
      </w:r>
      <w:r w:rsidR="008579DC">
        <w:rPr>
          <w:rFonts w:ascii="Arial" w:hAnsi="Arial" w:cs="Arial"/>
          <w:bCs/>
          <w:szCs w:val="24"/>
        </w:rPr>
        <w:t>,</w:t>
      </w:r>
      <w:r w:rsidR="00BC03B3">
        <w:rPr>
          <w:rFonts w:ascii="Arial" w:hAnsi="Arial" w:cs="Arial"/>
          <w:bCs/>
          <w:szCs w:val="24"/>
        </w:rPr>
        <w:t xml:space="preserve"> описан</w:t>
      </w:r>
      <w:r w:rsidR="008579DC">
        <w:rPr>
          <w:rFonts w:ascii="Arial" w:hAnsi="Arial" w:cs="Arial"/>
          <w:bCs/>
          <w:szCs w:val="24"/>
        </w:rPr>
        <w:t>ие приведено</w:t>
      </w:r>
      <w:r w:rsidR="00BC03B3">
        <w:rPr>
          <w:rFonts w:ascii="Arial" w:hAnsi="Arial" w:cs="Arial"/>
          <w:bCs/>
          <w:szCs w:val="24"/>
        </w:rPr>
        <w:t xml:space="preserve"> в разделе 5.10</w:t>
      </w:r>
      <w:r w:rsidR="00647C2F">
        <w:rPr>
          <w:rFonts w:ascii="Arial" w:hAnsi="Arial" w:cs="Arial"/>
          <w:bCs/>
          <w:szCs w:val="24"/>
        </w:rPr>
        <w:t>.3</w:t>
      </w:r>
      <w:r w:rsidR="00BC03B3">
        <w:rPr>
          <w:rFonts w:ascii="Arial" w:hAnsi="Arial" w:cs="Arial"/>
          <w:bCs/>
          <w:szCs w:val="24"/>
        </w:rPr>
        <w:t xml:space="preserve"> данного </w:t>
      </w:r>
      <w:r w:rsidR="00924B01">
        <w:rPr>
          <w:rFonts w:ascii="Arial" w:hAnsi="Arial" w:cs="Arial"/>
          <w:bCs/>
          <w:szCs w:val="24"/>
        </w:rPr>
        <w:t>КД</w:t>
      </w:r>
      <w:r w:rsidR="00E66FEF" w:rsidRPr="00101963">
        <w:rPr>
          <w:rFonts w:ascii="Arial" w:hAnsi="Arial" w:cs="Arial"/>
          <w:bCs/>
          <w:szCs w:val="24"/>
        </w:rPr>
        <w:t>)</w:t>
      </w:r>
      <w:r w:rsidRPr="00101963">
        <w:rPr>
          <w:rFonts w:ascii="Arial" w:hAnsi="Arial" w:cs="Arial"/>
          <w:bCs/>
          <w:szCs w:val="24"/>
        </w:rPr>
        <w:t>.</w:t>
      </w:r>
      <w:del w:id="1746" w:author="Serjo" w:date="2020-04-09T15:35:00Z">
        <w:r w:rsidRPr="00101963" w:rsidDel="00647C2F">
          <w:rPr>
            <w:rFonts w:ascii="Arial" w:hAnsi="Arial" w:cs="Arial"/>
            <w:bCs/>
            <w:szCs w:val="24"/>
          </w:rPr>
          <w:delText xml:space="preserve"> </w:delText>
        </w:r>
        <w:r w:rsidR="00731410" w:rsidRPr="00731410" w:rsidDel="00647C2F">
          <w:rPr>
            <w:rFonts w:ascii="Arial" w:eastAsia="Calibri" w:hAnsi="Arial" w:cs="Arial"/>
            <w:szCs w:val="24"/>
          </w:rPr>
          <w:delText xml:space="preserve"> </w:delText>
        </w:r>
        <w:r w:rsidR="00731410" w:rsidDel="00647C2F">
          <w:rPr>
            <w:rFonts w:ascii="Arial" w:eastAsia="Calibri" w:hAnsi="Arial" w:cs="Arial"/>
            <w:szCs w:val="24"/>
          </w:rPr>
          <w:delText xml:space="preserve">Подробное описание разработки в </w:delText>
        </w:r>
        <w:r w:rsidR="00731410" w:rsidDel="00647C2F">
          <w:rPr>
            <w:rFonts w:ascii="Arial" w:hAnsi="Arial" w:cs="Arial"/>
            <w:bCs/>
            <w:szCs w:val="24"/>
          </w:rPr>
          <w:delText>«5.10 Особенности технической реализации» данного документа.</w:delText>
        </w:r>
      </w:del>
    </w:p>
    <w:p w14:paraId="04A904A1" w14:textId="604881C2" w:rsidR="00197F95" w:rsidRPr="000449B7" w:rsidRDefault="002C06CF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hAnsi="Arial" w:cs="Arial"/>
          <w:bCs/>
          <w:szCs w:val="24"/>
        </w:rPr>
        <w:lastRenderedPageBreak/>
        <w:t>При выявлении отклонений</w:t>
      </w:r>
      <w:r w:rsidR="00197F95" w:rsidRPr="00101963">
        <w:rPr>
          <w:rFonts w:ascii="Arial" w:hAnsi="Arial" w:cs="Arial"/>
          <w:bCs/>
          <w:szCs w:val="24"/>
        </w:rPr>
        <w:t xml:space="preserve"> Инженер ТОиР </w:t>
      </w:r>
      <w:ins w:id="1747" w:author="Serjo" w:date="2020-04-15T15:20:00Z">
        <w:r w:rsidR="002C556C">
          <w:rPr>
            <w:rFonts w:ascii="Arial" w:hAnsi="Arial" w:cs="Arial"/>
            <w:bCs/>
            <w:szCs w:val="24"/>
          </w:rPr>
          <w:t>УО</w:t>
        </w:r>
      </w:ins>
      <w:ins w:id="1748" w:author="Serjo" w:date="2020-04-10T17:58:00Z">
        <w:r w:rsidR="00FB59FC" w:rsidRPr="00FB59FC" w:rsidDel="00FB59FC">
          <w:rPr>
            <w:rFonts w:ascii="Arial" w:hAnsi="Arial" w:cs="Arial"/>
            <w:bCs/>
            <w:szCs w:val="24"/>
          </w:rPr>
          <w:t xml:space="preserve"> </w:t>
        </w:r>
      </w:ins>
      <w:del w:id="1749" w:author="Serjo" w:date="2020-04-10T17:58:00Z">
        <w:r w:rsidR="00197F95" w:rsidRPr="00101963" w:rsidDel="00FB59FC">
          <w:rPr>
            <w:rFonts w:ascii="Arial" w:hAnsi="Arial" w:cs="Arial"/>
            <w:bCs/>
            <w:szCs w:val="24"/>
          </w:rPr>
          <w:delText>БЕ ГОК</w:delText>
        </w:r>
        <w:r w:rsidRPr="00101963" w:rsidDel="00FB59FC">
          <w:rPr>
            <w:rFonts w:ascii="Arial" w:hAnsi="Arial" w:cs="Arial"/>
            <w:bCs/>
            <w:szCs w:val="24"/>
          </w:rPr>
          <w:delText xml:space="preserve"> </w:delText>
        </w:r>
      </w:del>
      <w:r w:rsidRPr="00101963">
        <w:rPr>
          <w:rFonts w:ascii="Arial" w:hAnsi="Arial" w:cs="Arial"/>
          <w:bCs/>
          <w:szCs w:val="24"/>
        </w:rPr>
        <w:t>инициирует определение причин и определяет дальнейшие мероприятия/воздействия в зависимости от критичности отклонения.</w:t>
      </w:r>
      <w:r w:rsidRPr="00101963">
        <w:rPr>
          <w:rFonts w:ascii="Arial" w:eastAsia="Calibri" w:hAnsi="Arial" w:cs="Arial"/>
          <w:szCs w:val="24"/>
        </w:rPr>
        <w:t xml:space="preserve"> Так же в системе настроена автоматическая проверка соответствия зарегистрированных показаний нормативным, допустимым границам и выявление отклонений. </w:t>
      </w:r>
      <w:r w:rsidR="007C1500">
        <w:rPr>
          <w:rFonts w:ascii="Arial" w:eastAsia="Calibri" w:hAnsi="Arial" w:cs="Arial"/>
          <w:szCs w:val="24"/>
        </w:rPr>
        <w:t>Ошибки при</w:t>
      </w:r>
      <w:r w:rsidR="007C1500" w:rsidRPr="007C1500">
        <w:rPr>
          <w:rFonts w:ascii="Arial" w:eastAsia="Calibri" w:hAnsi="Arial" w:cs="Arial"/>
          <w:szCs w:val="24"/>
        </w:rPr>
        <w:t xml:space="preserve"> </w:t>
      </w:r>
      <w:r w:rsidR="007C1500" w:rsidRPr="00101963">
        <w:rPr>
          <w:rFonts w:ascii="Arial" w:eastAsia="Calibri" w:hAnsi="Arial" w:cs="Arial"/>
          <w:szCs w:val="24"/>
        </w:rPr>
        <w:t>проверк</w:t>
      </w:r>
      <w:r w:rsidR="007C1500">
        <w:rPr>
          <w:rFonts w:ascii="Arial" w:eastAsia="Calibri" w:hAnsi="Arial" w:cs="Arial"/>
          <w:szCs w:val="24"/>
        </w:rPr>
        <w:t>и</w:t>
      </w:r>
      <w:r w:rsidR="007C1500" w:rsidRPr="00101963">
        <w:rPr>
          <w:rFonts w:ascii="Arial" w:eastAsia="Calibri" w:hAnsi="Arial" w:cs="Arial"/>
          <w:szCs w:val="24"/>
        </w:rPr>
        <w:t xml:space="preserve"> поступивших измерени</w:t>
      </w:r>
      <w:r w:rsidR="007C1500">
        <w:rPr>
          <w:rFonts w:ascii="Arial" w:eastAsia="Calibri" w:hAnsi="Arial" w:cs="Arial"/>
          <w:szCs w:val="24"/>
        </w:rPr>
        <w:t xml:space="preserve">й и наработки из внешних систем, передаются на рассмотрение </w:t>
      </w:r>
      <w:r w:rsidR="007C1500" w:rsidRPr="00101963">
        <w:rPr>
          <w:rFonts w:ascii="Arial" w:hAnsi="Arial" w:cs="Arial"/>
          <w:bCs/>
          <w:szCs w:val="24"/>
        </w:rPr>
        <w:t>Инженер</w:t>
      </w:r>
      <w:r w:rsidR="007C1500">
        <w:rPr>
          <w:rFonts w:ascii="Arial" w:hAnsi="Arial" w:cs="Arial"/>
          <w:bCs/>
          <w:szCs w:val="24"/>
        </w:rPr>
        <w:t>у</w:t>
      </w:r>
      <w:r w:rsidR="007C1500" w:rsidRPr="00101963">
        <w:rPr>
          <w:rFonts w:ascii="Arial" w:hAnsi="Arial" w:cs="Arial"/>
          <w:bCs/>
          <w:szCs w:val="24"/>
        </w:rPr>
        <w:t xml:space="preserve"> ТОиР </w:t>
      </w:r>
      <w:ins w:id="1750" w:author="Serjo" w:date="2020-04-15T15:20:00Z">
        <w:r w:rsidR="002C556C">
          <w:rPr>
            <w:rFonts w:ascii="Arial" w:hAnsi="Arial" w:cs="Arial"/>
            <w:bCs/>
            <w:szCs w:val="24"/>
          </w:rPr>
          <w:t>УО</w:t>
        </w:r>
      </w:ins>
      <w:ins w:id="1751" w:author="Serjo" w:date="2020-04-10T17:58:00Z">
        <w:r w:rsidR="00FB59FC" w:rsidRPr="00FB59FC" w:rsidDel="00FB59FC">
          <w:rPr>
            <w:rFonts w:ascii="Arial" w:hAnsi="Arial" w:cs="Arial"/>
            <w:bCs/>
            <w:szCs w:val="24"/>
          </w:rPr>
          <w:t xml:space="preserve"> </w:t>
        </w:r>
      </w:ins>
      <w:del w:id="1752" w:author="Serjo" w:date="2020-04-10T17:58:00Z">
        <w:r w:rsidR="007C1500" w:rsidRPr="00101963" w:rsidDel="00FB59FC">
          <w:rPr>
            <w:rFonts w:ascii="Arial" w:hAnsi="Arial" w:cs="Arial"/>
            <w:bCs/>
            <w:szCs w:val="24"/>
          </w:rPr>
          <w:delText>БЕ ГОК</w:delText>
        </w:r>
        <w:r w:rsidR="000449B7" w:rsidRPr="000449B7" w:rsidDel="00FB59FC">
          <w:rPr>
            <w:rFonts w:ascii="Arial" w:hAnsi="Arial" w:cs="Arial"/>
            <w:bCs/>
            <w:szCs w:val="24"/>
          </w:rPr>
          <w:delText xml:space="preserve"> </w:delText>
        </w:r>
      </w:del>
      <w:r w:rsidR="000449B7">
        <w:rPr>
          <w:rFonts w:ascii="Arial" w:hAnsi="Arial" w:cs="Arial"/>
          <w:bCs/>
          <w:szCs w:val="24"/>
        </w:rPr>
        <w:t>в виде лога</w:t>
      </w:r>
      <w:r w:rsidR="007C1500">
        <w:rPr>
          <w:rFonts w:ascii="Arial" w:hAnsi="Arial" w:cs="Arial"/>
          <w:bCs/>
          <w:szCs w:val="24"/>
        </w:rPr>
        <w:t>.</w:t>
      </w:r>
      <w:r w:rsidR="000449B7" w:rsidRPr="000449B7">
        <w:rPr>
          <w:rFonts w:ascii="Arial" w:hAnsi="Arial" w:cs="Arial"/>
          <w:bCs/>
          <w:szCs w:val="24"/>
        </w:rPr>
        <w:t xml:space="preserve"> </w:t>
      </w:r>
      <w:r w:rsidR="000449B7">
        <w:rPr>
          <w:rFonts w:ascii="Arial" w:hAnsi="Arial" w:cs="Arial"/>
          <w:bCs/>
          <w:szCs w:val="24"/>
        </w:rPr>
        <w:t>Лог (журнал ошибок) позволяет определить точку измерения, с которой поступило неверное значение, для дальнейшего выяснения причины ошибки.</w:t>
      </w:r>
    </w:p>
    <w:p w14:paraId="6323347B" w14:textId="64130106" w:rsidR="00166A7F" w:rsidRPr="00101963" w:rsidRDefault="002C06CF" w:rsidP="00101963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После проведения анализа зарегистрированных показаний, измерения/наработки попадают в процессы планирования, анализа или регистрации технического состояния</w:t>
      </w:r>
      <w:r w:rsidR="00F41818" w:rsidRPr="00101963">
        <w:rPr>
          <w:rFonts w:ascii="Arial" w:eastAsia="Calibri" w:hAnsi="Arial" w:cs="Arial"/>
          <w:szCs w:val="24"/>
        </w:rPr>
        <w:t xml:space="preserve"> производственных активов</w:t>
      </w:r>
      <w:r w:rsidR="00166A7F" w:rsidRPr="00101963">
        <w:rPr>
          <w:rFonts w:ascii="Arial" w:eastAsia="Calibri" w:hAnsi="Arial" w:cs="Arial"/>
          <w:szCs w:val="24"/>
        </w:rPr>
        <w:t xml:space="preserve"> (КД</w:t>
      </w:r>
      <w:ins w:id="1753" w:author="Serjo" w:date="2020-04-09T15:36:00Z">
        <w:r w:rsidR="00647C2F">
          <w:rPr>
            <w:rFonts w:ascii="Arial" w:eastAsia="Calibri" w:hAnsi="Arial" w:cs="Arial"/>
            <w:szCs w:val="24"/>
          </w:rPr>
          <w:t xml:space="preserve"> «</w:t>
        </w:r>
        <w:del w:id="1754" w:author="Владимир Лаут" w:date="2021-03-15T12:14:00Z">
          <w:r w:rsidR="00647C2F" w:rsidRPr="00647C2F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1755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1756" w:author="Serjo" w:date="2020-04-09T15:36:00Z">
        <w:r w:rsidR="00647C2F" w:rsidRPr="00647C2F">
          <w:rPr>
            <w:rFonts w:ascii="Arial" w:eastAsia="Calibri" w:hAnsi="Arial" w:cs="Arial"/>
            <w:szCs w:val="24"/>
          </w:rPr>
          <w:t xml:space="preserve">.52_PM_КД_Годовое </w:t>
        </w:r>
        <w:r w:rsidR="00647C2F">
          <w:rPr>
            <w:rFonts w:ascii="Arial" w:eastAsia="Calibri" w:hAnsi="Arial" w:cs="Arial"/>
            <w:szCs w:val="24"/>
          </w:rPr>
          <w:t>планирование воздействий на ПА», «</w:t>
        </w:r>
      </w:ins>
      <w:ins w:id="1757" w:author="Serjo" w:date="2020-04-09T15:37:00Z">
        <w:del w:id="1758" w:author="Владимир Лаут" w:date="2021-03-15T12:14:00Z">
          <w:r w:rsidR="00647C2F" w:rsidRPr="00647C2F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1759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1760" w:author="Serjo" w:date="2020-04-09T15:37:00Z">
        <w:r w:rsidR="00647C2F" w:rsidRPr="00647C2F">
          <w:rPr>
            <w:rFonts w:ascii="Arial" w:eastAsia="Calibri" w:hAnsi="Arial" w:cs="Arial"/>
            <w:szCs w:val="24"/>
          </w:rPr>
          <w:t>.54_PM_КД_Оперативное планирование мероприятий ТОиР</w:t>
        </w:r>
      </w:ins>
      <w:ins w:id="1761" w:author="Serjo" w:date="2020-04-09T15:36:00Z">
        <w:r w:rsidR="00647C2F">
          <w:rPr>
            <w:rFonts w:ascii="Arial" w:eastAsia="Calibri" w:hAnsi="Arial" w:cs="Arial"/>
            <w:szCs w:val="24"/>
          </w:rPr>
          <w:t>»</w:t>
        </w:r>
      </w:ins>
      <w:ins w:id="1762" w:author="Serjo" w:date="2020-04-09T15:37:00Z">
        <w:r w:rsidR="00647C2F">
          <w:rPr>
            <w:rFonts w:ascii="Arial" w:eastAsia="Calibri" w:hAnsi="Arial" w:cs="Arial"/>
            <w:szCs w:val="24"/>
          </w:rPr>
          <w:t>, «</w:t>
        </w:r>
        <w:del w:id="1763" w:author="Владимир Лаут" w:date="2021-03-15T12:14:00Z">
          <w:r w:rsidR="00647C2F" w:rsidRPr="00647C2F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1764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1765" w:author="Serjo" w:date="2020-04-09T15:37:00Z">
        <w:r w:rsidR="00647C2F" w:rsidRPr="00647C2F">
          <w:rPr>
            <w:rFonts w:ascii="Arial" w:eastAsia="Calibri" w:hAnsi="Arial" w:cs="Arial"/>
            <w:szCs w:val="24"/>
          </w:rPr>
          <w:t>.56_PM_КД_Мониторинг и оценка технического состояния ПА</w:t>
        </w:r>
        <w:r w:rsidR="00647C2F">
          <w:rPr>
            <w:rFonts w:ascii="Arial" w:eastAsia="Calibri" w:hAnsi="Arial" w:cs="Arial"/>
            <w:szCs w:val="24"/>
          </w:rPr>
          <w:t>»</w:t>
        </w:r>
      </w:ins>
      <w:del w:id="1766" w:author="Serjo" w:date="2020-04-09T12:43:00Z">
        <w:r w:rsidR="00731410" w:rsidRPr="00731410" w:rsidDel="000A7E85">
          <w:rPr>
            <w:rFonts w:ascii="Arial" w:eastAsia="Calibri" w:hAnsi="Arial" w:cs="Arial"/>
            <w:szCs w:val="24"/>
          </w:rPr>
          <w:delText xml:space="preserve">ERP.5.1.52_PM_КД </w:delText>
        </w:r>
      </w:del>
      <w:del w:id="1767" w:author="Serjo" w:date="2020-04-09T15:36:00Z">
        <w:r w:rsidR="00731410" w:rsidRPr="00731410" w:rsidDel="00647C2F">
          <w:rPr>
            <w:rFonts w:ascii="Arial" w:eastAsia="Calibri" w:hAnsi="Arial" w:cs="Arial"/>
            <w:szCs w:val="24"/>
          </w:rPr>
          <w:delText>Годовое планирование воздействий на ПА</w:delText>
        </w:r>
        <w:r w:rsidR="00166A7F" w:rsidRPr="00101963" w:rsidDel="00647C2F">
          <w:rPr>
            <w:rFonts w:ascii="Arial" w:eastAsia="Calibri" w:hAnsi="Arial" w:cs="Arial"/>
            <w:szCs w:val="24"/>
          </w:rPr>
          <w:delText xml:space="preserve">, </w:delText>
        </w:r>
      </w:del>
      <w:del w:id="1768" w:author="Serjo" w:date="2020-04-09T12:44:00Z">
        <w:r w:rsidR="00166A7F" w:rsidRPr="00101963" w:rsidDel="00393B7B">
          <w:rPr>
            <w:rFonts w:ascii="Arial" w:eastAsia="Calibri" w:hAnsi="Arial" w:cs="Arial"/>
            <w:szCs w:val="24"/>
          </w:rPr>
          <w:delText xml:space="preserve"> </w:delText>
        </w:r>
      </w:del>
      <w:del w:id="1769" w:author="Serjo" w:date="2020-04-09T12:43:00Z">
        <w:r w:rsidR="00731410" w:rsidRPr="00731410" w:rsidDel="00393B7B">
          <w:rPr>
            <w:rFonts w:ascii="Arial" w:eastAsia="Calibri" w:hAnsi="Arial" w:cs="Arial"/>
            <w:szCs w:val="24"/>
          </w:rPr>
          <w:delText xml:space="preserve">ERP.5.1.54_PM_КД </w:delText>
        </w:r>
      </w:del>
      <w:del w:id="1770" w:author="Serjo" w:date="2020-04-09T15:36:00Z">
        <w:r w:rsidR="00731410" w:rsidRPr="00731410" w:rsidDel="00647C2F">
          <w:rPr>
            <w:rFonts w:ascii="Arial" w:eastAsia="Calibri" w:hAnsi="Arial" w:cs="Arial"/>
            <w:szCs w:val="24"/>
          </w:rPr>
          <w:delText xml:space="preserve">Оперативное планирование </w:delText>
        </w:r>
      </w:del>
      <w:del w:id="1771" w:author="Serjo" w:date="2020-04-09T12:43:00Z">
        <w:r w:rsidR="00731410" w:rsidRPr="00731410" w:rsidDel="000A7E85">
          <w:rPr>
            <w:rFonts w:ascii="Arial" w:eastAsia="Calibri" w:hAnsi="Arial" w:cs="Arial"/>
            <w:szCs w:val="24"/>
          </w:rPr>
          <w:delText>воздействий на ПА</w:delText>
        </w:r>
      </w:del>
      <w:del w:id="1772" w:author="Serjo" w:date="2020-04-09T15:36:00Z">
        <w:r w:rsidR="00166A7F" w:rsidRPr="00101963" w:rsidDel="00647C2F">
          <w:rPr>
            <w:rFonts w:ascii="Arial" w:eastAsia="Calibri" w:hAnsi="Arial" w:cs="Arial"/>
            <w:szCs w:val="24"/>
          </w:rPr>
          <w:delText>, Мониторинг и оценка технического состояния ПА</w:delText>
        </w:r>
      </w:del>
      <w:r w:rsidR="00166A7F" w:rsidRPr="00101963">
        <w:rPr>
          <w:rFonts w:ascii="Arial" w:eastAsia="Calibri" w:hAnsi="Arial" w:cs="Arial"/>
          <w:szCs w:val="24"/>
        </w:rPr>
        <w:t>)</w:t>
      </w:r>
      <w:r w:rsidRPr="00101963">
        <w:rPr>
          <w:rFonts w:ascii="Arial" w:eastAsia="Calibri" w:hAnsi="Arial" w:cs="Arial"/>
          <w:szCs w:val="24"/>
        </w:rPr>
        <w:t>.</w:t>
      </w:r>
    </w:p>
    <w:p w14:paraId="58A14207" w14:textId="77777777" w:rsidR="00197F95" w:rsidRDefault="00197F95" w:rsidP="00D356ED">
      <w:pPr>
        <w:spacing w:after="240" w:line="276" w:lineRule="auto"/>
        <w:rPr>
          <w:rFonts w:ascii="Arial" w:hAnsi="Arial" w:cs="Arial"/>
        </w:rPr>
      </w:pPr>
    </w:p>
    <w:p w14:paraId="3D6EDD3C" w14:textId="77777777" w:rsidR="004A7B5E" w:rsidRDefault="004A7B5E" w:rsidP="0084765C">
      <w:pPr>
        <w:pStyle w:val="3"/>
      </w:pPr>
      <w:bookmarkStart w:id="1773" w:name="_Toc69302493"/>
      <w:r w:rsidRPr="000835FE">
        <w:t xml:space="preserve">Описание </w:t>
      </w:r>
      <w:r>
        <w:t xml:space="preserve">шагов </w:t>
      </w:r>
      <w:r w:rsidRPr="000835FE">
        <w:t xml:space="preserve">бизнес-процесса </w:t>
      </w:r>
      <w:r w:rsidRPr="00B06F54">
        <w:t>ПП-07.04.03-ERP</w:t>
      </w:r>
      <w:r>
        <w:t xml:space="preserve"> </w:t>
      </w:r>
      <w:r w:rsidRPr="00B06F54">
        <w:t>Выполнение и регистрация результатов диагностики производственных активов</w:t>
      </w:r>
      <w:bookmarkEnd w:id="1773"/>
    </w:p>
    <w:p w14:paraId="612A26B4" w14:textId="77777777" w:rsidR="00197F95" w:rsidRPr="00A03DDE" w:rsidRDefault="00197F95" w:rsidP="00A03DDE">
      <w:pPr>
        <w:rPr>
          <w:caps/>
        </w:rPr>
      </w:pPr>
    </w:p>
    <w:p w14:paraId="33722307" w14:textId="481B3B84" w:rsidR="00C914B3" w:rsidRDefault="002B3863">
      <w:pPr>
        <w:spacing w:before="120"/>
        <w:ind w:firstLine="567"/>
        <w:rPr>
          <w:ins w:id="1774" w:author="Serjo" w:date="2020-04-12T21:41:00Z"/>
          <w:rFonts w:ascii="Arial" w:eastAsia="Calibri" w:hAnsi="Arial" w:cs="Arial"/>
        </w:rPr>
        <w:pPrChange w:id="1775" w:author="Serjo" w:date="2020-04-12T21:41:00Z">
          <w:pPr>
            <w:ind w:firstLine="567"/>
          </w:pPr>
        </w:pPrChange>
      </w:pPr>
      <w:r>
        <w:rPr>
          <w:rFonts w:ascii="Arial" w:eastAsia="Calibri" w:hAnsi="Arial" w:cs="Arial"/>
        </w:rPr>
        <w:t>Входом бизнес-процесса является</w:t>
      </w:r>
      <w:r w:rsidRPr="009848FC">
        <w:rPr>
          <w:rFonts w:ascii="Arial" w:eastAsia="Calibri" w:hAnsi="Arial" w:cs="Arial"/>
        </w:rPr>
        <w:t xml:space="preserve"> процесс ПП-07.03.02-ERP </w:t>
      </w:r>
      <w:r>
        <w:rPr>
          <w:rFonts w:ascii="Arial" w:eastAsia="Calibri" w:hAnsi="Arial" w:cs="Arial"/>
        </w:rPr>
        <w:t>«</w:t>
      </w:r>
      <w:r w:rsidRPr="009848FC">
        <w:rPr>
          <w:rFonts w:ascii="Arial" w:eastAsia="Calibri" w:hAnsi="Arial" w:cs="Arial"/>
        </w:rPr>
        <w:t>Недельно-суточное планирование воздействий на производственные активы</w:t>
      </w:r>
      <w:r>
        <w:rPr>
          <w:rFonts w:ascii="Arial" w:eastAsia="Calibri" w:hAnsi="Arial" w:cs="Arial"/>
        </w:rPr>
        <w:t>»</w:t>
      </w:r>
      <w:r w:rsidR="00312665">
        <w:rPr>
          <w:rFonts w:ascii="Arial" w:eastAsia="Calibri" w:hAnsi="Arial" w:cs="Arial"/>
        </w:rPr>
        <w:t xml:space="preserve"> (КД</w:t>
      </w:r>
      <w:ins w:id="1776" w:author="Serjo" w:date="2020-04-09T15:38:00Z">
        <w:r w:rsidR="00647C2F">
          <w:rPr>
            <w:rFonts w:ascii="Arial" w:eastAsia="Calibri" w:hAnsi="Arial" w:cs="Arial"/>
          </w:rPr>
          <w:t xml:space="preserve"> «</w:t>
        </w:r>
        <w:del w:id="1777" w:author="Владимир Лаут" w:date="2021-03-15T12:14:00Z">
          <w:r w:rsidR="00647C2F" w:rsidRPr="00647C2F" w:rsidDel="00530700">
            <w:rPr>
              <w:rFonts w:ascii="Arial" w:eastAsia="Calibri" w:hAnsi="Arial" w:cs="Arial"/>
            </w:rPr>
            <w:delText>ERP.9.9.2</w:delText>
          </w:r>
        </w:del>
      </w:ins>
      <w:ins w:id="1778" w:author="Владимир Лаут" w:date="2021-03-15T12:14:00Z">
        <w:r w:rsidR="00530700">
          <w:rPr>
            <w:rFonts w:ascii="Arial" w:eastAsia="Calibri" w:hAnsi="Arial" w:cs="Arial"/>
          </w:rPr>
          <w:t>ERP.13.9.2</w:t>
        </w:r>
      </w:ins>
      <w:ins w:id="1779" w:author="Serjo" w:date="2020-04-09T15:38:00Z">
        <w:r w:rsidR="00647C2F" w:rsidRPr="00647C2F">
          <w:rPr>
            <w:rFonts w:ascii="Arial" w:eastAsia="Calibri" w:hAnsi="Arial" w:cs="Arial"/>
          </w:rPr>
          <w:t>.54_PM_КД_Оперативное планирование мероприятий ТОиР</w:t>
        </w:r>
        <w:r w:rsidR="00647C2F">
          <w:rPr>
            <w:rFonts w:ascii="Arial" w:eastAsia="Calibri" w:hAnsi="Arial" w:cs="Arial"/>
          </w:rPr>
          <w:t>»</w:t>
        </w:r>
      </w:ins>
      <w:del w:id="1780" w:author="Serjo" w:date="2020-04-09T15:37:00Z">
        <w:r w:rsidR="00312665" w:rsidDel="00647C2F">
          <w:rPr>
            <w:rFonts w:ascii="Arial" w:eastAsia="Calibri" w:hAnsi="Arial" w:cs="Arial"/>
          </w:rPr>
          <w:delText xml:space="preserve"> </w:delText>
        </w:r>
      </w:del>
      <w:del w:id="1781" w:author="Serjo" w:date="2020-04-09T12:44:00Z">
        <w:r w:rsidR="00731410" w:rsidRPr="00731410" w:rsidDel="00393B7B">
          <w:rPr>
            <w:rFonts w:ascii="Arial" w:eastAsia="Calibri" w:hAnsi="Arial" w:cs="Arial"/>
          </w:rPr>
          <w:delText xml:space="preserve">ERP.5.1.54_PM_КД </w:delText>
        </w:r>
      </w:del>
      <w:del w:id="1782" w:author="Serjo" w:date="2020-04-09T15:37:00Z">
        <w:r w:rsidR="00731410" w:rsidRPr="00731410" w:rsidDel="00647C2F">
          <w:rPr>
            <w:rFonts w:ascii="Arial" w:eastAsia="Calibri" w:hAnsi="Arial" w:cs="Arial"/>
          </w:rPr>
          <w:delText>Оперативное планирование</w:delText>
        </w:r>
      </w:del>
      <w:del w:id="1783" w:author="Serjo" w:date="2020-04-09T12:44:00Z">
        <w:r w:rsidR="00731410" w:rsidRPr="00731410" w:rsidDel="00393B7B">
          <w:rPr>
            <w:rFonts w:ascii="Arial" w:eastAsia="Calibri" w:hAnsi="Arial" w:cs="Arial"/>
          </w:rPr>
          <w:delText xml:space="preserve"> воздействий на ПА</w:delText>
        </w:r>
      </w:del>
      <w:r w:rsidR="00312665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>, из которого поступает утвержденный заказ ТОРО на диагностику.</w:t>
      </w:r>
    </w:p>
    <w:p w14:paraId="5294585F" w14:textId="77777777" w:rsidR="00C914B3" w:rsidRDefault="00C914B3">
      <w:pPr>
        <w:spacing w:before="120"/>
        <w:ind w:firstLine="567"/>
        <w:rPr>
          <w:ins w:id="1784" w:author="Serjo" w:date="2020-04-12T21:41:00Z"/>
          <w:rFonts w:ascii="Arial" w:eastAsia="Calibri" w:hAnsi="Arial" w:cs="Arial"/>
        </w:rPr>
        <w:pPrChange w:id="1785" w:author="Serjo" w:date="2020-04-12T21:41:00Z">
          <w:pPr>
            <w:ind w:firstLine="567"/>
          </w:pPr>
        </w:pPrChange>
      </w:pPr>
    </w:p>
    <w:p w14:paraId="26FCC6F3" w14:textId="4CDD5865" w:rsidR="00C914B3" w:rsidRDefault="002B3863" w:rsidP="00C914B3">
      <w:pPr>
        <w:pStyle w:val="4"/>
        <w:rPr>
          <w:ins w:id="1786" w:author="Serjo" w:date="2020-04-12T21:41:00Z"/>
          <w:rFonts w:eastAsiaTheme="majorEastAsia" w:cstheme="majorBidi"/>
          <w:b/>
          <w:i w:val="0"/>
          <w:caps w:val="0"/>
          <w:sz w:val="24"/>
          <w:szCs w:val="24"/>
        </w:rPr>
      </w:pPr>
      <w:r>
        <w:rPr>
          <w:rFonts w:cs="Arial"/>
        </w:rPr>
        <w:t xml:space="preserve"> </w:t>
      </w:r>
      <w:ins w:id="1787" w:author="Serjo" w:date="2020-04-12T21:41:00Z">
        <w:r w:rsidR="00C914B3" w:rsidRPr="00D95E15">
          <w:rPr>
            <w:rFonts w:eastAsiaTheme="majorEastAsia" w:cstheme="majorBidi"/>
            <w:b/>
            <w:i w:val="0"/>
            <w:caps w:val="0"/>
            <w:sz w:val="24"/>
            <w:szCs w:val="24"/>
          </w:rPr>
          <w:t>Шаг процесса</w:t>
        </w:r>
        <w:r w:rsidR="00C914B3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5</w:t>
        </w:r>
        <w:r w:rsidR="00C914B3" w:rsidRPr="00D95E15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– </w:t>
        </w:r>
        <w:r w:rsidR="00C914B3" w:rsidRPr="00A03DDE">
          <w:rPr>
            <w:rFonts w:eastAsiaTheme="majorEastAsia" w:cstheme="majorBidi"/>
            <w:b/>
            <w:i w:val="0"/>
            <w:caps w:val="0"/>
            <w:sz w:val="24"/>
            <w:szCs w:val="24"/>
          </w:rPr>
          <w:t>Определение необходимости получения наряд-допуска</w:t>
        </w:r>
      </w:ins>
    </w:p>
    <w:p w14:paraId="4A69150B" w14:textId="77777777" w:rsidR="00C914B3" w:rsidRPr="00197F95" w:rsidRDefault="00C914B3" w:rsidP="00C914B3">
      <w:pPr>
        <w:rPr>
          <w:ins w:id="1788" w:author="Serjo" w:date="2020-04-12T21:41:00Z"/>
          <w:rFonts w:eastAsiaTheme="majorEastAsia"/>
        </w:rPr>
      </w:pPr>
    </w:p>
    <w:p w14:paraId="53B4D939" w14:textId="3421FBEB" w:rsidR="002C7198" w:rsidRPr="0004209F" w:rsidRDefault="002C7198" w:rsidP="002C7198">
      <w:pPr>
        <w:pStyle w:val="afff4"/>
        <w:ind w:firstLine="567"/>
        <w:rPr>
          <w:ins w:id="1789" w:author="Serjo" w:date="2020-04-12T22:29:00Z"/>
          <w:rFonts w:ascii="Arial" w:eastAsia="Calibri" w:hAnsi="Arial" w:cs="Arial"/>
          <w:szCs w:val="24"/>
        </w:rPr>
      </w:pPr>
      <w:ins w:id="1790" w:author="Serjo" w:date="2020-04-12T22:27:00Z">
        <w:r>
          <w:rPr>
            <w:rFonts w:ascii="Arial" w:eastAsia="Calibri" w:hAnsi="Arial" w:cs="Arial"/>
            <w:szCs w:val="24"/>
          </w:rPr>
          <w:t>П</w:t>
        </w:r>
        <w:r w:rsidRPr="00101963">
          <w:rPr>
            <w:rFonts w:ascii="Arial" w:eastAsia="Calibri" w:hAnsi="Arial" w:cs="Arial"/>
            <w:szCs w:val="24"/>
          </w:rPr>
          <w:t xml:space="preserve">ри поступлении Заказа ТОРО со статусом </w:t>
        </w:r>
        <w:r>
          <w:rPr>
            <w:rFonts w:ascii="Arial" w:eastAsia="Calibri" w:hAnsi="Arial" w:cs="Arial"/>
            <w:szCs w:val="24"/>
          </w:rPr>
          <w:t>УТВН «</w:t>
        </w:r>
        <w:r w:rsidRPr="00101963">
          <w:rPr>
            <w:rFonts w:ascii="Arial" w:eastAsia="Calibri" w:hAnsi="Arial" w:cs="Arial"/>
            <w:szCs w:val="24"/>
          </w:rPr>
          <w:t xml:space="preserve">Утвержден в недельном плане-графике» </w:t>
        </w:r>
      </w:ins>
      <w:ins w:id="1791" w:author="Serjo" w:date="2020-04-12T22:28:00Z">
        <w:r>
          <w:rPr>
            <w:rFonts w:ascii="Arial" w:eastAsia="Calibri" w:hAnsi="Arial" w:cs="Arial"/>
            <w:szCs w:val="24"/>
          </w:rPr>
          <w:t>Инженер</w:t>
        </w:r>
        <w:r w:rsidRPr="00101963">
          <w:rPr>
            <w:rFonts w:ascii="Arial" w:eastAsia="Calibri" w:hAnsi="Arial" w:cs="Arial"/>
            <w:szCs w:val="24"/>
          </w:rPr>
          <w:t xml:space="preserve"> ТОиР </w:t>
        </w:r>
      </w:ins>
      <w:ins w:id="1792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793" w:author="Serjo" w:date="2020-04-12T22:28:00Z">
        <w:r>
          <w:rPr>
            <w:rFonts w:ascii="Arial" w:eastAsia="Calibri" w:hAnsi="Arial" w:cs="Arial"/>
            <w:szCs w:val="24"/>
          </w:rPr>
          <w:t xml:space="preserve"> определяет </w:t>
        </w:r>
        <w:r w:rsidRPr="0004209F">
          <w:rPr>
            <w:rFonts w:ascii="Arial" w:eastAsia="Calibri" w:hAnsi="Arial" w:cs="Arial"/>
            <w:szCs w:val="24"/>
          </w:rPr>
          <w:t>необходимость получения наряд-допуска.</w:t>
        </w:r>
        <w:r>
          <w:rPr>
            <w:rFonts w:ascii="Arial" w:eastAsia="Calibri" w:hAnsi="Arial" w:cs="Arial"/>
            <w:szCs w:val="24"/>
          </w:rPr>
          <w:t xml:space="preserve"> </w:t>
        </w:r>
      </w:ins>
      <w:ins w:id="1794" w:author="Serjo" w:date="2020-04-12T22:39:00Z">
        <w:r w:rsidR="002E6B09">
          <w:rPr>
            <w:rFonts w:ascii="Arial" w:eastAsia="Calibri" w:hAnsi="Arial" w:cs="Arial"/>
            <w:szCs w:val="24"/>
          </w:rPr>
          <w:t xml:space="preserve">Наряд-допуск необходим при наличии в Заказе ТОРО операций с признаком </w:t>
        </w:r>
      </w:ins>
      <w:ins w:id="1795" w:author="Serjo" w:date="2020-04-12T22:40:00Z">
        <w:r w:rsidR="002E6B09">
          <w:rPr>
            <w:rFonts w:ascii="Arial" w:eastAsia="Calibri" w:hAnsi="Arial" w:cs="Arial"/>
            <w:szCs w:val="24"/>
          </w:rPr>
          <w:t xml:space="preserve">опасных работ. </w:t>
        </w:r>
      </w:ins>
      <w:ins w:id="1796" w:author="Serjo" w:date="2020-04-12T22:29:00Z">
        <w:r w:rsidRPr="0004209F">
          <w:rPr>
            <w:rFonts w:ascii="Arial" w:eastAsia="Calibri" w:hAnsi="Arial" w:cs="Arial"/>
            <w:szCs w:val="24"/>
          </w:rPr>
          <w:t xml:space="preserve">Для </w:t>
        </w:r>
      </w:ins>
      <w:ins w:id="1797" w:author="Serjo" w:date="2020-04-12T22:40:00Z">
        <w:r w:rsidR="002E6B09">
          <w:rPr>
            <w:rFonts w:ascii="Arial" w:eastAsia="Calibri" w:hAnsi="Arial" w:cs="Arial"/>
            <w:szCs w:val="24"/>
          </w:rPr>
          <w:t xml:space="preserve">определения </w:t>
        </w:r>
        <w:r w:rsidR="002E6B09" w:rsidRPr="0004209F">
          <w:rPr>
            <w:rFonts w:ascii="Arial" w:eastAsia="Calibri" w:hAnsi="Arial" w:cs="Arial"/>
            <w:szCs w:val="24"/>
          </w:rPr>
          <w:t>необход</w:t>
        </w:r>
        <w:r w:rsidR="002E6B09">
          <w:rPr>
            <w:rFonts w:ascii="Arial" w:eastAsia="Calibri" w:hAnsi="Arial" w:cs="Arial"/>
            <w:szCs w:val="24"/>
          </w:rPr>
          <w:t>имости</w:t>
        </w:r>
        <w:r w:rsidR="002E6B09" w:rsidRPr="0004209F">
          <w:rPr>
            <w:rFonts w:ascii="Arial" w:eastAsia="Calibri" w:hAnsi="Arial" w:cs="Arial"/>
            <w:szCs w:val="24"/>
          </w:rPr>
          <w:t xml:space="preserve"> получения наряд-допуска</w:t>
        </w:r>
        <w:r w:rsidR="002E6B09">
          <w:rPr>
            <w:rFonts w:ascii="Arial" w:eastAsia="Calibri" w:hAnsi="Arial" w:cs="Arial"/>
            <w:szCs w:val="24"/>
          </w:rPr>
          <w:t xml:space="preserve"> </w:t>
        </w:r>
      </w:ins>
      <w:ins w:id="1798" w:author="Serjo" w:date="2020-04-12T22:29:00Z">
        <w:r>
          <w:rPr>
            <w:rFonts w:ascii="Arial" w:eastAsia="Calibri" w:hAnsi="Arial" w:cs="Arial"/>
            <w:szCs w:val="24"/>
          </w:rPr>
          <w:t>анализируется поле «Необходим Наряд-допуск» в транзакции IW38</w:t>
        </w:r>
        <w:r w:rsidRPr="0004209F">
          <w:rPr>
            <w:rFonts w:ascii="Arial" w:eastAsia="Calibri" w:hAnsi="Arial" w:cs="Arial"/>
            <w:szCs w:val="24"/>
          </w:rPr>
          <w:t xml:space="preserve"> </w:t>
        </w:r>
        <w:r>
          <w:rPr>
            <w:rFonts w:ascii="Arial" w:eastAsia="Calibri" w:hAnsi="Arial" w:cs="Arial"/>
            <w:szCs w:val="24"/>
          </w:rPr>
          <w:t>«Изменение</w:t>
        </w:r>
        <w:r w:rsidRPr="0004209F">
          <w:rPr>
            <w:rFonts w:ascii="Arial" w:eastAsia="Calibri" w:hAnsi="Arial" w:cs="Arial"/>
            <w:szCs w:val="24"/>
          </w:rPr>
          <w:t xml:space="preserve"> сп</w:t>
        </w:r>
        <w:r>
          <w:rPr>
            <w:rFonts w:ascii="Arial" w:eastAsia="Calibri" w:hAnsi="Arial" w:cs="Arial"/>
            <w:szCs w:val="24"/>
          </w:rPr>
          <w:t>иска Заказов ТОРО».</w:t>
        </w:r>
      </w:ins>
    </w:p>
    <w:p w14:paraId="7FA5A6C9" w14:textId="57C705DA" w:rsidR="002C7198" w:rsidRDefault="002C7198" w:rsidP="002C7198">
      <w:pPr>
        <w:pStyle w:val="afff4"/>
        <w:ind w:firstLine="567"/>
        <w:rPr>
          <w:ins w:id="1799" w:author="Serjo" w:date="2020-04-12T22:43:00Z"/>
          <w:rFonts w:ascii="Arial" w:eastAsia="Calibri" w:hAnsi="Arial" w:cs="Arial"/>
          <w:szCs w:val="24"/>
        </w:rPr>
      </w:pPr>
      <w:ins w:id="1800" w:author="Serjo" w:date="2020-04-12T22:30:00Z">
        <w:r w:rsidRPr="002020AD">
          <w:rPr>
            <w:rFonts w:ascii="Arial" w:eastAsia="Calibri" w:hAnsi="Arial" w:cs="Arial"/>
            <w:szCs w:val="24"/>
          </w:rPr>
          <w:t xml:space="preserve">В случае обязательного требования по допуску, </w:t>
        </w:r>
        <w:r w:rsidRPr="00224B02">
          <w:rPr>
            <w:rFonts w:ascii="Arial" w:eastAsia="Calibri" w:hAnsi="Arial" w:cs="Arial"/>
            <w:szCs w:val="24"/>
          </w:rPr>
          <w:t xml:space="preserve">инициируется мероприятие на получение наряд-допуска. </w:t>
        </w:r>
      </w:ins>
      <w:ins w:id="1801" w:author="Serjo" w:date="2020-04-12T22:31:00Z">
        <w:r w:rsidRPr="008934B6">
          <w:rPr>
            <w:rFonts w:ascii="Arial" w:hAnsi="Arial" w:cs="Times New Roman"/>
            <w:szCs w:val="28"/>
          </w:rPr>
          <w:t xml:space="preserve">Формирование наряд-допуска осуществляется в модуле </w:t>
        </w:r>
        <w:r w:rsidRPr="008934B6">
          <w:rPr>
            <w:rFonts w:ascii="Arial" w:hAnsi="Arial" w:cs="Times New Roman"/>
            <w:szCs w:val="28"/>
            <w:lang w:val="en-US"/>
          </w:rPr>
          <w:t>SAP</w:t>
        </w:r>
        <w:r w:rsidRPr="008934B6">
          <w:rPr>
            <w:rFonts w:ascii="Arial" w:hAnsi="Arial" w:cs="Times New Roman"/>
            <w:szCs w:val="28"/>
          </w:rPr>
          <w:t xml:space="preserve"> </w:t>
        </w:r>
        <w:r w:rsidRPr="008934B6">
          <w:rPr>
            <w:rFonts w:ascii="Arial" w:hAnsi="Arial" w:cs="Times New Roman"/>
            <w:szCs w:val="28"/>
            <w:lang w:val="en-US"/>
          </w:rPr>
          <w:t>EHSM</w:t>
        </w:r>
        <w:r w:rsidRPr="008934B6">
          <w:rPr>
            <w:rFonts w:ascii="Arial" w:hAnsi="Arial" w:cs="Times New Roman"/>
            <w:szCs w:val="28"/>
          </w:rPr>
          <w:t xml:space="preserve"> в соответствии с требованиями к процессу «ПП-11.03.01-ERP Обеспечение проведения работ повышенной опасности» сотрудниками отдела охраны труда и промышленной безопасности</w:t>
        </w:r>
      </w:ins>
      <w:ins w:id="1802" w:author="Serjo" w:date="2020-04-12T22:34:00Z">
        <w:r>
          <w:rPr>
            <w:rFonts w:ascii="Arial" w:hAnsi="Arial" w:cs="Times New Roman"/>
            <w:szCs w:val="28"/>
          </w:rPr>
          <w:t xml:space="preserve"> </w:t>
        </w:r>
        <w:r w:rsidRPr="00224B02">
          <w:rPr>
            <w:rFonts w:ascii="Arial" w:eastAsia="Calibri" w:hAnsi="Arial" w:cs="Arial"/>
            <w:szCs w:val="24"/>
          </w:rPr>
          <w:t xml:space="preserve">(КД </w:t>
        </w:r>
        <w:r>
          <w:rPr>
            <w:rFonts w:ascii="Arial" w:eastAsia="Calibri" w:hAnsi="Arial" w:cs="Arial"/>
            <w:szCs w:val="24"/>
          </w:rPr>
          <w:t>«</w:t>
        </w:r>
        <w:del w:id="1803" w:author="Владимир Лаут" w:date="2021-03-15T12:14:00Z">
          <w:r w:rsidRPr="00224B02" w:rsidDel="00530700">
            <w:rPr>
              <w:rFonts w:ascii="Arial" w:eastAsia="Calibri" w:hAnsi="Arial" w:cs="Arial"/>
              <w:szCs w:val="24"/>
            </w:rPr>
            <w:delText>ERP.</w:delText>
          </w:r>
          <w:r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1804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1805" w:author="Serjo" w:date="2020-04-12T22:34:00Z">
        <w:r>
          <w:rPr>
            <w:rFonts w:ascii="Arial" w:eastAsia="Calibri" w:hAnsi="Arial" w:cs="Arial"/>
            <w:szCs w:val="24"/>
          </w:rPr>
          <w:t>.</w:t>
        </w:r>
        <w:r w:rsidRPr="00224B02">
          <w:rPr>
            <w:rFonts w:ascii="Arial" w:eastAsia="Calibri" w:hAnsi="Arial" w:cs="Arial"/>
            <w:szCs w:val="24"/>
          </w:rPr>
          <w:t>46_EHS_КД по направлению ОТПБиЭ</w:t>
        </w:r>
        <w:r>
          <w:rPr>
            <w:rFonts w:ascii="Arial" w:eastAsia="Calibri" w:hAnsi="Arial" w:cs="Arial"/>
            <w:szCs w:val="24"/>
          </w:rPr>
          <w:t>»</w:t>
        </w:r>
        <w:r w:rsidRPr="00224B02">
          <w:rPr>
            <w:rFonts w:ascii="Arial" w:eastAsia="Calibri" w:hAnsi="Arial" w:cs="Arial"/>
            <w:szCs w:val="24"/>
          </w:rPr>
          <w:t>)</w:t>
        </w:r>
        <w:r w:rsidRPr="002020AD">
          <w:rPr>
            <w:rFonts w:ascii="Arial" w:eastAsia="Calibri" w:hAnsi="Arial" w:cs="Arial"/>
            <w:szCs w:val="24"/>
          </w:rPr>
          <w:t>.</w:t>
        </w:r>
      </w:ins>
    </w:p>
    <w:p w14:paraId="3B782778" w14:textId="77777777" w:rsidR="002E6B09" w:rsidRPr="00224B02" w:rsidRDefault="002E6B09" w:rsidP="002C7198">
      <w:pPr>
        <w:pStyle w:val="afff4"/>
        <w:ind w:firstLine="567"/>
        <w:rPr>
          <w:ins w:id="1806" w:author="Serjo" w:date="2020-04-12T22:34:00Z"/>
          <w:rFonts w:ascii="Arial" w:eastAsia="Calibri" w:hAnsi="Arial" w:cs="Arial"/>
          <w:szCs w:val="24"/>
        </w:rPr>
      </w:pPr>
    </w:p>
    <w:p w14:paraId="64C382A7" w14:textId="0946E608" w:rsidR="002E6B09" w:rsidRDefault="002E6B09" w:rsidP="002E6B09">
      <w:pPr>
        <w:pStyle w:val="4"/>
        <w:rPr>
          <w:ins w:id="1807" w:author="Serjo" w:date="2020-04-12T22:43:00Z"/>
          <w:rFonts w:eastAsiaTheme="majorEastAsia" w:cstheme="majorBidi"/>
          <w:b/>
          <w:szCs w:val="24"/>
        </w:rPr>
      </w:pPr>
      <w:ins w:id="1808" w:author="Serjo" w:date="2020-04-12T22:43:00Z">
        <w:r w:rsidRPr="00D95E15">
          <w:rPr>
            <w:rFonts w:eastAsiaTheme="majorEastAsia" w:cstheme="majorBidi"/>
            <w:b/>
            <w:i w:val="0"/>
            <w:caps w:val="0"/>
            <w:sz w:val="24"/>
            <w:szCs w:val="24"/>
          </w:rPr>
          <w:t>Шаг процесса</w:t>
        </w:r>
        <w:r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10</w:t>
        </w:r>
        <w:r w:rsidRPr="00D95E15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– </w:t>
        </w:r>
        <w:r w:rsidRPr="00A03DDE">
          <w:rPr>
            <w:rFonts w:eastAsiaTheme="majorEastAsia" w:cstheme="majorBidi"/>
            <w:b/>
            <w:i w:val="0"/>
            <w:caps w:val="0"/>
            <w:sz w:val="24"/>
            <w:szCs w:val="24"/>
          </w:rPr>
          <w:t>Выдача наряд-заданий на выполнение работ</w:t>
        </w:r>
      </w:ins>
    </w:p>
    <w:p w14:paraId="21DC41DD" w14:textId="4EFA9EA9" w:rsidR="002C7198" w:rsidRDefault="002C7198" w:rsidP="002C7198">
      <w:pPr>
        <w:pStyle w:val="afff4"/>
        <w:ind w:firstLine="567"/>
        <w:rPr>
          <w:ins w:id="1809" w:author="Serjo" w:date="2020-04-12T22:31:00Z"/>
          <w:rFonts w:ascii="Arial" w:eastAsia="Calibri" w:hAnsi="Arial" w:cs="Arial"/>
          <w:szCs w:val="24"/>
        </w:rPr>
      </w:pPr>
    </w:p>
    <w:p w14:paraId="7AE607CF" w14:textId="3A1FA466" w:rsidR="002C7198" w:rsidRDefault="002E6B09" w:rsidP="002C7198">
      <w:pPr>
        <w:pStyle w:val="afff4"/>
        <w:ind w:firstLine="567"/>
        <w:rPr>
          <w:ins w:id="1810" w:author="Serjo" w:date="2020-04-12T22:47:00Z"/>
          <w:rFonts w:ascii="Arial" w:hAnsi="Arial" w:cs="Times New Roman"/>
          <w:szCs w:val="28"/>
        </w:rPr>
      </w:pPr>
      <w:ins w:id="1811" w:author="Serjo" w:date="2020-04-12T22:45:00Z">
        <w:r>
          <w:rPr>
            <w:rFonts w:ascii="Arial" w:eastAsia="Calibri" w:hAnsi="Arial" w:cs="Arial"/>
            <w:szCs w:val="24"/>
          </w:rPr>
          <w:t xml:space="preserve">В случае необходимости получения наряд-допуска, </w:t>
        </w:r>
      </w:ins>
      <w:ins w:id="1812" w:author="Serjo" w:date="2020-04-12T22:46:00Z">
        <w:r w:rsidRPr="008934B6">
          <w:rPr>
            <w:rFonts w:ascii="Arial" w:hAnsi="Arial" w:cs="Times New Roman"/>
            <w:szCs w:val="28"/>
          </w:rPr>
          <w:t>выдача наряд-задания осуществляется после получения наряд-допуска.</w:t>
        </w:r>
      </w:ins>
    </w:p>
    <w:p w14:paraId="0CCE7EBD" w14:textId="5D9B54AD" w:rsidR="002E6B09" w:rsidRDefault="002E6B09" w:rsidP="002C7198">
      <w:pPr>
        <w:pStyle w:val="afff4"/>
        <w:ind w:firstLine="567"/>
        <w:rPr>
          <w:ins w:id="1813" w:author="Serjo" w:date="2020-04-12T22:31:00Z"/>
          <w:rFonts w:ascii="Arial" w:eastAsia="Calibri" w:hAnsi="Arial" w:cs="Arial"/>
          <w:szCs w:val="24"/>
        </w:rPr>
      </w:pPr>
      <w:ins w:id="1814" w:author="Serjo" w:date="2020-04-12T22:47:00Z">
        <w:r w:rsidRPr="008934B6">
          <w:rPr>
            <w:rFonts w:ascii="Arial" w:hAnsi="Arial" w:cs="Times New Roman"/>
            <w:szCs w:val="28"/>
          </w:rPr>
          <w:lastRenderedPageBreak/>
          <w:t>При отсутствии опасных работ в составе операций Заказа ТОРО</w:t>
        </w:r>
        <w:r>
          <w:rPr>
            <w:rFonts w:ascii="Arial" w:hAnsi="Arial" w:cs="Times New Roman"/>
            <w:szCs w:val="28"/>
          </w:rPr>
          <w:t xml:space="preserve"> </w:t>
        </w:r>
      </w:ins>
      <w:ins w:id="1815" w:author="Serjo" w:date="2020-04-12T22:50:00Z">
        <w:r w:rsidR="007C4A57" w:rsidRPr="008934B6">
          <w:rPr>
            <w:rFonts w:ascii="Arial" w:hAnsi="Arial" w:cs="Times New Roman"/>
            <w:szCs w:val="28"/>
          </w:rPr>
          <w:t xml:space="preserve">выдача </w:t>
        </w:r>
      </w:ins>
      <w:ins w:id="1816" w:author="Serjo" w:date="2020-04-12T22:47:00Z">
        <w:r w:rsidRPr="008934B6">
          <w:rPr>
            <w:rFonts w:ascii="Arial" w:hAnsi="Arial" w:cs="Times New Roman"/>
            <w:szCs w:val="28"/>
          </w:rPr>
          <w:t>наряд-задания</w:t>
        </w:r>
        <w:r>
          <w:rPr>
            <w:rFonts w:ascii="Arial" w:hAnsi="Arial" w:cs="Times New Roman"/>
            <w:szCs w:val="28"/>
          </w:rPr>
          <w:t xml:space="preserve"> </w:t>
        </w:r>
        <w:r w:rsidRPr="008934B6">
          <w:rPr>
            <w:rFonts w:ascii="Arial" w:hAnsi="Arial" w:cs="Times New Roman"/>
            <w:szCs w:val="28"/>
          </w:rPr>
          <w:t>осуществляется</w:t>
        </w:r>
        <w:r>
          <w:rPr>
            <w:rFonts w:ascii="Arial" w:hAnsi="Arial" w:cs="Times New Roman"/>
            <w:szCs w:val="28"/>
          </w:rPr>
          <w:t xml:space="preserve"> </w:t>
        </w:r>
        <w:r>
          <w:rPr>
            <w:rFonts w:ascii="Arial" w:eastAsia="Calibri" w:hAnsi="Arial" w:cs="Arial"/>
            <w:szCs w:val="24"/>
          </w:rPr>
          <w:t xml:space="preserve">без получения </w:t>
        </w:r>
        <w:r w:rsidRPr="008934B6">
          <w:rPr>
            <w:rFonts w:ascii="Arial" w:hAnsi="Arial" w:cs="Times New Roman"/>
            <w:szCs w:val="28"/>
          </w:rPr>
          <w:t>наряд-допуска.</w:t>
        </w:r>
      </w:ins>
    </w:p>
    <w:p w14:paraId="3F7DCA2D" w14:textId="09D6B319" w:rsidR="002C7198" w:rsidRDefault="007C4A57" w:rsidP="00C914B3">
      <w:pPr>
        <w:pStyle w:val="afff4"/>
        <w:ind w:firstLine="567"/>
        <w:rPr>
          <w:ins w:id="1817" w:author="Serjo" w:date="2020-04-12T22:53:00Z"/>
          <w:rFonts w:ascii="Arial" w:eastAsia="Calibri" w:hAnsi="Arial" w:cs="Arial"/>
          <w:szCs w:val="24"/>
        </w:rPr>
      </w:pPr>
      <w:ins w:id="1818" w:author="Serjo" w:date="2020-04-12T22:50:00Z">
        <w:r>
          <w:rPr>
            <w:rFonts w:ascii="Arial" w:hAnsi="Arial" w:cs="Times New Roman"/>
            <w:szCs w:val="28"/>
          </w:rPr>
          <w:t>Ф</w:t>
        </w:r>
        <w:r w:rsidRPr="008934B6">
          <w:rPr>
            <w:rFonts w:ascii="Arial" w:hAnsi="Arial" w:cs="Times New Roman"/>
            <w:szCs w:val="28"/>
          </w:rPr>
          <w:t xml:space="preserve">ормирование </w:t>
        </w:r>
      </w:ins>
      <w:ins w:id="1819" w:author="Serjo" w:date="2020-04-12T22:49:00Z">
        <w:r w:rsidRPr="00101963">
          <w:rPr>
            <w:rFonts w:ascii="Arial" w:eastAsia="Calibri" w:hAnsi="Arial" w:cs="Arial"/>
            <w:szCs w:val="24"/>
          </w:rPr>
          <w:t xml:space="preserve">наряд-заданий выполняется </w:t>
        </w:r>
      </w:ins>
      <w:ins w:id="1820" w:author="Serjo" w:date="2020-04-12T22:50:00Z">
        <w:r>
          <w:rPr>
            <w:rFonts w:ascii="Arial" w:eastAsia="Calibri" w:hAnsi="Arial" w:cs="Arial"/>
            <w:szCs w:val="24"/>
          </w:rPr>
          <w:t>Инженером</w:t>
        </w:r>
        <w:r w:rsidRPr="00101963">
          <w:rPr>
            <w:rFonts w:ascii="Arial" w:eastAsia="Calibri" w:hAnsi="Arial" w:cs="Arial"/>
            <w:szCs w:val="24"/>
          </w:rPr>
          <w:t xml:space="preserve"> ТОиР </w:t>
        </w:r>
      </w:ins>
      <w:ins w:id="182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822" w:author="Serjo" w:date="2020-04-12T22:50:00Z">
        <w:r>
          <w:rPr>
            <w:rFonts w:ascii="Arial" w:eastAsia="Calibri" w:hAnsi="Arial" w:cs="Arial"/>
            <w:szCs w:val="24"/>
          </w:rPr>
          <w:t xml:space="preserve"> </w:t>
        </w:r>
      </w:ins>
      <w:ins w:id="1823" w:author="Serjo" w:date="2020-04-12T22:49:00Z">
        <w:r w:rsidRPr="00101963">
          <w:rPr>
            <w:rFonts w:ascii="Arial" w:eastAsia="Calibri" w:hAnsi="Arial" w:cs="Arial"/>
            <w:szCs w:val="24"/>
          </w:rPr>
          <w:t xml:space="preserve">в транзакции </w:t>
        </w:r>
        <w:r w:rsidRPr="00101963">
          <w:rPr>
            <w:rFonts w:ascii="Arial" w:eastAsia="Calibri" w:hAnsi="Arial" w:cs="Arial"/>
            <w:szCs w:val="24"/>
            <w:lang w:val="en-US"/>
          </w:rPr>
          <w:t>IW</w:t>
        </w:r>
        <w:r w:rsidRPr="00101963">
          <w:rPr>
            <w:rFonts w:ascii="Arial" w:eastAsia="Calibri" w:hAnsi="Arial" w:cs="Arial"/>
            <w:szCs w:val="24"/>
          </w:rPr>
          <w:t>38</w:t>
        </w:r>
        <w:r>
          <w:rPr>
            <w:rFonts w:ascii="Arial" w:eastAsia="Calibri" w:hAnsi="Arial" w:cs="Arial"/>
            <w:szCs w:val="24"/>
          </w:rPr>
          <w:t xml:space="preserve"> «</w:t>
        </w:r>
        <w:r w:rsidRPr="00A27392">
          <w:rPr>
            <w:rFonts w:ascii="Arial" w:eastAsia="Calibri" w:hAnsi="Arial" w:cs="Arial"/>
            <w:szCs w:val="24"/>
          </w:rPr>
          <w:t xml:space="preserve">Изменение </w:t>
        </w:r>
        <w:r w:rsidRPr="0004209F">
          <w:rPr>
            <w:rFonts w:ascii="Arial" w:eastAsia="Calibri" w:hAnsi="Arial" w:cs="Arial"/>
            <w:szCs w:val="24"/>
          </w:rPr>
          <w:t>сп</w:t>
        </w:r>
        <w:r>
          <w:rPr>
            <w:rFonts w:ascii="Arial" w:eastAsia="Calibri" w:hAnsi="Arial" w:cs="Arial"/>
            <w:szCs w:val="24"/>
          </w:rPr>
          <w:t>иска Заказов ТОРО»</w:t>
        </w:r>
      </w:ins>
      <w:ins w:id="1824" w:author="Serjo" w:date="2020-04-12T22:51:00Z">
        <w:r w:rsidRPr="007C4A57">
          <w:rPr>
            <w:rFonts w:ascii="Arial" w:eastAsia="Calibri" w:hAnsi="Arial" w:cs="Arial"/>
            <w:szCs w:val="24"/>
          </w:rPr>
          <w:t xml:space="preserve"> </w:t>
        </w:r>
        <w:r w:rsidRPr="0004209F">
          <w:rPr>
            <w:rFonts w:ascii="Arial" w:eastAsia="Calibri" w:hAnsi="Arial" w:cs="Arial"/>
            <w:szCs w:val="24"/>
          </w:rPr>
          <w:t>перед выполнением работ</w:t>
        </w:r>
      </w:ins>
      <w:ins w:id="1825" w:author="Serjo" w:date="2020-04-27T18:47:00Z">
        <w:r w:rsidR="008D4D34" w:rsidRPr="008D4D34">
          <w:rPr>
            <w:rFonts w:ascii="Arial" w:eastAsia="Calibri" w:hAnsi="Arial" w:cs="Arial"/>
            <w:szCs w:val="24"/>
            <w:rPrChange w:id="1826" w:author="Serjo" w:date="2020-04-27T18:47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 xml:space="preserve"> (</w:t>
        </w:r>
      </w:ins>
      <w:ins w:id="1827" w:author="Serjo" w:date="2020-04-27T18:48:00Z">
        <w:r w:rsidR="008D4D34">
          <w:rPr>
            <w:rFonts w:ascii="Arial" w:eastAsia="Calibri" w:hAnsi="Arial" w:cs="Arial"/>
            <w:szCs w:val="24"/>
          </w:rPr>
          <w:t xml:space="preserve">разработка </w:t>
        </w:r>
        <w:r w:rsidR="008D4D34">
          <w:rPr>
            <w:rFonts w:ascii="Arial" w:eastAsia="Calibri" w:hAnsi="Arial" w:cs="Arial"/>
            <w:szCs w:val="24"/>
            <w:lang w:val="en-US"/>
          </w:rPr>
          <w:t>PM</w:t>
        </w:r>
        <w:r w:rsidR="008D4D34" w:rsidRPr="008D4D34">
          <w:rPr>
            <w:rFonts w:ascii="Arial" w:eastAsia="Calibri" w:hAnsi="Arial" w:cs="Arial"/>
            <w:szCs w:val="24"/>
            <w:rPrChange w:id="1828" w:author="Serjo" w:date="2020-04-27T18:48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 xml:space="preserve">10 </w:t>
        </w:r>
        <w:r w:rsidR="008D4D34">
          <w:rPr>
            <w:rFonts w:ascii="Arial" w:eastAsia="Calibri" w:hAnsi="Arial" w:cs="Arial"/>
            <w:szCs w:val="24"/>
          </w:rPr>
          <w:t>«</w:t>
        </w:r>
      </w:ins>
      <w:ins w:id="1829" w:author="Serjo" w:date="2020-04-27T18:49:00Z">
        <w:r w:rsidR="008D4D34" w:rsidRPr="008D4D34">
          <w:rPr>
            <w:rFonts w:ascii="Arial" w:eastAsia="Calibri" w:hAnsi="Arial" w:cs="Arial"/>
            <w:szCs w:val="24"/>
          </w:rPr>
          <w:t>Печатная форма наряд-задания на выполнение работ</w:t>
        </w:r>
      </w:ins>
      <w:ins w:id="1830" w:author="Serjo" w:date="2020-04-27T18:48:00Z">
        <w:r w:rsidR="008D4D34">
          <w:rPr>
            <w:rFonts w:ascii="Arial" w:eastAsia="Calibri" w:hAnsi="Arial" w:cs="Arial"/>
            <w:szCs w:val="24"/>
          </w:rPr>
          <w:t>», см. п.</w:t>
        </w:r>
        <w:r w:rsidR="008D4D34">
          <w:rPr>
            <w:rFonts w:ascii="Arial" w:eastAsia="Calibri" w:hAnsi="Arial" w:cs="Arial"/>
            <w:szCs w:val="24"/>
          </w:rPr>
          <w:fldChar w:fldCharType="begin"/>
        </w:r>
        <w:r w:rsidR="008D4D34">
          <w:rPr>
            <w:rFonts w:ascii="Arial" w:eastAsia="Calibri" w:hAnsi="Arial" w:cs="Arial"/>
            <w:szCs w:val="24"/>
          </w:rPr>
          <w:instrText xml:space="preserve"> REF _Ref38905739 \r \h </w:instrText>
        </w:r>
      </w:ins>
      <w:r w:rsidR="008D4D34">
        <w:rPr>
          <w:rFonts w:ascii="Arial" w:eastAsia="Calibri" w:hAnsi="Arial" w:cs="Arial"/>
          <w:szCs w:val="24"/>
        </w:rPr>
      </w:r>
      <w:r w:rsidR="008D4D34">
        <w:rPr>
          <w:rFonts w:ascii="Arial" w:eastAsia="Calibri" w:hAnsi="Arial" w:cs="Arial"/>
          <w:szCs w:val="24"/>
        </w:rPr>
        <w:fldChar w:fldCharType="separate"/>
      </w:r>
      <w:ins w:id="1831" w:author="Владимир Лаут" w:date="2021-04-09T17:37:00Z">
        <w:r w:rsidR="00CB5031">
          <w:rPr>
            <w:rFonts w:ascii="Arial" w:eastAsia="Calibri" w:hAnsi="Arial" w:cs="Arial"/>
            <w:szCs w:val="24"/>
          </w:rPr>
          <w:t>5.10.5</w:t>
        </w:r>
      </w:ins>
      <w:ins w:id="1832" w:author="Serjo" w:date="2020-04-27T18:48:00Z">
        <w:r w:rsidR="008D4D34">
          <w:rPr>
            <w:rFonts w:ascii="Arial" w:eastAsia="Calibri" w:hAnsi="Arial" w:cs="Arial"/>
            <w:szCs w:val="24"/>
          </w:rPr>
          <w:fldChar w:fldCharType="end"/>
        </w:r>
      </w:ins>
      <w:ins w:id="1833" w:author="Serjo" w:date="2020-04-27T18:47:00Z">
        <w:r w:rsidR="008D4D34" w:rsidRPr="008D4D34">
          <w:rPr>
            <w:rFonts w:ascii="Arial" w:eastAsia="Calibri" w:hAnsi="Arial" w:cs="Arial"/>
            <w:szCs w:val="24"/>
            <w:rPrChange w:id="1834" w:author="Serjo" w:date="2020-04-27T18:47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)</w:t>
        </w:r>
      </w:ins>
      <w:ins w:id="1835" w:author="Serjo" w:date="2020-04-12T22:49:00Z">
        <w:r w:rsidRPr="00101963">
          <w:rPr>
            <w:rFonts w:ascii="Arial" w:eastAsia="Calibri" w:hAnsi="Arial" w:cs="Arial"/>
            <w:szCs w:val="24"/>
          </w:rPr>
          <w:t xml:space="preserve">. </w:t>
        </w:r>
        <w:r>
          <w:rPr>
            <w:rFonts w:ascii="Arial" w:eastAsia="Calibri" w:hAnsi="Arial" w:cs="Arial"/>
            <w:szCs w:val="24"/>
          </w:rPr>
          <w:t>Форма наряд-задания описана в документе КД «</w:t>
        </w:r>
        <w:del w:id="1836" w:author="Владимир Лаут" w:date="2021-03-15T12:14:00Z">
          <w:r w:rsidRPr="00647C2F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1837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1838" w:author="Serjo" w:date="2020-04-12T22:49:00Z">
        <w:r w:rsidRPr="00647C2F">
          <w:rPr>
            <w:rFonts w:ascii="Arial" w:eastAsia="Calibri" w:hAnsi="Arial" w:cs="Arial"/>
            <w:szCs w:val="24"/>
          </w:rPr>
          <w:t>.55_PM_КД_Выполнение и фактический учет работ</w:t>
        </w:r>
        <w:r>
          <w:rPr>
            <w:rFonts w:ascii="Arial" w:eastAsia="Calibri" w:hAnsi="Arial" w:cs="Arial"/>
            <w:szCs w:val="24"/>
          </w:rPr>
          <w:t>».</w:t>
        </w:r>
      </w:ins>
    </w:p>
    <w:p w14:paraId="58017A65" w14:textId="6855E2AF" w:rsidR="007C4A57" w:rsidRPr="00101963" w:rsidRDefault="007C4A57" w:rsidP="007C4A57">
      <w:pPr>
        <w:pStyle w:val="afff4"/>
        <w:ind w:firstLine="567"/>
        <w:rPr>
          <w:ins w:id="1839" w:author="Serjo" w:date="2020-04-12T22:53:00Z"/>
          <w:rFonts w:ascii="Arial" w:eastAsia="Calibri" w:hAnsi="Arial" w:cs="Arial"/>
          <w:szCs w:val="24"/>
        </w:rPr>
      </w:pPr>
      <w:ins w:id="1840" w:author="Serjo" w:date="2020-04-12T22:53:00Z">
        <w:r w:rsidRPr="00101963">
          <w:rPr>
            <w:rFonts w:ascii="Arial" w:eastAsia="Calibri" w:hAnsi="Arial" w:cs="Arial"/>
            <w:szCs w:val="24"/>
          </w:rPr>
          <w:t xml:space="preserve">Наряд-задание содержит все необходимые данные об объекте обслуживания, перечень операций, запланированных к исполнению, а также нормативы </w:t>
        </w:r>
      </w:ins>
      <w:ins w:id="1841" w:author="Serjo" w:date="2020-04-12T23:07:00Z">
        <w:r w:rsidR="00FE1C94">
          <w:rPr>
            <w:rFonts w:ascii="Arial" w:eastAsia="Calibri" w:hAnsi="Arial" w:cs="Arial"/>
            <w:szCs w:val="24"/>
          </w:rPr>
          <w:t xml:space="preserve">по времени и </w:t>
        </w:r>
      </w:ins>
      <w:ins w:id="1842" w:author="Serjo" w:date="2020-04-12T22:53:00Z">
        <w:r w:rsidR="00FE1C94">
          <w:rPr>
            <w:rFonts w:ascii="Arial" w:eastAsia="Calibri" w:hAnsi="Arial" w:cs="Arial"/>
            <w:szCs w:val="24"/>
          </w:rPr>
          <w:t>расходованию</w:t>
        </w:r>
        <w:r w:rsidRPr="00101963">
          <w:rPr>
            <w:rFonts w:ascii="Arial" w:eastAsia="Calibri" w:hAnsi="Arial" w:cs="Arial"/>
            <w:szCs w:val="24"/>
          </w:rPr>
          <w:t xml:space="preserve"> ТМЦ, </w:t>
        </w:r>
      </w:ins>
      <w:ins w:id="1843" w:author="Serjo" w:date="2020-04-12T23:08:00Z">
        <w:r w:rsidR="00FE1C94">
          <w:rPr>
            <w:rFonts w:ascii="Arial" w:eastAsia="Calibri" w:hAnsi="Arial" w:cs="Arial"/>
            <w:szCs w:val="24"/>
          </w:rPr>
          <w:t xml:space="preserve">необходимые для выполнения работ и </w:t>
        </w:r>
      </w:ins>
      <w:ins w:id="1844" w:author="Serjo" w:date="2020-04-12T22:53:00Z">
        <w:r w:rsidRPr="00101963">
          <w:rPr>
            <w:rFonts w:ascii="Arial" w:eastAsia="Calibri" w:hAnsi="Arial" w:cs="Arial"/>
            <w:szCs w:val="24"/>
          </w:rPr>
          <w:t>указанные в технологической карте к заказу ТОРО.</w:t>
        </w:r>
      </w:ins>
    </w:p>
    <w:p w14:paraId="621EF09C" w14:textId="75251074" w:rsidR="007C4A57" w:rsidRDefault="007C4A57" w:rsidP="007C4A57">
      <w:pPr>
        <w:pStyle w:val="afff4"/>
        <w:ind w:firstLine="567"/>
        <w:rPr>
          <w:ins w:id="1845" w:author="Serjo" w:date="2020-04-12T22:28:00Z"/>
          <w:rFonts w:ascii="Arial" w:eastAsia="Calibri" w:hAnsi="Arial" w:cs="Arial"/>
          <w:szCs w:val="24"/>
        </w:rPr>
      </w:pPr>
      <w:ins w:id="1846" w:author="Serjo" w:date="2020-04-12T22:53:00Z">
        <w:r w:rsidRPr="00101963">
          <w:rPr>
            <w:rFonts w:ascii="Arial" w:eastAsia="Calibri" w:hAnsi="Arial" w:cs="Arial"/>
            <w:szCs w:val="24"/>
          </w:rPr>
          <w:t>Результатом данного шага является формирование наряд-задания (печатается бумажный вариант из системы)</w:t>
        </w:r>
        <w:r>
          <w:rPr>
            <w:rFonts w:ascii="Arial" w:eastAsia="Calibri" w:hAnsi="Arial" w:cs="Arial"/>
            <w:szCs w:val="24"/>
          </w:rPr>
          <w:t xml:space="preserve"> и</w:t>
        </w:r>
        <w:r w:rsidRPr="00101963">
          <w:rPr>
            <w:rFonts w:ascii="Arial" w:eastAsia="Calibri" w:hAnsi="Arial" w:cs="Arial"/>
            <w:szCs w:val="24"/>
          </w:rPr>
          <w:t xml:space="preserve"> наряд-задания на моб</w:t>
        </w:r>
        <w:r>
          <w:rPr>
            <w:rFonts w:ascii="Arial" w:eastAsia="Calibri" w:hAnsi="Arial" w:cs="Arial"/>
            <w:szCs w:val="24"/>
          </w:rPr>
          <w:t>ильном устройстве.</w:t>
        </w:r>
        <w:r w:rsidRPr="00101963">
          <w:rPr>
            <w:rFonts w:ascii="Arial" w:eastAsia="Calibri" w:hAnsi="Arial" w:cs="Arial"/>
            <w:szCs w:val="24"/>
          </w:rPr>
          <w:t xml:space="preserve"> Далее эти документы передаются</w:t>
        </w:r>
        <w:r>
          <w:rPr>
            <w:rFonts w:ascii="Arial" w:eastAsia="Calibri" w:hAnsi="Arial" w:cs="Arial"/>
            <w:szCs w:val="24"/>
          </w:rPr>
          <w:t xml:space="preserve"> специалистам</w:t>
        </w:r>
        <w:r w:rsidRPr="00101963">
          <w:rPr>
            <w:rFonts w:ascii="Arial" w:eastAsia="Calibri" w:hAnsi="Arial" w:cs="Arial"/>
            <w:szCs w:val="24"/>
          </w:rPr>
          <w:t xml:space="preserve">, </w:t>
        </w:r>
        <w:r>
          <w:rPr>
            <w:rFonts w:ascii="Arial" w:eastAsia="Calibri" w:hAnsi="Arial" w:cs="Arial"/>
            <w:szCs w:val="24"/>
          </w:rPr>
          <w:t>которые будут проводить</w:t>
        </w:r>
        <w:r w:rsidRPr="00101963">
          <w:rPr>
            <w:rFonts w:ascii="Arial" w:eastAsia="Calibri" w:hAnsi="Arial" w:cs="Arial"/>
            <w:szCs w:val="24"/>
          </w:rPr>
          <w:t xml:space="preserve"> диагностику (</w:t>
        </w:r>
      </w:ins>
      <w:ins w:id="1847" w:author="Serjo" w:date="2020-04-12T22:54:00Z">
        <w:r w:rsidRPr="00101963">
          <w:rPr>
            <w:rFonts w:ascii="Arial" w:eastAsia="Calibri" w:hAnsi="Arial" w:cs="Arial"/>
            <w:szCs w:val="24"/>
          </w:rPr>
          <w:t xml:space="preserve">Специалист по диагностике </w:t>
        </w:r>
      </w:ins>
      <w:ins w:id="1848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1849" w:author="Serjo" w:date="2020-04-12T22:54:00Z">
        <w:r>
          <w:rPr>
            <w:rFonts w:ascii="Arial" w:eastAsia="Calibri" w:hAnsi="Arial" w:cs="Arial"/>
            <w:szCs w:val="24"/>
          </w:rPr>
          <w:t xml:space="preserve">, </w:t>
        </w:r>
      </w:ins>
      <w:ins w:id="1850" w:author="Serjo" w:date="2020-04-12T22:53:00Z">
        <w:r w:rsidRPr="00101963">
          <w:rPr>
            <w:rFonts w:ascii="Arial" w:eastAsia="Calibri" w:hAnsi="Arial" w:cs="Arial"/>
            <w:szCs w:val="24"/>
          </w:rPr>
          <w:t xml:space="preserve">Технолог </w:t>
        </w:r>
      </w:ins>
      <w:ins w:id="185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852" w:author="Serjo" w:date="2020-04-12T22:53:00Z">
        <w:r w:rsidRPr="00101963">
          <w:rPr>
            <w:rFonts w:ascii="Arial" w:eastAsia="Calibri" w:hAnsi="Arial" w:cs="Arial"/>
            <w:szCs w:val="24"/>
          </w:rPr>
          <w:t xml:space="preserve">, Обходчик ТОиР </w:t>
        </w:r>
      </w:ins>
      <w:ins w:id="1853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854" w:author="Serjo" w:date="2020-04-12T22:53:00Z">
        <w:r w:rsidRPr="00101963">
          <w:rPr>
            <w:rFonts w:ascii="Arial" w:eastAsia="Calibri" w:hAnsi="Arial" w:cs="Arial"/>
            <w:szCs w:val="24"/>
          </w:rPr>
          <w:t>, Представитель подрядной организации)</w:t>
        </w:r>
      </w:ins>
      <w:ins w:id="1855" w:author="Serjo" w:date="2020-04-12T22:54:00Z">
        <w:r>
          <w:rPr>
            <w:rFonts w:ascii="Arial" w:eastAsia="Calibri" w:hAnsi="Arial" w:cs="Arial"/>
            <w:szCs w:val="24"/>
          </w:rPr>
          <w:t>.</w:t>
        </w:r>
      </w:ins>
    </w:p>
    <w:p w14:paraId="291BB46A" w14:textId="3CB68C26" w:rsidR="0026492C" w:rsidRDefault="0026492C" w:rsidP="00A03DDE">
      <w:pPr>
        <w:ind w:firstLine="567"/>
        <w:rPr>
          <w:rFonts w:ascii="Arial" w:eastAsia="Calibri" w:hAnsi="Arial" w:cs="Arial"/>
        </w:rPr>
      </w:pPr>
    </w:p>
    <w:p w14:paraId="26E50500" w14:textId="77777777" w:rsidR="0026492C" w:rsidRDefault="0026492C" w:rsidP="00A03DDE">
      <w:pPr>
        <w:rPr>
          <w:rFonts w:ascii="Arial" w:eastAsia="Calibri" w:hAnsi="Arial" w:cs="Arial"/>
        </w:rPr>
      </w:pPr>
    </w:p>
    <w:p w14:paraId="3AFD9735" w14:textId="39F9E3D7" w:rsidR="0026492C" w:rsidDel="00FE1C94" w:rsidRDefault="0026492C" w:rsidP="00A03DDE">
      <w:pPr>
        <w:pStyle w:val="4"/>
        <w:rPr>
          <w:del w:id="1856" w:author="Serjo" w:date="2020-04-12T23:01:00Z"/>
          <w:rFonts w:eastAsiaTheme="majorEastAsia" w:cstheme="majorBidi"/>
          <w:b/>
          <w:szCs w:val="24"/>
        </w:rPr>
      </w:pPr>
      <w:del w:id="1857" w:author="Serjo" w:date="2020-04-12T23:01:00Z">
        <w:r w:rsidRPr="00D95E15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</w:delText>
        </w:r>
        <w:r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05</w:delText>
        </w:r>
        <w:r w:rsidRPr="00D95E15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– </w:delText>
        </w:r>
        <w:r w:rsidRPr="00A03DDE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Выдача наряд-заданий на выполнение работ</w:delText>
        </w:r>
      </w:del>
    </w:p>
    <w:p w14:paraId="2D9EADAA" w14:textId="42A687F8" w:rsidR="00197F95" w:rsidRPr="00197F95" w:rsidDel="00FE1C94" w:rsidRDefault="00197F95" w:rsidP="00A03DDE">
      <w:pPr>
        <w:rPr>
          <w:del w:id="1858" w:author="Serjo" w:date="2020-04-12T23:01:00Z"/>
          <w:rFonts w:eastAsiaTheme="majorEastAsia"/>
        </w:rPr>
      </w:pPr>
    </w:p>
    <w:p w14:paraId="3B790B54" w14:textId="7ED695E0" w:rsidR="00197F95" w:rsidRPr="00101963" w:rsidDel="00FE1C94" w:rsidRDefault="009163D4" w:rsidP="00A03DDE">
      <w:pPr>
        <w:pStyle w:val="afff4"/>
        <w:ind w:firstLine="567"/>
        <w:rPr>
          <w:del w:id="1859" w:author="Serjo" w:date="2020-04-12T23:01:00Z"/>
          <w:rFonts w:ascii="Arial" w:eastAsia="Calibri" w:hAnsi="Arial" w:cs="Arial"/>
          <w:szCs w:val="24"/>
        </w:rPr>
      </w:pPr>
      <w:del w:id="1860" w:author="Serjo" w:date="2020-04-12T23:01:00Z">
        <w:r w:rsidRPr="00101963" w:rsidDel="00FE1C94">
          <w:rPr>
            <w:rFonts w:ascii="Arial" w:eastAsia="Calibri" w:hAnsi="Arial" w:cs="Arial"/>
            <w:szCs w:val="24"/>
          </w:rPr>
          <w:delText xml:space="preserve">Выдача наряд-заданий </w:delText>
        </w:r>
        <w:r w:rsidR="0049011D" w:rsidRPr="00101963" w:rsidDel="00FE1C94">
          <w:rPr>
            <w:rFonts w:ascii="Arial" w:eastAsia="Calibri" w:hAnsi="Arial" w:cs="Arial"/>
            <w:szCs w:val="24"/>
          </w:rPr>
          <w:delText xml:space="preserve">выполняется Инженером ТОиР </w:delText>
        </w:r>
      </w:del>
      <w:del w:id="1861" w:author="Serjo" w:date="2020-04-10T17:58:00Z">
        <w:r w:rsidR="0049011D" w:rsidRPr="00101963" w:rsidDel="00FB59FC">
          <w:rPr>
            <w:rFonts w:ascii="Arial" w:eastAsia="Calibri" w:hAnsi="Arial" w:cs="Arial"/>
            <w:szCs w:val="24"/>
          </w:rPr>
          <w:delText xml:space="preserve">БЕ ГОК </w:delText>
        </w:r>
      </w:del>
      <w:del w:id="1862" w:author="Serjo" w:date="2020-04-12T23:01:00Z">
        <w:r w:rsidR="0049011D" w:rsidRPr="00101963" w:rsidDel="00FE1C94">
          <w:rPr>
            <w:rFonts w:ascii="Arial" w:eastAsia="Calibri" w:hAnsi="Arial" w:cs="Arial"/>
            <w:szCs w:val="24"/>
          </w:rPr>
          <w:delText xml:space="preserve">при поступлении Заказа ТОРО со статусом </w:delText>
        </w:r>
        <w:r w:rsidR="00EB16BC" w:rsidDel="00FE1C94">
          <w:rPr>
            <w:rFonts w:ascii="Arial" w:eastAsia="Calibri" w:hAnsi="Arial" w:cs="Arial"/>
            <w:szCs w:val="24"/>
          </w:rPr>
          <w:delText>УТВН «</w:delText>
        </w:r>
        <w:r w:rsidR="00E83782" w:rsidRPr="00101963" w:rsidDel="00FE1C94">
          <w:rPr>
            <w:rFonts w:ascii="Arial" w:eastAsia="Calibri" w:hAnsi="Arial" w:cs="Arial"/>
            <w:szCs w:val="24"/>
          </w:rPr>
          <w:delText>Утвержден в недельном плане-графике»</w:delText>
        </w:r>
        <w:r w:rsidR="0049011D" w:rsidRPr="00101963" w:rsidDel="00FE1C94">
          <w:rPr>
            <w:rFonts w:ascii="Arial" w:eastAsia="Calibri" w:hAnsi="Arial" w:cs="Arial"/>
            <w:szCs w:val="24"/>
          </w:rPr>
          <w:delText xml:space="preserve"> в транзакции </w:delText>
        </w:r>
        <w:r w:rsidR="0049011D" w:rsidRPr="00101963" w:rsidDel="00FE1C94">
          <w:rPr>
            <w:rFonts w:ascii="Arial" w:eastAsia="Calibri" w:hAnsi="Arial" w:cs="Arial"/>
            <w:szCs w:val="24"/>
            <w:lang w:val="en-US"/>
          </w:rPr>
          <w:delText>IW</w:delText>
        </w:r>
        <w:r w:rsidR="0049011D" w:rsidRPr="00101963" w:rsidDel="00FE1C94">
          <w:rPr>
            <w:rFonts w:ascii="Arial" w:eastAsia="Calibri" w:hAnsi="Arial" w:cs="Arial"/>
            <w:szCs w:val="24"/>
          </w:rPr>
          <w:delText>38</w:delText>
        </w:r>
        <w:r w:rsidR="00A27392" w:rsidDel="00FE1C94">
          <w:rPr>
            <w:rFonts w:ascii="Arial" w:eastAsia="Calibri" w:hAnsi="Arial" w:cs="Arial"/>
            <w:szCs w:val="24"/>
          </w:rPr>
          <w:delText xml:space="preserve"> «</w:delText>
        </w:r>
        <w:r w:rsidR="00A27392" w:rsidRPr="00A27392" w:rsidDel="00FE1C94">
          <w:rPr>
            <w:rFonts w:ascii="Arial" w:eastAsia="Calibri" w:hAnsi="Arial" w:cs="Arial"/>
            <w:szCs w:val="24"/>
          </w:rPr>
          <w:delText xml:space="preserve">Изменение </w:delText>
        </w:r>
        <w:r w:rsidR="00A27392" w:rsidRPr="0004209F" w:rsidDel="00FE1C94">
          <w:rPr>
            <w:rFonts w:ascii="Arial" w:eastAsia="Calibri" w:hAnsi="Arial" w:cs="Arial"/>
            <w:szCs w:val="24"/>
          </w:rPr>
          <w:delText>сп</w:delText>
        </w:r>
        <w:r w:rsidR="00A27392" w:rsidDel="00FE1C94">
          <w:rPr>
            <w:rFonts w:ascii="Arial" w:eastAsia="Calibri" w:hAnsi="Arial" w:cs="Arial"/>
            <w:szCs w:val="24"/>
          </w:rPr>
          <w:delText>иска Заказов ТОРО»</w:delText>
        </w:r>
        <w:r w:rsidR="0049011D" w:rsidRPr="00101963" w:rsidDel="00FE1C94">
          <w:rPr>
            <w:rFonts w:ascii="Arial" w:eastAsia="Calibri" w:hAnsi="Arial" w:cs="Arial"/>
            <w:szCs w:val="24"/>
          </w:rPr>
          <w:delText xml:space="preserve">. </w:delText>
        </w:r>
        <w:r w:rsidR="00C676B6" w:rsidDel="00FE1C94">
          <w:rPr>
            <w:rFonts w:ascii="Arial" w:eastAsia="Calibri" w:hAnsi="Arial" w:cs="Arial"/>
            <w:szCs w:val="24"/>
          </w:rPr>
          <w:delText xml:space="preserve">Форма наряд-задания описана в документе </w:delText>
        </w:r>
      </w:del>
      <w:del w:id="1863" w:author="Serjo" w:date="2020-04-09T15:38:00Z">
        <w:r w:rsidR="00C676B6" w:rsidDel="00647C2F">
          <w:rPr>
            <w:rFonts w:ascii="Arial" w:eastAsia="Calibri" w:hAnsi="Arial" w:cs="Arial"/>
            <w:szCs w:val="24"/>
          </w:rPr>
          <w:delText>«</w:delText>
        </w:r>
        <w:r w:rsidR="00C676B6" w:rsidRPr="00C676B6" w:rsidDel="00647C2F">
          <w:rPr>
            <w:rFonts w:ascii="Arial" w:eastAsia="Calibri" w:hAnsi="Arial" w:cs="Arial"/>
            <w:szCs w:val="24"/>
          </w:rPr>
          <w:delText>ERP.</w:delText>
        </w:r>
      </w:del>
      <w:del w:id="1864" w:author="Serjo" w:date="2020-04-09T12:45:00Z">
        <w:r w:rsidR="00C676B6" w:rsidRPr="00C676B6" w:rsidDel="00393B7B">
          <w:rPr>
            <w:rFonts w:ascii="Arial" w:eastAsia="Calibri" w:hAnsi="Arial" w:cs="Arial"/>
            <w:szCs w:val="24"/>
          </w:rPr>
          <w:delText>5.1</w:delText>
        </w:r>
      </w:del>
      <w:del w:id="1865" w:author="Serjo" w:date="2020-04-09T15:38:00Z">
        <w:r w:rsidR="00C676B6" w:rsidRPr="00C676B6" w:rsidDel="00647C2F">
          <w:rPr>
            <w:rFonts w:ascii="Arial" w:eastAsia="Calibri" w:hAnsi="Arial" w:cs="Arial"/>
            <w:szCs w:val="24"/>
          </w:rPr>
          <w:delText>.55_PM_КД Выполнение и фактический учёт работ</w:delText>
        </w:r>
        <w:r w:rsidR="00C676B6" w:rsidDel="00647C2F">
          <w:rPr>
            <w:rFonts w:ascii="Arial" w:eastAsia="Calibri" w:hAnsi="Arial" w:cs="Arial"/>
            <w:szCs w:val="24"/>
          </w:rPr>
          <w:delText>»</w:delText>
        </w:r>
      </w:del>
    </w:p>
    <w:p w14:paraId="2DB474AD" w14:textId="0940A744" w:rsidR="00255318" w:rsidRPr="00101963" w:rsidDel="00FE1C94" w:rsidRDefault="00255318" w:rsidP="003434CD">
      <w:pPr>
        <w:pStyle w:val="afff4"/>
        <w:ind w:firstLine="567"/>
        <w:rPr>
          <w:del w:id="1866" w:author="Serjo" w:date="2020-04-12T23:01:00Z"/>
          <w:rFonts w:ascii="Arial" w:eastAsia="Calibri" w:hAnsi="Arial" w:cs="Arial"/>
          <w:szCs w:val="24"/>
        </w:rPr>
      </w:pPr>
      <w:del w:id="1867" w:author="Serjo" w:date="2020-04-12T23:01:00Z">
        <w:r w:rsidRPr="00101963" w:rsidDel="00FE1C94">
          <w:rPr>
            <w:rFonts w:ascii="Arial" w:eastAsia="Calibri" w:hAnsi="Arial" w:cs="Arial"/>
            <w:szCs w:val="24"/>
          </w:rPr>
          <w:delText>Наряд-задание содержит все необходимые данные об объекте обслуживания, перечень операций, запланированных к исполнению, а также нормативы расходования ТМЦ, указанные в технологической карте к заказу ТОРО.</w:delText>
        </w:r>
      </w:del>
    </w:p>
    <w:p w14:paraId="7EECDE8B" w14:textId="653F66B4" w:rsidR="0026492C" w:rsidDel="00FE1C94" w:rsidRDefault="0049011D" w:rsidP="00123735">
      <w:pPr>
        <w:pStyle w:val="afff4"/>
        <w:ind w:firstLine="567"/>
        <w:rPr>
          <w:del w:id="1868" w:author="Serjo" w:date="2020-04-12T23:02:00Z"/>
          <w:rFonts w:ascii="Arial" w:eastAsia="Calibri" w:hAnsi="Arial" w:cs="Arial"/>
        </w:rPr>
      </w:pPr>
      <w:del w:id="1869" w:author="Serjo" w:date="2020-04-12T23:02:00Z">
        <w:r w:rsidRPr="00101963" w:rsidDel="00FE1C94">
          <w:rPr>
            <w:rFonts w:ascii="Arial" w:eastAsia="Calibri" w:hAnsi="Arial" w:cs="Arial"/>
            <w:szCs w:val="24"/>
          </w:rPr>
          <w:delText>Результатом данного шага является формирование наряд-задания (печа</w:delText>
        </w:r>
        <w:r w:rsidR="0030596E" w:rsidRPr="00101963" w:rsidDel="00FE1C94">
          <w:rPr>
            <w:rFonts w:ascii="Arial" w:eastAsia="Calibri" w:hAnsi="Arial" w:cs="Arial"/>
            <w:szCs w:val="24"/>
          </w:rPr>
          <w:delText>та</w:delText>
        </w:r>
        <w:r w:rsidRPr="00101963" w:rsidDel="00FE1C94">
          <w:rPr>
            <w:rFonts w:ascii="Arial" w:eastAsia="Calibri" w:hAnsi="Arial" w:cs="Arial"/>
            <w:szCs w:val="24"/>
          </w:rPr>
          <w:delText>ется бумажный вариант из системы</w:delText>
        </w:r>
        <w:r w:rsidR="0030596E" w:rsidRPr="00101963" w:rsidDel="00FE1C94">
          <w:rPr>
            <w:rFonts w:ascii="Arial" w:eastAsia="Calibri" w:hAnsi="Arial" w:cs="Arial"/>
            <w:szCs w:val="24"/>
          </w:rPr>
          <w:delText>)</w:delText>
        </w:r>
        <w:r w:rsidR="00BB6C5F" w:rsidDel="00FE1C94">
          <w:rPr>
            <w:rFonts w:ascii="Arial" w:eastAsia="Calibri" w:hAnsi="Arial" w:cs="Arial"/>
            <w:szCs w:val="24"/>
          </w:rPr>
          <w:delText xml:space="preserve"> и</w:delText>
        </w:r>
        <w:r w:rsidR="0030596E" w:rsidRPr="00101963" w:rsidDel="00FE1C94">
          <w:rPr>
            <w:rFonts w:ascii="Arial" w:eastAsia="Calibri" w:hAnsi="Arial" w:cs="Arial"/>
            <w:szCs w:val="24"/>
          </w:rPr>
          <w:delText xml:space="preserve"> наряд</w:delText>
        </w:r>
        <w:r w:rsidRPr="00101963" w:rsidDel="00FE1C94">
          <w:rPr>
            <w:rFonts w:ascii="Arial" w:eastAsia="Calibri" w:hAnsi="Arial" w:cs="Arial"/>
            <w:szCs w:val="24"/>
          </w:rPr>
          <w:delText xml:space="preserve">-задания на </w:delText>
        </w:r>
        <w:r w:rsidR="0030596E" w:rsidRPr="00101963" w:rsidDel="00FE1C94">
          <w:rPr>
            <w:rFonts w:ascii="Arial" w:eastAsia="Calibri" w:hAnsi="Arial" w:cs="Arial"/>
            <w:szCs w:val="24"/>
          </w:rPr>
          <w:delText>моб</w:delText>
        </w:r>
        <w:r w:rsidR="00BB6C5F" w:rsidDel="00FE1C94">
          <w:rPr>
            <w:rFonts w:ascii="Arial" w:eastAsia="Calibri" w:hAnsi="Arial" w:cs="Arial"/>
            <w:szCs w:val="24"/>
          </w:rPr>
          <w:delText>ильном устройстве.</w:delText>
        </w:r>
        <w:r w:rsidR="00307BB9" w:rsidRPr="00101963" w:rsidDel="00FE1C94">
          <w:rPr>
            <w:rFonts w:ascii="Arial" w:eastAsia="Calibri" w:hAnsi="Arial" w:cs="Arial"/>
            <w:szCs w:val="24"/>
          </w:rPr>
          <w:delText xml:space="preserve"> Далее эти документы передаются</w:delText>
        </w:r>
        <w:r w:rsidR="00BB6C5F" w:rsidDel="00FE1C94">
          <w:rPr>
            <w:rFonts w:ascii="Arial" w:eastAsia="Calibri" w:hAnsi="Arial" w:cs="Arial"/>
            <w:szCs w:val="24"/>
          </w:rPr>
          <w:delText xml:space="preserve"> специалистам</w:delText>
        </w:r>
        <w:r w:rsidR="00BB6C5F" w:rsidRPr="00101963" w:rsidDel="00FE1C94">
          <w:rPr>
            <w:rFonts w:ascii="Arial" w:eastAsia="Calibri" w:hAnsi="Arial" w:cs="Arial"/>
            <w:szCs w:val="24"/>
          </w:rPr>
          <w:delText xml:space="preserve">, </w:delText>
        </w:r>
        <w:r w:rsidR="00BB6C5F" w:rsidDel="00FE1C94">
          <w:rPr>
            <w:rFonts w:ascii="Arial" w:eastAsia="Calibri" w:hAnsi="Arial" w:cs="Arial"/>
            <w:szCs w:val="24"/>
          </w:rPr>
          <w:delText>которые будут проводить</w:delText>
        </w:r>
        <w:r w:rsidR="00BB6C5F" w:rsidRPr="00101963" w:rsidDel="00FE1C94">
          <w:rPr>
            <w:rFonts w:ascii="Arial" w:eastAsia="Calibri" w:hAnsi="Arial" w:cs="Arial"/>
            <w:szCs w:val="24"/>
          </w:rPr>
          <w:delText xml:space="preserve"> диагностику (Технолог </w:delText>
        </w:r>
      </w:del>
      <w:del w:id="1870" w:author="Serjo" w:date="2020-04-10T17:58:00Z">
        <w:r w:rsidR="00BB6C5F" w:rsidRPr="00101963" w:rsidDel="00FB59FC">
          <w:rPr>
            <w:rFonts w:ascii="Arial" w:eastAsia="Calibri" w:hAnsi="Arial" w:cs="Arial"/>
            <w:szCs w:val="24"/>
          </w:rPr>
          <w:delText>БЕ ГОК</w:delText>
        </w:r>
      </w:del>
      <w:del w:id="1871" w:author="Serjo" w:date="2020-04-12T23:02:00Z">
        <w:r w:rsidR="00BB6C5F" w:rsidRPr="00101963" w:rsidDel="00FE1C94">
          <w:rPr>
            <w:rFonts w:ascii="Arial" w:eastAsia="Calibri" w:hAnsi="Arial" w:cs="Arial"/>
            <w:szCs w:val="24"/>
          </w:rPr>
          <w:delText xml:space="preserve">, Обходчик ТОиР </w:delText>
        </w:r>
      </w:del>
      <w:del w:id="1872" w:author="Serjo" w:date="2020-04-10T17:58:00Z">
        <w:r w:rsidR="00BB6C5F"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del w:id="1873" w:author="Serjo" w:date="2020-04-12T23:02:00Z">
        <w:r w:rsidR="00BB6C5F" w:rsidRPr="00101963" w:rsidDel="00FE1C94">
          <w:rPr>
            <w:rFonts w:ascii="Arial" w:eastAsia="Calibri" w:hAnsi="Arial" w:cs="Arial"/>
            <w:szCs w:val="24"/>
          </w:rPr>
          <w:delText xml:space="preserve">, Специалист по диагностике </w:delText>
        </w:r>
      </w:del>
      <w:del w:id="1874" w:author="Serjo" w:date="2020-04-10T17:59:00Z">
        <w:r w:rsidR="00BB6C5F"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del w:id="1875" w:author="Serjo" w:date="2020-04-12T23:02:00Z">
        <w:r w:rsidR="00BB6C5F" w:rsidRPr="00101963" w:rsidDel="00FE1C94">
          <w:rPr>
            <w:rFonts w:ascii="Arial" w:eastAsia="Calibri" w:hAnsi="Arial" w:cs="Arial"/>
            <w:szCs w:val="24"/>
          </w:rPr>
          <w:delText xml:space="preserve">, Представитель подрядной организации) </w:delText>
        </w:r>
        <w:r w:rsidR="0026492C" w:rsidRPr="00101963" w:rsidDel="00FE1C94">
          <w:rPr>
            <w:rFonts w:ascii="Arial" w:eastAsia="Calibri" w:hAnsi="Arial" w:cs="Arial"/>
            <w:szCs w:val="24"/>
          </w:rPr>
          <w:delText xml:space="preserve"> для </w:delText>
        </w:r>
        <w:r w:rsidR="0030596E" w:rsidRPr="00101963" w:rsidDel="00FE1C94">
          <w:rPr>
            <w:rFonts w:ascii="Arial" w:eastAsia="Calibri" w:hAnsi="Arial" w:cs="Arial"/>
            <w:szCs w:val="24"/>
          </w:rPr>
          <w:delText>определения</w:delText>
        </w:r>
        <w:r w:rsidR="00307BB9" w:rsidRPr="00101963" w:rsidDel="00FE1C94">
          <w:rPr>
            <w:rFonts w:ascii="Arial" w:eastAsia="Calibri" w:hAnsi="Arial" w:cs="Arial"/>
            <w:szCs w:val="24"/>
          </w:rPr>
          <w:delText xml:space="preserve"> необходимости получения наряд-допуска</w:delText>
        </w:r>
        <w:r w:rsidR="00BB6C5F" w:rsidDel="00FE1C94">
          <w:rPr>
            <w:rFonts w:ascii="Arial" w:eastAsia="Calibri" w:hAnsi="Arial" w:cs="Arial"/>
            <w:szCs w:val="24"/>
          </w:rPr>
          <w:delText xml:space="preserve"> (подробное описание в разделе 5.2.3.2)</w:delText>
        </w:r>
        <w:r w:rsidR="00307BB9" w:rsidRPr="00101963" w:rsidDel="00FE1C94">
          <w:rPr>
            <w:rFonts w:ascii="Arial" w:eastAsia="Calibri" w:hAnsi="Arial" w:cs="Arial"/>
            <w:szCs w:val="24"/>
          </w:rPr>
          <w:delText>.</w:delText>
        </w:r>
      </w:del>
    </w:p>
    <w:p w14:paraId="6022888F" w14:textId="7B03A2F1" w:rsidR="0026492C" w:rsidDel="00FE1C94" w:rsidRDefault="0026492C" w:rsidP="0026492C">
      <w:pPr>
        <w:pStyle w:val="4"/>
        <w:rPr>
          <w:del w:id="1876" w:author="Serjo" w:date="2020-04-12T23:02:00Z"/>
          <w:rFonts w:eastAsiaTheme="majorEastAsia" w:cstheme="majorBidi"/>
          <w:b/>
          <w:i w:val="0"/>
          <w:caps w:val="0"/>
          <w:sz w:val="24"/>
          <w:szCs w:val="24"/>
        </w:rPr>
      </w:pPr>
      <w:del w:id="1877" w:author="Serjo" w:date="2020-04-12T23:02:00Z">
        <w:r w:rsidRPr="00D95E15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</w:delText>
        </w:r>
        <w:r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1</w:delText>
        </w:r>
        <w:r w:rsidRPr="00D95E15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0 – </w:delText>
        </w:r>
        <w:r w:rsidRPr="00A03DDE" w:rsidDel="00FE1C9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Определение необходимости получения наряд-допуска</w:delText>
        </w:r>
      </w:del>
    </w:p>
    <w:p w14:paraId="27DDBEC7" w14:textId="558EF5F4" w:rsidR="00197F95" w:rsidRPr="00197F95" w:rsidDel="00FE1C94" w:rsidRDefault="00197F95" w:rsidP="00197F95">
      <w:pPr>
        <w:rPr>
          <w:del w:id="1878" w:author="Serjo" w:date="2020-04-12T23:02:00Z"/>
          <w:rFonts w:eastAsiaTheme="majorEastAsia"/>
        </w:rPr>
      </w:pPr>
    </w:p>
    <w:p w14:paraId="00EC9032" w14:textId="71CE3703" w:rsidR="00197F95" w:rsidRPr="00101963" w:rsidDel="0004209F" w:rsidRDefault="00307BB9" w:rsidP="00A03DDE">
      <w:pPr>
        <w:pStyle w:val="afff4"/>
        <w:ind w:firstLine="567"/>
        <w:rPr>
          <w:del w:id="1879" w:author="Serjo" w:date="2020-04-08T17:05:00Z"/>
          <w:rFonts w:ascii="Arial" w:eastAsia="Calibri" w:hAnsi="Arial" w:cs="Arial"/>
          <w:szCs w:val="24"/>
        </w:rPr>
      </w:pPr>
      <w:del w:id="1880" w:author="Serjo" w:date="2020-04-08T17:04:00Z">
        <w:r w:rsidRPr="00101963" w:rsidDel="0004209F">
          <w:rPr>
            <w:rFonts w:ascii="Arial" w:eastAsia="Calibri" w:hAnsi="Arial" w:cs="Arial"/>
            <w:szCs w:val="24"/>
          </w:rPr>
          <w:delText xml:space="preserve">Определение необходимости получения наряд-допуска выполняется вне системы, после выдачи наряд-задания. </w:delText>
        </w:r>
      </w:del>
      <w:del w:id="1881" w:author="Serjo" w:date="2020-04-08T17:05:00Z">
        <w:r w:rsidRPr="00101963" w:rsidDel="0004209F">
          <w:rPr>
            <w:rFonts w:ascii="Arial" w:eastAsia="Calibri" w:hAnsi="Arial" w:cs="Arial"/>
            <w:szCs w:val="24"/>
          </w:rPr>
          <w:delText xml:space="preserve">Перед выполнением работ, Технолог БЕ ГОК, Обходчик ТОиР БЕ ГОК, Специалист по диагностике БЕ ГОК и Представитель подрядной организации определяют, исходя из </w:delText>
        </w:r>
        <w:r w:rsidR="00AF2D68" w:rsidDel="0004209F">
          <w:rPr>
            <w:rFonts w:ascii="Arial" w:eastAsia="Calibri" w:hAnsi="Arial" w:cs="Arial"/>
            <w:szCs w:val="24"/>
          </w:rPr>
          <w:delText xml:space="preserve">заполненного текста описания опасных работ поле «Поле пользователя1» операции заказа ТОРО. </w:delText>
        </w:r>
      </w:del>
    </w:p>
    <w:p w14:paraId="0E646E9D" w14:textId="51351043" w:rsidR="0026492C" w:rsidRPr="00224B02" w:rsidDel="00FE1C94" w:rsidRDefault="00307BB9" w:rsidP="00224B02">
      <w:pPr>
        <w:pStyle w:val="afff4"/>
        <w:ind w:firstLine="567"/>
        <w:rPr>
          <w:del w:id="1882" w:author="Serjo" w:date="2020-04-12T23:02:00Z"/>
          <w:rFonts w:ascii="Arial" w:eastAsia="Calibri" w:hAnsi="Arial" w:cs="Arial"/>
          <w:szCs w:val="24"/>
        </w:rPr>
      </w:pPr>
      <w:del w:id="1883" w:author="Serjo" w:date="2020-04-12T23:02:00Z">
        <w:r w:rsidRPr="002020AD" w:rsidDel="00FE1C94">
          <w:rPr>
            <w:rFonts w:ascii="Arial" w:eastAsia="Calibri" w:hAnsi="Arial" w:cs="Arial"/>
            <w:szCs w:val="24"/>
          </w:rPr>
          <w:delText xml:space="preserve">В случае обязательного требования по допуску, </w:delText>
        </w:r>
        <w:r w:rsidR="00197F95" w:rsidRPr="00224B02" w:rsidDel="00FE1C94">
          <w:rPr>
            <w:rFonts w:ascii="Arial" w:eastAsia="Calibri" w:hAnsi="Arial" w:cs="Arial"/>
            <w:szCs w:val="24"/>
          </w:rPr>
          <w:delText xml:space="preserve">инициируется </w:delText>
        </w:r>
        <w:r w:rsidR="0030596E" w:rsidRPr="00224B02" w:rsidDel="00FE1C94">
          <w:rPr>
            <w:rFonts w:ascii="Arial" w:eastAsia="Calibri" w:hAnsi="Arial" w:cs="Arial"/>
            <w:szCs w:val="24"/>
          </w:rPr>
          <w:delText>мероприятие</w:delText>
        </w:r>
        <w:r w:rsidR="00197F95" w:rsidRPr="00224B02" w:rsidDel="00FE1C94">
          <w:rPr>
            <w:rFonts w:ascii="Arial" w:eastAsia="Calibri" w:hAnsi="Arial" w:cs="Arial"/>
            <w:szCs w:val="24"/>
          </w:rPr>
          <w:delText xml:space="preserve"> </w:delText>
        </w:r>
        <w:r w:rsidRPr="00224B02" w:rsidDel="00FE1C94">
          <w:rPr>
            <w:rFonts w:ascii="Arial" w:eastAsia="Calibri" w:hAnsi="Arial" w:cs="Arial"/>
            <w:szCs w:val="24"/>
          </w:rPr>
          <w:delText>на получение наряд-допуска.</w:delText>
        </w:r>
        <w:r w:rsidR="00141AF8" w:rsidRPr="00224B02" w:rsidDel="00FE1C94">
          <w:rPr>
            <w:rFonts w:ascii="Arial" w:eastAsia="Calibri" w:hAnsi="Arial" w:cs="Arial"/>
            <w:szCs w:val="24"/>
          </w:rPr>
          <w:delText xml:space="preserve"> Наряд-допуск формируется</w:delText>
        </w:r>
        <w:r w:rsidR="0026492C" w:rsidRPr="00224B02" w:rsidDel="00FE1C94">
          <w:rPr>
            <w:rFonts w:ascii="Arial" w:eastAsia="Calibri" w:hAnsi="Arial" w:cs="Arial"/>
            <w:szCs w:val="24"/>
          </w:rPr>
          <w:delText xml:space="preserve"> на основании наряд-задания,</w:delText>
        </w:r>
        <w:r w:rsidR="00141AF8" w:rsidRPr="00224B02" w:rsidDel="00FE1C94">
          <w:rPr>
            <w:rFonts w:ascii="Arial" w:eastAsia="Calibri" w:hAnsi="Arial" w:cs="Arial"/>
            <w:szCs w:val="24"/>
          </w:rPr>
          <w:delText xml:space="preserve"> из процесса ПП-11.03.01-ERP «Обеспечение проведения работ повышенной опасности»</w:delText>
        </w:r>
        <w:r w:rsidR="0026492C" w:rsidRPr="00224B02" w:rsidDel="00FE1C94">
          <w:rPr>
            <w:rFonts w:ascii="Arial" w:eastAsia="Calibri" w:hAnsi="Arial" w:cs="Arial"/>
            <w:szCs w:val="24"/>
          </w:rPr>
          <w:delText xml:space="preserve"> (</w:delText>
        </w:r>
      </w:del>
      <w:del w:id="1884" w:author="Serjo" w:date="2020-04-09T15:39:00Z">
        <w:r w:rsidR="0026492C" w:rsidRPr="00224B02" w:rsidDel="00647C2F">
          <w:rPr>
            <w:rFonts w:ascii="Arial" w:eastAsia="Calibri" w:hAnsi="Arial" w:cs="Arial"/>
            <w:szCs w:val="24"/>
          </w:rPr>
          <w:delText xml:space="preserve">п.5.1.10 </w:delText>
        </w:r>
      </w:del>
      <w:del w:id="1885" w:author="Serjo" w:date="2020-04-12T23:02:00Z">
        <w:r w:rsidR="0026492C" w:rsidRPr="00224B02" w:rsidDel="00FE1C94">
          <w:rPr>
            <w:rFonts w:ascii="Arial" w:eastAsia="Calibri" w:hAnsi="Arial" w:cs="Arial"/>
            <w:szCs w:val="24"/>
          </w:rPr>
          <w:delText xml:space="preserve">КД </w:delText>
        </w:r>
        <w:r w:rsidR="00AF2D68" w:rsidRPr="00224B02" w:rsidDel="00FE1C94">
          <w:rPr>
            <w:rFonts w:ascii="Arial" w:eastAsia="Calibri" w:hAnsi="Arial" w:cs="Arial"/>
            <w:szCs w:val="24"/>
          </w:rPr>
          <w:delText>ERP.</w:delText>
        </w:r>
      </w:del>
      <w:del w:id="1886" w:author="Serjo" w:date="2020-04-09T15:39:00Z">
        <w:r w:rsidR="00AF2D68" w:rsidRPr="00224B02" w:rsidDel="00647C2F">
          <w:rPr>
            <w:rFonts w:ascii="Arial" w:eastAsia="Calibri" w:hAnsi="Arial" w:cs="Arial"/>
            <w:szCs w:val="24"/>
          </w:rPr>
          <w:delText>5.1_</w:delText>
        </w:r>
      </w:del>
      <w:del w:id="1887" w:author="Serjo" w:date="2020-04-12T23:02:00Z">
        <w:r w:rsidR="00AF2D68" w:rsidRPr="00224B02" w:rsidDel="00FE1C94">
          <w:rPr>
            <w:rFonts w:ascii="Arial" w:eastAsia="Calibri" w:hAnsi="Arial" w:cs="Arial"/>
            <w:szCs w:val="24"/>
          </w:rPr>
          <w:delText>46_EHS_КД по направлению ОТПБиЭ</w:delText>
        </w:r>
        <w:r w:rsidR="0026492C" w:rsidRPr="00224B02" w:rsidDel="00FE1C94">
          <w:rPr>
            <w:rFonts w:ascii="Arial" w:eastAsia="Calibri" w:hAnsi="Arial" w:cs="Arial"/>
            <w:szCs w:val="24"/>
          </w:rPr>
          <w:delText>)</w:delText>
        </w:r>
        <w:r w:rsidR="00141AF8" w:rsidRPr="002020AD" w:rsidDel="00FE1C94">
          <w:rPr>
            <w:rFonts w:ascii="Arial" w:eastAsia="Calibri" w:hAnsi="Arial" w:cs="Arial"/>
            <w:szCs w:val="24"/>
          </w:rPr>
          <w:delText>.</w:delText>
        </w:r>
      </w:del>
    </w:p>
    <w:p w14:paraId="3DF4231A" w14:textId="74C7D2BC" w:rsidR="00AC75AF" w:rsidDel="007A7771" w:rsidRDefault="00AC75AF" w:rsidP="00F15C67">
      <w:pPr>
        <w:ind w:firstLine="567"/>
        <w:rPr>
          <w:del w:id="1888" w:author="Владимир Лаут" w:date="2021-03-17T16:05:00Z"/>
          <w:rFonts w:ascii="Arial" w:eastAsia="Calibri" w:hAnsi="Arial" w:cs="Arial"/>
        </w:rPr>
      </w:pPr>
    </w:p>
    <w:p w14:paraId="59F365E9" w14:textId="070E7798" w:rsidR="0026492C" w:rsidDel="00205274" w:rsidRDefault="0026492C" w:rsidP="0026492C">
      <w:pPr>
        <w:pStyle w:val="4"/>
        <w:rPr>
          <w:del w:id="1889" w:author="Serjo" w:date="2020-04-12T20:55:00Z"/>
          <w:rFonts w:eastAsiaTheme="majorEastAsia" w:cstheme="majorBidi"/>
          <w:b/>
          <w:i w:val="0"/>
          <w:caps w:val="0"/>
          <w:sz w:val="24"/>
          <w:szCs w:val="24"/>
        </w:rPr>
      </w:pPr>
      <w:del w:id="1890" w:author="Serjo" w:date="2020-04-12T20:55:00Z">
        <w:r w:rsidRPr="00D95E15" w:rsidDel="0020527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</w:delText>
        </w:r>
        <w:r w:rsidDel="0020527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2</w:delText>
        </w:r>
        <w:r w:rsidRPr="00D95E15" w:rsidDel="0020527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0 – </w:delText>
        </w:r>
        <w:r w:rsidRPr="00A03DDE" w:rsidDel="00205274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Получение измерительных инструментов для проведения диагностики</w:delText>
        </w:r>
      </w:del>
    </w:p>
    <w:p w14:paraId="69998C7C" w14:textId="510EC547" w:rsidR="00197F95" w:rsidRPr="00A03DDE" w:rsidDel="00205274" w:rsidRDefault="00197F95" w:rsidP="00A03DDE">
      <w:pPr>
        <w:rPr>
          <w:del w:id="1891" w:author="Serjo" w:date="2020-04-12T20:55:00Z"/>
          <w:rFonts w:eastAsiaTheme="majorEastAsia"/>
          <w:i/>
          <w:caps/>
        </w:rPr>
      </w:pPr>
    </w:p>
    <w:p w14:paraId="42AF6004" w14:textId="7696A81C" w:rsidR="004B2813" w:rsidRPr="006C2AA2" w:rsidDel="00205274" w:rsidRDefault="00141AF8">
      <w:pPr>
        <w:pStyle w:val="afff4"/>
        <w:ind w:firstLine="567"/>
        <w:rPr>
          <w:del w:id="1892" w:author="Serjo" w:date="2020-04-12T20:55:00Z"/>
          <w:rFonts w:ascii="Arial" w:eastAsia="Calibri" w:hAnsi="Arial" w:cs="Arial"/>
          <w:szCs w:val="24"/>
        </w:rPr>
        <w:pPrChange w:id="1893" w:author="Serjo" w:date="2020-04-10T16:34:00Z">
          <w:pPr>
            <w:pStyle w:val="afff4"/>
          </w:pPr>
        </w:pPrChange>
      </w:pPr>
      <w:del w:id="1894" w:author="Serjo" w:date="2020-04-12T20:55:00Z">
        <w:r w:rsidRPr="00197F95" w:rsidDel="00205274">
          <w:rPr>
            <w:rFonts w:ascii="Arial" w:eastAsia="Calibri" w:hAnsi="Arial" w:cs="Arial"/>
          </w:rPr>
          <w:delText>Получение измерительных инструментов для проведения диагностики</w:delText>
        </w:r>
        <w:r w:rsidDel="00205274">
          <w:rPr>
            <w:rFonts w:ascii="Arial" w:eastAsia="Calibri" w:hAnsi="Arial" w:cs="Arial"/>
          </w:rPr>
          <w:delText xml:space="preserve"> выполняется после получения наряд-допуска на основании </w:delText>
        </w:r>
        <w:r w:rsidRPr="00307BB9" w:rsidDel="00205274">
          <w:rPr>
            <w:rFonts w:ascii="Arial" w:eastAsia="Calibri" w:hAnsi="Arial" w:cs="Arial"/>
          </w:rPr>
          <w:delText>наряд-задания</w:delText>
        </w:r>
        <w:r w:rsidDel="00205274">
          <w:rPr>
            <w:rFonts w:ascii="Arial" w:eastAsia="Calibri" w:hAnsi="Arial" w:cs="Arial"/>
          </w:rPr>
          <w:delText xml:space="preserve">, специалистами, проводящими диагностику (Технолог </w:delText>
        </w:r>
      </w:del>
      <w:del w:id="1895" w:author="Serjo" w:date="2020-04-10T18:01:00Z">
        <w:r w:rsidDel="00AB7EFB">
          <w:rPr>
            <w:rFonts w:ascii="Arial" w:eastAsia="Calibri" w:hAnsi="Arial" w:cs="Arial"/>
          </w:rPr>
          <w:delText>БЕ ГОК</w:delText>
        </w:r>
      </w:del>
      <w:del w:id="1896" w:author="Serjo" w:date="2020-04-12T20:55:00Z">
        <w:r w:rsidDel="00205274">
          <w:rPr>
            <w:rFonts w:ascii="Arial" w:eastAsia="Calibri" w:hAnsi="Arial" w:cs="Arial"/>
          </w:rPr>
          <w:delText xml:space="preserve">, </w:delText>
        </w:r>
        <w:r w:rsidRPr="00307BB9" w:rsidDel="00205274">
          <w:rPr>
            <w:rFonts w:ascii="Arial" w:eastAsia="Calibri" w:hAnsi="Arial" w:cs="Arial"/>
          </w:rPr>
          <w:delText xml:space="preserve">Обходчик ТОиР </w:delText>
        </w:r>
      </w:del>
      <w:del w:id="1897" w:author="Serjo" w:date="2020-04-10T18:01:00Z">
        <w:r w:rsidRPr="00307BB9" w:rsidDel="00AB7EFB">
          <w:rPr>
            <w:rFonts w:ascii="Arial" w:eastAsia="Calibri" w:hAnsi="Arial" w:cs="Arial"/>
          </w:rPr>
          <w:delText>БЕ ГОК</w:delText>
        </w:r>
      </w:del>
      <w:del w:id="1898" w:author="Serjo" w:date="2020-04-12T20:55:00Z">
        <w:r w:rsidDel="00205274">
          <w:rPr>
            <w:rFonts w:ascii="Arial" w:eastAsia="Calibri" w:hAnsi="Arial" w:cs="Arial"/>
          </w:rPr>
          <w:delText xml:space="preserve">, </w:delText>
        </w:r>
        <w:r w:rsidRPr="00307BB9" w:rsidDel="00205274">
          <w:rPr>
            <w:rFonts w:ascii="Arial" w:eastAsia="Calibri" w:hAnsi="Arial" w:cs="Arial"/>
          </w:rPr>
          <w:delText xml:space="preserve">Специалист по диагностике </w:delText>
        </w:r>
      </w:del>
      <w:del w:id="1899" w:author="Serjo" w:date="2020-04-10T18:01:00Z">
        <w:r w:rsidRPr="00307BB9" w:rsidDel="00AB7EFB">
          <w:rPr>
            <w:rFonts w:ascii="Arial" w:eastAsia="Calibri" w:hAnsi="Arial" w:cs="Arial"/>
          </w:rPr>
          <w:delText>БЕ ГОК</w:delText>
        </w:r>
        <w:r w:rsidDel="00AB7EFB">
          <w:rPr>
            <w:rFonts w:ascii="Arial" w:eastAsia="Calibri" w:hAnsi="Arial" w:cs="Arial"/>
          </w:rPr>
          <w:delText xml:space="preserve"> </w:delText>
        </w:r>
      </w:del>
      <w:del w:id="1900" w:author="Serjo" w:date="2020-04-12T20:55:00Z">
        <w:r w:rsidDel="00205274">
          <w:rPr>
            <w:rFonts w:ascii="Arial" w:eastAsia="Calibri" w:hAnsi="Arial" w:cs="Arial"/>
          </w:rPr>
          <w:delText xml:space="preserve">и </w:delText>
        </w:r>
        <w:r w:rsidRPr="00307BB9" w:rsidDel="00205274">
          <w:rPr>
            <w:rFonts w:ascii="Arial" w:eastAsia="Calibri" w:hAnsi="Arial" w:cs="Arial"/>
          </w:rPr>
          <w:delText>Представител</w:delText>
        </w:r>
        <w:r w:rsidDel="00205274">
          <w:rPr>
            <w:rFonts w:ascii="Arial" w:eastAsia="Calibri" w:hAnsi="Arial" w:cs="Arial"/>
          </w:rPr>
          <w:delText>ь</w:delText>
        </w:r>
        <w:r w:rsidRPr="00307BB9" w:rsidDel="00205274">
          <w:rPr>
            <w:rFonts w:ascii="Arial" w:eastAsia="Calibri" w:hAnsi="Arial" w:cs="Arial"/>
          </w:rPr>
          <w:delText xml:space="preserve"> подрядной организации</w:delText>
        </w:r>
        <w:r w:rsidDel="00205274">
          <w:rPr>
            <w:rFonts w:ascii="Arial" w:eastAsia="Calibri" w:hAnsi="Arial" w:cs="Arial"/>
          </w:rPr>
          <w:delText>).</w:delText>
        </w:r>
      </w:del>
      <w:del w:id="1901" w:author="Serjo" w:date="2020-04-10T16:34:00Z">
        <w:r w:rsidDel="00887ECB">
          <w:rPr>
            <w:rFonts w:ascii="Arial" w:eastAsia="Calibri" w:hAnsi="Arial" w:cs="Arial"/>
          </w:rPr>
          <w:delText xml:space="preserve"> </w:delText>
        </w:r>
      </w:del>
    </w:p>
    <w:p w14:paraId="5D0353AA" w14:textId="77777777" w:rsidR="004B2813" w:rsidRDefault="004B2813" w:rsidP="004B281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3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Выполнение диагностики специалистом</w:t>
      </w:r>
    </w:p>
    <w:p w14:paraId="63AD9545" w14:textId="77777777" w:rsidR="00197F95" w:rsidRPr="00197F95" w:rsidRDefault="00197F95" w:rsidP="00A03DDE">
      <w:pPr>
        <w:rPr>
          <w:rFonts w:eastAsiaTheme="majorEastAsia"/>
        </w:rPr>
      </w:pPr>
    </w:p>
    <w:p w14:paraId="15446337" w14:textId="6DBFA0CE" w:rsidR="004B2813" w:rsidRDefault="00D46388" w:rsidP="00F15C67">
      <w:pPr>
        <w:pStyle w:val="afff4"/>
        <w:ind w:firstLine="567"/>
        <w:rPr>
          <w:rFonts w:ascii="Arial" w:eastAsia="Calibri" w:hAnsi="Arial" w:cs="Arial"/>
        </w:rPr>
      </w:pPr>
      <w:r w:rsidRPr="00101963">
        <w:rPr>
          <w:rFonts w:ascii="Arial" w:eastAsia="Calibri" w:hAnsi="Arial" w:cs="Arial"/>
          <w:szCs w:val="24"/>
        </w:rPr>
        <w:t xml:space="preserve">Выполнение диагностики </w:t>
      </w:r>
      <w:r w:rsidR="00205274">
        <w:rPr>
          <w:rFonts w:ascii="Arial" w:eastAsia="Calibri" w:hAnsi="Arial" w:cs="Arial"/>
          <w:szCs w:val="24"/>
        </w:rPr>
        <w:t>производит Специалист</w:t>
      </w:r>
      <w:r w:rsidRPr="00101963">
        <w:rPr>
          <w:rFonts w:ascii="Arial" w:eastAsia="Calibri" w:hAnsi="Arial" w:cs="Arial"/>
          <w:szCs w:val="24"/>
        </w:rPr>
        <w:t xml:space="preserve"> по диагностике </w:t>
      </w:r>
      <w:ins w:id="1902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1903" w:author="Serjo" w:date="2020-04-10T18:01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1904" w:author="Serjo" w:date="2020-04-10T18:01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del w:id="1905" w:author="Serjo" w:date="2020-04-12T23:04:00Z">
        <w:r w:rsidRPr="00101963" w:rsidDel="00FE1C94">
          <w:rPr>
            <w:rFonts w:ascii="Arial" w:eastAsia="Calibri" w:hAnsi="Arial" w:cs="Arial"/>
            <w:szCs w:val="24"/>
          </w:rPr>
          <w:delText xml:space="preserve">после получения измерительных инструментов, </w:delText>
        </w:r>
      </w:del>
      <w:r w:rsidRPr="00101963">
        <w:rPr>
          <w:rFonts w:ascii="Arial" w:eastAsia="Calibri" w:hAnsi="Arial" w:cs="Arial"/>
          <w:szCs w:val="24"/>
        </w:rPr>
        <w:t>при наличии наряд-задания</w:t>
      </w:r>
      <w:del w:id="1906" w:author="Serjo" w:date="2020-04-12T23:05:00Z">
        <w:r w:rsidRPr="00101963" w:rsidDel="00FE1C94">
          <w:rPr>
            <w:rFonts w:ascii="Arial" w:eastAsia="Calibri" w:hAnsi="Arial" w:cs="Arial"/>
            <w:szCs w:val="24"/>
          </w:rPr>
          <w:delText xml:space="preserve"> (</w:delText>
        </w:r>
        <w:r w:rsidR="00664784" w:rsidDel="00FE1C94">
          <w:rPr>
            <w:rFonts w:ascii="Arial" w:eastAsia="Calibri" w:hAnsi="Arial" w:cs="Arial"/>
            <w:szCs w:val="24"/>
          </w:rPr>
          <w:delText>печатная форма, формируется на основании заказа ТОРО</w:delText>
        </w:r>
        <w:r w:rsidR="00647C2F" w:rsidDel="00FE1C94">
          <w:rPr>
            <w:rFonts w:ascii="Arial" w:eastAsia="Calibri" w:hAnsi="Arial" w:cs="Arial"/>
            <w:szCs w:val="24"/>
          </w:rPr>
          <w:delText>; п</w:delText>
        </w:r>
        <w:r w:rsidR="00664784" w:rsidDel="00FE1C94">
          <w:rPr>
            <w:rFonts w:ascii="Arial" w:eastAsia="Calibri" w:hAnsi="Arial" w:cs="Arial"/>
            <w:szCs w:val="24"/>
          </w:rPr>
          <w:delText xml:space="preserve">одробное описание в </w:delText>
        </w:r>
      </w:del>
      <w:del w:id="1907" w:author="Serjo" w:date="2020-04-09T12:46:00Z">
        <w:r w:rsidR="00664784" w:rsidRPr="00664784" w:rsidDel="00393B7B">
          <w:rPr>
            <w:rFonts w:ascii="Arial" w:eastAsia="Calibri" w:hAnsi="Arial" w:cs="Arial"/>
            <w:szCs w:val="24"/>
          </w:rPr>
          <w:delText xml:space="preserve">ERP.5.1.55_PM_КД_ </w:delText>
        </w:r>
      </w:del>
      <w:del w:id="1908" w:author="Serjo" w:date="2020-04-09T15:40:00Z">
        <w:r w:rsidR="00664784" w:rsidRPr="00664784" w:rsidDel="00647C2F">
          <w:rPr>
            <w:rFonts w:ascii="Arial" w:eastAsia="Calibri" w:hAnsi="Arial" w:cs="Arial"/>
            <w:szCs w:val="24"/>
          </w:rPr>
          <w:delText>Выполнение и фактический учет работ</w:delText>
        </w:r>
      </w:del>
      <w:del w:id="1909" w:author="Serjo" w:date="2020-04-12T23:05:00Z">
        <w:r w:rsidRPr="00101963" w:rsidDel="00FE1C94">
          <w:rPr>
            <w:rFonts w:ascii="Arial" w:eastAsia="Calibri" w:hAnsi="Arial" w:cs="Arial"/>
            <w:szCs w:val="24"/>
          </w:rPr>
          <w:delText>)</w:delText>
        </w:r>
      </w:del>
      <w:r w:rsidRPr="00101963">
        <w:rPr>
          <w:rFonts w:ascii="Arial" w:eastAsia="Calibri" w:hAnsi="Arial" w:cs="Arial"/>
          <w:szCs w:val="24"/>
        </w:rPr>
        <w:t xml:space="preserve"> и наряд-допуска</w:t>
      </w:r>
      <w:ins w:id="1910" w:author="Serjo" w:date="2020-04-12T23:12:00Z">
        <w:r w:rsidR="00F42E75">
          <w:rPr>
            <w:rFonts w:ascii="Arial" w:eastAsia="Calibri" w:hAnsi="Arial" w:cs="Arial"/>
            <w:szCs w:val="24"/>
          </w:rPr>
          <w:t>.</w:t>
        </w:r>
      </w:ins>
      <w:del w:id="1911" w:author="Serjo" w:date="2020-04-12T23:06:00Z">
        <w:r w:rsidR="00664784" w:rsidDel="00FE1C94">
          <w:rPr>
            <w:rFonts w:ascii="Arial" w:eastAsia="Calibri" w:hAnsi="Arial" w:cs="Arial"/>
            <w:szCs w:val="24"/>
          </w:rPr>
          <w:delText xml:space="preserve"> (печатная форма, </w:delText>
        </w:r>
        <w:r w:rsidR="00664784" w:rsidRPr="003E110D" w:rsidDel="00FE1C94">
          <w:rPr>
            <w:rFonts w:ascii="Arial" w:eastAsia="Calibri" w:hAnsi="Arial" w:cs="Arial"/>
            <w:szCs w:val="24"/>
          </w:rPr>
          <w:delText>формиру</w:delText>
        </w:r>
        <w:r w:rsidR="00664784" w:rsidDel="00FE1C94">
          <w:rPr>
            <w:rFonts w:ascii="Arial" w:eastAsia="Calibri" w:hAnsi="Arial" w:cs="Arial"/>
            <w:szCs w:val="24"/>
          </w:rPr>
          <w:delText>ющаяся</w:delText>
        </w:r>
        <w:r w:rsidR="00664784" w:rsidRPr="003E110D" w:rsidDel="00FE1C94">
          <w:rPr>
            <w:rFonts w:ascii="Arial" w:eastAsia="Calibri" w:hAnsi="Arial" w:cs="Arial"/>
            <w:szCs w:val="24"/>
          </w:rPr>
          <w:delText xml:space="preserve"> на основании наряд-задания</w:delText>
        </w:r>
        <w:r w:rsidR="00647C2F" w:rsidDel="00FE1C94">
          <w:rPr>
            <w:rFonts w:ascii="Arial" w:eastAsia="Calibri" w:hAnsi="Arial" w:cs="Arial"/>
            <w:szCs w:val="24"/>
          </w:rPr>
          <w:delText xml:space="preserve">; </w:delText>
        </w:r>
        <w:r w:rsidR="00664784" w:rsidDel="00FE1C94">
          <w:rPr>
            <w:rFonts w:ascii="Arial" w:eastAsia="Calibri" w:hAnsi="Arial" w:cs="Arial"/>
            <w:szCs w:val="24"/>
          </w:rPr>
          <w:delText xml:space="preserve">подробное описание </w:delText>
        </w:r>
        <w:r w:rsidR="00647C2F" w:rsidDel="00FE1C94">
          <w:rPr>
            <w:rFonts w:ascii="Arial" w:eastAsia="Calibri" w:hAnsi="Arial" w:cs="Arial"/>
            <w:szCs w:val="24"/>
          </w:rPr>
          <w:delText xml:space="preserve">приведено </w:delText>
        </w:r>
        <w:r w:rsidR="00664784" w:rsidDel="00FE1C94">
          <w:rPr>
            <w:rFonts w:ascii="Arial" w:eastAsia="Calibri" w:hAnsi="Arial" w:cs="Arial"/>
            <w:szCs w:val="24"/>
          </w:rPr>
          <w:delText xml:space="preserve">в </w:delText>
        </w:r>
      </w:del>
      <w:del w:id="1912" w:author="Serjo" w:date="2020-04-09T15:42:00Z">
        <w:r w:rsidR="00664784" w:rsidDel="00647C2F">
          <w:rPr>
            <w:rFonts w:ascii="Arial" w:eastAsia="Calibri" w:hAnsi="Arial" w:cs="Arial"/>
            <w:szCs w:val="24"/>
          </w:rPr>
          <w:delText xml:space="preserve">разделе </w:delText>
        </w:r>
        <w:r w:rsidR="00664784" w:rsidRPr="003E110D" w:rsidDel="00647C2F">
          <w:rPr>
            <w:rFonts w:ascii="Arial" w:eastAsia="Calibri" w:hAnsi="Arial" w:cs="Arial"/>
            <w:szCs w:val="24"/>
          </w:rPr>
          <w:delText xml:space="preserve">5.1.10 </w:delText>
        </w:r>
      </w:del>
      <w:del w:id="1913" w:author="Serjo" w:date="2020-04-12T23:06:00Z">
        <w:r w:rsidR="00664784" w:rsidRPr="003E110D" w:rsidDel="00FE1C94">
          <w:rPr>
            <w:rFonts w:ascii="Arial" w:eastAsia="Calibri" w:hAnsi="Arial" w:cs="Arial"/>
            <w:szCs w:val="24"/>
          </w:rPr>
          <w:delText>КД ERP.</w:delText>
        </w:r>
      </w:del>
      <w:del w:id="1914" w:author="Serjo" w:date="2020-04-09T15:43:00Z">
        <w:r w:rsidR="00664784" w:rsidRPr="003E110D" w:rsidDel="00647C2F">
          <w:rPr>
            <w:rFonts w:ascii="Arial" w:eastAsia="Calibri" w:hAnsi="Arial" w:cs="Arial"/>
            <w:szCs w:val="24"/>
          </w:rPr>
          <w:delText>5.1_</w:delText>
        </w:r>
      </w:del>
      <w:del w:id="1915" w:author="Serjo" w:date="2020-04-12T23:06:00Z">
        <w:r w:rsidR="00664784" w:rsidRPr="003E110D" w:rsidDel="00FE1C94">
          <w:rPr>
            <w:rFonts w:ascii="Arial" w:eastAsia="Calibri" w:hAnsi="Arial" w:cs="Arial"/>
            <w:szCs w:val="24"/>
          </w:rPr>
          <w:delText>46_EHS_КД по направлению ОТПБиЭ)</w:delText>
        </w:r>
      </w:del>
      <w:del w:id="1916" w:author="Serjo" w:date="2020-04-12T23:08:00Z">
        <w:r w:rsidRPr="00101963" w:rsidDel="00FE1C94">
          <w:rPr>
            <w:rFonts w:ascii="Arial" w:eastAsia="Calibri" w:hAnsi="Arial" w:cs="Arial"/>
            <w:szCs w:val="24"/>
          </w:rPr>
          <w:delText xml:space="preserve">. В наряд-задании содержится перечень операций, запланированных к исполнению, а также нормы по времени и ТМЦ, необходимые для выполнения работ. </w:delText>
        </w:r>
        <w:r w:rsidR="00367C39" w:rsidRPr="00101963" w:rsidDel="00FE1C94">
          <w:rPr>
            <w:rFonts w:ascii="Arial" w:eastAsia="Calibri" w:hAnsi="Arial" w:cs="Arial"/>
            <w:szCs w:val="24"/>
          </w:rPr>
          <w:delText xml:space="preserve">Специалист по диагностике </w:delText>
        </w:r>
      </w:del>
      <w:del w:id="1917" w:author="Serjo" w:date="2020-04-10T18:02:00Z">
        <w:r w:rsidR="00367C39"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del w:id="1918" w:author="Serjo" w:date="2020-04-12T23:08:00Z">
        <w:r w:rsidR="00367C39" w:rsidRPr="00101963" w:rsidDel="00FE1C94">
          <w:rPr>
            <w:rFonts w:ascii="Arial" w:eastAsia="Calibri" w:hAnsi="Arial" w:cs="Arial"/>
            <w:szCs w:val="24"/>
          </w:rPr>
          <w:delText>выполняет диагностику</w:delText>
        </w:r>
        <w:r w:rsidR="00F07980" w:rsidRPr="00101963" w:rsidDel="00FE1C94">
          <w:rPr>
            <w:rFonts w:ascii="Arial" w:eastAsia="Calibri" w:hAnsi="Arial" w:cs="Arial"/>
            <w:szCs w:val="24"/>
          </w:rPr>
          <w:delText xml:space="preserve">. </w:delText>
        </w:r>
      </w:del>
      <w:ins w:id="1919" w:author="Serjo" w:date="2020-04-12T23:12:00Z">
        <w:r w:rsidR="00F42E75">
          <w:rPr>
            <w:rFonts w:ascii="Arial" w:eastAsia="Calibri" w:hAnsi="Arial" w:cs="Arial"/>
            <w:szCs w:val="24"/>
          </w:rPr>
          <w:t xml:space="preserve"> </w:t>
        </w:r>
      </w:ins>
      <w:ins w:id="1920" w:author="Serjo" w:date="2020-04-12T23:13:00Z">
        <w:r w:rsidR="00F42E75" w:rsidRPr="00101963">
          <w:rPr>
            <w:rFonts w:ascii="Arial" w:eastAsia="Calibri" w:hAnsi="Arial" w:cs="Arial"/>
            <w:szCs w:val="24"/>
          </w:rPr>
          <w:t>В наряд-задание вносятся фактические данные по времени, трудозатратам и расходованию ТМЦ.</w:t>
        </w:r>
        <w:r w:rsidR="00F42E75">
          <w:rPr>
            <w:rFonts w:ascii="Arial" w:eastAsia="Calibri" w:hAnsi="Arial" w:cs="Arial"/>
            <w:szCs w:val="24"/>
          </w:rPr>
          <w:t xml:space="preserve"> </w:t>
        </w:r>
      </w:ins>
      <w:r w:rsidR="00F07980" w:rsidRPr="00101963">
        <w:rPr>
          <w:rFonts w:ascii="Arial" w:eastAsia="Calibri" w:hAnsi="Arial" w:cs="Arial"/>
          <w:szCs w:val="24"/>
        </w:rPr>
        <w:t>По результатам диагностики</w:t>
      </w:r>
      <w:r w:rsidR="00376CC6" w:rsidRPr="00101963">
        <w:rPr>
          <w:rFonts w:ascii="Arial" w:eastAsia="Calibri" w:hAnsi="Arial" w:cs="Arial"/>
          <w:szCs w:val="24"/>
        </w:rPr>
        <w:t xml:space="preserve"> формируется</w:t>
      </w:r>
      <w:r w:rsidR="00C5107B" w:rsidRPr="00101963">
        <w:rPr>
          <w:rFonts w:ascii="Arial" w:eastAsia="Calibri" w:hAnsi="Arial" w:cs="Arial"/>
          <w:szCs w:val="24"/>
        </w:rPr>
        <w:t xml:space="preserve"> внесистемный</w:t>
      </w:r>
      <w:r w:rsidR="00376CC6" w:rsidRPr="00101963">
        <w:rPr>
          <w:rFonts w:ascii="Arial" w:eastAsia="Calibri" w:hAnsi="Arial" w:cs="Arial"/>
          <w:szCs w:val="24"/>
        </w:rPr>
        <w:t xml:space="preserve"> документ </w:t>
      </w:r>
      <w:ins w:id="1921" w:author="Serjo" w:date="2020-04-12T23:10:00Z">
        <w:r w:rsidR="00F42E75">
          <w:rPr>
            <w:rFonts w:ascii="Arial" w:eastAsia="Calibri" w:hAnsi="Arial" w:cs="Arial"/>
            <w:szCs w:val="24"/>
          </w:rPr>
          <w:t>«</w:t>
        </w:r>
        <w:r w:rsidR="00F42E75" w:rsidRPr="00F42E75">
          <w:rPr>
            <w:rFonts w:ascii="Arial" w:eastAsia="Calibri" w:hAnsi="Arial" w:cs="Arial"/>
            <w:szCs w:val="24"/>
          </w:rPr>
          <w:t>Заключение о техническом состоянии оборудования</w:t>
        </w:r>
        <w:r w:rsidR="00F42E75">
          <w:rPr>
            <w:rFonts w:ascii="Arial" w:eastAsia="Calibri" w:hAnsi="Arial" w:cs="Arial"/>
            <w:szCs w:val="24"/>
          </w:rPr>
          <w:t>»</w:t>
        </w:r>
      </w:ins>
      <w:ins w:id="1922" w:author="Serjo" w:date="2020-04-13T01:16:00Z">
        <w:r w:rsidR="005E11FA">
          <w:rPr>
            <w:rFonts w:ascii="Arial" w:eastAsia="Calibri" w:hAnsi="Arial" w:cs="Arial"/>
            <w:szCs w:val="24"/>
          </w:rPr>
          <w:t>.</w:t>
        </w:r>
      </w:ins>
      <w:del w:id="1923" w:author="Serjo" w:date="2020-04-12T23:11:00Z">
        <w:r w:rsidR="00376CC6" w:rsidRPr="00101963" w:rsidDel="00F42E75">
          <w:rPr>
            <w:rFonts w:ascii="Arial" w:eastAsia="Calibri" w:hAnsi="Arial" w:cs="Arial"/>
            <w:szCs w:val="24"/>
          </w:rPr>
          <w:delText>с</w:delText>
        </w:r>
        <w:r w:rsidR="00367C39" w:rsidRPr="00101963" w:rsidDel="00F42E75">
          <w:rPr>
            <w:rFonts w:ascii="Arial" w:eastAsia="Calibri" w:hAnsi="Arial" w:cs="Arial"/>
            <w:szCs w:val="24"/>
          </w:rPr>
          <w:delText xml:space="preserve"> рекомендаци</w:delText>
        </w:r>
        <w:r w:rsidR="00376CC6" w:rsidRPr="00101963" w:rsidDel="00F42E75">
          <w:rPr>
            <w:rFonts w:ascii="Arial" w:eastAsia="Calibri" w:hAnsi="Arial" w:cs="Arial"/>
            <w:szCs w:val="24"/>
          </w:rPr>
          <w:delText>ями</w:delText>
        </w:r>
        <w:r w:rsidR="00367C39" w:rsidRPr="00101963" w:rsidDel="00F42E75">
          <w:rPr>
            <w:rFonts w:ascii="Arial" w:eastAsia="Calibri" w:hAnsi="Arial" w:cs="Arial"/>
            <w:szCs w:val="24"/>
          </w:rPr>
          <w:delText xml:space="preserve"> по обслуживанию оборудовани</w:delText>
        </w:r>
        <w:r w:rsidR="00376CC6" w:rsidRPr="00101963" w:rsidDel="00F42E75">
          <w:rPr>
            <w:rFonts w:ascii="Arial" w:eastAsia="Calibri" w:hAnsi="Arial" w:cs="Arial"/>
            <w:szCs w:val="24"/>
          </w:rPr>
          <w:delText>я</w:delText>
        </w:r>
      </w:del>
      <w:del w:id="1924" w:author="Serjo" w:date="2020-04-13T01:16:00Z">
        <w:r w:rsidR="00376CC6" w:rsidRPr="00101963" w:rsidDel="005E11FA">
          <w:rPr>
            <w:rFonts w:ascii="Arial" w:eastAsia="Calibri" w:hAnsi="Arial" w:cs="Arial"/>
            <w:szCs w:val="24"/>
          </w:rPr>
          <w:delText xml:space="preserve">, который </w:delText>
        </w:r>
        <w:r w:rsidR="00D152B0" w:rsidDel="005E11FA">
          <w:rPr>
            <w:rFonts w:ascii="Arial" w:eastAsia="Calibri" w:hAnsi="Arial" w:cs="Arial"/>
            <w:szCs w:val="24"/>
          </w:rPr>
          <w:delText>далее будет проанализирован</w:delText>
        </w:r>
      </w:del>
      <w:del w:id="1925" w:author="Serjo" w:date="2020-04-12T23:11:00Z">
        <w:r w:rsidR="00D152B0" w:rsidDel="00F42E75">
          <w:rPr>
            <w:rFonts w:ascii="Arial" w:eastAsia="Calibri" w:hAnsi="Arial" w:cs="Arial"/>
            <w:szCs w:val="24"/>
          </w:rPr>
          <w:delText xml:space="preserve"> С</w:delText>
        </w:r>
        <w:r w:rsidR="00A319B1" w:rsidDel="00F42E75">
          <w:rPr>
            <w:rFonts w:ascii="Arial" w:eastAsia="Calibri" w:hAnsi="Arial" w:cs="Arial"/>
            <w:szCs w:val="24"/>
          </w:rPr>
          <w:delText xml:space="preserve">пециалистом по диагностике </w:delText>
        </w:r>
      </w:del>
      <w:del w:id="1926" w:author="Serjo" w:date="2020-04-10T18:02:00Z">
        <w:r w:rsidR="00A319B1" w:rsidDel="00AB7EFB">
          <w:rPr>
            <w:rFonts w:ascii="Arial" w:eastAsia="Calibri" w:hAnsi="Arial" w:cs="Arial"/>
            <w:szCs w:val="24"/>
          </w:rPr>
          <w:delText>БЕ ГОК</w:delText>
        </w:r>
        <w:r w:rsidR="00443E74"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27" w:author="Serjo" w:date="2020-04-13T01:16:00Z">
        <w:r w:rsidR="00443E74" w:rsidDel="005E11FA">
          <w:rPr>
            <w:rFonts w:ascii="Arial" w:eastAsia="Calibri" w:hAnsi="Arial" w:cs="Arial"/>
            <w:szCs w:val="24"/>
          </w:rPr>
          <w:delText>на</w:delText>
        </w:r>
        <w:r w:rsidR="004B2813" w:rsidRPr="00101963" w:rsidDel="005E11FA">
          <w:rPr>
            <w:rFonts w:ascii="Arial" w:eastAsia="Calibri" w:hAnsi="Arial" w:cs="Arial"/>
            <w:szCs w:val="24"/>
          </w:rPr>
          <w:delText xml:space="preserve"> </w:delText>
        </w:r>
        <w:r w:rsidR="00376CC6" w:rsidRPr="00101963" w:rsidDel="005E11FA">
          <w:rPr>
            <w:rFonts w:ascii="Arial" w:eastAsia="Calibri" w:hAnsi="Arial" w:cs="Arial"/>
            <w:szCs w:val="24"/>
          </w:rPr>
          <w:delText>наличи</w:delText>
        </w:r>
        <w:r w:rsidR="00443E74" w:rsidDel="005E11FA">
          <w:rPr>
            <w:rFonts w:ascii="Arial" w:eastAsia="Calibri" w:hAnsi="Arial" w:cs="Arial"/>
            <w:szCs w:val="24"/>
          </w:rPr>
          <w:delText>е</w:delText>
        </w:r>
        <w:r w:rsidR="00376CC6" w:rsidRPr="00101963" w:rsidDel="005E11FA">
          <w:rPr>
            <w:rFonts w:ascii="Arial" w:eastAsia="Calibri" w:hAnsi="Arial" w:cs="Arial"/>
            <w:szCs w:val="24"/>
          </w:rPr>
          <w:delText xml:space="preserve"> предаварийного состояния</w:delText>
        </w:r>
        <w:r w:rsidR="00367C39" w:rsidRPr="00101963" w:rsidDel="005E11FA">
          <w:rPr>
            <w:rFonts w:ascii="Arial" w:eastAsia="Calibri" w:hAnsi="Arial" w:cs="Arial"/>
            <w:szCs w:val="24"/>
          </w:rPr>
          <w:delText>.</w:delText>
        </w:r>
      </w:del>
    </w:p>
    <w:p w14:paraId="7B9F0513" w14:textId="094946C2" w:rsidR="004B2813" w:rsidDel="00F42E75" w:rsidRDefault="004B2813" w:rsidP="004B2813">
      <w:pPr>
        <w:pStyle w:val="4"/>
        <w:rPr>
          <w:del w:id="1928" w:author="Serjo" w:date="2020-04-12T23:14:00Z"/>
          <w:rFonts w:eastAsiaTheme="majorEastAsia" w:cstheme="majorBidi"/>
          <w:b/>
          <w:i w:val="0"/>
          <w:caps w:val="0"/>
          <w:sz w:val="24"/>
          <w:szCs w:val="24"/>
        </w:rPr>
      </w:pPr>
      <w:del w:id="1929" w:author="Serjo" w:date="2020-04-12T23:14:00Z">
        <w:r w:rsidRPr="00D95E15" w:rsidDel="00F42E75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Шаг процесса</w:delText>
        </w:r>
        <w:r w:rsidDel="00F42E75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4</w:delText>
        </w:r>
        <w:r w:rsidRPr="00D95E15" w:rsidDel="00F42E75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0 – </w:delText>
        </w:r>
        <w:r w:rsidRPr="00A03DDE" w:rsidDel="00F42E75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Выполнение диагностики при осмотре оборудования</w:delText>
        </w:r>
      </w:del>
    </w:p>
    <w:p w14:paraId="7C9473F8" w14:textId="35A81F8B" w:rsidR="00145E66" w:rsidRPr="0030319F" w:rsidDel="00F42E75" w:rsidRDefault="00145E66" w:rsidP="00101963">
      <w:pPr>
        <w:pStyle w:val="afff4"/>
        <w:ind w:firstLine="567"/>
        <w:rPr>
          <w:del w:id="1930" w:author="Serjo" w:date="2020-04-12T23:14:00Z"/>
          <w:rFonts w:ascii="Arial" w:eastAsia="Calibri" w:hAnsi="Arial" w:cs="Arial"/>
          <w:szCs w:val="24"/>
        </w:rPr>
      </w:pPr>
      <w:del w:id="1931" w:author="Serjo" w:date="2020-04-12T23:14:00Z">
        <w:r w:rsidRPr="00101963" w:rsidDel="00F42E75">
          <w:rPr>
            <w:rFonts w:ascii="Arial" w:eastAsia="Calibri" w:hAnsi="Arial" w:cs="Arial"/>
            <w:szCs w:val="24"/>
          </w:rPr>
          <w:delText xml:space="preserve">Выполнение диагностики при осмотре оборудования выполняется после получения измерительных инструментов, Технолог </w:delText>
        </w:r>
      </w:del>
      <w:del w:id="1932" w:author="Serjo" w:date="2020-04-10T18:02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del w:id="1933" w:author="Serjo" w:date="2020-04-12T23:14:00Z">
        <w:r w:rsidRPr="00101963" w:rsidDel="00F42E75">
          <w:rPr>
            <w:rFonts w:ascii="Arial" w:eastAsia="Calibri" w:hAnsi="Arial" w:cs="Arial"/>
            <w:szCs w:val="24"/>
          </w:rPr>
          <w:delText xml:space="preserve">и Обходчик ТОиР </w:delText>
        </w:r>
      </w:del>
      <w:del w:id="1934" w:author="Serjo" w:date="2020-04-10T18:02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del w:id="1935" w:author="Serjo" w:date="2020-04-12T23:14:00Z">
        <w:r w:rsidRPr="00101963" w:rsidDel="00F42E75">
          <w:rPr>
            <w:rFonts w:ascii="Arial" w:eastAsia="Calibri" w:hAnsi="Arial" w:cs="Arial"/>
            <w:szCs w:val="24"/>
          </w:rPr>
          <w:delText xml:space="preserve">, проводят диагностику при осмотре оборудования, при наличии наряд-задания и наряд-допуска. </w:delText>
        </w:r>
        <w:r w:rsidR="00C5107B" w:rsidRPr="00101963" w:rsidDel="00F42E75">
          <w:rPr>
            <w:rFonts w:ascii="Arial" w:eastAsia="Calibri" w:hAnsi="Arial" w:cs="Arial"/>
            <w:szCs w:val="24"/>
          </w:rPr>
          <w:delText>В наряд-задание вносятся фактические данные по</w:delText>
        </w:r>
        <w:r w:rsidR="00D531C3" w:rsidRPr="00101963" w:rsidDel="00F42E75">
          <w:rPr>
            <w:rFonts w:ascii="Arial" w:eastAsia="Calibri" w:hAnsi="Arial" w:cs="Arial"/>
            <w:szCs w:val="24"/>
          </w:rPr>
          <w:delText xml:space="preserve"> времени,</w:delText>
        </w:r>
        <w:r w:rsidR="00C5107B" w:rsidRPr="00101963" w:rsidDel="00F42E75">
          <w:rPr>
            <w:rFonts w:ascii="Arial" w:eastAsia="Calibri" w:hAnsi="Arial" w:cs="Arial"/>
            <w:szCs w:val="24"/>
          </w:rPr>
          <w:delText xml:space="preserve"> трудозатратам и расходованию ТМЦ</w:delText>
        </w:r>
        <w:r w:rsidRPr="00101963" w:rsidDel="00F42E75">
          <w:rPr>
            <w:rFonts w:ascii="Arial" w:eastAsia="Calibri" w:hAnsi="Arial" w:cs="Arial"/>
            <w:szCs w:val="24"/>
          </w:rPr>
          <w:delText>.</w:delText>
        </w:r>
      </w:del>
    </w:p>
    <w:p w14:paraId="6631DB57" w14:textId="77777777" w:rsidR="004B2813" w:rsidRDefault="004B2813" w:rsidP="00307BB9">
      <w:pPr>
        <w:pStyle w:val="afff4"/>
        <w:ind w:firstLine="0"/>
        <w:rPr>
          <w:rFonts w:ascii="Arial" w:eastAsia="Calibri" w:hAnsi="Arial" w:cs="Arial"/>
        </w:rPr>
      </w:pPr>
    </w:p>
    <w:p w14:paraId="21B88853" w14:textId="42BE5B91" w:rsidR="004B2813" w:rsidRDefault="004B2813" w:rsidP="004B281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5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del w:id="1936" w:author="Serjo" w:date="2020-04-10T16:31:00Z">
        <w:r w:rsidRPr="00A03DDE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Проведение диагностики и формировани</w:delText>
        </w:r>
        <w:r w:rsidR="00B2678C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е</w:delText>
        </w:r>
        <w:r w:rsidRPr="00A03DDE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</w:delText>
        </w:r>
        <w:r w:rsidR="00B2678C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з</w:delText>
        </w:r>
        <w:r w:rsidRPr="00A03DDE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аключения и </w:delText>
        </w:r>
        <w:r w:rsidR="00B2678C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а</w:delText>
        </w:r>
        <w:r w:rsidRPr="00A03DDE" w:rsidDel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кта выполненных работ</w:delText>
        </w:r>
      </w:del>
      <w:ins w:id="1937" w:author="Serjo" w:date="2020-04-10T16:31:00Z">
        <w:r w:rsidR="000C3DB8">
          <w:rPr>
            <w:rFonts w:eastAsiaTheme="majorEastAsia" w:cstheme="majorBidi"/>
            <w:b/>
            <w:i w:val="0"/>
            <w:caps w:val="0"/>
            <w:sz w:val="24"/>
            <w:szCs w:val="24"/>
          </w:rPr>
          <w:t>Выполнение диагностики подрядным способом</w:t>
        </w:r>
      </w:ins>
    </w:p>
    <w:p w14:paraId="3F52AB53" w14:textId="77777777" w:rsidR="00197F95" w:rsidRPr="00197F95" w:rsidRDefault="00197F95" w:rsidP="00A03DDE">
      <w:pPr>
        <w:rPr>
          <w:rFonts w:eastAsiaTheme="majorEastAsia"/>
        </w:rPr>
      </w:pPr>
    </w:p>
    <w:p w14:paraId="61835A74" w14:textId="7DCA611F" w:rsidR="00460C47" w:rsidRPr="008E0F54" w:rsidRDefault="007B6C36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del w:id="1938" w:author="Serjo" w:date="2020-04-12T23:14:00Z">
        <w:r w:rsidRPr="00101963" w:rsidDel="00F42E75">
          <w:rPr>
            <w:rFonts w:ascii="Arial" w:eastAsia="Calibri" w:hAnsi="Arial" w:cs="Arial"/>
            <w:szCs w:val="24"/>
          </w:rPr>
          <w:delText>После получения измерительных инструментов</w:delText>
        </w:r>
        <w:r w:rsidR="00D531C3" w:rsidRPr="00101963" w:rsidDel="00F42E75">
          <w:rPr>
            <w:rFonts w:ascii="Arial" w:eastAsia="Calibri" w:hAnsi="Arial" w:cs="Arial"/>
            <w:szCs w:val="24"/>
          </w:rPr>
          <w:delText xml:space="preserve"> (при отсутствии у подрядчика своего диагностического инструмента)</w:delText>
        </w:r>
        <w:r w:rsidRPr="00101963" w:rsidDel="00F42E75">
          <w:rPr>
            <w:rFonts w:ascii="Arial" w:eastAsia="Calibri" w:hAnsi="Arial" w:cs="Arial"/>
            <w:szCs w:val="24"/>
          </w:rPr>
          <w:delText xml:space="preserve">, </w:delText>
        </w:r>
      </w:del>
      <w:r w:rsidR="00F42E75">
        <w:rPr>
          <w:rFonts w:ascii="Arial" w:eastAsia="Calibri" w:hAnsi="Arial" w:cs="Arial"/>
          <w:szCs w:val="24"/>
        </w:rPr>
        <w:t>П</w:t>
      </w:r>
      <w:r w:rsidRPr="00101963">
        <w:rPr>
          <w:rFonts w:ascii="Arial" w:eastAsia="Calibri" w:hAnsi="Arial" w:cs="Arial"/>
          <w:szCs w:val="24"/>
        </w:rPr>
        <w:t xml:space="preserve">ри наличии наряд-задания, наряд-допуска и </w:t>
      </w:r>
      <w:ins w:id="1939" w:author="Serjo" w:date="2020-04-12T23:15:00Z">
        <w:r w:rsidR="00F42E75">
          <w:rPr>
            <w:rFonts w:ascii="Arial" w:eastAsia="Calibri" w:hAnsi="Arial" w:cs="Arial"/>
            <w:szCs w:val="24"/>
          </w:rPr>
          <w:t xml:space="preserve">договора </w:t>
        </w:r>
      </w:ins>
      <w:ins w:id="1940" w:author="Serjo" w:date="2020-04-12T23:16:00Z">
        <w:r w:rsidR="00F42E75" w:rsidRPr="008934B6">
          <w:rPr>
            <w:rFonts w:ascii="Arial" w:hAnsi="Arial" w:cs="Arial"/>
            <w:szCs w:val="24"/>
            <w:lang w:eastAsia="ru-RU"/>
          </w:rPr>
          <w:t xml:space="preserve">на оказание работ/услуг </w:t>
        </w:r>
      </w:ins>
      <w:del w:id="1941" w:author="Serjo" w:date="2020-04-12T23:15:00Z">
        <w:r w:rsidRPr="00101963" w:rsidDel="00F42E75">
          <w:rPr>
            <w:rFonts w:ascii="Arial" w:eastAsia="Calibri" w:hAnsi="Arial" w:cs="Arial"/>
            <w:szCs w:val="24"/>
          </w:rPr>
          <w:delText>заявки на выполнение работ подрядчиком,</w:delText>
        </w:r>
        <w:r w:rsidR="00376CC6" w:rsidRPr="00101963" w:rsidDel="00F42E75">
          <w:rPr>
            <w:rFonts w:ascii="Arial" w:eastAsia="Calibri" w:hAnsi="Arial" w:cs="Arial"/>
            <w:szCs w:val="24"/>
          </w:rPr>
          <w:delText xml:space="preserve"> </w:delText>
        </w:r>
      </w:del>
      <w:r w:rsidRPr="00101963">
        <w:rPr>
          <w:rFonts w:ascii="Arial" w:eastAsia="Calibri" w:hAnsi="Arial" w:cs="Arial"/>
          <w:szCs w:val="24"/>
        </w:rPr>
        <w:t xml:space="preserve">происходит фактическое выполнение диагностики </w:t>
      </w:r>
      <w:r w:rsidR="00460C47" w:rsidRPr="00101963">
        <w:rPr>
          <w:rFonts w:ascii="Arial" w:eastAsia="Calibri" w:hAnsi="Arial" w:cs="Arial"/>
          <w:szCs w:val="24"/>
        </w:rPr>
        <w:t>Представителем подрядной организации</w:t>
      </w:r>
      <w:r w:rsidRPr="00101963">
        <w:rPr>
          <w:rFonts w:ascii="Arial" w:eastAsia="Calibri" w:hAnsi="Arial" w:cs="Arial"/>
          <w:szCs w:val="24"/>
        </w:rPr>
        <w:t>.</w:t>
      </w:r>
      <w:r w:rsidR="00460C47" w:rsidRPr="00101963">
        <w:rPr>
          <w:rFonts w:ascii="Arial" w:eastAsia="Calibri" w:hAnsi="Arial" w:cs="Arial"/>
          <w:szCs w:val="24"/>
        </w:rPr>
        <w:t xml:space="preserve"> Подрядчик выполняет диагностику и формирует </w:t>
      </w:r>
      <w:ins w:id="1942" w:author="Serjo" w:date="2020-04-12T23:22:00Z">
        <w:r w:rsidR="005F5D2A">
          <w:rPr>
            <w:rFonts w:ascii="Arial" w:eastAsia="Calibri" w:hAnsi="Arial" w:cs="Arial"/>
            <w:szCs w:val="24"/>
          </w:rPr>
          <w:t>внесистемные документы «</w:t>
        </w:r>
      </w:ins>
      <w:r w:rsidR="00460C47" w:rsidRPr="00101963">
        <w:rPr>
          <w:rFonts w:ascii="Arial" w:eastAsia="Calibri" w:hAnsi="Arial" w:cs="Arial"/>
          <w:szCs w:val="24"/>
        </w:rPr>
        <w:t>Акт приёма-сдачи выполненных работ/услуг</w:t>
      </w:r>
      <w:ins w:id="1943" w:author="Serjo" w:date="2020-04-12T23:22:00Z">
        <w:r w:rsidR="005F5D2A">
          <w:rPr>
            <w:rFonts w:ascii="Arial" w:eastAsia="Calibri" w:hAnsi="Arial" w:cs="Arial"/>
            <w:szCs w:val="24"/>
          </w:rPr>
          <w:t>»</w:t>
        </w:r>
      </w:ins>
      <w:r w:rsidR="00460C47" w:rsidRPr="00101963">
        <w:rPr>
          <w:rFonts w:ascii="Arial" w:eastAsia="Calibri" w:hAnsi="Arial" w:cs="Arial"/>
          <w:szCs w:val="24"/>
        </w:rPr>
        <w:t xml:space="preserve"> и</w:t>
      </w:r>
      <w:ins w:id="1944" w:author="Serjo" w:date="2020-04-12T23:22:00Z">
        <w:r w:rsidR="005F5D2A">
          <w:rPr>
            <w:rFonts w:ascii="Arial" w:eastAsia="Calibri" w:hAnsi="Arial" w:cs="Arial"/>
            <w:szCs w:val="24"/>
          </w:rPr>
          <w:t xml:space="preserve"> «</w:t>
        </w:r>
        <w:r w:rsidR="005F5D2A" w:rsidRPr="00F42E75">
          <w:rPr>
            <w:rFonts w:ascii="Arial" w:eastAsia="Calibri" w:hAnsi="Arial" w:cs="Arial"/>
            <w:szCs w:val="24"/>
          </w:rPr>
          <w:t>Заключение о техническом состоянии оборудования</w:t>
        </w:r>
        <w:r w:rsidR="005F5D2A">
          <w:rPr>
            <w:rFonts w:ascii="Arial" w:eastAsia="Calibri" w:hAnsi="Arial" w:cs="Arial"/>
            <w:szCs w:val="24"/>
          </w:rPr>
          <w:t>»</w:t>
        </w:r>
      </w:ins>
      <w:del w:id="1945" w:author="Serjo" w:date="2020-04-12T23:22:00Z">
        <w:r w:rsidR="00460C47" w:rsidRPr="00101963" w:rsidDel="005F5D2A">
          <w:rPr>
            <w:rFonts w:ascii="Arial" w:eastAsia="Calibri" w:hAnsi="Arial" w:cs="Arial"/>
            <w:szCs w:val="24"/>
          </w:rPr>
          <w:delText xml:space="preserve"> Отчёт о результатах диагностики</w:delText>
        </w:r>
      </w:del>
      <w:r w:rsidR="00460C47" w:rsidRPr="00101963">
        <w:rPr>
          <w:rFonts w:ascii="Arial" w:eastAsia="Calibri" w:hAnsi="Arial" w:cs="Arial"/>
          <w:szCs w:val="24"/>
        </w:rPr>
        <w:t>, которые передаются</w:t>
      </w:r>
      <w:r w:rsidR="00D152B0">
        <w:rPr>
          <w:rFonts w:ascii="Arial" w:eastAsia="Calibri" w:hAnsi="Arial" w:cs="Arial"/>
          <w:szCs w:val="24"/>
        </w:rPr>
        <w:t xml:space="preserve"> С</w:t>
      </w:r>
      <w:r w:rsidR="00664784" w:rsidRPr="00101963">
        <w:rPr>
          <w:rFonts w:ascii="Arial" w:eastAsia="Calibri" w:hAnsi="Arial" w:cs="Arial"/>
          <w:szCs w:val="24"/>
        </w:rPr>
        <w:t>пециалист</w:t>
      </w:r>
      <w:r w:rsidR="00664784">
        <w:rPr>
          <w:rFonts w:ascii="Arial" w:eastAsia="Calibri" w:hAnsi="Arial" w:cs="Arial"/>
          <w:szCs w:val="24"/>
        </w:rPr>
        <w:t>у</w:t>
      </w:r>
      <w:r w:rsidR="00664784" w:rsidRPr="00101963">
        <w:rPr>
          <w:rFonts w:ascii="Arial" w:eastAsia="Calibri" w:hAnsi="Arial" w:cs="Arial"/>
          <w:szCs w:val="24"/>
        </w:rPr>
        <w:t xml:space="preserve"> по диагностике </w:t>
      </w:r>
      <w:ins w:id="1946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1947" w:author="Serjo" w:date="2020-04-10T18:03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1948" w:author="Serjo" w:date="2020-04-10T18:03:00Z">
        <w:r w:rsidR="00664784"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R="00460C47" w:rsidRPr="00101963" w:rsidDel="00AB7EFB">
          <w:rPr>
            <w:rFonts w:ascii="Arial" w:eastAsia="Calibri" w:hAnsi="Arial" w:cs="Arial"/>
            <w:szCs w:val="24"/>
          </w:rPr>
          <w:delText xml:space="preserve"> </w:delText>
        </w:r>
      </w:del>
      <w:r w:rsidR="004B2813" w:rsidRPr="00101963">
        <w:rPr>
          <w:rFonts w:ascii="Arial" w:eastAsia="Calibri" w:hAnsi="Arial" w:cs="Arial"/>
          <w:szCs w:val="24"/>
        </w:rPr>
        <w:t>на п</w:t>
      </w:r>
      <w:r w:rsidR="00460C47" w:rsidRPr="00101963">
        <w:rPr>
          <w:rFonts w:ascii="Arial" w:eastAsia="Calibri" w:hAnsi="Arial" w:cs="Arial"/>
          <w:szCs w:val="24"/>
        </w:rPr>
        <w:t>роверк</w:t>
      </w:r>
      <w:r w:rsidR="004B2813" w:rsidRPr="00101963">
        <w:rPr>
          <w:rFonts w:ascii="Arial" w:eastAsia="Calibri" w:hAnsi="Arial" w:cs="Arial"/>
          <w:szCs w:val="24"/>
        </w:rPr>
        <w:t>у</w:t>
      </w:r>
      <w:r w:rsidR="00460C47" w:rsidRPr="00101963">
        <w:rPr>
          <w:rFonts w:ascii="Arial" w:eastAsia="Calibri" w:hAnsi="Arial" w:cs="Arial"/>
          <w:szCs w:val="24"/>
        </w:rPr>
        <w:t xml:space="preserve"> результатов диагностики.</w:t>
      </w:r>
      <w:r w:rsidRPr="00101963">
        <w:rPr>
          <w:rFonts w:ascii="Arial" w:eastAsia="Calibri" w:hAnsi="Arial" w:cs="Arial"/>
          <w:szCs w:val="24"/>
        </w:rPr>
        <w:t xml:space="preserve"> </w:t>
      </w:r>
    </w:p>
    <w:p w14:paraId="0732030A" w14:textId="677BC851" w:rsidR="007B6C36" w:rsidRDefault="007B6C36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Шаг</w:t>
      </w:r>
      <w:ins w:id="1949" w:author="Serjo" w:date="2020-04-12T23:24:00Z">
        <w:r w:rsidR="005F5D2A">
          <w:rPr>
            <w:rFonts w:ascii="Arial" w:eastAsia="Calibri" w:hAnsi="Arial" w:cs="Arial"/>
            <w:szCs w:val="24"/>
          </w:rPr>
          <w:t>и по выполнению диагностики</w:t>
        </w:r>
      </w:ins>
      <w:r w:rsidRPr="00101963">
        <w:rPr>
          <w:rFonts w:ascii="Arial" w:eastAsia="Calibri" w:hAnsi="Arial" w:cs="Arial"/>
          <w:szCs w:val="24"/>
        </w:rPr>
        <w:t xml:space="preserve"> выполня</w:t>
      </w:r>
      <w:r w:rsidR="005F5D2A">
        <w:rPr>
          <w:rFonts w:ascii="Arial" w:eastAsia="Calibri" w:hAnsi="Arial" w:cs="Arial"/>
          <w:szCs w:val="24"/>
        </w:rPr>
        <w:t>ю</w:t>
      </w:r>
      <w:r w:rsidRPr="00101963">
        <w:rPr>
          <w:rFonts w:ascii="Arial" w:eastAsia="Calibri" w:hAnsi="Arial" w:cs="Arial"/>
          <w:szCs w:val="24"/>
        </w:rPr>
        <w:t>тся вне системы SAP ERP.</w:t>
      </w:r>
    </w:p>
    <w:p w14:paraId="24AB4384" w14:textId="787C2F88" w:rsidR="00F15C67" w:rsidRDefault="00F15C67" w:rsidP="00F15C67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60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</w:t>
      </w:r>
      <w:del w:id="1950" w:author="Serjo" w:date="2020-04-13T01:16:00Z">
        <w:r w:rsidRPr="00D95E15" w:rsidDel="005E11FA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 xml:space="preserve"> </w:delText>
        </w:r>
        <w:r w:rsidRPr="00A03DDE" w:rsidDel="005E11FA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Анализ наличия предаварийного состояния</w:delText>
        </w:r>
      </w:del>
      <w:ins w:id="1951" w:author="Serjo" w:date="2020-04-13T01:28:00Z">
        <w:r w:rsidR="00515488">
          <w:rPr>
            <w:rFonts w:eastAsiaTheme="majorEastAsia" w:cstheme="majorBidi"/>
            <w:b/>
            <w:i w:val="0"/>
            <w:caps w:val="0"/>
            <w:sz w:val="24"/>
            <w:szCs w:val="24"/>
          </w:rPr>
          <w:t xml:space="preserve"> </w:t>
        </w:r>
      </w:ins>
      <w:ins w:id="1952" w:author="Serjo" w:date="2020-04-13T01:16:00Z">
        <w:r w:rsidR="005E11FA" w:rsidRPr="005E11FA">
          <w:rPr>
            <w:rFonts w:eastAsiaTheme="majorEastAsia" w:cstheme="majorBidi"/>
            <w:b/>
            <w:i w:val="0"/>
            <w:caps w:val="0"/>
            <w:sz w:val="24"/>
            <w:szCs w:val="24"/>
          </w:rPr>
          <w:t>Анализ необходимости останова оборудования</w:t>
        </w:r>
      </w:ins>
    </w:p>
    <w:p w14:paraId="5949F139" w14:textId="30EC73F4" w:rsidR="00F15C67" w:rsidDel="007A7771" w:rsidRDefault="00F15C67" w:rsidP="00F15C67">
      <w:pPr>
        <w:pStyle w:val="afff4"/>
        <w:ind w:firstLine="567"/>
        <w:rPr>
          <w:del w:id="1953" w:author="Serjo" w:date="2020-04-13T01:16:00Z"/>
          <w:rFonts w:eastAsiaTheme="majorEastAsia"/>
        </w:rPr>
      </w:pPr>
    </w:p>
    <w:p w14:paraId="7A2922A4" w14:textId="77777777" w:rsidR="007A7771" w:rsidRPr="00415738" w:rsidRDefault="007A7771" w:rsidP="00A03DDE">
      <w:pPr>
        <w:rPr>
          <w:ins w:id="1954" w:author="Владимир Лаут" w:date="2021-03-17T16:06:00Z"/>
          <w:rFonts w:eastAsiaTheme="majorEastAsia"/>
        </w:rPr>
      </w:pPr>
    </w:p>
    <w:p w14:paraId="6F7177D2" w14:textId="3E34902B" w:rsidR="005E11FA" w:rsidRDefault="005E11FA" w:rsidP="00F15C67">
      <w:pPr>
        <w:pStyle w:val="afff4"/>
        <w:ind w:firstLine="567"/>
        <w:rPr>
          <w:ins w:id="1955" w:author="Serjo" w:date="2020-04-13T01:19:00Z"/>
          <w:rFonts w:ascii="Arial" w:hAnsi="Arial" w:cs="Times New Roman"/>
          <w:szCs w:val="28"/>
        </w:rPr>
      </w:pPr>
      <w:ins w:id="1956" w:author="Serjo" w:date="2020-04-13T01:17:00Z">
        <w:r w:rsidRPr="00101963">
          <w:rPr>
            <w:rFonts w:ascii="Arial" w:eastAsia="Calibri" w:hAnsi="Arial" w:cs="Arial"/>
            <w:szCs w:val="24"/>
          </w:rPr>
          <w:t>Анализ</w:t>
        </w:r>
        <w:r w:rsidRPr="005E11FA">
          <w:t xml:space="preserve"> </w:t>
        </w:r>
        <w:r w:rsidRPr="005E11FA">
          <w:rPr>
            <w:rFonts w:ascii="Arial" w:eastAsia="Calibri" w:hAnsi="Arial" w:cs="Arial"/>
            <w:szCs w:val="24"/>
          </w:rPr>
          <w:t>необходимости останова оборудования</w:t>
        </w:r>
        <w:r>
          <w:rPr>
            <w:rFonts w:ascii="Arial" w:eastAsia="Calibri" w:hAnsi="Arial" w:cs="Arial"/>
            <w:szCs w:val="24"/>
          </w:rPr>
          <w:t xml:space="preserve"> </w:t>
        </w:r>
        <w:r w:rsidRPr="00101963">
          <w:rPr>
            <w:rFonts w:ascii="Arial" w:eastAsia="Calibri" w:hAnsi="Arial" w:cs="Arial"/>
            <w:szCs w:val="24"/>
          </w:rPr>
          <w:t>выполняется</w:t>
        </w:r>
        <w:r>
          <w:rPr>
            <w:rFonts w:ascii="Arial" w:eastAsia="Calibri" w:hAnsi="Arial" w:cs="Arial"/>
            <w:szCs w:val="24"/>
          </w:rPr>
          <w:t xml:space="preserve"> </w:t>
        </w:r>
        <w:r w:rsidRPr="00101963">
          <w:rPr>
            <w:rFonts w:ascii="Arial" w:eastAsia="Calibri" w:hAnsi="Arial" w:cs="Arial"/>
            <w:szCs w:val="24"/>
          </w:rPr>
          <w:t>Координатор</w:t>
        </w:r>
        <w:r>
          <w:rPr>
            <w:rFonts w:ascii="Arial" w:eastAsia="Calibri" w:hAnsi="Arial" w:cs="Arial"/>
            <w:szCs w:val="24"/>
          </w:rPr>
          <w:t>ом</w:t>
        </w:r>
        <w:r w:rsidRPr="00101963">
          <w:rPr>
            <w:rFonts w:ascii="Arial" w:eastAsia="Calibri" w:hAnsi="Arial" w:cs="Arial"/>
            <w:szCs w:val="24"/>
          </w:rPr>
          <w:t xml:space="preserve"> ТОиР </w:t>
        </w:r>
      </w:ins>
      <w:ins w:id="1957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958" w:author="Serjo" w:date="2020-04-13T01:17:00Z">
        <w:r>
          <w:rPr>
            <w:rFonts w:ascii="Arial" w:eastAsia="Calibri" w:hAnsi="Arial" w:cs="Arial"/>
            <w:szCs w:val="24"/>
          </w:rPr>
          <w:t xml:space="preserve"> на основании </w:t>
        </w:r>
      </w:ins>
      <w:ins w:id="1959" w:author="Serjo" w:date="2020-04-13T01:18:00Z">
        <w:r w:rsidRPr="008934B6">
          <w:rPr>
            <w:rFonts w:ascii="Arial" w:hAnsi="Arial" w:cs="Times New Roman"/>
            <w:szCs w:val="28"/>
          </w:rPr>
          <w:t>Заключения о техническом состоянии оборудования</w:t>
        </w:r>
        <w:r>
          <w:rPr>
            <w:rFonts w:ascii="Arial" w:hAnsi="Arial" w:cs="Times New Roman"/>
            <w:szCs w:val="28"/>
          </w:rPr>
          <w:t>, если в документе зафиксировано н</w:t>
        </w:r>
        <w:r w:rsidRPr="005E11FA">
          <w:rPr>
            <w:rFonts w:ascii="Arial" w:hAnsi="Arial" w:cs="Times New Roman"/>
            <w:szCs w:val="28"/>
          </w:rPr>
          <w:t>едопустимое состояние оборудования.</w:t>
        </w:r>
      </w:ins>
    </w:p>
    <w:p w14:paraId="1FABFF3C" w14:textId="33DD98DC" w:rsidR="005E11FA" w:rsidRDefault="005E11FA" w:rsidP="00F15C67">
      <w:pPr>
        <w:pStyle w:val="afff4"/>
        <w:ind w:firstLine="567"/>
        <w:rPr>
          <w:ins w:id="1960" w:author="Serjo" w:date="2020-04-13T01:17:00Z"/>
          <w:rFonts w:ascii="Arial" w:eastAsia="Calibri" w:hAnsi="Arial" w:cs="Arial"/>
          <w:szCs w:val="24"/>
        </w:rPr>
      </w:pPr>
      <w:ins w:id="1961" w:author="Serjo" w:date="2020-04-13T01:19:00Z">
        <w:r>
          <w:rPr>
            <w:rFonts w:ascii="Arial" w:hAnsi="Arial" w:cs="Times New Roman"/>
            <w:szCs w:val="28"/>
          </w:rPr>
          <w:lastRenderedPageBreak/>
          <w:t xml:space="preserve">При отсутствии </w:t>
        </w:r>
      </w:ins>
      <w:ins w:id="1962" w:author="Serjo" w:date="2020-04-13T01:20:00Z">
        <w:r>
          <w:rPr>
            <w:rFonts w:ascii="Arial" w:hAnsi="Arial" w:cs="Times New Roman"/>
            <w:szCs w:val="28"/>
          </w:rPr>
          <w:t>недопустимого состояния оборудования документ «Заключение</w:t>
        </w:r>
        <w:r w:rsidRPr="008934B6">
          <w:rPr>
            <w:rFonts w:ascii="Arial" w:hAnsi="Arial" w:cs="Times New Roman"/>
            <w:szCs w:val="28"/>
          </w:rPr>
          <w:t xml:space="preserve"> о техническом состоянии оборудования</w:t>
        </w:r>
        <w:r>
          <w:rPr>
            <w:rFonts w:ascii="Arial" w:hAnsi="Arial" w:cs="Times New Roman"/>
            <w:szCs w:val="28"/>
          </w:rPr>
          <w:t xml:space="preserve">» передается в процесс </w:t>
        </w:r>
      </w:ins>
      <w:ins w:id="1963" w:author="Serjo" w:date="2020-04-13T01:21:00Z">
        <w:r w:rsidRPr="00101963">
          <w:rPr>
            <w:rFonts w:ascii="Arial" w:eastAsia="Calibri" w:hAnsi="Arial" w:cs="Arial"/>
            <w:szCs w:val="24"/>
          </w:rPr>
          <w:t>в процесс ПП-07.04.02-ERP «Регистрация технических параметров эксплуатации оборудования (измерения, наработка)» (раздел 5.1.2</w:t>
        </w:r>
        <w:r>
          <w:rPr>
            <w:rFonts w:ascii="Arial" w:eastAsia="Calibri" w:hAnsi="Arial" w:cs="Arial"/>
            <w:szCs w:val="24"/>
          </w:rPr>
          <w:t xml:space="preserve"> данного КД</w:t>
        </w:r>
        <w:r w:rsidRPr="00101963">
          <w:rPr>
            <w:rFonts w:ascii="Arial" w:eastAsia="Calibri" w:hAnsi="Arial" w:cs="Arial"/>
            <w:szCs w:val="24"/>
          </w:rPr>
          <w:t>).</w:t>
        </w:r>
      </w:ins>
    </w:p>
    <w:p w14:paraId="04B8027C" w14:textId="56D3ADC9" w:rsidR="00F15C67" w:rsidRPr="00101963" w:rsidDel="005E11FA" w:rsidRDefault="00F15C67" w:rsidP="00F15C67">
      <w:pPr>
        <w:pStyle w:val="afff4"/>
        <w:ind w:firstLine="567"/>
        <w:rPr>
          <w:del w:id="1964" w:author="Serjo" w:date="2020-04-13T01:22:00Z"/>
          <w:rFonts w:ascii="Arial" w:eastAsia="Calibri" w:hAnsi="Arial" w:cs="Arial"/>
          <w:szCs w:val="24"/>
        </w:rPr>
      </w:pPr>
      <w:del w:id="1965" w:author="Serjo" w:date="2020-04-13T01:22:00Z">
        <w:r w:rsidRPr="00101963" w:rsidDel="005E11FA">
          <w:rPr>
            <w:rFonts w:ascii="Arial" w:eastAsia="Calibri" w:hAnsi="Arial" w:cs="Arial"/>
            <w:szCs w:val="24"/>
          </w:rPr>
          <w:delText>Анализ наличия предаварийного состояния выполняется Специалист</w:delText>
        </w:r>
        <w:r w:rsidR="001029A0" w:rsidDel="005E11FA">
          <w:rPr>
            <w:rFonts w:ascii="Arial" w:eastAsia="Calibri" w:hAnsi="Arial" w:cs="Arial"/>
            <w:szCs w:val="24"/>
          </w:rPr>
          <w:delText>ом</w:delText>
        </w:r>
        <w:r w:rsidRPr="00101963" w:rsidDel="005E11FA">
          <w:rPr>
            <w:rFonts w:ascii="Arial" w:eastAsia="Calibri" w:hAnsi="Arial" w:cs="Arial"/>
            <w:szCs w:val="24"/>
          </w:rPr>
          <w:delText xml:space="preserve"> по диагностике </w:delText>
        </w:r>
      </w:del>
      <w:del w:id="1966" w:author="Serjo" w:date="2020-04-10T18:03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R="001029A0"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67" w:author="Serjo" w:date="2020-04-13T01:22:00Z">
        <w:r w:rsidR="001029A0" w:rsidDel="005E11FA">
          <w:rPr>
            <w:rFonts w:ascii="Arial" w:eastAsia="Calibri" w:hAnsi="Arial" w:cs="Arial"/>
            <w:szCs w:val="24"/>
          </w:rPr>
          <w:delText xml:space="preserve">или </w:delText>
        </w:r>
        <w:r w:rsidR="001029A0" w:rsidRPr="00101963" w:rsidDel="005E11FA">
          <w:rPr>
            <w:rFonts w:ascii="Arial" w:eastAsia="Calibri" w:hAnsi="Arial" w:cs="Arial"/>
            <w:szCs w:val="24"/>
          </w:rPr>
          <w:delText>Представител</w:delText>
        </w:r>
        <w:r w:rsidR="001029A0" w:rsidDel="005E11FA">
          <w:rPr>
            <w:rFonts w:ascii="Arial" w:eastAsia="Calibri" w:hAnsi="Arial" w:cs="Arial"/>
            <w:szCs w:val="24"/>
          </w:rPr>
          <w:delText>ем</w:delText>
        </w:r>
        <w:r w:rsidR="001029A0" w:rsidRPr="00101963" w:rsidDel="005E11FA">
          <w:rPr>
            <w:rFonts w:ascii="Arial" w:eastAsia="Calibri" w:hAnsi="Arial" w:cs="Arial"/>
            <w:szCs w:val="24"/>
          </w:rPr>
          <w:delText xml:space="preserve"> </w:delText>
        </w:r>
        <w:r w:rsidRPr="00101963" w:rsidDel="005E11FA">
          <w:rPr>
            <w:rFonts w:ascii="Arial" w:eastAsia="Calibri" w:hAnsi="Arial" w:cs="Arial"/>
            <w:szCs w:val="24"/>
          </w:rPr>
          <w:delText>подрядной организации</w:delText>
        </w:r>
        <w:r w:rsidR="001029A0" w:rsidDel="005E11FA">
          <w:rPr>
            <w:rFonts w:ascii="Arial" w:eastAsia="Calibri" w:hAnsi="Arial" w:cs="Arial"/>
            <w:szCs w:val="24"/>
          </w:rPr>
          <w:delText>,</w:delText>
        </w:r>
        <w:r w:rsidRPr="00101963" w:rsidDel="005E11FA">
          <w:rPr>
            <w:rFonts w:ascii="Arial" w:eastAsia="Calibri" w:hAnsi="Arial" w:cs="Arial"/>
            <w:szCs w:val="24"/>
          </w:rPr>
          <w:delText xml:space="preserve"> на основании рекомендаций по обслуживанию оборудования, наряда-задания, отчёта о результатах диагностики. </w:delText>
        </w:r>
      </w:del>
    </w:p>
    <w:p w14:paraId="2243FC4E" w14:textId="0F05DC73" w:rsidR="00F15C67" w:rsidRPr="00224B02" w:rsidDel="005E11FA" w:rsidRDefault="00F15C67" w:rsidP="00224B02">
      <w:pPr>
        <w:pStyle w:val="afff4"/>
        <w:ind w:firstLine="567"/>
        <w:rPr>
          <w:del w:id="1968" w:author="Serjo" w:date="2020-04-13T01:22:00Z"/>
          <w:rFonts w:ascii="Arial" w:eastAsia="Calibri" w:hAnsi="Arial" w:cs="Arial"/>
          <w:szCs w:val="24"/>
        </w:rPr>
      </w:pPr>
      <w:del w:id="1969" w:author="Serjo" w:date="2020-04-13T01:22:00Z">
        <w:r w:rsidRPr="00101963" w:rsidDel="005E11FA">
          <w:rPr>
            <w:rFonts w:ascii="Arial" w:eastAsia="Calibri" w:hAnsi="Arial" w:cs="Arial"/>
            <w:szCs w:val="24"/>
          </w:rPr>
          <w:delText>В случае выявления аварийного состояния</w:delText>
        </w:r>
        <w:r w:rsidR="008613FC" w:rsidRPr="008613FC" w:rsidDel="005E11FA">
          <w:rPr>
            <w:rFonts w:ascii="Arial" w:eastAsia="Calibri" w:hAnsi="Arial" w:cs="Arial"/>
            <w:szCs w:val="24"/>
          </w:rPr>
          <w:delText xml:space="preserve"> </w:delText>
        </w:r>
        <w:r w:rsidR="008613FC" w:rsidRPr="00101963" w:rsidDel="005E11FA">
          <w:rPr>
            <w:rFonts w:ascii="Arial" w:eastAsia="Calibri" w:hAnsi="Arial" w:cs="Arial"/>
            <w:szCs w:val="24"/>
          </w:rPr>
          <w:delText xml:space="preserve">Координатор ТОиР </w:delText>
        </w:r>
      </w:del>
      <w:del w:id="1970" w:author="Serjo" w:date="2020-04-10T18:03:00Z">
        <w:r w:rsidR="008613FC"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R="008613FC"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71" w:author="Serjo" w:date="2020-04-13T01:22:00Z">
        <w:r w:rsidR="008613FC" w:rsidDel="005E11FA">
          <w:rPr>
            <w:rFonts w:ascii="Arial" w:eastAsia="Calibri" w:hAnsi="Arial" w:cs="Arial"/>
            <w:szCs w:val="24"/>
          </w:rPr>
          <w:delText xml:space="preserve">и </w:delText>
        </w:r>
        <w:r w:rsidR="008613FC" w:rsidRPr="00101963" w:rsidDel="005E11FA">
          <w:rPr>
            <w:rFonts w:ascii="Arial" w:eastAsia="Calibri" w:hAnsi="Arial" w:cs="Arial"/>
            <w:szCs w:val="24"/>
          </w:rPr>
          <w:delText xml:space="preserve">Главный специалист ТОиР </w:delText>
        </w:r>
      </w:del>
      <w:del w:id="1972" w:author="Serjo" w:date="2020-04-10T18:03:00Z">
        <w:r w:rsidR="008613FC"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R="008613FC"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73" w:author="Serjo" w:date="2020-04-13T01:22:00Z">
        <w:r w:rsidR="008613FC" w:rsidDel="005E11FA">
          <w:rPr>
            <w:rFonts w:ascii="Arial" w:eastAsia="Calibri" w:hAnsi="Arial" w:cs="Arial"/>
            <w:szCs w:val="24"/>
          </w:rPr>
          <w:delText>принимают решение</w:delText>
        </w:r>
        <w:r w:rsidR="008613FC" w:rsidRPr="00101963" w:rsidDel="005E11FA">
          <w:rPr>
            <w:rFonts w:ascii="Arial" w:eastAsia="Calibri" w:hAnsi="Arial" w:cs="Arial"/>
            <w:szCs w:val="24"/>
          </w:rPr>
          <w:delText xml:space="preserve"> </w:delText>
        </w:r>
        <w:r w:rsidR="008613FC" w:rsidDel="005E11FA">
          <w:rPr>
            <w:rFonts w:ascii="Arial" w:eastAsia="Calibri" w:hAnsi="Arial" w:cs="Arial"/>
            <w:szCs w:val="24"/>
          </w:rPr>
          <w:delText>об о</w:delText>
        </w:r>
        <w:r w:rsidR="008613FC" w:rsidRPr="00101963" w:rsidDel="005E11FA">
          <w:rPr>
            <w:rFonts w:ascii="Arial" w:eastAsia="Calibri" w:hAnsi="Arial" w:cs="Arial"/>
            <w:szCs w:val="24"/>
          </w:rPr>
          <w:delText>станове оборудования</w:delText>
        </w:r>
        <w:r w:rsidRPr="00101963" w:rsidDel="005E11FA">
          <w:rPr>
            <w:rFonts w:ascii="Arial" w:eastAsia="Calibri" w:hAnsi="Arial" w:cs="Arial"/>
            <w:szCs w:val="24"/>
          </w:rPr>
          <w:delText>. При отсутствии предаварийного состояния рекомендации по обслуживанию оборудования, наряд-задание и отчёт о результатах диагностики передаются в процесс ПП-07.04.02-ERP «Регистрация технических параметров эксплуатации оборудования (измерения, наработка)» (раздел 5.1.2).</w:delText>
        </w:r>
      </w:del>
    </w:p>
    <w:p w14:paraId="74787477" w14:textId="4F5A4A6D" w:rsidR="00F15C67" w:rsidDel="005E11FA" w:rsidRDefault="00F15C67" w:rsidP="00F15C67">
      <w:pPr>
        <w:pStyle w:val="afff4"/>
        <w:ind w:firstLine="0"/>
        <w:rPr>
          <w:del w:id="1974" w:author="Serjo" w:date="2020-04-13T01:22:00Z"/>
          <w:rFonts w:ascii="Arial" w:eastAsia="Calibri" w:hAnsi="Arial" w:cs="Arial"/>
        </w:rPr>
      </w:pPr>
    </w:p>
    <w:p w14:paraId="4C1901D3" w14:textId="4DC957F5" w:rsidR="00F15C67" w:rsidRPr="00224B02" w:rsidRDefault="00F15C67" w:rsidP="001029A0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224B02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 80 –</w:t>
      </w:r>
      <w:r w:rsidR="001029A0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1029A0" w:rsidRPr="001029A0">
        <w:rPr>
          <w:rFonts w:eastAsiaTheme="majorEastAsia" w:cstheme="majorBidi"/>
          <w:b/>
          <w:i w:val="0"/>
          <w:caps w:val="0"/>
          <w:sz w:val="24"/>
          <w:szCs w:val="24"/>
        </w:rPr>
        <w:t>Принятие решения об останове оборудования</w:t>
      </w:r>
    </w:p>
    <w:p w14:paraId="7667DA95" w14:textId="77777777" w:rsidR="00F15C67" w:rsidRPr="00A03DDE" w:rsidRDefault="00F15C67" w:rsidP="00A03DDE">
      <w:pPr>
        <w:rPr>
          <w:rFonts w:eastAsiaTheme="majorEastAsia"/>
          <w:i/>
          <w:caps/>
        </w:rPr>
      </w:pPr>
    </w:p>
    <w:p w14:paraId="5A9136FE" w14:textId="1A85F43C" w:rsidR="005E11FA" w:rsidRDefault="005E11FA">
      <w:pPr>
        <w:pStyle w:val="afff4"/>
        <w:ind w:firstLine="567"/>
        <w:rPr>
          <w:ins w:id="1975" w:author="Serjo" w:date="2020-04-13T01:25:00Z"/>
          <w:rFonts w:ascii="Arial" w:eastAsia="Calibri" w:hAnsi="Arial" w:cs="Arial"/>
          <w:szCs w:val="24"/>
        </w:rPr>
      </w:pPr>
      <w:ins w:id="1976" w:author="Serjo" w:date="2020-04-13T01:23:00Z">
        <w:r>
          <w:rPr>
            <w:rFonts w:ascii="Arial" w:eastAsia="Calibri" w:hAnsi="Arial" w:cs="Arial"/>
            <w:szCs w:val="24"/>
          </w:rPr>
          <w:t>При обнаружении</w:t>
        </w:r>
        <w:r w:rsidRPr="005E11FA">
          <w:rPr>
            <w:rFonts w:ascii="Arial" w:hAnsi="Arial" w:cs="Times New Roman"/>
            <w:szCs w:val="28"/>
          </w:rPr>
          <w:t xml:space="preserve"> </w:t>
        </w:r>
        <w:r>
          <w:rPr>
            <w:rFonts w:ascii="Arial" w:hAnsi="Arial" w:cs="Times New Roman"/>
            <w:szCs w:val="28"/>
          </w:rPr>
          <w:t xml:space="preserve">недопустимого состояния оборудования </w:t>
        </w:r>
        <w:r w:rsidRPr="005E11FA">
          <w:rPr>
            <w:rFonts w:ascii="Arial" w:hAnsi="Arial" w:cs="Times New Roman"/>
            <w:szCs w:val="28"/>
          </w:rPr>
          <w:t xml:space="preserve">Главный инженер </w:t>
        </w:r>
      </w:ins>
      <w:ins w:id="1977" w:author="Serjo" w:date="2020-04-15T15:20:00Z">
        <w:r w:rsidR="002C556C">
          <w:rPr>
            <w:rFonts w:ascii="Arial" w:hAnsi="Arial" w:cs="Times New Roman"/>
            <w:szCs w:val="28"/>
          </w:rPr>
          <w:t>УО</w:t>
        </w:r>
      </w:ins>
      <w:ins w:id="1978" w:author="Serjo" w:date="2020-04-13T01:23:00Z">
        <w:r>
          <w:rPr>
            <w:rFonts w:ascii="Arial" w:eastAsia="Calibri" w:hAnsi="Arial" w:cs="Arial"/>
            <w:szCs w:val="24"/>
          </w:rPr>
          <w:t xml:space="preserve"> и </w:t>
        </w:r>
      </w:ins>
      <w:ins w:id="1979" w:author="Serjo" w:date="2020-04-13T01:24:00Z">
        <w:r w:rsidRPr="005E11FA">
          <w:rPr>
            <w:rFonts w:ascii="Arial" w:eastAsia="Calibri" w:hAnsi="Arial" w:cs="Arial"/>
            <w:szCs w:val="24"/>
          </w:rPr>
          <w:t xml:space="preserve">Управляющий директор </w:t>
        </w:r>
      </w:ins>
      <w:ins w:id="1980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1981" w:author="Serjo" w:date="2020-04-13T01:24:00Z">
        <w:r>
          <w:rPr>
            <w:rFonts w:ascii="Arial" w:eastAsia="Calibri" w:hAnsi="Arial" w:cs="Arial"/>
            <w:szCs w:val="24"/>
          </w:rPr>
          <w:t xml:space="preserve"> принимают решение</w:t>
        </w:r>
        <w:r w:rsidRPr="00101963">
          <w:rPr>
            <w:rFonts w:ascii="Arial" w:eastAsia="Calibri" w:hAnsi="Arial" w:cs="Arial"/>
            <w:szCs w:val="24"/>
          </w:rPr>
          <w:t xml:space="preserve"> </w:t>
        </w:r>
        <w:r>
          <w:rPr>
            <w:rFonts w:ascii="Arial" w:eastAsia="Calibri" w:hAnsi="Arial" w:cs="Arial"/>
            <w:szCs w:val="24"/>
          </w:rPr>
          <w:t>об о</w:t>
        </w:r>
        <w:r w:rsidRPr="00101963">
          <w:rPr>
            <w:rFonts w:ascii="Arial" w:eastAsia="Calibri" w:hAnsi="Arial" w:cs="Arial"/>
            <w:szCs w:val="24"/>
          </w:rPr>
          <w:t>станове оборудования.</w:t>
        </w:r>
      </w:ins>
      <w:ins w:id="1982" w:author="Serjo" w:date="2020-04-22T12:48:00Z">
        <w:r w:rsidR="00F47C95">
          <w:rPr>
            <w:rFonts w:ascii="Arial" w:eastAsia="Calibri" w:hAnsi="Arial" w:cs="Arial"/>
            <w:szCs w:val="24"/>
          </w:rPr>
          <w:t xml:space="preserve"> </w:t>
        </w:r>
        <w:r w:rsidR="00F47C95" w:rsidRPr="00101963">
          <w:rPr>
            <w:rFonts w:ascii="Arial" w:eastAsia="Calibri" w:hAnsi="Arial" w:cs="Arial"/>
            <w:szCs w:val="24"/>
          </w:rPr>
          <w:t>Шаг</w:t>
        </w:r>
        <w:r w:rsidR="00F47C95">
          <w:rPr>
            <w:rFonts w:ascii="Arial" w:eastAsia="Calibri" w:hAnsi="Arial" w:cs="Arial"/>
            <w:szCs w:val="24"/>
          </w:rPr>
          <w:t xml:space="preserve"> </w:t>
        </w:r>
        <w:r w:rsidR="00F47C95" w:rsidRPr="00101963">
          <w:rPr>
            <w:rFonts w:ascii="Arial" w:eastAsia="Calibri" w:hAnsi="Arial" w:cs="Arial"/>
            <w:szCs w:val="24"/>
          </w:rPr>
          <w:t>выполня</w:t>
        </w:r>
        <w:r w:rsidR="00F47C95">
          <w:rPr>
            <w:rFonts w:ascii="Arial" w:eastAsia="Calibri" w:hAnsi="Arial" w:cs="Arial"/>
            <w:szCs w:val="24"/>
          </w:rPr>
          <w:t>е</w:t>
        </w:r>
        <w:r w:rsidR="00F47C95" w:rsidRPr="00101963">
          <w:rPr>
            <w:rFonts w:ascii="Arial" w:eastAsia="Calibri" w:hAnsi="Arial" w:cs="Arial"/>
            <w:szCs w:val="24"/>
          </w:rPr>
          <w:t>тся вне системы SAP ERP.</w:t>
        </w:r>
      </w:ins>
    </w:p>
    <w:p w14:paraId="45F22F33" w14:textId="62AD8445" w:rsidR="00515488" w:rsidRPr="00101963" w:rsidRDefault="00515488" w:rsidP="00515488">
      <w:pPr>
        <w:pStyle w:val="afff4"/>
        <w:ind w:firstLine="567"/>
        <w:rPr>
          <w:ins w:id="1983" w:author="Serjo" w:date="2020-04-13T01:25:00Z"/>
          <w:rFonts w:ascii="Arial" w:eastAsia="Calibri" w:hAnsi="Arial" w:cs="Arial"/>
          <w:szCs w:val="24"/>
        </w:rPr>
      </w:pPr>
      <w:ins w:id="1984" w:author="Serjo" w:date="2020-04-13T01:25:00Z">
        <w:r w:rsidRPr="00101963">
          <w:rPr>
            <w:rFonts w:ascii="Arial" w:eastAsia="Calibri" w:hAnsi="Arial" w:cs="Arial"/>
            <w:szCs w:val="24"/>
          </w:rPr>
          <w:t xml:space="preserve">Когда ответственный за оборудование уведомлен, </w:t>
        </w:r>
        <w:r>
          <w:rPr>
            <w:rFonts w:ascii="Arial" w:hAnsi="Arial" w:cs="Times New Roman"/>
            <w:szCs w:val="28"/>
          </w:rPr>
          <w:t>документ «Заключение</w:t>
        </w:r>
        <w:r w:rsidRPr="008934B6">
          <w:rPr>
            <w:rFonts w:ascii="Arial" w:hAnsi="Arial" w:cs="Times New Roman"/>
            <w:szCs w:val="28"/>
          </w:rPr>
          <w:t xml:space="preserve"> о техническом состоянии оборудования</w:t>
        </w:r>
        <w:r>
          <w:rPr>
            <w:rFonts w:ascii="Arial" w:hAnsi="Arial" w:cs="Times New Roman"/>
            <w:szCs w:val="28"/>
          </w:rPr>
          <w:t>» передается</w:t>
        </w:r>
        <w:r w:rsidRPr="00101963">
          <w:rPr>
            <w:rFonts w:ascii="Arial" w:eastAsia="Calibri" w:hAnsi="Arial" w:cs="Arial"/>
            <w:szCs w:val="24"/>
          </w:rPr>
          <w:t xml:space="preserve"> в процесс ПП-07.04.02-ERP «Регистрация технических параметров эксплуатации оборудования (измерения, наработка)» (</w:t>
        </w:r>
        <w:r>
          <w:rPr>
            <w:rFonts w:ascii="Arial" w:eastAsia="Calibri" w:hAnsi="Arial" w:cs="Arial"/>
            <w:szCs w:val="24"/>
          </w:rPr>
          <w:t xml:space="preserve">раздел 5.1.2 данного </w:t>
        </w:r>
        <w:r w:rsidRPr="00101963">
          <w:rPr>
            <w:rFonts w:ascii="Arial" w:eastAsia="Calibri" w:hAnsi="Arial" w:cs="Arial"/>
            <w:szCs w:val="24"/>
          </w:rPr>
          <w:t>КД).</w:t>
        </w:r>
      </w:ins>
    </w:p>
    <w:p w14:paraId="09398BA8" w14:textId="77FF4A2D" w:rsidR="00F15C67" w:rsidRPr="00101963" w:rsidDel="00515488" w:rsidRDefault="008613FC" w:rsidP="00F15C67">
      <w:pPr>
        <w:pStyle w:val="afff4"/>
        <w:ind w:firstLine="567"/>
        <w:rPr>
          <w:del w:id="1985" w:author="Serjo" w:date="2020-04-13T01:25:00Z"/>
          <w:rFonts w:ascii="Arial" w:eastAsia="Calibri" w:hAnsi="Arial" w:cs="Arial"/>
          <w:szCs w:val="24"/>
        </w:rPr>
      </w:pPr>
      <w:del w:id="1986" w:author="Serjo" w:date="2020-04-13T01:25:00Z">
        <w:r w:rsidDel="00515488">
          <w:rPr>
            <w:rFonts w:ascii="Arial" w:eastAsia="Calibri" w:hAnsi="Arial" w:cs="Arial"/>
            <w:szCs w:val="24"/>
          </w:rPr>
          <w:delText xml:space="preserve">При обнаружении предаварийного состояния оборудования, </w:delText>
        </w:r>
        <w:r w:rsidR="00F15C67" w:rsidRPr="00101963" w:rsidDel="00515488">
          <w:rPr>
            <w:rFonts w:ascii="Arial" w:eastAsia="Calibri" w:hAnsi="Arial" w:cs="Arial"/>
            <w:szCs w:val="24"/>
          </w:rPr>
          <w:delText xml:space="preserve">Координатор ТОиР </w:delText>
        </w:r>
      </w:del>
      <w:del w:id="1987" w:author="Serjo" w:date="2020-04-10T18:03:00Z">
        <w:r w:rsidR="00F15C67"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88" w:author="Serjo" w:date="2020-04-13T01:25:00Z">
        <w:r w:rsidDel="00515488">
          <w:rPr>
            <w:rFonts w:ascii="Arial" w:eastAsia="Calibri" w:hAnsi="Arial" w:cs="Arial"/>
            <w:szCs w:val="24"/>
          </w:rPr>
          <w:delText xml:space="preserve">и </w:delText>
        </w:r>
        <w:r w:rsidRPr="00101963" w:rsidDel="00515488">
          <w:rPr>
            <w:rFonts w:ascii="Arial" w:eastAsia="Calibri" w:hAnsi="Arial" w:cs="Arial"/>
            <w:szCs w:val="24"/>
          </w:rPr>
          <w:delText xml:space="preserve">Главный специалист ТОиР </w:delText>
        </w:r>
      </w:del>
      <w:del w:id="1989" w:author="Serjo" w:date="2020-04-10T18:03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  <w:r w:rsidDel="00AB7EFB">
          <w:rPr>
            <w:rFonts w:ascii="Arial" w:eastAsia="Calibri" w:hAnsi="Arial" w:cs="Arial"/>
            <w:szCs w:val="24"/>
          </w:rPr>
          <w:delText xml:space="preserve"> </w:delText>
        </w:r>
      </w:del>
      <w:del w:id="1990" w:author="Serjo" w:date="2020-04-13T01:25:00Z">
        <w:r w:rsidDel="00515488">
          <w:rPr>
            <w:rFonts w:ascii="Arial" w:eastAsia="Calibri" w:hAnsi="Arial" w:cs="Arial"/>
            <w:szCs w:val="24"/>
          </w:rPr>
          <w:delText>принимают решение</w:delText>
        </w:r>
        <w:r w:rsidR="00F15C67" w:rsidRPr="00101963" w:rsidDel="00515488">
          <w:rPr>
            <w:rFonts w:ascii="Arial" w:eastAsia="Calibri" w:hAnsi="Arial" w:cs="Arial"/>
            <w:szCs w:val="24"/>
          </w:rPr>
          <w:delText xml:space="preserve"> </w:delText>
        </w:r>
        <w:r w:rsidDel="00515488">
          <w:rPr>
            <w:rFonts w:ascii="Arial" w:eastAsia="Calibri" w:hAnsi="Arial" w:cs="Arial"/>
            <w:szCs w:val="24"/>
          </w:rPr>
          <w:delText>об о</w:delText>
        </w:r>
        <w:r w:rsidR="00F15C67" w:rsidRPr="00101963" w:rsidDel="00515488">
          <w:rPr>
            <w:rFonts w:ascii="Arial" w:eastAsia="Calibri" w:hAnsi="Arial" w:cs="Arial"/>
            <w:szCs w:val="24"/>
          </w:rPr>
          <w:delText xml:space="preserve">станове оборудования. </w:delText>
        </w:r>
      </w:del>
    </w:p>
    <w:p w14:paraId="7FAF5384" w14:textId="066F44B5" w:rsidR="00F15C67" w:rsidRPr="00101963" w:rsidDel="00515488" w:rsidRDefault="00F15C67" w:rsidP="00F15C67">
      <w:pPr>
        <w:pStyle w:val="afff4"/>
        <w:ind w:firstLine="567"/>
        <w:rPr>
          <w:del w:id="1991" w:author="Serjo" w:date="2020-04-13T01:25:00Z"/>
          <w:rFonts w:ascii="Arial" w:eastAsia="Calibri" w:hAnsi="Arial" w:cs="Arial"/>
          <w:szCs w:val="24"/>
        </w:rPr>
      </w:pPr>
      <w:del w:id="1992" w:author="Serjo" w:date="2020-04-13T01:25:00Z">
        <w:r w:rsidRPr="00101963" w:rsidDel="00515488">
          <w:rPr>
            <w:rFonts w:ascii="Arial" w:eastAsia="Calibri" w:hAnsi="Arial" w:cs="Arial"/>
            <w:szCs w:val="24"/>
          </w:rPr>
          <w:delText>Когда ответственный за оборудование уведомлен, рекомендации по обслуживанию оборудования, наряд-задание и отчёт о результатах диагностики передаются в процесс ПП-07.04.02-ERP «Регистрация технических параметров эксплуатации оборудования (измерения, наработка)» (КД</w:delText>
        </w:r>
      </w:del>
      <w:del w:id="1993" w:author="Serjo" w:date="2020-04-09T16:12:00Z">
        <w:r w:rsidRPr="00101963" w:rsidDel="00DA1008">
          <w:rPr>
            <w:rFonts w:ascii="Arial" w:eastAsia="Calibri" w:hAnsi="Arial" w:cs="Arial"/>
            <w:szCs w:val="24"/>
          </w:rPr>
          <w:delText xml:space="preserve"> Мониторинг и оценка технического состояния ПА</w:delText>
        </w:r>
      </w:del>
      <w:del w:id="1994" w:author="Serjo" w:date="2020-04-13T01:25:00Z">
        <w:r w:rsidRPr="00101963" w:rsidDel="00515488">
          <w:rPr>
            <w:rFonts w:ascii="Arial" w:eastAsia="Calibri" w:hAnsi="Arial" w:cs="Arial"/>
            <w:szCs w:val="24"/>
          </w:rPr>
          <w:delText>).</w:delText>
        </w:r>
      </w:del>
    </w:p>
    <w:p w14:paraId="0423E498" w14:textId="77777777" w:rsidR="004B2813" w:rsidRDefault="004B2813" w:rsidP="004B281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9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Проверка результатов диагностики</w:t>
      </w:r>
    </w:p>
    <w:p w14:paraId="70055596" w14:textId="77777777" w:rsidR="00197F95" w:rsidRPr="00197F95" w:rsidRDefault="00197F95" w:rsidP="00A03DDE">
      <w:pPr>
        <w:rPr>
          <w:rFonts w:eastAsiaTheme="majorEastAsia"/>
        </w:rPr>
      </w:pPr>
    </w:p>
    <w:p w14:paraId="17B14871" w14:textId="07448D1A" w:rsidR="00197F95" w:rsidRPr="00101963" w:rsidRDefault="00460C47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Проверка результатов диагностики </w:t>
      </w:r>
      <w:r w:rsidR="0023713D" w:rsidRPr="00101963">
        <w:rPr>
          <w:rFonts w:ascii="Arial" w:eastAsia="Calibri" w:hAnsi="Arial" w:cs="Arial"/>
          <w:szCs w:val="24"/>
        </w:rPr>
        <w:t xml:space="preserve">выполняется Специалистом по диагностике </w:t>
      </w:r>
      <w:ins w:id="1995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del w:id="1996" w:author="Serjo" w:date="2020-04-10T18:04:00Z">
        <w:r w:rsidR="0023713D"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Pr="00101963">
        <w:rPr>
          <w:rFonts w:ascii="Arial" w:eastAsia="Calibri" w:hAnsi="Arial" w:cs="Arial"/>
          <w:szCs w:val="24"/>
        </w:rPr>
        <w:t>.</w:t>
      </w:r>
      <w:r w:rsidR="0023713D" w:rsidRPr="00101963">
        <w:rPr>
          <w:rFonts w:ascii="Arial" w:eastAsia="Calibri" w:hAnsi="Arial" w:cs="Arial"/>
          <w:szCs w:val="24"/>
        </w:rPr>
        <w:t xml:space="preserve"> При поступлении </w:t>
      </w:r>
      <w:r w:rsidR="00413387" w:rsidRPr="00101963">
        <w:rPr>
          <w:rFonts w:ascii="Arial" w:eastAsia="Calibri" w:hAnsi="Arial" w:cs="Arial"/>
          <w:szCs w:val="24"/>
        </w:rPr>
        <w:t>отчёта о результатах диагностики о</w:t>
      </w:r>
      <w:r w:rsidR="0023713D" w:rsidRPr="00101963">
        <w:rPr>
          <w:rFonts w:ascii="Arial" w:eastAsia="Calibri" w:hAnsi="Arial" w:cs="Arial"/>
          <w:szCs w:val="24"/>
        </w:rPr>
        <w:t>т подрядчик</w:t>
      </w:r>
      <w:r w:rsidR="00413387" w:rsidRPr="00101963">
        <w:rPr>
          <w:rFonts w:ascii="Arial" w:eastAsia="Calibri" w:hAnsi="Arial" w:cs="Arial"/>
          <w:szCs w:val="24"/>
        </w:rPr>
        <w:t>а</w:t>
      </w:r>
      <w:r w:rsidR="0023713D" w:rsidRPr="00101963">
        <w:rPr>
          <w:rFonts w:ascii="Arial" w:eastAsia="Calibri" w:hAnsi="Arial" w:cs="Arial"/>
          <w:szCs w:val="24"/>
        </w:rPr>
        <w:t xml:space="preserve">, Специалист по диагностике </w:t>
      </w:r>
      <w:ins w:id="1997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1998" w:author="Serjo" w:date="2020-04-10T18:04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1999" w:author="Serjo" w:date="2020-04-10T18:04:00Z">
        <w:r w:rsidR="0023713D"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="0023713D" w:rsidRPr="00101963">
        <w:rPr>
          <w:rFonts w:ascii="Arial" w:eastAsia="Calibri" w:hAnsi="Arial" w:cs="Arial"/>
          <w:szCs w:val="24"/>
        </w:rPr>
        <w:t xml:space="preserve">проверяет </w:t>
      </w:r>
      <w:r w:rsidR="00D531C3" w:rsidRPr="00101963">
        <w:rPr>
          <w:rFonts w:ascii="Arial" w:eastAsia="Calibri" w:hAnsi="Arial" w:cs="Arial"/>
          <w:szCs w:val="24"/>
        </w:rPr>
        <w:t>соответствие выполненных работ требованиям по составу, объему и качеству. Проверка выполняется на основании акта приема-сдачи выполненных работ</w:t>
      </w:r>
      <w:r w:rsidR="00D531C3" w:rsidRPr="00A03DDE">
        <w:rPr>
          <w:rFonts w:ascii="Arial" w:eastAsia="Calibri" w:hAnsi="Arial" w:cs="Arial"/>
          <w:szCs w:val="24"/>
        </w:rPr>
        <w:t>/</w:t>
      </w:r>
      <w:r w:rsidR="00D531C3" w:rsidRPr="00101963">
        <w:rPr>
          <w:rFonts w:ascii="Arial" w:eastAsia="Calibri" w:hAnsi="Arial" w:cs="Arial"/>
          <w:szCs w:val="24"/>
        </w:rPr>
        <w:t>услуг.</w:t>
      </w:r>
    </w:p>
    <w:p w14:paraId="0734CEBA" w14:textId="68CD5243" w:rsidR="004B2813" w:rsidRDefault="0023713D" w:rsidP="00CE17CF">
      <w:pPr>
        <w:pStyle w:val="afff4"/>
        <w:ind w:firstLine="567"/>
        <w:rPr>
          <w:rFonts w:ascii="Arial" w:eastAsia="Calibri" w:hAnsi="Arial" w:cs="Arial"/>
        </w:rPr>
      </w:pPr>
      <w:r w:rsidRPr="00101963">
        <w:rPr>
          <w:rFonts w:ascii="Arial" w:eastAsia="Calibri" w:hAnsi="Arial" w:cs="Arial"/>
          <w:szCs w:val="24"/>
        </w:rPr>
        <w:t>В случае наличия замечаний</w:t>
      </w:r>
      <w:r w:rsidR="00413387" w:rsidRPr="00101963">
        <w:rPr>
          <w:rFonts w:ascii="Arial" w:eastAsia="Calibri" w:hAnsi="Arial" w:cs="Arial"/>
          <w:szCs w:val="24"/>
        </w:rPr>
        <w:t>,</w:t>
      </w:r>
      <w:r w:rsidRPr="00101963">
        <w:rPr>
          <w:rFonts w:ascii="Arial" w:eastAsia="Calibri" w:hAnsi="Arial" w:cs="Arial"/>
          <w:szCs w:val="24"/>
        </w:rPr>
        <w:t xml:space="preserve"> отклоняет и передает на доработку подрядчику, после устранения замечаний повторяет контрольную процедуру.</w:t>
      </w:r>
      <w:r w:rsidR="00413387" w:rsidRPr="00101963">
        <w:rPr>
          <w:rFonts w:ascii="Arial" w:eastAsia="Calibri" w:hAnsi="Arial" w:cs="Arial"/>
          <w:szCs w:val="24"/>
        </w:rPr>
        <w:t xml:space="preserve"> </w:t>
      </w:r>
      <w:r w:rsidRPr="00101963">
        <w:rPr>
          <w:rFonts w:ascii="Arial" w:eastAsia="Calibri" w:hAnsi="Arial" w:cs="Arial"/>
          <w:szCs w:val="24"/>
        </w:rPr>
        <w:t>В случае отсутствия замечаний</w:t>
      </w:r>
      <w:r w:rsidR="00413387" w:rsidRPr="00101963">
        <w:rPr>
          <w:rFonts w:ascii="Arial" w:eastAsia="Calibri" w:hAnsi="Arial" w:cs="Arial"/>
          <w:szCs w:val="24"/>
        </w:rPr>
        <w:t>,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413387" w:rsidRPr="00101963">
        <w:rPr>
          <w:rFonts w:ascii="Arial" w:eastAsia="Calibri" w:hAnsi="Arial" w:cs="Arial"/>
          <w:szCs w:val="24"/>
        </w:rPr>
        <w:t xml:space="preserve">Специалист по диагностике </w:t>
      </w:r>
      <w:ins w:id="2000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001" w:author="Serjo" w:date="2020-04-10T18:04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02" w:author="Serjo" w:date="2020-04-10T18:04:00Z">
        <w:r w:rsidR="00413387"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 xml:space="preserve">согласовывает проведённую диагностику подрядчика и инициирует приемку акта выполненных работ. </w:t>
      </w:r>
    </w:p>
    <w:p w14:paraId="0FEB677A" w14:textId="77777777" w:rsidR="004B2813" w:rsidRDefault="004B2813" w:rsidP="004B2813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100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Приём актов выполненных подрядчиком работ</w:t>
      </w:r>
    </w:p>
    <w:p w14:paraId="54ED65BF" w14:textId="77777777" w:rsidR="00197F95" w:rsidRPr="00197F95" w:rsidRDefault="00197F95" w:rsidP="00A03DDE">
      <w:pPr>
        <w:rPr>
          <w:rFonts w:eastAsiaTheme="majorEastAsia"/>
        </w:rPr>
      </w:pPr>
    </w:p>
    <w:p w14:paraId="32653398" w14:textId="18349120" w:rsidR="00145E66" w:rsidRPr="00101963" w:rsidRDefault="00145E66" w:rsidP="00101963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Приём актов выполненных подрядчиком работ выполняется Главным специалистом ТОиР </w:t>
      </w:r>
      <w:ins w:id="2003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004" w:author="Serjo" w:date="2020-04-10T18:04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Pr="00101963">
        <w:rPr>
          <w:rFonts w:ascii="Arial" w:eastAsia="Calibri" w:hAnsi="Arial" w:cs="Arial"/>
          <w:szCs w:val="24"/>
        </w:rPr>
        <w:t xml:space="preserve">, после получения акта выполненных работ. Главный специалист ТОиР </w:t>
      </w:r>
      <w:ins w:id="2005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006" w:author="Serjo" w:date="2020-04-10T18:04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07" w:author="Serjo" w:date="2020-04-10T18:04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>выполняет приемку выполненных работ, при этом проверяет сроки, объем и соответствие выполненных работ и состав, комплектность, состояние, объем использования материалов согласно наряд-заданию/данным Заказа ТОРО и акту передачи МТР подрядчику.</w:t>
      </w:r>
    </w:p>
    <w:p w14:paraId="6F791493" w14:textId="0813448D" w:rsidR="00D20277" w:rsidRDefault="008C00C6" w:rsidP="00BC7595">
      <w:pPr>
        <w:pStyle w:val="afff4"/>
        <w:ind w:firstLine="567"/>
        <w:rPr>
          <w:rFonts w:ascii="Arial" w:eastAsia="Calibri" w:hAnsi="Arial" w:cs="Arial"/>
        </w:rPr>
      </w:pPr>
      <w:r w:rsidRPr="00101963">
        <w:rPr>
          <w:rFonts w:ascii="Arial" w:eastAsia="Calibri" w:hAnsi="Arial" w:cs="Arial"/>
          <w:szCs w:val="24"/>
        </w:rPr>
        <w:t xml:space="preserve">Главный специалист ТОиР </w:t>
      </w:r>
      <w:ins w:id="2008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009" w:author="Serjo" w:date="2020-04-10T18:04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10" w:author="Serjo" w:date="2020-04-10T18:04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 xml:space="preserve">принимает решение о необходимости проведения работ по исправлению, возврату материалов и составляет </w:t>
      </w:r>
      <w:r w:rsidR="00BC2239" w:rsidRPr="00101963">
        <w:rPr>
          <w:rFonts w:ascii="Arial" w:eastAsia="Calibri" w:hAnsi="Arial" w:cs="Arial"/>
          <w:szCs w:val="24"/>
        </w:rPr>
        <w:t xml:space="preserve">перечень замечаний при выполнении работ / оказании услуг. </w:t>
      </w:r>
      <w:r w:rsidRPr="00101963">
        <w:rPr>
          <w:rFonts w:ascii="Arial" w:eastAsia="Calibri" w:hAnsi="Arial" w:cs="Arial"/>
          <w:szCs w:val="24"/>
        </w:rPr>
        <w:t xml:space="preserve">По результатам контрольной процедуры в случае отсутствия замечаний Главный специалист ТОиР </w:t>
      </w:r>
      <w:ins w:id="201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012" w:author="Serjo" w:date="2020-04-10T18:05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13" w:author="Serjo" w:date="2020-04-10T18:05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="002D3F19" w:rsidRPr="00101963">
        <w:rPr>
          <w:rFonts w:ascii="Arial" w:eastAsia="Calibri" w:hAnsi="Arial" w:cs="Arial"/>
          <w:szCs w:val="24"/>
        </w:rPr>
        <w:t>принимает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2D3F19" w:rsidRPr="00101963">
        <w:rPr>
          <w:rFonts w:ascii="Arial" w:eastAsia="Calibri" w:hAnsi="Arial" w:cs="Arial"/>
          <w:szCs w:val="24"/>
        </w:rPr>
        <w:t>работы подрядчика (визирует бумажный вариант акта выполненных работ)</w:t>
      </w:r>
      <w:r w:rsidRPr="00101963">
        <w:rPr>
          <w:rFonts w:ascii="Arial" w:eastAsia="Calibri" w:hAnsi="Arial" w:cs="Arial"/>
          <w:szCs w:val="24"/>
        </w:rPr>
        <w:t xml:space="preserve">. </w:t>
      </w:r>
    </w:p>
    <w:p w14:paraId="13173AC0" w14:textId="77777777" w:rsidR="00D20277" w:rsidRDefault="00D20277" w:rsidP="00D20277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770A0B">
        <w:rPr>
          <w:rFonts w:eastAsiaTheme="majorEastAsia" w:cstheme="majorBidi"/>
          <w:b/>
          <w:i w:val="0"/>
          <w:caps w:val="0"/>
          <w:sz w:val="24"/>
          <w:szCs w:val="24"/>
        </w:rPr>
        <w:t>11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Регистрация факта выполнения операций диагностики</w:t>
      </w:r>
    </w:p>
    <w:p w14:paraId="7D35883A" w14:textId="77777777" w:rsidR="00197F95" w:rsidRPr="00197F95" w:rsidRDefault="00197F95" w:rsidP="00A03DDE">
      <w:pPr>
        <w:rPr>
          <w:rFonts w:eastAsiaTheme="majorEastAsia"/>
        </w:rPr>
      </w:pPr>
    </w:p>
    <w:p w14:paraId="09B806EB" w14:textId="74B05903" w:rsidR="00197F95" w:rsidRPr="00101963" w:rsidRDefault="00D67503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lastRenderedPageBreak/>
        <w:t>Регистрация факта выполнения операций диагностики</w:t>
      </w:r>
      <w:r w:rsidR="00D20277" w:rsidRPr="00A03DDE">
        <w:rPr>
          <w:rFonts w:ascii="Arial" w:eastAsia="Calibri" w:hAnsi="Arial" w:cs="Arial"/>
          <w:szCs w:val="24"/>
        </w:rPr>
        <w:t xml:space="preserve"> выполняется</w:t>
      </w:r>
      <w:r w:rsidR="00D20277" w:rsidRPr="00101963">
        <w:rPr>
          <w:rFonts w:ascii="Arial" w:eastAsia="Calibri" w:hAnsi="Arial" w:cs="Arial"/>
          <w:szCs w:val="24"/>
        </w:rPr>
        <w:t xml:space="preserve"> </w:t>
      </w:r>
      <w:r w:rsidRPr="00101963">
        <w:rPr>
          <w:rFonts w:ascii="Arial" w:eastAsia="Calibri" w:hAnsi="Arial" w:cs="Arial"/>
          <w:szCs w:val="24"/>
        </w:rPr>
        <w:t>Технолог</w:t>
      </w:r>
      <w:r w:rsidR="00D20277" w:rsidRPr="00101963">
        <w:rPr>
          <w:rFonts w:ascii="Arial" w:eastAsia="Calibri" w:hAnsi="Arial" w:cs="Arial"/>
          <w:szCs w:val="24"/>
        </w:rPr>
        <w:t>ом</w:t>
      </w:r>
      <w:r w:rsidRPr="00101963">
        <w:rPr>
          <w:rFonts w:ascii="Arial" w:eastAsia="Calibri" w:hAnsi="Arial" w:cs="Arial"/>
          <w:szCs w:val="24"/>
        </w:rPr>
        <w:t xml:space="preserve"> </w:t>
      </w:r>
      <w:ins w:id="2014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015" w:author="Serjo" w:date="2020-04-10T18:05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Pr="00101963">
        <w:rPr>
          <w:rFonts w:ascii="Arial" w:eastAsia="Calibri" w:hAnsi="Arial" w:cs="Arial"/>
          <w:szCs w:val="24"/>
        </w:rPr>
        <w:t>, Обходчик</w:t>
      </w:r>
      <w:r w:rsidR="00D20277" w:rsidRPr="00101963">
        <w:rPr>
          <w:rFonts w:ascii="Arial" w:eastAsia="Calibri" w:hAnsi="Arial" w:cs="Arial"/>
          <w:szCs w:val="24"/>
        </w:rPr>
        <w:t>ом</w:t>
      </w:r>
      <w:r w:rsidRPr="00101963">
        <w:rPr>
          <w:rFonts w:ascii="Arial" w:eastAsia="Calibri" w:hAnsi="Arial" w:cs="Arial"/>
          <w:szCs w:val="24"/>
        </w:rPr>
        <w:t xml:space="preserve"> ТОиР </w:t>
      </w:r>
      <w:ins w:id="2016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017" w:author="Serjo" w:date="2020-04-10T18:05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18" w:author="Serjo" w:date="2020-04-10T18:05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>и Специалист</w:t>
      </w:r>
      <w:r w:rsidR="00D20277" w:rsidRPr="00101963">
        <w:rPr>
          <w:rFonts w:ascii="Arial" w:eastAsia="Calibri" w:hAnsi="Arial" w:cs="Arial"/>
          <w:szCs w:val="24"/>
        </w:rPr>
        <w:t>ом</w:t>
      </w:r>
      <w:r w:rsidRPr="00101963">
        <w:rPr>
          <w:rFonts w:ascii="Arial" w:eastAsia="Calibri" w:hAnsi="Arial" w:cs="Arial"/>
          <w:szCs w:val="24"/>
        </w:rPr>
        <w:t xml:space="preserve"> по диагностике </w:t>
      </w:r>
      <w:ins w:id="2019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del w:id="2020" w:author="Serjo" w:date="2020-04-10T18:05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="00D20277" w:rsidRPr="00101963">
        <w:rPr>
          <w:rFonts w:ascii="Arial" w:eastAsia="Calibri" w:hAnsi="Arial" w:cs="Arial"/>
          <w:szCs w:val="24"/>
        </w:rPr>
        <w:t>.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D20277" w:rsidRPr="00101963">
        <w:rPr>
          <w:rFonts w:ascii="Arial" w:eastAsia="Calibri" w:hAnsi="Arial" w:cs="Arial"/>
          <w:szCs w:val="24"/>
        </w:rPr>
        <w:t xml:space="preserve">При этом </w:t>
      </w:r>
      <w:r w:rsidR="006941CB" w:rsidRPr="00101963">
        <w:rPr>
          <w:rFonts w:ascii="Arial" w:eastAsia="Calibri" w:hAnsi="Arial" w:cs="Arial"/>
          <w:szCs w:val="24"/>
        </w:rPr>
        <w:t xml:space="preserve">в системе </w:t>
      </w:r>
      <w:r w:rsidR="00D20277" w:rsidRPr="00101963">
        <w:rPr>
          <w:rFonts w:ascii="Arial" w:eastAsia="Calibri" w:hAnsi="Arial" w:cs="Arial"/>
          <w:szCs w:val="24"/>
        </w:rPr>
        <w:t xml:space="preserve">фиксируется </w:t>
      </w:r>
      <w:r w:rsidR="006941CB" w:rsidRPr="00101963">
        <w:rPr>
          <w:rFonts w:ascii="Arial" w:eastAsia="Calibri" w:hAnsi="Arial" w:cs="Arial"/>
          <w:szCs w:val="24"/>
        </w:rPr>
        <w:t xml:space="preserve">время выполнения операций диагностики </w:t>
      </w:r>
      <w:ins w:id="2021" w:author="Serjo" w:date="2020-04-08T14:24:00Z">
        <w:r w:rsidR="0034548E" w:rsidRPr="0034548E">
          <w:rPr>
            <w:rFonts w:ascii="Arial" w:eastAsia="Calibri" w:hAnsi="Arial" w:cs="Arial"/>
            <w:szCs w:val="24"/>
          </w:rPr>
          <w:t xml:space="preserve">и результаты измерений </w:t>
        </w:r>
      </w:ins>
      <w:r w:rsidR="006941CB" w:rsidRPr="00101963">
        <w:rPr>
          <w:rFonts w:ascii="Arial" w:eastAsia="Calibri" w:hAnsi="Arial" w:cs="Arial"/>
          <w:szCs w:val="24"/>
        </w:rPr>
        <w:t xml:space="preserve">в транзакции </w:t>
      </w:r>
      <w:ins w:id="2022" w:author="Serjo" w:date="2020-04-08T14:25:00Z">
        <w:r w:rsidR="0034548E">
          <w:rPr>
            <w:rFonts w:ascii="Arial" w:eastAsia="Calibri" w:hAnsi="Arial" w:cs="Arial"/>
            <w:szCs w:val="24"/>
            <w:lang w:val="en-US"/>
          </w:rPr>
          <w:t>IW</w:t>
        </w:r>
        <w:r w:rsidR="0034548E" w:rsidRPr="0034548E">
          <w:rPr>
            <w:rFonts w:ascii="Arial" w:eastAsia="Calibri" w:hAnsi="Arial" w:cs="Arial"/>
            <w:szCs w:val="24"/>
            <w:rPrChange w:id="2023" w:author="Serjo" w:date="2020-04-08T14:25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 xml:space="preserve">42 </w:t>
        </w:r>
        <w:r w:rsidR="0034548E">
          <w:rPr>
            <w:rFonts w:ascii="Arial" w:eastAsia="Calibri" w:hAnsi="Arial" w:cs="Arial"/>
            <w:szCs w:val="24"/>
          </w:rPr>
          <w:t>«</w:t>
        </w:r>
        <w:r w:rsidR="0034548E" w:rsidRPr="0034548E">
          <w:rPr>
            <w:rFonts w:ascii="Arial" w:eastAsia="Calibri" w:hAnsi="Arial" w:cs="Arial"/>
            <w:szCs w:val="24"/>
          </w:rPr>
          <w:t>Общее подтверждение</w:t>
        </w:r>
        <w:r w:rsidR="0034548E">
          <w:rPr>
            <w:rFonts w:ascii="Arial" w:eastAsia="Calibri" w:hAnsi="Arial" w:cs="Arial"/>
            <w:szCs w:val="24"/>
          </w:rPr>
          <w:t xml:space="preserve">» </w:t>
        </w:r>
      </w:ins>
      <w:del w:id="2024" w:author="Serjo" w:date="2020-04-08T14:25:00Z">
        <w:r w:rsidR="006941CB" w:rsidRPr="00101963" w:rsidDel="0034548E">
          <w:rPr>
            <w:rFonts w:ascii="Arial" w:eastAsia="Calibri" w:hAnsi="Arial" w:cs="Arial"/>
            <w:szCs w:val="24"/>
          </w:rPr>
          <w:delText>IW41</w:delText>
        </w:r>
        <w:r w:rsidR="00CE17CF" w:rsidDel="0034548E">
          <w:rPr>
            <w:rFonts w:ascii="Arial" w:eastAsia="Calibri" w:hAnsi="Arial" w:cs="Arial"/>
            <w:szCs w:val="24"/>
          </w:rPr>
          <w:delText xml:space="preserve"> – Создание документа подтверждения</w:delText>
        </w:r>
        <w:r w:rsidR="006941CB" w:rsidRPr="00101963" w:rsidDel="0034548E">
          <w:rPr>
            <w:rFonts w:ascii="Arial" w:eastAsia="Calibri" w:hAnsi="Arial" w:cs="Arial"/>
            <w:szCs w:val="24"/>
          </w:rPr>
          <w:delText xml:space="preserve"> </w:delText>
        </w:r>
      </w:del>
      <w:r w:rsidR="006941CB" w:rsidRPr="00101963">
        <w:rPr>
          <w:rFonts w:ascii="Arial" w:eastAsia="Calibri" w:hAnsi="Arial" w:cs="Arial"/>
          <w:szCs w:val="24"/>
        </w:rPr>
        <w:t xml:space="preserve">или при помощи Мобильного ТОРО. </w:t>
      </w:r>
    </w:p>
    <w:p w14:paraId="73EE23EF" w14:textId="02EEAA70" w:rsidR="00197F95" w:rsidRPr="00A03DDE" w:rsidRDefault="006941CB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При выполнении подтверждения выполненных работ</w:t>
      </w:r>
      <w:r w:rsidR="00770A0B" w:rsidRPr="00101963">
        <w:rPr>
          <w:rFonts w:ascii="Arial" w:eastAsia="Calibri" w:hAnsi="Arial" w:cs="Arial"/>
          <w:szCs w:val="24"/>
        </w:rPr>
        <w:t>,</w:t>
      </w:r>
      <w:r w:rsidRPr="00101963">
        <w:rPr>
          <w:rFonts w:ascii="Arial" w:eastAsia="Calibri" w:hAnsi="Arial" w:cs="Arial"/>
          <w:szCs w:val="24"/>
        </w:rPr>
        <w:t xml:space="preserve"> в системе настроен автоматический расчет затрат в соответствии с затраченным временем, видом работ и тарифами</w:t>
      </w:r>
      <w:r w:rsidR="000803F4" w:rsidRPr="00101963">
        <w:rPr>
          <w:rFonts w:ascii="Arial" w:eastAsia="Calibri" w:hAnsi="Arial" w:cs="Arial"/>
          <w:szCs w:val="24"/>
        </w:rPr>
        <w:t>.</w:t>
      </w:r>
      <w:r w:rsidRPr="00101963">
        <w:rPr>
          <w:rFonts w:ascii="Arial" w:eastAsia="Calibri" w:hAnsi="Arial" w:cs="Arial"/>
          <w:szCs w:val="24"/>
        </w:rPr>
        <w:t xml:space="preserve"> После выполнения подтверждения, Заказу Т</w:t>
      </w:r>
      <w:r w:rsidR="00EB16BC">
        <w:rPr>
          <w:rFonts w:ascii="Arial" w:eastAsia="Calibri" w:hAnsi="Arial" w:cs="Arial"/>
          <w:szCs w:val="24"/>
        </w:rPr>
        <w:t xml:space="preserve">ОРО присваивается статус ПДТВ </w:t>
      </w:r>
      <w:r w:rsidRPr="00101963">
        <w:rPr>
          <w:rFonts w:ascii="Arial" w:eastAsia="Calibri" w:hAnsi="Arial" w:cs="Arial"/>
          <w:szCs w:val="24"/>
        </w:rPr>
        <w:t xml:space="preserve">«Подтверждено». В системе </w:t>
      </w:r>
      <w:r w:rsidR="007830EE" w:rsidRPr="00101963">
        <w:rPr>
          <w:rFonts w:ascii="Arial" w:eastAsia="Calibri" w:hAnsi="Arial" w:cs="Arial"/>
          <w:szCs w:val="24"/>
        </w:rPr>
        <w:t>запрещены</w:t>
      </w:r>
      <w:r w:rsidRPr="00101963">
        <w:rPr>
          <w:rFonts w:ascii="Arial" w:eastAsia="Calibri" w:hAnsi="Arial" w:cs="Arial"/>
          <w:szCs w:val="24"/>
        </w:rPr>
        <w:t xml:space="preserve"> ручные корректировки документа подтверждения и выполненных проводок. </w:t>
      </w:r>
    </w:p>
    <w:p w14:paraId="11E57B5E" w14:textId="216CE23C" w:rsidR="00E93146" w:rsidRPr="00101963" w:rsidRDefault="00E93146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Для сторнирования подтверждения операций заказа ТОРО используется транзакция IW45</w:t>
      </w:r>
      <w:r w:rsidR="00A27392">
        <w:rPr>
          <w:rFonts w:ascii="Arial" w:eastAsia="Calibri" w:hAnsi="Arial" w:cs="Arial"/>
          <w:szCs w:val="24"/>
        </w:rPr>
        <w:t xml:space="preserve"> «</w:t>
      </w:r>
      <w:r w:rsidR="00CE17CF">
        <w:rPr>
          <w:rFonts w:ascii="Arial" w:eastAsia="Calibri" w:hAnsi="Arial" w:cs="Arial"/>
          <w:szCs w:val="24"/>
        </w:rPr>
        <w:t>Подтверждение к заказу ТОРО</w:t>
      </w:r>
      <w:r w:rsidR="00A27392">
        <w:rPr>
          <w:rFonts w:ascii="Arial" w:eastAsia="Calibri" w:hAnsi="Arial" w:cs="Arial"/>
          <w:szCs w:val="24"/>
        </w:rPr>
        <w:t>»</w:t>
      </w:r>
      <w:r w:rsidRPr="00101963">
        <w:rPr>
          <w:rFonts w:ascii="Arial" w:eastAsia="Calibri" w:hAnsi="Arial" w:cs="Arial"/>
          <w:szCs w:val="24"/>
        </w:rPr>
        <w:t>. При этом снимается индикатор в колонке "Подтверждение частичн./окончательного выполнения" (галочка) и создаётся ещё одна строка с индикатором "Документ сторнирован".</w:t>
      </w:r>
      <w:r w:rsidRPr="00A03DDE">
        <w:rPr>
          <w:rFonts w:ascii="Arial" w:eastAsia="Calibri" w:hAnsi="Arial" w:cs="Arial"/>
          <w:szCs w:val="24"/>
        </w:rPr>
        <w:t xml:space="preserve"> </w:t>
      </w:r>
      <w:r w:rsidRPr="00101963">
        <w:rPr>
          <w:rFonts w:ascii="Arial" w:eastAsia="Calibri" w:hAnsi="Arial" w:cs="Arial"/>
          <w:szCs w:val="24"/>
        </w:rPr>
        <w:t>При сторнировании подтверждения необходимо указать причину</w:t>
      </w:r>
      <w:r w:rsidR="001A2C67" w:rsidRPr="00101963">
        <w:rPr>
          <w:rFonts w:ascii="Arial" w:eastAsia="Calibri" w:hAnsi="Arial" w:cs="Arial"/>
          <w:szCs w:val="24"/>
        </w:rPr>
        <w:t xml:space="preserve"> сторнирования.</w:t>
      </w:r>
    </w:p>
    <w:p w14:paraId="2BBA7C39" w14:textId="77777777" w:rsidR="006941CB" w:rsidRPr="00101963" w:rsidRDefault="00EC6F87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Процесс фиксирования подтверждений выполнения операций в Мобильном ТОРО будет проводится автоматически по факту завершения операции, используя интерфейс мобильного терминала. Перед началом работ по операции наряд-задания, нужно будет выбрать наряд-задание на мобильном терминале и перейти на экран списка операций. Для начала работ по конкретной операции наряд-задания необходимо будет приложить мобильный терминал к NFC-метке. Список операций будет ограничен операциями по единице оборудования, соответствующей данной NFC-метке. Для фиксирования факта начала работ, на ограниченном списке необходимо выбрать операцию и на экране с подробными данными операции </w:t>
      </w:r>
      <w:r w:rsidR="006F714E" w:rsidRPr="00101963">
        <w:rPr>
          <w:rFonts w:ascii="Arial" w:eastAsia="Calibri" w:hAnsi="Arial" w:cs="Arial"/>
          <w:szCs w:val="24"/>
        </w:rPr>
        <w:t>выбрать меню</w:t>
      </w:r>
      <w:r w:rsidRPr="00101963">
        <w:rPr>
          <w:rFonts w:ascii="Arial" w:eastAsia="Calibri" w:hAnsi="Arial" w:cs="Arial"/>
          <w:szCs w:val="24"/>
        </w:rPr>
        <w:t xml:space="preserve"> «</w:t>
      </w:r>
      <w:r w:rsidR="006F714E" w:rsidRPr="00101963">
        <w:rPr>
          <w:rFonts w:ascii="Arial" w:eastAsia="Calibri" w:hAnsi="Arial" w:cs="Arial"/>
          <w:szCs w:val="24"/>
        </w:rPr>
        <w:t>Запустить</w:t>
      </w:r>
      <w:r w:rsidRPr="00101963">
        <w:rPr>
          <w:rFonts w:ascii="Arial" w:eastAsia="Calibri" w:hAnsi="Arial" w:cs="Arial"/>
          <w:szCs w:val="24"/>
        </w:rPr>
        <w:t xml:space="preserve">». Без сканирования NFC-метки нельзя зафиксировать начало </w:t>
      </w:r>
      <w:r w:rsidR="006F714E" w:rsidRPr="00101963">
        <w:rPr>
          <w:rFonts w:ascii="Arial" w:eastAsia="Calibri" w:hAnsi="Arial" w:cs="Arial"/>
          <w:szCs w:val="24"/>
        </w:rPr>
        <w:t xml:space="preserve">и окончание </w:t>
      </w:r>
      <w:r w:rsidRPr="00101963">
        <w:rPr>
          <w:rFonts w:ascii="Arial" w:eastAsia="Calibri" w:hAnsi="Arial" w:cs="Arial"/>
          <w:szCs w:val="24"/>
        </w:rPr>
        <w:t>работ по операции. По завершению работ необходимо нажать кнопку «Завершить», доступную после начала работ по операции. Нажатие кнопки «Завершить» инициирует автоматический расчет времени, проведенного на работу по данной операции и созда</w:t>
      </w:r>
      <w:r w:rsidR="006F714E" w:rsidRPr="00101963">
        <w:rPr>
          <w:rFonts w:ascii="Arial" w:eastAsia="Calibri" w:hAnsi="Arial" w:cs="Arial"/>
          <w:szCs w:val="24"/>
        </w:rPr>
        <w:t xml:space="preserve">ния 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6F714E" w:rsidRPr="00101963">
        <w:rPr>
          <w:rFonts w:ascii="Arial" w:eastAsia="Calibri" w:hAnsi="Arial" w:cs="Arial"/>
          <w:szCs w:val="24"/>
        </w:rPr>
        <w:t xml:space="preserve">документа </w:t>
      </w:r>
      <w:r w:rsidRPr="00101963">
        <w:rPr>
          <w:rFonts w:ascii="Arial" w:eastAsia="Calibri" w:hAnsi="Arial" w:cs="Arial"/>
          <w:szCs w:val="24"/>
        </w:rPr>
        <w:t>подтверждени</w:t>
      </w:r>
      <w:r w:rsidR="006F714E" w:rsidRPr="00101963">
        <w:rPr>
          <w:rFonts w:ascii="Arial" w:eastAsia="Calibri" w:hAnsi="Arial" w:cs="Arial"/>
          <w:szCs w:val="24"/>
        </w:rPr>
        <w:t>я</w:t>
      </w:r>
      <w:r w:rsidRPr="00101963">
        <w:rPr>
          <w:rFonts w:ascii="Arial" w:eastAsia="Calibri" w:hAnsi="Arial" w:cs="Arial"/>
          <w:szCs w:val="24"/>
        </w:rPr>
        <w:t xml:space="preserve"> ТОРО на мобильном терминале. Подтверждение ТОРО, созданное на мобильном терминале, бу</w:t>
      </w:r>
      <w:r w:rsidR="000B2F7B">
        <w:rPr>
          <w:rFonts w:ascii="Arial" w:eastAsia="Calibri" w:hAnsi="Arial" w:cs="Arial"/>
          <w:szCs w:val="24"/>
        </w:rPr>
        <w:t>дет отражено в системе SAP S/4</w:t>
      </w:r>
      <w:r w:rsidRPr="00101963">
        <w:rPr>
          <w:rFonts w:ascii="Arial" w:eastAsia="Calibri" w:hAnsi="Arial" w:cs="Arial"/>
          <w:szCs w:val="24"/>
        </w:rPr>
        <w:t>HANA.</w:t>
      </w:r>
    </w:p>
    <w:p w14:paraId="2C3C5D97" w14:textId="4C6C1C18" w:rsidR="00770A0B" w:rsidRDefault="00197F95" w:rsidP="00BC7595">
      <w:pPr>
        <w:pStyle w:val="afff4"/>
        <w:ind w:firstLine="567"/>
        <w:rPr>
          <w:ins w:id="2025" w:author="Serjo" w:date="2020-04-15T11:38:00Z"/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После регистрации факта выполнения диагностики проводится проверка результатов</w:t>
      </w:r>
      <w:r w:rsidR="00CE14B3" w:rsidRPr="00224B02">
        <w:rPr>
          <w:rFonts w:ascii="Arial" w:eastAsia="Calibri" w:hAnsi="Arial" w:cs="Arial"/>
          <w:szCs w:val="24"/>
        </w:rPr>
        <w:t xml:space="preserve"> </w:t>
      </w:r>
      <w:r w:rsidR="00CE14B3">
        <w:rPr>
          <w:rFonts w:ascii="Arial" w:eastAsia="Calibri" w:hAnsi="Arial" w:cs="Arial"/>
          <w:szCs w:val="24"/>
        </w:rPr>
        <w:t xml:space="preserve">диагностики </w:t>
      </w:r>
      <w:r w:rsidR="0085151F">
        <w:rPr>
          <w:rFonts w:ascii="Arial" w:eastAsia="Calibri" w:hAnsi="Arial" w:cs="Arial"/>
          <w:szCs w:val="24"/>
        </w:rPr>
        <w:t>(проверка описана в шаге №115)</w:t>
      </w:r>
      <w:r w:rsidRPr="00101963">
        <w:rPr>
          <w:rFonts w:ascii="Arial" w:eastAsia="Calibri" w:hAnsi="Arial" w:cs="Arial"/>
          <w:szCs w:val="24"/>
        </w:rPr>
        <w:t>.</w:t>
      </w:r>
    </w:p>
    <w:p w14:paraId="00C9CCF7" w14:textId="48A7D4E8" w:rsidR="006656BD" w:rsidRPr="00E14379" w:rsidRDefault="006656BD" w:rsidP="00BC7595">
      <w:pPr>
        <w:pStyle w:val="afff4"/>
        <w:ind w:firstLine="567"/>
        <w:rPr>
          <w:rFonts w:ascii="Arial" w:eastAsia="Calibri" w:hAnsi="Arial" w:cs="Arial"/>
        </w:rPr>
      </w:pPr>
      <w:ins w:id="2026" w:author="Serjo" w:date="2020-04-15T11:38:00Z">
        <w:r>
          <w:rPr>
            <w:rFonts w:ascii="Arial" w:eastAsia="Calibri" w:hAnsi="Arial" w:cs="Arial"/>
            <w:szCs w:val="24"/>
          </w:rPr>
          <w:t xml:space="preserve">Из системы АСДМ </w:t>
        </w:r>
      </w:ins>
      <w:ins w:id="2027" w:author="Serjo" w:date="2020-04-15T11:39:00Z">
        <w:r>
          <w:rPr>
            <w:rFonts w:ascii="Arial" w:eastAsia="Calibri" w:hAnsi="Arial" w:cs="Arial"/>
            <w:szCs w:val="24"/>
          </w:rPr>
          <w:t xml:space="preserve">выгружаются данные с результатом диагностики </w:t>
        </w:r>
      </w:ins>
      <w:ins w:id="2028" w:author="Serjo" w:date="2020-04-15T11:40:00Z">
        <w:r>
          <w:rPr>
            <w:rFonts w:ascii="Arial" w:eastAsia="Calibri" w:hAnsi="Arial" w:cs="Arial"/>
            <w:szCs w:val="24"/>
          </w:rPr>
          <w:t>(</w:t>
        </w:r>
        <w:r>
          <w:rPr>
            <w:rFonts w:ascii="Arial" w:hAnsi="Arial" w:cs="Times New Roman"/>
            <w:szCs w:val="28"/>
          </w:rPr>
          <w:t>Заключение</w:t>
        </w:r>
        <w:r w:rsidRPr="008934B6">
          <w:rPr>
            <w:rFonts w:ascii="Arial" w:hAnsi="Arial" w:cs="Times New Roman"/>
            <w:szCs w:val="28"/>
          </w:rPr>
          <w:t xml:space="preserve"> о техническом состоянии оборудования</w:t>
        </w:r>
        <w:r>
          <w:rPr>
            <w:rFonts w:ascii="Arial" w:eastAsia="Calibri" w:hAnsi="Arial" w:cs="Arial"/>
            <w:szCs w:val="24"/>
          </w:rPr>
          <w:t>)</w:t>
        </w:r>
      </w:ins>
      <w:ins w:id="2029" w:author="Serjo" w:date="2020-04-15T11:41:00Z">
        <w:r>
          <w:rPr>
            <w:rFonts w:ascii="Arial" w:eastAsia="Calibri" w:hAnsi="Arial" w:cs="Arial"/>
            <w:szCs w:val="24"/>
          </w:rPr>
          <w:t xml:space="preserve">, включающие </w:t>
        </w:r>
        <w:r>
          <w:rPr>
            <w:rFonts w:ascii="Arial" w:hAnsi="Arial" w:cs="Arial"/>
            <w:color w:val="000000"/>
          </w:rPr>
          <w:t>рекомендации по техническому обслуживанию и ремонту оборудования, рекомендации по дальнейшей эксплуатации и воздействиям для поддержания или улучшения технического состояния оборудования, а также рекомендации по изменению периодичности дальнейшего диагностирования, в виде файла формата</w:t>
        </w:r>
        <w:r w:rsidR="00E14379">
          <w:rPr>
            <w:rFonts w:ascii="Arial" w:hAnsi="Arial" w:cs="Arial"/>
            <w:color w:val="000000"/>
          </w:rPr>
          <w:t xml:space="preserve"> </w:t>
        </w:r>
        <w:r w:rsidR="00E14379">
          <w:rPr>
            <w:rFonts w:ascii="Arial" w:hAnsi="Arial" w:cs="Arial"/>
            <w:color w:val="000000"/>
            <w:lang w:val="en-US"/>
          </w:rPr>
          <w:t>PDF</w:t>
        </w:r>
        <w:r w:rsidR="00E14379" w:rsidRPr="00E14379">
          <w:rPr>
            <w:rFonts w:ascii="Arial" w:hAnsi="Arial" w:cs="Arial"/>
            <w:color w:val="000000"/>
            <w:rPrChange w:id="2030" w:author="Serjo" w:date="2020-04-15T11:41:00Z">
              <w:rPr>
                <w:rFonts w:ascii="Arial" w:hAnsi="Arial" w:cs="Arial"/>
                <w:color w:val="000000"/>
                <w:lang w:val="en-US"/>
              </w:rPr>
            </w:rPrChange>
          </w:rPr>
          <w:t>.</w:t>
        </w:r>
      </w:ins>
    </w:p>
    <w:p w14:paraId="22DF3D41" w14:textId="77777777" w:rsidR="00770A0B" w:rsidRDefault="00770A0B" w:rsidP="00770A0B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115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Контроль результатов диагностики</w:t>
      </w:r>
    </w:p>
    <w:p w14:paraId="693DA075" w14:textId="77777777" w:rsidR="00197F95" w:rsidRPr="00197F95" w:rsidRDefault="00197F95" w:rsidP="00A03DDE">
      <w:pPr>
        <w:rPr>
          <w:rFonts w:eastAsiaTheme="majorEastAsia"/>
        </w:rPr>
      </w:pPr>
    </w:p>
    <w:p w14:paraId="7C418B08" w14:textId="3D037C29" w:rsidR="008D3381" w:rsidRPr="00224B02" w:rsidRDefault="0098166D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Контроль результатов диагностики</w:t>
      </w:r>
      <w:r w:rsidR="00770A0B" w:rsidRPr="00101963">
        <w:rPr>
          <w:rFonts w:ascii="Arial" w:eastAsia="Calibri" w:hAnsi="Arial" w:cs="Arial"/>
          <w:szCs w:val="24"/>
        </w:rPr>
        <w:t xml:space="preserve"> выполняет</w:t>
      </w:r>
      <w:r w:rsidRPr="00101963">
        <w:rPr>
          <w:rFonts w:ascii="Arial" w:eastAsia="Calibri" w:hAnsi="Arial" w:cs="Arial"/>
          <w:szCs w:val="24"/>
        </w:rPr>
        <w:t xml:space="preserve"> Главный специалист ТОиР </w:t>
      </w:r>
      <w:ins w:id="203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032" w:author="Serjo" w:date="2020-04-10T18:06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del w:id="2033" w:author="Serjo" w:date="2020-04-08T16:40:00Z">
        <w:r w:rsidRPr="00101963" w:rsidDel="00626396">
          <w:rPr>
            <w:rFonts w:ascii="Arial" w:eastAsia="Calibri" w:hAnsi="Arial" w:cs="Arial"/>
            <w:szCs w:val="24"/>
          </w:rPr>
          <w:delText>, при получении отчета о результатах диагностики</w:delText>
        </w:r>
      </w:del>
      <w:r w:rsidR="00EF2C99">
        <w:rPr>
          <w:rFonts w:ascii="Arial" w:eastAsia="Calibri" w:hAnsi="Arial" w:cs="Arial"/>
          <w:szCs w:val="24"/>
        </w:rPr>
        <w:t xml:space="preserve"> </w:t>
      </w:r>
      <w:ins w:id="2034" w:author="Serjo" w:date="2020-04-08T14:34:00Z">
        <w:r w:rsidR="00F80D52">
          <w:rPr>
            <w:rFonts w:ascii="Arial" w:eastAsia="Calibri" w:hAnsi="Arial" w:cs="Arial"/>
            <w:szCs w:val="24"/>
          </w:rPr>
          <w:t xml:space="preserve">в транзакции </w:t>
        </w:r>
        <w:r w:rsidR="00F80D52" w:rsidRPr="00F80D52">
          <w:rPr>
            <w:rFonts w:ascii="Arial" w:eastAsia="Calibri" w:hAnsi="Arial" w:cs="Arial"/>
            <w:szCs w:val="24"/>
          </w:rPr>
          <w:t xml:space="preserve">ZPM_DOCIZM </w:t>
        </w:r>
      </w:ins>
      <w:r w:rsidR="00EF2C99">
        <w:rPr>
          <w:rFonts w:ascii="Arial" w:eastAsia="Calibri" w:hAnsi="Arial" w:cs="Arial"/>
          <w:szCs w:val="24"/>
        </w:rPr>
        <w:t xml:space="preserve">(Разработка </w:t>
      </w:r>
      <w:r w:rsidR="00EF2C99">
        <w:rPr>
          <w:rFonts w:ascii="Arial" w:eastAsia="Calibri" w:hAnsi="Arial" w:cs="Arial"/>
          <w:szCs w:val="24"/>
          <w:lang w:val="en-US"/>
        </w:rPr>
        <w:t>PM</w:t>
      </w:r>
      <w:ins w:id="2035" w:author="Serjo" w:date="2020-04-08T14:34:00Z">
        <w:r w:rsidR="00F80D52">
          <w:rPr>
            <w:rFonts w:ascii="Arial" w:eastAsia="Calibri" w:hAnsi="Arial" w:cs="Arial"/>
            <w:szCs w:val="24"/>
          </w:rPr>
          <w:t>07</w:t>
        </w:r>
      </w:ins>
      <w:del w:id="2036" w:author="Serjo" w:date="2020-04-08T14:34:00Z">
        <w:r w:rsidR="00470B81" w:rsidDel="00F80D52">
          <w:rPr>
            <w:rFonts w:ascii="Arial" w:eastAsia="Calibri" w:hAnsi="Arial" w:cs="Arial"/>
            <w:szCs w:val="24"/>
          </w:rPr>
          <w:delText>7</w:delText>
        </w:r>
        <w:r w:rsidR="003D198A" w:rsidRPr="003D198A" w:rsidDel="00F80D52">
          <w:rPr>
            <w:rFonts w:ascii="Arial" w:eastAsia="Calibri" w:hAnsi="Arial" w:cs="Arial"/>
            <w:szCs w:val="24"/>
          </w:rPr>
          <w:delText>8</w:delText>
        </w:r>
      </w:del>
      <w:ins w:id="2037" w:author="Serjo" w:date="2020-04-09T17:15:00Z">
        <w:r w:rsidR="008579DC">
          <w:rPr>
            <w:rFonts w:ascii="Arial" w:eastAsia="Calibri" w:hAnsi="Arial" w:cs="Arial"/>
            <w:szCs w:val="24"/>
          </w:rPr>
          <w:t xml:space="preserve"> «</w:t>
        </w:r>
      </w:ins>
      <w:ins w:id="2038" w:author="Serjo" w:date="2020-04-27T17:09:00Z">
        <w:r w:rsidR="008526E9" w:rsidRPr="008526E9">
          <w:rPr>
            <w:rFonts w:ascii="Arial" w:hAnsi="Arial" w:cs="Arial"/>
          </w:rPr>
          <w:t>Расширение стандартного отчета</w:t>
        </w:r>
        <w:r w:rsidR="008526E9">
          <w:rPr>
            <w:rFonts w:ascii="Arial" w:hAnsi="Arial" w:cs="Arial"/>
          </w:rPr>
          <w:t xml:space="preserve"> просмотра </w:t>
        </w:r>
        <w:r w:rsidR="008526E9">
          <w:rPr>
            <w:rFonts w:ascii="Arial" w:hAnsi="Arial" w:cs="Arial"/>
          </w:rPr>
          <w:lastRenderedPageBreak/>
          <w:t>списка документов измерений</w:t>
        </w:r>
      </w:ins>
      <w:ins w:id="2039" w:author="Serjo" w:date="2020-04-09T17:15:00Z">
        <w:r w:rsidR="008579DC">
          <w:rPr>
            <w:rFonts w:ascii="Arial" w:eastAsia="Calibri" w:hAnsi="Arial" w:cs="Arial"/>
            <w:szCs w:val="24"/>
          </w:rPr>
          <w:t>»</w:t>
        </w:r>
      </w:ins>
      <w:r w:rsidR="008E5B6F">
        <w:rPr>
          <w:rFonts w:ascii="Arial" w:eastAsia="Calibri" w:hAnsi="Arial" w:cs="Arial"/>
          <w:szCs w:val="24"/>
        </w:rPr>
        <w:t>,</w:t>
      </w:r>
      <w:r w:rsidR="008E5B6F" w:rsidRPr="008E5B6F">
        <w:rPr>
          <w:rFonts w:ascii="Arial" w:eastAsia="Calibri" w:hAnsi="Arial" w:cs="Arial"/>
          <w:szCs w:val="24"/>
        </w:rPr>
        <w:t xml:space="preserve"> </w:t>
      </w:r>
      <w:r w:rsidR="008E5B6F">
        <w:rPr>
          <w:rFonts w:ascii="Arial" w:eastAsia="Calibri" w:hAnsi="Arial" w:cs="Arial"/>
          <w:szCs w:val="24"/>
        </w:rPr>
        <w:t xml:space="preserve">использует данные транзакций </w:t>
      </w:r>
      <w:r w:rsidR="008E5B6F">
        <w:rPr>
          <w:rFonts w:ascii="Arial" w:eastAsia="Calibri" w:hAnsi="Arial" w:cs="Arial"/>
          <w:szCs w:val="24"/>
          <w:lang w:val="en-US"/>
        </w:rPr>
        <w:t>IK</w:t>
      </w:r>
      <w:r w:rsidR="00830F85">
        <w:rPr>
          <w:rFonts w:ascii="Arial" w:eastAsia="Calibri" w:hAnsi="Arial" w:cs="Arial"/>
          <w:szCs w:val="24"/>
        </w:rPr>
        <w:t xml:space="preserve">17 </w:t>
      </w:r>
      <w:r w:rsidR="008E5B6F">
        <w:rPr>
          <w:rFonts w:ascii="Arial" w:eastAsia="Calibri" w:hAnsi="Arial" w:cs="Arial"/>
          <w:szCs w:val="24"/>
        </w:rPr>
        <w:t xml:space="preserve">«Просмотр документов измерений» и </w:t>
      </w:r>
      <w:r w:rsidR="008E5B6F">
        <w:rPr>
          <w:rFonts w:ascii="Arial" w:eastAsia="Calibri" w:hAnsi="Arial" w:cs="Arial"/>
          <w:szCs w:val="24"/>
          <w:lang w:val="en-US"/>
        </w:rPr>
        <w:t>IW</w:t>
      </w:r>
      <w:r w:rsidR="008E5B6F" w:rsidRPr="008E5B6F">
        <w:rPr>
          <w:rFonts w:ascii="Arial" w:eastAsia="Calibri" w:hAnsi="Arial" w:cs="Arial"/>
          <w:szCs w:val="24"/>
        </w:rPr>
        <w:t>4</w:t>
      </w:r>
      <w:ins w:id="2040" w:author="Serjo" w:date="2020-04-08T14:26:00Z">
        <w:r w:rsidR="0034548E">
          <w:rPr>
            <w:rFonts w:ascii="Arial" w:eastAsia="Calibri" w:hAnsi="Arial" w:cs="Arial"/>
            <w:szCs w:val="24"/>
          </w:rPr>
          <w:t>7</w:t>
        </w:r>
      </w:ins>
      <w:del w:id="2041" w:author="Serjo" w:date="2020-04-08T14:26:00Z">
        <w:r w:rsidR="008E5B6F" w:rsidRPr="008E5B6F" w:rsidDel="0034548E">
          <w:rPr>
            <w:rFonts w:ascii="Arial" w:eastAsia="Calibri" w:hAnsi="Arial" w:cs="Arial"/>
            <w:szCs w:val="24"/>
          </w:rPr>
          <w:delText>5</w:delText>
        </w:r>
      </w:del>
      <w:r w:rsidR="008E5B6F" w:rsidRPr="008E5B6F">
        <w:rPr>
          <w:rFonts w:ascii="Arial" w:eastAsia="Calibri" w:hAnsi="Arial" w:cs="Arial"/>
          <w:szCs w:val="24"/>
        </w:rPr>
        <w:t xml:space="preserve"> </w:t>
      </w:r>
      <w:r w:rsidR="008E5B6F">
        <w:rPr>
          <w:rFonts w:ascii="Arial" w:eastAsia="Calibri" w:hAnsi="Arial" w:cs="Arial"/>
          <w:szCs w:val="24"/>
        </w:rPr>
        <w:t>«Просмотр подтверждений</w:t>
      </w:r>
      <w:r w:rsidR="008E5B6F" w:rsidRPr="008E5B6F">
        <w:rPr>
          <w:rFonts w:ascii="Arial" w:eastAsia="Calibri" w:hAnsi="Arial" w:cs="Arial"/>
          <w:szCs w:val="24"/>
        </w:rPr>
        <w:t xml:space="preserve"> заказов ТОРО</w:t>
      </w:r>
      <w:r w:rsidR="008E5B6F">
        <w:rPr>
          <w:rFonts w:ascii="Arial" w:eastAsia="Calibri" w:hAnsi="Arial" w:cs="Arial"/>
          <w:szCs w:val="24"/>
        </w:rPr>
        <w:t>»</w:t>
      </w:r>
      <w:r w:rsidR="00EF2C99">
        <w:rPr>
          <w:rFonts w:ascii="Arial" w:eastAsia="Calibri" w:hAnsi="Arial" w:cs="Arial"/>
          <w:szCs w:val="24"/>
        </w:rPr>
        <w:t>)</w:t>
      </w:r>
      <w:r w:rsidR="00770A0B" w:rsidRPr="00101963">
        <w:rPr>
          <w:rFonts w:ascii="Arial" w:eastAsia="Calibri" w:hAnsi="Arial" w:cs="Arial"/>
          <w:szCs w:val="24"/>
        </w:rPr>
        <w:t xml:space="preserve">. Результаты </w:t>
      </w:r>
      <w:r w:rsidRPr="00101963">
        <w:rPr>
          <w:rFonts w:ascii="Arial" w:eastAsia="Calibri" w:hAnsi="Arial" w:cs="Arial"/>
          <w:szCs w:val="24"/>
        </w:rPr>
        <w:t>диагностики</w:t>
      </w:r>
      <w:r w:rsidR="00770A0B" w:rsidRPr="00101963">
        <w:rPr>
          <w:rFonts w:ascii="Arial" w:eastAsia="Calibri" w:hAnsi="Arial" w:cs="Arial"/>
          <w:szCs w:val="24"/>
        </w:rPr>
        <w:t xml:space="preserve"> проверяются</w:t>
      </w:r>
      <w:r w:rsidRPr="00101963">
        <w:rPr>
          <w:rFonts w:ascii="Arial" w:eastAsia="Calibri" w:hAnsi="Arial" w:cs="Arial"/>
          <w:szCs w:val="24"/>
        </w:rPr>
        <w:t xml:space="preserve"> на корректность отражения</w:t>
      </w:r>
      <w:r w:rsidR="00770A0B" w:rsidRPr="00101963">
        <w:rPr>
          <w:rFonts w:ascii="Arial" w:eastAsia="Calibri" w:hAnsi="Arial" w:cs="Arial"/>
          <w:szCs w:val="24"/>
        </w:rPr>
        <w:t xml:space="preserve"> в системе</w:t>
      </w:r>
      <w:r w:rsidRPr="00101963">
        <w:rPr>
          <w:rFonts w:ascii="Arial" w:eastAsia="Calibri" w:hAnsi="Arial" w:cs="Arial"/>
          <w:szCs w:val="24"/>
        </w:rPr>
        <w:t xml:space="preserve"> и соответствие полученным результатам, полноту выполнения и наличие рекомендаций.</w:t>
      </w:r>
    </w:p>
    <w:p w14:paraId="2860F39E" w14:textId="52D33739" w:rsidR="00D35A07" w:rsidRDefault="0098166D" w:rsidP="00BC7595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В случае выявления замечаний или рекомендаций, выясняет причины и</w:t>
      </w:r>
      <w:r w:rsidR="000A32FF" w:rsidRPr="00101963">
        <w:rPr>
          <w:rFonts w:ascii="Arial" w:eastAsia="Calibri" w:hAnsi="Arial" w:cs="Arial"/>
          <w:szCs w:val="24"/>
        </w:rPr>
        <w:t>ли</w:t>
      </w:r>
      <w:r w:rsidRPr="00101963">
        <w:rPr>
          <w:rFonts w:ascii="Arial" w:eastAsia="Calibri" w:hAnsi="Arial" w:cs="Arial"/>
          <w:szCs w:val="24"/>
        </w:rPr>
        <w:t xml:space="preserve"> устраняет в зависимости от замечания (корректирует в системе, инициирует работы по дополнительной диагностике). В случае отсутствия замечаний инициирует техническое закрытие заказа</w:t>
      </w:r>
      <w:r w:rsidR="000A32FF" w:rsidRPr="00101963">
        <w:rPr>
          <w:rFonts w:ascii="Arial" w:eastAsia="Calibri" w:hAnsi="Arial" w:cs="Arial"/>
          <w:szCs w:val="24"/>
        </w:rPr>
        <w:t>, а</w:t>
      </w:r>
      <w:r w:rsidRPr="00101963">
        <w:rPr>
          <w:rFonts w:ascii="Arial" w:eastAsia="Calibri" w:hAnsi="Arial" w:cs="Arial"/>
          <w:szCs w:val="24"/>
        </w:rPr>
        <w:t xml:space="preserve"> в случае подрядных работ</w:t>
      </w:r>
      <w:r w:rsidR="000A32FF" w:rsidRPr="00101963">
        <w:rPr>
          <w:rFonts w:ascii="Arial" w:eastAsia="Calibri" w:hAnsi="Arial" w:cs="Arial"/>
          <w:szCs w:val="24"/>
        </w:rPr>
        <w:t>, инициирует</w:t>
      </w:r>
      <w:r w:rsidRPr="00101963">
        <w:rPr>
          <w:rFonts w:ascii="Arial" w:eastAsia="Calibri" w:hAnsi="Arial" w:cs="Arial"/>
          <w:szCs w:val="24"/>
        </w:rPr>
        <w:t xml:space="preserve"> передачу подписанного акта выполненных работ для регистрации приемки работ/услуг</w:t>
      </w:r>
      <w:r w:rsidR="000A32FF" w:rsidRPr="00101963">
        <w:rPr>
          <w:rFonts w:ascii="Arial" w:eastAsia="Calibri" w:hAnsi="Arial" w:cs="Arial"/>
          <w:szCs w:val="24"/>
        </w:rPr>
        <w:t xml:space="preserve"> в процесс ПП-10.04.05-ERP «Управление обязательствами по закупке работ и услуг»</w:t>
      </w:r>
      <w:r w:rsidR="00770A0B" w:rsidRPr="00101963">
        <w:rPr>
          <w:rFonts w:ascii="Arial" w:eastAsia="Calibri" w:hAnsi="Arial" w:cs="Arial"/>
          <w:szCs w:val="24"/>
        </w:rPr>
        <w:t xml:space="preserve"> (</w:t>
      </w:r>
      <w:del w:id="2042" w:author="Serjo" w:date="2020-04-09T15:48:00Z">
        <w:r w:rsidR="00770A0B" w:rsidRPr="00101963" w:rsidDel="00A119DE">
          <w:rPr>
            <w:rFonts w:ascii="Arial" w:eastAsia="Calibri" w:hAnsi="Arial" w:cs="Arial"/>
            <w:szCs w:val="24"/>
          </w:rPr>
          <w:delText xml:space="preserve">п.5.2.5 </w:delText>
        </w:r>
      </w:del>
      <w:r w:rsidR="00770A0B" w:rsidRPr="00101963">
        <w:rPr>
          <w:rFonts w:ascii="Arial" w:eastAsia="Calibri" w:hAnsi="Arial" w:cs="Arial"/>
          <w:szCs w:val="24"/>
        </w:rPr>
        <w:t xml:space="preserve">КД </w:t>
      </w:r>
      <w:ins w:id="2043" w:author="Serjo" w:date="2020-04-09T15:48:00Z">
        <w:r w:rsidR="00A119DE">
          <w:rPr>
            <w:rFonts w:ascii="Arial" w:eastAsia="Calibri" w:hAnsi="Arial" w:cs="Arial"/>
            <w:szCs w:val="24"/>
          </w:rPr>
          <w:t>«</w:t>
        </w:r>
      </w:ins>
      <w:del w:id="2044" w:author="Владимир Лаут" w:date="2021-03-15T12:14:00Z">
        <w:r w:rsidR="002261A9" w:rsidRPr="002261A9" w:rsidDel="00530700">
          <w:rPr>
            <w:rFonts w:ascii="Arial" w:eastAsia="Calibri" w:hAnsi="Arial" w:cs="Arial"/>
            <w:szCs w:val="24"/>
          </w:rPr>
          <w:delText>ERP.</w:delText>
        </w:r>
      </w:del>
      <w:ins w:id="2045" w:author="Serjo" w:date="2020-04-09T15:48:00Z">
        <w:del w:id="2046" w:author="Владимир Лаут" w:date="2021-03-15T12:14:00Z">
          <w:r w:rsidR="00A119DE"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2047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del w:id="2048" w:author="Serjo" w:date="2020-04-09T15:48:00Z">
        <w:r w:rsidR="002261A9" w:rsidRPr="002261A9" w:rsidDel="00A119DE">
          <w:rPr>
            <w:rFonts w:ascii="Arial" w:eastAsia="Calibri" w:hAnsi="Arial" w:cs="Arial"/>
            <w:szCs w:val="24"/>
          </w:rPr>
          <w:delText>5.1</w:delText>
        </w:r>
      </w:del>
      <w:r w:rsidR="002261A9" w:rsidRPr="002261A9">
        <w:rPr>
          <w:rFonts w:ascii="Arial" w:eastAsia="Calibri" w:hAnsi="Arial" w:cs="Arial"/>
          <w:szCs w:val="24"/>
        </w:rPr>
        <w:t>.59_</w:t>
      </w:r>
      <w:ins w:id="2049" w:author="Serjo" w:date="2020-04-09T15:49:00Z">
        <w:r w:rsidR="00A119DE">
          <w:rPr>
            <w:rFonts w:ascii="Arial" w:eastAsia="Calibri" w:hAnsi="Arial" w:cs="Arial"/>
            <w:szCs w:val="24"/>
            <w:lang w:val="en-US"/>
          </w:rPr>
          <w:t>MM</w:t>
        </w:r>
        <w:r w:rsidR="00A119DE">
          <w:rPr>
            <w:rFonts w:ascii="Arial" w:eastAsia="Calibri" w:hAnsi="Arial" w:cs="Arial"/>
            <w:szCs w:val="24"/>
          </w:rPr>
          <w:t>_КД_</w:t>
        </w:r>
      </w:ins>
      <w:r w:rsidR="002261A9" w:rsidRPr="002261A9">
        <w:rPr>
          <w:rFonts w:ascii="Arial" w:eastAsia="Calibri" w:hAnsi="Arial" w:cs="Arial"/>
          <w:szCs w:val="24"/>
        </w:rPr>
        <w:t>Закупка МТР, работ услуг_МТО</w:t>
      </w:r>
      <w:ins w:id="2050" w:author="Serjo" w:date="2020-04-09T15:48:00Z">
        <w:r w:rsidR="00A119DE">
          <w:rPr>
            <w:rFonts w:ascii="Arial" w:eastAsia="Calibri" w:hAnsi="Arial" w:cs="Arial"/>
            <w:szCs w:val="24"/>
          </w:rPr>
          <w:t>»</w:t>
        </w:r>
      </w:ins>
      <w:r w:rsidR="00770A0B" w:rsidRPr="00101963">
        <w:rPr>
          <w:rFonts w:ascii="Arial" w:eastAsia="Calibri" w:hAnsi="Arial" w:cs="Arial"/>
          <w:szCs w:val="24"/>
        </w:rPr>
        <w:t>)</w:t>
      </w:r>
      <w:r w:rsidRPr="00101963">
        <w:rPr>
          <w:rFonts w:ascii="Arial" w:eastAsia="Calibri" w:hAnsi="Arial" w:cs="Arial"/>
          <w:szCs w:val="24"/>
        </w:rPr>
        <w:t>.</w:t>
      </w:r>
    </w:p>
    <w:p w14:paraId="66838C80" w14:textId="77777777" w:rsidR="00D35A07" w:rsidRDefault="00D35A07" w:rsidP="00D35A07">
      <w:pPr>
        <w:pStyle w:val="afff4"/>
        <w:ind w:firstLine="0"/>
        <w:rPr>
          <w:rFonts w:ascii="Arial" w:eastAsia="Calibri" w:hAnsi="Arial" w:cs="Arial"/>
        </w:rPr>
      </w:pPr>
    </w:p>
    <w:p w14:paraId="5FB1FE90" w14:textId="5AC81CB2" w:rsidR="00D35A07" w:rsidRDefault="00D35A07" w:rsidP="00D35A07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130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ins w:id="2051" w:author="Serjo" w:date="2020-04-13T01:48:00Z">
        <w:r w:rsidR="00F40130" w:rsidRPr="00F40130">
          <w:rPr>
            <w:rFonts w:eastAsiaTheme="majorEastAsia" w:cstheme="majorBidi"/>
            <w:b/>
            <w:i w:val="0"/>
            <w:caps w:val="0"/>
            <w:sz w:val="24"/>
            <w:szCs w:val="24"/>
          </w:rPr>
          <w:t>Определение необходимых мероприятий на основании полученных результатов диагностики</w:t>
        </w:r>
      </w:ins>
      <w:del w:id="2052" w:author="Serjo" w:date="2020-04-13T01:49:00Z">
        <w:r w:rsidRPr="00A03DDE" w:rsidDel="00F40130">
          <w:rPr>
            <w:rFonts w:eastAsiaTheme="majorEastAsia" w:cstheme="majorBidi"/>
            <w:b/>
            <w:i w:val="0"/>
            <w:caps w:val="0"/>
            <w:sz w:val="24"/>
            <w:szCs w:val="24"/>
          </w:rPr>
          <w:delText>Принятие решения о дополнительной диагностике или фиксации дефекта/отказа</w:delText>
        </w:r>
      </w:del>
    </w:p>
    <w:p w14:paraId="4A7FC203" w14:textId="77777777" w:rsidR="00D35A07" w:rsidRPr="00A03DDE" w:rsidRDefault="00D35A07" w:rsidP="00D35A07">
      <w:pPr>
        <w:rPr>
          <w:rFonts w:eastAsiaTheme="majorEastAsia"/>
          <w:i/>
          <w:caps/>
        </w:rPr>
      </w:pPr>
    </w:p>
    <w:p w14:paraId="02EDF744" w14:textId="77777777" w:rsidR="00F40130" w:rsidRPr="008934B6" w:rsidRDefault="00F40130" w:rsidP="00F40130">
      <w:pPr>
        <w:spacing w:before="120" w:after="120" w:line="276" w:lineRule="auto"/>
        <w:ind w:firstLine="567"/>
        <w:rPr>
          <w:ins w:id="2053" w:author="Serjo" w:date="2020-04-13T01:50:00Z"/>
          <w:rFonts w:ascii="Arial" w:hAnsi="Arial"/>
          <w:szCs w:val="28"/>
        </w:rPr>
      </w:pPr>
      <w:ins w:id="2054" w:author="Serjo" w:date="2020-04-13T01:50:00Z">
        <w:r w:rsidRPr="008934B6">
          <w:rPr>
            <w:rFonts w:ascii="Arial" w:hAnsi="Arial"/>
            <w:szCs w:val="28"/>
          </w:rPr>
          <w:t>По результатам анализа Заключения о техническом состоянии оборудования может быть определена:</w:t>
        </w:r>
      </w:ins>
    </w:p>
    <w:p w14:paraId="7E339A58" w14:textId="77777777" w:rsidR="00F40130" w:rsidRPr="008934B6" w:rsidRDefault="00F40130" w:rsidP="00F40130">
      <w:pPr>
        <w:widowControl w:val="0"/>
        <w:numPr>
          <w:ilvl w:val="0"/>
          <w:numId w:val="79"/>
        </w:numPr>
        <w:spacing w:before="120" w:after="100" w:afterAutospacing="1" w:line="276" w:lineRule="auto"/>
        <w:ind w:left="981" w:hanging="357"/>
        <w:rPr>
          <w:ins w:id="2055" w:author="Serjo" w:date="2020-04-13T01:50:00Z"/>
          <w:rFonts w:ascii="Arial" w:hAnsi="Arial" w:cs="Arial"/>
          <w:szCs w:val="24"/>
          <w:lang w:eastAsia="ru-RU"/>
        </w:rPr>
      </w:pPr>
      <w:ins w:id="2056" w:author="Serjo" w:date="2020-04-13T01:50:00Z">
        <w:r w:rsidRPr="008934B6">
          <w:rPr>
            <w:rFonts w:ascii="Arial" w:hAnsi="Arial" w:cs="Arial"/>
            <w:szCs w:val="24"/>
            <w:lang w:eastAsia="ru-RU"/>
          </w:rPr>
          <w:t>Необходимость проведения дополнительной диагностики для уточнения состояния, либо необходимость проведения учащенного мониторинга;</w:t>
        </w:r>
      </w:ins>
    </w:p>
    <w:p w14:paraId="1CB511BB" w14:textId="72991D38" w:rsidR="00F40130" w:rsidRPr="008934B6" w:rsidRDefault="00F40130" w:rsidP="00F40130">
      <w:pPr>
        <w:widowControl w:val="0"/>
        <w:numPr>
          <w:ilvl w:val="0"/>
          <w:numId w:val="79"/>
        </w:numPr>
        <w:spacing w:after="120" w:line="276" w:lineRule="auto"/>
        <w:ind w:left="981" w:hanging="357"/>
        <w:rPr>
          <w:ins w:id="2057" w:author="Serjo" w:date="2020-04-13T01:50:00Z"/>
          <w:rFonts w:ascii="Arial" w:hAnsi="Arial" w:cs="Arial"/>
          <w:szCs w:val="24"/>
          <w:lang w:eastAsia="ru-RU"/>
        </w:rPr>
      </w:pPr>
      <w:ins w:id="2058" w:author="Serjo" w:date="2020-04-13T01:50:00Z">
        <w:r w:rsidRPr="008934B6">
          <w:rPr>
            <w:rFonts w:ascii="Arial" w:hAnsi="Arial" w:cs="Arial"/>
            <w:szCs w:val="24"/>
            <w:lang w:eastAsia="ru-RU"/>
          </w:rPr>
          <w:t>Необходимость регистрации выявленного дефекта</w:t>
        </w:r>
      </w:ins>
      <w:ins w:id="2059" w:author="Serjo" w:date="2020-04-13T01:51:00Z">
        <w:r>
          <w:rPr>
            <w:rFonts w:ascii="Arial" w:hAnsi="Arial" w:cs="Arial"/>
            <w:szCs w:val="24"/>
            <w:lang w:eastAsia="ru-RU"/>
          </w:rPr>
          <w:t>/отказа</w:t>
        </w:r>
      </w:ins>
      <w:ins w:id="2060" w:author="Serjo" w:date="2020-04-13T01:50:00Z">
        <w:r w:rsidRPr="008934B6">
          <w:rPr>
            <w:rFonts w:ascii="Arial" w:hAnsi="Arial"/>
            <w:szCs w:val="24"/>
            <w:lang w:eastAsia="ru-RU"/>
          </w:rPr>
          <w:t>.</w:t>
        </w:r>
      </w:ins>
    </w:p>
    <w:p w14:paraId="3ED9121B" w14:textId="597AC181" w:rsidR="00F40130" w:rsidRPr="0052647E" w:rsidRDefault="00F40130" w:rsidP="00F40130">
      <w:pPr>
        <w:pStyle w:val="afff4"/>
        <w:rPr>
          <w:ins w:id="2061" w:author="Serjo" w:date="2020-04-13T01:53:00Z"/>
          <w:rFonts w:ascii="Arial" w:eastAsia="Calibri" w:hAnsi="Arial" w:cs="Arial"/>
          <w:szCs w:val="24"/>
        </w:rPr>
      </w:pPr>
      <w:ins w:id="2062" w:author="Serjo" w:date="2020-04-13T01:50:00Z">
        <w:r w:rsidRPr="008934B6">
          <w:rPr>
            <w:rFonts w:ascii="Arial" w:hAnsi="Arial" w:cs="Times New Roman"/>
            <w:szCs w:val="28"/>
          </w:rPr>
          <w:t>В случае выявления необходимости в проведении дополнительной диагностики/учащенном мониторинге/регистрации дефекта</w:t>
        </w:r>
      </w:ins>
      <w:ins w:id="2063" w:author="Serjo" w:date="2020-04-13T01:51:00Z">
        <w:r>
          <w:rPr>
            <w:rFonts w:ascii="Arial" w:hAnsi="Arial" w:cs="Times New Roman"/>
            <w:szCs w:val="28"/>
          </w:rPr>
          <w:t>/отказа</w:t>
        </w:r>
      </w:ins>
      <w:ins w:id="2064" w:author="Serjo" w:date="2020-04-13T01:50:00Z">
        <w:r w:rsidRPr="008934B6">
          <w:rPr>
            <w:rFonts w:ascii="Arial" w:hAnsi="Arial" w:cs="Times New Roman"/>
            <w:szCs w:val="28"/>
          </w:rPr>
          <w:t xml:space="preserve">, </w:t>
        </w:r>
      </w:ins>
      <w:ins w:id="2065" w:author="Serjo" w:date="2020-04-13T01:52:00Z">
        <w:r>
          <w:rPr>
            <w:rFonts w:ascii="Arial" w:hAnsi="Arial" w:cs="Times New Roman"/>
            <w:szCs w:val="28"/>
          </w:rPr>
          <w:t>документ «Заключение</w:t>
        </w:r>
        <w:r w:rsidRPr="008934B6">
          <w:rPr>
            <w:rFonts w:ascii="Arial" w:hAnsi="Arial" w:cs="Times New Roman"/>
            <w:szCs w:val="28"/>
          </w:rPr>
          <w:t xml:space="preserve"> о техническом состоянии оборудования</w:t>
        </w:r>
        <w:r>
          <w:rPr>
            <w:rFonts w:ascii="Arial" w:hAnsi="Arial" w:cs="Times New Roman"/>
            <w:szCs w:val="28"/>
          </w:rPr>
          <w:t>»</w:t>
        </w:r>
        <w:r w:rsidRPr="00F40130">
          <w:rPr>
            <w:rFonts w:ascii="Arial" w:eastAsia="Calibri" w:hAnsi="Arial" w:cs="Arial"/>
            <w:szCs w:val="24"/>
          </w:rPr>
          <w:t xml:space="preserve"> </w:t>
        </w:r>
        <w:r>
          <w:rPr>
            <w:rFonts w:ascii="Arial" w:eastAsia="Calibri" w:hAnsi="Arial" w:cs="Arial"/>
            <w:szCs w:val="24"/>
          </w:rPr>
          <w:t>передае</w:t>
        </w:r>
        <w:r w:rsidRPr="0052647E">
          <w:rPr>
            <w:rFonts w:ascii="Arial" w:eastAsia="Calibri" w:hAnsi="Arial" w:cs="Arial"/>
            <w:szCs w:val="24"/>
          </w:rPr>
          <w:t>тся в процесс 07.04.01-ERP «Регистрация технического состояния оборудования (дефекты, простои, в т.ч внеплановые остановы)».</w:t>
        </w:r>
      </w:ins>
      <w:ins w:id="2066" w:author="Serjo" w:date="2020-04-13T01:53:00Z">
        <w:r w:rsidRPr="00F40130">
          <w:rPr>
            <w:rFonts w:ascii="Arial" w:eastAsia="Calibri" w:hAnsi="Arial" w:cs="Arial"/>
            <w:szCs w:val="24"/>
          </w:rPr>
          <w:t xml:space="preserve"> </w:t>
        </w:r>
        <w:r w:rsidRPr="0052647E">
          <w:rPr>
            <w:rFonts w:ascii="Arial" w:eastAsia="Calibri" w:hAnsi="Arial" w:cs="Arial"/>
            <w:szCs w:val="24"/>
          </w:rPr>
          <w:t xml:space="preserve">Принятие решения о дополнительной диагностике или фиксации дефекта/отказа выполняется Специалистом по диагностике </w:t>
        </w:r>
      </w:ins>
      <w:ins w:id="2067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068" w:author="Serjo" w:date="2020-04-13T01:53:00Z">
        <w:r w:rsidRPr="00AB7EFB" w:rsidDel="00AB7EFB">
          <w:rPr>
            <w:rFonts w:ascii="Arial" w:eastAsia="Calibri" w:hAnsi="Arial" w:cs="Arial"/>
            <w:szCs w:val="24"/>
          </w:rPr>
          <w:t xml:space="preserve"> </w:t>
        </w:r>
        <w:r w:rsidRPr="0052647E">
          <w:rPr>
            <w:rFonts w:ascii="Arial" w:eastAsia="Calibri" w:hAnsi="Arial" w:cs="Arial"/>
            <w:szCs w:val="24"/>
          </w:rPr>
          <w:t xml:space="preserve">после фиксации и проверки результатов диагностики в системе, на основании рекомендаций по обслуживанию оборудования, в транзакции </w:t>
        </w:r>
        <w:r w:rsidRPr="0052647E">
          <w:rPr>
            <w:rFonts w:ascii="Arial" w:eastAsia="Calibri" w:hAnsi="Arial" w:cs="Arial"/>
            <w:szCs w:val="24"/>
            <w:lang w:val="en-US"/>
          </w:rPr>
          <w:t>IW</w:t>
        </w:r>
        <w:r w:rsidRPr="0052647E">
          <w:rPr>
            <w:rFonts w:ascii="Arial" w:eastAsia="Calibri" w:hAnsi="Arial" w:cs="Arial"/>
            <w:szCs w:val="24"/>
          </w:rPr>
          <w:t>33</w:t>
        </w:r>
        <w:r>
          <w:rPr>
            <w:rFonts w:ascii="Arial" w:eastAsia="Calibri" w:hAnsi="Arial" w:cs="Arial"/>
            <w:szCs w:val="24"/>
          </w:rPr>
          <w:t xml:space="preserve"> «Просмотр заказа ТОРО»</w:t>
        </w:r>
        <w:r w:rsidRPr="0052647E">
          <w:rPr>
            <w:rFonts w:ascii="Arial" w:eastAsia="Calibri" w:hAnsi="Arial" w:cs="Arial"/>
            <w:szCs w:val="24"/>
          </w:rPr>
          <w:t xml:space="preserve">.  </w:t>
        </w:r>
      </w:ins>
    </w:p>
    <w:p w14:paraId="2242D5EB" w14:textId="0FF8017A" w:rsidR="00D35A07" w:rsidRPr="0052647E" w:rsidDel="00F40130" w:rsidRDefault="00D35A07" w:rsidP="00D35A07">
      <w:pPr>
        <w:pStyle w:val="afff4"/>
        <w:rPr>
          <w:del w:id="2069" w:author="Serjo" w:date="2020-04-13T01:53:00Z"/>
          <w:rFonts w:ascii="Arial" w:eastAsia="Calibri" w:hAnsi="Arial" w:cs="Arial"/>
          <w:szCs w:val="24"/>
        </w:rPr>
      </w:pPr>
      <w:del w:id="2070" w:author="Serjo" w:date="2020-04-13T01:53:00Z">
        <w:r w:rsidRPr="0052647E" w:rsidDel="00F40130">
          <w:rPr>
            <w:rFonts w:ascii="Arial" w:eastAsia="Calibri" w:hAnsi="Arial" w:cs="Arial"/>
            <w:szCs w:val="24"/>
          </w:rPr>
          <w:delText xml:space="preserve">Если принято решение о проведении дополнительной диагностики или необходимо зафиксировать дефект/отказ, то рекомендации по обслуживанию оборудования и отчет о результатах диагностики передаются в процесс 07.04.01-ERP «Регистрация технического состояния оборудования (дефекты, простои, в т.ч внеплановые остановы)». Принятие решения о дополнительной диагностике или фиксации дефекта/отказа выполняется Технологом </w:delText>
        </w:r>
      </w:del>
      <w:del w:id="2071" w:author="Serjo" w:date="2020-04-10T18:06:00Z">
        <w:r w:rsidRPr="0052647E" w:rsidDel="00AB7EFB">
          <w:rPr>
            <w:rFonts w:ascii="Arial" w:eastAsia="Calibri" w:hAnsi="Arial" w:cs="Arial"/>
            <w:szCs w:val="24"/>
          </w:rPr>
          <w:delText>БЕ ГОК</w:delText>
        </w:r>
      </w:del>
      <w:del w:id="2072" w:author="Serjo" w:date="2020-04-13T01:53:00Z">
        <w:r w:rsidRPr="0052647E" w:rsidDel="00F40130">
          <w:rPr>
            <w:rFonts w:ascii="Arial" w:eastAsia="Calibri" w:hAnsi="Arial" w:cs="Arial"/>
            <w:szCs w:val="24"/>
          </w:rPr>
          <w:delText xml:space="preserve">, Обходчиком ТОиР </w:delText>
        </w:r>
      </w:del>
      <w:del w:id="2073" w:author="Serjo" w:date="2020-04-10T18:06:00Z">
        <w:r w:rsidRPr="0052647E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del w:id="2074" w:author="Serjo" w:date="2020-04-13T01:53:00Z">
        <w:r w:rsidRPr="0052647E" w:rsidDel="00F40130">
          <w:rPr>
            <w:rFonts w:ascii="Arial" w:eastAsia="Calibri" w:hAnsi="Arial" w:cs="Arial"/>
            <w:szCs w:val="24"/>
          </w:rPr>
          <w:delText xml:space="preserve">и Специалистом по диагностике </w:delText>
        </w:r>
      </w:del>
      <w:del w:id="2075" w:author="Serjo" w:date="2020-04-10T18:06:00Z">
        <w:r w:rsidRPr="0052647E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del w:id="2076" w:author="Serjo" w:date="2020-04-13T01:53:00Z">
        <w:r w:rsidRPr="0052647E" w:rsidDel="00F40130">
          <w:rPr>
            <w:rFonts w:ascii="Arial" w:eastAsia="Calibri" w:hAnsi="Arial" w:cs="Arial"/>
            <w:szCs w:val="24"/>
          </w:rPr>
          <w:delText xml:space="preserve">после фиксации и проверки результатов диагностики в системе, на основании рекомендаций по обслуживанию оборудования, в транзакции </w:delText>
        </w:r>
        <w:r w:rsidRPr="0052647E" w:rsidDel="00F40130">
          <w:rPr>
            <w:rFonts w:ascii="Arial" w:eastAsia="Calibri" w:hAnsi="Arial" w:cs="Arial"/>
            <w:szCs w:val="24"/>
            <w:lang w:val="en-US"/>
          </w:rPr>
          <w:delText>IW</w:delText>
        </w:r>
        <w:r w:rsidRPr="0052647E" w:rsidDel="00F40130">
          <w:rPr>
            <w:rFonts w:ascii="Arial" w:eastAsia="Calibri" w:hAnsi="Arial" w:cs="Arial"/>
            <w:szCs w:val="24"/>
          </w:rPr>
          <w:delText>33</w:delText>
        </w:r>
        <w:r w:rsidR="00830F85" w:rsidDel="00F40130">
          <w:rPr>
            <w:rFonts w:ascii="Arial" w:eastAsia="Calibri" w:hAnsi="Arial" w:cs="Arial"/>
            <w:szCs w:val="24"/>
          </w:rPr>
          <w:delText xml:space="preserve"> «</w:delText>
        </w:r>
        <w:r w:rsidDel="00F40130">
          <w:rPr>
            <w:rFonts w:ascii="Arial" w:eastAsia="Calibri" w:hAnsi="Arial" w:cs="Arial"/>
            <w:szCs w:val="24"/>
          </w:rPr>
          <w:delText>Просмотр заказа ТОРО</w:delText>
        </w:r>
        <w:r w:rsidR="00830F85" w:rsidDel="00F40130">
          <w:rPr>
            <w:rFonts w:ascii="Arial" w:eastAsia="Calibri" w:hAnsi="Arial" w:cs="Arial"/>
            <w:szCs w:val="24"/>
          </w:rPr>
          <w:delText>»</w:delText>
        </w:r>
        <w:r w:rsidRPr="0052647E" w:rsidDel="00F40130">
          <w:rPr>
            <w:rFonts w:ascii="Arial" w:eastAsia="Calibri" w:hAnsi="Arial" w:cs="Arial"/>
            <w:szCs w:val="24"/>
          </w:rPr>
          <w:delText xml:space="preserve">.  </w:delText>
        </w:r>
      </w:del>
    </w:p>
    <w:p w14:paraId="79155044" w14:textId="20BFDD8F" w:rsidR="00D35A07" w:rsidRPr="0052647E" w:rsidRDefault="00D35A07" w:rsidP="00D35A07">
      <w:pPr>
        <w:pStyle w:val="afff4"/>
        <w:rPr>
          <w:rFonts w:ascii="Arial" w:eastAsia="Calibri" w:hAnsi="Arial" w:cs="Arial"/>
          <w:szCs w:val="24"/>
        </w:rPr>
      </w:pPr>
      <w:r w:rsidRPr="0052647E">
        <w:rPr>
          <w:rFonts w:ascii="Arial" w:eastAsia="Calibri" w:hAnsi="Arial" w:cs="Arial"/>
          <w:szCs w:val="24"/>
        </w:rPr>
        <w:t>Если необходимости в создании Сообщения ТОРО нет, то</w:t>
      </w:r>
      <w:r>
        <w:rPr>
          <w:rFonts w:ascii="Arial" w:eastAsia="Calibri" w:hAnsi="Arial" w:cs="Arial"/>
          <w:szCs w:val="24"/>
        </w:rPr>
        <w:t xml:space="preserve"> происходит техническое закрытие заказа ТОРО</w:t>
      </w:r>
      <w:ins w:id="2077" w:author="Serjo" w:date="2020-04-13T01:53:00Z">
        <w:r w:rsidR="00F40130">
          <w:rPr>
            <w:rFonts w:ascii="Arial" w:eastAsia="Calibri" w:hAnsi="Arial" w:cs="Arial"/>
            <w:szCs w:val="24"/>
          </w:rPr>
          <w:t xml:space="preserve"> на диагностику</w:t>
        </w:r>
      </w:ins>
      <w:r>
        <w:rPr>
          <w:rFonts w:ascii="Arial" w:eastAsia="Calibri" w:hAnsi="Arial" w:cs="Arial"/>
          <w:szCs w:val="24"/>
        </w:rPr>
        <w:t>, после чего</w:t>
      </w:r>
      <w:r w:rsidRPr="0052647E">
        <w:rPr>
          <w:rFonts w:ascii="Arial" w:eastAsia="Calibri" w:hAnsi="Arial" w:cs="Arial"/>
          <w:szCs w:val="24"/>
        </w:rPr>
        <w:t xml:space="preserve"> данные передаются в процесс УП-04.07.02-ERP «Оперативный контроль отнесения фактических затрат» (КД </w:t>
      </w:r>
      <w:ins w:id="2078" w:author="Serjo" w:date="2020-04-09T15:50:00Z">
        <w:r w:rsidR="00A119DE">
          <w:rPr>
            <w:rFonts w:ascii="Arial" w:eastAsia="Calibri" w:hAnsi="Arial" w:cs="Arial"/>
            <w:szCs w:val="24"/>
          </w:rPr>
          <w:t>«</w:t>
        </w:r>
      </w:ins>
      <w:del w:id="2079" w:author="Владимир Лаут" w:date="2021-03-15T12:14:00Z">
        <w:r w:rsidRPr="002261A9" w:rsidDel="00530700">
          <w:rPr>
            <w:rFonts w:ascii="Arial" w:eastAsia="Calibri" w:hAnsi="Arial" w:cs="Arial"/>
            <w:szCs w:val="24"/>
          </w:rPr>
          <w:delText>ERP.</w:delText>
        </w:r>
      </w:del>
      <w:ins w:id="2080" w:author="Serjo" w:date="2020-04-09T15:51:00Z">
        <w:del w:id="2081" w:author="Владимир Лаут" w:date="2021-03-15T12:14:00Z">
          <w:r w:rsidR="00A119DE"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2082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del w:id="2083" w:author="Serjo" w:date="2020-04-09T15:51:00Z">
        <w:r w:rsidRPr="002261A9" w:rsidDel="00A119DE">
          <w:rPr>
            <w:rFonts w:ascii="Arial" w:eastAsia="Calibri" w:hAnsi="Arial" w:cs="Arial"/>
            <w:szCs w:val="24"/>
          </w:rPr>
          <w:delText>5.1</w:delText>
        </w:r>
      </w:del>
      <w:r w:rsidRPr="002261A9">
        <w:rPr>
          <w:rFonts w:ascii="Arial" w:eastAsia="Calibri" w:hAnsi="Arial" w:cs="Arial"/>
          <w:szCs w:val="24"/>
        </w:rPr>
        <w:t>.38_СО_</w:t>
      </w:r>
      <w:r w:rsidR="00A119DE">
        <w:rPr>
          <w:rFonts w:ascii="Arial" w:eastAsia="Calibri" w:hAnsi="Arial" w:cs="Arial"/>
          <w:szCs w:val="24"/>
        </w:rPr>
        <w:t>КД_</w:t>
      </w:r>
      <w:r w:rsidRPr="002261A9">
        <w:rPr>
          <w:rFonts w:ascii="Arial" w:eastAsia="Calibri" w:hAnsi="Arial" w:cs="Arial"/>
          <w:szCs w:val="24"/>
        </w:rPr>
        <w:t>Закрытие периода в учете затрат и формирование фактической себестоимости_Контроллинг</w:t>
      </w:r>
      <w:ins w:id="2084" w:author="Serjo" w:date="2020-04-09T15:50:00Z">
        <w:r w:rsidR="00A119DE">
          <w:rPr>
            <w:rFonts w:ascii="Arial" w:eastAsia="Calibri" w:hAnsi="Arial" w:cs="Arial"/>
            <w:szCs w:val="24"/>
          </w:rPr>
          <w:t>»</w:t>
        </w:r>
      </w:ins>
      <w:r w:rsidRPr="0052647E">
        <w:rPr>
          <w:rFonts w:ascii="Arial" w:eastAsia="Calibri" w:hAnsi="Arial" w:cs="Arial"/>
          <w:szCs w:val="24"/>
        </w:rPr>
        <w:t>)</w:t>
      </w:r>
      <w:r>
        <w:rPr>
          <w:rFonts w:ascii="Arial" w:eastAsia="Calibri" w:hAnsi="Arial" w:cs="Arial"/>
          <w:szCs w:val="24"/>
        </w:rPr>
        <w:t>,</w:t>
      </w:r>
      <w:r w:rsidRPr="0052647E">
        <w:rPr>
          <w:rFonts w:ascii="Arial" w:eastAsia="Calibri" w:hAnsi="Arial" w:cs="Arial"/>
          <w:szCs w:val="24"/>
        </w:rPr>
        <w:t xml:space="preserve"> в процесс ПП-07.04.04-ERP «Анализ технического состояния производственных  активов» (</w:t>
      </w:r>
      <w:del w:id="2085" w:author="Serjo" w:date="2020-04-09T15:52:00Z">
        <w:r w:rsidRPr="0052647E" w:rsidDel="00A119DE">
          <w:rPr>
            <w:rFonts w:ascii="Arial" w:eastAsia="Calibri" w:hAnsi="Arial" w:cs="Arial"/>
            <w:szCs w:val="24"/>
          </w:rPr>
          <w:delText xml:space="preserve">КД Мониторинг и оценка технического состояния ПА , </w:delText>
        </w:r>
      </w:del>
      <w:r w:rsidRPr="0052647E">
        <w:rPr>
          <w:rFonts w:ascii="Arial" w:eastAsia="Calibri" w:hAnsi="Arial" w:cs="Arial"/>
          <w:szCs w:val="24"/>
        </w:rPr>
        <w:t>раздел 5.1.4</w:t>
      </w:r>
      <w:ins w:id="2086" w:author="Serjo" w:date="2020-04-09T15:52:00Z">
        <w:r w:rsidR="00A119DE">
          <w:rPr>
            <w:rFonts w:ascii="Arial" w:eastAsia="Calibri" w:hAnsi="Arial" w:cs="Arial"/>
            <w:szCs w:val="24"/>
          </w:rPr>
          <w:t xml:space="preserve"> данного КД</w:t>
        </w:r>
      </w:ins>
      <w:r w:rsidRPr="0052647E">
        <w:rPr>
          <w:rFonts w:ascii="Arial" w:eastAsia="Calibri" w:hAnsi="Arial" w:cs="Arial"/>
          <w:szCs w:val="24"/>
        </w:rPr>
        <w:t>)</w:t>
      </w:r>
      <w:r>
        <w:rPr>
          <w:rFonts w:ascii="Arial" w:eastAsia="Calibri" w:hAnsi="Arial" w:cs="Arial"/>
          <w:szCs w:val="24"/>
        </w:rPr>
        <w:t xml:space="preserve"> и в процесс </w:t>
      </w:r>
      <w:r w:rsidRPr="00514B9A">
        <w:rPr>
          <w:rFonts w:ascii="Arial" w:eastAsia="Calibri" w:hAnsi="Arial" w:cs="Arial"/>
          <w:szCs w:val="24"/>
        </w:rPr>
        <w:t>ПП-07.02.03.02-ERP</w:t>
      </w:r>
      <w:r w:rsidRPr="00E97D15">
        <w:rPr>
          <w:rFonts w:ascii="Arial" w:eastAsia="Calibri" w:hAnsi="Arial" w:cs="Arial"/>
          <w:szCs w:val="24"/>
        </w:rPr>
        <w:t xml:space="preserve"> </w:t>
      </w:r>
      <w:r>
        <w:rPr>
          <w:rFonts w:ascii="Arial" w:eastAsia="Calibri" w:hAnsi="Arial" w:cs="Arial"/>
          <w:szCs w:val="24"/>
        </w:rPr>
        <w:t>«</w:t>
      </w:r>
      <w:r w:rsidRPr="00E97D15">
        <w:rPr>
          <w:rFonts w:ascii="Arial" w:eastAsia="Calibri" w:hAnsi="Arial" w:cs="Arial"/>
          <w:szCs w:val="24"/>
        </w:rPr>
        <w:t>Планирование остановочных ремонтов</w:t>
      </w:r>
      <w:r>
        <w:rPr>
          <w:rFonts w:ascii="Arial" w:eastAsia="Calibri" w:hAnsi="Arial" w:cs="Arial"/>
          <w:szCs w:val="24"/>
        </w:rPr>
        <w:t>»</w:t>
      </w:r>
      <w:ins w:id="2087" w:author="Serjo" w:date="2020-04-09T15:53:00Z">
        <w:r w:rsidR="00A119DE">
          <w:rPr>
            <w:rFonts w:ascii="Arial" w:eastAsia="Calibri" w:hAnsi="Arial" w:cs="Arial"/>
            <w:szCs w:val="24"/>
          </w:rPr>
          <w:t xml:space="preserve"> (КД «</w:t>
        </w:r>
        <w:del w:id="2088" w:author="Владимир Лаут" w:date="2021-03-15T12:14:00Z">
          <w:r w:rsidR="00A119DE" w:rsidRPr="00A119DE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2089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090" w:author="Serjo" w:date="2020-04-09T15:53:00Z">
        <w:r w:rsidR="00A119DE" w:rsidRPr="00A119DE">
          <w:rPr>
            <w:rFonts w:ascii="Arial" w:eastAsia="Calibri" w:hAnsi="Arial" w:cs="Arial"/>
            <w:szCs w:val="24"/>
          </w:rPr>
          <w:t>.53_PM_КД_Планирование остановочных ремонтов</w:t>
        </w:r>
        <w:r w:rsidR="00A119DE">
          <w:rPr>
            <w:rFonts w:ascii="Arial" w:eastAsia="Calibri" w:hAnsi="Arial" w:cs="Arial"/>
            <w:szCs w:val="24"/>
          </w:rPr>
          <w:t>»)</w:t>
        </w:r>
      </w:ins>
      <w:r w:rsidRPr="0052647E">
        <w:rPr>
          <w:rFonts w:ascii="Arial" w:eastAsia="Calibri" w:hAnsi="Arial" w:cs="Arial"/>
          <w:szCs w:val="24"/>
        </w:rPr>
        <w:t xml:space="preserve">. </w:t>
      </w:r>
    </w:p>
    <w:p w14:paraId="797FACA3" w14:textId="348FD09D" w:rsidR="00DA482A" w:rsidRDefault="00DA482A" w:rsidP="00224B02">
      <w:pPr>
        <w:pStyle w:val="afff4"/>
        <w:ind w:firstLine="0"/>
        <w:rPr>
          <w:rFonts w:ascii="Arial" w:eastAsia="Calibri" w:hAnsi="Arial" w:cs="Arial"/>
        </w:rPr>
      </w:pPr>
    </w:p>
    <w:p w14:paraId="320ED76F" w14:textId="77777777" w:rsidR="00DA482A" w:rsidRDefault="00DA482A" w:rsidP="00A03DDE">
      <w:pPr>
        <w:pStyle w:val="4"/>
        <w:rPr>
          <w:rFonts w:eastAsiaTheme="majorEastAsia" w:cstheme="majorBidi"/>
          <w:b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1</w:t>
      </w:r>
      <w:r w:rsidR="008D3381">
        <w:rPr>
          <w:rFonts w:eastAsiaTheme="majorEastAsia" w:cstheme="majorBidi"/>
          <w:b/>
          <w:i w:val="0"/>
          <w:caps w:val="0"/>
          <w:sz w:val="24"/>
          <w:szCs w:val="24"/>
        </w:rPr>
        <w:t>20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Техническое закрытие заказов на диагностику</w:t>
      </w:r>
    </w:p>
    <w:p w14:paraId="7E6B9EA7" w14:textId="77777777" w:rsidR="008D3381" w:rsidRPr="00A03DDE" w:rsidRDefault="008D3381" w:rsidP="00A03DDE">
      <w:pPr>
        <w:rPr>
          <w:rFonts w:eastAsiaTheme="majorEastAsia"/>
        </w:rPr>
      </w:pPr>
    </w:p>
    <w:p w14:paraId="01B26B00" w14:textId="24C7C74A" w:rsidR="008D3381" w:rsidRPr="00101963" w:rsidRDefault="000A32FF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lastRenderedPageBreak/>
        <w:t xml:space="preserve">Техническое закрытие заказов на диагностику выполняется Планировщиком ТОиР </w:t>
      </w:r>
      <w:ins w:id="209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092" w:author="Serjo" w:date="2020-04-10T18:06:00Z">
        <w:r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Pr="00101963">
        <w:rPr>
          <w:rFonts w:ascii="Arial" w:eastAsia="Calibri" w:hAnsi="Arial" w:cs="Arial"/>
          <w:szCs w:val="24"/>
        </w:rPr>
        <w:t>, когда результаты диагностики отражены и проверены в системе</w:t>
      </w:r>
      <w:r w:rsidR="00BC6DBC">
        <w:rPr>
          <w:rFonts w:ascii="Arial" w:eastAsia="Calibri" w:hAnsi="Arial" w:cs="Arial"/>
          <w:szCs w:val="24"/>
        </w:rPr>
        <w:t xml:space="preserve">: </w:t>
      </w:r>
      <w:r w:rsidR="00BC2239" w:rsidRPr="00101963">
        <w:rPr>
          <w:rFonts w:ascii="Arial" w:eastAsia="Calibri" w:hAnsi="Arial" w:cs="Arial"/>
          <w:szCs w:val="24"/>
        </w:rPr>
        <w:t>Заказу ТОРО присвоен</w:t>
      </w:r>
      <w:r w:rsidR="00EB16BC">
        <w:rPr>
          <w:rFonts w:ascii="Arial" w:eastAsia="Calibri" w:hAnsi="Arial" w:cs="Arial"/>
          <w:szCs w:val="24"/>
        </w:rPr>
        <w:t xml:space="preserve"> пользовательский статус ПДТВ </w:t>
      </w:r>
      <w:r w:rsidR="00BC2239" w:rsidRPr="00101963">
        <w:rPr>
          <w:rFonts w:ascii="Arial" w:eastAsia="Calibri" w:hAnsi="Arial" w:cs="Arial"/>
          <w:szCs w:val="24"/>
        </w:rPr>
        <w:t>«Подтверждено»</w:t>
      </w:r>
      <w:r w:rsidR="002845F3">
        <w:rPr>
          <w:rFonts w:ascii="Arial" w:eastAsia="Calibri" w:hAnsi="Arial" w:cs="Arial"/>
          <w:szCs w:val="24"/>
        </w:rPr>
        <w:t>,</w:t>
      </w:r>
      <w:r w:rsidR="00BC6DBC">
        <w:rPr>
          <w:rFonts w:ascii="Arial" w:eastAsia="Calibri" w:hAnsi="Arial" w:cs="Arial"/>
          <w:szCs w:val="24"/>
        </w:rPr>
        <w:t xml:space="preserve"> а так же </w:t>
      </w:r>
      <w:r w:rsidR="00D35A07">
        <w:rPr>
          <w:rFonts w:ascii="Arial" w:eastAsia="Calibri" w:hAnsi="Arial" w:cs="Arial"/>
          <w:szCs w:val="24"/>
        </w:rPr>
        <w:t xml:space="preserve">создано сообщение ТОРО на дополнительную диагностику (процесс </w:t>
      </w:r>
      <w:r w:rsidR="00D35A07" w:rsidRPr="00694556">
        <w:rPr>
          <w:rFonts w:ascii="Arial" w:hAnsi="Arial" w:cs="Arial"/>
        </w:rPr>
        <w:t xml:space="preserve">ПП-07.04.01-ERP </w:t>
      </w:r>
      <w:r w:rsidR="00D35A07">
        <w:rPr>
          <w:rFonts w:ascii="Arial" w:hAnsi="Arial" w:cs="Arial"/>
        </w:rPr>
        <w:t>«</w:t>
      </w:r>
      <w:r w:rsidR="00D35A07" w:rsidRPr="00694556">
        <w:rPr>
          <w:rFonts w:ascii="Arial" w:hAnsi="Arial" w:cs="Arial"/>
        </w:rPr>
        <w:t>Регистрация технического состояния оборудования (дефекты, простои, в т.ч внеплановы</w:t>
      </w:r>
      <w:r w:rsidR="00D35A07">
        <w:rPr>
          <w:rFonts w:ascii="Arial" w:hAnsi="Arial" w:cs="Arial"/>
        </w:rPr>
        <w:t>е</w:t>
      </w:r>
      <w:r w:rsidR="00D35A07" w:rsidRPr="00694556">
        <w:rPr>
          <w:rFonts w:ascii="Arial" w:hAnsi="Arial" w:cs="Arial"/>
        </w:rPr>
        <w:t xml:space="preserve"> останов</w:t>
      </w:r>
      <w:r w:rsidR="00D35A07">
        <w:rPr>
          <w:rFonts w:ascii="Arial" w:hAnsi="Arial" w:cs="Arial"/>
        </w:rPr>
        <w:t>ы</w:t>
      </w:r>
      <w:r w:rsidR="00D35A07" w:rsidRPr="00694556">
        <w:rPr>
          <w:rFonts w:ascii="Arial" w:hAnsi="Arial" w:cs="Arial"/>
        </w:rPr>
        <w:t>)</w:t>
      </w:r>
      <w:r w:rsidR="00D35A07">
        <w:rPr>
          <w:rFonts w:ascii="Arial" w:hAnsi="Arial" w:cs="Arial"/>
        </w:rPr>
        <w:t>») в случае, когда в шаге 130 принято решение выполнить дополнительную диагностику оборудования</w:t>
      </w:r>
      <w:r w:rsidRPr="00101963">
        <w:rPr>
          <w:rFonts w:ascii="Arial" w:eastAsia="Calibri" w:hAnsi="Arial" w:cs="Arial"/>
          <w:szCs w:val="24"/>
        </w:rPr>
        <w:t>.</w:t>
      </w:r>
    </w:p>
    <w:p w14:paraId="34BF9C11" w14:textId="7BA36C98" w:rsidR="008D3381" w:rsidRPr="00866AA4" w:rsidRDefault="00BB6249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 xml:space="preserve">Планировщик ТОиР </w:t>
      </w:r>
      <w:ins w:id="2093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094" w:author="Serjo" w:date="2020-04-10T18:06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095" w:author="Serjo" w:date="2020-04-10T18:06:00Z">
        <w:r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101963">
        <w:rPr>
          <w:rFonts w:ascii="Arial" w:eastAsia="Calibri" w:hAnsi="Arial" w:cs="Arial"/>
          <w:szCs w:val="24"/>
        </w:rPr>
        <w:t>проверяет корректность и полноту выполнения и отражения работ, и при отсутствии замечаний закрывает Заказы ТОРО на диагно</w:t>
      </w:r>
      <w:r w:rsidR="00EB16BC">
        <w:rPr>
          <w:rFonts w:ascii="Arial" w:eastAsia="Calibri" w:hAnsi="Arial" w:cs="Arial"/>
          <w:szCs w:val="24"/>
        </w:rPr>
        <w:t xml:space="preserve">стику установкой статуса ТЗКР </w:t>
      </w:r>
      <w:r w:rsidRPr="00101963">
        <w:rPr>
          <w:rFonts w:ascii="Arial" w:eastAsia="Calibri" w:hAnsi="Arial" w:cs="Arial"/>
          <w:szCs w:val="24"/>
        </w:rPr>
        <w:t>«Технически закрыто»</w:t>
      </w:r>
      <w:r w:rsidR="008D3381" w:rsidRPr="00101963">
        <w:rPr>
          <w:rFonts w:ascii="Arial" w:eastAsia="Calibri" w:hAnsi="Arial" w:cs="Arial"/>
          <w:szCs w:val="24"/>
        </w:rPr>
        <w:t xml:space="preserve"> в транзакции </w:t>
      </w:r>
      <w:r w:rsidR="008D3381" w:rsidRPr="00101963">
        <w:rPr>
          <w:rFonts w:ascii="Arial" w:eastAsia="Calibri" w:hAnsi="Arial" w:cs="Arial"/>
          <w:szCs w:val="24"/>
          <w:lang w:val="en-US"/>
        </w:rPr>
        <w:t>IW</w:t>
      </w:r>
      <w:r w:rsidR="008D3381" w:rsidRPr="00101963">
        <w:rPr>
          <w:rFonts w:ascii="Arial" w:eastAsia="Calibri" w:hAnsi="Arial" w:cs="Arial"/>
          <w:szCs w:val="24"/>
        </w:rPr>
        <w:t>38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830F85">
        <w:rPr>
          <w:rFonts w:ascii="Arial" w:eastAsia="Calibri" w:hAnsi="Arial" w:cs="Arial"/>
          <w:szCs w:val="24"/>
        </w:rPr>
        <w:t>«</w:t>
      </w:r>
      <w:r w:rsidR="00830F85" w:rsidRPr="00830F85">
        <w:rPr>
          <w:rFonts w:ascii="Arial" w:eastAsia="Calibri" w:hAnsi="Arial" w:cs="Arial"/>
          <w:szCs w:val="24"/>
        </w:rPr>
        <w:t>Изменение списка Заказов ТОРО</w:t>
      </w:r>
      <w:r w:rsidR="00830F85">
        <w:rPr>
          <w:rFonts w:ascii="Arial" w:eastAsia="Calibri" w:hAnsi="Arial" w:cs="Arial"/>
          <w:szCs w:val="24"/>
        </w:rPr>
        <w:t xml:space="preserve">» </w:t>
      </w:r>
      <w:r w:rsidRPr="00101963">
        <w:rPr>
          <w:rFonts w:ascii="Arial" w:eastAsia="Calibri" w:hAnsi="Arial" w:cs="Arial"/>
          <w:szCs w:val="24"/>
        </w:rPr>
        <w:t>и передает</w:t>
      </w:r>
      <w:r w:rsidR="002A0756" w:rsidRPr="00101963">
        <w:rPr>
          <w:rFonts w:ascii="Arial" w:eastAsia="Calibri" w:hAnsi="Arial" w:cs="Arial"/>
          <w:szCs w:val="24"/>
        </w:rPr>
        <w:t xml:space="preserve"> их</w:t>
      </w:r>
      <w:r w:rsidRPr="00101963">
        <w:rPr>
          <w:rFonts w:ascii="Arial" w:eastAsia="Calibri" w:hAnsi="Arial" w:cs="Arial"/>
          <w:szCs w:val="24"/>
        </w:rPr>
        <w:t xml:space="preserve"> в процесс УП-04.07.02-ERP «Оперативный контроль отнесения фактических затрат»</w:t>
      </w:r>
      <w:r w:rsidR="00DA482A" w:rsidRPr="00101963">
        <w:rPr>
          <w:rFonts w:ascii="Arial" w:eastAsia="Calibri" w:hAnsi="Arial" w:cs="Arial"/>
          <w:szCs w:val="24"/>
        </w:rPr>
        <w:t xml:space="preserve"> (КД </w:t>
      </w:r>
      <w:ins w:id="2096" w:author="Serjo" w:date="2020-04-09T15:54:00Z">
        <w:r w:rsidR="009D3A71">
          <w:rPr>
            <w:rFonts w:ascii="Arial" w:eastAsia="Calibri" w:hAnsi="Arial" w:cs="Arial"/>
            <w:szCs w:val="24"/>
          </w:rPr>
          <w:t>«</w:t>
        </w:r>
        <w:del w:id="2097" w:author="Владимир Лаут" w:date="2021-03-15T12:14:00Z">
          <w:r w:rsidR="009D3A71" w:rsidRPr="002261A9" w:rsidDel="00530700">
            <w:rPr>
              <w:rFonts w:ascii="Arial" w:eastAsia="Calibri" w:hAnsi="Arial" w:cs="Arial"/>
              <w:szCs w:val="24"/>
            </w:rPr>
            <w:delText>ERP.</w:delText>
          </w:r>
          <w:r w:rsidR="009D3A71"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2098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099" w:author="Serjo" w:date="2020-04-09T15:54:00Z">
        <w:r w:rsidR="009D3A71" w:rsidRPr="002261A9">
          <w:rPr>
            <w:rFonts w:ascii="Arial" w:eastAsia="Calibri" w:hAnsi="Arial" w:cs="Arial"/>
            <w:szCs w:val="24"/>
          </w:rPr>
          <w:t>.38_СО_</w:t>
        </w:r>
        <w:r w:rsidR="009D3A71">
          <w:rPr>
            <w:rFonts w:ascii="Arial" w:eastAsia="Calibri" w:hAnsi="Arial" w:cs="Arial"/>
            <w:szCs w:val="24"/>
          </w:rPr>
          <w:t>КД_</w:t>
        </w:r>
        <w:r w:rsidR="009D3A71" w:rsidRPr="002261A9">
          <w:rPr>
            <w:rFonts w:ascii="Arial" w:eastAsia="Calibri" w:hAnsi="Arial" w:cs="Arial"/>
            <w:szCs w:val="24"/>
          </w:rPr>
          <w:t>Закрытие периода в учете затрат и формирование фактической себестоимости_Контроллинг</w:t>
        </w:r>
        <w:r w:rsidR="009D3A71">
          <w:rPr>
            <w:rFonts w:ascii="Arial" w:eastAsia="Calibri" w:hAnsi="Arial" w:cs="Arial"/>
            <w:szCs w:val="24"/>
          </w:rPr>
          <w:t>»</w:t>
        </w:r>
      </w:ins>
      <w:del w:id="2100" w:author="Serjo" w:date="2020-04-09T15:54:00Z">
        <w:r w:rsidR="002261A9" w:rsidRPr="002261A9" w:rsidDel="009D3A71">
          <w:rPr>
            <w:rFonts w:ascii="Arial" w:eastAsia="Calibri" w:hAnsi="Arial" w:cs="Arial"/>
            <w:szCs w:val="24"/>
          </w:rPr>
          <w:delText>ERP.5.1.38_КД_СО_Закрытие периода в учете затрат и формирование фактической себе-стоимости_Контроллинг</w:delText>
        </w:r>
      </w:del>
      <w:r w:rsidR="00DA482A" w:rsidRPr="00101963">
        <w:rPr>
          <w:rFonts w:ascii="Arial" w:eastAsia="Calibri" w:hAnsi="Arial" w:cs="Arial"/>
          <w:szCs w:val="24"/>
        </w:rPr>
        <w:t>)</w:t>
      </w:r>
      <w:r w:rsidRPr="00101963">
        <w:rPr>
          <w:rFonts w:ascii="Arial" w:eastAsia="Calibri" w:hAnsi="Arial" w:cs="Arial"/>
          <w:szCs w:val="24"/>
        </w:rPr>
        <w:t xml:space="preserve"> для закрытия месяца. </w:t>
      </w:r>
      <w:r w:rsidR="007F52DA">
        <w:rPr>
          <w:rFonts w:ascii="Arial" w:eastAsia="Calibri" w:hAnsi="Arial" w:cs="Arial"/>
          <w:szCs w:val="24"/>
        </w:rPr>
        <w:t>При наличии замечаний, П</w:t>
      </w:r>
      <w:r w:rsidR="00BC2239" w:rsidRPr="00101963">
        <w:rPr>
          <w:rFonts w:ascii="Arial" w:eastAsia="Calibri" w:hAnsi="Arial" w:cs="Arial"/>
          <w:szCs w:val="24"/>
        </w:rPr>
        <w:t xml:space="preserve">ланировщик ТОиР </w:t>
      </w:r>
      <w:ins w:id="210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102" w:author="Serjo" w:date="2020-04-10T18:07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103" w:author="Serjo" w:date="2020-04-10T18:07:00Z">
        <w:r w:rsidR="00BC2239"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="00BC2239" w:rsidRPr="00101963">
        <w:rPr>
          <w:rFonts w:ascii="Arial" w:eastAsia="Calibri" w:hAnsi="Arial" w:cs="Arial"/>
          <w:szCs w:val="24"/>
        </w:rPr>
        <w:t xml:space="preserve">возвращает заказы на доработку к Технологу </w:t>
      </w:r>
      <w:ins w:id="2104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105" w:author="Serjo" w:date="2020-04-10T18:07:00Z">
        <w:r w:rsidR="00BC2239"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="00BC2239" w:rsidRPr="00101963">
        <w:rPr>
          <w:rFonts w:ascii="Arial" w:eastAsia="Calibri" w:hAnsi="Arial" w:cs="Arial"/>
          <w:szCs w:val="24"/>
        </w:rPr>
        <w:t xml:space="preserve">, Обходчику ТОиР </w:t>
      </w:r>
      <w:ins w:id="2106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107" w:author="Serjo" w:date="2020-04-10T18:07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108" w:author="Serjo" w:date="2020-04-10T18:07:00Z">
        <w:r w:rsidR="00BC2239" w:rsidRPr="00101963" w:rsidDel="00AB7EFB">
          <w:rPr>
            <w:rFonts w:ascii="Arial" w:eastAsia="Calibri" w:hAnsi="Arial" w:cs="Arial"/>
            <w:szCs w:val="24"/>
          </w:rPr>
          <w:delText xml:space="preserve">БЕ ГОК </w:delText>
        </w:r>
      </w:del>
      <w:r w:rsidR="00BC2239" w:rsidRPr="00101963">
        <w:rPr>
          <w:rFonts w:ascii="Arial" w:eastAsia="Calibri" w:hAnsi="Arial" w:cs="Arial"/>
          <w:szCs w:val="24"/>
        </w:rPr>
        <w:t xml:space="preserve">или Специалисту по диагностике </w:t>
      </w:r>
      <w:ins w:id="2109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del w:id="2110" w:author="Serjo" w:date="2020-04-10T18:07:00Z">
        <w:r w:rsidR="00BC2239" w:rsidRPr="00101963" w:rsidDel="00AB7EFB">
          <w:rPr>
            <w:rFonts w:ascii="Arial" w:eastAsia="Calibri" w:hAnsi="Arial" w:cs="Arial"/>
            <w:szCs w:val="24"/>
          </w:rPr>
          <w:delText>БЕ ГОК</w:delText>
        </w:r>
      </w:del>
      <w:r w:rsidR="00BC2239" w:rsidRPr="00101963">
        <w:rPr>
          <w:rFonts w:ascii="Arial" w:eastAsia="Calibri" w:hAnsi="Arial" w:cs="Arial"/>
          <w:szCs w:val="24"/>
        </w:rPr>
        <w:t xml:space="preserve">, устанавливая статус </w:t>
      </w:r>
      <w:r w:rsidR="00EB16BC">
        <w:rPr>
          <w:rFonts w:ascii="Arial" w:eastAsia="Calibri" w:hAnsi="Arial" w:cs="Arial"/>
          <w:szCs w:val="24"/>
        </w:rPr>
        <w:t>КОРР «Т</w:t>
      </w:r>
      <w:r w:rsidR="005500A9" w:rsidRPr="00101963">
        <w:rPr>
          <w:rFonts w:ascii="Arial" w:eastAsia="Calibri" w:hAnsi="Arial" w:cs="Arial"/>
          <w:szCs w:val="24"/>
        </w:rPr>
        <w:t>ребует корректировки».</w:t>
      </w:r>
      <w:ins w:id="2111" w:author="Serjo" w:date="2020-04-08T13:59:00Z">
        <w:r w:rsidR="00866AA4">
          <w:rPr>
            <w:rFonts w:ascii="Arial" w:eastAsia="Calibri" w:hAnsi="Arial" w:cs="Arial"/>
            <w:szCs w:val="24"/>
          </w:rPr>
          <w:t xml:space="preserve"> </w:t>
        </w:r>
      </w:ins>
      <w:ins w:id="2112" w:author="Serjo" w:date="2020-04-08T14:02:00Z">
        <w:r w:rsidR="00866AA4">
          <w:rPr>
            <w:rFonts w:ascii="Arial" w:eastAsia="Calibri" w:hAnsi="Arial" w:cs="Arial"/>
            <w:szCs w:val="24"/>
          </w:rPr>
          <w:t xml:space="preserve">При техническом закрытии </w:t>
        </w:r>
      </w:ins>
      <w:ins w:id="2113" w:author="Serjo" w:date="2020-04-08T13:59:00Z">
        <w:r w:rsidR="00866AA4">
          <w:rPr>
            <w:rFonts w:ascii="Arial" w:eastAsia="Calibri" w:hAnsi="Arial" w:cs="Arial"/>
            <w:szCs w:val="24"/>
          </w:rPr>
          <w:t>к заказу ТОРО на диагностику должна быть приложена документация</w:t>
        </w:r>
      </w:ins>
      <w:ins w:id="2114" w:author="Serjo" w:date="2020-04-08T14:00:00Z">
        <w:r w:rsidR="00866AA4">
          <w:rPr>
            <w:rFonts w:ascii="Arial" w:eastAsia="Calibri" w:hAnsi="Arial" w:cs="Arial"/>
            <w:szCs w:val="24"/>
          </w:rPr>
          <w:t>, подтверждающая выполнение работ (</w:t>
        </w:r>
      </w:ins>
      <w:ins w:id="2115" w:author="Serjo" w:date="2020-04-13T01:55:00Z">
        <w:r w:rsidR="00F40130">
          <w:rPr>
            <w:rFonts w:ascii="Arial" w:hAnsi="Arial" w:cs="Times New Roman"/>
            <w:szCs w:val="28"/>
          </w:rPr>
          <w:t>Заключение</w:t>
        </w:r>
        <w:r w:rsidR="00F40130" w:rsidRPr="008934B6">
          <w:rPr>
            <w:rFonts w:ascii="Arial" w:hAnsi="Arial" w:cs="Times New Roman"/>
            <w:szCs w:val="28"/>
          </w:rPr>
          <w:t xml:space="preserve"> о техническом состоянии оборудования</w:t>
        </w:r>
        <w:r w:rsidR="00F40130">
          <w:rPr>
            <w:rFonts w:ascii="Arial" w:hAnsi="Arial" w:cs="Times New Roman"/>
            <w:szCs w:val="28"/>
          </w:rPr>
          <w:t>, Акт выполненных работ</w:t>
        </w:r>
      </w:ins>
      <w:ins w:id="2116" w:author="Serjo" w:date="2020-04-08T14:01:00Z">
        <w:r w:rsidR="00866AA4">
          <w:rPr>
            <w:rFonts w:ascii="Arial" w:eastAsia="Calibri" w:hAnsi="Arial" w:cs="Arial"/>
            <w:szCs w:val="24"/>
          </w:rPr>
          <w:t>).</w:t>
        </w:r>
      </w:ins>
      <w:ins w:id="2117" w:author="Serjo" w:date="2020-04-08T14:02:00Z">
        <w:r w:rsidR="00866AA4">
          <w:rPr>
            <w:rFonts w:ascii="Arial" w:eastAsia="Calibri" w:hAnsi="Arial" w:cs="Arial"/>
            <w:szCs w:val="24"/>
          </w:rPr>
          <w:t xml:space="preserve"> Документация прикладывается с использованием функциональности </w:t>
        </w:r>
      </w:ins>
      <w:ins w:id="2118" w:author="Serjo" w:date="2020-04-08T14:03:00Z">
        <w:r w:rsidR="00866AA4">
          <w:rPr>
            <w:rFonts w:ascii="Arial" w:eastAsia="Calibri" w:hAnsi="Arial" w:cs="Arial"/>
            <w:szCs w:val="24"/>
          </w:rPr>
          <w:t>Услуги к объекту.</w:t>
        </w:r>
      </w:ins>
    </w:p>
    <w:p w14:paraId="35D31371" w14:textId="478A0585" w:rsidR="00D46388" w:rsidRPr="00101963" w:rsidRDefault="00D46388" w:rsidP="00D46388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Ежемесячно заказы ТОРО со статусом</w:t>
      </w:r>
      <w:r>
        <w:rPr>
          <w:rFonts w:ascii="Arial" w:eastAsia="Calibri" w:hAnsi="Arial" w:cs="Arial"/>
          <w:szCs w:val="24"/>
        </w:rPr>
        <w:t xml:space="preserve"> </w:t>
      </w:r>
      <w:r w:rsidR="00EB16BC">
        <w:rPr>
          <w:rFonts w:ascii="Arial" w:eastAsia="Calibri" w:hAnsi="Arial" w:cs="Arial"/>
          <w:szCs w:val="24"/>
        </w:rPr>
        <w:t xml:space="preserve">ДЕБЛ </w:t>
      </w:r>
      <w:r>
        <w:rPr>
          <w:rFonts w:ascii="Arial" w:eastAsia="Calibri" w:hAnsi="Arial" w:cs="Arial"/>
          <w:szCs w:val="24"/>
        </w:rPr>
        <w:t>«Деблокировано» и</w:t>
      </w:r>
      <w:r w:rsidRPr="00101963">
        <w:rPr>
          <w:rFonts w:ascii="Arial" w:eastAsia="Calibri" w:hAnsi="Arial" w:cs="Arial"/>
          <w:szCs w:val="24"/>
        </w:rPr>
        <w:t xml:space="preserve"> </w:t>
      </w:r>
      <w:r w:rsidR="00EB16BC">
        <w:rPr>
          <w:rFonts w:ascii="Arial" w:eastAsia="Calibri" w:hAnsi="Arial" w:cs="Arial"/>
          <w:szCs w:val="24"/>
        </w:rPr>
        <w:t xml:space="preserve">ТЗКР </w:t>
      </w:r>
      <w:r w:rsidRPr="00101963">
        <w:rPr>
          <w:rFonts w:ascii="Arial" w:eastAsia="Calibri" w:hAnsi="Arial" w:cs="Arial"/>
          <w:szCs w:val="24"/>
        </w:rPr>
        <w:t>«Технически закрыто» рассчитываются на объекты, которые являются получателями затрат. При техническом закрытии заказа ТОРО в системе автоматически снимается резервирование на невостребованную потребность материалов.</w:t>
      </w:r>
      <w:r w:rsidR="0085151F">
        <w:rPr>
          <w:rFonts w:ascii="Arial" w:eastAsia="Calibri" w:hAnsi="Arial" w:cs="Arial"/>
          <w:szCs w:val="24"/>
        </w:rPr>
        <w:t xml:space="preserve"> Особенности технического закрытия заказов ТОРО описаны в разделе 5.</w:t>
      </w:r>
      <w:ins w:id="2119" w:author="Serjo" w:date="2020-04-09T12:47:00Z">
        <w:r w:rsidR="00393B7B">
          <w:rPr>
            <w:rFonts w:ascii="Arial" w:eastAsia="Calibri" w:hAnsi="Arial" w:cs="Arial"/>
            <w:szCs w:val="24"/>
          </w:rPr>
          <w:t>2.4.9</w:t>
        </w:r>
      </w:ins>
      <w:del w:id="2120" w:author="Serjo" w:date="2020-04-09T12:47:00Z">
        <w:r w:rsidR="0085151F" w:rsidDel="00393B7B">
          <w:rPr>
            <w:rFonts w:ascii="Arial" w:eastAsia="Calibri" w:hAnsi="Arial" w:cs="Arial"/>
            <w:szCs w:val="24"/>
          </w:rPr>
          <w:delText>10.2</w:delText>
        </w:r>
      </w:del>
      <w:r w:rsidR="0085151F">
        <w:rPr>
          <w:rFonts w:ascii="Arial" w:eastAsia="Calibri" w:hAnsi="Arial" w:cs="Arial"/>
          <w:szCs w:val="24"/>
        </w:rPr>
        <w:t xml:space="preserve"> КД </w:t>
      </w:r>
      <w:ins w:id="2121" w:author="Serjo" w:date="2020-04-09T16:14:00Z">
        <w:r w:rsidR="00D70852">
          <w:rPr>
            <w:rFonts w:ascii="Arial" w:eastAsia="Calibri" w:hAnsi="Arial" w:cs="Arial"/>
            <w:szCs w:val="24"/>
          </w:rPr>
          <w:t>«</w:t>
        </w:r>
        <w:del w:id="2122" w:author="Владимир Лаут" w:date="2021-03-15T12:14:00Z">
          <w:r w:rsidR="00D70852" w:rsidRPr="00D70852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2123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124" w:author="Serjo" w:date="2020-04-09T16:14:00Z">
        <w:r w:rsidR="00D70852" w:rsidRPr="00D70852">
          <w:rPr>
            <w:rFonts w:ascii="Arial" w:eastAsia="Calibri" w:hAnsi="Arial" w:cs="Arial"/>
            <w:szCs w:val="24"/>
          </w:rPr>
          <w:t>.55_PM_КД_Выполнение и фактический учет работ</w:t>
        </w:r>
        <w:r w:rsidR="00D70852">
          <w:rPr>
            <w:rFonts w:ascii="Arial" w:eastAsia="Calibri" w:hAnsi="Arial" w:cs="Arial"/>
            <w:szCs w:val="24"/>
          </w:rPr>
          <w:t>»</w:t>
        </w:r>
      </w:ins>
      <w:del w:id="2125" w:author="Serjo" w:date="2020-04-09T16:14:00Z">
        <w:r w:rsidR="0085151F" w:rsidRPr="0085151F" w:rsidDel="00D70852">
          <w:rPr>
            <w:rFonts w:ascii="Arial" w:eastAsia="Calibri" w:hAnsi="Arial" w:cs="Arial"/>
            <w:szCs w:val="24"/>
          </w:rPr>
          <w:delText>Выполнение и фактический учет работ</w:delText>
        </w:r>
      </w:del>
      <w:r w:rsidR="0085151F">
        <w:rPr>
          <w:rFonts w:ascii="Arial" w:eastAsia="Calibri" w:hAnsi="Arial" w:cs="Arial"/>
          <w:szCs w:val="24"/>
        </w:rPr>
        <w:t>.</w:t>
      </w:r>
    </w:p>
    <w:p w14:paraId="7D9DA9AB" w14:textId="258E2150" w:rsidR="00EC6F87" w:rsidRPr="00101963" w:rsidRDefault="00BB6249" w:rsidP="00A03DDE">
      <w:pPr>
        <w:pStyle w:val="afff4"/>
        <w:ind w:firstLine="567"/>
        <w:rPr>
          <w:rFonts w:ascii="Arial" w:eastAsia="Calibri" w:hAnsi="Arial" w:cs="Arial"/>
          <w:szCs w:val="24"/>
        </w:rPr>
      </w:pPr>
      <w:r w:rsidRPr="00101963">
        <w:rPr>
          <w:rFonts w:ascii="Arial" w:eastAsia="Calibri" w:hAnsi="Arial" w:cs="Arial"/>
          <w:szCs w:val="24"/>
        </w:rPr>
        <w:t>Для проведения оценки технического состояния производственных активов, закрытые заказы ТОРО передаются</w:t>
      </w:r>
      <w:r w:rsidR="000A32FF" w:rsidRPr="00101963">
        <w:rPr>
          <w:rFonts w:ascii="Arial" w:eastAsia="Calibri" w:hAnsi="Arial" w:cs="Arial"/>
          <w:szCs w:val="24"/>
        </w:rPr>
        <w:t xml:space="preserve"> в процесс ПП-07.04.04-ERP «Анализ технического состояния производственных  активов»</w:t>
      </w:r>
      <w:r w:rsidR="00DA482A" w:rsidRPr="00101963">
        <w:rPr>
          <w:rFonts w:ascii="Arial" w:eastAsia="Calibri" w:hAnsi="Arial" w:cs="Arial"/>
          <w:szCs w:val="24"/>
        </w:rPr>
        <w:t xml:space="preserve"> (</w:t>
      </w:r>
      <w:del w:id="2126" w:author="Serjo" w:date="2020-04-09T15:55:00Z">
        <w:r w:rsidR="00DA482A" w:rsidRPr="00101963" w:rsidDel="009D3A71">
          <w:rPr>
            <w:rFonts w:ascii="Arial" w:eastAsia="Calibri" w:hAnsi="Arial" w:cs="Arial"/>
            <w:szCs w:val="24"/>
          </w:rPr>
          <w:delText>КД Мониторинг и оценка технического состояния ПА</w:delText>
        </w:r>
        <w:r w:rsidR="007E7F96" w:rsidRPr="00101963" w:rsidDel="009D3A71">
          <w:rPr>
            <w:rFonts w:ascii="Arial" w:eastAsia="Calibri" w:hAnsi="Arial" w:cs="Arial"/>
            <w:szCs w:val="24"/>
          </w:rPr>
          <w:delText xml:space="preserve">, </w:delText>
        </w:r>
      </w:del>
      <w:r w:rsidR="007E7F96" w:rsidRPr="00101963">
        <w:rPr>
          <w:rFonts w:ascii="Arial" w:eastAsia="Calibri" w:hAnsi="Arial" w:cs="Arial"/>
          <w:szCs w:val="24"/>
        </w:rPr>
        <w:t>раздел 5.1.4</w:t>
      </w:r>
      <w:ins w:id="2127" w:author="Serjo" w:date="2020-04-09T15:55:00Z">
        <w:r w:rsidR="009D3A71">
          <w:rPr>
            <w:rFonts w:ascii="Arial" w:eastAsia="Calibri" w:hAnsi="Arial" w:cs="Arial"/>
            <w:szCs w:val="24"/>
          </w:rPr>
          <w:t xml:space="preserve"> данного КД</w:t>
        </w:r>
      </w:ins>
      <w:r w:rsidR="00DA482A" w:rsidRPr="00101963">
        <w:rPr>
          <w:rFonts w:ascii="Arial" w:eastAsia="Calibri" w:hAnsi="Arial" w:cs="Arial"/>
          <w:szCs w:val="24"/>
        </w:rPr>
        <w:t>).</w:t>
      </w:r>
      <w:r w:rsidR="00EC6F87" w:rsidRPr="00101963">
        <w:rPr>
          <w:rFonts w:ascii="Arial" w:eastAsia="Calibri" w:hAnsi="Arial" w:cs="Arial"/>
          <w:szCs w:val="24"/>
        </w:rPr>
        <w:t xml:space="preserve"> </w:t>
      </w:r>
    </w:p>
    <w:p w14:paraId="3F7D0010" w14:textId="77777777" w:rsidR="00DA482A" w:rsidRDefault="00DA482A" w:rsidP="0000121D">
      <w:pPr>
        <w:spacing w:after="240" w:line="276" w:lineRule="auto"/>
        <w:rPr>
          <w:rFonts w:ascii="Arial" w:hAnsi="Arial" w:cs="Arial"/>
        </w:rPr>
      </w:pPr>
    </w:p>
    <w:p w14:paraId="39782979" w14:textId="77777777" w:rsidR="004A7B5E" w:rsidRDefault="004A7B5E" w:rsidP="0084765C">
      <w:pPr>
        <w:pStyle w:val="3"/>
      </w:pPr>
      <w:bookmarkStart w:id="2128" w:name="_Toc69302494"/>
      <w:r w:rsidRPr="000835FE">
        <w:t xml:space="preserve">Описание </w:t>
      </w:r>
      <w:r>
        <w:t xml:space="preserve">шагов </w:t>
      </w:r>
      <w:r w:rsidRPr="000835FE">
        <w:t xml:space="preserve">бизнес-процесса </w:t>
      </w:r>
      <w:r w:rsidRPr="00B06F54">
        <w:t>ПП-07.04.04-ERP</w:t>
      </w:r>
      <w:r w:rsidRPr="008E5A4F">
        <w:t xml:space="preserve"> </w:t>
      </w:r>
      <w:r w:rsidRPr="00B06F54">
        <w:t>Анализ технического состояния производственных активов</w:t>
      </w:r>
      <w:bookmarkEnd w:id="2128"/>
    </w:p>
    <w:p w14:paraId="51DBE19F" w14:textId="77777777" w:rsidR="00DA482A" w:rsidRDefault="00DA482A" w:rsidP="00A03DDE"/>
    <w:p w14:paraId="7B6B625B" w14:textId="77777777" w:rsidR="00DA482A" w:rsidRDefault="00DA482A" w:rsidP="00DA482A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1</w:t>
      </w:r>
      <w:r w:rsidR="0059264C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0 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Анализ результатов диагностики</w:t>
      </w:r>
    </w:p>
    <w:p w14:paraId="61A935D7" w14:textId="77777777" w:rsidR="008D3381" w:rsidRPr="008D3381" w:rsidRDefault="008D3381" w:rsidP="00A03DDE">
      <w:pPr>
        <w:rPr>
          <w:rFonts w:eastAsiaTheme="majorEastAsia"/>
        </w:rPr>
      </w:pPr>
    </w:p>
    <w:p w14:paraId="338371D1" w14:textId="7313A57C" w:rsidR="0059264C" w:rsidRDefault="008D363B" w:rsidP="00CA660B">
      <w:pPr>
        <w:spacing w:after="200" w:line="276" w:lineRule="auto"/>
        <w:ind w:firstLine="567"/>
        <w:jc w:val="left"/>
        <w:rPr>
          <w:ins w:id="2129" w:author="Serjo" w:date="2020-04-08T17:18:00Z"/>
          <w:rFonts w:ascii="Arial" w:eastAsia="Calibri" w:hAnsi="Arial" w:cs="Arial"/>
          <w:szCs w:val="24"/>
        </w:rPr>
      </w:pPr>
      <w:r w:rsidRPr="0052647E">
        <w:rPr>
          <w:rFonts w:ascii="Arial" w:eastAsia="Calibri" w:hAnsi="Arial" w:cs="Arial"/>
          <w:szCs w:val="24"/>
        </w:rPr>
        <w:t xml:space="preserve">Анализ результатов диагностики выполняется Специалистом по диагностике </w:t>
      </w:r>
      <w:ins w:id="2130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131" w:author="Serjo" w:date="2020-04-10T18:07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132" w:author="Serjo" w:date="2020-04-10T18:07:00Z">
        <w:r w:rsidRPr="0052647E" w:rsidDel="00AB7EFB">
          <w:rPr>
            <w:rFonts w:ascii="Arial" w:eastAsia="Calibri" w:hAnsi="Arial" w:cs="Arial"/>
            <w:szCs w:val="24"/>
          </w:rPr>
          <w:delText>БЕ ГОК</w:delText>
        </w:r>
        <w:r w:rsidR="00CA660B" w:rsidDel="00AB7EFB">
          <w:rPr>
            <w:rFonts w:ascii="Arial" w:eastAsia="Calibri" w:hAnsi="Arial" w:cs="Arial"/>
            <w:szCs w:val="24"/>
          </w:rPr>
          <w:delText xml:space="preserve"> </w:delText>
        </w:r>
      </w:del>
      <w:r w:rsidR="00CA660B">
        <w:rPr>
          <w:rFonts w:ascii="Arial" w:eastAsia="Calibri" w:hAnsi="Arial" w:cs="Arial"/>
          <w:szCs w:val="24"/>
        </w:rPr>
        <w:t>на основ</w:t>
      </w:r>
      <w:r w:rsidR="00800325">
        <w:rPr>
          <w:rFonts w:ascii="Arial" w:eastAsia="Calibri" w:hAnsi="Arial" w:cs="Arial"/>
          <w:szCs w:val="24"/>
        </w:rPr>
        <w:t>ании</w:t>
      </w:r>
      <w:r w:rsidR="00CA660B">
        <w:rPr>
          <w:rFonts w:ascii="Arial" w:eastAsia="Calibri" w:hAnsi="Arial" w:cs="Arial"/>
          <w:szCs w:val="24"/>
        </w:rPr>
        <w:t xml:space="preserve"> бумажных документов «Отчёт о результатах диагностики» и «Рекомендации по обслуживанию оборудования», сформированых в процессе «ПП-07.04.03-</w:t>
      </w:r>
      <w:r w:rsidR="00CA660B">
        <w:rPr>
          <w:rFonts w:ascii="Arial" w:eastAsia="Calibri" w:hAnsi="Arial" w:cs="Arial"/>
          <w:szCs w:val="24"/>
          <w:lang w:val="en-US"/>
        </w:rPr>
        <w:t>ERP</w:t>
      </w:r>
      <w:r w:rsidR="00CA660B" w:rsidRPr="00CA660B">
        <w:rPr>
          <w:rFonts w:ascii="Arial" w:eastAsia="Calibri" w:hAnsi="Arial" w:cs="Arial"/>
          <w:szCs w:val="24"/>
        </w:rPr>
        <w:t xml:space="preserve"> </w:t>
      </w:r>
      <w:r w:rsidR="00CA660B">
        <w:rPr>
          <w:rFonts w:ascii="Arial" w:eastAsia="Calibri" w:hAnsi="Arial" w:cs="Arial"/>
          <w:szCs w:val="24"/>
        </w:rPr>
        <w:t>Выполнение и регистрация результатов диагностики производственных активов»</w:t>
      </w:r>
      <w:ins w:id="2133" w:author="Serjo" w:date="2020-04-08T17:14:00Z">
        <w:r w:rsidR="00800325">
          <w:rPr>
            <w:rFonts w:ascii="Arial" w:eastAsia="Calibri" w:hAnsi="Arial" w:cs="Arial"/>
            <w:szCs w:val="24"/>
          </w:rPr>
          <w:t xml:space="preserve">, а также на основании Сообщений ТОРО вида </w:t>
        </w:r>
        <w:r w:rsidR="00800325">
          <w:rPr>
            <w:rFonts w:ascii="Arial" w:eastAsia="Calibri" w:hAnsi="Arial" w:cs="Arial"/>
            <w:szCs w:val="24"/>
            <w:lang w:val="en-US"/>
          </w:rPr>
          <w:t>A</w:t>
        </w:r>
        <w:r w:rsidR="00800325">
          <w:rPr>
            <w:rFonts w:ascii="Arial" w:eastAsia="Calibri" w:hAnsi="Arial" w:cs="Arial"/>
            <w:szCs w:val="24"/>
          </w:rPr>
          <w:t>8 «</w:t>
        </w:r>
      </w:ins>
      <w:ins w:id="2134" w:author="Serjo" w:date="2020-04-08T17:17:00Z">
        <w:r w:rsidR="00800325" w:rsidRPr="00800325">
          <w:rPr>
            <w:rFonts w:ascii="Arial" w:eastAsia="Calibri" w:hAnsi="Arial" w:cs="Arial"/>
            <w:szCs w:val="24"/>
          </w:rPr>
          <w:t>Заявка на диагностику</w:t>
        </w:r>
      </w:ins>
      <w:ins w:id="2135" w:author="Serjo" w:date="2020-04-08T17:14:00Z">
        <w:r w:rsidR="00800325">
          <w:rPr>
            <w:rFonts w:ascii="Arial" w:eastAsia="Calibri" w:hAnsi="Arial" w:cs="Arial"/>
            <w:szCs w:val="24"/>
          </w:rPr>
          <w:t xml:space="preserve">» с системным статусом </w:t>
        </w:r>
      </w:ins>
      <w:ins w:id="2136" w:author="Serjo" w:date="2020-04-08T17:15:00Z">
        <w:r w:rsidR="00800325">
          <w:rPr>
            <w:rFonts w:ascii="Arial" w:eastAsia="Calibri" w:hAnsi="Arial" w:cs="Arial"/>
            <w:szCs w:val="24"/>
          </w:rPr>
          <w:t xml:space="preserve">СОЗА «Сообщение закрыто», в транзакции </w:t>
        </w:r>
        <w:r w:rsidR="00800325" w:rsidRPr="002913A4">
          <w:rPr>
            <w:rFonts w:ascii="Arial" w:eastAsia="Calibri" w:hAnsi="Arial" w:cs="Arial"/>
          </w:rPr>
          <w:t>IW29</w:t>
        </w:r>
        <w:r w:rsidR="00800325" w:rsidRPr="001966AB">
          <w:rPr>
            <w:rFonts w:ascii="Arial" w:eastAsia="Calibri" w:hAnsi="Arial" w:cs="Arial"/>
          </w:rPr>
          <w:t xml:space="preserve"> </w:t>
        </w:r>
      </w:ins>
      <w:ins w:id="2137" w:author="Serjo" w:date="2020-04-12T13:05:00Z">
        <w:r w:rsidR="000D3F42">
          <w:rPr>
            <w:rFonts w:ascii="Arial" w:eastAsia="Calibri" w:hAnsi="Arial" w:cs="Arial"/>
          </w:rPr>
          <w:t>«</w:t>
        </w:r>
      </w:ins>
      <w:ins w:id="2138" w:author="Serjo" w:date="2020-04-12T13:19:00Z">
        <w:r w:rsidR="00830F85" w:rsidRPr="00830F85">
          <w:rPr>
            <w:rFonts w:ascii="Arial" w:eastAsia="Calibri" w:hAnsi="Arial" w:cs="Arial"/>
          </w:rPr>
          <w:t>Просмотр списка Сообщений ТОРО</w:t>
        </w:r>
      </w:ins>
      <w:ins w:id="2139" w:author="Serjo" w:date="2020-04-12T13:05:00Z">
        <w:r w:rsidR="000D3F42">
          <w:rPr>
            <w:rFonts w:ascii="Arial" w:eastAsia="Calibri" w:hAnsi="Arial" w:cs="Arial"/>
          </w:rPr>
          <w:t>»</w:t>
        </w:r>
      </w:ins>
      <w:del w:id="2140" w:author="Serjo" w:date="2020-04-08T17:14:00Z">
        <w:r w:rsidR="00CA660B" w:rsidDel="00800325">
          <w:rPr>
            <w:rFonts w:ascii="Arial" w:eastAsia="Calibri" w:hAnsi="Arial" w:cs="Arial"/>
            <w:szCs w:val="24"/>
          </w:rPr>
          <w:delText>.</w:delText>
        </w:r>
      </w:del>
    </w:p>
    <w:p w14:paraId="7B34F9A0" w14:textId="1CD6CC65" w:rsidR="00800325" w:rsidRDefault="00800325" w:rsidP="00CA660B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ins w:id="2141" w:author="Serjo" w:date="2020-04-08T17:18:00Z">
        <w:r>
          <w:rPr>
            <w:rFonts w:ascii="Arial" w:eastAsia="Calibri" w:hAnsi="Arial" w:cs="Arial"/>
            <w:szCs w:val="24"/>
          </w:rPr>
          <w:lastRenderedPageBreak/>
          <w:t>Специалист</w:t>
        </w:r>
        <w:r w:rsidRPr="0052647E">
          <w:rPr>
            <w:rFonts w:ascii="Arial" w:eastAsia="Calibri" w:hAnsi="Arial" w:cs="Arial"/>
            <w:szCs w:val="24"/>
          </w:rPr>
          <w:t xml:space="preserve"> по диагностике </w:t>
        </w:r>
      </w:ins>
      <w:ins w:id="2142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143" w:author="Serjo" w:date="2020-04-10T18:08:00Z">
        <w:r w:rsidR="00AB7EFB" w:rsidRPr="00AB7EFB">
          <w:rPr>
            <w:rFonts w:ascii="Arial" w:eastAsia="Calibri" w:hAnsi="Arial" w:cs="Arial"/>
            <w:szCs w:val="24"/>
          </w:rPr>
          <w:t xml:space="preserve"> </w:t>
        </w:r>
      </w:ins>
      <w:ins w:id="2144" w:author="Serjo" w:date="2020-04-08T17:18:00Z">
        <w:r>
          <w:rPr>
            <w:rFonts w:ascii="Arial" w:eastAsia="Calibri" w:hAnsi="Arial" w:cs="Arial"/>
            <w:szCs w:val="24"/>
          </w:rPr>
          <w:t>просматривает информацию о выявленных в результате диагностики дефектах</w:t>
        </w:r>
      </w:ins>
      <w:ins w:id="2145" w:author="Serjo" w:date="2020-04-08T17:21:00Z">
        <w:r>
          <w:rPr>
            <w:rFonts w:ascii="Arial" w:eastAsia="Calibri" w:hAnsi="Arial" w:cs="Arial"/>
            <w:szCs w:val="24"/>
          </w:rPr>
          <w:t xml:space="preserve">. По </w:t>
        </w:r>
      </w:ins>
      <w:ins w:id="2146" w:author="Serjo" w:date="2020-04-08T17:19:00Z">
        <w:r>
          <w:rPr>
            <w:rFonts w:ascii="Arial" w:eastAsia="Calibri" w:hAnsi="Arial" w:cs="Arial"/>
            <w:szCs w:val="24"/>
          </w:rPr>
          <w:t xml:space="preserve">заполнению поля </w:t>
        </w:r>
      </w:ins>
      <w:ins w:id="2147" w:author="Serjo" w:date="2020-04-08T17:20:00Z">
        <w:r>
          <w:rPr>
            <w:rFonts w:ascii="Arial" w:eastAsia="Calibri" w:hAnsi="Arial" w:cs="Arial"/>
            <w:szCs w:val="24"/>
          </w:rPr>
          <w:t xml:space="preserve">«Индикатор наличия прикрепленных документов» в списке сообщений </w:t>
        </w:r>
      </w:ins>
      <w:ins w:id="2148" w:author="Serjo" w:date="2020-04-08T17:21:00Z">
        <w:r>
          <w:rPr>
            <w:rFonts w:ascii="Arial" w:eastAsia="Calibri" w:hAnsi="Arial" w:cs="Arial"/>
            <w:szCs w:val="24"/>
          </w:rPr>
          <w:t xml:space="preserve">ТОРО имеется возможность получить информацию о прикрепленных </w:t>
        </w:r>
      </w:ins>
      <w:ins w:id="2149" w:author="Serjo" w:date="2020-04-08T17:22:00Z">
        <w:r>
          <w:rPr>
            <w:rFonts w:ascii="Arial" w:eastAsia="Calibri" w:hAnsi="Arial" w:cs="Arial"/>
            <w:szCs w:val="24"/>
          </w:rPr>
          <w:t xml:space="preserve">к сообщению ТОРО </w:t>
        </w:r>
      </w:ins>
      <w:ins w:id="2150" w:author="Serjo" w:date="2020-04-08T17:21:00Z">
        <w:r>
          <w:rPr>
            <w:rFonts w:ascii="Arial" w:eastAsia="Calibri" w:hAnsi="Arial" w:cs="Arial"/>
            <w:szCs w:val="24"/>
          </w:rPr>
          <w:t>электронных версиях документов.</w:t>
        </w:r>
      </w:ins>
    </w:p>
    <w:p w14:paraId="54B22A4D" w14:textId="77777777" w:rsidR="0059264C" w:rsidRDefault="0059264C" w:rsidP="0059264C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2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Анализ результатов предписаний</w:t>
      </w:r>
    </w:p>
    <w:p w14:paraId="520DC1D6" w14:textId="77777777" w:rsidR="008D3381" w:rsidRPr="008D3381" w:rsidRDefault="008D3381" w:rsidP="00A03DDE">
      <w:pPr>
        <w:rPr>
          <w:rFonts w:eastAsiaTheme="majorEastAsia"/>
        </w:rPr>
      </w:pPr>
    </w:p>
    <w:p w14:paraId="74D1FDDD" w14:textId="2952D5F6" w:rsidR="0059264C" w:rsidRPr="00CB1538" w:rsidRDefault="00372606" w:rsidP="00BC7595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8D3381">
        <w:rPr>
          <w:rFonts w:ascii="Arial" w:eastAsia="Calibri" w:hAnsi="Arial" w:cs="Arial"/>
        </w:rPr>
        <w:t>Анализ результатов предписаний</w:t>
      </w:r>
      <w:r w:rsidR="004504B1">
        <w:rPr>
          <w:rFonts w:ascii="Arial" w:eastAsia="Calibri" w:hAnsi="Arial" w:cs="Arial"/>
        </w:rPr>
        <w:t xml:space="preserve"> </w:t>
      </w:r>
      <w:r w:rsidR="0059264C">
        <w:rPr>
          <w:rFonts w:ascii="Arial" w:eastAsia="Calibri" w:hAnsi="Arial" w:cs="Arial"/>
        </w:rPr>
        <w:t xml:space="preserve">выполняют </w:t>
      </w:r>
      <w:r w:rsidR="004504B1">
        <w:rPr>
          <w:rFonts w:ascii="Arial" w:eastAsia="Calibri" w:hAnsi="Arial" w:cs="Arial"/>
        </w:rPr>
        <w:t>И</w:t>
      </w:r>
      <w:r w:rsidR="004504B1" w:rsidRPr="002913A4">
        <w:rPr>
          <w:rFonts w:ascii="Arial" w:eastAsia="Calibri" w:hAnsi="Arial" w:cs="Arial"/>
        </w:rPr>
        <w:t xml:space="preserve">нженер </w:t>
      </w:r>
      <w:r w:rsidR="004504B1">
        <w:rPr>
          <w:rFonts w:ascii="Arial" w:eastAsia="Calibri" w:hAnsi="Arial" w:cs="Arial"/>
        </w:rPr>
        <w:t xml:space="preserve">ТОиР </w:t>
      </w:r>
      <w:ins w:id="2151" w:author="Serjo" w:date="2020-04-15T15:20:00Z">
        <w:r w:rsidR="002C556C">
          <w:rPr>
            <w:rFonts w:ascii="Arial" w:eastAsia="Calibri" w:hAnsi="Arial" w:cs="Arial"/>
          </w:rPr>
          <w:t>УО</w:t>
        </w:r>
      </w:ins>
      <w:ins w:id="2152" w:author="Serjo" w:date="2020-04-10T18:08:00Z">
        <w:r w:rsidR="00AB7EFB" w:rsidRPr="00AB7EFB" w:rsidDel="00AB7EFB">
          <w:rPr>
            <w:rFonts w:ascii="Arial" w:eastAsia="Calibri" w:hAnsi="Arial" w:cs="Arial"/>
          </w:rPr>
          <w:t xml:space="preserve"> </w:t>
        </w:r>
      </w:ins>
      <w:del w:id="2153" w:author="Serjo" w:date="2020-04-10T18:08:00Z">
        <w:r w:rsidR="004504B1" w:rsidDel="00AB7EFB">
          <w:rPr>
            <w:rFonts w:ascii="Arial" w:eastAsia="Calibri" w:hAnsi="Arial" w:cs="Arial"/>
          </w:rPr>
          <w:delText xml:space="preserve">БЕ ГОК </w:delText>
        </w:r>
      </w:del>
      <w:r w:rsidR="004504B1">
        <w:rPr>
          <w:rFonts w:ascii="Arial" w:eastAsia="Calibri" w:hAnsi="Arial" w:cs="Arial"/>
        </w:rPr>
        <w:t xml:space="preserve">и </w:t>
      </w:r>
      <w:ins w:id="2154" w:author="Владимир Лаут" w:date="2021-03-22T12:57:00Z">
        <w:r w:rsidR="00D14609" w:rsidRPr="00D14609">
          <w:rPr>
            <w:rFonts w:ascii="Arial" w:eastAsia="Calibri" w:hAnsi="Arial" w:cs="Arial"/>
          </w:rPr>
          <w:t xml:space="preserve">Специалист по ведению мероприятий </w:t>
        </w:r>
      </w:ins>
      <w:del w:id="2155" w:author="Владимир Лаут" w:date="2021-03-22T12:57:00Z">
        <w:r w:rsidR="004504B1" w:rsidDel="00D14609">
          <w:rPr>
            <w:rFonts w:ascii="Arial" w:eastAsia="Calibri" w:hAnsi="Arial" w:cs="Arial"/>
          </w:rPr>
          <w:delText>Специалист по ведению задач</w:delText>
        </w:r>
      </w:del>
      <w:r w:rsidR="004504B1">
        <w:rPr>
          <w:rFonts w:ascii="Arial" w:eastAsia="Calibri" w:hAnsi="Arial" w:cs="Arial"/>
        </w:rPr>
        <w:t xml:space="preserve"> ОТПБиООС </w:t>
      </w:r>
      <w:ins w:id="2156" w:author="Serjo" w:date="2020-04-15T15:20:00Z">
        <w:r w:rsidR="002C556C">
          <w:rPr>
            <w:rFonts w:ascii="Arial" w:eastAsia="Calibri" w:hAnsi="Arial" w:cs="Arial"/>
          </w:rPr>
          <w:t>УО</w:t>
        </w:r>
      </w:ins>
      <w:del w:id="2157" w:author="Serjo" w:date="2020-04-10T18:08:00Z">
        <w:r w:rsidR="004504B1" w:rsidDel="00AB7EFB">
          <w:rPr>
            <w:rFonts w:ascii="Arial" w:eastAsia="Calibri" w:hAnsi="Arial" w:cs="Arial"/>
          </w:rPr>
          <w:delText>БЕ ГОК</w:delText>
        </w:r>
      </w:del>
      <w:r w:rsidR="00956C78">
        <w:rPr>
          <w:rFonts w:ascii="Arial" w:eastAsia="Calibri" w:hAnsi="Arial" w:cs="Arial"/>
        </w:rPr>
        <w:t>.</w:t>
      </w:r>
      <w:r w:rsidR="004504B1" w:rsidRPr="002913A4">
        <w:rPr>
          <w:rFonts w:ascii="Arial" w:eastAsia="Calibri" w:hAnsi="Arial" w:cs="Arial"/>
        </w:rPr>
        <w:t xml:space="preserve"> </w:t>
      </w:r>
      <w:r w:rsidR="00956C78">
        <w:rPr>
          <w:rFonts w:ascii="Arial" w:eastAsia="Calibri" w:hAnsi="Arial" w:cs="Arial"/>
        </w:rPr>
        <w:t>Анализ выполняется на основани</w:t>
      </w:r>
      <w:r w:rsidR="00800325">
        <w:rPr>
          <w:rFonts w:ascii="Arial" w:eastAsia="Calibri" w:hAnsi="Arial" w:cs="Arial"/>
        </w:rPr>
        <w:t>и</w:t>
      </w:r>
      <w:r w:rsidR="004504B1">
        <w:rPr>
          <w:rFonts w:ascii="Arial" w:eastAsia="Calibri" w:hAnsi="Arial" w:cs="Arial"/>
        </w:rPr>
        <w:t xml:space="preserve"> Сообщени</w:t>
      </w:r>
      <w:r w:rsidR="00956C78">
        <w:rPr>
          <w:rFonts w:ascii="Arial" w:eastAsia="Calibri" w:hAnsi="Arial" w:cs="Arial"/>
        </w:rPr>
        <w:t>й</w:t>
      </w:r>
      <w:r w:rsidR="004504B1">
        <w:rPr>
          <w:rFonts w:ascii="Arial" w:eastAsia="Calibri" w:hAnsi="Arial" w:cs="Arial"/>
        </w:rPr>
        <w:t xml:space="preserve"> ТОРО </w:t>
      </w:r>
      <w:ins w:id="2158" w:author="Serjo" w:date="2020-04-08T17:25:00Z">
        <w:r w:rsidR="006569E9">
          <w:rPr>
            <w:rFonts w:ascii="Arial" w:eastAsia="Calibri" w:hAnsi="Arial" w:cs="Arial"/>
          </w:rPr>
          <w:t xml:space="preserve">вида </w:t>
        </w:r>
      </w:ins>
      <w:ins w:id="2159" w:author="Serjo" w:date="2020-04-08T17:26:00Z">
        <w:r w:rsidR="006569E9">
          <w:rPr>
            <w:rFonts w:ascii="Arial" w:eastAsia="Calibri" w:hAnsi="Arial" w:cs="Arial"/>
            <w:lang w:val="en-US"/>
          </w:rPr>
          <w:t>A</w:t>
        </w:r>
        <w:r w:rsidR="006569E9" w:rsidRPr="006569E9">
          <w:rPr>
            <w:rFonts w:ascii="Arial" w:eastAsia="Calibri" w:hAnsi="Arial" w:cs="Arial"/>
            <w:rPrChange w:id="2160" w:author="Serjo" w:date="2020-04-08T17:26:00Z">
              <w:rPr>
                <w:rFonts w:ascii="Arial" w:eastAsia="Calibri" w:hAnsi="Arial" w:cs="Arial"/>
                <w:lang w:val="en-US"/>
              </w:rPr>
            </w:rPrChange>
          </w:rPr>
          <w:t xml:space="preserve">3 </w:t>
        </w:r>
        <w:r w:rsidR="006569E9">
          <w:rPr>
            <w:rFonts w:ascii="Arial" w:eastAsia="Calibri" w:hAnsi="Arial" w:cs="Arial"/>
          </w:rPr>
          <w:t>«</w:t>
        </w:r>
        <w:r w:rsidR="006569E9" w:rsidRPr="006569E9">
          <w:rPr>
            <w:rFonts w:ascii="Arial" w:eastAsia="Calibri" w:hAnsi="Arial" w:cs="Arial"/>
          </w:rPr>
          <w:t>Предписание ЭПБ</w:t>
        </w:r>
        <w:r w:rsidR="006569E9">
          <w:rPr>
            <w:rFonts w:ascii="Arial" w:eastAsia="Calibri" w:hAnsi="Arial" w:cs="Arial"/>
          </w:rPr>
          <w:t xml:space="preserve">» и </w:t>
        </w:r>
        <w:r w:rsidR="006569E9">
          <w:rPr>
            <w:rFonts w:ascii="Arial" w:eastAsia="Calibri" w:hAnsi="Arial" w:cs="Arial"/>
            <w:lang w:val="en-US"/>
          </w:rPr>
          <w:t>AC</w:t>
        </w:r>
        <w:r w:rsidR="006569E9" w:rsidRPr="006569E9">
          <w:rPr>
            <w:rFonts w:ascii="Arial" w:eastAsia="Calibri" w:hAnsi="Arial" w:cs="Arial"/>
            <w:rPrChange w:id="2161" w:author="Serjo" w:date="2020-04-08T17:26:00Z">
              <w:rPr>
                <w:rFonts w:ascii="Arial" w:eastAsia="Calibri" w:hAnsi="Arial" w:cs="Arial"/>
                <w:lang w:val="en-US"/>
              </w:rPr>
            </w:rPrChange>
          </w:rPr>
          <w:t xml:space="preserve"> </w:t>
        </w:r>
        <w:r w:rsidR="006569E9">
          <w:rPr>
            <w:rFonts w:ascii="Arial" w:eastAsia="Calibri" w:hAnsi="Arial" w:cs="Arial"/>
          </w:rPr>
          <w:t>«</w:t>
        </w:r>
        <w:r w:rsidR="006569E9" w:rsidRPr="006569E9">
          <w:rPr>
            <w:rFonts w:ascii="Arial" w:eastAsia="Calibri" w:hAnsi="Arial" w:cs="Arial"/>
          </w:rPr>
          <w:t>Выполнение ЭПБ</w:t>
        </w:r>
        <w:r w:rsidR="006569E9">
          <w:rPr>
            <w:rFonts w:ascii="Arial" w:eastAsia="Calibri" w:hAnsi="Arial" w:cs="Arial"/>
          </w:rPr>
          <w:t xml:space="preserve">» </w:t>
        </w:r>
      </w:ins>
      <w:r w:rsidR="004504B1">
        <w:rPr>
          <w:rFonts w:ascii="Arial" w:eastAsia="Calibri" w:hAnsi="Arial" w:cs="Arial"/>
        </w:rPr>
        <w:t xml:space="preserve">с </w:t>
      </w:r>
      <w:r w:rsidR="00800325">
        <w:rPr>
          <w:rFonts w:ascii="Arial" w:eastAsia="Calibri" w:hAnsi="Arial" w:cs="Arial"/>
          <w:szCs w:val="24"/>
        </w:rPr>
        <w:t xml:space="preserve">системным </w:t>
      </w:r>
      <w:r w:rsidR="004504B1">
        <w:rPr>
          <w:rFonts w:ascii="Arial" w:eastAsia="Calibri" w:hAnsi="Arial" w:cs="Arial"/>
        </w:rPr>
        <w:t>статусом СОЗА «</w:t>
      </w:r>
      <w:r w:rsidR="00800325">
        <w:rPr>
          <w:rFonts w:ascii="Arial" w:eastAsia="Calibri" w:hAnsi="Arial" w:cs="Arial"/>
          <w:szCs w:val="24"/>
        </w:rPr>
        <w:t>Сообщение закрыто</w:t>
      </w:r>
      <w:r w:rsidR="004504B1">
        <w:rPr>
          <w:rFonts w:ascii="Arial" w:eastAsia="Calibri" w:hAnsi="Arial" w:cs="Arial"/>
        </w:rPr>
        <w:t xml:space="preserve">», </w:t>
      </w:r>
      <w:r w:rsidR="004504B1" w:rsidRPr="002913A4">
        <w:rPr>
          <w:rFonts w:ascii="Arial" w:eastAsia="Calibri" w:hAnsi="Arial" w:cs="Arial"/>
        </w:rPr>
        <w:t xml:space="preserve">в транзакции </w:t>
      </w:r>
      <w:r w:rsidR="00EF266E" w:rsidRPr="002913A4">
        <w:rPr>
          <w:rFonts w:ascii="Arial" w:eastAsia="Calibri" w:hAnsi="Arial" w:cs="Arial"/>
        </w:rPr>
        <w:t>IW</w:t>
      </w:r>
      <w:r w:rsidR="004504B1" w:rsidRPr="002913A4">
        <w:rPr>
          <w:rFonts w:ascii="Arial" w:eastAsia="Calibri" w:hAnsi="Arial" w:cs="Arial"/>
        </w:rPr>
        <w:t>29</w:t>
      </w:r>
      <w:r w:rsidR="00830F85">
        <w:rPr>
          <w:rFonts w:ascii="Arial" w:eastAsia="Calibri" w:hAnsi="Arial" w:cs="Arial"/>
        </w:rPr>
        <w:t xml:space="preserve"> «</w:t>
      </w:r>
      <w:r w:rsidR="00830F85" w:rsidRPr="00830F85">
        <w:rPr>
          <w:rFonts w:ascii="Arial" w:eastAsia="Calibri" w:hAnsi="Arial" w:cs="Arial"/>
        </w:rPr>
        <w:t>Просмотр списка Сообщений ТОРО</w:t>
      </w:r>
      <w:r w:rsidR="00830F85">
        <w:rPr>
          <w:rFonts w:ascii="Arial" w:eastAsia="Calibri" w:hAnsi="Arial" w:cs="Arial"/>
        </w:rPr>
        <w:t>»</w:t>
      </w:r>
      <w:r w:rsidR="004504B1">
        <w:rPr>
          <w:rFonts w:ascii="Arial" w:eastAsia="Calibri" w:hAnsi="Arial" w:cs="Arial"/>
        </w:rPr>
        <w:t xml:space="preserve">. </w:t>
      </w:r>
      <w:r w:rsidR="00956C78">
        <w:rPr>
          <w:rFonts w:ascii="Arial" w:eastAsia="Calibri" w:hAnsi="Arial" w:cs="Arial"/>
        </w:rPr>
        <w:t>И</w:t>
      </w:r>
      <w:r w:rsidR="00956C78" w:rsidRPr="002913A4">
        <w:rPr>
          <w:rFonts w:ascii="Arial" w:eastAsia="Calibri" w:hAnsi="Arial" w:cs="Arial"/>
        </w:rPr>
        <w:t xml:space="preserve">нженер </w:t>
      </w:r>
      <w:r w:rsidR="00956C78">
        <w:rPr>
          <w:rFonts w:ascii="Arial" w:eastAsia="Calibri" w:hAnsi="Arial" w:cs="Arial"/>
        </w:rPr>
        <w:t xml:space="preserve">ТОиР </w:t>
      </w:r>
      <w:ins w:id="2162" w:author="Serjo" w:date="2020-04-15T15:20:00Z">
        <w:r w:rsidR="002C556C">
          <w:rPr>
            <w:rFonts w:ascii="Arial" w:eastAsia="Calibri" w:hAnsi="Arial" w:cs="Arial"/>
          </w:rPr>
          <w:t>УО</w:t>
        </w:r>
      </w:ins>
      <w:ins w:id="2163" w:author="Serjo" w:date="2020-04-10T18:08:00Z">
        <w:r w:rsidR="00AB7EFB" w:rsidRPr="00AB7EFB" w:rsidDel="00AB7EFB">
          <w:rPr>
            <w:rFonts w:ascii="Arial" w:eastAsia="Calibri" w:hAnsi="Arial" w:cs="Arial"/>
          </w:rPr>
          <w:t xml:space="preserve"> </w:t>
        </w:r>
      </w:ins>
      <w:del w:id="2164" w:author="Serjo" w:date="2020-04-10T18:08:00Z">
        <w:r w:rsidR="00956C78" w:rsidDel="00AB7EFB">
          <w:rPr>
            <w:rFonts w:ascii="Arial" w:eastAsia="Calibri" w:hAnsi="Arial" w:cs="Arial"/>
          </w:rPr>
          <w:delText xml:space="preserve">БЕ ГОК </w:delText>
        </w:r>
      </w:del>
      <w:r w:rsidR="00956C78">
        <w:rPr>
          <w:rFonts w:ascii="Arial" w:eastAsia="Calibri" w:hAnsi="Arial" w:cs="Arial"/>
        </w:rPr>
        <w:t xml:space="preserve">и </w:t>
      </w:r>
      <w:ins w:id="2165" w:author="Владимир Лаут" w:date="2021-03-22T12:57:00Z">
        <w:r w:rsidR="00D14609" w:rsidRPr="00D14609">
          <w:rPr>
            <w:rFonts w:ascii="Arial" w:eastAsia="Calibri" w:hAnsi="Arial" w:cs="Arial"/>
          </w:rPr>
          <w:t xml:space="preserve">Специалист по ведению мероприятий </w:t>
        </w:r>
      </w:ins>
      <w:del w:id="2166" w:author="Владимир Лаут" w:date="2021-03-22T12:57:00Z">
        <w:r w:rsidR="00956C78" w:rsidDel="00D14609">
          <w:rPr>
            <w:rFonts w:ascii="Arial" w:eastAsia="Calibri" w:hAnsi="Arial" w:cs="Arial"/>
          </w:rPr>
          <w:delText xml:space="preserve">Специалист по ведению задач </w:delText>
        </w:r>
      </w:del>
      <w:r w:rsidR="00956C78">
        <w:rPr>
          <w:rFonts w:ascii="Arial" w:eastAsia="Calibri" w:hAnsi="Arial" w:cs="Arial"/>
        </w:rPr>
        <w:t xml:space="preserve">ОТПБиООС </w:t>
      </w:r>
      <w:ins w:id="2167" w:author="Serjo" w:date="2020-04-15T15:20:00Z">
        <w:r w:rsidR="002C556C">
          <w:rPr>
            <w:rFonts w:ascii="Arial" w:eastAsia="Calibri" w:hAnsi="Arial" w:cs="Arial"/>
          </w:rPr>
          <w:t>УО</w:t>
        </w:r>
      </w:ins>
      <w:ins w:id="2168" w:author="Serjo" w:date="2020-04-10T18:08:00Z">
        <w:r w:rsidR="00AB7EFB" w:rsidRPr="00AB7EFB" w:rsidDel="00AB7EFB">
          <w:rPr>
            <w:rFonts w:ascii="Arial" w:eastAsia="Calibri" w:hAnsi="Arial" w:cs="Arial"/>
          </w:rPr>
          <w:t xml:space="preserve"> </w:t>
        </w:r>
      </w:ins>
      <w:del w:id="2169" w:author="Serjo" w:date="2020-04-10T18:08:00Z">
        <w:r w:rsidR="00956C78" w:rsidDel="00AB7EFB">
          <w:rPr>
            <w:rFonts w:ascii="Arial" w:eastAsia="Calibri" w:hAnsi="Arial" w:cs="Arial"/>
          </w:rPr>
          <w:delText xml:space="preserve">БЕ ГОК </w:delText>
        </w:r>
      </w:del>
      <w:r w:rsidR="00956C78">
        <w:rPr>
          <w:rFonts w:ascii="Arial" w:eastAsia="Calibri" w:hAnsi="Arial" w:cs="Arial"/>
        </w:rPr>
        <w:t>просматривают информацию о результатах выполнения предписаний от надзорных органов</w:t>
      </w:r>
      <w:r w:rsidR="00DF0459">
        <w:rPr>
          <w:rFonts w:ascii="Arial" w:eastAsia="Calibri" w:hAnsi="Arial" w:cs="Arial"/>
        </w:rPr>
        <w:t>, а так же анализируют частоту получения предписаний об устранении выявленных нарушений на конкретном ПА.</w:t>
      </w:r>
    </w:p>
    <w:p w14:paraId="3705004C" w14:textId="77777777" w:rsidR="0059264C" w:rsidRDefault="0059264C" w:rsidP="0059264C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3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Анализ технических параметров эксплуатации оборудования</w:t>
      </w:r>
    </w:p>
    <w:p w14:paraId="55E92492" w14:textId="77777777" w:rsidR="008D3381" w:rsidRPr="008D3381" w:rsidRDefault="008D3381" w:rsidP="00A03DDE">
      <w:pPr>
        <w:rPr>
          <w:rFonts w:eastAsiaTheme="majorEastAsia"/>
        </w:rPr>
      </w:pPr>
    </w:p>
    <w:p w14:paraId="6C2CE162" w14:textId="0EF6CE43" w:rsidR="0059264C" w:rsidRDefault="004504B1" w:rsidP="00BC7595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8D3381">
        <w:rPr>
          <w:rFonts w:ascii="Arial" w:eastAsia="Calibri" w:hAnsi="Arial" w:cs="Arial"/>
        </w:rPr>
        <w:t>Анализ технических параметров эксплуатации оборудования</w:t>
      </w:r>
      <w:r w:rsidR="0059264C">
        <w:rPr>
          <w:rFonts w:ascii="Arial" w:eastAsia="Calibri" w:hAnsi="Arial" w:cs="Arial"/>
          <w:b/>
        </w:rPr>
        <w:t xml:space="preserve"> </w:t>
      </w:r>
      <w:r w:rsidR="0059264C" w:rsidRPr="00A03DDE">
        <w:rPr>
          <w:rFonts w:ascii="Arial" w:eastAsia="Calibri" w:hAnsi="Arial" w:cs="Arial"/>
        </w:rPr>
        <w:t>выполняет</w:t>
      </w:r>
      <w:r>
        <w:rPr>
          <w:rFonts w:ascii="Arial" w:eastAsia="Calibri" w:hAnsi="Arial" w:cs="Arial"/>
        </w:rPr>
        <w:t xml:space="preserve"> </w:t>
      </w:r>
      <w:r w:rsidR="00C54728" w:rsidRPr="00C54728">
        <w:rPr>
          <w:rFonts w:ascii="Arial" w:eastAsia="Calibri" w:hAnsi="Arial" w:cs="Arial"/>
        </w:rPr>
        <w:t>Специалист по диагностике</w:t>
      </w:r>
      <w:r w:rsidR="00C54728">
        <w:rPr>
          <w:rFonts w:ascii="Arial" w:eastAsia="Calibri" w:hAnsi="Arial" w:cs="Arial"/>
        </w:rPr>
        <w:t xml:space="preserve"> </w:t>
      </w:r>
      <w:ins w:id="2170" w:author="Serjo" w:date="2020-04-15T15:19:00Z">
        <w:r w:rsidR="002C556C">
          <w:rPr>
            <w:rFonts w:ascii="Arial" w:eastAsia="Calibri" w:hAnsi="Arial" w:cs="Arial"/>
          </w:rPr>
          <w:t>УО</w:t>
        </w:r>
      </w:ins>
      <w:ins w:id="2171" w:author="Serjo" w:date="2020-04-10T18:08:00Z">
        <w:r w:rsidR="00AB7EFB" w:rsidRPr="00AB7EFB" w:rsidDel="00AB7EFB">
          <w:rPr>
            <w:rFonts w:ascii="Arial" w:eastAsia="Calibri" w:hAnsi="Arial" w:cs="Arial"/>
          </w:rPr>
          <w:t xml:space="preserve"> </w:t>
        </w:r>
      </w:ins>
      <w:del w:id="2172" w:author="Serjo" w:date="2020-04-10T18:08:00Z">
        <w:r w:rsidR="00C54728" w:rsidDel="00AB7EFB">
          <w:rPr>
            <w:rFonts w:ascii="Arial" w:eastAsia="Calibri" w:hAnsi="Arial" w:cs="Arial"/>
          </w:rPr>
          <w:delText>БЕ ГОК</w:delText>
        </w:r>
        <w:r w:rsidR="00C54728" w:rsidRPr="00C54728" w:rsidDel="00AB7EFB">
          <w:rPr>
            <w:rFonts w:ascii="Arial" w:eastAsia="Calibri" w:hAnsi="Arial" w:cs="Arial"/>
          </w:rPr>
          <w:delText xml:space="preserve"> </w:delText>
        </w:r>
      </w:del>
      <w:r w:rsidR="00C54728" w:rsidRPr="00C54728">
        <w:rPr>
          <w:rFonts w:ascii="Arial" w:eastAsia="Calibri" w:hAnsi="Arial" w:cs="Arial"/>
        </w:rPr>
        <w:t xml:space="preserve">и </w:t>
      </w:r>
      <w:r w:rsidR="00C54728">
        <w:rPr>
          <w:rFonts w:ascii="Arial" w:eastAsia="Calibri" w:hAnsi="Arial" w:cs="Arial"/>
        </w:rPr>
        <w:t>И</w:t>
      </w:r>
      <w:r w:rsidR="00C54728" w:rsidRPr="00C54728">
        <w:rPr>
          <w:rFonts w:ascii="Arial" w:eastAsia="Calibri" w:hAnsi="Arial" w:cs="Arial"/>
        </w:rPr>
        <w:t>нженер ТОиР</w:t>
      </w:r>
      <w:r w:rsidR="00C54728">
        <w:rPr>
          <w:rFonts w:ascii="Arial" w:eastAsia="Calibri" w:hAnsi="Arial" w:cs="Arial"/>
        </w:rPr>
        <w:t xml:space="preserve"> </w:t>
      </w:r>
      <w:ins w:id="2173" w:author="Serjo" w:date="2020-04-15T15:20:00Z">
        <w:r w:rsidR="002C556C">
          <w:rPr>
            <w:rFonts w:ascii="Arial" w:eastAsia="Calibri" w:hAnsi="Arial" w:cs="Arial"/>
          </w:rPr>
          <w:t>УО</w:t>
        </w:r>
      </w:ins>
      <w:del w:id="2174" w:author="Serjo" w:date="2020-04-10T18:08:00Z">
        <w:r w:rsidR="00C54728" w:rsidDel="00AB7EFB">
          <w:rPr>
            <w:rFonts w:ascii="Arial" w:eastAsia="Calibri" w:hAnsi="Arial" w:cs="Arial"/>
          </w:rPr>
          <w:delText>БЕ ГОК</w:delText>
        </w:r>
      </w:del>
      <w:r w:rsidR="0059264C">
        <w:rPr>
          <w:rFonts w:ascii="Arial" w:eastAsia="Calibri" w:hAnsi="Arial" w:cs="Arial"/>
        </w:rPr>
        <w:t>. Они</w:t>
      </w:r>
      <w:r w:rsidR="00C54728" w:rsidRPr="00C54728">
        <w:rPr>
          <w:rFonts w:ascii="Arial" w:eastAsia="Calibri" w:hAnsi="Arial" w:cs="Arial"/>
        </w:rPr>
        <w:t xml:space="preserve"> анализируют технические параметры эксплуатации оборудования при помощи документов измерени</w:t>
      </w:r>
      <w:r w:rsidR="006569E9">
        <w:rPr>
          <w:rFonts w:ascii="Arial" w:eastAsia="Calibri" w:hAnsi="Arial" w:cs="Arial"/>
        </w:rPr>
        <w:t>й</w:t>
      </w:r>
      <w:r w:rsidR="00C54728" w:rsidRPr="00C54728">
        <w:rPr>
          <w:rFonts w:ascii="Arial" w:eastAsia="Calibri" w:hAnsi="Arial" w:cs="Arial"/>
        </w:rPr>
        <w:t xml:space="preserve"> </w:t>
      </w:r>
      <w:r w:rsidR="00C54728" w:rsidRPr="002913A4">
        <w:rPr>
          <w:rFonts w:ascii="Arial" w:eastAsia="Calibri" w:hAnsi="Arial" w:cs="Arial"/>
        </w:rPr>
        <w:t xml:space="preserve">в транзакции </w:t>
      </w:r>
      <w:ins w:id="2175" w:author="Serjo" w:date="2020-04-08T16:52:00Z">
        <w:r w:rsidR="00C5157C" w:rsidRPr="00C5157C">
          <w:rPr>
            <w:rFonts w:ascii="Arial" w:eastAsia="Calibri" w:hAnsi="Arial" w:cs="Arial"/>
          </w:rPr>
          <w:t>ZPM_DOCIZM</w:t>
        </w:r>
        <w:r w:rsidR="00C5157C" w:rsidRPr="00C5157C" w:rsidDel="00C5157C">
          <w:rPr>
            <w:rFonts w:ascii="Arial" w:eastAsia="Calibri" w:hAnsi="Arial" w:cs="Arial"/>
          </w:rPr>
          <w:t xml:space="preserve"> </w:t>
        </w:r>
      </w:ins>
      <w:del w:id="2176" w:author="Serjo" w:date="2020-04-08T16:52:00Z">
        <w:r w:rsidR="00C54728" w:rsidRPr="002913A4" w:rsidDel="00C5157C">
          <w:rPr>
            <w:rFonts w:ascii="Arial" w:eastAsia="Calibri" w:hAnsi="Arial" w:cs="Arial"/>
          </w:rPr>
          <w:delText>IK17</w:delText>
        </w:r>
      </w:del>
      <w:r w:rsidR="00830F85">
        <w:rPr>
          <w:rFonts w:ascii="Arial" w:eastAsia="Calibri" w:hAnsi="Arial" w:cs="Arial"/>
        </w:rPr>
        <w:t xml:space="preserve"> «</w:t>
      </w:r>
      <w:r w:rsidR="00CE17CF">
        <w:rPr>
          <w:rFonts w:ascii="Arial" w:eastAsia="Calibri" w:hAnsi="Arial" w:cs="Arial"/>
        </w:rPr>
        <w:t>Просмотр документов измерений</w:t>
      </w:r>
      <w:r w:rsidR="00830F85">
        <w:rPr>
          <w:rFonts w:ascii="Arial" w:eastAsia="Calibri" w:hAnsi="Arial" w:cs="Arial"/>
        </w:rPr>
        <w:t>»</w:t>
      </w:r>
      <w:r w:rsidR="00C54728">
        <w:rPr>
          <w:rFonts w:ascii="Arial" w:eastAsia="Calibri" w:hAnsi="Arial" w:cs="Arial"/>
        </w:rPr>
        <w:t>.</w:t>
      </w:r>
    </w:p>
    <w:p w14:paraId="10CF5F78" w14:textId="77777777" w:rsidR="0059264C" w:rsidRDefault="0059264C" w:rsidP="0059264C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>Шаг процесса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4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 – </w:t>
      </w: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Анализ дефектов</w:t>
      </w:r>
    </w:p>
    <w:p w14:paraId="7E8E4399" w14:textId="77777777" w:rsidR="008D3381" w:rsidRPr="00A03DDE" w:rsidRDefault="008D3381" w:rsidP="00A03DDE">
      <w:pPr>
        <w:rPr>
          <w:rFonts w:eastAsiaTheme="majorEastAsia"/>
          <w:i/>
          <w:caps/>
        </w:rPr>
      </w:pPr>
    </w:p>
    <w:p w14:paraId="303BF16C" w14:textId="7888DF8C" w:rsidR="009437F2" w:rsidRDefault="00F12BDD" w:rsidP="00670D87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A03DDE">
        <w:rPr>
          <w:rFonts w:ascii="Arial" w:eastAsia="Calibri" w:hAnsi="Arial" w:cs="Arial"/>
          <w:szCs w:val="24"/>
        </w:rPr>
        <w:t>Анализ дефектов</w:t>
      </w:r>
      <w:r w:rsidR="0059264C" w:rsidRPr="00A03DDE">
        <w:rPr>
          <w:rFonts w:ascii="Arial" w:eastAsia="Calibri" w:hAnsi="Arial" w:cs="Arial"/>
          <w:szCs w:val="24"/>
        </w:rPr>
        <w:t xml:space="preserve"> выполняет</w:t>
      </w:r>
      <w:r w:rsidRPr="0052647E">
        <w:rPr>
          <w:rFonts w:ascii="Arial" w:eastAsia="Calibri" w:hAnsi="Arial" w:cs="Arial"/>
          <w:szCs w:val="24"/>
        </w:rPr>
        <w:t xml:space="preserve"> Инженер по надежности </w:t>
      </w:r>
      <w:ins w:id="2177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del w:id="2178" w:author="Serjo" w:date="2020-04-10T18:09:00Z">
        <w:r w:rsidRPr="0052647E" w:rsidDel="00AB7EFB">
          <w:rPr>
            <w:rFonts w:ascii="Arial" w:eastAsia="Calibri" w:hAnsi="Arial" w:cs="Arial"/>
            <w:szCs w:val="24"/>
          </w:rPr>
          <w:delText>БЕ ГОК</w:delText>
        </w:r>
      </w:del>
      <w:r w:rsidR="0059264C" w:rsidRPr="0052647E">
        <w:rPr>
          <w:rFonts w:ascii="Arial" w:eastAsia="Calibri" w:hAnsi="Arial" w:cs="Arial"/>
          <w:szCs w:val="24"/>
        </w:rPr>
        <w:t>. Он</w:t>
      </w:r>
      <w:r w:rsidRPr="0052647E">
        <w:rPr>
          <w:rFonts w:ascii="Arial" w:eastAsia="Calibri" w:hAnsi="Arial" w:cs="Arial"/>
          <w:szCs w:val="24"/>
        </w:rPr>
        <w:t xml:space="preserve"> анализирует дефекты, </w:t>
      </w:r>
      <w:ins w:id="2179" w:author="Serjo" w:date="2020-04-08T17:29:00Z">
        <w:r w:rsidR="006569E9">
          <w:rPr>
            <w:rFonts w:ascii="Arial" w:eastAsia="Calibri" w:hAnsi="Arial" w:cs="Arial"/>
            <w:szCs w:val="24"/>
          </w:rPr>
          <w:t xml:space="preserve">части объекта, </w:t>
        </w:r>
      </w:ins>
      <w:r w:rsidRPr="0052647E">
        <w:rPr>
          <w:rFonts w:ascii="Arial" w:eastAsia="Calibri" w:hAnsi="Arial" w:cs="Arial"/>
          <w:szCs w:val="24"/>
        </w:rPr>
        <w:t>причины и сроки в Со</w:t>
      </w:r>
      <w:r w:rsidR="00EB16BC">
        <w:rPr>
          <w:rFonts w:ascii="Arial" w:eastAsia="Calibri" w:hAnsi="Arial" w:cs="Arial"/>
          <w:szCs w:val="24"/>
        </w:rPr>
        <w:t xml:space="preserve">общении ТОРО со статусом СОЗА </w:t>
      </w:r>
      <w:r w:rsidRPr="0052647E">
        <w:rPr>
          <w:rFonts w:ascii="Arial" w:eastAsia="Calibri" w:hAnsi="Arial" w:cs="Arial"/>
          <w:szCs w:val="24"/>
        </w:rPr>
        <w:t>«</w:t>
      </w:r>
      <w:r w:rsidR="00EB16BC" w:rsidRPr="00EB16BC">
        <w:rPr>
          <w:rFonts w:ascii="Arial" w:eastAsia="Calibri" w:hAnsi="Arial" w:cs="Arial"/>
          <w:szCs w:val="24"/>
        </w:rPr>
        <w:t>Сообщение закрыто</w:t>
      </w:r>
      <w:r w:rsidRPr="0052647E">
        <w:rPr>
          <w:rFonts w:ascii="Arial" w:eastAsia="Calibri" w:hAnsi="Arial" w:cs="Arial"/>
          <w:szCs w:val="24"/>
        </w:rPr>
        <w:t xml:space="preserve">» в транзакции </w:t>
      </w:r>
      <w:r w:rsidRPr="00A03DDE">
        <w:rPr>
          <w:rFonts w:ascii="Arial" w:eastAsia="Calibri" w:hAnsi="Arial" w:cs="Arial"/>
          <w:szCs w:val="24"/>
        </w:rPr>
        <w:t>IW</w:t>
      </w:r>
      <w:r w:rsidRPr="0052647E">
        <w:rPr>
          <w:rFonts w:ascii="Arial" w:eastAsia="Calibri" w:hAnsi="Arial" w:cs="Arial"/>
          <w:szCs w:val="24"/>
        </w:rPr>
        <w:t>2</w:t>
      </w:r>
      <w:r w:rsidR="000A0F05" w:rsidRPr="0052647E">
        <w:rPr>
          <w:rFonts w:ascii="Arial" w:eastAsia="Calibri" w:hAnsi="Arial" w:cs="Arial"/>
          <w:szCs w:val="24"/>
        </w:rPr>
        <w:t>8</w:t>
      </w:r>
      <w:r w:rsidR="00830F85">
        <w:rPr>
          <w:rFonts w:ascii="Arial" w:eastAsia="Calibri" w:hAnsi="Arial" w:cs="Arial"/>
          <w:szCs w:val="24"/>
        </w:rPr>
        <w:t xml:space="preserve"> «</w:t>
      </w:r>
      <w:r w:rsidR="00830F85" w:rsidRPr="00830F85">
        <w:rPr>
          <w:rFonts w:ascii="Arial" w:eastAsia="Calibri" w:hAnsi="Arial" w:cs="Arial"/>
          <w:szCs w:val="24"/>
        </w:rPr>
        <w:t>Изменение списка Сообщений ТОРО</w:t>
      </w:r>
      <w:r w:rsidR="00830F85">
        <w:rPr>
          <w:rFonts w:ascii="Arial" w:eastAsia="Calibri" w:hAnsi="Arial" w:cs="Arial"/>
          <w:szCs w:val="24"/>
        </w:rPr>
        <w:t>»</w:t>
      </w:r>
      <w:r w:rsidR="000A0F05" w:rsidRPr="0052647E">
        <w:rPr>
          <w:rFonts w:ascii="Arial" w:eastAsia="Calibri" w:hAnsi="Arial" w:cs="Arial"/>
          <w:szCs w:val="24"/>
        </w:rPr>
        <w:t xml:space="preserve">, которая </w:t>
      </w:r>
      <w:del w:id="2180" w:author="Serjo" w:date="2020-04-08T17:30:00Z">
        <w:r w:rsidR="000A0F05" w:rsidRPr="0052647E" w:rsidDel="006569E9">
          <w:rPr>
            <w:rFonts w:ascii="Arial" w:eastAsia="Calibri" w:hAnsi="Arial" w:cs="Arial"/>
            <w:szCs w:val="24"/>
          </w:rPr>
          <w:delText xml:space="preserve">будет </w:delText>
        </w:r>
      </w:del>
      <w:r w:rsidR="000A0F05" w:rsidRPr="0052647E">
        <w:rPr>
          <w:rFonts w:ascii="Arial" w:eastAsia="Calibri" w:hAnsi="Arial" w:cs="Arial"/>
          <w:szCs w:val="24"/>
        </w:rPr>
        <w:t xml:space="preserve">расширена дополнительными данными и функциями (разработка </w:t>
      </w:r>
      <w:r w:rsidR="000A0F05" w:rsidRPr="00A03DDE">
        <w:rPr>
          <w:rFonts w:ascii="Arial" w:eastAsia="Calibri" w:hAnsi="Arial" w:cs="Arial"/>
          <w:szCs w:val="24"/>
        </w:rPr>
        <w:t>PM</w:t>
      </w:r>
      <w:r w:rsidR="000A0F05" w:rsidRPr="0052647E">
        <w:rPr>
          <w:rFonts w:ascii="Arial" w:eastAsia="Calibri" w:hAnsi="Arial" w:cs="Arial"/>
          <w:szCs w:val="24"/>
        </w:rPr>
        <w:t>0</w:t>
      </w:r>
      <w:r w:rsidR="000A0F05" w:rsidRPr="00A03DDE">
        <w:rPr>
          <w:rFonts w:ascii="Arial" w:eastAsia="Calibri" w:hAnsi="Arial" w:cs="Arial"/>
          <w:szCs w:val="24"/>
        </w:rPr>
        <w:t>6</w:t>
      </w:r>
      <w:ins w:id="2181" w:author="Serjo" w:date="2020-04-09T17:18:00Z">
        <w:r w:rsidR="008579DC">
          <w:rPr>
            <w:rFonts w:ascii="Arial" w:eastAsia="Calibri" w:hAnsi="Arial" w:cs="Arial"/>
            <w:szCs w:val="24"/>
          </w:rPr>
          <w:t xml:space="preserve"> «</w:t>
        </w:r>
        <w:r w:rsidR="008579DC" w:rsidRPr="008579DC">
          <w:rPr>
            <w:rFonts w:ascii="Arial" w:eastAsia="Calibri" w:hAnsi="Arial" w:cs="Arial"/>
            <w:szCs w:val="24"/>
          </w:rPr>
          <w:t>Расширение стандартного отчета списка Сообщений ТОРО</w:t>
        </w:r>
        <w:r w:rsidR="008579DC">
          <w:rPr>
            <w:rFonts w:ascii="Arial" w:eastAsia="Calibri" w:hAnsi="Arial" w:cs="Arial"/>
            <w:szCs w:val="24"/>
          </w:rPr>
          <w:t>»</w:t>
        </w:r>
      </w:ins>
      <w:ins w:id="2182" w:author="Serjo" w:date="2020-04-09T17:20:00Z">
        <w:r w:rsidR="003B1130">
          <w:rPr>
            <w:rFonts w:ascii="Arial" w:eastAsia="Calibri" w:hAnsi="Arial" w:cs="Arial"/>
            <w:szCs w:val="24"/>
          </w:rPr>
          <w:t xml:space="preserve">, описание приведено </w:t>
        </w:r>
        <w:r w:rsidR="003B1130">
          <w:rPr>
            <w:rFonts w:ascii="Arial" w:hAnsi="Arial" w:cs="Arial"/>
            <w:bCs/>
            <w:szCs w:val="24"/>
          </w:rPr>
          <w:t xml:space="preserve">разделе 5.10.4 данного </w:t>
        </w:r>
      </w:ins>
      <w:ins w:id="2183" w:author="Serjo" w:date="2020-04-09T17:30:00Z">
        <w:r w:rsidR="00924B01">
          <w:rPr>
            <w:rFonts w:ascii="Arial" w:hAnsi="Arial" w:cs="Arial"/>
            <w:bCs/>
            <w:szCs w:val="24"/>
          </w:rPr>
          <w:t>КД</w:t>
        </w:r>
      </w:ins>
      <w:r w:rsidR="000A0F05" w:rsidRPr="00A03DDE">
        <w:rPr>
          <w:rFonts w:ascii="Arial" w:eastAsia="Calibri" w:hAnsi="Arial" w:cs="Arial"/>
          <w:szCs w:val="24"/>
        </w:rPr>
        <w:t>)</w:t>
      </w:r>
      <w:r w:rsidRPr="0052647E">
        <w:rPr>
          <w:rFonts w:ascii="Arial" w:eastAsia="Calibri" w:hAnsi="Arial" w:cs="Arial"/>
          <w:szCs w:val="24"/>
        </w:rPr>
        <w:t>.</w:t>
      </w:r>
      <w:r w:rsidR="00494407" w:rsidRPr="0052647E">
        <w:rPr>
          <w:rFonts w:ascii="Arial" w:eastAsia="Calibri" w:hAnsi="Arial" w:cs="Arial"/>
          <w:szCs w:val="24"/>
        </w:rPr>
        <w:t xml:space="preserve"> </w:t>
      </w:r>
    </w:p>
    <w:p w14:paraId="06A99567" w14:textId="77777777" w:rsidR="0059264C" w:rsidRDefault="0059264C" w:rsidP="0059264C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A03DDE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5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sz w:val="24"/>
          <w:szCs w:val="24"/>
        </w:rPr>
        <w:t xml:space="preserve"> – </w:t>
      </w:r>
      <w:r w:rsidRPr="0059264C">
        <w:rPr>
          <w:rFonts w:eastAsiaTheme="majorEastAsia" w:cstheme="majorBidi"/>
          <w:b/>
          <w:i w:val="0"/>
          <w:caps w:val="0"/>
          <w:sz w:val="24"/>
          <w:szCs w:val="24"/>
        </w:rPr>
        <w:t>Оценка технического состояния ПА</w:t>
      </w:r>
    </w:p>
    <w:p w14:paraId="32D549BD" w14:textId="77777777" w:rsidR="008D3381" w:rsidRPr="00A03DDE" w:rsidRDefault="008D3381" w:rsidP="00A03DDE">
      <w:pPr>
        <w:rPr>
          <w:rFonts w:eastAsiaTheme="majorEastAsia"/>
        </w:rPr>
      </w:pPr>
    </w:p>
    <w:p w14:paraId="3B7AAFC7" w14:textId="0F42A5EA" w:rsidR="008D3381" w:rsidRPr="0052647E" w:rsidRDefault="00494407" w:rsidP="00A03DDE">
      <w:pPr>
        <w:spacing w:after="200" w:line="276" w:lineRule="auto"/>
        <w:ind w:firstLine="567"/>
        <w:jc w:val="left"/>
        <w:rPr>
          <w:rFonts w:ascii="Arial" w:eastAsia="Calibri" w:hAnsi="Arial" w:cs="Arial"/>
          <w:szCs w:val="24"/>
        </w:rPr>
      </w:pPr>
      <w:bookmarkStart w:id="2184" w:name="_Hlk517941401"/>
      <w:r w:rsidRPr="0052647E">
        <w:rPr>
          <w:rFonts w:ascii="Arial" w:eastAsia="Calibri" w:hAnsi="Arial" w:cs="Arial"/>
          <w:szCs w:val="24"/>
        </w:rPr>
        <w:t xml:space="preserve"> </w:t>
      </w:r>
      <w:r w:rsidR="00401837" w:rsidRPr="0052647E">
        <w:rPr>
          <w:rFonts w:ascii="Arial" w:eastAsia="Calibri" w:hAnsi="Arial" w:cs="Arial"/>
          <w:szCs w:val="24"/>
        </w:rPr>
        <w:t>В данном шаге И</w:t>
      </w:r>
      <w:r w:rsidRPr="0052647E">
        <w:rPr>
          <w:rFonts w:ascii="Arial" w:eastAsia="Calibri" w:hAnsi="Arial" w:cs="Arial"/>
          <w:szCs w:val="24"/>
        </w:rPr>
        <w:t>нженер ТОиР</w:t>
      </w:r>
      <w:r w:rsidR="004D390F" w:rsidRPr="0052647E">
        <w:rPr>
          <w:rFonts w:ascii="Arial" w:eastAsia="Calibri" w:hAnsi="Arial" w:cs="Arial"/>
          <w:szCs w:val="24"/>
        </w:rPr>
        <w:t xml:space="preserve"> </w:t>
      </w:r>
      <w:ins w:id="2185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186" w:author="Serjo" w:date="2020-04-10T18:09:00Z">
        <w:r w:rsidR="00AB7EFB" w:rsidRPr="00AB7EFB" w:rsidDel="00AB7EFB">
          <w:rPr>
            <w:rFonts w:ascii="Arial" w:eastAsia="Calibri" w:hAnsi="Arial" w:cs="Arial"/>
            <w:szCs w:val="24"/>
          </w:rPr>
          <w:t xml:space="preserve"> </w:t>
        </w:r>
      </w:ins>
      <w:del w:id="2187" w:author="Serjo" w:date="2020-04-10T18:09:00Z">
        <w:r w:rsidR="004D390F" w:rsidRPr="0052647E" w:rsidDel="00AB7EFB">
          <w:rPr>
            <w:rFonts w:ascii="Arial" w:eastAsia="Calibri" w:hAnsi="Arial" w:cs="Arial"/>
            <w:szCs w:val="24"/>
          </w:rPr>
          <w:delText>БЕ ГОК</w:delText>
        </w:r>
        <w:r w:rsidRPr="0052647E" w:rsidDel="00AB7EFB">
          <w:rPr>
            <w:rFonts w:ascii="Arial" w:eastAsia="Calibri" w:hAnsi="Arial" w:cs="Arial"/>
            <w:szCs w:val="24"/>
          </w:rPr>
          <w:delText xml:space="preserve"> </w:delText>
        </w:r>
      </w:del>
      <w:r w:rsidRPr="0052647E">
        <w:rPr>
          <w:rFonts w:ascii="Arial" w:eastAsia="Calibri" w:hAnsi="Arial" w:cs="Arial"/>
          <w:szCs w:val="24"/>
        </w:rPr>
        <w:t xml:space="preserve">и </w:t>
      </w:r>
      <w:r w:rsidR="004D390F" w:rsidRPr="0052647E">
        <w:rPr>
          <w:rFonts w:ascii="Arial" w:eastAsia="Calibri" w:hAnsi="Arial" w:cs="Arial"/>
          <w:szCs w:val="24"/>
        </w:rPr>
        <w:t>С</w:t>
      </w:r>
      <w:r w:rsidRPr="0052647E">
        <w:rPr>
          <w:rFonts w:ascii="Arial" w:eastAsia="Calibri" w:hAnsi="Arial" w:cs="Arial"/>
          <w:szCs w:val="24"/>
        </w:rPr>
        <w:t>пециалист по диагностик</w:t>
      </w:r>
      <w:r w:rsidR="00375E67" w:rsidRPr="0052647E">
        <w:rPr>
          <w:rFonts w:ascii="Arial" w:eastAsia="Calibri" w:hAnsi="Arial" w:cs="Arial"/>
          <w:szCs w:val="24"/>
        </w:rPr>
        <w:t>е</w:t>
      </w:r>
      <w:r w:rsidR="004D390F" w:rsidRPr="0052647E">
        <w:rPr>
          <w:rFonts w:ascii="Arial" w:eastAsia="Calibri" w:hAnsi="Arial" w:cs="Arial"/>
          <w:szCs w:val="24"/>
        </w:rPr>
        <w:t xml:space="preserve"> </w:t>
      </w:r>
      <w:ins w:id="2188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189" w:author="Serjo" w:date="2020-04-10T18:09:00Z">
        <w:r w:rsidR="001F1E89" w:rsidRPr="001F1E89" w:rsidDel="001F1E89">
          <w:rPr>
            <w:rFonts w:ascii="Arial" w:eastAsia="Calibri" w:hAnsi="Arial" w:cs="Arial"/>
            <w:szCs w:val="24"/>
          </w:rPr>
          <w:t xml:space="preserve"> </w:t>
        </w:r>
      </w:ins>
      <w:del w:id="2190" w:author="Serjo" w:date="2020-04-10T18:09:00Z">
        <w:r w:rsidR="004D390F" w:rsidRPr="0052647E" w:rsidDel="001F1E89">
          <w:rPr>
            <w:rFonts w:ascii="Arial" w:eastAsia="Calibri" w:hAnsi="Arial" w:cs="Arial"/>
            <w:szCs w:val="24"/>
          </w:rPr>
          <w:delText>БЕ ГОК</w:delText>
        </w:r>
        <w:r w:rsidR="00B93640" w:rsidRPr="0052647E" w:rsidDel="001F1E89">
          <w:rPr>
            <w:rFonts w:ascii="Arial" w:eastAsia="Calibri" w:hAnsi="Arial" w:cs="Arial"/>
            <w:szCs w:val="24"/>
          </w:rPr>
          <w:delText xml:space="preserve"> </w:delText>
        </w:r>
      </w:del>
      <w:r w:rsidR="00B93640" w:rsidRPr="0052647E">
        <w:rPr>
          <w:rFonts w:ascii="Arial" w:eastAsia="Calibri" w:hAnsi="Arial" w:cs="Arial"/>
          <w:szCs w:val="24"/>
        </w:rPr>
        <w:t>проверяют результаты диагностики, предписаний, технические параметры эксплуатации оборудования</w:t>
      </w:r>
      <w:r w:rsidRPr="0052647E">
        <w:rPr>
          <w:rFonts w:ascii="Arial" w:eastAsia="Calibri" w:hAnsi="Arial" w:cs="Arial"/>
          <w:szCs w:val="24"/>
        </w:rPr>
        <w:t xml:space="preserve"> в системе на полноту</w:t>
      </w:r>
      <w:r w:rsidR="00E26278" w:rsidRPr="0052647E">
        <w:rPr>
          <w:rFonts w:ascii="Arial" w:eastAsia="Calibri" w:hAnsi="Arial" w:cs="Arial"/>
          <w:szCs w:val="24"/>
        </w:rPr>
        <w:t xml:space="preserve"> </w:t>
      </w:r>
      <w:r w:rsidRPr="0052647E">
        <w:rPr>
          <w:rFonts w:ascii="Arial" w:eastAsia="Calibri" w:hAnsi="Arial" w:cs="Arial"/>
          <w:szCs w:val="24"/>
        </w:rPr>
        <w:t>и актуальность данных</w:t>
      </w:r>
      <w:r w:rsidR="009F52ED" w:rsidRPr="0052647E">
        <w:rPr>
          <w:rFonts w:ascii="Arial" w:eastAsia="Calibri" w:hAnsi="Arial" w:cs="Arial"/>
          <w:szCs w:val="24"/>
        </w:rPr>
        <w:t>.</w:t>
      </w:r>
      <w:r w:rsidRPr="0052647E">
        <w:rPr>
          <w:rFonts w:ascii="Arial" w:eastAsia="Calibri" w:hAnsi="Arial" w:cs="Arial"/>
          <w:szCs w:val="24"/>
        </w:rPr>
        <w:t xml:space="preserve"> </w:t>
      </w:r>
      <w:r w:rsidR="009F52ED" w:rsidRPr="0052647E">
        <w:rPr>
          <w:rFonts w:ascii="Arial" w:eastAsia="Calibri" w:hAnsi="Arial" w:cs="Arial"/>
          <w:szCs w:val="24"/>
        </w:rPr>
        <w:t>Далее в</w:t>
      </w:r>
      <w:r w:rsidRPr="0052647E">
        <w:rPr>
          <w:rFonts w:ascii="Arial" w:eastAsia="Calibri" w:hAnsi="Arial" w:cs="Arial"/>
          <w:szCs w:val="24"/>
        </w:rPr>
        <w:t xml:space="preserve"> соответствии с методикой оценки состояния</w:t>
      </w:r>
      <w:r w:rsidR="009F52ED" w:rsidRPr="0052647E">
        <w:rPr>
          <w:rFonts w:ascii="Arial" w:eastAsia="Calibri" w:hAnsi="Arial" w:cs="Arial"/>
          <w:szCs w:val="24"/>
        </w:rPr>
        <w:t>, специалисты</w:t>
      </w:r>
      <w:r w:rsidRPr="0052647E">
        <w:rPr>
          <w:rFonts w:ascii="Arial" w:eastAsia="Calibri" w:hAnsi="Arial" w:cs="Arial"/>
          <w:szCs w:val="24"/>
        </w:rPr>
        <w:t xml:space="preserve"> оценивают техническое состояние производственных активов</w:t>
      </w:r>
      <w:r w:rsidR="009F52ED" w:rsidRPr="0052647E">
        <w:rPr>
          <w:rFonts w:ascii="Arial" w:eastAsia="Calibri" w:hAnsi="Arial" w:cs="Arial"/>
          <w:szCs w:val="24"/>
        </w:rPr>
        <w:t>.</w:t>
      </w:r>
      <w:r w:rsidRPr="0052647E">
        <w:rPr>
          <w:rFonts w:ascii="Arial" w:eastAsia="Calibri" w:hAnsi="Arial" w:cs="Arial"/>
          <w:szCs w:val="24"/>
        </w:rPr>
        <w:t xml:space="preserve"> </w:t>
      </w:r>
      <w:bookmarkEnd w:id="2184"/>
      <w:r w:rsidR="008D3381" w:rsidRPr="0052647E">
        <w:rPr>
          <w:rFonts w:ascii="Arial" w:eastAsia="Calibri" w:hAnsi="Arial" w:cs="Arial"/>
          <w:szCs w:val="24"/>
        </w:rPr>
        <w:t xml:space="preserve">Методика по определению технического состояния разрабатывается в рамках проекта </w:t>
      </w:r>
      <w:r w:rsidR="00B578F0" w:rsidRPr="0052647E">
        <w:rPr>
          <w:rFonts w:ascii="Arial" w:eastAsia="Calibri" w:hAnsi="Arial" w:cs="Arial"/>
          <w:szCs w:val="24"/>
        </w:rPr>
        <w:t>Разработка технической политики</w:t>
      </w:r>
      <w:r w:rsidR="008D3381" w:rsidRPr="0052647E">
        <w:rPr>
          <w:rFonts w:ascii="Arial" w:eastAsia="Calibri" w:hAnsi="Arial" w:cs="Arial"/>
          <w:szCs w:val="24"/>
        </w:rPr>
        <w:t xml:space="preserve">. </w:t>
      </w:r>
    </w:p>
    <w:p w14:paraId="6CB63025" w14:textId="332B6FEF" w:rsidR="0059264C" w:rsidRDefault="00494407" w:rsidP="00BC7595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52647E">
        <w:rPr>
          <w:rFonts w:ascii="Arial" w:eastAsia="Calibri" w:hAnsi="Arial" w:cs="Arial"/>
          <w:szCs w:val="24"/>
        </w:rPr>
        <w:t>После оценки технического состояния формируется перечень рекоме</w:t>
      </w:r>
      <w:r w:rsidR="004D390F" w:rsidRPr="0052647E">
        <w:rPr>
          <w:rFonts w:ascii="Arial" w:eastAsia="Calibri" w:hAnsi="Arial" w:cs="Arial"/>
          <w:szCs w:val="24"/>
        </w:rPr>
        <w:t>ндованных воздействий</w:t>
      </w:r>
      <w:r w:rsidR="00443E74">
        <w:rPr>
          <w:rFonts w:ascii="Arial" w:eastAsia="Calibri" w:hAnsi="Arial" w:cs="Arial"/>
          <w:szCs w:val="24"/>
        </w:rPr>
        <w:t xml:space="preserve"> по каждому производственному активу</w:t>
      </w:r>
      <w:r w:rsidR="00DA59BB" w:rsidRPr="0052647E">
        <w:rPr>
          <w:rFonts w:ascii="Arial" w:eastAsia="Calibri" w:hAnsi="Arial" w:cs="Arial"/>
          <w:szCs w:val="24"/>
        </w:rPr>
        <w:t>.</w:t>
      </w:r>
    </w:p>
    <w:p w14:paraId="2461E6E4" w14:textId="77777777" w:rsidR="0059264C" w:rsidRDefault="0059264C" w:rsidP="0059264C">
      <w:pPr>
        <w:pStyle w:val="4"/>
        <w:rPr>
          <w:rFonts w:eastAsiaTheme="majorEastAsia" w:cstheme="majorBidi"/>
          <w:b/>
          <w:i w:val="0"/>
          <w:caps w:val="0"/>
          <w:sz w:val="24"/>
          <w:szCs w:val="24"/>
        </w:rPr>
      </w:pPr>
      <w:r w:rsidRPr="005D09C7">
        <w:rPr>
          <w:rFonts w:eastAsiaTheme="majorEastAsia" w:cstheme="majorBidi"/>
          <w:b/>
          <w:i w:val="0"/>
          <w:caps w:val="0"/>
          <w:sz w:val="24"/>
          <w:szCs w:val="24"/>
        </w:rPr>
        <w:t xml:space="preserve">Шаг процесса </w:t>
      </w:r>
      <w:r w:rsidR="00654CB9">
        <w:rPr>
          <w:rFonts w:eastAsiaTheme="majorEastAsia" w:cstheme="majorBidi"/>
          <w:b/>
          <w:i w:val="0"/>
          <w:caps w:val="0"/>
          <w:sz w:val="24"/>
          <w:szCs w:val="24"/>
        </w:rPr>
        <w:t>6</w:t>
      </w:r>
      <w:r>
        <w:rPr>
          <w:rFonts w:eastAsiaTheme="majorEastAsia" w:cstheme="majorBidi"/>
          <w:b/>
          <w:i w:val="0"/>
          <w:caps w:val="0"/>
          <w:sz w:val="24"/>
          <w:szCs w:val="24"/>
        </w:rPr>
        <w:t>0</w:t>
      </w:r>
      <w:r w:rsidRPr="00D95E15">
        <w:rPr>
          <w:rFonts w:eastAsiaTheme="majorEastAsia" w:cstheme="majorBidi"/>
          <w:b/>
          <w:sz w:val="24"/>
          <w:szCs w:val="24"/>
        </w:rPr>
        <w:t xml:space="preserve"> – </w:t>
      </w:r>
      <w:r w:rsidR="00283421" w:rsidRPr="00A03DDE">
        <w:rPr>
          <w:rFonts w:eastAsiaTheme="majorEastAsia" w:cstheme="majorBidi"/>
          <w:b/>
          <w:i w:val="0"/>
          <w:caps w:val="0"/>
          <w:sz w:val="24"/>
          <w:szCs w:val="24"/>
        </w:rPr>
        <w:t>Присвоение / актуализация технического состояния ПА</w:t>
      </w:r>
    </w:p>
    <w:p w14:paraId="5AE37E96" w14:textId="77777777" w:rsidR="009F52ED" w:rsidRPr="00A03DDE" w:rsidRDefault="009F52ED" w:rsidP="00A03DDE">
      <w:pPr>
        <w:rPr>
          <w:rFonts w:eastAsiaTheme="majorEastAsia"/>
        </w:rPr>
      </w:pPr>
    </w:p>
    <w:p w14:paraId="647C1E73" w14:textId="796CD4BB" w:rsidR="00D46388" w:rsidRPr="0052647E" w:rsidRDefault="004D390F" w:rsidP="00D46388">
      <w:pPr>
        <w:spacing w:after="200" w:line="276" w:lineRule="auto"/>
        <w:ind w:firstLine="567"/>
        <w:jc w:val="left"/>
        <w:rPr>
          <w:rFonts w:ascii="Arial" w:eastAsia="Calibri" w:hAnsi="Arial" w:cs="Arial"/>
          <w:szCs w:val="24"/>
        </w:rPr>
      </w:pPr>
      <w:r w:rsidRPr="00A03DDE">
        <w:rPr>
          <w:rFonts w:ascii="Arial" w:eastAsia="Calibri" w:hAnsi="Arial" w:cs="Arial"/>
          <w:szCs w:val="24"/>
        </w:rPr>
        <w:lastRenderedPageBreak/>
        <w:t>Присвоение / актуализация технического состояния ПА</w:t>
      </w:r>
      <w:r w:rsidRPr="0052647E">
        <w:rPr>
          <w:rFonts w:ascii="Arial" w:eastAsia="Calibri" w:hAnsi="Arial" w:cs="Arial"/>
          <w:szCs w:val="24"/>
        </w:rPr>
        <w:t xml:space="preserve"> выполняется при получении результатов оценки технического состояния. Инженер ТОиР </w:t>
      </w:r>
      <w:ins w:id="2191" w:author="Serjo" w:date="2020-04-15T15:20:00Z">
        <w:r w:rsidR="002C556C">
          <w:rPr>
            <w:rFonts w:ascii="Arial" w:eastAsia="Calibri" w:hAnsi="Arial" w:cs="Arial"/>
            <w:szCs w:val="24"/>
          </w:rPr>
          <w:t>УО</w:t>
        </w:r>
      </w:ins>
      <w:ins w:id="2192" w:author="Serjo" w:date="2020-04-10T18:09:00Z">
        <w:r w:rsidR="001F1E89" w:rsidRPr="001F1E89" w:rsidDel="001F1E89">
          <w:rPr>
            <w:rFonts w:ascii="Arial" w:eastAsia="Calibri" w:hAnsi="Arial" w:cs="Arial"/>
            <w:szCs w:val="24"/>
          </w:rPr>
          <w:t xml:space="preserve"> </w:t>
        </w:r>
      </w:ins>
      <w:del w:id="2193" w:author="Serjo" w:date="2020-04-10T18:09:00Z">
        <w:r w:rsidRPr="0052647E" w:rsidDel="001F1E89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52647E">
        <w:rPr>
          <w:rFonts w:ascii="Arial" w:eastAsia="Calibri" w:hAnsi="Arial" w:cs="Arial"/>
          <w:szCs w:val="24"/>
        </w:rPr>
        <w:t>и Специалист по диагностик</w:t>
      </w:r>
      <w:r w:rsidR="00375E67" w:rsidRPr="0052647E">
        <w:rPr>
          <w:rFonts w:ascii="Arial" w:eastAsia="Calibri" w:hAnsi="Arial" w:cs="Arial"/>
          <w:szCs w:val="24"/>
        </w:rPr>
        <w:t>е</w:t>
      </w:r>
      <w:r w:rsidRPr="0052647E">
        <w:rPr>
          <w:rFonts w:ascii="Arial" w:eastAsia="Calibri" w:hAnsi="Arial" w:cs="Arial"/>
          <w:szCs w:val="24"/>
        </w:rPr>
        <w:t xml:space="preserve"> </w:t>
      </w:r>
      <w:ins w:id="2194" w:author="Serjo" w:date="2020-04-15T15:19:00Z">
        <w:r w:rsidR="002C556C">
          <w:rPr>
            <w:rFonts w:ascii="Arial" w:eastAsia="Calibri" w:hAnsi="Arial" w:cs="Arial"/>
            <w:szCs w:val="24"/>
          </w:rPr>
          <w:t>УО</w:t>
        </w:r>
      </w:ins>
      <w:ins w:id="2195" w:author="Serjo" w:date="2020-04-10T18:10:00Z">
        <w:r w:rsidR="001F1E89" w:rsidRPr="001F1E89" w:rsidDel="001F1E89">
          <w:rPr>
            <w:rFonts w:ascii="Arial" w:eastAsia="Calibri" w:hAnsi="Arial" w:cs="Arial"/>
            <w:szCs w:val="24"/>
          </w:rPr>
          <w:t xml:space="preserve"> </w:t>
        </w:r>
      </w:ins>
      <w:del w:id="2196" w:author="Serjo" w:date="2020-04-10T18:10:00Z">
        <w:r w:rsidRPr="0052647E" w:rsidDel="001F1E89">
          <w:rPr>
            <w:rFonts w:ascii="Arial" w:eastAsia="Calibri" w:hAnsi="Arial" w:cs="Arial"/>
            <w:szCs w:val="24"/>
          </w:rPr>
          <w:delText xml:space="preserve">БЕ ГОК </w:delText>
        </w:r>
      </w:del>
      <w:r w:rsidRPr="0052647E">
        <w:rPr>
          <w:rFonts w:ascii="Arial" w:eastAsia="Calibri" w:hAnsi="Arial" w:cs="Arial"/>
          <w:szCs w:val="24"/>
        </w:rPr>
        <w:t xml:space="preserve">проверяет корректность, актуальность и соответствие данным в системе, при необходимости присваивает или актуализирует значение технического состояния у объекта в системе в транзакции </w:t>
      </w:r>
      <w:del w:id="2197" w:author="Serjo" w:date="2020-04-08T17:31:00Z">
        <w:r w:rsidRPr="0052647E" w:rsidDel="006569E9">
          <w:rPr>
            <w:rFonts w:ascii="Arial" w:eastAsia="Calibri" w:hAnsi="Arial" w:cs="Arial"/>
            <w:szCs w:val="24"/>
          </w:rPr>
          <w:delText>IE05</w:delText>
        </w:r>
        <w:r w:rsidR="00A96D21" w:rsidDel="006569E9">
          <w:rPr>
            <w:rFonts w:ascii="Arial" w:eastAsia="Calibri" w:hAnsi="Arial" w:cs="Arial"/>
            <w:szCs w:val="24"/>
          </w:rPr>
          <w:delText xml:space="preserve"> – Изменить единицу оборудования</w:delText>
        </w:r>
      </w:del>
      <w:ins w:id="2198" w:author="Serjo" w:date="2020-04-08T17:31:00Z">
        <w:r w:rsidR="006569E9">
          <w:rPr>
            <w:rFonts w:ascii="Arial" w:eastAsia="Calibri" w:hAnsi="Arial" w:cs="Arial"/>
            <w:szCs w:val="24"/>
            <w:lang w:val="en-US"/>
          </w:rPr>
          <w:t>IK</w:t>
        </w:r>
        <w:r w:rsidR="006569E9" w:rsidRPr="006569E9">
          <w:rPr>
            <w:rFonts w:ascii="Arial" w:eastAsia="Calibri" w:hAnsi="Arial" w:cs="Arial"/>
            <w:szCs w:val="24"/>
            <w:rPrChange w:id="2199" w:author="Serjo" w:date="2020-04-08T17:31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 xml:space="preserve">11 </w:t>
        </w:r>
      </w:ins>
      <w:ins w:id="2200" w:author="Serjo" w:date="2020-04-12T13:20:00Z">
        <w:r w:rsidR="00830F85">
          <w:rPr>
            <w:rFonts w:ascii="Arial" w:eastAsia="Calibri" w:hAnsi="Arial" w:cs="Arial"/>
            <w:szCs w:val="24"/>
          </w:rPr>
          <w:t>«</w:t>
        </w:r>
      </w:ins>
      <w:ins w:id="2201" w:author="Serjo" w:date="2020-04-08T17:31:00Z">
        <w:r w:rsidR="006569E9">
          <w:rPr>
            <w:rFonts w:ascii="Arial" w:eastAsia="Calibri" w:hAnsi="Arial" w:cs="Arial"/>
            <w:szCs w:val="24"/>
          </w:rPr>
          <w:t>Ввод документа измерения</w:t>
        </w:r>
      </w:ins>
      <w:ins w:id="2202" w:author="Serjo" w:date="2020-04-12T13:20:00Z">
        <w:r w:rsidR="00830F85">
          <w:rPr>
            <w:rFonts w:ascii="Arial" w:eastAsia="Calibri" w:hAnsi="Arial" w:cs="Arial"/>
            <w:szCs w:val="24"/>
          </w:rPr>
          <w:t>»</w:t>
        </w:r>
      </w:ins>
      <w:r w:rsidR="00A96D21">
        <w:rPr>
          <w:rFonts w:ascii="Arial" w:eastAsia="Calibri" w:hAnsi="Arial" w:cs="Arial"/>
          <w:szCs w:val="24"/>
        </w:rPr>
        <w:t xml:space="preserve">. </w:t>
      </w:r>
      <w:r w:rsidR="00D46388" w:rsidRPr="0052647E">
        <w:rPr>
          <w:rFonts w:ascii="Arial" w:eastAsia="Calibri" w:hAnsi="Arial" w:cs="Arial"/>
          <w:szCs w:val="24"/>
        </w:rPr>
        <w:t xml:space="preserve">Значение технического состояния заполняется </w:t>
      </w:r>
      <w:r w:rsidR="00E74672">
        <w:rPr>
          <w:rFonts w:ascii="Arial" w:eastAsia="Calibri" w:hAnsi="Arial" w:cs="Arial"/>
          <w:szCs w:val="24"/>
        </w:rPr>
        <w:t xml:space="preserve">в </w:t>
      </w:r>
      <w:del w:id="2203" w:author="Serjo" w:date="2020-04-08T17:31:00Z">
        <w:r w:rsidR="00876A3F" w:rsidDel="006569E9">
          <w:rPr>
            <w:rFonts w:ascii="Arial" w:eastAsia="Calibri" w:hAnsi="Arial" w:cs="Arial"/>
            <w:szCs w:val="24"/>
          </w:rPr>
          <w:delText xml:space="preserve">признак </w:delText>
        </w:r>
        <w:r w:rsidR="0035456B" w:rsidDel="006569E9">
          <w:rPr>
            <w:rFonts w:ascii="Arial" w:eastAsia="Calibri" w:hAnsi="Arial" w:cs="Arial"/>
            <w:szCs w:val="24"/>
          </w:rPr>
          <w:delText xml:space="preserve">класса </w:delText>
        </w:r>
        <w:r w:rsidR="00E93852" w:rsidDel="006569E9">
          <w:rPr>
            <w:rFonts w:ascii="Arial" w:eastAsia="Calibri" w:hAnsi="Arial" w:cs="Arial"/>
            <w:szCs w:val="24"/>
          </w:rPr>
          <w:delText xml:space="preserve">единицы оборудования. </w:delText>
        </w:r>
      </w:del>
      <w:ins w:id="2204" w:author="Serjo" w:date="2020-04-08T17:31:00Z">
        <w:r w:rsidR="006569E9">
          <w:rPr>
            <w:rFonts w:ascii="Arial" w:eastAsia="Calibri" w:hAnsi="Arial" w:cs="Arial"/>
            <w:szCs w:val="24"/>
          </w:rPr>
          <w:t>документе измерений для точки измерения единицы оборудования «</w:t>
        </w:r>
      </w:ins>
      <w:ins w:id="2205" w:author="Serjo" w:date="2020-04-08T17:32:00Z">
        <w:r w:rsidR="006569E9">
          <w:rPr>
            <w:rFonts w:ascii="Arial" w:eastAsia="Calibri" w:hAnsi="Arial" w:cs="Arial"/>
            <w:szCs w:val="24"/>
          </w:rPr>
          <w:t>Техническое сосотояние</w:t>
        </w:r>
      </w:ins>
      <w:ins w:id="2206" w:author="Serjo" w:date="2020-04-08T17:31:00Z">
        <w:r w:rsidR="006569E9">
          <w:rPr>
            <w:rFonts w:ascii="Arial" w:eastAsia="Calibri" w:hAnsi="Arial" w:cs="Arial"/>
            <w:szCs w:val="24"/>
          </w:rPr>
          <w:t>»</w:t>
        </w:r>
      </w:ins>
      <w:ins w:id="2207" w:author="Serjo" w:date="2020-04-08T17:32:00Z">
        <w:r w:rsidR="006569E9">
          <w:rPr>
            <w:rFonts w:ascii="Arial" w:eastAsia="Calibri" w:hAnsi="Arial" w:cs="Arial"/>
            <w:szCs w:val="24"/>
          </w:rPr>
          <w:t>. Техническое состояние ПА может принимать численное значение от 100 («новое»</w:t>
        </w:r>
      </w:ins>
      <w:ins w:id="2208" w:author="Serjo" w:date="2020-04-08T17:33:00Z">
        <w:r w:rsidR="006569E9">
          <w:rPr>
            <w:rFonts w:ascii="Arial" w:eastAsia="Calibri" w:hAnsi="Arial" w:cs="Arial"/>
            <w:szCs w:val="24"/>
          </w:rPr>
          <w:t>) до 0 («непригодное к применению»).</w:t>
        </w:r>
      </w:ins>
      <w:ins w:id="2209" w:author="Serjo" w:date="2020-04-10T17:39:00Z">
        <w:r w:rsidR="00B31B7C">
          <w:rPr>
            <w:rFonts w:ascii="Arial" w:eastAsia="Calibri" w:hAnsi="Arial" w:cs="Arial"/>
            <w:szCs w:val="24"/>
          </w:rPr>
          <w:t xml:space="preserve">Более подробно </w:t>
        </w:r>
      </w:ins>
      <w:ins w:id="2210" w:author="Serjo" w:date="2020-04-10T17:38:00Z">
        <w:r w:rsidR="00B31B7C">
          <w:rPr>
            <w:rFonts w:ascii="Arial" w:eastAsia="Calibri" w:hAnsi="Arial" w:cs="Arial"/>
            <w:szCs w:val="24"/>
          </w:rPr>
          <w:t xml:space="preserve">процедура оценки параметра </w:t>
        </w:r>
        <w:r w:rsidR="00B31B7C" w:rsidRPr="00B31B7C">
          <w:rPr>
            <w:rFonts w:ascii="Arial" w:eastAsia="Calibri" w:hAnsi="Arial" w:cs="Arial"/>
            <w:szCs w:val="24"/>
          </w:rPr>
          <w:t>технического состояния ПА</w:t>
        </w:r>
      </w:ins>
      <w:ins w:id="2211" w:author="Serjo" w:date="2020-04-10T17:39:00Z">
        <w:r w:rsidR="00B31B7C">
          <w:rPr>
            <w:rFonts w:ascii="Arial" w:eastAsia="Calibri" w:hAnsi="Arial" w:cs="Arial"/>
            <w:szCs w:val="24"/>
          </w:rPr>
          <w:t xml:space="preserve"> описана в документе «Инструкция</w:t>
        </w:r>
        <w:r w:rsidR="00B31B7C" w:rsidRPr="00B31B7C">
          <w:rPr>
            <w:rFonts w:ascii="Arial" w:eastAsia="Calibri" w:hAnsi="Arial" w:cs="Arial"/>
            <w:szCs w:val="24"/>
          </w:rPr>
          <w:t xml:space="preserve"> к процессу анализа значений оценки технического состояния производственных активов</w:t>
        </w:r>
        <w:r w:rsidR="00B31B7C">
          <w:rPr>
            <w:rFonts w:ascii="Arial" w:eastAsia="Calibri" w:hAnsi="Arial" w:cs="Arial"/>
            <w:szCs w:val="24"/>
          </w:rPr>
          <w:t>».</w:t>
        </w:r>
      </w:ins>
    </w:p>
    <w:p w14:paraId="60B6A416" w14:textId="77777777" w:rsidR="009D3A71" w:rsidRDefault="004D390F" w:rsidP="00224B02">
      <w:pPr>
        <w:spacing w:after="200" w:line="276" w:lineRule="auto"/>
        <w:ind w:firstLine="567"/>
        <w:jc w:val="left"/>
        <w:rPr>
          <w:ins w:id="2212" w:author="Serjo" w:date="2020-04-09T15:56:00Z"/>
          <w:rFonts w:ascii="Arial" w:eastAsia="Calibri" w:hAnsi="Arial" w:cs="Arial"/>
          <w:szCs w:val="24"/>
        </w:rPr>
      </w:pPr>
      <w:r w:rsidRPr="0052647E">
        <w:rPr>
          <w:rFonts w:ascii="Arial" w:eastAsia="Calibri" w:hAnsi="Arial" w:cs="Arial"/>
          <w:szCs w:val="24"/>
        </w:rPr>
        <w:t>Техническое состояние объекта передается в процессы:</w:t>
      </w:r>
    </w:p>
    <w:p w14:paraId="10DBA049" w14:textId="1502945D" w:rsidR="009D3A71" w:rsidRDefault="004D390F" w:rsidP="009D3A71">
      <w:pPr>
        <w:pStyle w:val="afa"/>
        <w:numPr>
          <w:ilvl w:val="0"/>
          <w:numId w:val="76"/>
        </w:numPr>
        <w:spacing w:after="200" w:line="276" w:lineRule="auto"/>
        <w:jc w:val="left"/>
        <w:rPr>
          <w:ins w:id="2213" w:author="Serjo" w:date="2020-04-09T15:56:00Z"/>
          <w:rFonts w:ascii="Arial" w:eastAsia="Calibri" w:hAnsi="Arial" w:cs="Arial"/>
          <w:szCs w:val="24"/>
        </w:rPr>
      </w:pPr>
      <w:r w:rsidRPr="009D3A71">
        <w:rPr>
          <w:rFonts w:ascii="Arial" w:eastAsia="Calibri" w:hAnsi="Arial" w:cs="Arial"/>
          <w:szCs w:val="24"/>
          <w:rPrChange w:id="2214" w:author="Serjo" w:date="2020-04-09T15:56:00Z">
            <w:rPr>
              <w:rFonts w:eastAsia="Calibri"/>
            </w:rPr>
          </w:rPrChange>
        </w:rPr>
        <w:t>ПП-07.03.01-ERP «Оперативное (месячное) планирование воздействий на производственные активы»</w:t>
      </w:r>
      <w:r w:rsidR="00283421" w:rsidRPr="009D3A71">
        <w:rPr>
          <w:rFonts w:ascii="Arial" w:eastAsia="Calibri" w:hAnsi="Arial" w:cs="Arial"/>
          <w:szCs w:val="24"/>
          <w:rPrChange w:id="2215" w:author="Serjo" w:date="2020-04-09T15:56:00Z">
            <w:rPr>
              <w:rFonts w:eastAsia="Calibri"/>
            </w:rPr>
          </w:rPrChange>
        </w:rPr>
        <w:t xml:space="preserve"> (КД </w:t>
      </w:r>
      <w:ins w:id="2216" w:author="Serjo" w:date="2020-04-09T15:55:00Z">
        <w:r w:rsidR="009D3A71" w:rsidRPr="009D3A71">
          <w:rPr>
            <w:rFonts w:ascii="Arial" w:eastAsia="Calibri" w:hAnsi="Arial" w:cs="Arial"/>
            <w:szCs w:val="24"/>
            <w:rPrChange w:id="2217" w:author="Serjo" w:date="2020-04-09T15:56:00Z">
              <w:rPr>
                <w:rFonts w:eastAsia="Calibri"/>
              </w:rPr>
            </w:rPrChange>
          </w:rPr>
          <w:t>«</w:t>
        </w:r>
      </w:ins>
      <w:ins w:id="2218" w:author="Serjo" w:date="2020-04-09T15:56:00Z">
        <w:del w:id="2219" w:author="Владимир Лаут" w:date="2021-03-15T12:14:00Z">
          <w:r w:rsidR="009D3A71" w:rsidRPr="009D3A71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2220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221" w:author="Serjo" w:date="2020-04-09T15:56:00Z">
        <w:r w:rsidR="009D3A71" w:rsidRPr="009D3A71">
          <w:rPr>
            <w:rFonts w:ascii="Arial" w:eastAsia="Calibri" w:hAnsi="Arial" w:cs="Arial"/>
            <w:szCs w:val="24"/>
          </w:rPr>
          <w:t>.54_PM_КД_Оперативное планирование мероприятий ТОиР</w:t>
        </w:r>
      </w:ins>
      <w:ins w:id="2222" w:author="Serjo" w:date="2020-04-09T15:55:00Z">
        <w:r w:rsidR="009D3A71" w:rsidRPr="009D3A71">
          <w:rPr>
            <w:rFonts w:ascii="Arial" w:eastAsia="Calibri" w:hAnsi="Arial" w:cs="Arial"/>
            <w:szCs w:val="24"/>
            <w:rPrChange w:id="2223" w:author="Serjo" w:date="2020-04-09T15:56:00Z">
              <w:rPr>
                <w:rFonts w:eastAsia="Calibri"/>
              </w:rPr>
            </w:rPrChange>
          </w:rPr>
          <w:t>»</w:t>
        </w:r>
      </w:ins>
      <w:del w:id="2224" w:author="Serjo" w:date="2020-04-09T12:48:00Z">
        <w:r w:rsidR="00E74672" w:rsidRPr="009D3A71" w:rsidDel="00393B7B">
          <w:rPr>
            <w:rFonts w:ascii="Arial" w:eastAsia="Calibri" w:hAnsi="Arial" w:cs="Arial"/>
            <w:szCs w:val="24"/>
            <w:rPrChange w:id="2225" w:author="Serjo" w:date="2020-04-09T15:56:00Z">
              <w:rPr>
                <w:rFonts w:eastAsia="Calibri"/>
              </w:rPr>
            </w:rPrChange>
          </w:rPr>
          <w:delText xml:space="preserve">ERP.5.1.54_PM_КД </w:delText>
        </w:r>
      </w:del>
      <w:del w:id="2226" w:author="Serjo" w:date="2020-04-09T15:56:00Z">
        <w:r w:rsidR="00E74672" w:rsidRPr="009D3A71" w:rsidDel="009D3A71">
          <w:rPr>
            <w:rFonts w:ascii="Arial" w:eastAsia="Calibri" w:hAnsi="Arial" w:cs="Arial"/>
            <w:szCs w:val="24"/>
            <w:rPrChange w:id="2227" w:author="Serjo" w:date="2020-04-09T15:56:00Z">
              <w:rPr>
                <w:rFonts w:eastAsia="Calibri"/>
              </w:rPr>
            </w:rPrChange>
          </w:rPr>
          <w:delText xml:space="preserve">Оперативное планирование </w:delText>
        </w:r>
      </w:del>
      <w:del w:id="2228" w:author="Serjo" w:date="2020-04-09T12:48:00Z">
        <w:r w:rsidR="00E74672" w:rsidRPr="009D3A71" w:rsidDel="00393B7B">
          <w:rPr>
            <w:rFonts w:ascii="Arial" w:eastAsia="Calibri" w:hAnsi="Arial" w:cs="Arial"/>
            <w:szCs w:val="24"/>
            <w:rPrChange w:id="2229" w:author="Serjo" w:date="2020-04-09T15:56:00Z">
              <w:rPr>
                <w:rFonts w:eastAsia="Calibri"/>
              </w:rPr>
            </w:rPrChange>
          </w:rPr>
          <w:delText>воздействий на ПА</w:delText>
        </w:r>
      </w:del>
      <w:ins w:id="2230" w:author="Serjo" w:date="2020-04-09T12:52:00Z">
        <w:r w:rsidR="00B23833" w:rsidRPr="009D3A71">
          <w:rPr>
            <w:rFonts w:ascii="Arial" w:eastAsia="Calibri" w:hAnsi="Arial" w:cs="Arial"/>
            <w:szCs w:val="24"/>
            <w:rPrChange w:id="2231" w:author="Serjo" w:date="2020-04-09T15:56:00Z">
              <w:rPr>
                <w:rFonts w:eastAsia="Calibri"/>
              </w:rPr>
            </w:rPrChange>
          </w:rPr>
          <w:t>)</w:t>
        </w:r>
      </w:ins>
      <w:r w:rsidR="009D3A71">
        <w:rPr>
          <w:rFonts w:ascii="Arial" w:eastAsia="Calibri" w:hAnsi="Arial" w:cs="Arial"/>
          <w:szCs w:val="24"/>
        </w:rPr>
        <w:t>;</w:t>
      </w:r>
    </w:p>
    <w:p w14:paraId="6E9525F1" w14:textId="1F026D7B" w:rsidR="009D3A71" w:rsidRDefault="004D390F" w:rsidP="009D3A71">
      <w:pPr>
        <w:pStyle w:val="afa"/>
        <w:numPr>
          <w:ilvl w:val="0"/>
          <w:numId w:val="76"/>
        </w:numPr>
        <w:spacing w:after="200" w:line="276" w:lineRule="auto"/>
        <w:jc w:val="left"/>
        <w:rPr>
          <w:ins w:id="2232" w:author="Serjo" w:date="2020-04-09T15:57:00Z"/>
          <w:rFonts w:ascii="Arial" w:eastAsia="Calibri" w:hAnsi="Arial" w:cs="Arial"/>
          <w:szCs w:val="24"/>
        </w:rPr>
      </w:pPr>
      <w:r w:rsidRPr="009D3A71">
        <w:rPr>
          <w:rFonts w:ascii="Arial" w:eastAsia="Calibri" w:hAnsi="Arial" w:cs="Arial"/>
          <w:szCs w:val="24"/>
          <w:rPrChange w:id="2233" w:author="Serjo" w:date="2020-04-09T15:56:00Z">
            <w:rPr>
              <w:rFonts w:eastAsia="Calibri"/>
            </w:rPr>
          </w:rPrChange>
        </w:rPr>
        <w:t xml:space="preserve">ПП-07.02.03.01-ERP «Годовое планирование воздействий на </w:t>
      </w:r>
      <w:ins w:id="2234" w:author="Serjo" w:date="2020-04-09T12:49:00Z">
        <w:r w:rsidR="00393B7B" w:rsidRPr="009D3A71">
          <w:rPr>
            <w:rFonts w:ascii="Arial" w:eastAsia="Calibri" w:hAnsi="Arial" w:cs="Arial"/>
            <w:szCs w:val="24"/>
            <w:rPrChange w:id="2235" w:author="Serjo" w:date="2020-04-09T15:56:00Z">
              <w:rPr>
                <w:rFonts w:eastAsia="Calibri"/>
              </w:rPr>
            </w:rPrChange>
          </w:rPr>
          <w:t>ПА</w:t>
        </w:r>
      </w:ins>
      <w:del w:id="2236" w:author="Serjo" w:date="2020-04-09T12:49:00Z">
        <w:r w:rsidRPr="009D3A71" w:rsidDel="00393B7B">
          <w:rPr>
            <w:rFonts w:ascii="Arial" w:eastAsia="Calibri" w:hAnsi="Arial" w:cs="Arial"/>
            <w:szCs w:val="24"/>
            <w:rPrChange w:id="2237" w:author="Serjo" w:date="2020-04-09T15:56:00Z">
              <w:rPr>
                <w:rFonts w:eastAsia="Calibri"/>
              </w:rPr>
            </w:rPrChange>
          </w:rPr>
          <w:delText>производственные активы</w:delText>
        </w:r>
      </w:del>
      <w:r w:rsidRPr="009D3A71">
        <w:rPr>
          <w:rFonts w:ascii="Arial" w:eastAsia="Calibri" w:hAnsi="Arial" w:cs="Arial"/>
          <w:szCs w:val="24"/>
          <w:rPrChange w:id="2238" w:author="Serjo" w:date="2020-04-09T15:56:00Z">
            <w:rPr>
              <w:rFonts w:eastAsia="Calibri"/>
            </w:rPr>
          </w:rPrChange>
        </w:rPr>
        <w:t>»</w:t>
      </w:r>
      <w:r w:rsidR="00283421" w:rsidRPr="009D3A71">
        <w:rPr>
          <w:rFonts w:ascii="Arial" w:eastAsia="Calibri" w:hAnsi="Arial" w:cs="Arial"/>
          <w:szCs w:val="24"/>
          <w:rPrChange w:id="2239" w:author="Serjo" w:date="2020-04-09T15:56:00Z">
            <w:rPr>
              <w:rFonts w:eastAsia="Calibri"/>
            </w:rPr>
          </w:rPrChange>
        </w:rPr>
        <w:t xml:space="preserve"> </w:t>
      </w:r>
      <w:ins w:id="2240" w:author="Serjo" w:date="2020-04-09T12:52:00Z">
        <w:r w:rsidR="00B23833" w:rsidRPr="009D3A71">
          <w:rPr>
            <w:rFonts w:ascii="Arial" w:eastAsia="Calibri" w:hAnsi="Arial" w:cs="Arial"/>
            <w:szCs w:val="24"/>
            <w:rPrChange w:id="2241" w:author="Serjo" w:date="2020-04-09T15:56:00Z">
              <w:rPr>
                <w:rFonts w:eastAsia="Calibri"/>
              </w:rPr>
            </w:rPrChange>
          </w:rPr>
          <w:t>(</w:t>
        </w:r>
      </w:ins>
      <w:r w:rsidR="00283421" w:rsidRPr="009D3A71">
        <w:rPr>
          <w:rFonts w:ascii="Arial" w:eastAsia="Calibri" w:hAnsi="Arial" w:cs="Arial"/>
          <w:szCs w:val="24"/>
          <w:rPrChange w:id="2242" w:author="Serjo" w:date="2020-04-09T15:56:00Z">
            <w:rPr>
              <w:rFonts w:eastAsia="Calibri"/>
            </w:rPr>
          </w:rPrChange>
        </w:rPr>
        <w:t xml:space="preserve">КД </w:t>
      </w:r>
      <w:ins w:id="2243" w:author="Serjo" w:date="2020-04-09T15:57:00Z">
        <w:r w:rsidR="009D3A71">
          <w:rPr>
            <w:rFonts w:ascii="Arial" w:eastAsia="Calibri" w:hAnsi="Arial" w:cs="Arial"/>
            <w:szCs w:val="24"/>
          </w:rPr>
          <w:t>«</w:t>
        </w:r>
        <w:del w:id="2244" w:author="Владимир Лаут" w:date="2021-03-15T12:14:00Z">
          <w:r w:rsidR="009D3A71" w:rsidRPr="009D3A71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2245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246" w:author="Serjo" w:date="2020-04-09T15:57:00Z">
        <w:r w:rsidR="009D3A71" w:rsidRPr="009D3A71">
          <w:rPr>
            <w:rFonts w:ascii="Arial" w:eastAsia="Calibri" w:hAnsi="Arial" w:cs="Arial"/>
            <w:szCs w:val="24"/>
          </w:rPr>
          <w:t>.52_PM_КД_Годовое планирование воздействий на ПА</w:t>
        </w:r>
        <w:r w:rsidR="009D3A71">
          <w:rPr>
            <w:rFonts w:ascii="Arial" w:eastAsia="Calibri" w:hAnsi="Arial" w:cs="Arial"/>
            <w:szCs w:val="24"/>
          </w:rPr>
          <w:t>»</w:t>
        </w:r>
      </w:ins>
      <w:del w:id="2247" w:author="Serjo" w:date="2020-04-09T12:52:00Z">
        <w:r w:rsidR="00E74672" w:rsidRPr="009D3A71" w:rsidDel="00B23833">
          <w:rPr>
            <w:rFonts w:ascii="Arial" w:eastAsia="Calibri" w:hAnsi="Arial" w:cs="Arial"/>
            <w:szCs w:val="24"/>
            <w:rPrChange w:id="2248" w:author="Serjo" w:date="2020-04-09T15:56:00Z">
              <w:rPr>
                <w:rFonts w:eastAsia="Calibri"/>
              </w:rPr>
            </w:rPrChange>
          </w:rPr>
          <w:delText xml:space="preserve">ERP.5.1.52_PM_КД </w:delText>
        </w:r>
      </w:del>
      <w:del w:id="2249" w:author="Serjo" w:date="2020-04-09T15:57:00Z">
        <w:r w:rsidR="00E74672" w:rsidRPr="009D3A71" w:rsidDel="009D3A71">
          <w:rPr>
            <w:rFonts w:ascii="Arial" w:eastAsia="Calibri" w:hAnsi="Arial" w:cs="Arial"/>
            <w:szCs w:val="24"/>
            <w:rPrChange w:id="2250" w:author="Serjo" w:date="2020-04-09T15:56:00Z">
              <w:rPr>
                <w:rFonts w:eastAsia="Calibri"/>
              </w:rPr>
            </w:rPrChange>
          </w:rPr>
          <w:delText>Годовое планирование воздействий на ПА</w:delText>
        </w:r>
      </w:del>
      <w:ins w:id="2251" w:author="Serjo" w:date="2020-04-09T12:52:00Z">
        <w:r w:rsidR="00B23833" w:rsidRPr="009D3A71">
          <w:rPr>
            <w:rFonts w:ascii="Arial" w:eastAsia="Calibri" w:hAnsi="Arial" w:cs="Arial"/>
            <w:szCs w:val="24"/>
            <w:rPrChange w:id="2252" w:author="Serjo" w:date="2020-04-09T15:56:00Z">
              <w:rPr>
                <w:rFonts w:eastAsia="Calibri"/>
              </w:rPr>
            </w:rPrChange>
          </w:rPr>
          <w:t>)</w:t>
        </w:r>
      </w:ins>
      <w:ins w:id="2253" w:author="Serjo" w:date="2020-04-09T15:57:00Z">
        <w:r w:rsidR="009D3A71">
          <w:rPr>
            <w:rFonts w:ascii="Arial" w:eastAsia="Calibri" w:hAnsi="Arial" w:cs="Arial"/>
            <w:szCs w:val="24"/>
          </w:rPr>
          <w:t>;</w:t>
        </w:r>
      </w:ins>
    </w:p>
    <w:p w14:paraId="7183AC70" w14:textId="3B2EDC47" w:rsidR="009D3A71" w:rsidRDefault="004D390F" w:rsidP="009D3A71">
      <w:pPr>
        <w:pStyle w:val="afa"/>
        <w:numPr>
          <w:ilvl w:val="0"/>
          <w:numId w:val="76"/>
        </w:numPr>
        <w:spacing w:after="200" w:line="276" w:lineRule="auto"/>
        <w:jc w:val="left"/>
        <w:rPr>
          <w:ins w:id="2254" w:author="Serjo" w:date="2020-04-09T15:58:00Z"/>
          <w:rFonts w:ascii="Arial" w:eastAsia="Calibri" w:hAnsi="Arial" w:cs="Arial"/>
          <w:szCs w:val="24"/>
        </w:rPr>
      </w:pPr>
      <w:r w:rsidRPr="009D3A71">
        <w:rPr>
          <w:rFonts w:ascii="Arial" w:eastAsia="Calibri" w:hAnsi="Arial" w:cs="Arial"/>
          <w:szCs w:val="24"/>
          <w:rPrChange w:id="2255" w:author="Serjo" w:date="2020-04-09T15:56:00Z">
            <w:rPr>
              <w:rFonts w:eastAsia="Calibri"/>
            </w:rPr>
          </w:rPrChange>
        </w:rPr>
        <w:t>ПП-07.02.01-ERP «Долгосрочное планирование воздействий на производственные активы (мастер-план от 3-х до 10 лет)»</w:t>
      </w:r>
      <w:r w:rsidR="00283421" w:rsidRPr="009D3A71">
        <w:rPr>
          <w:rFonts w:ascii="Arial" w:eastAsia="Calibri" w:hAnsi="Arial" w:cs="Arial"/>
          <w:szCs w:val="24"/>
          <w:rPrChange w:id="2256" w:author="Serjo" w:date="2020-04-09T15:56:00Z">
            <w:rPr>
              <w:rFonts w:eastAsia="Calibri"/>
            </w:rPr>
          </w:rPrChange>
        </w:rPr>
        <w:t xml:space="preserve"> </w:t>
      </w:r>
      <w:ins w:id="2257" w:author="Serjo" w:date="2020-04-09T12:59:00Z">
        <w:r w:rsidR="00B23833" w:rsidRPr="009D3A71">
          <w:rPr>
            <w:rFonts w:ascii="Arial" w:eastAsia="Calibri" w:hAnsi="Arial" w:cs="Arial"/>
            <w:szCs w:val="24"/>
            <w:rPrChange w:id="2258" w:author="Serjo" w:date="2020-04-09T15:56:00Z">
              <w:rPr>
                <w:rFonts w:eastAsia="Calibri"/>
              </w:rPr>
            </w:rPrChange>
          </w:rPr>
          <w:t>(</w:t>
        </w:r>
      </w:ins>
      <w:r w:rsidR="00283421" w:rsidRPr="009D3A71">
        <w:rPr>
          <w:rFonts w:ascii="Arial" w:eastAsia="Calibri" w:hAnsi="Arial" w:cs="Arial"/>
          <w:szCs w:val="24"/>
          <w:rPrChange w:id="2259" w:author="Serjo" w:date="2020-04-09T15:56:00Z">
            <w:rPr>
              <w:rFonts w:eastAsia="Calibri"/>
            </w:rPr>
          </w:rPrChange>
        </w:rPr>
        <w:t>КД</w:t>
      </w:r>
      <w:ins w:id="2260" w:author="Serjo" w:date="2020-04-09T15:58:00Z">
        <w:r w:rsidR="009D3A71">
          <w:rPr>
            <w:rFonts w:ascii="Arial" w:eastAsia="Calibri" w:hAnsi="Arial" w:cs="Arial"/>
            <w:szCs w:val="24"/>
          </w:rPr>
          <w:t xml:space="preserve"> «</w:t>
        </w:r>
        <w:del w:id="2261" w:author="Владимир Лаут" w:date="2021-03-15T12:14:00Z">
          <w:r w:rsidR="009D3A71" w:rsidRPr="009D3A71" w:rsidDel="00530700">
            <w:rPr>
              <w:rFonts w:ascii="Arial" w:eastAsia="Calibri" w:hAnsi="Arial" w:cs="Arial"/>
              <w:szCs w:val="24"/>
            </w:rPr>
            <w:delText>ERP.9.9.2</w:delText>
          </w:r>
        </w:del>
      </w:ins>
      <w:ins w:id="2262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263" w:author="Serjo" w:date="2020-04-09T15:58:00Z">
        <w:r w:rsidR="009D3A71" w:rsidRPr="009D3A71">
          <w:rPr>
            <w:rFonts w:ascii="Arial" w:eastAsia="Calibri" w:hAnsi="Arial" w:cs="Arial"/>
            <w:szCs w:val="24"/>
          </w:rPr>
          <w:t>.51_PM_КД_Формирование и управление бюджетами ТОиР</w:t>
        </w:r>
        <w:r w:rsidR="009D3A71">
          <w:rPr>
            <w:rFonts w:ascii="Arial" w:eastAsia="Calibri" w:hAnsi="Arial" w:cs="Arial"/>
            <w:szCs w:val="24"/>
          </w:rPr>
          <w:t>»</w:t>
        </w:r>
      </w:ins>
      <w:ins w:id="2264" w:author="Serjo" w:date="2020-04-09T12:59:00Z">
        <w:r w:rsidR="00B23833" w:rsidRPr="009D3A71">
          <w:rPr>
            <w:rFonts w:ascii="Arial" w:eastAsia="Calibri" w:hAnsi="Arial" w:cs="Arial"/>
            <w:szCs w:val="24"/>
            <w:rPrChange w:id="2265" w:author="Serjo" w:date="2020-04-09T15:56:00Z">
              <w:rPr>
                <w:rFonts w:eastAsia="Calibri"/>
              </w:rPr>
            </w:rPrChange>
          </w:rPr>
          <w:t>)</w:t>
        </w:r>
      </w:ins>
      <w:del w:id="2266" w:author="Serjo" w:date="2020-04-09T12:57:00Z">
        <w:r w:rsidR="00E74672" w:rsidRPr="009D3A71" w:rsidDel="00B23833">
          <w:rPr>
            <w:rFonts w:ascii="Arial" w:eastAsia="Calibri" w:hAnsi="Arial" w:cs="Arial"/>
            <w:szCs w:val="24"/>
            <w:rPrChange w:id="2267" w:author="Serjo" w:date="2020-04-09T15:56:00Z">
              <w:rPr>
                <w:rFonts w:eastAsia="Calibri"/>
              </w:rPr>
            </w:rPrChange>
          </w:rPr>
          <w:delText>ERP.5.1.52_PM_КД Годовое планирование воздействий на ПА</w:delText>
        </w:r>
      </w:del>
      <w:ins w:id="2268" w:author="Serjo" w:date="2020-04-09T15:58:00Z">
        <w:r w:rsidR="009D3A71">
          <w:rPr>
            <w:rFonts w:ascii="Arial" w:eastAsia="Calibri" w:hAnsi="Arial" w:cs="Arial"/>
            <w:szCs w:val="24"/>
          </w:rPr>
          <w:t>;</w:t>
        </w:r>
      </w:ins>
    </w:p>
    <w:p w14:paraId="08A91971" w14:textId="0FC56C68" w:rsidR="00283421" w:rsidRPr="009D3A71" w:rsidRDefault="004D390F" w:rsidP="009D3A71">
      <w:pPr>
        <w:pStyle w:val="afa"/>
        <w:numPr>
          <w:ilvl w:val="0"/>
          <w:numId w:val="76"/>
        </w:numPr>
        <w:spacing w:after="200" w:line="276" w:lineRule="auto"/>
        <w:jc w:val="left"/>
        <w:rPr>
          <w:rFonts w:ascii="Arial" w:eastAsia="Calibri" w:hAnsi="Arial" w:cs="Arial"/>
          <w:szCs w:val="24"/>
          <w:rPrChange w:id="2269" w:author="Serjo" w:date="2020-04-09T15:56:00Z">
            <w:rPr>
              <w:rFonts w:eastAsia="Calibri"/>
            </w:rPr>
          </w:rPrChange>
        </w:rPr>
      </w:pPr>
      <w:r w:rsidRPr="009D3A71">
        <w:rPr>
          <w:rFonts w:ascii="Arial" w:eastAsia="Calibri" w:hAnsi="Arial" w:cs="Arial"/>
          <w:szCs w:val="24"/>
          <w:rPrChange w:id="2270" w:author="Serjo" w:date="2020-04-09T15:56:00Z">
            <w:rPr>
              <w:rFonts w:eastAsia="Calibri"/>
            </w:rPr>
          </w:rPrChange>
        </w:rPr>
        <w:t>ПП-07.11 «Управление надежностью»</w:t>
      </w:r>
      <w:r w:rsidRPr="009D3A71">
        <w:rPr>
          <w:rFonts w:ascii="Arial" w:eastAsia="Calibri" w:hAnsi="Arial" w:cs="Arial"/>
          <w:szCs w:val="24"/>
        </w:rPr>
        <w:t xml:space="preserve">. </w:t>
      </w:r>
      <w:r w:rsidRPr="009D3A71">
        <w:rPr>
          <w:rFonts w:ascii="Arial" w:eastAsia="Calibri" w:hAnsi="Arial" w:cs="Arial"/>
          <w:szCs w:val="24"/>
          <w:rPrChange w:id="2271" w:author="Serjo" w:date="2020-04-09T15:56:00Z">
            <w:rPr>
              <w:rFonts w:eastAsia="Calibri"/>
            </w:rPr>
          </w:rPrChange>
        </w:rPr>
        <w:t>Так же отчет по истории изменения технического состояния</w:t>
      </w:r>
      <w:r w:rsidR="00A05167" w:rsidRPr="009D3A71">
        <w:rPr>
          <w:rFonts w:ascii="Arial" w:eastAsia="Calibri" w:hAnsi="Arial" w:cs="Arial"/>
          <w:szCs w:val="24"/>
          <w:rPrChange w:id="2272" w:author="Serjo" w:date="2020-04-09T15:56:00Z">
            <w:rPr>
              <w:rFonts w:eastAsia="Calibri"/>
            </w:rPr>
          </w:rPrChange>
        </w:rPr>
        <w:t xml:space="preserve"> передается в процесс ПП-07.11 «Управление надежностью»</w:t>
      </w:r>
      <w:r w:rsidR="00283421" w:rsidRPr="009D3A71">
        <w:rPr>
          <w:rFonts w:ascii="Arial" w:eastAsia="Calibri" w:hAnsi="Arial" w:cs="Arial"/>
          <w:szCs w:val="24"/>
          <w:rPrChange w:id="2273" w:author="Serjo" w:date="2020-04-09T15:56:00Z">
            <w:rPr>
              <w:rFonts w:eastAsia="Calibri"/>
            </w:rPr>
          </w:rPrChange>
        </w:rPr>
        <w:t xml:space="preserve"> (КД </w:t>
      </w:r>
      <w:ins w:id="2274" w:author="Serjo" w:date="2020-04-09T15:59:00Z">
        <w:r w:rsidR="009D3A71">
          <w:rPr>
            <w:rFonts w:ascii="Arial" w:eastAsia="Calibri" w:hAnsi="Arial" w:cs="Arial"/>
            <w:szCs w:val="24"/>
          </w:rPr>
          <w:t>«</w:t>
        </w:r>
      </w:ins>
      <w:del w:id="2275" w:author="Владимир Лаут" w:date="2021-03-15T12:14:00Z">
        <w:r w:rsidR="00E74672" w:rsidRPr="009D3A71" w:rsidDel="00530700">
          <w:rPr>
            <w:rFonts w:ascii="Arial" w:eastAsia="Calibri" w:hAnsi="Arial" w:cs="Arial"/>
            <w:szCs w:val="24"/>
            <w:rPrChange w:id="2276" w:author="Serjo" w:date="2020-04-09T15:56:00Z">
              <w:rPr>
                <w:rFonts w:eastAsia="Calibri"/>
              </w:rPr>
            </w:rPrChange>
          </w:rPr>
          <w:delText>ERP.</w:delText>
        </w:r>
      </w:del>
      <w:ins w:id="2277" w:author="Serjo" w:date="2020-04-09T15:59:00Z">
        <w:del w:id="2278" w:author="Владимир Лаут" w:date="2021-03-15T12:14:00Z">
          <w:r w:rsidR="009D3A71" w:rsidDel="00530700">
            <w:rPr>
              <w:rFonts w:ascii="Arial" w:eastAsia="Calibri" w:hAnsi="Arial" w:cs="Arial"/>
              <w:szCs w:val="24"/>
            </w:rPr>
            <w:delText>9.9.2</w:delText>
          </w:r>
        </w:del>
      </w:ins>
      <w:ins w:id="2279" w:author="Владимир Лаут" w:date="2021-03-15T12:14:00Z">
        <w:r w:rsidR="00530700">
          <w:rPr>
            <w:rFonts w:ascii="Arial" w:eastAsia="Calibri" w:hAnsi="Arial" w:cs="Arial"/>
            <w:szCs w:val="24"/>
          </w:rPr>
          <w:t>ERP.13.9.2</w:t>
        </w:r>
      </w:ins>
      <w:ins w:id="2280" w:author="Serjo" w:date="2020-04-09T15:59:00Z">
        <w:r w:rsidR="009D3A71">
          <w:rPr>
            <w:rFonts w:ascii="Arial" w:eastAsia="Calibri" w:hAnsi="Arial" w:cs="Arial"/>
            <w:szCs w:val="24"/>
          </w:rPr>
          <w:t>.</w:t>
        </w:r>
      </w:ins>
      <w:del w:id="2281" w:author="Serjo" w:date="2020-04-09T15:59:00Z">
        <w:r w:rsidR="00E74672" w:rsidRPr="009D3A71" w:rsidDel="009D3A71">
          <w:rPr>
            <w:rFonts w:ascii="Arial" w:eastAsia="Calibri" w:hAnsi="Arial" w:cs="Arial"/>
            <w:szCs w:val="24"/>
            <w:rPrChange w:id="2282" w:author="Serjo" w:date="2020-04-09T15:56:00Z">
              <w:rPr>
                <w:rFonts w:eastAsia="Calibri"/>
              </w:rPr>
            </w:rPrChange>
          </w:rPr>
          <w:delText>5.1_</w:delText>
        </w:r>
      </w:del>
      <w:r w:rsidR="00E74672" w:rsidRPr="009D3A71">
        <w:rPr>
          <w:rFonts w:ascii="Arial" w:eastAsia="Calibri" w:hAnsi="Arial" w:cs="Arial"/>
          <w:szCs w:val="24"/>
          <w:rPrChange w:id="2283" w:author="Serjo" w:date="2020-04-09T15:56:00Z">
            <w:rPr>
              <w:rFonts w:eastAsia="Calibri"/>
            </w:rPr>
          </w:rPrChange>
        </w:rPr>
        <w:t>22_GRC_КД по направлению Риски и внутренний контроль</w:t>
      </w:r>
      <w:ins w:id="2284" w:author="Serjo" w:date="2020-04-09T15:59:00Z">
        <w:r w:rsidR="009D3A71">
          <w:rPr>
            <w:rFonts w:ascii="Arial" w:eastAsia="Calibri" w:hAnsi="Arial" w:cs="Arial"/>
            <w:szCs w:val="24"/>
          </w:rPr>
          <w:t>»</w:t>
        </w:r>
      </w:ins>
      <w:r w:rsidR="00E74672" w:rsidRPr="009D3A71">
        <w:rPr>
          <w:rFonts w:ascii="Arial" w:eastAsia="Calibri" w:hAnsi="Arial" w:cs="Arial"/>
          <w:szCs w:val="24"/>
          <w:rPrChange w:id="2285" w:author="Serjo" w:date="2020-04-09T15:56:00Z">
            <w:rPr>
              <w:rFonts w:eastAsia="Calibri"/>
            </w:rPr>
          </w:rPrChange>
        </w:rPr>
        <w:t>).</w:t>
      </w:r>
    </w:p>
    <w:p w14:paraId="5A41BA99" w14:textId="77777777" w:rsidR="00552C80" w:rsidRPr="002913A4" w:rsidRDefault="004A7B5E" w:rsidP="00A03DDE">
      <w:pPr>
        <w:spacing w:after="200" w:line="276" w:lineRule="auto"/>
        <w:ind w:firstLine="567"/>
        <w:jc w:val="left"/>
        <w:rPr>
          <w:rFonts w:ascii="Arial" w:eastAsia="Calibri" w:hAnsi="Arial" w:cs="Arial"/>
        </w:rPr>
      </w:pPr>
      <w:r w:rsidRPr="002913A4">
        <w:rPr>
          <w:rFonts w:ascii="Arial" w:eastAsia="Calibri" w:hAnsi="Arial" w:cs="Arial"/>
        </w:rPr>
        <w:t>Детальное описание шагов приведено в Приложении № 3.</w:t>
      </w:r>
    </w:p>
    <w:p w14:paraId="26A0626A" w14:textId="77777777" w:rsidR="00552C80" w:rsidRPr="00562687" w:rsidRDefault="00552C80" w:rsidP="00552C80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286" w:name="_Toc521075031"/>
      <w:bookmarkStart w:id="2287" w:name="_Toc69302495"/>
      <w:r w:rsidRPr="00562687">
        <w:rPr>
          <w:rFonts w:eastAsiaTheme="majorEastAsia" w:cs="Arial"/>
          <w:bCs w:val="0"/>
          <w:iCs w:val="0"/>
          <w:szCs w:val="26"/>
        </w:rPr>
        <w:t>Роли и полномочия</w:t>
      </w:r>
      <w:bookmarkEnd w:id="2286"/>
      <w:bookmarkEnd w:id="2287"/>
    </w:p>
    <w:p w14:paraId="71EC4662" w14:textId="77777777" w:rsidR="005517E0" w:rsidRPr="0052647E" w:rsidRDefault="005517E0" w:rsidP="00A03DDE">
      <w:pPr>
        <w:spacing w:after="200" w:line="276" w:lineRule="auto"/>
        <w:jc w:val="left"/>
        <w:rPr>
          <w:rFonts w:ascii="Arial" w:hAnsi="Arial" w:cs="Arial"/>
          <w:b/>
          <w:sz w:val="22"/>
        </w:rPr>
      </w:pPr>
    </w:p>
    <w:p w14:paraId="1055218E" w14:textId="77777777" w:rsidR="00022C33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>Таблица РП1</w:t>
      </w:r>
      <w:r>
        <w:rPr>
          <w:rFonts w:ascii="Arial" w:hAnsi="Arial" w:cs="Arial"/>
          <w:b/>
          <w:sz w:val="22"/>
        </w:rPr>
        <w:t>. 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2"/>
        <w:gridCol w:w="2127"/>
        <w:gridCol w:w="6647"/>
      </w:tblGrid>
      <w:tr w:rsidR="005517E0" w:rsidRPr="006F5656" w14:paraId="7445E687" w14:textId="77777777" w:rsidTr="00224B02">
        <w:trPr>
          <w:cantSplit/>
          <w:trHeight w:val="581"/>
          <w:tblHeader/>
        </w:trPr>
        <w:tc>
          <w:tcPr>
            <w:tcW w:w="689" w:type="pct"/>
            <w:shd w:val="clear" w:color="auto" w:fill="FFC000"/>
          </w:tcPr>
          <w:p w14:paraId="2CF4F31E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045" w:type="pct"/>
            <w:shd w:val="clear" w:color="auto" w:fill="FFC000"/>
          </w:tcPr>
          <w:p w14:paraId="4C1F9805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3266" w:type="pct"/>
            <w:shd w:val="clear" w:color="auto" w:fill="FFC000"/>
          </w:tcPr>
          <w:p w14:paraId="7317D4A6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5517E0" w:rsidRPr="005517E0" w14:paraId="5569EC17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38A9BD8F" w14:textId="6C0FE43C" w:rsidR="005517E0" w:rsidRPr="005517E0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Инженер ТОиР</w:t>
            </w:r>
            <w:r w:rsidR="00E800D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ins w:id="2288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289" w:author="Serjo" w:date="2020-04-10T18:10:00Z">
              <w:r w:rsidR="00E800DB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62D9DBCE" w14:textId="78E58AF1" w:rsidR="005517E0" w:rsidRPr="005517E0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290" w:author="Serjo" w:date="2020-04-22T11:53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ZC_*_PM_ENGINEER_Y</w:t>
              </w:r>
            </w:ins>
            <w:del w:id="2291" w:author="Serjo" w:date="2020-04-22T11:53:00Z">
              <w:r w:rsidR="005517E0" w:rsidRPr="005517E0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PM_ENGINEER</w:delText>
              </w:r>
            </w:del>
          </w:p>
        </w:tc>
        <w:tc>
          <w:tcPr>
            <w:tcW w:w="3266" w:type="pct"/>
            <w:shd w:val="clear" w:color="auto" w:fill="auto"/>
          </w:tcPr>
          <w:p w14:paraId="2A46AE0C" w14:textId="77777777" w:rsidR="005517E0" w:rsidRDefault="000F0A03">
            <w:pPr>
              <w:jc w:val="left"/>
              <w:rPr>
                <w:ins w:id="2292" w:author="Владимир Лаут" w:date="2021-04-02T17:04:00Z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специалисту, который анализирует заказы ТОРО на наличие опасных работ, проверяет состав операций заказа, доступность ресурсов и мощностей для их выполнения, распечатывает из заказа наряды-задания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создает и изменяет сообщения ТОРО, </w:t>
            </w:r>
            <w:r w:rsidR="00E800DB">
              <w:rPr>
                <w:rFonts w:ascii="Arial" w:hAnsi="Arial" w:cs="Arial"/>
                <w:color w:val="000000"/>
                <w:sz w:val="20"/>
                <w:szCs w:val="20"/>
              </w:rPr>
              <w:t>делает предварительное закрытие сообщений ТОРО, регистрирует остановы и дефекты в системе, проверяет наличие требуемой точки измерения и формирует заявку на создание точки измерения при ее отсутствии, контролирует регистрацию измерений, анализирует результаты предписаний, анализирует технические параметры эксплуатации оборудования, проводит оценку технического состояния ПА и присваивает</w:t>
            </w:r>
            <w:r w:rsidR="00E800DB" w:rsidRPr="00A03DDE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E800DB">
              <w:rPr>
                <w:rFonts w:ascii="Arial" w:hAnsi="Arial" w:cs="Arial"/>
                <w:color w:val="000000"/>
                <w:sz w:val="20"/>
                <w:szCs w:val="20"/>
              </w:rPr>
              <w:t>актуализирует техническое состояние в карточке единицы оборудования</w:t>
            </w:r>
          </w:p>
          <w:p w14:paraId="4CE88EBE" w14:textId="77777777" w:rsidR="00535AE4" w:rsidRPr="00535AE4" w:rsidRDefault="00535AE4">
            <w:pPr>
              <w:rPr>
                <w:ins w:id="2293" w:author="Владимир Лаут" w:date="2021-04-02T17:04:00Z"/>
                <w:rFonts w:ascii="Arial" w:hAnsi="Arial" w:cs="Arial"/>
                <w:sz w:val="20"/>
                <w:szCs w:val="20"/>
                <w:rPrChange w:id="2294" w:author="Владимир Лаут" w:date="2021-04-02T17:04:00Z">
                  <w:rPr>
                    <w:ins w:id="229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296" w:author="Владимир Лаут" w:date="2021-04-02T17:04:00Z">
                <w:pPr>
                  <w:jc w:val="left"/>
                </w:pPr>
              </w:pPrChange>
            </w:pPr>
          </w:p>
          <w:p w14:paraId="2325DCCD" w14:textId="77777777" w:rsidR="00535AE4" w:rsidRPr="00535AE4" w:rsidRDefault="00535AE4">
            <w:pPr>
              <w:rPr>
                <w:ins w:id="2297" w:author="Владимир Лаут" w:date="2021-04-02T17:04:00Z"/>
                <w:rFonts w:ascii="Arial" w:hAnsi="Arial" w:cs="Arial"/>
                <w:sz w:val="20"/>
                <w:szCs w:val="20"/>
                <w:rPrChange w:id="2298" w:author="Владимир Лаут" w:date="2021-04-02T17:04:00Z">
                  <w:rPr>
                    <w:ins w:id="229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00" w:author="Владимир Лаут" w:date="2021-04-02T17:04:00Z">
                <w:pPr>
                  <w:jc w:val="left"/>
                </w:pPr>
              </w:pPrChange>
            </w:pPr>
          </w:p>
          <w:p w14:paraId="1E773A80" w14:textId="77777777" w:rsidR="00535AE4" w:rsidRPr="00535AE4" w:rsidRDefault="00535AE4">
            <w:pPr>
              <w:rPr>
                <w:ins w:id="2301" w:author="Владимир Лаут" w:date="2021-04-02T17:04:00Z"/>
                <w:rFonts w:ascii="Arial" w:hAnsi="Arial" w:cs="Arial"/>
                <w:sz w:val="20"/>
                <w:szCs w:val="20"/>
                <w:rPrChange w:id="2302" w:author="Владимир Лаут" w:date="2021-04-02T17:04:00Z">
                  <w:rPr>
                    <w:ins w:id="2303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04" w:author="Владимир Лаут" w:date="2021-04-02T17:04:00Z">
                <w:pPr>
                  <w:jc w:val="left"/>
                </w:pPr>
              </w:pPrChange>
            </w:pPr>
          </w:p>
          <w:p w14:paraId="6AAC77B2" w14:textId="77777777" w:rsidR="00535AE4" w:rsidRPr="00535AE4" w:rsidRDefault="00535AE4">
            <w:pPr>
              <w:rPr>
                <w:ins w:id="2305" w:author="Владимир Лаут" w:date="2021-04-02T17:04:00Z"/>
                <w:rFonts w:ascii="Arial" w:hAnsi="Arial" w:cs="Arial"/>
                <w:sz w:val="20"/>
                <w:szCs w:val="20"/>
                <w:rPrChange w:id="2306" w:author="Владимир Лаут" w:date="2021-04-02T17:04:00Z">
                  <w:rPr>
                    <w:ins w:id="2307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08" w:author="Владимир Лаут" w:date="2021-04-02T17:04:00Z">
                <w:pPr>
                  <w:jc w:val="left"/>
                </w:pPr>
              </w:pPrChange>
            </w:pPr>
          </w:p>
          <w:p w14:paraId="35EBF4CB" w14:textId="77777777" w:rsidR="00535AE4" w:rsidRPr="00535AE4" w:rsidRDefault="00535AE4">
            <w:pPr>
              <w:rPr>
                <w:ins w:id="2309" w:author="Владимир Лаут" w:date="2021-04-02T17:04:00Z"/>
                <w:rFonts w:ascii="Arial" w:hAnsi="Arial" w:cs="Arial"/>
                <w:sz w:val="20"/>
                <w:szCs w:val="20"/>
                <w:rPrChange w:id="2310" w:author="Владимир Лаут" w:date="2021-04-02T17:04:00Z">
                  <w:rPr>
                    <w:ins w:id="2311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12" w:author="Владимир Лаут" w:date="2021-04-02T17:04:00Z">
                <w:pPr>
                  <w:jc w:val="left"/>
                </w:pPr>
              </w:pPrChange>
            </w:pPr>
          </w:p>
          <w:p w14:paraId="7A04823B" w14:textId="77777777" w:rsidR="00535AE4" w:rsidRPr="00535AE4" w:rsidRDefault="00535AE4">
            <w:pPr>
              <w:rPr>
                <w:ins w:id="2313" w:author="Владимир Лаут" w:date="2021-04-02T17:04:00Z"/>
                <w:rFonts w:ascii="Arial" w:hAnsi="Arial" w:cs="Arial"/>
                <w:sz w:val="20"/>
                <w:szCs w:val="20"/>
                <w:rPrChange w:id="2314" w:author="Владимир Лаут" w:date="2021-04-02T17:04:00Z">
                  <w:rPr>
                    <w:ins w:id="231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16" w:author="Владимир Лаут" w:date="2021-04-02T17:04:00Z">
                <w:pPr>
                  <w:jc w:val="left"/>
                </w:pPr>
              </w:pPrChange>
            </w:pPr>
          </w:p>
          <w:p w14:paraId="5079A0D7" w14:textId="77777777" w:rsidR="00535AE4" w:rsidRPr="00535AE4" w:rsidRDefault="00535AE4">
            <w:pPr>
              <w:rPr>
                <w:ins w:id="2317" w:author="Владимир Лаут" w:date="2021-04-02T17:04:00Z"/>
                <w:rFonts w:ascii="Arial" w:hAnsi="Arial" w:cs="Arial"/>
                <w:sz w:val="20"/>
                <w:szCs w:val="20"/>
                <w:rPrChange w:id="2318" w:author="Владимир Лаут" w:date="2021-04-02T17:04:00Z">
                  <w:rPr>
                    <w:ins w:id="231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20" w:author="Владимир Лаут" w:date="2021-04-02T17:04:00Z">
                <w:pPr>
                  <w:jc w:val="left"/>
                </w:pPr>
              </w:pPrChange>
            </w:pPr>
          </w:p>
          <w:p w14:paraId="0550471E" w14:textId="77777777" w:rsidR="00535AE4" w:rsidRPr="00535AE4" w:rsidRDefault="00535AE4">
            <w:pPr>
              <w:rPr>
                <w:ins w:id="2321" w:author="Владимир Лаут" w:date="2021-04-02T17:04:00Z"/>
                <w:rFonts w:ascii="Arial" w:hAnsi="Arial" w:cs="Arial"/>
                <w:sz w:val="20"/>
                <w:szCs w:val="20"/>
                <w:rPrChange w:id="2322" w:author="Владимир Лаут" w:date="2021-04-02T17:04:00Z">
                  <w:rPr>
                    <w:ins w:id="2323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24" w:author="Владимир Лаут" w:date="2021-04-02T17:04:00Z">
                <w:pPr>
                  <w:jc w:val="left"/>
                </w:pPr>
              </w:pPrChange>
            </w:pPr>
          </w:p>
          <w:p w14:paraId="65C64E3A" w14:textId="77777777" w:rsidR="00535AE4" w:rsidRPr="00535AE4" w:rsidRDefault="00535AE4">
            <w:pPr>
              <w:rPr>
                <w:ins w:id="2325" w:author="Владимир Лаут" w:date="2021-04-02T17:04:00Z"/>
                <w:rFonts w:ascii="Arial" w:hAnsi="Arial" w:cs="Arial"/>
                <w:sz w:val="20"/>
                <w:szCs w:val="20"/>
                <w:rPrChange w:id="2326" w:author="Владимир Лаут" w:date="2021-04-02T17:04:00Z">
                  <w:rPr>
                    <w:ins w:id="2327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28" w:author="Владимир Лаут" w:date="2021-04-02T17:04:00Z">
                <w:pPr>
                  <w:jc w:val="left"/>
                </w:pPr>
              </w:pPrChange>
            </w:pPr>
          </w:p>
          <w:p w14:paraId="2BA7A431" w14:textId="77777777" w:rsidR="00535AE4" w:rsidRPr="00535AE4" w:rsidRDefault="00535AE4">
            <w:pPr>
              <w:rPr>
                <w:ins w:id="2329" w:author="Владимир Лаут" w:date="2021-04-02T17:04:00Z"/>
                <w:rFonts w:ascii="Arial" w:hAnsi="Arial" w:cs="Arial"/>
                <w:sz w:val="20"/>
                <w:szCs w:val="20"/>
                <w:rPrChange w:id="2330" w:author="Владимир Лаут" w:date="2021-04-02T17:04:00Z">
                  <w:rPr>
                    <w:ins w:id="2331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32" w:author="Владимир Лаут" w:date="2021-04-02T17:04:00Z">
                <w:pPr>
                  <w:jc w:val="left"/>
                </w:pPr>
              </w:pPrChange>
            </w:pPr>
          </w:p>
          <w:p w14:paraId="53D1A027" w14:textId="77777777" w:rsidR="00535AE4" w:rsidRPr="00535AE4" w:rsidRDefault="00535AE4">
            <w:pPr>
              <w:rPr>
                <w:ins w:id="2333" w:author="Владимир Лаут" w:date="2021-04-02T17:04:00Z"/>
                <w:rFonts w:ascii="Arial" w:hAnsi="Arial" w:cs="Arial"/>
                <w:sz w:val="20"/>
                <w:szCs w:val="20"/>
                <w:rPrChange w:id="2334" w:author="Владимир Лаут" w:date="2021-04-02T17:04:00Z">
                  <w:rPr>
                    <w:ins w:id="233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36" w:author="Владимир Лаут" w:date="2021-04-02T17:04:00Z">
                <w:pPr>
                  <w:jc w:val="left"/>
                </w:pPr>
              </w:pPrChange>
            </w:pPr>
          </w:p>
          <w:p w14:paraId="28C9B61C" w14:textId="77777777" w:rsidR="00535AE4" w:rsidRPr="00535AE4" w:rsidRDefault="00535AE4">
            <w:pPr>
              <w:rPr>
                <w:ins w:id="2337" w:author="Владимир Лаут" w:date="2021-04-02T17:04:00Z"/>
                <w:rFonts w:ascii="Arial" w:hAnsi="Arial" w:cs="Arial"/>
                <w:sz w:val="20"/>
                <w:szCs w:val="20"/>
                <w:rPrChange w:id="2338" w:author="Владимир Лаут" w:date="2021-04-02T17:04:00Z">
                  <w:rPr>
                    <w:ins w:id="233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40" w:author="Владимир Лаут" w:date="2021-04-02T17:04:00Z">
                <w:pPr>
                  <w:jc w:val="left"/>
                </w:pPr>
              </w:pPrChange>
            </w:pPr>
          </w:p>
          <w:p w14:paraId="302CB026" w14:textId="77777777" w:rsidR="00535AE4" w:rsidRPr="00535AE4" w:rsidRDefault="00535AE4">
            <w:pPr>
              <w:rPr>
                <w:ins w:id="2341" w:author="Владимир Лаут" w:date="2021-04-02T17:04:00Z"/>
                <w:rFonts w:ascii="Arial" w:hAnsi="Arial" w:cs="Arial"/>
                <w:sz w:val="20"/>
                <w:szCs w:val="20"/>
                <w:rPrChange w:id="2342" w:author="Владимир Лаут" w:date="2021-04-02T17:04:00Z">
                  <w:rPr>
                    <w:ins w:id="2343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44" w:author="Владимир Лаут" w:date="2021-04-02T17:04:00Z">
                <w:pPr>
                  <w:jc w:val="left"/>
                </w:pPr>
              </w:pPrChange>
            </w:pPr>
          </w:p>
          <w:p w14:paraId="4EE124C6" w14:textId="77777777" w:rsidR="00535AE4" w:rsidRPr="00535AE4" w:rsidRDefault="00535AE4">
            <w:pPr>
              <w:rPr>
                <w:ins w:id="2345" w:author="Владимир Лаут" w:date="2021-04-02T17:04:00Z"/>
                <w:rFonts w:ascii="Arial" w:hAnsi="Arial" w:cs="Arial"/>
                <w:sz w:val="20"/>
                <w:szCs w:val="20"/>
                <w:rPrChange w:id="2346" w:author="Владимир Лаут" w:date="2021-04-02T17:04:00Z">
                  <w:rPr>
                    <w:ins w:id="2347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48" w:author="Владимир Лаут" w:date="2021-04-02T17:04:00Z">
                <w:pPr>
                  <w:jc w:val="left"/>
                </w:pPr>
              </w:pPrChange>
            </w:pPr>
          </w:p>
          <w:p w14:paraId="4BBF6BB8" w14:textId="77777777" w:rsidR="00535AE4" w:rsidRPr="00535AE4" w:rsidRDefault="00535AE4">
            <w:pPr>
              <w:rPr>
                <w:ins w:id="2349" w:author="Владимир Лаут" w:date="2021-04-02T17:04:00Z"/>
                <w:rFonts w:ascii="Arial" w:hAnsi="Arial" w:cs="Arial"/>
                <w:sz w:val="20"/>
                <w:szCs w:val="20"/>
                <w:rPrChange w:id="2350" w:author="Владимир Лаут" w:date="2021-04-02T17:04:00Z">
                  <w:rPr>
                    <w:ins w:id="2351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52" w:author="Владимир Лаут" w:date="2021-04-02T17:04:00Z">
                <w:pPr>
                  <w:jc w:val="left"/>
                </w:pPr>
              </w:pPrChange>
            </w:pPr>
          </w:p>
          <w:p w14:paraId="1C5E6543" w14:textId="77777777" w:rsidR="00535AE4" w:rsidRPr="00535AE4" w:rsidRDefault="00535AE4">
            <w:pPr>
              <w:rPr>
                <w:ins w:id="2353" w:author="Владимир Лаут" w:date="2021-04-02T17:04:00Z"/>
                <w:rFonts w:ascii="Arial" w:hAnsi="Arial" w:cs="Arial"/>
                <w:sz w:val="20"/>
                <w:szCs w:val="20"/>
                <w:rPrChange w:id="2354" w:author="Владимир Лаут" w:date="2021-04-02T17:04:00Z">
                  <w:rPr>
                    <w:ins w:id="235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56" w:author="Владимир Лаут" w:date="2021-04-02T17:04:00Z">
                <w:pPr>
                  <w:jc w:val="left"/>
                </w:pPr>
              </w:pPrChange>
            </w:pPr>
          </w:p>
          <w:p w14:paraId="25B20803" w14:textId="77777777" w:rsidR="00535AE4" w:rsidRPr="00535AE4" w:rsidRDefault="00535AE4">
            <w:pPr>
              <w:rPr>
                <w:ins w:id="2357" w:author="Владимир Лаут" w:date="2021-04-02T17:04:00Z"/>
                <w:rFonts w:ascii="Arial" w:hAnsi="Arial" w:cs="Arial"/>
                <w:sz w:val="20"/>
                <w:szCs w:val="20"/>
                <w:rPrChange w:id="2358" w:author="Владимир Лаут" w:date="2021-04-02T17:04:00Z">
                  <w:rPr>
                    <w:ins w:id="235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60" w:author="Владимир Лаут" w:date="2021-04-02T17:04:00Z">
                <w:pPr>
                  <w:jc w:val="left"/>
                </w:pPr>
              </w:pPrChange>
            </w:pPr>
          </w:p>
          <w:p w14:paraId="657108FF" w14:textId="77777777" w:rsidR="00535AE4" w:rsidRPr="00535AE4" w:rsidRDefault="00535AE4">
            <w:pPr>
              <w:rPr>
                <w:ins w:id="2361" w:author="Владимир Лаут" w:date="2021-04-02T17:04:00Z"/>
                <w:rFonts w:ascii="Arial" w:hAnsi="Arial" w:cs="Arial"/>
                <w:sz w:val="20"/>
                <w:szCs w:val="20"/>
                <w:rPrChange w:id="2362" w:author="Владимир Лаут" w:date="2021-04-02T17:04:00Z">
                  <w:rPr>
                    <w:ins w:id="2363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64" w:author="Владимир Лаут" w:date="2021-04-02T17:04:00Z">
                <w:pPr>
                  <w:jc w:val="left"/>
                </w:pPr>
              </w:pPrChange>
            </w:pPr>
          </w:p>
          <w:p w14:paraId="5AD26B44" w14:textId="39EA1D41" w:rsidR="00535AE4" w:rsidRPr="00535AE4" w:rsidRDefault="00535AE4">
            <w:pPr>
              <w:rPr>
                <w:rFonts w:ascii="Arial" w:hAnsi="Arial" w:cs="Arial"/>
                <w:sz w:val="20"/>
                <w:szCs w:val="20"/>
                <w:rPrChange w:id="2365" w:author="Владимир Лаут" w:date="2021-04-02T17:04:00Z">
                  <w:rPr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66" w:author="Владимир Лаут" w:date="2021-04-02T17:04:00Z">
                <w:pPr>
                  <w:jc w:val="left"/>
                </w:pPr>
              </w:pPrChange>
            </w:pPr>
          </w:p>
        </w:tc>
      </w:tr>
      <w:tr w:rsidR="005517E0" w:rsidRPr="005517E0" w:rsidDel="002E7854" w14:paraId="58FF80B9" w14:textId="125AC85F" w:rsidTr="00224B02">
        <w:trPr>
          <w:cantSplit/>
          <w:del w:id="2367" w:author="Serjo" w:date="2020-04-22T12:07:00Z"/>
        </w:trPr>
        <w:tc>
          <w:tcPr>
            <w:tcW w:w="689" w:type="pct"/>
            <w:shd w:val="clear" w:color="auto" w:fill="auto"/>
          </w:tcPr>
          <w:p w14:paraId="5B9306C5" w14:textId="6BC10BC7" w:rsidR="005517E0" w:rsidRPr="005517E0" w:rsidDel="002E7854" w:rsidRDefault="005517E0" w:rsidP="005517E0">
            <w:pPr>
              <w:jc w:val="left"/>
              <w:rPr>
                <w:del w:id="2368" w:author="Serjo" w:date="2020-04-22T12:07:00Z"/>
                <w:rFonts w:ascii="Arial" w:hAnsi="Arial" w:cs="Arial"/>
                <w:sz w:val="20"/>
                <w:szCs w:val="20"/>
              </w:rPr>
            </w:pPr>
            <w:del w:id="2369" w:author="Serjo" w:date="2020-04-22T12:07:00Z">
              <w:r w:rsidRPr="005517E0" w:rsidDel="002E7854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Исполнитель работ ТОиР </w:delText>
              </w:r>
            </w:del>
            <w:del w:id="2370" w:author="Serjo" w:date="2020-04-11T17:48:00Z">
              <w:r w:rsidR="00E800DB" w:rsidDel="00CD2C56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 </w:delText>
              </w:r>
            </w:del>
            <w:del w:id="2371" w:author="Serjo" w:date="2020-04-10T18:10:00Z">
              <w:r w:rsidR="00E800DB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32779A4B" w14:textId="28379625" w:rsidR="005517E0" w:rsidRPr="00382232" w:rsidDel="002E7854" w:rsidRDefault="005517E0" w:rsidP="005517E0">
            <w:pPr>
              <w:jc w:val="left"/>
              <w:rPr>
                <w:del w:id="2372" w:author="Serjo" w:date="2020-04-22T12:07:00Z"/>
                <w:rFonts w:ascii="Arial" w:hAnsi="Arial" w:cs="Arial"/>
                <w:sz w:val="20"/>
                <w:szCs w:val="20"/>
                <w:rPrChange w:id="2373" w:author="Serjo" w:date="2020-04-22T13:09:00Z">
                  <w:rPr>
                    <w:del w:id="2374" w:author="Serjo" w:date="2020-04-22T12:07:00Z"/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del w:id="2375" w:author="Serjo" w:date="2020-04-22T12:07:00Z">
              <w:r w:rsidRPr="005517E0" w:rsidDel="002E7854">
                <w:rPr>
                  <w:rFonts w:ascii="Arial" w:hAnsi="Arial" w:cs="Arial"/>
                  <w:color w:val="000000"/>
                  <w:sz w:val="20"/>
                  <w:szCs w:val="20"/>
                </w:rPr>
                <w:delText>PM_ISPOLNITEL</w:delText>
              </w:r>
            </w:del>
          </w:p>
        </w:tc>
        <w:tc>
          <w:tcPr>
            <w:tcW w:w="3266" w:type="pct"/>
            <w:shd w:val="clear" w:color="auto" w:fill="auto"/>
          </w:tcPr>
          <w:p w14:paraId="31670A36" w14:textId="05330BDD" w:rsidR="005517E0" w:rsidRPr="005517E0" w:rsidDel="002E7854" w:rsidRDefault="00E800DB" w:rsidP="005517E0">
            <w:pPr>
              <w:jc w:val="left"/>
              <w:rPr>
                <w:del w:id="2376" w:author="Serjo" w:date="2020-04-22T12:07:00Z"/>
                <w:rFonts w:ascii="Arial" w:hAnsi="Arial" w:cs="Arial"/>
                <w:color w:val="000000"/>
                <w:sz w:val="20"/>
                <w:szCs w:val="20"/>
              </w:rPr>
            </w:pPr>
            <w:del w:id="2377" w:author="Serjo" w:date="2020-04-22T12:07:00Z">
              <w:r w:rsidDel="002E7854">
                <w:rPr>
                  <w:rFonts w:ascii="Arial" w:hAnsi="Arial" w:cs="Arial"/>
                  <w:sz w:val="20"/>
                  <w:szCs w:val="20"/>
                </w:rPr>
                <w:delText>Роль присваивается сотруднику, который вводит подтверждение</w:delText>
              </w:r>
              <w:r w:rsidRPr="0087093C" w:rsidDel="002E7854">
                <w:rPr>
                  <w:rFonts w:ascii="Arial" w:hAnsi="Arial" w:cs="Arial"/>
                  <w:sz w:val="20"/>
                  <w:szCs w:val="20"/>
                </w:rPr>
                <w:delText xml:space="preserve"> времени, фактически затраченного на мероприятия ТОиР</w:delText>
              </w:r>
              <w:r w:rsidDel="002E7854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, </w:delText>
              </w:r>
            </w:del>
          </w:p>
        </w:tc>
      </w:tr>
      <w:tr w:rsidR="005517E0" w:rsidRPr="005517E0" w14:paraId="455D71F9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5CFA2181" w14:textId="72AA498F" w:rsidR="005517E0" w:rsidRPr="00E800DB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Инициатор ТОиР</w:t>
            </w:r>
            <w:r w:rsidR="00E800DB" w:rsidRPr="001F1E89">
              <w:rPr>
                <w:rFonts w:ascii="Arial" w:hAnsi="Arial" w:cs="Arial"/>
                <w:color w:val="000000"/>
                <w:sz w:val="20"/>
                <w:szCs w:val="20"/>
                <w:rPrChange w:id="2378" w:author="Serjo" w:date="2020-04-10T18:10:00Z">
                  <w:rPr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  <w:ins w:id="2379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380" w:author="Serjo" w:date="2020-04-10T18:10:00Z">
              <w:r w:rsidR="00E800DB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02E44C13" w14:textId="7C1FC47A" w:rsidR="005517E0" w:rsidRPr="005517E0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381" w:author="Serjo" w:date="2020-04-22T11:54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ZC_*_PM_INITIATOR_Y</w:t>
              </w:r>
            </w:ins>
            <w:del w:id="2382" w:author="Serjo" w:date="2020-04-22T11:54:00Z">
              <w:r w:rsidR="005517E0" w:rsidRPr="005517E0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PM_INITIATOR</w:delText>
              </w:r>
            </w:del>
          </w:p>
        </w:tc>
        <w:tc>
          <w:tcPr>
            <w:tcW w:w="3266" w:type="pct"/>
            <w:shd w:val="clear" w:color="auto" w:fill="auto"/>
          </w:tcPr>
          <w:p w14:paraId="7A792BD7" w14:textId="77777777" w:rsidR="005517E0" w:rsidRDefault="00E800DB" w:rsidP="005517E0">
            <w:pPr>
              <w:jc w:val="left"/>
              <w:rPr>
                <w:ins w:id="2383" w:author="Владимир Лаут" w:date="2021-04-02T17:04:00Z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Роль присваивается сотруднику, который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озда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ет заявки на внеплановые работы, регистрирует дефекты и остановы, </w:t>
            </w:r>
            <w:r w:rsidR="00772F95">
              <w:rPr>
                <w:rFonts w:ascii="Arial" w:hAnsi="Arial" w:cs="Arial"/>
                <w:color w:val="000000"/>
                <w:sz w:val="20"/>
                <w:szCs w:val="20"/>
              </w:rPr>
              <w:t>дорабатывает и выполняет предварительное закрытие сообщений ТОРО</w:t>
            </w:r>
          </w:p>
          <w:p w14:paraId="61565EDD" w14:textId="77777777" w:rsidR="00535AE4" w:rsidRPr="00535AE4" w:rsidRDefault="00535AE4">
            <w:pPr>
              <w:rPr>
                <w:ins w:id="2384" w:author="Владимир Лаут" w:date="2021-04-02T17:04:00Z"/>
                <w:rFonts w:ascii="Arial" w:hAnsi="Arial" w:cs="Arial"/>
                <w:sz w:val="20"/>
                <w:szCs w:val="20"/>
                <w:rPrChange w:id="2385" w:author="Владимир Лаут" w:date="2021-04-02T17:04:00Z">
                  <w:rPr>
                    <w:ins w:id="2386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87" w:author="Владимир Лаут" w:date="2021-04-02T17:04:00Z">
                <w:pPr>
                  <w:jc w:val="left"/>
                </w:pPr>
              </w:pPrChange>
            </w:pPr>
          </w:p>
          <w:p w14:paraId="1F77270D" w14:textId="77777777" w:rsidR="00535AE4" w:rsidRPr="00535AE4" w:rsidRDefault="00535AE4">
            <w:pPr>
              <w:rPr>
                <w:ins w:id="2388" w:author="Владимир Лаут" w:date="2021-04-02T17:04:00Z"/>
                <w:rFonts w:ascii="Arial" w:hAnsi="Arial" w:cs="Arial"/>
                <w:sz w:val="20"/>
                <w:szCs w:val="20"/>
                <w:rPrChange w:id="2389" w:author="Владимир Лаут" w:date="2021-04-02T17:04:00Z">
                  <w:rPr>
                    <w:ins w:id="2390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91" w:author="Владимир Лаут" w:date="2021-04-02T17:04:00Z">
                <w:pPr>
                  <w:jc w:val="left"/>
                </w:pPr>
              </w:pPrChange>
            </w:pPr>
          </w:p>
          <w:p w14:paraId="61FBBC58" w14:textId="77777777" w:rsidR="00535AE4" w:rsidRPr="00535AE4" w:rsidRDefault="00535AE4">
            <w:pPr>
              <w:rPr>
                <w:ins w:id="2392" w:author="Владимир Лаут" w:date="2021-04-02T17:04:00Z"/>
                <w:rFonts w:ascii="Arial" w:hAnsi="Arial" w:cs="Arial"/>
                <w:sz w:val="20"/>
                <w:szCs w:val="20"/>
                <w:rPrChange w:id="2393" w:author="Владимир Лаут" w:date="2021-04-02T17:04:00Z">
                  <w:rPr>
                    <w:ins w:id="2394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95" w:author="Владимир Лаут" w:date="2021-04-02T17:04:00Z">
                <w:pPr>
                  <w:jc w:val="left"/>
                </w:pPr>
              </w:pPrChange>
            </w:pPr>
          </w:p>
          <w:p w14:paraId="5F1BC457" w14:textId="77777777" w:rsidR="00535AE4" w:rsidRPr="00535AE4" w:rsidRDefault="00535AE4">
            <w:pPr>
              <w:rPr>
                <w:ins w:id="2396" w:author="Владимир Лаут" w:date="2021-04-02T17:04:00Z"/>
                <w:rFonts w:ascii="Arial" w:hAnsi="Arial" w:cs="Arial"/>
                <w:sz w:val="20"/>
                <w:szCs w:val="20"/>
                <w:rPrChange w:id="2397" w:author="Владимир Лаут" w:date="2021-04-02T17:04:00Z">
                  <w:rPr>
                    <w:ins w:id="2398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399" w:author="Владимир Лаут" w:date="2021-04-02T17:04:00Z">
                <w:pPr>
                  <w:jc w:val="left"/>
                </w:pPr>
              </w:pPrChange>
            </w:pPr>
          </w:p>
          <w:p w14:paraId="3821EF43" w14:textId="77777777" w:rsidR="00535AE4" w:rsidRPr="00535AE4" w:rsidRDefault="00535AE4">
            <w:pPr>
              <w:rPr>
                <w:ins w:id="2400" w:author="Владимир Лаут" w:date="2021-04-02T17:04:00Z"/>
                <w:rFonts w:ascii="Arial" w:hAnsi="Arial" w:cs="Arial"/>
                <w:sz w:val="20"/>
                <w:szCs w:val="20"/>
                <w:rPrChange w:id="2401" w:author="Владимир Лаут" w:date="2021-04-02T17:04:00Z">
                  <w:rPr>
                    <w:ins w:id="2402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03" w:author="Владимир Лаут" w:date="2021-04-02T17:04:00Z">
                <w:pPr>
                  <w:jc w:val="left"/>
                </w:pPr>
              </w:pPrChange>
            </w:pPr>
          </w:p>
          <w:p w14:paraId="4803E084" w14:textId="77777777" w:rsidR="00535AE4" w:rsidRPr="00535AE4" w:rsidRDefault="00535AE4">
            <w:pPr>
              <w:rPr>
                <w:ins w:id="2404" w:author="Владимир Лаут" w:date="2021-04-02T17:04:00Z"/>
                <w:rFonts w:ascii="Arial" w:hAnsi="Arial" w:cs="Arial"/>
                <w:sz w:val="20"/>
                <w:szCs w:val="20"/>
                <w:rPrChange w:id="2405" w:author="Владимир Лаут" w:date="2021-04-02T17:04:00Z">
                  <w:rPr>
                    <w:ins w:id="2406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07" w:author="Владимир Лаут" w:date="2021-04-02T17:04:00Z">
                <w:pPr>
                  <w:jc w:val="left"/>
                </w:pPr>
              </w:pPrChange>
            </w:pPr>
          </w:p>
          <w:p w14:paraId="52CA17C6" w14:textId="77777777" w:rsidR="00535AE4" w:rsidRPr="00535AE4" w:rsidRDefault="00535AE4">
            <w:pPr>
              <w:rPr>
                <w:ins w:id="2408" w:author="Владимир Лаут" w:date="2021-04-02T17:04:00Z"/>
                <w:rFonts w:ascii="Arial" w:hAnsi="Arial" w:cs="Arial"/>
                <w:sz w:val="20"/>
                <w:szCs w:val="20"/>
                <w:rPrChange w:id="2409" w:author="Владимир Лаут" w:date="2021-04-02T17:04:00Z">
                  <w:rPr>
                    <w:ins w:id="2410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11" w:author="Владимир Лаут" w:date="2021-04-02T17:04:00Z">
                <w:pPr>
                  <w:jc w:val="left"/>
                </w:pPr>
              </w:pPrChange>
            </w:pPr>
          </w:p>
          <w:p w14:paraId="2826BE8A" w14:textId="77777777" w:rsidR="00535AE4" w:rsidRPr="00535AE4" w:rsidRDefault="00535AE4">
            <w:pPr>
              <w:rPr>
                <w:ins w:id="2412" w:author="Владимир Лаут" w:date="2021-04-02T17:04:00Z"/>
                <w:rFonts w:ascii="Arial" w:hAnsi="Arial" w:cs="Arial"/>
                <w:sz w:val="20"/>
                <w:szCs w:val="20"/>
                <w:rPrChange w:id="2413" w:author="Владимир Лаут" w:date="2021-04-02T17:04:00Z">
                  <w:rPr>
                    <w:ins w:id="2414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15" w:author="Владимир Лаут" w:date="2021-04-02T17:04:00Z">
                <w:pPr>
                  <w:jc w:val="left"/>
                </w:pPr>
              </w:pPrChange>
            </w:pPr>
          </w:p>
          <w:p w14:paraId="50105E2D" w14:textId="77777777" w:rsidR="00535AE4" w:rsidRPr="00535AE4" w:rsidRDefault="00535AE4">
            <w:pPr>
              <w:rPr>
                <w:ins w:id="2416" w:author="Владимир Лаут" w:date="2021-04-02T17:04:00Z"/>
                <w:rFonts w:ascii="Arial" w:hAnsi="Arial" w:cs="Arial"/>
                <w:sz w:val="20"/>
                <w:szCs w:val="20"/>
                <w:rPrChange w:id="2417" w:author="Владимир Лаут" w:date="2021-04-02T17:04:00Z">
                  <w:rPr>
                    <w:ins w:id="2418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19" w:author="Владимир Лаут" w:date="2021-04-02T17:04:00Z">
                <w:pPr>
                  <w:jc w:val="left"/>
                </w:pPr>
              </w:pPrChange>
            </w:pPr>
          </w:p>
          <w:p w14:paraId="6E978262" w14:textId="77777777" w:rsidR="00535AE4" w:rsidRPr="00535AE4" w:rsidRDefault="00535AE4">
            <w:pPr>
              <w:rPr>
                <w:ins w:id="2420" w:author="Владимир Лаут" w:date="2021-04-02T17:04:00Z"/>
                <w:rFonts w:ascii="Arial" w:hAnsi="Arial" w:cs="Arial"/>
                <w:sz w:val="20"/>
                <w:szCs w:val="20"/>
                <w:rPrChange w:id="2421" w:author="Владимир Лаут" w:date="2021-04-02T17:04:00Z">
                  <w:rPr>
                    <w:ins w:id="2422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23" w:author="Владимир Лаут" w:date="2021-04-02T17:04:00Z">
                <w:pPr>
                  <w:jc w:val="left"/>
                </w:pPr>
              </w:pPrChange>
            </w:pPr>
          </w:p>
          <w:p w14:paraId="3AB3BD28" w14:textId="77777777" w:rsidR="00535AE4" w:rsidRPr="00535AE4" w:rsidRDefault="00535AE4">
            <w:pPr>
              <w:rPr>
                <w:ins w:id="2424" w:author="Владимир Лаут" w:date="2021-04-02T17:04:00Z"/>
                <w:rFonts w:ascii="Arial" w:hAnsi="Arial" w:cs="Arial"/>
                <w:sz w:val="20"/>
                <w:szCs w:val="20"/>
                <w:rPrChange w:id="2425" w:author="Владимир Лаут" w:date="2021-04-02T17:04:00Z">
                  <w:rPr>
                    <w:ins w:id="2426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27" w:author="Владимир Лаут" w:date="2021-04-02T17:04:00Z">
                <w:pPr>
                  <w:jc w:val="left"/>
                </w:pPr>
              </w:pPrChange>
            </w:pPr>
          </w:p>
          <w:p w14:paraId="09E84879" w14:textId="77777777" w:rsidR="00535AE4" w:rsidRPr="00535AE4" w:rsidRDefault="00535AE4">
            <w:pPr>
              <w:rPr>
                <w:ins w:id="2428" w:author="Владимир Лаут" w:date="2021-04-02T17:04:00Z"/>
                <w:rFonts w:ascii="Arial" w:hAnsi="Arial" w:cs="Arial"/>
                <w:sz w:val="20"/>
                <w:szCs w:val="20"/>
                <w:rPrChange w:id="2429" w:author="Владимир Лаут" w:date="2021-04-02T17:04:00Z">
                  <w:rPr>
                    <w:ins w:id="2430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31" w:author="Владимир Лаут" w:date="2021-04-02T17:04:00Z">
                <w:pPr>
                  <w:jc w:val="left"/>
                </w:pPr>
              </w:pPrChange>
            </w:pPr>
          </w:p>
          <w:p w14:paraId="03ED8EB8" w14:textId="77777777" w:rsidR="00535AE4" w:rsidRPr="00535AE4" w:rsidRDefault="00535AE4">
            <w:pPr>
              <w:rPr>
                <w:ins w:id="2432" w:author="Владимир Лаут" w:date="2021-04-02T17:04:00Z"/>
                <w:rFonts w:ascii="Arial" w:hAnsi="Arial" w:cs="Arial"/>
                <w:sz w:val="20"/>
                <w:szCs w:val="20"/>
                <w:rPrChange w:id="2433" w:author="Владимир Лаут" w:date="2021-04-02T17:04:00Z">
                  <w:rPr>
                    <w:ins w:id="2434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35" w:author="Владимир Лаут" w:date="2021-04-02T17:04:00Z">
                <w:pPr>
                  <w:jc w:val="left"/>
                </w:pPr>
              </w:pPrChange>
            </w:pPr>
          </w:p>
          <w:p w14:paraId="5AC6FAFD" w14:textId="77777777" w:rsidR="00535AE4" w:rsidRPr="00535AE4" w:rsidRDefault="00535AE4">
            <w:pPr>
              <w:rPr>
                <w:ins w:id="2436" w:author="Владимир Лаут" w:date="2021-04-02T17:04:00Z"/>
                <w:rFonts w:ascii="Arial" w:hAnsi="Arial" w:cs="Arial"/>
                <w:sz w:val="20"/>
                <w:szCs w:val="20"/>
                <w:rPrChange w:id="2437" w:author="Владимир Лаут" w:date="2021-04-02T17:04:00Z">
                  <w:rPr>
                    <w:ins w:id="2438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39" w:author="Владимир Лаут" w:date="2021-04-02T17:04:00Z">
                <w:pPr>
                  <w:jc w:val="left"/>
                </w:pPr>
              </w:pPrChange>
            </w:pPr>
          </w:p>
          <w:p w14:paraId="398C4A96" w14:textId="77777777" w:rsidR="00535AE4" w:rsidRPr="00535AE4" w:rsidRDefault="00535AE4">
            <w:pPr>
              <w:rPr>
                <w:ins w:id="2440" w:author="Владимир Лаут" w:date="2021-04-02T17:04:00Z"/>
                <w:rFonts w:ascii="Arial" w:hAnsi="Arial" w:cs="Arial"/>
                <w:sz w:val="20"/>
                <w:szCs w:val="20"/>
                <w:rPrChange w:id="2441" w:author="Владимир Лаут" w:date="2021-04-02T17:04:00Z">
                  <w:rPr>
                    <w:ins w:id="2442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43" w:author="Владимир Лаут" w:date="2021-04-02T17:04:00Z">
                <w:pPr>
                  <w:jc w:val="left"/>
                </w:pPr>
              </w:pPrChange>
            </w:pPr>
          </w:p>
          <w:p w14:paraId="0B473232" w14:textId="1E979DC5" w:rsidR="00535AE4" w:rsidRPr="00535AE4" w:rsidRDefault="00535AE4">
            <w:pPr>
              <w:rPr>
                <w:rFonts w:ascii="Arial" w:hAnsi="Arial" w:cs="Arial"/>
                <w:sz w:val="20"/>
                <w:szCs w:val="20"/>
                <w:rPrChange w:id="2444" w:author="Владимир Лаут" w:date="2021-04-02T17:04:00Z">
                  <w:rPr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45" w:author="Владимир Лаут" w:date="2021-04-02T17:04:00Z">
                <w:pPr>
                  <w:jc w:val="left"/>
                </w:pPr>
              </w:pPrChange>
            </w:pPr>
          </w:p>
        </w:tc>
      </w:tr>
      <w:tr w:rsidR="005517E0" w:rsidRPr="005517E0" w14:paraId="29E60C11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2CEA24B5" w14:textId="77AFB47D" w:rsidR="005517E0" w:rsidRPr="005517E0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Специалист по диагностике</w:t>
            </w:r>
            <w:r w:rsidR="00E800D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ins w:id="2446" w:author="Serjo" w:date="2020-04-15T15:19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447" w:author="Serjo" w:date="2020-04-10T18:10:00Z">
              <w:r w:rsidR="00E800DB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  <w:r w:rsidRPr="005517E0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1045" w:type="pct"/>
            <w:shd w:val="clear" w:color="auto" w:fill="auto"/>
          </w:tcPr>
          <w:p w14:paraId="2D8EF458" w14:textId="41666C65" w:rsidR="005517E0" w:rsidRPr="005517E0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448" w:author="Serjo" w:date="2020-04-22T11:54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ZC_*_PM_DIAGNOST_Y</w:t>
              </w:r>
            </w:ins>
            <w:del w:id="2449" w:author="Serjo" w:date="2020-04-22T11:54:00Z">
              <w:r w:rsidR="005517E0" w:rsidRPr="005517E0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PM_DIAGNOST</w:delText>
              </w:r>
            </w:del>
          </w:p>
        </w:tc>
        <w:tc>
          <w:tcPr>
            <w:tcW w:w="3266" w:type="pct"/>
            <w:shd w:val="clear" w:color="auto" w:fill="auto"/>
          </w:tcPr>
          <w:p w14:paraId="62EEE6B7" w14:textId="77777777" w:rsidR="005517E0" w:rsidRDefault="00772F95" w:rsidP="00123735">
            <w:pPr>
              <w:jc w:val="left"/>
              <w:rPr>
                <w:ins w:id="2450" w:author="Владимир Лаут" w:date="2021-04-02T17:04:00Z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сотруднику, который</w:t>
            </w: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с</w:t>
            </w: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озда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ет</w:t>
            </w: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 xml:space="preserve"> сообщени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я</w:t>
            </w: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517E0" w:rsidRPr="005517E0">
              <w:rPr>
                <w:rFonts w:ascii="Arial" w:hAnsi="Arial" w:cs="Arial"/>
                <w:color w:val="000000"/>
                <w:sz w:val="20"/>
                <w:szCs w:val="20"/>
              </w:rPr>
              <w:t>ТОРО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определяет приоритет сообщений, </w:t>
            </w:r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>определяет необходимость получения наряд-допуска</w:t>
            </w:r>
            <w:del w:id="2451" w:author="Serjo" w:date="2020-04-13T02:41:00Z">
              <w:r w:rsidR="00396683" w:rsidDel="00BB64AA">
                <w:rPr>
                  <w:rFonts w:ascii="Arial" w:hAnsi="Arial" w:cs="Arial"/>
                  <w:color w:val="000000"/>
                  <w:sz w:val="20"/>
                  <w:szCs w:val="20"/>
                </w:rPr>
                <w:delText>, получает измерительные инструменты для проведения диагностики</w:delText>
              </w:r>
            </w:del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>, выполняет диагностику, проверяет</w:t>
            </w:r>
            <w:r w:rsidR="00C27B07">
              <w:rPr>
                <w:rFonts w:ascii="Arial" w:hAnsi="Arial" w:cs="Arial"/>
                <w:color w:val="000000"/>
                <w:sz w:val="20"/>
                <w:szCs w:val="20"/>
              </w:rPr>
              <w:t xml:space="preserve"> и анали</w:t>
            </w:r>
            <w:r w:rsidR="005906BA">
              <w:rPr>
                <w:rFonts w:ascii="Arial" w:hAnsi="Arial" w:cs="Arial"/>
                <w:color w:val="000000"/>
                <w:sz w:val="20"/>
                <w:szCs w:val="20"/>
              </w:rPr>
              <w:t>з</w:t>
            </w:r>
            <w:r w:rsidR="00C27B07">
              <w:rPr>
                <w:rFonts w:ascii="Arial" w:hAnsi="Arial" w:cs="Arial"/>
                <w:color w:val="000000"/>
                <w:sz w:val="20"/>
                <w:szCs w:val="20"/>
              </w:rPr>
              <w:t>ирует</w:t>
            </w:r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результаты диагностики, выполненной подрядчиком</w:t>
            </w:r>
            <w:del w:id="2452" w:author="Serjo" w:date="2020-04-13T01:35:00Z">
              <w:r w:rsidR="00396683" w:rsidDel="00515488">
                <w:rPr>
                  <w:rFonts w:ascii="Arial" w:hAnsi="Arial" w:cs="Arial"/>
                  <w:color w:val="000000"/>
                  <w:sz w:val="20"/>
                  <w:szCs w:val="20"/>
                </w:rPr>
                <w:delText>, выполняет анализ предаварийного состояния</w:delText>
              </w:r>
            </w:del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>, регистрирует факт выполнения операций диагностики, принимает решение о доп.диагностике или фиксации дефекта</w:t>
            </w:r>
            <w:r w:rsidR="00252E29" w:rsidRPr="00A03DDE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>отказа</w:t>
            </w:r>
            <w:r w:rsidR="000C71A7">
              <w:rPr>
                <w:rFonts w:ascii="Arial" w:hAnsi="Arial" w:cs="Arial"/>
                <w:color w:val="000000"/>
                <w:sz w:val="20"/>
                <w:szCs w:val="20"/>
              </w:rPr>
              <w:t>, анализирует технические параметры эксплуатации оборудования, выполняет анализ технического состояния ПА и присваивает</w:t>
            </w:r>
            <w:r w:rsidR="000C71A7" w:rsidRPr="00DA4895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0C71A7">
              <w:rPr>
                <w:rFonts w:ascii="Arial" w:hAnsi="Arial" w:cs="Arial"/>
                <w:color w:val="000000"/>
                <w:sz w:val="20"/>
                <w:szCs w:val="20"/>
              </w:rPr>
              <w:t>актуализирует техническое состояние в карточке единицы оборудования</w:t>
            </w:r>
          </w:p>
          <w:p w14:paraId="1CBB25BA" w14:textId="77777777" w:rsidR="00535AE4" w:rsidRPr="00535AE4" w:rsidRDefault="00535AE4">
            <w:pPr>
              <w:rPr>
                <w:ins w:id="2453" w:author="Владимир Лаут" w:date="2021-04-02T17:04:00Z"/>
                <w:rFonts w:ascii="Arial" w:hAnsi="Arial" w:cs="Arial"/>
                <w:sz w:val="20"/>
                <w:szCs w:val="20"/>
                <w:rPrChange w:id="2454" w:author="Владимир Лаут" w:date="2021-04-02T17:04:00Z">
                  <w:rPr>
                    <w:ins w:id="245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56" w:author="Владимир Лаут" w:date="2021-04-02T17:04:00Z">
                <w:pPr>
                  <w:jc w:val="left"/>
                </w:pPr>
              </w:pPrChange>
            </w:pPr>
          </w:p>
          <w:p w14:paraId="5662E08E" w14:textId="77777777" w:rsidR="00535AE4" w:rsidRPr="00535AE4" w:rsidRDefault="00535AE4">
            <w:pPr>
              <w:rPr>
                <w:ins w:id="2457" w:author="Владимир Лаут" w:date="2021-04-02T17:04:00Z"/>
                <w:rFonts w:ascii="Arial" w:hAnsi="Arial" w:cs="Arial"/>
                <w:sz w:val="20"/>
                <w:szCs w:val="20"/>
                <w:rPrChange w:id="2458" w:author="Владимир Лаут" w:date="2021-04-02T17:04:00Z">
                  <w:rPr>
                    <w:ins w:id="245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60" w:author="Владимир Лаут" w:date="2021-04-02T17:04:00Z">
                <w:pPr>
                  <w:jc w:val="left"/>
                </w:pPr>
              </w:pPrChange>
            </w:pPr>
          </w:p>
          <w:p w14:paraId="7B28BBBB" w14:textId="77777777" w:rsidR="00535AE4" w:rsidRPr="00535AE4" w:rsidRDefault="00535AE4">
            <w:pPr>
              <w:rPr>
                <w:ins w:id="2461" w:author="Владимир Лаут" w:date="2021-04-02T17:04:00Z"/>
                <w:rFonts w:ascii="Arial" w:hAnsi="Arial" w:cs="Arial"/>
                <w:sz w:val="20"/>
                <w:szCs w:val="20"/>
                <w:rPrChange w:id="2462" w:author="Владимир Лаут" w:date="2021-04-02T17:04:00Z">
                  <w:rPr>
                    <w:ins w:id="2463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64" w:author="Владимир Лаут" w:date="2021-04-02T17:04:00Z">
                <w:pPr>
                  <w:jc w:val="left"/>
                </w:pPr>
              </w:pPrChange>
            </w:pPr>
          </w:p>
          <w:p w14:paraId="5951982F" w14:textId="77777777" w:rsidR="00535AE4" w:rsidRPr="00535AE4" w:rsidRDefault="00535AE4">
            <w:pPr>
              <w:rPr>
                <w:ins w:id="2465" w:author="Владимир Лаут" w:date="2021-04-02T17:04:00Z"/>
                <w:rFonts w:ascii="Arial" w:hAnsi="Arial" w:cs="Arial"/>
                <w:sz w:val="20"/>
                <w:szCs w:val="20"/>
                <w:rPrChange w:id="2466" w:author="Владимир Лаут" w:date="2021-04-02T17:04:00Z">
                  <w:rPr>
                    <w:ins w:id="2467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68" w:author="Владимир Лаут" w:date="2021-04-02T17:04:00Z">
                <w:pPr>
                  <w:jc w:val="left"/>
                </w:pPr>
              </w:pPrChange>
            </w:pPr>
          </w:p>
          <w:p w14:paraId="2FE27CA2" w14:textId="77777777" w:rsidR="00535AE4" w:rsidRPr="00535AE4" w:rsidRDefault="00535AE4">
            <w:pPr>
              <w:rPr>
                <w:ins w:id="2469" w:author="Владимир Лаут" w:date="2021-04-02T17:04:00Z"/>
                <w:rFonts w:ascii="Arial" w:hAnsi="Arial" w:cs="Arial"/>
                <w:sz w:val="20"/>
                <w:szCs w:val="20"/>
                <w:rPrChange w:id="2470" w:author="Владимир Лаут" w:date="2021-04-02T17:04:00Z">
                  <w:rPr>
                    <w:ins w:id="2471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72" w:author="Владимир Лаут" w:date="2021-04-02T17:04:00Z">
                <w:pPr>
                  <w:jc w:val="left"/>
                </w:pPr>
              </w:pPrChange>
            </w:pPr>
          </w:p>
          <w:p w14:paraId="4967DAA4" w14:textId="77777777" w:rsidR="00535AE4" w:rsidRPr="00535AE4" w:rsidRDefault="00535AE4">
            <w:pPr>
              <w:rPr>
                <w:ins w:id="2473" w:author="Владимир Лаут" w:date="2021-04-02T17:04:00Z"/>
                <w:rFonts w:ascii="Arial" w:hAnsi="Arial" w:cs="Arial"/>
                <w:sz w:val="20"/>
                <w:szCs w:val="20"/>
                <w:rPrChange w:id="2474" w:author="Владимир Лаут" w:date="2021-04-02T17:04:00Z">
                  <w:rPr>
                    <w:ins w:id="2475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76" w:author="Владимир Лаут" w:date="2021-04-02T17:04:00Z">
                <w:pPr>
                  <w:jc w:val="left"/>
                </w:pPr>
              </w:pPrChange>
            </w:pPr>
          </w:p>
          <w:p w14:paraId="7AFDB66D" w14:textId="77777777" w:rsidR="00535AE4" w:rsidRPr="00535AE4" w:rsidRDefault="00535AE4">
            <w:pPr>
              <w:rPr>
                <w:ins w:id="2477" w:author="Владимир Лаут" w:date="2021-04-02T17:04:00Z"/>
                <w:rFonts w:ascii="Arial" w:hAnsi="Arial" w:cs="Arial"/>
                <w:sz w:val="20"/>
                <w:szCs w:val="20"/>
                <w:rPrChange w:id="2478" w:author="Владимир Лаут" w:date="2021-04-02T17:04:00Z">
                  <w:rPr>
                    <w:ins w:id="2479" w:author="Владимир Лаут" w:date="2021-04-02T17:04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80" w:author="Владимир Лаут" w:date="2021-04-02T17:04:00Z">
                <w:pPr>
                  <w:jc w:val="left"/>
                </w:pPr>
              </w:pPrChange>
            </w:pPr>
          </w:p>
          <w:p w14:paraId="60409D79" w14:textId="303BA38A" w:rsidR="00535AE4" w:rsidRPr="00535AE4" w:rsidRDefault="00535AE4">
            <w:pPr>
              <w:rPr>
                <w:rFonts w:ascii="Arial" w:hAnsi="Arial" w:cs="Arial"/>
                <w:sz w:val="20"/>
                <w:szCs w:val="20"/>
                <w:rPrChange w:id="2481" w:author="Владимир Лаут" w:date="2021-04-02T17:04:00Z">
                  <w:rPr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  <w:pPrChange w:id="2482" w:author="Владимир Лаут" w:date="2021-04-02T17:04:00Z">
                <w:pPr>
                  <w:jc w:val="left"/>
                </w:pPr>
              </w:pPrChange>
            </w:pPr>
          </w:p>
        </w:tc>
      </w:tr>
      <w:tr w:rsidR="00772F95" w:rsidRPr="005517E0" w14:paraId="0383A7C8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7969AB3C" w14:textId="462E1732" w:rsidR="00772F95" w:rsidRPr="00772F95" w:rsidRDefault="00772F95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Координатор ТОиР </w:t>
            </w:r>
            <w:ins w:id="2483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484" w:author="Serjo" w:date="2020-04-10T18:10:00Z">
              <w:r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65DB0C70" w14:textId="6A793374" w:rsidR="00772F95" w:rsidRPr="00A03DDE" w:rsidRDefault="00893D21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485" w:author="Serjo" w:date="2020-04-22T11:55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ZC_*_PM_COORD_Y</w:t>
              </w:r>
            </w:ins>
            <w:del w:id="2486" w:author="Serjo" w:date="2020-04-22T11:55:00Z">
              <w:r w:rsidR="00543F9D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</w:delText>
              </w:r>
              <w:r w:rsidR="00FC6A09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C</w:delText>
              </w:r>
              <w:r w:rsidR="00FC6A09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OORD</w:delText>
              </w:r>
            </w:del>
          </w:p>
        </w:tc>
        <w:tc>
          <w:tcPr>
            <w:tcW w:w="3266" w:type="pct"/>
            <w:shd w:val="clear" w:color="auto" w:fill="auto"/>
          </w:tcPr>
          <w:p w14:paraId="1F791768" w14:textId="3086A84C" w:rsidR="00772F95" w:rsidRPr="00772F95" w:rsidRDefault="00772F95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Роль присваивается сотруднику, который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является ответственным за э</w:t>
            </w:r>
            <w:r w:rsidR="005906BA">
              <w:rPr>
                <w:rFonts w:ascii="Arial" w:hAnsi="Arial" w:cs="Arial"/>
                <w:color w:val="000000"/>
                <w:sz w:val="20"/>
                <w:szCs w:val="20"/>
              </w:rPr>
              <w:t>ксплуатацию оборудования, возвра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щает сообщения ТОРО на доработку или закрытие, подтверждает соо</w:t>
            </w:r>
            <w:r w:rsidR="005906BA">
              <w:rPr>
                <w:rFonts w:ascii="Arial" w:hAnsi="Arial" w:cs="Arial"/>
                <w:color w:val="000000"/>
                <w:sz w:val="20"/>
                <w:szCs w:val="20"/>
              </w:rPr>
              <w:t>б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щения ТОРО и передает их в работу</w:t>
            </w:r>
            <w:ins w:id="2487" w:author="Serjo" w:date="2020-04-13T01:34:00Z">
              <w:r w:rsidR="00515488">
                <w:rPr>
                  <w:rFonts w:ascii="Arial" w:hAnsi="Arial" w:cs="Arial"/>
                  <w:color w:val="000000"/>
                  <w:sz w:val="20"/>
                  <w:szCs w:val="20"/>
                </w:rPr>
                <w:t>, а</w:t>
              </w:r>
              <w:r w:rsidR="00515488" w:rsidRPr="00515488">
                <w:rPr>
                  <w:rFonts w:ascii="Arial" w:hAnsi="Arial" w:cs="Arial"/>
                  <w:color w:val="000000"/>
                  <w:sz w:val="20"/>
                  <w:szCs w:val="20"/>
                </w:rPr>
                <w:t>нализ</w:t>
              </w:r>
              <w:r w:rsidR="00515488">
                <w:rPr>
                  <w:rFonts w:ascii="Arial" w:hAnsi="Arial" w:cs="Arial"/>
                  <w:color w:val="000000"/>
                  <w:sz w:val="20"/>
                  <w:szCs w:val="20"/>
                </w:rPr>
                <w:t>ирует</w:t>
              </w:r>
              <w:r w:rsidR="00515488" w:rsidRPr="00515488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необхо</w:t>
              </w:r>
              <w:r w:rsidR="00515488">
                <w:rPr>
                  <w:rFonts w:ascii="Arial" w:hAnsi="Arial" w:cs="Arial"/>
                  <w:color w:val="000000"/>
                  <w:sz w:val="20"/>
                  <w:szCs w:val="20"/>
                </w:rPr>
                <w:t>димость</w:t>
              </w:r>
              <w:r w:rsidR="00515488" w:rsidRPr="00515488"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 останова оборудования</w:t>
              </w:r>
            </w:ins>
          </w:p>
        </w:tc>
      </w:tr>
      <w:tr w:rsidR="005517E0" w:rsidRPr="005517E0" w14:paraId="06AB80ED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6CC86391" w14:textId="407B213C" w:rsidR="005517E0" w:rsidRPr="005517E0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Инженер по надежности</w:t>
            </w:r>
            <w:r w:rsidR="00772F9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ins w:id="2488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489" w:author="Serjo" w:date="2020-04-10T18:11:00Z">
              <w:r w:rsidR="00772F95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БЕ </w:delText>
              </w:r>
              <w:r w:rsidR="002F3468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5EA0AF8E" w14:textId="047B900C" w:rsidR="005517E0" w:rsidRPr="00893D21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490" w:author="Serjo" w:date="2020-04-22T11:55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  <w:rPrChange w:id="2491" w:author="Serjo" w:date="2020-04-22T11:55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ZC_*_PM_RELIAB_EN_Y</w:t>
              </w:r>
            </w:ins>
            <w:del w:id="2492" w:author="Serjo" w:date="2020-04-22T11:55:00Z">
              <w:r w:rsidR="00543F9D" w:rsidRPr="00893D21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  <w:rPrChange w:id="2493" w:author="Serjo" w:date="2020-04-22T11:55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PM_</w:delText>
              </w:r>
              <w:r w:rsidR="001359EF" w:rsidRPr="00893D21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  <w:rPrChange w:id="2494" w:author="Serjo" w:date="2020-04-22T11:55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RELIAB_EN</w:delText>
              </w:r>
            </w:del>
          </w:p>
        </w:tc>
        <w:tc>
          <w:tcPr>
            <w:tcW w:w="3266" w:type="pct"/>
            <w:shd w:val="clear" w:color="auto" w:fill="auto"/>
          </w:tcPr>
          <w:p w14:paraId="557BBA6B" w14:textId="77777777" w:rsidR="005517E0" w:rsidRPr="005517E0" w:rsidRDefault="00772F95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Роль присваивается сотруднику, который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принимает решение о закрытии или передаче в работу сообщений</w:t>
            </w:r>
            <w:r w:rsidR="005517E0" w:rsidRPr="005517E0">
              <w:rPr>
                <w:rFonts w:ascii="Arial" w:hAnsi="Arial" w:cs="Arial"/>
                <w:color w:val="000000"/>
                <w:sz w:val="20"/>
                <w:szCs w:val="20"/>
              </w:rPr>
              <w:t xml:space="preserve"> ТОРО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закрывает сообщеня ТОРО, </w:t>
            </w:r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>передает сообщения в работу</w:t>
            </w:r>
            <w:r w:rsidR="000C71A7">
              <w:rPr>
                <w:rFonts w:ascii="Arial" w:hAnsi="Arial" w:cs="Arial"/>
                <w:color w:val="000000"/>
                <w:sz w:val="20"/>
                <w:szCs w:val="20"/>
              </w:rPr>
              <w:t>, выполняет анализ дефектов</w:t>
            </w:r>
          </w:p>
        </w:tc>
      </w:tr>
      <w:tr w:rsidR="005517E0" w:rsidRPr="005517E0" w14:paraId="486CF26E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7C7DC6B5" w14:textId="55FA0F0B" w:rsidR="005517E0" w:rsidRPr="005517E0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 xml:space="preserve">Обходчик ТОиР </w:t>
            </w:r>
            <w:ins w:id="2495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496" w:author="Serjo" w:date="2020-04-10T18:11:00Z">
              <w:r w:rsidR="00772F95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003CF9F4" w14:textId="11153512" w:rsidR="005517E0" w:rsidRPr="005517E0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497" w:author="Serjo" w:date="2020-04-22T11:56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ZC_*_PM_OBHODCHIK_Y</w:t>
              </w:r>
            </w:ins>
            <w:del w:id="2498" w:author="Serjo" w:date="2020-04-22T11:56:00Z">
              <w:r w:rsidR="005517E0" w:rsidRPr="005517E0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PM_OBHODCHIK</w:delText>
              </w:r>
            </w:del>
          </w:p>
        </w:tc>
        <w:tc>
          <w:tcPr>
            <w:tcW w:w="3266" w:type="pct"/>
            <w:shd w:val="clear" w:color="auto" w:fill="auto"/>
          </w:tcPr>
          <w:p w14:paraId="3E4DC435" w14:textId="6162D53F" w:rsidR="005517E0" w:rsidRPr="005517E0" w:rsidRDefault="00772F95" w:rsidP="0012373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специалисту, который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регистрирует дефекты и остановы в системе в виде сообщений ТОРО, дорабатывает и выполняет предварительное закрытие сообщений ТОРО</w:t>
            </w:r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>, определяет необходимость получения наряд-допуска</w:t>
            </w:r>
            <w:del w:id="2499" w:author="Serjo" w:date="2020-04-13T02:41:00Z">
              <w:r w:rsidR="00396683" w:rsidDel="00BB64AA">
                <w:rPr>
                  <w:rFonts w:ascii="Arial" w:hAnsi="Arial" w:cs="Arial"/>
                  <w:color w:val="000000"/>
                  <w:sz w:val="20"/>
                  <w:szCs w:val="20"/>
                </w:rPr>
                <w:delText>, получает измерительные инструменты для проведения диагностики</w:delText>
              </w:r>
            </w:del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>, выполняет диагностику,</w:t>
            </w:r>
            <w:del w:id="2500" w:author="Serjo" w:date="2020-04-13T01:35:00Z">
              <w:r w:rsidR="00396683" w:rsidDel="00964D11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 выполняет анализ предаварийного состояния,</w:delText>
              </w:r>
            </w:del>
            <w:r w:rsidR="00396683">
              <w:rPr>
                <w:rFonts w:ascii="Arial" w:hAnsi="Arial" w:cs="Arial"/>
                <w:color w:val="000000"/>
                <w:sz w:val="20"/>
                <w:szCs w:val="20"/>
              </w:rPr>
              <w:t xml:space="preserve"> выполняет останов оборудования, уведомляет ответственного за оборудования о останове или о необходимости его выполнить, регистрирует факт выполнения </w:t>
            </w:r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>операций диагностики, принимает решение о доп.диагностике или фиксации дефекта</w:t>
            </w:r>
            <w:r w:rsidR="00252E29" w:rsidRPr="00DA4895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>отказа</w:t>
            </w:r>
          </w:p>
        </w:tc>
      </w:tr>
      <w:tr w:rsidR="005517E0" w:rsidRPr="005517E0" w14:paraId="640132DC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169D51A3" w14:textId="663247B9" w:rsidR="005517E0" w:rsidRPr="005517E0" w:rsidRDefault="005517E0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7E0">
              <w:rPr>
                <w:rFonts w:ascii="Arial" w:hAnsi="Arial" w:cs="Arial"/>
                <w:color w:val="000000"/>
                <w:sz w:val="20"/>
                <w:szCs w:val="20"/>
              </w:rPr>
              <w:t>Оператор ТОиР</w:t>
            </w:r>
            <w:r w:rsidR="00772F9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ins w:id="2501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502" w:author="Serjo" w:date="2020-04-10T18:11:00Z">
              <w:r w:rsidR="00772F95"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2C518E5E" w14:textId="5665A043" w:rsidR="005517E0" w:rsidRPr="005517E0" w:rsidRDefault="00893D21" w:rsidP="005517E0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503" w:author="Serjo" w:date="2020-04-22T11:56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</w:rPr>
                <w:t>ZC_*_PM_OPERATOR_Y</w:t>
              </w:r>
            </w:ins>
            <w:del w:id="2504" w:author="Serjo" w:date="2020-04-22T11:56:00Z">
              <w:r w:rsidR="005517E0" w:rsidRPr="005517E0" w:rsidDel="00893D21">
                <w:rPr>
                  <w:rFonts w:ascii="Arial" w:hAnsi="Arial" w:cs="Arial"/>
                  <w:color w:val="000000"/>
                  <w:sz w:val="20"/>
                  <w:szCs w:val="20"/>
                </w:rPr>
                <w:delText>PM_OPERATOR</w:delText>
              </w:r>
            </w:del>
          </w:p>
        </w:tc>
        <w:tc>
          <w:tcPr>
            <w:tcW w:w="3266" w:type="pct"/>
            <w:shd w:val="clear" w:color="auto" w:fill="auto"/>
          </w:tcPr>
          <w:p w14:paraId="4FCF6FCF" w14:textId="77777777" w:rsidR="005517E0" w:rsidRPr="005517E0" w:rsidRDefault="00772F95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специалисту, который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регистрирует дефекты и остановы в системе в виде сообщений ТОРО, дорабатывает и выполняет предварительное закрытие сообщений ТОРО</w:t>
            </w:r>
          </w:p>
        </w:tc>
      </w:tr>
      <w:tr w:rsidR="00396683" w:rsidRPr="005517E0" w14:paraId="3F996FEC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1D0919E2" w14:textId="5509B271" w:rsidR="00396683" w:rsidRPr="005517E0" w:rsidRDefault="00396683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Специалист по вводу эксплуатационных параметров </w:t>
            </w:r>
            <w:ins w:id="2505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506" w:author="Serjo" w:date="2020-04-10T18:11:00Z">
              <w:r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0132C587" w14:textId="0D8DCA46" w:rsidR="00396683" w:rsidRPr="00A03DDE" w:rsidRDefault="00893D21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507" w:author="Serjo" w:date="2020-04-22T11:57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ZC_*_PM_REGISTR_Y</w:t>
              </w:r>
            </w:ins>
            <w:del w:id="2508" w:author="Serjo" w:date="2020-04-22T11:57:00Z">
              <w:r w:rsidR="00396683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PM_REGISTR</w:delText>
              </w:r>
            </w:del>
          </w:p>
        </w:tc>
        <w:tc>
          <w:tcPr>
            <w:tcW w:w="3266" w:type="pct"/>
            <w:shd w:val="clear" w:color="auto" w:fill="auto"/>
          </w:tcPr>
          <w:p w14:paraId="13D07807" w14:textId="77777777" w:rsidR="00396683" w:rsidRPr="00396683" w:rsidRDefault="00396683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специалисту, который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регистрирует показания измерительных приборов или наработку в системе</w:t>
            </w:r>
          </w:p>
        </w:tc>
      </w:tr>
      <w:tr w:rsidR="00396683" w:rsidRPr="005517E0" w14:paraId="6DE0D88F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7C678BBB" w14:textId="1DE50D6A" w:rsidR="00396683" w:rsidRDefault="00396683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Технолог </w:t>
            </w:r>
            <w:ins w:id="2509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510" w:author="Serjo" w:date="2020-04-10T18:11:00Z">
              <w:r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2B68891C" w14:textId="33C1DD57" w:rsidR="00396683" w:rsidRPr="00396683" w:rsidRDefault="00893D21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511" w:author="Serjo" w:date="2020-04-22T11:57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ZC_*_PM_TECH_Y</w:t>
              </w:r>
            </w:ins>
            <w:del w:id="2512" w:author="Serjo" w:date="2020-04-22T11:57:00Z">
              <w:r w:rsidR="00396683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PM_TECH</w:delText>
              </w:r>
            </w:del>
          </w:p>
        </w:tc>
        <w:tc>
          <w:tcPr>
            <w:tcW w:w="3266" w:type="pct"/>
            <w:shd w:val="clear" w:color="auto" w:fill="auto"/>
          </w:tcPr>
          <w:p w14:paraId="6460BA88" w14:textId="279BB77E" w:rsidR="00396683" w:rsidRDefault="00396683" w:rsidP="0012373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который определяет необходимость получения наряд-допуска</w:t>
            </w:r>
            <w:del w:id="2513" w:author="Serjo" w:date="2020-04-13T02:41:00Z">
              <w:r w:rsidDel="00BB64AA">
                <w:rPr>
                  <w:rFonts w:ascii="Arial" w:hAnsi="Arial" w:cs="Arial"/>
                  <w:color w:val="000000"/>
                  <w:sz w:val="20"/>
                  <w:szCs w:val="20"/>
                </w:rPr>
                <w:delText>, получает измерительные инструменты для проведения диагностики</w:delText>
              </w:r>
            </w:del>
            <w:r>
              <w:rPr>
                <w:rFonts w:ascii="Arial" w:hAnsi="Arial" w:cs="Arial"/>
                <w:color w:val="000000"/>
                <w:sz w:val="20"/>
                <w:szCs w:val="20"/>
              </w:rPr>
              <w:t>, выполняет диагностику,</w:t>
            </w:r>
            <w:del w:id="2514" w:author="Serjo" w:date="2020-04-13T01:35:00Z">
              <w:r w:rsidDel="00964D11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 выполняет анализ предаварийного состояния</w:delText>
              </w:r>
              <w:r w:rsidR="00252E29" w:rsidDel="00964D11">
                <w:rPr>
                  <w:rFonts w:ascii="Arial" w:hAnsi="Arial" w:cs="Arial"/>
                  <w:color w:val="000000"/>
                  <w:sz w:val="20"/>
                  <w:szCs w:val="20"/>
                </w:rPr>
                <w:delText>,</w:delText>
              </w:r>
            </w:del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регистрирует факт выполнения операций диагностики, принимает решение о доп.диагностике или фиксации дефекта</w:t>
            </w:r>
            <w:r w:rsidR="00252E29" w:rsidRPr="00DA4895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  <w:r w:rsidR="00252E29">
              <w:rPr>
                <w:rFonts w:ascii="Arial" w:hAnsi="Arial" w:cs="Arial"/>
                <w:color w:val="000000"/>
                <w:sz w:val="20"/>
                <w:szCs w:val="20"/>
              </w:rPr>
              <w:t>отказа</w:t>
            </w:r>
          </w:p>
        </w:tc>
      </w:tr>
      <w:tr w:rsidR="00396683" w:rsidRPr="005517E0" w:rsidDel="00585A2B" w14:paraId="4DF5AABD" w14:textId="03EC0D96" w:rsidTr="00224B02">
        <w:trPr>
          <w:cantSplit/>
          <w:del w:id="2515" w:author="Serjo" w:date="2020-04-22T12:31:00Z"/>
        </w:trPr>
        <w:tc>
          <w:tcPr>
            <w:tcW w:w="689" w:type="pct"/>
            <w:shd w:val="clear" w:color="auto" w:fill="auto"/>
          </w:tcPr>
          <w:p w14:paraId="65E0C807" w14:textId="13856342" w:rsidR="00396683" w:rsidDel="00585A2B" w:rsidRDefault="00396683" w:rsidP="005517E0">
            <w:pPr>
              <w:jc w:val="left"/>
              <w:rPr>
                <w:del w:id="2516" w:author="Serjo" w:date="2020-04-22T12:31:00Z"/>
                <w:rFonts w:ascii="Arial" w:hAnsi="Arial" w:cs="Arial"/>
                <w:color w:val="000000"/>
                <w:sz w:val="20"/>
                <w:szCs w:val="20"/>
              </w:rPr>
            </w:pPr>
            <w:del w:id="2517" w:author="Serjo" w:date="2020-04-22T12:31:00Z">
              <w:r w:rsidDel="00585A2B">
                <w:rPr>
                  <w:rFonts w:ascii="Arial" w:hAnsi="Arial" w:cs="Arial"/>
                  <w:color w:val="000000"/>
                  <w:sz w:val="20"/>
                  <w:szCs w:val="20"/>
                </w:rPr>
                <w:delText>Представитель подрядной организации</w:delText>
              </w:r>
            </w:del>
          </w:p>
        </w:tc>
        <w:tc>
          <w:tcPr>
            <w:tcW w:w="1045" w:type="pct"/>
            <w:shd w:val="clear" w:color="auto" w:fill="auto"/>
          </w:tcPr>
          <w:p w14:paraId="7B66ABE7" w14:textId="7F3D889B" w:rsidR="00396683" w:rsidRPr="00382232" w:rsidDel="00585A2B" w:rsidRDefault="00396683" w:rsidP="005517E0">
            <w:pPr>
              <w:jc w:val="left"/>
              <w:rPr>
                <w:del w:id="2518" w:author="Serjo" w:date="2020-04-22T12:31:00Z"/>
                <w:rFonts w:ascii="Arial" w:hAnsi="Arial" w:cs="Arial"/>
                <w:color w:val="000000"/>
                <w:sz w:val="20"/>
                <w:szCs w:val="20"/>
                <w:rPrChange w:id="2519" w:author="Serjo" w:date="2020-04-22T13:09:00Z">
                  <w:rPr>
                    <w:del w:id="2520" w:author="Serjo" w:date="2020-04-22T12:31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del w:id="2521" w:author="Serjo" w:date="2020-04-22T12:31:00Z">
              <w:r w:rsidDel="00585A2B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PM</w:delText>
              </w:r>
              <w:r w:rsidRPr="00382232" w:rsidDel="00585A2B">
                <w:rPr>
                  <w:rFonts w:ascii="Arial" w:hAnsi="Arial" w:cs="Arial"/>
                  <w:color w:val="000000"/>
                  <w:sz w:val="20"/>
                  <w:szCs w:val="20"/>
                  <w:rPrChange w:id="2522" w:author="Serjo" w:date="2020-04-22T13:09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_</w:delText>
              </w:r>
              <w:r w:rsidDel="00585A2B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CONTRACT</w:delText>
              </w:r>
            </w:del>
          </w:p>
        </w:tc>
        <w:tc>
          <w:tcPr>
            <w:tcW w:w="3266" w:type="pct"/>
            <w:shd w:val="clear" w:color="auto" w:fill="auto"/>
          </w:tcPr>
          <w:p w14:paraId="2CDDA452" w14:textId="2967887E" w:rsidR="00396683" w:rsidDel="00585A2B" w:rsidRDefault="00396683" w:rsidP="00123735">
            <w:pPr>
              <w:jc w:val="left"/>
              <w:rPr>
                <w:del w:id="2523" w:author="Serjo" w:date="2020-04-22T12:31:00Z"/>
                <w:rFonts w:ascii="Arial" w:hAnsi="Arial" w:cs="Arial"/>
                <w:sz w:val="20"/>
                <w:szCs w:val="20"/>
              </w:rPr>
            </w:pPr>
            <w:del w:id="2524" w:author="Serjo" w:date="2020-04-22T12:31:00Z">
              <w:r w:rsidDel="00585A2B">
                <w:rPr>
                  <w:rFonts w:ascii="Arial" w:hAnsi="Arial" w:cs="Arial"/>
                  <w:sz w:val="20"/>
                  <w:szCs w:val="20"/>
                </w:rPr>
                <w:delText>Роль присваивается специалисту</w:delText>
              </w:r>
              <w:r w:rsidDel="00585A2B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, который </w:delText>
              </w:r>
            </w:del>
            <w:del w:id="2525" w:author="Serjo" w:date="2020-04-13T02:45:00Z">
              <w:r w:rsidDel="00BB64AA">
                <w:rPr>
                  <w:rFonts w:ascii="Arial" w:hAnsi="Arial" w:cs="Arial"/>
                  <w:color w:val="000000"/>
                  <w:sz w:val="20"/>
                  <w:szCs w:val="20"/>
                </w:rPr>
                <w:delText>определяет необходимость получения наряд-допуска</w:delText>
              </w:r>
            </w:del>
            <w:del w:id="2526" w:author="Serjo" w:date="2020-04-13T02:41:00Z">
              <w:r w:rsidDel="00BB64AA">
                <w:rPr>
                  <w:rFonts w:ascii="Arial" w:hAnsi="Arial" w:cs="Arial"/>
                  <w:color w:val="000000"/>
                  <w:sz w:val="20"/>
                  <w:szCs w:val="20"/>
                </w:rPr>
                <w:delText>, получает измерительные инструменты для проведения диагностики</w:delText>
              </w:r>
            </w:del>
            <w:del w:id="2527" w:author="Serjo" w:date="2020-04-22T12:08:00Z">
              <w:r w:rsidDel="002E7854">
                <w:rPr>
                  <w:rFonts w:ascii="Arial" w:hAnsi="Arial" w:cs="Arial"/>
                  <w:color w:val="000000"/>
                  <w:sz w:val="20"/>
                  <w:szCs w:val="20"/>
                </w:rPr>
                <w:delText>,</w:delText>
              </w:r>
            </w:del>
            <w:del w:id="2528" w:author="Serjo" w:date="2020-04-22T12:09:00Z">
              <w:r w:rsidDel="002E7854">
                <w:rPr>
                  <w:rFonts w:ascii="Arial" w:hAnsi="Arial" w:cs="Arial"/>
                  <w:color w:val="000000"/>
                  <w:sz w:val="20"/>
                  <w:szCs w:val="20"/>
                </w:rPr>
                <w:delText xml:space="preserve"> </w:delText>
              </w:r>
            </w:del>
            <w:del w:id="2529" w:author="Serjo" w:date="2020-04-22T12:31:00Z">
              <w:r w:rsidDel="00585A2B">
                <w:rPr>
                  <w:rFonts w:ascii="Arial" w:hAnsi="Arial" w:cs="Arial"/>
                  <w:color w:val="000000"/>
                  <w:sz w:val="20"/>
                  <w:szCs w:val="20"/>
                </w:rPr>
                <w:delText>выполняет диагностику</w:delText>
              </w:r>
            </w:del>
            <w:del w:id="2530" w:author="Serjo" w:date="2020-04-13T01:35:00Z">
              <w:r w:rsidDel="00964D11">
                <w:rPr>
                  <w:rFonts w:ascii="Arial" w:hAnsi="Arial" w:cs="Arial"/>
                  <w:color w:val="000000"/>
                  <w:sz w:val="20"/>
                  <w:szCs w:val="20"/>
                </w:rPr>
                <w:delText>, выполняет анализ предаварийного состояния</w:delText>
              </w:r>
            </w:del>
          </w:p>
        </w:tc>
      </w:tr>
      <w:tr w:rsidR="00252E29" w:rsidRPr="005517E0" w14:paraId="0B604CAE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64A40367" w14:textId="79FD6163" w:rsidR="00252E29" w:rsidRDefault="00252E29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Главный специалист ТОиР </w:t>
            </w:r>
            <w:ins w:id="2531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532" w:author="Serjo" w:date="2020-04-10T18:11:00Z">
              <w:r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03237218" w14:textId="16D8E76F" w:rsidR="00252E29" w:rsidRPr="00A03DDE" w:rsidRDefault="00893D21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ins w:id="2533" w:author="Serjo" w:date="2020-04-22T11:58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ZC_*_PM_SPEC_Y</w:t>
              </w:r>
            </w:ins>
            <w:del w:id="2534" w:author="Serjo" w:date="2020-04-22T11:58:00Z">
              <w:r w:rsidR="00252E29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PM_SPEC</w:delText>
              </w:r>
            </w:del>
          </w:p>
        </w:tc>
        <w:tc>
          <w:tcPr>
            <w:tcW w:w="3266" w:type="pct"/>
            <w:shd w:val="clear" w:color="auto" w:fill="auto"/>
          </w:tcPr>
          <w:p w14:paraId="01DCB6DF" w14:textId="77777777" w:rsidR="00252E29" w:rsidRPr="00252E29" w:rsidRDefault="00252E29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который</w:t>
            </w:r>
            <w:r w:rsidRPr="00A03DD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выполняет контроль результатов диагностики, принимает и визирует акты выполненных работ от подрядчика</w:t>
            </w:r>
          </w:p>
        </w:tc>
      </w:tr>
      <w:tr w:rsidR="00252E29" w:rsidRPr="005517E0" w14:paraId="5345835D" w14:textId="77777777" w:rsidTr="00224B02">
        <w:trPr>
          <w:cantSplit/>
        </w:trPr>
        <w:tc>
          <w:tcPr>
            <w:tcW w:w="689" w:type="pct"/>
            <w:shd w:val="clear" w:color="auto" w:fill="auto"/>
          </w:tcPr>
          <w:p w14:paraId="086A5426" w14:textId="4C8535C0" w:rsidR="00252E29" w:rsidRDefault="00252E29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Планировщик ТОиР </w:t>
            </w:r>
            <w:ins w:id="2535" w:author="Serjo" w:date="2020-04-15T15:20:00Z">
              <w:r w:rsidR="002C556C">
                <w:rPr>
                  <w:rFonts w:ascii="Arial" w:hAnsi="Arial" w:cs="Arial"/>
                  <w:color w:val="000000"/>
                  <w:sz w:val="20"/>
                  <w:szCs w:val="20"/>
                </w:rPr>
                <w:t>УО</w:t>
              </w:r>
            </w:ins>
            <w:del w:id="2536" w:author="Serjo" w:date="2020-04-10T18:11:00Z">
              <w:r w:rsidDel="001F1E89">
                <w:rPr>
                  <w:rFonts w:ascii="Arial" w:hAnsi="Arial" w:cs="Arial"/>
                  <w:color w:val="000000"/>
                  <w:sz w:val="20"/>
                  <w:szCs w:val="20"/>
                </w:rPr>
                <w:delText>БЕ ГОК</w:delText>
              </w:r>
            </w:del>
          </w:p>
        </w:tc>
        <w:tc>
          <w:tcPr>
            <w:tcW w:w="1045" w:type="pct"/>
            <w:shd w:val="clear" w:color="auto" w:fill="auto"/>
          </w:tcPr>
          <w:p w14:paraId="722AF6B5" w14:textId="2DDC0333" w:rsidR="00252E29" w:rsidRDefault="00893D21" w:rsidP="005517E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537" w:author="Serjo" w:date="2020-04-22T11:58:00Z">
              <w:r w:rsidRPr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ZC_*_PM_PLANNER_Y</w:t>
              </w:r>
            </w:ins>
            <w:del w:id="2538" w:author="Serjo" w:date="2020-04-22T11:58:00Z">
              <w:r w:rsidR="00252E29" w:rsidRPr="00DA4895" w:rsidDel="00893D21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PM_PLANNER</w:delText>
              </w:r>
            </w:del>
          </w:p>
        </w:tc>
        <w:tc>
          <w:tcPr>
            <w:tcW w:w="3266" w:type="pct"/>
            <w:shd w:val="clear" w:color="auto" w:fill="auto"/>
          </w:tcPr>
          <w:p w14:paraId="754781A5" w14:textId="77777777" w:rsidR="00252E29" w:rsidRDefault="00252E29" w:rsidP="005517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Роль присваивается специалисту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который выполняет техническое закрытие заказов на диагностику</w:t>
            </w:r>
          </w:p>
        </w:tc>
      </w:tr>
      <w:tr w:rsidR="00D14609" w:rsidRPr="00D14609" w14:paraId="24579765" w14:textId="77777777" w:rsidTr="00224B02">
        <w:trPr>
          <w:cantSplit/>
          <w:ins w:id="2539" w:author="Владимир Лаут" w:date="2021-03-22T12:56:00Z"/>
        </w:trPr>
        <w:tc>
          <w:tcPr>
            <w:tcW w:w="689" w:type="pct"/>
            <w:shd w:val="clear" w:color="auto" w:fill="auto"/>
          </w:tcPr>
          <w:p w14:paraId="0AA5C818" w14:textId="021F28BC" w:rsidR="00D14609" w:rsidRDefault="00D14609" w:rsidP="005517E0">
            <w:pPr>
              <w:jc w:val="left"/>
              <w:rPr>
                <w:ins w:id="2540" w:author="Владимир Лаут" w:date="2021-03-22T12:56:00Z"/>
                <w:rFonts w:ascii="Arial" w:hAnsi="Arial" w:cs="Arial"/>
                <w:color w:val="000000"/>
                <w:sz w:val="20"/>
                <w:szCs w:val="20"/>
              </w:rPr>
            </w:pPr>
            <w:ins w:id="2541" w:author="Владимир Лаут" w:date="2021-03-22T12:58:00Z">
              <w:r w:rsidRPr="00D14609">
                <w:rPr>
                  <w:rFonts w:ascii="Arial" w:hAnsi="Arial" w:cs="Arial"/>
                  <w:color w:val="000000"/>
                  <w:sz w:val="20"/>
                  <w:szCs w:val="20"/>
                </w:rPr>
                <w:lastRenderedPageBreak/>
                <w:t>Специалист по ведению мероприятий ОТПБиООС УО</w:t>
              </w:r>
            </w:ins>
          </w:p>
        </w:tc>
        <w:tc>
          <w:tcPr>
            <w:tcW w:w="1045" w:type="pct"/>
            <w:shd w:val="clear" w:color="auto" w:fill="auto"/>
          </w:tcPr>
          <w:p w14:paraId="14F9EC7B" w14:textId="1644971C" w:rsidR="00D14609" w:rsidRPr="00D14609" w:rsidRDefault="00D14609" w:rsidP="005517E0">
            <w:pPr>
              <w:jc w:val="left"/>
              <w:rPr>
                <w:ins w:id="2542" w:author="Владимир Лаут" w:date="2021-03-22T12:56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543" w:author="Владимир Лаут" w:date="2021-03-22T12:58:00Z">
              <w:r w:rsidRPr="00D14609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  <w:rPrChange w:id="2544" w:author="Владимир Лаут" w:date="2021-03-22T12:5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ZC_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*</w:t>
              </w:r>
              <w:r w:rsidRPr="00D14609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  <w:rPrChange w:id="2545" w:author="Владимир Лаут" w:date="2021-03-22T12:5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t>_EHSM_ACTRESP_Y</w:t>
              </w:r>
            </w:ins>
          </w:p>
        </w:tc>
        <w:tc>
          <w:tcPr>
            <w:tcW w:w="3266" w:type="pct"/>
            <w:shd w:val="clear" w:color="auto" w:fill="auto"/>
          </w:tcPr>
          <w:p w14:paraId="52F1E128" w14:textId="5E221BCB" w:rsidR="00D14609" w:rsidRPr="00706E39" w:rsidRDefault="00D14609" w:rsidP="005517E0">
            <w:pPr>
              <w:jc w:val="left"/>
              <w:rPr>
                <w:ins w:id="2546" w:author="Владимир Лаут" w:date="2021-03-22T12:56:00Z"/>
                <w:rFonts w:ascii="Arial" w:hAnsi="Arial" w:cs="Arial"/>
                <w:sz w:val="20"/>
                <w:szCs w:val="20"/>
              </w:rPr>
            </w:pPr>
            <w:ins w:id="2547" w:author="Владимир Лаут" w:date="2021-03-22T12:58:00Z">
              <w:r>
                <w:rPr>
                  <w:rFonts w:ascii="Arial" w:hAnsi="Arial" w:cs="Arial"/>
                  <w:sz w:val="20"/>
                  <w:szCs w:val="20"/>
                </w:rPr>
                <w:t xml:space="preserve">Роль присваивается специалисту, который анализирует </w:t>
              </w:r>
            </w:ins>
            <w:ins w:id="2548" w:author="Владимир Лаут" w:date="2021-03-22T12:59:00Z">
              <w:r>
                <w:rPr>
                  <w:rFonts w:ascii="Arial" w:hAnsi="Arial" w:cs="Arial"/>
                  <w:sz w:val="20"/>
                  <w:szCs w:val="20"/>
                </w:rPr>
                <w:t>сообщения</w:t>
              </w:r>
            </w:ins>
            <w:ins w:id="2549" w:author="Владимир Лаут" w:date="2021-03-22T12:58:00Z">
              <w:r>
                <w:rPr>
                  <w:rFonts w:ascii="Arial" w:hAnsi="Arial" w:cs="Arial"/>
                  <w:sz w:val="20"/>
                  <w:szCs w:val="20"/>
                </w:rPr>
                <w:t xml:space="preserve"> ТОРО</w:t>
              </w:r>
            </w:ins>
            <w:ins w:id="2550" w:author="Владимир Лаут" w:date="2021-03-22T12:59:00Z">
              <w:r>
                <w:rPr>
                  <w:rFonts w:ascii="Arial" w:hAnsi="Arial" w:cs="Arial"/>
                  <w:sz w:val="20"/>
                  <w:szCs w:val="20"/>
                </w:rPr>
                <w:t xml:space="preserve"> в части предписаний</w:t>
              </w:r>
            </w:ins>
            <w:ins w:id="2551" w:author="Владимир Лаут" w:date="2021-04-02T18:34:00Z">
              <w:r w:rsidR="009A505E">
                <w:rPr>
                  <w:rFonts w:ascii="Arial" w:hAnsi="Arial" w:cs="Arial"/>
                  <w:sz w:val="20"/>
                  <w:szCs w:val="20"/>
                </w:rPr>
                <w:t xml:space="preserve"> (см. КД </w:t>
              </w:r>
            </w:ins>
            <w:ins w:id="2552" w:author="Владимир Лаут" w:date="2021-04-02T18:38:00Z">
              <w:r w:rsidR="009A505E">
                <w:rPr>
                  <w:rFonts w:ascii="Arial" w:hAnsi="Arial" w:cs="Arial"/>
                  <w:sz w:val="20"/>
                  <w:szCs w:val="20"/>
                </w:rPr>
                <w:t>«</w:t>
              </w:r>
            </w:ins>
            <w:ins w:id="2553" w:author="Владимир Лаут" w:date="2021-04-02T18:35:00Z">
              <w:r w:rsidR="009A505E" w:rsidRPr="009A505E">
                <w:rPr>
                  <w:rFonts w:ascii="Arial" w:hAnsi="Arial" w:cs="Arial"/>
                  <w:sz w:val="20"/>
                  <w:szCs w:val="20"/>
                  <w:rPrChange w:id="2554" w:author="Владимир Лаут" w:date="2021-04-02T18:38:00Z">
                    <w:rPr>
                      <w:lang w:val="en-US"/>
                    </w:rPr>
                  </w:rPrChange>
                </w:rPr>
                <w:t>EHS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55" w:author="Владимир Лаут" w:date="2021-04-02T18:38:00Z">
                    <w:rPr/>
                  </w:rPrChange>
                </w:rPr>
                <w:t>.9.7_1-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56" w:author="Владимир Лаут" w:date="2021-04-02T18:38:00Z">
                    <w:rPr>
                      <w:lang w:val="en-US"/>
                    </w:rPr>
                  </w:rPrChange>
                </w:rPr>
                <w:t>EHS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57" w:author="Владимир Лаут" w:date="2021-04-02T18:38:00Z">
                    <w:rPr/>
                  </w:rPrChange>
                </w:rPr>
                <w:t>.9.7_2_1-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58" w:author="Владимир Лаут" w:date="2021-04-02T18:38:00Z">
                    <w:rPr>
                      <w:lang w:val="en-US"/>
                    </w:rPr>
                  </w:rPrChange>
                </w:rPr>
                <w:t>EHS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59" w:author="Владимир Лаут" w:date="2021-04-02T18:38:00Z">
                    <w:rPr/>
                  </w:rPrChange>
                </w:rPr>
                <w:t>.9.8_1-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60" w:author="Владимир Лаут" w:date="2021-04-02T18:38:00Z">
                    <w:rPr>
                      <w:lang w:val="en-US"/>
                    </w:rPr>
                  </w:rPrChange>
                </w:rPr>
                <w:t>EHS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61" w:author="Владимир Лаут" w:date="2021-04-02T18:38:00Z">
                    <w:rPr/>
                  </w:rPrChange>
                </w:rPr>
                <w:t>.9.8_2_КД по направлению ОТПБиЭ</w:t>
              </w:r>
            </w:ins>
            <w:ins w:id="2562" w:author="Владимир Лаут" w:date="2021-04-02T18:38:00Z">
              <w:r w:rsidR="009A505E">
                <w:rPr>
                  <w:rFonts w:ascii="Arial" w:hAnsi="Arial" w:cs="Arial"/>
                  <w:sz w:val="20"/>
                  <w:szCs w:val="20"/>
                </w:rPr>
                <w:t>»</w:t>
              </w:r>
              <w:r w:rsidR="009A505E" w:rsidRPr="009A505E">
                <w:rPr>
                  <w:rFonts w:ascii="Arial" w:hAnsi="Arial" w:cs="Arial"/>
                  <w:sz w:val="20"/>
                  <w:szCs w:val="20"/>
                  <w:rPrChange w:id="2563" w:author="Владимир Лаут" w:date="2021-04-02T18:38:00Z">
                    <w:rPr/>
                  </w:rPrChange>
                </w:rPr>
                <w:t xml:space="preserve"> </w:t>
              </w:r>
              <w:bookmarkStart w:id="2564" w:name="_Hlk521581633"/>
              <w:r w:rsidR="009A505E" w:rsidRPr="009A505E">
                <w:rPr>
                  <w:rFonts w:ascii="Arial" w:hAnsi="Arial" w:cs="Arial"/>
                  <w:sz w:val="20"/>
                  <w:szCs w:val="20"/>
                  <w:rPrChange w:id="2565" w:author="Владимир Лаут" w:date="2021-04-02T18:38:00Z">
                    <w:rPr>
                      <w:rFonts w:eastAsiaTheme="majorEastAsia"/>
                    </w:rPr>
                  </w:rPrChange>
                </w:rPr>
                <w:t>ПП-11.02.01-ERP «Управление структурой объектов охраны труда, промышленной безопасности и экологии»</w:t>
              </w:r>
            </w:ins>
            <w:bookmarkEnd w:id="2564"/>
            <w:ins w:id="2566" w:author="Владимир Лаут" w:date="2021-04-02T18:34:00Z">
              <w:r w:rsidR="009A505E">
                <w:rPr>
                  <w:rFonts w:ascii="Arial" w:hAnsi="Arial" w:cs="Arial"/>
                  <w:sz w:val="20"/>
                  <w:szCs w:val="20"/>
                </w:rPr>
                <w:t>)</w:t>
              </w:r>
            </w:ins>
          </w:p>
        </w:tc>
      </w:tr>
    </w:tbl>
    <w:p w14:paraId="2CCD5A55" w14:textId="77777777" w:rsidR="005517E0" w:rsidRPr="00D14609" w:rsidRDefault="005517E0" w:rsidP="00A03DDE">
      <w:pPr>
        <w:spacing w:after="200" w:line="276" w:lineRule="auto"/>
        <w:jc w:val="left"/>
        <w:rPr>
          <w:rFonts w:ascii="Arial" w:eastAsia="Calibri" w:hAnsi="Arial" w:cs="Arial"/>
          <w:b/>
        </w:rPr>
      </w:pPr>
      <w:bookmarkStart w:id="2567" w:name="_Toc337048197"/>
      <w:bookmarkStart w:id="2568" w:name="_Toc337048249"/>
    </w:p>
    <w:p w14:paraId="5D0F36A9" w14:textId="77777777" w:rsidR="00A63EB7" w:rsidRPr="00BE014D" w:rsidRDefault="00A63EB7" w:rsidP="00A63EB7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569" w:name="_Toc521949683"/>
      <w:bookmarkStart w:id="2570" w:name="_Toc522013023"/>
      <w:bookmarkStart w:id="2571" w:name="_Toc522092100"/>
      <w:bookmarkStart w:id="2572" w:name="_Toc522116488"/>
      <w:bookmarkStart w:id="2573" w:name="_Toc523059308"/>
      <w:bookmarkStart w:id="2574" w:name="_Toc523158325"/>
      <w:bookmarkStart w:id="2575" w:name="_Toc523158779"/>
      <w:bookmarkStart w:id="2576" w:name="_Toc523159229"/>
      <w:bookmarkStart w:id="2577" w:name="_Toc523166330"/>
      <w:bookmarkStart w:id="2578" w:name="_Toc521949752"/>
      <w:bookmarkStart w:id="2579" w:name="_Toc522013092"/>
      <w:bookmarkStart w:id="2580" w:name="_Toc522092169"/>
      <w:bookmarkStart w:id="2581" w:name="_Toc522116557"/>
      <w:bookmarkStart w:id="2582" w:name="_Toc523059377"/>
      <w:bookmarkStart w:id="2583" w:name="_Toc523158394"/>
      <w:bookmarkStart w:id="2584" w:name="_Toc523158848"/>
      <w:bookmarkStart w:id="2585" w:name="_Toc523159298"/>
      <w:bookmarkStart w:id="2586" w:name="_Toc523166399"/>
      <w:bookmarkStart w:id="2587" w:name="_Toc521949753"/>
      <w:bookmarkStart w:id="2588" w:name="_Toc69302496"/>
      <w:bookmarkEnd w:id="2567"/>
      <w:bookmarkEnd w:id="2568"/>
      <w:bookmarkEnd w:id="2569"/>
      <w:bookmarkEnd w:id="2570"/>
      <w:bookmarkEnd w:id="2571"/>
      <w:bookmarkEnd w:id="2572"/>
      <w:bookmarkEnd w:id="2573"/>
      <w:bookmarkEnd w:id="2574"/>
      <w:bookmarkEnd w:id="2575"/>
      <w:bookmarkEnd w:id="2576"/>
      <w:bookmarkEnd w:id="2577"/>
      <w:bookmarkEnd w:id="2578"/>
      <w:bookmarkEnd w:id="2579"/>
      <w:bookmarkEnd w:id="2580"/>
      <w:bookmarkEnd w:id="2581"/>
      <w:bookmarkEnd w:id="2582"/>
      <w:bookmarkEnd w:id="2583"/>
      <w:bookmarkEnd w:id="2584"/>
      <w:bookmarkEnd w:id="2585"/>
      <w:bookmarkEnd w:id="2586"/>
      <w:r w:rsidRPr="00BE014D">
        <w:rPr>
          <w:rFonts w:eastAsiaTheme="majorEastAsia" w:cstheme="majorBidi"/>
          <w:bCs w:val="0"/>
          <w:iCs w:val="0"/>
          <w:szCs w:val="26"/>
        </w:rPr>
        <w:t>Риски и контрольные процедуры</w:t>
      </w:r>
      <w:bookmarkEnd w:id="2587"/>
      <w:bookmarkEnd w:id="2588"/>
    </w:p>
    <w:p w14:paraId="2BB0CBAF" w14:textId="4D578E24" w:rsidR="00725E7D" w:rsidRDefault="00725E7D" w:rsidP="00725E7D">
      <w:pPr>
        <w:pStyle w:val="3"/>
        <w:numPr>
          <w:ilvl w:val="2"/>
          <w:numId w:val="66"/>
        </w:numPr>
        <w:rPr>
          <w:b w:val="0"/>
        </w:rPr>
      </w:pPr>
      <w:bookmarkStart w:id="2589" w:name="_Toc521949754"/>
      <w:bookmarkStart w:id="2590" w:name="_Toc69302497"/>
      <w:r>
        <w:rPr>
          <w:b w:val="0"/>
        </w:rPr>
        <w:t>Риски и контроли</w:t>
      </w:r>
      <w:bookmarkEnd w:id="2589"/>
      <w:bookmarkEnd w:id="2590"/>
    </w:p>
    <w:p w14:paraId="34C36073" w14:textId="77777777" w:rsidR="00A6671F" w:rsidRPr="002C0703" w:rsidRDefault="00A6671F" w:rsidP="00A6671F">
      <w:pPr>
        <w:contextualSpacing/>
        <w:rPr>
          <w:rFonts w:ascii="Arial" w:eastAsia="Calibri" w:hAnsi="Arial" w:cs="Arial"/>
          <w:rPrChange w:id="2591" w:author="Serjo" w:date="2020-04-13T01:57:00Z">
            <w:rPr>
              <w:rFonts w:eastAsia="Calibri"/>
            </w:rPr>
          </w:rPrChange>
        </w:rPr>
      </w:pPr>
      <w:r w:rsidRPr="002C0703">
        <w:rPr>
          <w:rFonts w:ascii="Arial" w:eastAsia="Calibri" w:hAnsi="Arial" w:cs="Arial"/>
          <w:rPrChange w:id="2592" w:author="Serjo" w:date="2020-04-13T01:57:00Z">
            <w:rPr>
              <w:rFonts w:eastAsia="Calibri"/>
            </w:rPr>
          </w:rPrChange>
        </w:rPr>
        <w:t xml:space="preserve">Риски и контрольные процедуры отражаются на схемах бизнес-процессов ARIS в соответствии с соглашением о моделировании. </w:t>
      </w:r>
    </w:p>
    <w:p w14:paraId="4657EAD4" w14:textId="77777777" w:rsidR="00A6671F" w:rsidRPr="002C0703" w:rsidRDefault="00A6671F" w:rsidP="00A6671F">
      <w:pPr>
        <w:contextualSpacing/>
        <w:rPr>
          <w:rFonts w:ascii="Arial" w:eastAsia="Calibri" w:hAnsi="Arial" w:cs="Arial"/>
          <w:rPrChange w:id="2593" w:author="Serjo" w:date="2020-04-13T01:57:00Z">
            <w:rPr>
              <w:rFonts w:eastAsia="Calibri"/>
            </w:rPr>
          </w:rPrChange>
        </w:rPr>
      </w:pPr>
    </w:p>
    <w:p w14:paraId="35D892B2" w14:textId="5A8B5B74" w:rsidR="00A6671F" w:rsidRPr="002C0703" w:rsidRDefault="00A6671F" w:rsidP="00A6671F">
      <w:pPr>
        <w:contextualSpacing/>
        <w:rPr>
          <w:rFonts w:ascii="Arial" w:eastAsia="Calibri" w:hAnsi="Arial" w:cs="Arial"/>
          <w:rPrChange w:id="2594" w:author="Serjo" w:date="2020-04-13T01:57:00Z">
            <w:rPr>
              <w:rFonts w:eastAsia="Calibri"/>
            </w:rPr>
          </w:rPrChange>
        </w:rPr>
      </w:pPr>
      <w:r w:rsidRPr="002C0703">
        <w:rPr>
          <w:rFonts w:ascii="Arial" w:eastAsia="Calibri" w:hAnsi="Arial" w:cs="Arial"/>
          <w:rPrChange w:id="2595" w:author="Serjo" w:date="2020-04-13T01:57:00Z">
            <w:rPr>
              <w:rFonts w:eastAsia="Calibri"/>
            </w:rPr>
          </w:rPrChange>
        </w:rPr>
        <w:t xml:space="preserve">Детально риски и контрольные процедуры описываются в Приложение № РиК1. Матрица рисков и контрольных процедур (МРиКП), включая (при необходимости) мониторинговые контрольные процедуры, </w:t>
      </w:r>
      <w:r w:rsidR="007A5D7C">
        <w:rPr>
          <w:rFonts w:ascii="Arial" w:eastAsia="Calibri" w:hAnsi="Arial" w:cs="Arial"/>
        </w:rPr>
        <w:t xml:space="preserve">реализованные </w:t>
      </w:r>
      <w:r w:rsidRPr="002C0703">
        <w:rPr>
          <w:rFonts w:ascii="Arial" w:eastAsia="Calibri" w:hAnsi="Arial" w:cs="Arial"/>
          <w:rPrChange w:id="2596" w:author="Serjo" w:date="2020-04-13T01:57:00Z">
            <w:rPr>
              <w:rFonts w:eastAsia="Calibri"/>
            </w:rPr>
          </w:rPrChange>
        </w:rPr>
        <w:t xml:space="preserve"> в SAP GRC Process Control.</w:t>
      </w:r>
    </w:p>
    <w:p w14:paraId="50807BAC" w14:textId="77777777" w:rsidR="00A6671F" w:rsidRPr="002C0703" w:rsidRDefault="00A6671F" w:rsidP="00A6671F">
      <w:pPr>
        <w:contextualSpacing/>
        <w:rPr>
          <w:rFonts w:ascii="Arial" w:eastAsia="Calibri" w:hAnsi="Arial" w:cs="Arial"/>
          <w:rPrChange w:id="2597" w:author="Serjo" w:date="2020-04-13T01:57:00Z">
            <w:rPr>
              <w:rFonts w:eastAsia="Calibri"/>
            </w:rPr>
          </w:rPrChange>
        </w:rPr>
      </w:pPr>
    </w:p>
    <w:p w14:paraId="6C155A7C" w14:textId="77777777" w:rsidR="00A6671F" w:rsidRPr="002C0703" w:rsidRDefault="00A6671F" w:rsidP="00A6671F">
      <w:pPr>
        <w:contextualSpacing/>
        <w:rPr>
          <w:rFonts w:ascii="Arial" w:eastAsia="Calibri" w:hAnsi="Arial" w:cs="Arial"/>
          <w:rPrChange w:id="2598" w:author="Serjo" w:date="2020-04-13T01:57:00Z">
            <w:rPr>
              <w:rFonts w:eastAsia="Calibri"/>
            </w:rPr>
          </w:rPrChange>
        </w:rPr>
      </w:pPr>
      <w:r w:rsidRPr="002C0703">
        <w:rPr>
          <w:rFonts w:ascii="Arial" w:eastAsia="Calibri" w:hAnsi="Arial" w:cs="Arial"/>
          <w:rPrChange w:id="2599" w:author="Serjo" w:date="2020-04-13T01:57:00Z">
            <w:rPr>
              <w:rFonts w:eastAsia="Calibri"/>
            </w:rPr>
          </w:rPrChange>
        </w:rPr>
        <w:t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S/4 HANA.</w:t>
      </w:r>
    </w:p>
    <w:p w14:paraId="0A3D418F" w14:textId="77777777" w:rsidR="00A6671F" w:rsidRPr="00914E0C" w:rsidRDefault="00A6671F" w:rsidP="00A6671F">
      <w:pPr>
        <w:rPr>
          <w:sz w:val="18"/>
          <w:szCs w:val="18"/>
        </w:rPr>
      </w:pPr>
    </w:p>
    <w:p w14:paraId="3882CDB2" w14:textId="77777777" w:rsidR="00725E7D" w:rsidRDefault="00725E7D" w:rsidP="00725E7D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2600" w:name="_Toc521949755"/>
      <w:r>
        <w:rPr>
          <w:rFonts w:ascii="Arial" w:hAnsi="Arial" w:cs="Arial"/>
          <w:b/>
          <w:sz w:val="22"/>
        </w:rPr>
        <w:lastRenderedPageBreak/>
        <w:t>Таблица РиК1. Контрольные процедуры бизнес-процессов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0"/>
        <w:gridCol w:w="2833"/>
        <w:gridCol w:w="5373"/>
      </w:tblGrid>
      <w:tr w:rsidR="00725E7D" w14:paraId="3675BCFE" w14:textId="77777777" w:rsidTr="00A03DDE">
        <w:trPr>
          <w:cantSplit/>
          <w:trHeight w:val="397"/>
          <w:tblHeader/>
        </w:trPr>
        <w:tc>
          <w:tcPr>
            <w:tcW w:w="96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D19E655" w14:textId="14D08FB0" w:rsidR="00725E7D" w:rsidRDefault="00725E7D" w:rsidP="00A6671F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шага</w:t>
            </w:r>
          </w:p>
        </w:tc>
        <w:tc>
          <w:tcPr>
            <w:tcW w:w="139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5A5F4FD" w14:textId="77777777" w:rsidR="00725E7D" w:rsidRDefault="00725E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64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3AB46AE6" w14:textId="77777777" w:rsidR="00725E7D" w:rsidRDefault="00725E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7A5D7C" w14:paraId="57D7FBE6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E02208" w14:textId="2C97E553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ПП-07.04.01-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66ADD" w14:textId="76FDE4EE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C.ПП-07.04-012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1BE97F3" w14:textId="676CC02F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Автоматическая регистрация остановов и дефектов</w:t>
            </w:r>
          </w:p>
        </w:tc>
      </w:tr>
      <w:tr w:rsidR="007A5D7C" w14:paraId="63BF60C3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7905B" w14:textId="3D123E01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ПП-07.04.01-50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99B8D1" w14:textId="34028A1F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C.ПП-07.04-013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55407E2" w14:textId="7C045CA5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Рассмотрение и корректировка сообщения ответственным за эксплуатацию оборудования</w:t>
            </w:r>
          </w:p>
        </w:tc>
      </w:tr>
      <w:tr w:rsidR="007A5D7C" w14:paraId="4017C176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FF5C0" w14:textId="17E166E2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ПП-07.04.01-110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B3A994" w14:textId="61CCDC7E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C.ПП-07.04-014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E7D8302" w14:textId="3B12C440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Принятие решения о закрытии или передаче сообщения в работу</w:t>
            </w:r>
          </w:p>
        </w:tc>
      </w:tr>
      <w:tr w:rsidR="007A5D7C" w14:paraId="6C472843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65AE9F" w14:textId="2F95D3FF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ПП-07.04.01-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E8F309" w14:textId="18E000EA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C.ПП-07.04-015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8C081FA" w14:textId="020BA831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Закрытие сообщения ТОРО</w:t>
            </w:r>
          </w:p>
        </w:tc>
      </w:tr>
      <w:tr w:rsidR="007A5D7C" w14:paraId="0ABFE15A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08762" w14:textId="16CC8167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ПП-07.04.02-10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B66396" w14:textId="61399228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C.ПП-07.04-001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17590C" w14:textId="222089E4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наличия у оборудования требуемой точки измерения</w:t>
            </w:r>
          </w:p>
        </w:tc>
      </w:tr>
      <w:tr w:rsidR="007A5D7C" w14:paraId="7E3FAA07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4F1D0" w14:textId="500365FC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ПП-07.04.02-20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2DBAA3" w14:textId="26585CCB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C.ПП-07.04-002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55DE5A5" w14:textId="48758A20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Автоматическая проверка поступивших измерений и наработки из внешних систем</w:t>
            </w:r>
          </w:p>
        </w:tc>
      </w:tr>
      <w:tr w:rsidR="007A5D7C" w14:paraId="478D6115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6ACC7F" w14:textId="77D374E1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ПП-07.04.02-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40B03" w14:textId="276EAD17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C.ПП-07.04-003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975B11" w14:textId="7B0DE73E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регистрации измерений</w:t>
            </w:r>
          </w:p>
        </w:tc>
      </w:tr>
      <w:tr w:rsidR="007A5D7C" w14:paraId="1445AAD0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24E87" w14:textId="5A45675C" w:rsidR="007A5D7C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ПП-07.04.03-5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1B5A19" w14:textId="2B48B1DB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C.ПП-07.04-004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5C4EBD" w14:textId="53ED56D6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Определение необходимости получения наряд-допуска</w:t>
            </w:r>
          </w:p>
        </w:tc>
      </w:tr>
      <w:tr w:rsidR="007A5D7C" w14:paraId="25E645EC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6B4AB" w14:textId="2D3E40A9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3DEC6C" w14:textId="4E8DC663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C.ПП-07.04-005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5A3BF14" w14:textId="33919DEE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результатов диагностики</w:t>
            </w:r>
          </w:p>
        </w:tc>
      </w:tr>
      <w:tr w:rsidR="007A5D7C" w14:paraId="3741137C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538B1" w14:textId="31AD5D9B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2C9C7D" w14:textId="196DB4F0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C.ПП-07.04-006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D7C5E79" w14:textId="42A69854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Приём актов выполненных подрядчиком работ</w:t>
            </w:r>
          </w:p>
        </w:tc>
      </w:tr>
      <w:tr w:rsidR="007A5D7C" w14:paraId="3E994AC4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5597B" w14:textId="04FE9AD5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6B0EE" w14:textId="3059104F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C.ПП-07.04-007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20E6DDB" w14:textId="1AA88508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Регистрация факта выполнения операций диагностики</w:t>
            </w:r>
          </w:p>
        </w:tc>
      </w:tr>
      <w:tr w:rsidR="007A5D7C" w14:paraId="6921B255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623BD" w14:textId="0BF09767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115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25B7AB" w14:textId="4D3E78A6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C.ПП-07.04-008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03E2D5" w14:textId="489149E4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результатов диагностики</w:t>
            </w:r>
          </w:p>
        </w:tc>
      </w:tr>
      <w:tr w:rsidR="007A5D7C" w14:paraId="56732576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C3667B" w14:textId="0E1195C0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F6355" w14:textId="72B085D4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C.ПП-07.04-009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DD2AE3D" w14:textId="31B7982D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Техническое закрытие заказов на диагностику</w:t>
            </w:r>
          </w:p>
        </w:tc>
      </w:tr>
      <w:tr w:rsidR="007A5D7C" w14:paraId="086A8D44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10EC4" w14:textId="1BAE131C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ПП-07.04.03-</w:t>
            </w:r>
            <w:r w:rsidRPr="00A6671F"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502215" w14:textId="5821907A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C.ПП-07.04-010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3387843" w14:textId="423D9D66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Определение необходимых мероприятий на основании полученных ре-зультатов диагностики</w:t>
            </w:r>
          </w:p>
        </w:tc>
      </w:tr>
      <w:tr w:rsidR="007A5D7C" w14:paraId="2B3CE241" w14:textId="77777777" w:rsidTr="00A03DDE">
        <w:trPr>
          <w:cantSplit/>
          <w:trHeight w:val="340"/>
          <w:tblHeader/>
        </w:trPr>
        <w:tc>
          <w:tcPr>
            <w:tcW w:w="96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A24E5" w14:textId="433D4934" w:rsidR="007A5D7C" w:rsidRPr="00A6671F" w:rsidRDefault="007A5D7C" w:rsidP="007A5D7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ПП-07.04.04-</w:t>
            </w:r>
            <w:r w:rsidRPr="00A667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3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265210" w14:textId="3CD74284" w:rsidR="007A5D7C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C.ПП-07.04-011</w:t>
            </w:r>
          </w:p>
        </w:tc>
        <w:tc>
          <w:tcPr>
            <w:tcW w:w="2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32706CE" w14:textId="0D435989" w:rsidR="007A5D7C" w:rsidRPr="00A6671F" w:rsidRDefault="007A5D7C" w:rsidP="007A5D7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Оценка технического состояния ПА</w:t>
            </w:r>
          </w:p>
        </w:tc>
      </w:tr>
    </w:tbl>
    <w:p w14:paraId="252923B0" w14:textId="77777777" w:rsidR="00725E7D" w:rsidRDefault="00725E7D" w:rsidP="00725E7D">
      <w:pPr>
        <w:pStyle w:val="3"/>
        <w:numPr>
          <w:ilvl w:val="2"/>
          <w:numId w:val="66"/>
        </w:numPr>
      </w:pPr>
      <w:bookmarkStart w:id="2601" w:name="_Toc69302498"/>
      <w:r>
        <w:rPr>
          <w:b w:val="0"/>
        </w:rPr>
        <w:t>Разделение полномочий</w:t>
      </w:r>
      <w:bookmarkEnd w:id="2600"/>
      <w:bookmarkEnd w:id="2601"/>
    </w:p>
    <w:p w14:paraId="364AD607" w14:textId="77777777" w:rsidR="00725E7D" w:rsidRDefault="00725E7D" w:rsidP="00725E7D">
      <w:pPr>
        <w:rPr>
          <w:rFonts w:eastAsiaTheme="majorEastAsia"/>
        </w:rPr>
      </w:pPr>
    </w:p>
    <w:p w14:paraId="7001A222" w14:textId="77777777" w:rsidR="00725E7D" w:rsidRDefault="00725E7D" w:rsidP="00725E7D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</w:t>
      </w:r>
      <w:r>
        <w:rPr>
          <w:rFonts w:ascii="Arial" w:hAnsi="Arial" w:cs="Arial"/>
        </w:rPr>
        <w:t>данном</w:t>
      </w:r>
      <w:r>
        <w:rPr>
          <w:rFonts w:ascii="Arial" w:eastAsia="Calibri" w:hAnsi="Arial" w:cs="Arial"/>
        </w:rPr>
        <w:t xml:space="preserve"> разделе описаны:</w:t>
      </w:r>
    </w:p>
    <w:p w14:paraId="09B5D928" w14:textId="77777777" w:rsidR="00725E7D" w:rsidRDefault="00725E7D" w:rsidP="00725E7D">
      <w:pPr>
        <w:pStyle w:val="afa"/>
        <w:numPr>
          <w:ilvl w:val="0"/>
          <w:numId w:val="67"/>
        </w:numPr>
        <w:contextualSpacing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Следует отметить, что конфликт возникает при совмещении полномочий на конфликтующие бизнес-функции (например, обработка планов и заказов ТОРО и согласование заказов ТОРО). Такие конфликты в матрице помечены красной заливкой с буквой “Т”.</w:t>
      </w:r>
    </w:p>
    <w:p w14:paraId="20588F1A" w14:textId="77777777" w:rsidR="00725E7D" w:rsidRDefault="00725E7D" w:rsidP="00725E7D">
      <w:pPr>
        <w:pStyle w:val="afa"/>
        <w:ind w:left="1068"/>
        <w:contextualSpacing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</w:r>
    </w:p>
    <w:p w14:paraId="00769B6F" w14:textId="77777777" w:rsidR="00725E7D" w:rsidRDefault="00725E7D" w:rsidP="00725E7D">
      <w:pPr>
        <w:pStyle w:val="afa"/>
        <w:ind w:left="1068"/>
        <w:rPr>
          <w:rFonts w:ascii="Arial" w:eastAsia="Calibri" w:hAnsi="Arial" w:cs="Arial"/>
        </w:rPr>
      </w:pPr>
    </w:p>
    <w:p w14:paraId="6135B3A2" w14:textId="77777777" w:rsidR="00725E7D" w:rsidRDefault="00725E7D" w:rsidP="00725E7D">
      <w:pPr>
        <w:pStyle w:val="afa"/>
        <w:numPr>
          <w:ilvl w:val="0"/>
          <w:numId w:val="67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</w:r>
    </w:p>
    <w:p w14:paraId="6439448A" w14:textId="77777777" w:rsidR="00725E7D" w:rsidRDefault="00725E7D" w:rsidP="00725E7D">
      <w:pPr>
        <w:pStyle w:val="afa"/>
        <w:ind w:left="1068"/>
        <w:rPr>
          <w:rFonts w:ascii="Arial" w:eastAsia="Calibri" w:hAnsi="Arial" w:cs="Arial"/>
        </w:rPr>
      </w:pPr>
    </w:p>
    <w:p w14:paraId="04073CA6" w14:textId="77777777" w:rsidR="00725E7D" w:rsidRDefault="00725E7D" w:rsidP="00725E7D">
      <w:pPr>
        <w:pStyle w:val="afa"/>
        <w:numPr>
          <w:ilvl w:val="0"/>
          <w:numId w:val="67"/>
        </w:num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lastRenderedPageBreak/>
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</w:r>
    </w:p>
    <w:p w14:paraId="24AE6FF8" w14:textId="77777777" w:rsidR="00725E7D" w:rsidRDefault="00725E7D" w:rsidP="00725E7D">
      <w:pPr>
        <w:pStyle w:val="afa"/>
        <w:ind w:left="1068"/>
        <w:rPr>
          <w:rFonts w:ascii="Arial" w:eastAsia="Calibri" w:hAnsi="Arial" w:cs="Arial"/>
        </w:rPr>
      </w:pPr>
    </w:p>
    <w:p w14:paraId="530A3165" w14:textId="77777777" w:rsidR="00725E7D" w:rsidRDefault="00725E7D" w:rsidP="00725E7D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Детальное описание рисков пересечения полномочий приведено в Приложении №КП1. Матрица конфликтов полномочий</w:t>
      </w:r>
    </w:p>
    <w:p w14:paraId="4915C14A" w14:textId="77777777" w:rsidR="00725E7D" w:rsidRDefault="00725E7D" w:rsidP="00725E7D">
      <w:pPr>
        <w:spacing w:after="240" w:line="276" w:lineRule="auto"/>
        <w:ind w:firstLine="567"/>
        <w:rPr>
          <w:rFonts w:ascii="Arial" w:eastAsia="Calibri" w:hAnsi="Arial" w:cs="Arial"/>
        </w:rPr>
      </w:pPr>
      <w:r>
        <w:rPr>
          <w:rFonts w:ascii="Arial" w:hAnsi="Arial" w:cs="Arial"/>
        </w:rPr>
        <w:t>В рамках проектирования процессов и Концептуального Дизайна выявлены и проанализированы</w:t>
      </w:r>
      <w:r>
        <w:rPr>
          <w:rFonts w:ascii="Arial" w:eastAsia="Calibri" w:hAnsi="Arial" w:cs="Arial"/>
        </w:rPr>
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p w14:paraId="62A5064D" w14:textId="77777777" w:rsidR="00725E7D" w:rsidRDefault="00725E7D" w:rsidP="00725E7D">
      <w:pPr>
        <w:spacing w:after="240" w:line="276" w:lineRule="auto"/>
        <w:jc w:val="right"/>
        <w:rPr>
          <w:rStyle w:val="afff3"/>
        </w:rPr>
      </w:pPr>
    </w:p>
    <w:p w14:paraId="6FEFB0AE" w14:textId="77777777" w:rsidR="00725E7D" w:rsidRDefault="00725E7D" w:rsidP="00725E7D">
      <w:pPr>
        <w:spacing w:after="240" w:line="276" w:lineRule="auto"/>
        <w:jc w:val="right"/>
        <w:rPr>
          <w:rStyle w:val="afff3"/>
          <w:rFonts w:ascii="Arial" w:hAnsi="Arial" w:cs="Arial"/>
        </w:rPr>
      </w:pPr>
      <w:r>
        <w:rPr>
          <w:rStyle w:val="afff3"/>
          <w:rFonts w:ascii="Arial" w:hAnsi="Arial" w:cs="Arial"/>
        </w:rPr>
        <w:t>Таблица № КП1. Матрица конфликтующих бизнес-функций</w:t>
      </w:r>
    </w:p>
    <w:p w14:paraId="5959F4F3" w14:textId="6D098B07" w:rsidR="00725E7D" w:rsidRDefault="00E86841" w:rsidP="00725E7D">
      <w:pPr>
        <w:spacing w:after="240" w:line="276" w:lineRule="auto"/>
        <w:jc w:val="right"/>
        <w:rPr>
          <w:rStyle w:val="afff3"/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60BCEB38" wp14:editId="6C433E54">
            <wp:extent cx="6480810" cy="2888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979" w14:textId="77777777" w:rsidR="00725E7D" w:rsidRDefault="00725E7D" w:rsidP="00725E7D">
      <w:pPr>
        <w:spacing w:after="240" w:line="276" w:lineRule="auto"/>
        <w:jc w:val="right"/>
        <w:rPr>
          <w:rStyle w:val="afff3"/>
          <w:rFonts w:ascii="Arial" w:hAnsi="Arial" w:cs="Arial"/>
        </w:rPr>
      </w:pPr>
    </w:p>
    <w:p w14:paraId="63CCC03E" w14:textId="77777777" w:rsidR="00725E7D" w:rsidRDefault="00725E7D" w:rsidP="00725E7D">
      <w:pPr>
        <w:spacing w:after="240" w:line="276" w:lineRule="auto"/>
        <w:jc w:val="right"/>
        <w:rPr>
          <w:rStyle w:val="afff3"/>
          <w:rFonts w:ascii="Arial" w:hAnsi="Arial" w:cs="Arial"/>
        </w:rPr>
      </w:pPr>
      <w:r>
        <w:rPr>
          <w:rStyle w:val="afff3"/>
          <w:rFonts w:ascii="Arial" w:hAnsi="Arial" w:cs="Arial"/>
        </w:rPr>
        <w:t>Таблица № КП2. Матрица конфликтующих групп транзакций</w:t>
      </w:r>
    </w:p>
    <w:p w14:paraId="40F7E796" w14:textId="0F6B072E" w:rsidR="00725E7D" w:rsidRDefault="00E86841" w:rsidP="00725E7D">
      <w:pPr>
        <w:jc w:val="right"/>
        <w:rPr>
          <w:rStyle w:val="afff3"/>
          <w:rFonts w:ascii="Arial" w:hAnsi="Arial" w:cs="Arial"/>
        </w:rPr>
      </w:pPr>
      <w:r>
        <w:rPr>
          <w:noProof/>
          <w:lang w:eastAsia="ru-RU"/>
        </w:rPr>
        <w:lastRenderedPageBreak/>
        <w:drawing>
          <wp:inline distT="0" distB="0" distL="0" distR="0" wp14:anchorId="13A19509" wp14:editId="7753903C">
            <wp:extent cx="6480810" cy="2793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2FE6" w14:textId="77777777" w:rsidR="00725E7D" w:rsidRDefault="00725E7D" w:rsidP="00725E7D">
      <w:pPr>
        <w:ind w:firstLine="708"/>
        <w:rPr>
          <w:rStyle w:val="afff3"/>
          <w:rFonts w:ascii="Arial" w:hAnsi="Arial" w:cs="Arial"/>
        </w:rPr>
      </w:pPr>
    </w:p>
    <w:p w14:paraId="14464C32" w14:textId="77777777" w:rsidR="00725E7D" w:rsidRDefault="00725E7D" w:rsidP="00725E7D">
      <w:pPr>
        <w:spacing w:after="240" w:line="276" w:lineRule="auto"/>
        <w:jc w:val="right"/>
        <w:rPr>
          <w:rStyle w:val="afff3"/>
          <w:rFonts w:ascii="Arial" w:hAnsi="Arial" w:cs="Arial"/>
        </w:rPr>
      </w:pPr>
      <w:r>
        <w:rPr>
          <w:rStyle w:val="afff3"/>
          <w:rFonts w:ascii="Arial" w:hAnsi="Arial" w:cs="Arial"/>
        </w:rPr>
        <w:t>Таблица № КП3. Матрица конфликтующих ролей в бизнес-процессах</w:t>
      </w:r>
    </w:p>
    <w:p w14:paraId="67E5D222" w14:textId="2EE571A6" w:rsidR="00A63EB7" w:rsidRDefault="00F80DF2" w:rsidP="00A63EB7">
      <w:pPr>
        <w:jc w:val="right"/>
        <w:rPr>
          <w:rFonts w:eastAsia="Calibri"/>
        </w:rPr>
      </w:pPr>
      <w:ins w:id="2602" w:author="Лазарев Артем Андреевич (Подрядчик. ООО БерингПойнт)" w:date="2021-03-26T10:44:00Z">
        <w:r>
          <w:rPr>
            <w:noProof/>
            <w:lang w:eastAsia="ru-RU"/>
          </w:rPr>
          <w:drawing>
            <wp:inline distT="0" distB="0" distL="0" distR="0" wp14:anchorId="7D6A884E" wp14:editId="43766B4B">
              <wp:extent cx="6480810" cy="3440430"/>
              <wp:effectExtent l="0" t="0" r="0" b="762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3440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2603" w:author="Лазарев Артем Андреевич (Подрядчик. ООО БерингПойнт) [2]" w:date="2020-04-15T19:52:00Z">
        <w:del w:id="2604" w:author="Лазарев Артем Андреевич (Подрядчик. ООО БерингПойнт)" w:date="2021-03-26T10:44:00Z">
          <w:r w:rsidR="000D0FA8" w:rsidDel="00F80DF2">
            <w:rPr>
              <w:noProof/>
              <w:lang w:eastAsia="ru-RU"/>
            </w:rPr>
            <w:drawing>
              <wp:inline distT="0" distB="0" distL="0" distR="0" wp14:anchorId="415D4EFC" wp14:editId="3345B41D">
                <wp:extent cx="6480810" cy="349377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810" cy="3493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del>
      </w:ins>
      <w:del w:id="2605" w:author="Лазарев Артем Андреевич (Подрядчик. ООО БерингПойнт) [2]" w:date="2020-04-15T19:52:00Z">
        <w:r w:rsidR="00E86841" w:rsidDel="000D0FA8">
          <w:rPr>
            <w:noProof/>
            <w:lang w:eastAsia="ru-RU"/>
          </w:rPr>
          <w:drawing>
            <wp:inline distT="0" distB="0" distL="0" distR="0" wp14:anchorId="380AAD8F" wp14:editId="2BBBA8EA">
              <wp:extent cx="6480810" cy="2814955"/>
              <wp:effectExtent l="0" t="0" r="0" b="444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0810" cy="28149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6BB61FD" w14:textId="77777777" w:rsidR="00022C33" w:rsidRPr="00BE014D" w:rsidRDefault="00022C33" w:rsidP="00022C33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606" w:name="_Toc521949830"/>
      <w:bookmarkStart w:id="2607" w:name="_Toc522013170"/>
      <w:bookmarkStart w:id="2608" w:name="_Toc522092248"/>
      <w:bookmarkStart w:id="2609" w:name="_Toc522116636"/>
      <w:bookmarkStart w:id="2610" w:name="_Toc523059456"/>
      <w:bookmarkStart w:id="2611" w:name="_Toc523158473"/>
      <w:bookmarkStart w:id="2612" w:name="_Toc523158927"/>
      <w:bookmarkStart w:id="2613" w:name="_Toc523159377"/>
      <w:bookmarkStart w:id="2614" w:name="_Toc523166478"/>
      <w:bookmarkStart w:id="2615" w:name="_Toc521949831"/>
      <w:bookmarkStart w:id="2616" w:name="_Toc522013171"/>
      <w:bookmarkStart w:id="2617" w:name="_Toc522092249"/>
      <w:bookmarkStart w:id="2618" w:name="_Toc522116637"/>
      <w:bookmarkStart w:id="2619" w:name="_Toc523059457"/>
      <w:bookmarkStart w:id="2620" w:name="_Toc523158474"/>
      <w:bookmarkStart w:id="2621" w:name="_Toc523158928"/>
      <w:bookmarkStart w:id="2622" w:name="_Toc523159378"/>
      <w:bookmarkStart w:id="2623" w:name="_Toc523166479"/>
      <w:bookmarkStart w:id="2624" w:name="_Toc521949832"/>
      <w:bookmarkStart w:id="2625" w:name="_Toc522013172"/>
      <w:bookmarkStart w:id="2626" w:name="_Toc522092250"/>
      <w:bookmarkStart w:id="2627" w:name="_Toc522116638"/>
      <w:bookmarkStart w:id="2628" w:name="_Toc523059458"/>
      <w:bookmarkStart w:id="2629" w:name="_Toc523158475"/>
      <w:bookmarkStart w:id="2630" w:name="_Toc523158929"/>
      <w:bookmarkStart w:id="2631" w:name="_Toc523159379"/>
      <w:bookmarkStart w:id="2632" w:name="_Toc523166480"/>
      <w:bookmarkStart w:id="2633" w:name="_Toc521949835"/>
      <w:bookmarkStart w:id="2634" w:name="_Toc522013175"/>
      <w:bookmarkStart w:id="2635" w:name="_Toc522092253"/>
      <w:bookmarkStart w:id="2636" w:name="_Toc522116641"/>
      <w:bookmarkStart w:id="2637" w:name="_Toc523059461"/>
      <w:bookmarkStart w:id="2638" w:name="_Toc523158478"/>
      <w:bookmarkStart w:id="2639" w:name="_Toc523158932"/>
      <w:bookmarkStart w:id="2640" w:name="_Toc523159382"/>
      <w:bookmarkStart w:id="2641" w:name="_Toc523166483"/>
      <w:bookmarkStart w:id="2642" w:name="_Toc521949837"/>
      <w:bookmarkStart w:id="2643" w:name="_Toc522013177"/>
      <w:bookmarkStart w:id="2644" w:name="_Toc522092255"/>
      <w:bookmarkStart w:id="2645" w:name="_Toc522116643"/>
      <w:bookmarkStart w:id="2646" w:name="_Toc523059463"/>
      <w:bookmarkStart w:id="2647" w:name="_Toc523158480"/>
      <w:bookmarkStart w:id="2648" w:name="_Toc523158934"/>
      <w:bookmarkStart w:id="2649" w:name="_Toc523159384"/>
      <w:bookmarkStart w:id="2650" w:name="_Toc523166485"/>
      <w:bookmarkStart w:id="2651" w:name="_Toc521949839"/>
      <w:bookmarkStart w:id="2652" w:name="_Toc522013179"/>
      <w:bookmarkStart w:id="2653" w:name="_Toc522092257"/>
      <w:bookmarkStart w:id="2654" w:name="_Toc522116645"/>
      <w:bookmarkStart w:id="2655" w:name="_Toc523059465"/>
      <w:bookmarkStart w:id="2656" w:name="_Toc523158482"/>
      <w:bookmarkStart w:id="2657" w:name="_Toc523158936"/>
      <w:bookmarkStart w:id="2658" w:name="_Toc523159386"/>
      <w:bookmarkStart w:id="2659" w:name="_Toc523166487"/>
      <w:bookmarkStart w:id="2660" w:name="_Toc521949841"/>
      <w:bookmarkStart w:id="2661" w:name="_Toc522013181"/>
      <w:bookmarkStart w:id="2662" w:name="_Toc522092259"/>
      <w:bookmarkStart w:id="2663" w:name="_Toc522116647"/>
      <w:bookmarkStart w:id="2664" w:name="_Toc523059467"/>
      <w:bookmarkStart w:id="2665" w:name="_Toc523158484"/>
      <w:bookmarkStart w:id="2666" w:name="_Toc523158938"/>
      <w:bookmarkStart w:id="2667" w:name="_Toc523159388"/>
      <w:bookmarkStart w:id="2668" w:name="_Toc523166489"/>
      <w:bookmarkStart w:id="2669" w:name="_Toc521949842"/>
      <w:bookmarkStart w:id="2670" w:name="_Toc522013182"/>
      <w:bookmarkStart w:id="2671" w:name="_Toc522092260"/>
      <w:bookmarkStart w:id="2672" w:name="_Toc522116648"/>
      <w:bookmarkStart w:id="2673" w:name="_Toc523059468"/>
      <w:bookmarkStart w:id="2674" w:name="_Toc523158485"/>
      <w:bookmarkStart w:id="2675" w:name="_Toc523158939"/>
      <w:bookmarkStart w:id="2676" w:name="_Toc523159389"/>
      <w:bookmarkStart w:id="2677" w:name="_Toc523166490"/>
      <w:bookmarkStart w:id="2678" w:name="_Toc521949843"/>
      <w:bookmarkStart w:id="2679" w:name="_Toc522013183"/>
      <w:bookmarkStart w:id="2680" w:name="_Toc522092261"/>
      <w:bookmarkStart w:id="2681" w:name="_Toc522116649"/>
      <w:bookmarkStart w:id="2682" w:name="_Toc523059469"/>
      <w:bookmarkStart w:id="2683" w:name="_Toc523158486"/>
      <w:bookmarkStart w:id="2684" w:name="_Toc523158940"/>
      <w:bookmarkStart w:id="2685" w:name="_Toc523159390"/>
      <w:bookmarkStart w:id="2686" w:name="_Toc523166491"/>
      <w:bookmarkStart w:id="2687" w:name="_Toc521949844"/>
      <w:bookmarkStart w:id="2688" w:name="_Toc522013184"/>
      <w:bookmarkStart w:id="2689" w:name="_Toc522092262"/>
      <w:bookmarkStart w:id="2690" w:name="_Toc522116650"/>
      <w:bookmarkStart w:id="2691" w:name="_Toc523059470"/>
      <w:bookmarkStart w:id="2692" w:name="_Toc523158487"/>
      <w:bookmarkStart w:id="2693" w:name="_Toc523158941"/>
      <w:bookmarkStart w:id="2694" w:name="_Toc523159391"/>
      <w:bookmarkStart w:id="2695" w:name="_Toc523166492"/>
      <w:bookmarkStart w:id="2696" w:name="_Toc521949846"/>
      <w:bookmarkStart w:id="2697" w:name="_Toc522013186"/>
      <w:bookmarkStart w:id="2698" w:name="_Toc522092264"/>
      <w:bookmarkStart w:id="2699" w:name="_Toc522116652"/>
      <w:bookmarkStart w:id="2700" w:name="_Toc523059472"/>
      <w:bookmarkStart w:id="2701" w:name="_Toc523158489"/>
      <w:bookmarkStart w:id="2702" w:name="_Toc523158943"/>
      <w:bookmarkStart w:id="2703" w:name="_Toc523159393"/>
      <w:bookmarkStart w:id="2704" w:name="_Toc523166494"/>
      <w:bookmarkStart w:id="2705" w:name="_Toc521949847"/>
      <w:bookmarkStart w:id="2706" w:name="_Toc522013187"/>
      <w:bookmarkStart w:id="2707" w:name="_Toc522092265"/>
      <w:bookmarkStart w:id="2708" w:name="_Toc522116653"/>
      <w:bookmarkStart w:id="2709" w:name="_Toc523059473"/>
      <w:bookmarkStart w:id="2710" w:name="_Toc523158490"/>
      <w:bookmarkStart w:id="2711" w:name="_Toc523158944"/>
      <w:bookmarkStart w:id="2712" w:name="_Toc523159394"/>
      <w:bookmarkStart w:id="2713" w:name="_Toc523166495"/>
      <w:bookmarkStart w:id="2714" w:name="_Toc521949849"/>
      <w:bookmarkStart w:id="2715" w:name="_Toc522013189"/>
      <w:bookmarkStart w:id="2716" w:name="_Toc522092267"/>
      <w:bookmarkStart w:id="2717" w:name="_Toc522116655"/>
      <w:bookmarkStart w:id="2718" w:name="_Toc523059475"/>
      <w:bookmarkStart w:id="2719" w:name="_Toc523158492"/>
      <w:bookmarkStart w:id="2720" w:name="_Toc523158946"/>
      <w:bookmarkStart w:id="2721" w:name="_Toc523159396"/>
      <w:bookmarkStart w:id="2722" w:name="_Toc523166497"/>
      <w:bookmarkStart w:id="2723" w:name="_Toc521949850"/>
      <w:bookmarkStart w:id="2724" w:name="_Toc522013190"/>
      <w:bookmarkStart w:id="2725" w:name="_Toc522092268"/>
      <w:bookmarkStart w:id="2726" w:name="_Toc522116656"/>
      <w:bookmarkStart w:id="2727" w:name="_Toc523059476"/>
      <w:bookmarkStart w:id="2728" w:name="_Toc523158493"/>
      <w:bookmarkStart w:id="2729" w:name="_Toc523158947"/>
      <w:bookmarkStart w:id="2730" w:name="_Toc523159397"/>
      <w:bookmarkStart w:id="2731" w:name="_Toc523166498"/>
      <w:bookmarkStart w:id="2732" w:name="_Toc521949851"/>
      <w:bookmarkStart w:id="2733" w:name="_Toc522013191"/>
      <w:bookmarkStart w:id="2734" w:name="_Toc522092269"/>
      <w:bookmarkStart w:id="2735" w:name="_Toc522116657"/>
      <w:bookmarkStart w:id="2736" w:name="_Toc523059477"/>
      <w:bookmarkStart w:id="2737" w:name="_Toc523158494"/>
      <w:bookmarkStart w:id="2738" w:name="_Toc523158948"/>
      <w:bookmarkStart w:id="2739" w:name="_Toc523159398"/>
      <w:bookmarkStart w:id="2740" w:name="_Toc523166499"/>
      <w:bookmarkStart w:id="2741" w:name="_Toc69302499"/>
      <w:bookmarkEnd w:id="2606"/>
      <w:bookmarkEnd w:id="2607"/>
      <w:bookmarkEnd w:id="2608"/>
      <w:bookmarkEnd w:id="2609"/>
      <w:bookmarkEnd w:id="2610"/>
      <w:bookmarkEnd w:id="2611"/>
      <w:bookmarkEnd w:id="2612"/>
      <w:bookmarkEnd w:id="2613"/>
      <w:bookmarkEnd w:id="2614"/>
      <w:bookmarkEnd w:id="2615"/>
      <w:bookmarkEnd w:id="2616"/>
      <w:bookmarkEnd w:id="2617"/>
      <w:bookmarkEnd w:id="2618"/>
      <w:bookmarkEnd w:id="2619"/>
      <w:bookmarkEnd w:id="2620"/>
      <w:bookmarkEnd w:id="2621"/>
      <w:bookmarkEnd w:id="2622"/>
      <w:bookmarkEnd w:id="2623"/>
      <w:bookmarkEnd w:id="2624"/>
      <w:bookmarkEnd w:id="2625"/>
      <w:bookmarkEnd w:id="2626"/>
      <w:bookmarkEnd w:id="2627"/>
      <w:bookmarkEnd w:id="2628"/>
      <w:bookmarkEnd w:id="2629"/>
      <w:bookmarkEnd w:id="2630"/>
      <w:bookmarkEnd w:id="2631"/>
      <w:bookmarkEnd w:id="2632"/>
      <w:bookmarkEnd w:id="2633"/>
      <w:bookmarkEnd w:id="2634"/>
      <w:bookmarkEnd w:id="2635"/>
      <w:bookmarkEnd w:id="2636"/>
      <w:bookmarkEnd w:id="2637"/>
      <w:bookmarkEnd w:id="2638"/>
      <w:bookmarkEnd w:id="2639"/>
      <w:bookmarkEnd w:id="2640"/>
      <w:bookmarkEnd w:id="2641"/>
      <w:bookmarkEnd w:id="2642"/>
      <w:bookmarkEnd w:id="2643"/>
      <w:bookmarkEnd w:id="2644"/>
      <w:bookmarkEnd w:id="2645"/>
      <w:bookmarkEnd w:id="2646"/>
      <w:bookmarkEnd w:id="2647"/>
      <w:bookmarkEnd w:id="2648"/>
      <w:bookmarkEnd w:id="2649"/>
      <w:bookmarkEnd w:id="2650"/>
      <w:bookmarkEnd w:id="2651"/>
      <w:bookmarkEnd w:id="2652"/>
      <w:bookmarkEnd w:id="2653"/>
      <w:bookmarkEnd w:id="2654"/>
      <w:bookmarkEnd w:id="2655"/>
      <w:bookmarkEnd w:id="2656"/>
      <w:bookmarkEnd w:id="2657"/>
      <w:bookmarkEnd w:id="2658"/>
      <w:bookmarkEnd w:id="2659"/>
      <w:bookmarkEnd w:id="2660"/>
      <w:bookmarkEnd w:id="2661"/>
      <w:bookmarkEnd w:id="2662"/>
      <w:bookmarkEnd w:id="2663"/>
      <w:bookmarkEnd w:id="2664"/>
      <w:bookmarkEnd w:id="2665"/>
      <w:bookmarkEnd w:id="2666"/>
      <w:bookmarkEnd w:id="2667"/>
      <w:bookmarkEnd w:id="2668"/>
      <w:bookmarkEnd w:id="2669"/>
      <w:bookmarkEnd w:id="2670"/>
      <w:bookmarkEnd w:id="2671"/>
      <w:bookmarkEnd w:id="2672"/>
      <w:bookmarkEnd w:id="2673"/>
      <w:bookmarkEnd w:id="2674"/>
      <w:bookmarkEnd w:id="2675"/>
      <w:bookmarkEnd w:id="2676"/>
      <w:bookmarkEnd w:id="2677"/>
      <w:bookmarkEnd w:id="2678"/>
      <w:bookmarkEnd w:id="2679"/>
      <w:bookmarkEnd w:id="2680"/>
      <w:bookmarkEnd w:id="2681"/>
      <w:bookmarkEnd w:id="2682"/>
      <w:bookmarkEnd w:id="2683"/>
      <w:bookmarkEnd w:id="2684"/>
      <w:bookmarkEnd w:id="2685"/>
      <w:bookmarkEnd w:id="2686"/>
      <w:bookmarkEnd w:id="2687"/>
      <w:bookmarkEnd w:id="2688"/>
      <w:bookmarkEnd w:id="2689"/>
      <w:bookmarkEnd w:id="2690"/>
      <w:bookmarkEnd w:id="2691"/>
      <w:bookmarkEnd w:id="2692"/>
      <w:bookmarkEnd w:id="2693"/>
      <w:bookmarkEnd w:id="2694"/>
      <w:bookmarkEnd w:id="2695"/>
      <w:bookmarkEnd w:id="2696"/>
      <w:bookmarkEnd w:id="2697"/>
      <w:bookmarkEnd w:id="2698"/>
      <w:bookmarkEnd w:id="2699"/>
      <w:bookmarkEnd w:id="2700"/>
      <w:bookmarkEnd w:id="2701"/>
      <w:bookmarkEnd w:id="2702"/>
      <w:bookmarkEnd w:id="2703"/>
      <w:bookmarkEnd w:id="2704"/>
      <w:bookmarkEnd w:id="2705"/>
      <w:bookmarkEnd w:id="2706"/>
      <w:bookmarkEnd w:id="2707"/>
      <w:bookmarkEnd w:id="2708"/>
      <w:bookmarkEnd w:id="2709"/>
      <w:bookmarkEnd w:id="2710"/>
      <w:bookmarkEnd w:id="2711"/>
      <w:bookmarkEnd w:id="2712"/>
      <w:bookmarkEnd w:id="2713"/>
      <w:bookmarkEnd w:id="2714"/>
      <w:bookmarkEnd w:id="2715"/>
      <w:bookmarkEnd w:id="2716"/>
      <w:bookmarkEnd w:id="2717"/>
      <w:bookmarkEnd w:id="2718"/>
      <w:bookmarkEnd w:id="2719"/>
      <w:bookmarkEnd w:id="2720"/>
      <w:bookmarkEnd w:id="2721"/>
      <w:bookmarkEnd w:id="2722"/>
      <w:bookmarkEnd w:id="2723"/>
      <w:bookmarkEnd w:id="2724"/>
      <w:bookmarkEnd w:id="2725"/>
      <w:bookmarkEnd w:id="2726"/>
      <w:bookmarkEnd w:id="2727"/>
      <w:bookmarkEnd w:id="2728"/>
      <w:bookmarkEnd w:id="2729"/>
      <w:bookmarkEnd w:id="2730"/>
      <w:bookmarkEnd w:id="2731"/>
      <w:bookmarkEnd w:id="2732"/>
      <w:bookmarkEnd w:id="2733"/>
      <w:bookmarkEnd w:id="2734"/>
      <w:bookmarkEnd w:id="2735"/>
      <w:bookmarkEnd w:id="2736"/>
      <w:bookmarkEnd w:id="2737"/>
      <w:bookmarkEnd w:id="2738"/>
      <w:bookmarkEnd w:id="2739"/>
      <w:bookmarkEnd w:id="2740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2741"/>
    </w:p>
    <w:p w14:paraId="0DAB2432" w14:textId="77777777" w:rsidR="00022C33" w:rsidRPr="00916FAB" w:rsidRDefault="00022C33" w:rsidP="00022C33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E25241">
        <w:rPr>
          <w:rFonts w:ascii="Arial" w:hAnsi="Arial" w:cs="Arial"/>
          <w:b/>
          <w:sz w:val="22"/>
        </w:rPr>
        <w:t>1</w:t>
      </w:r>
      <w:r w:rsidR="009F7922">
        <w:rPr>
          <w:rFonts w:ascii="Arial" w:hAnsi="Arial" w:cs="Arial"/>
          <w:b/>
          <w:sz w:val="22"/>
        </w:rPr>
        <w:t>0</w:t>
      </w:r>
      <w:r w:rsidRPr="00916FAB">
        <w:rPr>
          <w:rFonts w:ascii="Arial" w:hAnsi="Arial" w:cs="Arial"/>
          <w:b/>
          <w:sz w:val="22"/>
        </w:rPr>
        <w:t>.Точки межпроцессной интеграции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9"/>
        <w:gridCol w:w="1276"/>
        <w:gridCol w:w="1559"/>
        <w:gridCol w:w="1189"/>
        <w:gridCol w:w="1646"/>
        <w:gridCol w:w="1842"/>
        <w:gridCol w:w="1545"/>
      </w:tblGrid>
      <w:tr w:rsidR="000E27A5" w:rsidRPr="00F94454" w14:paraId="6669595C" w14:textId="77777777" w:rsidTr="006F6D24">
        <w:trPr>
          <w:cantSplit/>
          <w:trHeight w:val="397"/>
          <w:tblHeader/>
        </w:trPr>
        <w:tc>
          <w:tcPr>
            <w:tcW w:w="550" w:type="pct"/>
            <w:shd w:val="clear" w:color="auto" w:fill="FFC000"/>
            <w:vAlign w:val="center"/>
          </w:tcPr>
          <w:p w14:paraId="79983A3F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627" w:type="pct"/>
            <w:shd w:val="clear" w:color="auto" w:fill="FFC000"/>
            <w:vAlign w:val="center"/>
          </w:tcPr>
          <w:p w14:paraId="5FFF89E8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766" w:type="pct"/>
            <w:shd w:val="clear" w:color="auto" w:fill="FFC000"/>
            <w:vAlign w:val="center"/>
          </w:tcPr>
          <w:p w14:paraId="695A6F68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584" w:type="pct"/>
            <w:shd w:val="clear" w:color="auto" w:fill="FFC000"/>
            <w:vAlign w:val="center"/>
          </w:tcPr>
          <w:p w14:paraId="4D70D8B9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809" w:type="pct"/>
            <w:shd w:val="clear" w:color="auto" w:fill="FFC000"/>
            <w:vAlign w:val="center"/>
          </w:tcPr>
          <w:p w14:paraId="7D371947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905" w:type="pct"/>
            <w:shd w:val="clear" w:color="auto" w:fill="FFC000"/>
            <w:vAlign w:val="center"/>
          </w:tcPr>
          <w:p w14:paraId="45D1C476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1B6AAC86" w14:textId="77777777" w:rsidR="00022C33" w:rsidRPr="00F94454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E014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0E27A5" w:rsidRPr="00F94454" w:rsidDel="007F52DA" w14:paraId="26FE21AF" w14:textId="74F55284" w:rsidTr="006F6D24">
        <w:trPr>
          <w:cantSplit/>
          <w:del w:id="2742" w:author="Serjo" w:date="2020-04-10T14:06:00Z"/>
        </w:trPr>
        <w:tc>
          <w:tcPr>
            <w:tcW w:w="550" w:type="pct"/>
          </w:tcPr>
          <w:p w14:paraId="7295FF9A" w14:textId="486F80F7" w:rsidR="00022C33" w:rsidRPr="00F94454" w:rsidDel="007F52DA" w:rsidRDefault="007D15E9" w:rsidP="0043622A">
            <w:pPr>
              <w:rPr>
                <w:del w:id="2743" w:author="Serjo" w:date="2020-04-10T14:06:00Z"/>
                <w:rFonts w:ascii="Arial" w:hAnsi="Arial" w:cs="Arial"/>
                <w:sz w:val="20"/>
              </w:rPr>
            </w:pPr>
            <w:del w:id="2744" w:author="Serjo" w:date="2020-04-10T14:06:00Z">
              <w:r w:rsidRPr="007D15E9" w:rsidDel="007F52DA">
                <w:rPr>
                  <w:rFonts w:ascii="Arial" w:hAnsi="Arial" w:cs="Arial"/>
                  <w:sz w:val="20"/>
                </w:rPr>
                <w:delText>ПП-07.04.01-ERP</w:delText>
              </w:r>
            </w:del>
          </w:p>
        </w:tc>
        <w:tc>
          <w:tcPr>
            <w:tcW w:w="627" w:type="pct"/>
            <w:shd w:val="clear" w:color="auto" w:fill="auto"/>
          </w:tcPr>
          <w:p w14:paraId="7F7BA756" w14:textId="00C6AA4B" w:rsidR="00022C33" w:rsidRPr="00F94454" w:rsidDel="007F52DA" w:rsidRDefault="004B1D72" w:rsidP="0043622A">
            <w:pPr>
              <w:jc w:val="center"/>
              <w:rPr>
                <w:del w:id="2745" w:author="Serjo" w:date="2020-04-10T14:06:00Z"/>
                <w:rFonts w:ascii="Arial" w:hAnsi="Arial" w:cs="Arial"/>
                <w:sz w:val="20"/>
              </w:rPr>
            </w:pPr>
            <w:del w:id="2746" w:author="Serjo" w:date="2020-04-10T14:06:00Z">
              <w:r w:rsidRPr="004B1D72" w:rsidDel="007F52DA">
                <w:rPr>
                  <w:rFonts w:ascii="Arial" w:hAnsi="Arial" w:cs="Arial"/>
                  <w:sz w:val="20"/>
                </w:rPr>
                <w:delText>Регистрация технического состояния оборудования (дефекты, простои, в т.ч вне</w:delText>
              </w:r>
              <w:r w:rsidR="00C336AA" w:rsidDel="007F52DA">
                <w:rPr>
                  <w:rFonts w:ascii="Arial" w:hAnsi="Arial" w:cs="Arial"/>
                  <w:sz w:val="20"/>
                </w:rPr>
                <w:delText>плановые остановы</w:delText>
              </w:r>
              <w:r w:rsidRPr="004B1D72" w:rsidDel="007F52DA">
                <w:rPr>
                  <w:rFonts w:ascii="Arial" w:hAnsi="Arial" w:cs="Arial"/>
                  <w:sz w:val="20"/>
                </w:rPr>
                <w:delText>)</w:delText>
              </w:r>
            </w:del>
          </w:p>
        </w:tc>
        <w:tc>
          <w:tcPr>
            <w:tcW w:w="766" w:type="pct"/>
            <w:shd w:val="clear" w:color="auto" w:fill="auto"/>
          </w:tcPr>
          <w:p w14:paraId="45CF79C4" w14:textId="7B2D56A8" w:rsidR="00022C33" w:rsidRPr="00F94454" w:rsidDel="007F52DA" w:rsidRDefault="004B1D72" w:rsidP="0043622A">
            <w:pPr>
              <w:jc w:val="center"/>
              <w:rPr>
                <w:del w:id="2747" w:author="Serjo" w:date="2020-04-10T14:06:00Z"/>
                <w:rFonts w:ascii="Arial" w:hAnsi="Arial" w:cs="Arial"/>
                <w:sz w:val="20"/>
              </w:rPr>
            </w:pPr>
            <w:del w:id="2748" w:author="Serjo" w:date="2020-04-10T14:06:00Z">
              <w:r w:rsidDel="007F52DA">
                <w:rPr>
                  <w:rFonts w:ascii="Arial" w:hAnsi="Arial" w:cs="Arial"/>
                  <w:sz w:val="20"/>
                </w:rPr>
                <w:delText xml:space="preserve">10 </w:delText>
              </w:r>
              <w:r w:rsidRPr="004B1D72" w:rsidDel="007F52DA">
                <w:rPr>
                  <w:rFonts w:ascii="Arial" w:hAnsi="Arial" w:cs="Arial"/>
                  <w:sz w:val="20"/>
                </w:rPr>
                <w:delText>Инициатор ТОиР создаёт заявку на внеплановые работы, формируя сообщение ТОРО.</w:delText>
              </w:r>
            </w:del>
          </w:p>
        </w:tc>
        <w:tc>
          <w:tcPr>
            <w:tcW w:w="584" w:type="pct"/>
            <w:shd w:val="clear" w:color="auto" w:fill="auto"/>
          </w:tcPr>
          <w:p w14:paraId="437F20DB" w14:textId="5D5106FD" w:rsidR="00022C33" w:rsidRPr="00F94454" w:rsidDel="007F52DA" w:rsidRDefault="004B1D72" w:rsidP="0043622A">
            <w:pPr>
              <w:jc w:val="center"/>
              <w:rPr>
                <w:del w:id="2749" w:author="Serjo" w:date="2020-04-10T14:06:00Z"/>
                <w:rFonts w:ascii="Arial" w:hAnsi="Arial" w:cs="Arial"/>
                <w:sz w:val="20"/>
              </w:rPr>
            </w:pPr>
            <w:del w:id="2750" w:author="Serjo" w:date="2020-04-10T14:06:00Z">
              <w:r w:rsidDel="007F52DA">
                <w:rPr>
                  <w:rFonts w:ascii="Arial" w:hAnsi="Arial" w:cs="Arial"/>
                  <w:sz w:val="20"/>
                </w:rPr>
                <w:delText xml:space="preserve">Поступает информация о восстановлении </w:delText>
              </w:r>
              <w:r w:rsidR="00E22663" w:rsidDel="007F52DA">
                <w:rPr>
                  <w:rFonts w:ascii="Arial" w:hAnsi="Arial" w:cs="Arial"/>
                  <w:sz w:val="20"/>
                </w:rPr>
                <w:delText>О</w:delText>
              </w:r>
              <w:r w:rsidDel="007F52DA">
                <w:rPr>
                  <w:rFonts w:ascii="Arial" w:hAnsi="Arial" w:cs="Arial"/>
                  <w:sz w:val="20"/>
                </w:rPr>
                <w:delText xml:space="preserve">Ф </w:delText>
              </w:r>
            </w:del>
          </w:p>
        </w:tc>
        <w:tc>
          <w:tcPr>
            <w:tcW w:w="809" w:type="pct"/>
            <w:shd w:val="clear" w:color="auto" w:fill="auto"/>
          </w:tcPr>
          <w:p w14:paraId="7F1C446D" w14:textId="25DD0B1E" w:rsidR="00022C33" w:rsidRPr="00F94454" w:rsidDel="007F52DA" w:rsidRDefault="004B1D72" w:rsidP="0043622A">
            <w:pPr>
              <w:jc w:val="center"/>
              <w:rPr>
                <w:del w:id="2751" w:author="Serjo" w:date="2020-04-10T14:06:00Z"/>
                <w:rFonts w:ascii="Arial" w:hAnsi="Arial" w:cs="Arial"/>
                <w:sz w:val="20"/>
              </w:rPr>
            </w:pPr>
            <w:del w:id="2752" w:author="Serjo" w:date="2020-04-10T14:06:00Z">
              <w:r w:rsidRPr="004B1D72" w:rsidDel="007F52DA">
                <w:rPr>
                  <w:rFonts w:ascii="Arial" w:hAnsi="Arial" w:cs="Arial"/>
                  <w:sz w:val="20"/>
                </w:rPr>
                <w:delText>ПП-07.05.03-ERP</w:delText>
              </w:r>
            </w:del>
          </w:p>
        </w:tc>
        <w:tc>
          <w:tcPr>
            <w:tcW w:w="905" w:type="pct"/>
            <w:shd w:val="clear" w:color="auto" w:fill="auto"/>
          </w:tcPr>
          <w:p w14:paraId="7A7A05C0" w14:textId="4C810534" w:rsidR="00022C33" w:rsidRPr="00F94454" w:rsidDel="007F52DA" w:rsidRDefault="004B1D72" w:rsidP="0043622A">
            <w:pPr>
              <w:jc w:val="center"/>
              <w:rPr>
                <w:del w:id="2753" w:author="Serjo" w:date="2020-04-10T14:06:00Z"/>
                <w:rFonts w:ascii="Arial" w:hAnsi="Arial" w:cs="Arial"/>
                <w:sz w:val="20"/>
              </w:rPr>
            </w:pPr>
            <w:del w:id="2754" w:author="Serjo" w:date="2020-04-10T14:06:00Z">
              <w:r w:rsidRPr="004B1D72" w:rsidDel="007F52DA">
                <w:rPr>
                  <w:rFonts w:ascii="Arial" w:hAnsi="Arial" w:cs="Arial"/>
                  <w:sz w:val="20"/>
                </w:rPr>
                <w:delText xml:space="preserve">Формирование и потребление </w:delText>
              </w:r>
              <w:r w:rsidR="00E22663" w:rsidDel="007F52DA">
                <w:rPr>
                  <w:rFonts w:ascii="Arial" w:hAnsi="Arial" w:cs="Arial"/>
                  <w:sz w:val="20"/>
                </w:rPr>
                <w:delText>об</w:delText>
              </w:r>
              <w:r w:rsidRPr="004B1D72" w:rsidDel="007F52DA">
                <w:rPr>
                  <w:rFonts w:ascii="Arial" w:hAnsi="Arial" w:cs="Arial"/>
                  <w:sz w:val="20"/>
                </w:rPr>
                <w:delText>менного фонда</w:delText>
              </w:r>
            </w:del>
          </w:p>
        </w:tc>
        <w:tc>
          <w:tcPr>
            <w:tcW w:w="759" w:type="pct"/>
            <w:shd w:val="clear" w:color="auto" w:fill="auto"/>
          </w:tcPr>
          <w:p w14:paraId="363B9634" w14:textId="62410F50" w:rsidR="00022C33" w:rsidRPr="00F94454" w:rsidDel="007F52DA" w:rsidRDefault="005E536F" w:rsidP="0043622A">
            <w:pPr>
              <w:jc w:val="center"/>
              <w:rPr>
                <w:del w:id="2755" w:author="Serjo" w:date="2020-04-10T14:06:00Z"/>
                <w:rFonts w:ascii="Arial" w:hAnsi="Arial" w:cs="Arial"/>
                <w:sz w:val="20"/>
              </w:rPr>
            </w:pPr>
            <w:del w:id="2756" w:author="Serjo" w:date="2020-04-10T14:06:00Z">
              <w:r w:rsidDel="007F52DA">
                <w:rPr>
                  <w:rFonts w:ascii="Arial" w:hAnsi="Arial" w:cs="Arial"/>
                  <w:sz w:val="20"/>
                </w:rPr>
                <w:delText xml:space="preserve">10 </w:delText>
              </w:r>
              <w:r w:rsidR="004B1D72" w:rsidRPr="004B1D72" w:rsidDel="007F52DA">
                <w:rPr>
                  <w:rFonts w:ascii="Arial" w:hAnsi="Arial" w:cs="Arial"/>
                  <w:sz w:val="20"/>
                </w:rPr>
                <w:delText xml:space="preserve">Анализ состояния </w:delText>
              </w:r>
              <w:r w:rsidR="00E22663" w:rsidDel="007F52DA">
                <w:rPr>
                  <w:rFonts w:ascii="Arial" w:hAnsi="Arial" w:cs="Arial"/>
                  <w:sz w:val="20"/>
                </w:rPr>
                <w:delText>об</w:delText>
              </w:r>
              <w:r w:rsidR="004B1D72" w:rsidRPr="004B1D72" w:rsidDel="007F52DA">
                <w:rPr>
                  <w:rFonts w:ascii="Arial" w:hAnsi="Arial" w:cs="Arial"/>
                  <w:sz w:val="20"/>
                </w:rPr>
                <w:delText>менного фонда</w:delText>
              </w:r>
            </w:del>
          </w:p>
        </w:tc>
      </w:tr>
      <w:tr w:rsidR="00D63560" w:rsidRPr="00F94454" w14:paraId="0C8115C5" w14:textId="77777777" w:rsidTr="006F6D24">
        <w:trPr>
          <w:cantSplit/>
        </w:trPr>
        <w:tc>
          <w:tcPr>
            <w:tcW w:w="550" w:type="pct"/>
          </w:tcPr>
          <w:p w14:paraId="7E5EF36A" w14:textId="77777777" w:rsidR="004B1D72" w:rsidRPr="00F94454" w:rsidRDefault="004B1D72" w:rsidP="004B1D72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1BAD163B" w14:textId="77777777" w:rsidR="004B1D72" w:rsidRPr="00F94454" w:rsidRDefault="004B1D72" w:rsidP="004B1D72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5A3A9E7D" w14:textId="77777777" w:rsidR="004B1D72" w:rsidRPr="00F94454" w:rsidRDefault="005E536F" w:rsidP="004B1D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30 </w:t>
            </w:r>
            <w:r w:rsidRPr="005E536F">
              <w:rPr>
                <w:rFonts w:ascii="Arial" w:hAnsi="Arial" w:cs="Arial"/>
                <w:sz w:val="20"/>
              </w:rPr>
              <w:t>Определение приоритета сообщения</w:t>
            </w:r>
          </w:p>
        </w:tc>
        <w:tc>
          <w:tcPr>
            <w:tcW w:w="584" w:type="pct"/>
            <w:shd w:val="clear" w:color="auto" w:fill="auto"/>
          </w:tcPr>
          <w:p w14:paraId="15DEFF13" w14:textId="77777777" w:rsidR="004B1D72" w:rsidRPr="00F94454" w:rsidRDefault="005E536F" w:rsidP="004B1D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Для определения приоритета сообщения необходимо учесть результаты диагностики и рекомендации по обслуживанию</w:t>
            </w:r>
          </w:p>
        </w:tc>
        <w:tc>
          <w:tcPr>
            <w:tcW w:w="809" w:type="pct"/>
            <w:shd w:val="clear" w:color="auto" w:fill="auto"/>
          </w:tcPr>
          <w:p w14:paraId="26EC3154" w14:textId="77777777" w:rsidR="004B1D72" w:rsidRPr="00F94454" w:rsidRDefault="005E536F" w:rsidP="004B1D72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4E2D2A8C" w14:textId="77777777" w:rsidR="004B1D72" w:rsidRPr="00F94454" w:rsidRDefault="005E536F" w:rsidP="004B1D72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35C61E31" w14:textId="77777777" w:rsidR="004B1D72" w:rsidRPr="00F94454" w:rsidRDefault="005E536F" w:rsidP="004B1D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130 </w:t>
            </w:r>
            <w:r w:rsidRPr="005E536F">
              <w:rPr>
                <w:rFonts w:ascii="Arial" w:hAnsi="Arial" w:cs="Arial"/>
                <w:sz w:val="20"/>
              </w:rPr>
              <w:t>Принятие решения о дополнительной диагностике или фиксации дефекта/отказа</w:t>
            </w:r>
          </w:p>
        </w:tc>
      </w:tr>
      <w:tr w:rsidR="00D63560" w:rsidRPr="00F94454" w14:paraId="6A1E919E" w14:textId="77777777" w:rsidTr="006F6D24">
        <w:trPr>
          <w:cantSplit/>
          <w:trHeight w:val="2646"/>
        </w:trPr>
        <w:tc>
          <w:tcPr>
            <w:tcW w:w="550" w:type="pct"/>
          </w:tcPr>
          <w:p w14:paraId="4F2CE37C" w14:textId="77777777" w:rsidR="00B247FC" w:rsidRPr="007D15E9" w:rsidRDefault="00B247FC" w:rsidP="00B247FC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081FD960" w14:textId="77777777" w:rsidR="00B247FC" w:rsidRPr="004B1D72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48E2FCBC" w14:textId="77777777" w:rsidR="00B247FC" w:rsidRDefault="00343AC3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40 </w:t>
            </w:r>
            <w:r w:rsidRPr="00B247FC">
              <w:rPr>
                <w:rFonts w:ascii="Arial" w:hAnsi="Arial" w:cs="Arial"/>
                <w:sz w:val="20"/>
              </w:rPr>
              <w:t>Регистрация дефекта и останова в системе</w:t>
            </w:r>
          </w:p>
        </w:tc>
        <w:tc>
          <w:tcPr>
            <w:tcW w:w="584" w:type="pct"/>
            <w:shd w:val="clear" w:color="auto" w:fill="auto"/>
          </w:tcPr>
          <w:p w14:paraId="47068F5D" w14:textId="77777777" w:rsidR="00B247FC" w:rsidRDefault="00343AC3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Поступает информация о </w:t>
            </w:r>
            <w:r w:rsidRPr="00343AC3">
              <w:rPr>
                <w:rFonts w:ascii="Arial" w:hAnsi="Arial" w:cs="Arial"/>
                <w:sz w:val="20"/>
              </w:rPr>
              <w:t>дефект</w:t>
            </w:r>
            <w:r>
              <w:rPr>
                <w:rFonts w:ascii="Arial" w:hAnsi="Arial" w:cs="Arial"/>
                <w:sz w:val="20"/>
              </w:rPr>
              <w:t>ах,</w:t>
            </w:r>
            <w:r w:rsidRPr="00343AC3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выявленных по результатам измерений</w:t>
            </w:r>
          </w:p>
        </w:tc>
        <w:tc>
          <w:tcPr>
            <w:tcW w:w="809" w:type="pct"/>
            <w:shd w:val="clear" w:color="auto" w:fill="auto"/>
          </w:tcPr>
          <w:p w14:paraId="61B6BF2C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3AD0D367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784AD6C7" w14:textId="77777777" w:rsid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536F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D63560" w:rsidRPr="00F94454" w14:paraId="1C87747B" w14:textId="77777777" w:rsidTr="006F6D24">
        <w:trPr>
          <w:cantSplit/>
        </w:trPr>
        <w:tc>
          <w:tcPr>
            <w:tcW w:w="550" w:type="pct"/>
          </w:tcPr>
          <w:p w14:paraId="31C54805" w14:textId="77777777" w:rsidR="00B247FC" w:rsidRPr="007D15E9" w:rsidRDefault="00B247FC" w:rsidP="00B247FC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7868B7B0" w14:textId="77777777" w:rsidR="00B247FC" w:rsidRPr="004B1D72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645BCCE7" w14:textId="77777777" w:rsidR="00B247FC" w:rsidRDefault="00A418EE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40 </w:t>
            </w:r>
            <w:r w:rsidRPr="00B247FC">
              <w:rPr>
                <w:rFonts w:ascii="Arial" w:hAnsi="Arial" w:cs="Arial"/>
                <w:sz w:val="20"/>
              </w:rPr>
              <w:t>Регистрация дефекта и останова в системе</w:t>
            </w:r>
          </w:p>
        </w:tc>
        <w:tc>
          <w:tcPr>
            <w:tcW w:w="584" w:type="pct"/>
            <w:shd w:val="clear" w:color="auto" w:fill="auto"/>
          </w:tcPr>
          <w:p w14:paraId="30D09E66" w14:textId="77777777" w:rsidR="00B247FC" w:rsidRDefault="00A418EE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Поступает информация о дефектах, зафиксированных в ходе проведения работ</w:t>
            </w:r>
          </w:p>
        </w:tc>
        <w:tc>
          <w:tcPr>
            <w:tcW w:w="809" w:type="pct"/>
            <w:shd w:val="clear" w:color="auto" w:fill="auto"/>
          </w:tcPr>
          <w:p w14:paraId="4E5978C9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ПП-07.03.03.01-ERP</w:t>
            </w:r>
          </w:p>
        </w:tc>
        <w:tc>
          <w:tcPr>
            <w:tcW w:w="905" w:type="pct"/>
            <w:shd w:val="clear" w:color="auto" w:fill="auto"/>
          </w:tcPr>
          <w:p w14:paraId="597B86AB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5E536F">
              <w:rPr>
                <w:rFonts w:ascii="Arial" w:hAnsi="Arial" w:cs="Arial"/>
                <w:sz w:val="20"/>
              </w:rPr>
              <w:t>Выполнение и фактический учет воздействий</w:t>
            </w:r>
          </w:p>
        </w:tc>
        <w:tc>
          <w:tcPr>
            <w:tcW w:w="759" w:type="pct"/>
            <w:shd w:val="clear" w:color="auto" w:fill="auto"/>
          </w:tcPr>
          <w:p w14:paraId="72EA2B2E" w14:textId="77777777" w:rsid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536F">
              <w:rPr>
                <w:rFonts w:ascii="Arial" w:hAnsi="Arial" w:cs="Arial"/>
                <w:sz w:val="20"/>
              </w:rPr>
              <w:t>Выполнение работ по мероприятию ТОиР</w:t>
            </w:r>
          </w:p>
        </w:tc>
      </w:tr>
      <w:tr w:rsidR="00D63560" w:rsidRPr="00F94454" w14:paraId="1AF42959" w14:textId="77777777" w:rsidTr="006F6D24">
        <w:trPr>
          <w:cantSplit/>
        </w:trPr>
        <w:tc>
          <w:tcPr>
            <w:tcW w:w="550" w:type="pct"/>
          </w:tcPr>
          <w:p w14:paraId="138C5466" w14:textId="77777777" w:rsidR="00B247FC" w:rsidRPr="007D15E9" w:rsidRDefault="00B247FC" w:rsidP="00B247FC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lastRenderedPageBreak/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098E8C00" w14:textId="77777777" w:rsidR="00B247FC" w:rsidRPr="004B1D72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3C9D7F4B" w14:textId="77777777" w:rsidR="00B247FC" w:rsidRDefault="00A418EE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40 </w:t>
            </w:r>
            <w:r w:rsidRPr="00B247FC">
              <w:rPr>
                <w:rFonts w:ascii="Arial" w:hAnsi="Arial" w:cs="Arial"/>
                <w:sz w:val="20"/>
              </w:rPr>
              <w:t>Регистрация дефекта и останова в системе</w:t>
            </w:r>
          </w:p>
        </w:tc>
        <w:tc>
          <w:tcPr>
            <w:tcW w:w="584" w:type="pct"/>
            <w:shd w:val="clear" w:color="auto" w:fill="auto"/>
          </w:tcPr>
          <w:p w14:paraId="012928EE" w14:textId="77777777" w:rsidR="00B247FC" w:rsidRDefault="00A418EE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Поступает информация о дефектах, зафиксированных на оборудовании во время ежесменного обслуживания</w:t>
            </w:r>
          </w:p>
        </w:tc>
        <w:tc>
          <w:tcPr>
            <w:tcW w:w="809" w:type="pct"/>
            <w:shd w:val="clear" w:color="auto" w:fill="auto"/>
          </w:tcPr>
          <w:p w14:paraId="2313ED48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935729">
              <w:rPr>
                <w:rFonts w:ascii="Arial" w:hAnsi="Arial" w:cs="Arial"/>
                <w:sz w:val="20"/>
              </w:rPr>
              <w:t>ПП-07.03.03.04-ERP</w:t>
            </w:r>
          </w:p>
        </w:tc>
        <w:tc>
          <w:tcPr>
            <w:tcW w:w="905" w:type="pct"/>
            <w:shd w:val="clear" w:color="auto" w:fill="auto"/>
          </w:tcPr>
          <w:p w14:paraId="4E82AD30" w14:textId="77777777" w:rsidR="00B247FC" w:rsidRPr="005E536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935729">
              <w:rPr>
                <w:rFonts w:ascii="Arial" w:hAnsi="Arial" w:cs="Arial"/>
                <w:sz w:val="20"/>
              </w:rPr>
              <w:t>Регистрация ежесменного обслуживания</w:t>
            </w:r>
          </w:p>
        </w:tc>
        <w:tc>
          <w:tcPr>
            <w:tcW w:w="759" w:type="pct"/>
            <w:shd w:val="clear" w:color="auto" w:fill="auto"/>
          </w:tcPr>
          <w:p w14:paraId="063ADB1A" w14:textId="77777777" w:rsid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935729">
              <w:rPr>
                <w:rFonts w:ascii="Arial" w:hAnsi="Arial" w:cs="Arial"/>
                <w:sz w:val="20"/>
              </w:rPr>
              <w:t>Выполнение ежесменного обслуживания</w:t>
            </w:r>
          </w:p>
        </w:tc>
      </w:tr>
      <w:tr w:rsidR="00D63560" w:rsidRPr="00F94454" w14:paraId="157E77E6" w14:textId="77777777" w:rsidTr="006F6D24">
        <w:trPr>
          <w:cantSplit/>
        </w:trPr>
        <w:tc>
          <w:tcPr>
            <w:tcW w:w="550" w:type="pct"/>
          </w:tcPr>
          <w:p w14:paraId="23E2F7F3" w14:textId="77777777" w:rsidR="00B247FC" w:rsidRPr="007D15E9" w:rsidRDefault="00B247FC" w:rsidP="00B247FC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554EFD18" w14:textId="77777777" w:rsidR="00B247FC" w:rsidRPr="004B1D72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52505710" w14:textId="77777777" w:rsidR="00B247FC" w:rsidRP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40 </w:t>
            </w:r>
            <w:r w:rsidRPr="00B247FC">
              <w:rPr>
                <w:rFonts w:ascii="Arial" w:hAnsi="Arial" w:cs="Arial"/>
                <w:sz w:val="20"/>
              </w:rPr>
              <w:t>Регистрация дефекта и останова в системе</w:t>
            </w:r>
          </w:p>
        </w:tc>
        <w:tc>
          <w:tcPr>
            <w:tcW w:w="584" w:type="pct"/>
            <w:shd w:val="clear" w:color="auto" w:fill="auto"/>
          </w:tcPr>
          <w:p w14:paraId="6F28D661" w14:textId="77777777" w:rsidR="00B247FC" w:rsidRDefault="00DE70F5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Поступает информация по </w:t>
            </w:r>
            <w:r w:rsidR="00A418EE">
              <w:rPr>
                <w:rFonts w:ascii="Arial" w:hAnsi="Arial" w:cs="Arial"/>
                <w:sz w:val="20"/>
              </w:rPr>
              <w:t>аварийным воздействиям</w:t>
            </w:r>
          </w:p>
        </w:tc>
        <w:tc>
          <w:tcPr>
            <w:tcW w:w="809" w:type="pct"/>
            <w:shd w:val="clear" w:color="auto" w:fill="auto"/>
          </w:tcPr>
          <w:p w14:paraId="0CB531B7" w14:textId="77777777" w:rsidR="00B247FC" w:rsidRPr="00935729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935729">
              <w:rPr>
                <w:rFonts w:ascii="Arial" w:hAnsi="Arial" w:cs="Arial"/>
                <w:sz w:val="20"/>
              </w:rPr>
              <w:t>ПП-07.03.03.03-ERP</w:t>
            </w:r>
          </w:p>
        </w:tc>
        <w:tc>
          <w:tcPr>
            <w:tcW w:w="905" w:type="pct"/>
            <w:shd w:val="clear" w:color="auto" w:fill="auto"/>
          </w:tcPr>
          <w:p w14:paraId="1E40F14E" w14:textId="77777777" w:rsidR="00B247FC" w:rsidRPr="00935729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935729">
              <w:rPr>
                <w:rFonts w:ascii="Arial" w:hAnsi="Arial" w:cs="Arial"/>
                <w:sz w:val="20"/>
              </w:rPr>
              <w:t>Управление аварийными воздействиями ТОиР критичного оборудования</w:t>
            </w:r>
          </w:p>
        </w:tc>
        <w:tc>
          <w:tcPr>
            <w:tcW w:w="759" w:type="pct"/>
            <w:shd w:val="clear" w:color="auto" w:fill="auto"/>
          </w:tcPr>
          <w:p w14:paraId="3C75FD2D" w14:textId="77777777" w:rsid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935729">
              <w:rPr>
                <w:rFonts w:ascii="Arial" w:hAnsi="Arial" w:cs="Arial"/>
                <w:sz w:val="20"/>
              </w:rPr>
              <w:t>Принятие решения об устранении аварии и оформление наряд-задания</w:t>
            </w:r>
          </w:p>
        </w:tc>
      </w:tr>
      <w:tr w:rsidR="00D63560" w:rsidRPr="00F94454" w14:paraId="1C4B34AF" w14:textId="77777777" w:rsidTr="006F6D24">
        <w:trPr>
          <w:cantSplit/>
        </w:trPr>
        <w:tc>
          <w:tcPr>
            <w:tcW w:w="550" w:type="pct"/>
          </w:tcPr>
          <w:p w14:paraId="2FCA7026" w14:textId="77777777" w:rsidR="00B247FC" w:rsidRPr="007D15E9" w:rsidRDefault="00B247FC" w:rsidP="00B247FC">
            <w:pPr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043D2120" w14:textId="77777777" w:rsidR="00B247FC" w:rsidRPr="004B1D72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382C6865" w14:textId="77777777" w:rsid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100 </w:t>
            </w:r>
            <w:r w:rsidRPr="00B247FC">
              <w:rPr>
                <w:rFonts w:ascii="Arial" w:hAnsi="Arial" w:cs="Arial"/>
                <w:sz w:val="20"/>
                <w:lang w:val="en-US"/>
              </w:rPr>
              <w:t>Предварительное закрытие сообщения</w:t>
            </w:r>
          </w:p>
        </w:tc>
        <w:tc>
          <w:tcPr>
            <w:tcW w:w="584" w:type="pct"/>
            <w:shd w:val="clear" w:color="auto" w:fill="auto"/>
          </w:tcPr>
          <w:p w14:paraId="1AADC522" w14:textId="77777777" w:rsidR="00B247FC" w:rsidRPr="00B247FC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Поступает информация о том, что </w:t>
            </w:r>
            <w:r w:rsidRPr="00B247FC">
              <w:rPr>
                <w:rFonts w:ascii="Arial" w:hAnsi="Arial" w:cs="Arial"/>
                <w:sz w:val="20"/>
              </w:rPr>
              <w:t>не требуется</w:t>
            </w:r>
            <w:r>
              <w:rPr>
                <w:rFonts w:ascii="Arial" w:hAnsi="Arial" w:cs="Arial"/>
                <w:sz w:val="20"/>
              </w:rPr>
              <w:t xml:space="preserve"> планирование мероприятий ТОиР</w:t>
            </w:r>
          </w:p>
        </w:tc>
        <w:tc>
          <w:tcPr>
            <w:tcW w:w="809" w:type="pct"/>
            <w:shd w:val="clear" w:color="auto" w:fill="auto"/>
          </w:tcPr>
          <w:p w14:paraId="1770660C" w14:textId="77777777" w:rsidR="00B247FC" w:rsidRPr="00935729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B247FC">
              <w:rPr>
                <w:rFonts w:ascii="Arial" w:hAnsi="Arial" w:cs="Arial"/>
                <w:sz w:val="20"/>
              </w:rPr>
              <w:t>ПП-07.03.03.02-ERP</w:t>
            </w:r>
          </w:p>
        </w:tc>
        <w:tc>
          <w:tcPr>
            <w:tcW w:w="905" w:type="pct"/>
            <w:shd w:val="clear" w:color="auto" w:fill="auto"/>
          </w:tcPr>
          <w:p w14:paraId="4E0792C8" w14:textId="77777777" w:rsidR="00B247FC" w:rsidRPr="000D030E" w:rsidRDefault="00B247FC" w:rsidP="00B247F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D030E">
              <w:rPr>
                <w:rFonts w:ascii="Arial" w:hAnsi="Arial" w:cs="Arial"/>
                <w:sz w:val="20"/>
                <w:lang w:val="en-US"/>
              </w:rPr>
              <w:t>Управление внеплановыми воздействиями ТОиР</w:t>
            </w:r>
          </w:p>
        </w:tc>
        <w:tc>
          <w:tcPr>
            <w:tcW w:w="759" w:type="pct"/>
            <w:shd w:val="clear" w:color="auto" w:fill="auto"/>
          </w:tcPr>
          <w:p w14:paraId="1396D3E2" w14:textId="77777777" w:rsidR="00B247FC" w:rsidRPr="008E5A4F" w:rsidRDefault="00B247FC" w:rsidP="00B247F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Анализ сообщений ТОРО в соответствии с приоритетом</w:t>
            </w:r>
          </w:p>
        </w:tc>
      </w:tr>
      <w:tr w:rsidR="00AB712C" w:rsidRPr="00F94454" w14:paraId="69EA383E" w14:textId="77777777" w:rsidTr="006F6D24">
        <w:trPr>
          <w:cantSplit/>
        </w:trPr>
        <w:tc>
          <w:tcPr>
            <w:tcW w:w="550" w:type="pct"/>
          </w:tcPr>
          <w:p w14:paraId="0C30DE2A" w14:textId="77777777" w:rsidR="00AB712C" w:rsidRPr="007D15E9" w:rsidRDefault="00AB712C" w:rsidP="00AB712C">
            <w:pPr>
              <w:rPr>
                <w:rFonts w:ascii="Arial" w:hAnsi="Arial" w:cs="Arial"/>
                <w:sz w:val="20"/>
              </w:rPr>
            </w:pPr>
            <w:r w:rsidRPr="00AB712C">
              <w:rPr>
                <w:rFonts w:ascii="Arial" w:hAnsi="Arial" w:cs="Arial"/>
                <w:sz w:val="20"/>
              </w:rPr>
              <w:t>ПП-07.03.03.02-ERP</w:t>
            </w:r>
          </w:p>
        </w:tc>
        <w:tc>
          <w:tcPr>
            <w:tcW w:w="627" w:type="pct"/>
            <w:shd w:val="clear" w:color="auto" w:fill="auto"/>
          </w:tcPr>
          <w:p w14:paraId="49C7BAC3" w14:textId="77777777" w:rsidR="00AB712C" w:rsidRPr="004B1D72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AB712C">
              <w:rPr>
                <w:rFonts w:ascii="Arial" w:hAnsi="Arial" w:cs="Arial"/>
                <w:sz w:val="20"/>
              </w:rPr>
              <w:t>Управление внеплановыми воздействиями ТОиР</w:t>
            </w:r>
          </w:p>
        </w:tc>
        <w:tc>
          <w:tcPr>
            <w:tcW w:w="766" w:type="pct"/>
            <w:shd w:val="clear" w:color="auto" w:fill="auto"/>
          </w:tcPr>
          <w:p w14:paraId="0E54ABF3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Анализ сообщений ТОРО в соответствии с приоритетом</w:t>
            </w:r>
          </w:p>
        </w:tc>
        <w:tc>
          <w:tcPr>
            <w:tcW w:w="584" w:type="pct"/>
            <w:shd w:val="clear" w:color="auto" w:fill="auto"/>
          </w:tcPr>
          <w:p w14:paraId="61554C56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Передается сообщение ТОРО для определения приоритета</w:t>
            </w:r>
          </w:p>
        </w:tc>
        <w:tc>
          <w:tcPr>
            <w:tcW w:w="809" w:type="pct"/>
            <w:shd w:val="clear" w:color="auto" w:fill="auto"/>
          </w:tcPr>
          <w:p w14:paraId="205E6EE3" w14:textId="77777777" w:rsidR="00AB712C" w:rsidRPr="00B247F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7D15E9">
              <w:rPr>
                <w:rFonts w:ascii="Arial" w:hAnsi="Arial" w:cs="Arial"/>
                <w:sz w:val="20"/>
              </w:rPr>
              <w:t>ПП-07.04.01-ERP</w:t>
            </w:r>
          </w:p>
        </w:tc>
        <w:tc>
          <w:tcPr>
            <w:tcW w:w="905" w:type="pct"/>
            <w:shd w:val="clear" w:color="auto" w:fill="auto"/>
          </w:tcPr>
          <w:p w14:paraId="61D0C6AA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4B1D72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4B1D72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59" w:type="pct"/>
            <w:shd w:val="clear" w:color="auto" w:fill="auto"/>
          </w:tcPr>
          <w:p w14:paraId="21625D8C" w14:textId="77777777" w:rsidR="00AB712C" w:rsidRP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120 Передача сообщения в работу,</w:t>
            </w:r>
          </w:p>
          <w:p w14:paraId="55AB8C04" w14:textId="77777777" w:rsidR="00AB712C" w:rsidRP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130 Подтверждение сообщения и передача в работу</w:t>
            </w:r>
            <w:r>
              <w:rPr>
                <w:rFonts w:ascii="Arial" w:hAnsi="Arial" w:cs="Arial"/>
                <w:sz w:val="20"/>
              </w:rPr>
              <w:t>,</w:t>
            </w:r>
          </w:p>
          <w:p w14:paraId="31274C39" w14:textId="77777777" w:rsidR="00AB712C" w:rsidRP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20 Автоматическая регистрация остановов и дефектов</w:t>
            </w:r>
            <w:r>
              <w:rPr>
                <w:rFonts w:ascii="Arial" w:hAnsi="Arial" w:cs="Arial"/>
                <w:sz w:val="20"/>
              </w:rPr>
              <w:t>,</w:t>
            </w:r>
          </w:p>
          <w:p w14:paraId="4BA3E738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70 Создание сообщения с высоким приоритетом</w:t>
            </w:r>
          </w:p>
        </w:tc>
      </w:tr>
      <w:tr w:rsidR="00AB712C" w:rsidRPr="00F94454" w14:paraId="4055C059" w14:textId="77777777" w:rsidTr="006F6D24">
        <w:trPr>
          <w:cantSplit/>
        </w:trPr>
        <w:tc>
          <w:tcPr>
            <w:tcW w:w="550" w:type="pct"/>
          </w:tcPr>
          <w:p w14:paraId="597C87C0" w14:textId="77777777" w:rsidR="00AB712C" w:rsidRPr="007D15E9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lastRenderedPageBreak/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1970B9CD" w14:textId="77777777" w:rsidR="00AB712C" w:rsidRPr="004B1D72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1494BA47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Проверка наличия у оборудования требуемой точки измерения</w:t>
            </w:r>
          </w:p>
        </w:tc>
        <w:tc>
          <w:tcPr>
            <w:tcW w:w="584" w:type="pct"/>
            <w:shd w:val="clear" w:color="auto" w:fill="auto"/>
          </w:tcPr>
          <w:p w14:paraId="28BAF03D" w14:textId="77777777" w:rsidR="00AB712C" w:rsidRPr="002F03CE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Поступают </w:t>
            </w:r>
            <w:r w:rsidRPr="002F03CE">
              <w:rPr>
                <w:rFonts w:ascii="Arial" w:hAnsi="Arial" w:cs="Arial"/>
                <w:sz w:val="20"/>
              </w:rPr>
              <w:t>контролируемые параметры и наработк</w:t>
            </w:r>
            <w:r w:rsidR="002560F7">
              <w:rPr>
                <w:rFonts w:ascii="Arial" w:hAnsi="Arial" w:cs="Arial"/>
                <w:sz w:val="20"/>
              </w:rPr>
              <w:t>а</w:t>
            </w:r>
            <w:r>
              <w:rPr>
                <w:rFonts w:ascii="Arial" w:hAnsi="Arial" w:cs="Arial"/>
                <w:sz w:val="20"/>
              </w:rPr>
              <w:t xml:space="preserve"> зафиксированные</w:t>
            </w:r>
            <w:r w:rsidRPr="002F03CE">
              <w:rPr>
                <w:rFonts w:ascii="Arial" w:hAnsi="Arial" w:cs="Arial"/>
                <w:sz w:val="20"/>
              </w:rPr>
              <w:t xml:space="preserve"> во время ремонта</w:t>
            </w:r>
          </w:p>
        </w:tc>
        <w:tc>
          <w:tcPr>
            <w:tcW w:w="809" w:type="pct"/>
            <w:shd w:val="clear" w:color="auto" w:fill="auto"/>
          </w:tcPr>
          <w:p w14:paraId="269F21B6" w14:textId="77777777" w:rsidR="00AB712C" w:rsidRPr="00B247F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ПП-07.03.03.03-ERP</w:t>
            </w:r>
          </w:p>
        </w:tc>
        <w:tc>
          <w:tcPr>
            <w:tcW w:w="905" w:type="pct"/>
            <w:shd w:val="clear" w:color="auto" w:fill="auto"/>
          </w:tcPr>
          <w:p w14:paraId="41DD1CE2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Управление аварийными воздействиями ТОиР критичного оборудования</w:t>
            </w:r>
          </w:p>
        </w:tc>
        <w:tc>
          <w:tcPr>
            <w:tcW w:w="759" w:type="pct"/>
            <w:shd w:val="clear" w:color="auto" w:fill="auto"/>
          </w:tcPr>
          <w:p w14:paraId="5AA9D4CE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60 </w:t>
            </w:r>
            <w:r w:rsidRPr="00F37E47">
              <w:rPr>
                <w:rFonts w:ascii="Arial" w:hAnsi="Arial" w:cs="Arial"/>
                <w:sz w:val="20"/>
                <w:lang w:val="en-US"/>
              </w:rPr>
              <w:t>Выполнение ремонтных работ</w:t>
            </w:r>
          </w:p>
        </w:tc>
      </w:tr>
      <w:tr w:rsidR="00AB712C" w:rsidRPr="00F94454" w14:paraId="70156151" w14:textId="77777777" w:rsidTr="006F6D24">
        <w:trPr>
          <w:cantSplit/>
        </w:trPr>
        <w:tc>
          <w:tcPr>
            <w:tcW w:w="550" w:type="pct"/>
          </w:tcPr>
          <w:p w14:paraId="34C0E42F" w14:textId="77777777" w:rsidR="00AB712C" w:rsidRPr="00F37E47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66FEAE59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53736CEA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Проверка наличия у оборудования требуемой точки измерения</w:t>
            </w:r>
          </w:p>
        </w:tc>
        <w:tc>
          <w:tcPr>
            <w:tcW w:w="584" w:type="pct"/>
            <w:shd w:val="clear" w:color="auto" w:fill="auto"/>
          </w:tcPr>
          <w:p w14:paraId="0E262C05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Поступают </w:t>
            </w:r>
            <w:r w:rsidRPr="002F03CE">
              <w:rPr>
                <w:rFonts w:ascii="Arial" w:hAnsi="Arial" w:cs="Arial"/>
                <w:sz w:val="20"/>
              </w:rPr>
              <w:t>контро</w:t>
            </w:r>
            <w:r>
              <w:rPr>
                <w:rFonts w:ascii="Arial" w:hAnsi="Arial" w:cs="Arial"/>
                <w:sz w:val="20"/>
              </w:rPr>
              <w:t>лируемые параметры и наработк</w:t>
            </w:r>
            <w:r w:rsidR="002560F7">
              <w:rPr>
                <w:rFonts w:ascii="Arial" w:hAnsi="Arial" w:cs="Arial"/>
                <w:sz w:val="20"/>
              </w:rPr>
              <w:t>а</w:t>
            </w:r>
            <w:r w:rsidRPr="002F03CE">
              <w:rPr>
                <w:rFonts w:ascii="Arial" w:hAnsi="Arial" w:cs="Arial"/>
                <w:sz w:val="20"/>
              </w:rPr>
              <w:t xml:space="preserve"> замеренные </w:t>
            </w:r>
            <w:r>
              <w:rPr>
                <w:rFonts w:ascii="Arial" w:hAnsi="Arial" w:cs="Arial"/>
                <w:sz w:val="20"/>
              </w:rPr>
              <w:t xml:space="preserve">во время ежесменного </w:t>
            </w:r>
            <w:r w:rsidR="0030596E">
              <w:rPr>
                <w:rFonts w:ascii="Arial" w:hAnsi="Arial" w:cs="Arial"/>
                <w:sz w:val="20"/>
              </w:rPr>
              <w:t>обслуживания</w:t>
            </w:r>
          </w:p>
        </w:tc>
        <w:tc>
          <w:tcPr>
            <w:tcW w:w="809" w:type="pct"/>
            <w:shd w:val="clear" w:color="auto" w:fill="auto"/>
          </w:tcPr>
          <w:p w14:paraId="69737B94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2F03CE">
              <w:rPr>
                <w:rFonts w:ascii="Arial" w:hAnsi="Arial" w:cs="Arial"/>
                <w:sz w:val="20"/>
              </w:rPr>
              <w:t>ПП-07.03.03.04-ERP</w:t>
            </w:r>
          </w:p>
        </w:tc>
        <w:tc>
          <w:tcPr>
            <w:tcW w:w="905" w:type="pct"/>
            <w:shd w:val="clear" w:color="auto" w:fill="auto"/>
          </w:tcPr>
          <w:p w14:paraId="0E58CCB6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2F03CE">
              <w:rPr>
                <w:rFonts w:ascii="Arial" w:hAnsi="Arial" w:cs="Arial"/>
                <w:sz w:val="20"/>
                <w:lang w:val="en-US"/>
              </w:rPr>
              <w:t>Регистрация ежесменного обслуживания</w:t>
            </w:r>
          </w:p>
        </w:tc>
        <w:tc>
          <w:tcPr>
            <w:tcW w:w="759" w:type="pct"/>
            <w:shd w:val="clear" w:color="auto" w:fill="auto"/>
          </w:tcPr>
          <w:p w14:paraId="7FB223D3" w14:textId="77777777" w:rsidR="00AB712C" w:rsidRPr="002F03CE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2F03CE">
              <w:rPr>
                <w:rFonts w:ascii="Arial" w:hAnsi="Arial" w:cs="Arial"/>
                <w:sz w:val="20"/>
              </w:rPr>
              <w:t>Выполнение ежесменного обслуживания</w:t>
            </w:r>
          </w:p>
        </w:tc>
      </w:tr>
      <w:tr w:rsidR="00AB712C" w:rsidRPr="00F94454" w14:paraId="1D09E549" w14:textId="77777777" w:rsidTr="006F6D24">
        <w:trPr>
          <w:cantSplit/>
        </w:trPr>
        <w:tc>
          <w:tcPr>
            <w:tcW w:w="550" w:type="pct"/>
          </w:tcPr>
          <w:p w14:paraId="7F435071" w14:textId="77777777" w:rsidR="00AB712C" w:rsidRPr="00F37E47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5471EE2B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31CACFD9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Проверка наличия у оборудования требуемой точки измерения</w:t>
            </w:r>
          </w:p>
        </w:tc>
        <w:tc>
          <w:tcPr>
            <w:tcW w:w="584" w:type="pct"/>
            <w:shd w:val="clear" w:color="auto" w:fill="auto"/>
          </w:tcPr>
          <w:p w14:paraId="4C9484B5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Поступают результаты диагностики и рекомендации по обслуживанию</w:t>
            </w:r>
          </w:p>
        </w:tc>
        <w:tc>
          <w:tcPr>
            <w:tcW w:w="809" w:type="pct"/>
            <w:shd w:val="clear" w:color="auto" w:fill="auto"/>
          </w:tcPr>
          <w:p w14:paraId="78B3FB87" w14:textId="77777777" w:rsidR="00AB712C" w:rsidRPr="002F03CE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51E5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2BC559D6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4D1440E1" w14:textId="0372C4D6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80 </w:t>
            </w:r>
            <w:r w:rsidRPr="00F351E5">
              <w:rPr>
                <w:rFonts w:ascii="Arial" w:hAnsi="Arial" w:cs="Arial"/>
                <w:sz w:val="20"/>
              </w:rPr>
              <w:t>Уведомляется ответственный за оборудование</w:t>
            </w:r>
            <w:r>
              <w:rPr>
                <w:rFonts w:ascii="Arial" w:hAnsi="Arial" w:cs="Arial"/>
                <w:sz w:val="20"/>
              </w:rPr>
              <w:t xml:space="preserve"> или 60 </w:t>
            </w:r>
            <w:ins w:id="2757" w:author="Serjo" w:date="2020-04-13T01:37:00Z">
              <w:r w:rsidR="00964D11" w:rsidRPr="00964D11">
                <w:rPr>
                  <w:rFonts w:ascii="Arial" w:hAnsi="Arial" w:cs="Arial"/>
                  <w:sz w:val="20"/>
                </w:rPr>
                <w:t>Анализ необходимости останова оборудования</w:t>
              </w:r>
            </w:ins>
            <w:del w:id="2758" w:author="Serjo" w:date="2020-04-13T01:37:00Z">
              <w:r w:rsidDel="00964D11">
                <w:rPr>
                  <w:rFonts w:ascii="Arial" w:hAnsi="Arial" w:cs="Arial"/>
                  <w:sz w:val="20"/>
                </w:rPr>
                <w:delText>А</w:delText>
              </w:r>
              <w:r w:rsidRPr="00F351E5" w:rsidDel="00964D11">
                <w:rPr>
                  <w:rFonts w:ascii="Arial" w:hAnsi="Arial" w:cs="Arial"/>
                  <w:sz w:val="20"/>
                </w:rPr>
                <w:delText>нализ наличия предаварийного состояния</w:delText>
              </w:r>
            </w:del>
          </w:p>
        </w:tc>
      </w:tr>
      <w:tr w:rsidR="00AB712C" w:rsidRPr="00F94454" w14:paraId="2D1E327C" w14:textId="77777777" w:rsidTr="006F6D24">
        <w:trPr>
          <w:cantSplit/>
        </w:trPr>
        <w:tc>
          <w:tcPr>
            <w:tcW w:w="550" w:type="pct"/>
          </w:tcPr>
          <w:p w14:paraId="1FADEA6D" w14:textId="77777777" w:rsidR="00AB712C" w:rsidRPr="00F37E47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6E072752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237C58D2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Проверка наличия у оборудования требуемой точки измерения</w:t>
            </w:r>
          </w:p>
        </w:tc>
        <w:tc>
          <w:tcPr>
            <w:tcW w:w="584" w:type="pct"/>
            <w:shd w:val="clear" w:color="auto" w:fill="auto"/>
          </w:tcPr>
          <w:p w14:paraId="746836A5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Требуется учесть </w:t>
            </w:r>
            <w:r w:rsidRPr="00D63560">
              <w:rPr>
                <w:rFonts w:ascii="Arial" w:hAnsi="Arial" w:cs="Arial"/>
                <w:sz w:val="20"/>
              </w:rPr>
              <w:t>контролируемые параметры и наработк</w:t>
            </w:r>
            <w:r w:rsidR="00C4201C">
              <w:rPr>
                <w:rFonts w:ascii="Arial" w:hAnsi="Arial" w:cs="Arial"/>
                <w:sz w:val="20"/>
              </w:rPr>
              <w:t>у,</w:t>
            </w:r>
            <w:r w:rsidRPr="00D63560">
              <w:rPr>
                <w:rFonts w:ascii="Arial" w:hAnsi="Arial" w:cs="Arial"/>
                <w:sz w:val="20"/>
              </w:rPr>
              <w:t xml:space="preserve"> замеренные </w:t>
            </w:r>
            <w:r w:rsidR="00C4201C">
              <w:rPr>
                <w:rFonts w:ascii="Arial" w:hAnsi="Arial" w:cs="Arial"/>
                <w:sz w:val="20"/>
              </w:rPr>
              <w:t>в процессе</w:t>
            </w:r>
            <w:r w:rsidRPr="00D63560">
              <w:rPr>
                <w:rFonts w:ascii="Arial" w:hAnsi="Arial" w:cs="Arial"/>
                <w:sz w:val="20"/>
              </w:rPr>
              <w:t xml:space="preserve"> эксплуатации</w:t>
            </w:r>
          </w:p>
        </w:tc>
        <w:tc>
          <w:tcPr>
            <w:tcW w:w="809" w:type="pct"/>
            <w:shd w:val="clear" w:color="auto" w:fill="auto"/>
          </w:tcPr>
          <w:p w14:paraId="5D054749" w14:textId="77777777" w:rsidR="00AB712C" w:rsidRPr="00F351E5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D63560">
              <w:rPr>
                <w:rFonts w:ascii="Arial" w:hAnsi="Arial" w:cs="Arial"/>
                <w:sz w:val="20"/>
              </w:rPr>
              <w:t>ПП-07.03.03.01-ERP</w:t>
            </w:r>
          </w:p>
        </w:tc>
        <w:tc>
          <w:tcPr>
            <w:tcW w:w="905" w:type="pct"/>
            <w:shd w:val="clear" w:color="auto" w:fill="auto"/>
          </w:tcPr>
          <w:p w14:paraId="2E8C925D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D63560">
              <w:rPr>
                <w:rFonts w:ascii="Arial" w:hAnsi="Arial" w:cs="Arial"/>
                <w:sz w:val="20"/>
              </w:rPr>
              <w:t>Выполнение и фактический учет воздействий</w:t>
            </w:r>
          </w:p>
        </w:tc>
        <w:tc>
          <w:tcPr>
            <w:tcW w:w="759" w:type="pct"/>
            <w:shd w:val="clear" w:color="auto" w:fill="auto"/>
          </w:tcPr>
          <w:p w14:paraId="61D7C144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D63560">
              <w:rPr>
                <w:rFonts w:ascii="Arial" w:hAnsi="Arial" w:cs="Arial"/>
                <w:sz w:val="20"/>
              </w:rPr>
              <w:t>Выполнение работ по мероприятию ТОиР</w:t>
            </w:r>
          </w:p>
        </w:tc>
      </w:tr>
      <w:tr w:rsidR="00AB712C" w:rsidRPr="00F94454" w14:paraId="59FA891C" w14:textId="77777777" w:rsidTr="006F6D24">
        <w:trPr>
          <w:cantSplit/>
        </w:trPr>
        <w:tc>
          <w:tcPr>
            <w:tcW w:w="550" w:type="pct"/>
          </w:tcPr>
          <w:p w14:paraId="7A837E48" w14:textId="77777777" w:rsidR="00AB712C" w:rsidRPr="00F37E47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lastRenderedPageBreak/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21909C0D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43BF56FE" w14:textId="77777777" w:rsidR="00AB712C" w:rsidRPr="008E5A4F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10 Проверка наличия у оборудования требуемой точки измерения</w:t>
            </w:r>
          </w:p>
        </w:tc>
        <w:tc>
          <w:tcPr>
            <w:tcW w:w="584" w:type="pct"/>
            <w:shd w:val="clear" w:color="auto" w:fill="auto"/>
          </w:tcPr>
          <w:p w14:paraId="1E7937ED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Поступают контролируемые параметры и наработка оборудования</w:t>
            </w:r>
          </w:p>
        </w:tc>
        <w:tc>
          <w:tcPr>
            <w:tcW w:w="809" w:type="pct"/>
            <w:shd w:val="clear" w:color="auto" w:fill="auto"/>
          </w:tcPr>
          <w:p w14:paraId="2B6336EC" w14:textId="77777777" w:rsidR="00AB712C" w:rsidRPr="00D63560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0E27A5">
              <w:rPr>
                <w:rFonts w:ascii="Arial" w:hAnsi="Arial" w:cs="Arial"/>
                <w:sz w:val="20"/>
              </w:rPr>
              <w:t>ПП-07.05.03-ERP</w:t>
            </w:r>
          </w:p>
        </w:tc>
        <w:tc>
          <w:tcPr>
            <w:tcW w:w="905" w:type="pct"/>
            <w:shd w:val="clear" w:color="auto" w:fill="auto"/>
          </w:tcPr>
          <w:p w14:paraId="183EBB93" w14:textId="77777777" w:rsidR="00AB712C" w:rsidRPr="00D63560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0E27A5">
              <w:rPr>
                <w:rFonts w:ascii="Arial" w:hAnsi="Arial" w:cs="Arial"/>
                <w:sz w:val="20"/>
              </w:rPr>
              <w:t xml:space="preserve">Формирование и потребление </w:t>
            </w:r>
            <w:r w:rsidR="006E1B50">
              <w:rPr>
                <w:rFonts w:ascii="Arial" w:hAnsi="Arial" w:cs="Arial"/>
                <w:sz w:val="20"/>
              </w:rPr>
              <w:t>обменного фонда</w:t>
            </w:r>
          </w:p>
        </w:tc>
        <w:tc>
          <w:tcPr>
            <w:tcW w:w="759" w:type="pct"/>
            <w:shd w:val="clear" w:color="auto" w:fill="auto"/>
          </w:tcPr>
          <w:p w14:paraId="39AEC6F3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120 </w:t>
            </w:r>
            <w:r w:rsidRPr="000E27A5">
              <w:rPr>
                <w:rFonts w:ascii="Arial" w:hAnsi="Arial" w:cs="Arial"/>
                <w:sz w:val="20"/>
              </w:rPr>
              <w:t>Снятие контролируемых параметров или наработки</w:t>
            </w:r>
          </w:p>
          <w:p w14:paraId="01133C3C" w14:textId="77777777" w:rsidR="00AB712C" w:rsidRDefault="00AB712C" w:rsidP="00AB712C">
            <w:pPr>
              <w:rPr>
                <w:rFonts w:ascii="Arial" w:hAnsi="Arial" w:cs="Arial"/>
                <w:sz w:val="20"/>
              </w:rPr>
            </w:pPr>
          </w:p>
        </w:tc>
      </w:tr>
      <w:tr w:rsidR="00AB712C" w:rsidRPr="00F94454" w14:paraId="7E594922" w14:textId="77777777" w:rsidTr="006F6D24">
        <w:trPr>
          <w:cantSplit/>
        </w:trPr>
        <w:tc>
          <w:tcPr>
            <w:tcW w:w="550" w:type="pct"/>
          </w:tcPr>
          <w:p w14:paraId="7B6AE3AA" w14:textId="77777777" w:rsidR="00AB712C" w:rsidRPr="00F37E47" w:rsidRDefault="00AB712C" w:rsidP="00AB712C">
            <w:pPr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627" w:type="pct"/>
            <w:shd w:val="clear" w:color="auto" w:fill="auto"/>
          </w:tcPr>
          <w:p w14:paraId="4EACFD06" w14:textId="77777777" w:rsidR="00AB712C" w:rsidRPr="00F37E47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66" w:type="pct"/>
            <w:shd w:val="clear" w:color="auto" w:fill="auto"/>
          </w:tcPr>
          <w:p w14:paraId="5D73AA37" w14:textId="5F67407C" w:rsidR="00AB712C" w:rsidRPr="008E5A4F" w:rsidRDefault="002216D9" w:rsidP="00AB712C">
            <w:pPr>
              <w:jc w:val="center"/>
              <w:rPr>
                <w:rFonts w:ascii="Arial" w:hAnsi="Arial" w:cs="Arial"/>
                <w:sz w:val="20"/>
              </w:rPr>
            </w:pPr>
            <w:ins w:id="2759" w:author="Serjo" w:date="2020-04-11T17:22:00Z">
              <w:r>
                <w:rPr>
                  <w:rFonts w:ascii="Arial" w:hAnsi="Arial" w:cs="Arial"/>
                  <w:sz w:val="20"/>
                </w:rPr>
                <w:t xml:space="preserve">20 </w:t>
              </w:r>
              <w:r w:rsidRPr="002216D9">
                <w:rPr>
                  <w:rFonts w:ascii="Arial" w:hAnsi="Arial" w:cs="Arial"/>
                  <w:sz w:val="20"/>
                </w:rPr>
                <w:t>Автоматическая проверка поступивших измерений и наработки из внешних систем</w:t>
              </w:r>
            </w:ins>
            <w:del w:id="2760" w:author="Serjo" w:date="2020-04-11T17:22:00Z">
              <w:r w:rsidR="00AB712C" w:rsidRPr="008E5A4F" w:rsidDel="002216D9">
                <w:rPr>
                  <w:rFonts w:ascii="Arial" w:hAnsi="Arial" w:cs="Arial"/>
                  <w:sz w:val="20"/>
                </w:rPr>
                <w:delText>10 Проверка наличия у оборудования требуемой точки измерения</w:delText>
              </w:r>
            </w:del>
          </w:p>
        </w:tc>
        <w:tc>
          <w:tcPr>
            <w:tcW w:w="584" w:type="pct"/>
            <w:shd w:val="clear" w:color="auto" w:fill="auto"/>
          </w:tcPr>
          <w:p w14:paraId="3955F46B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Поступает </w:t>
            </w:r>
            <w:r w:rsidRPr="00472C2B">
              <w:rPr>
                <w:rFonts w:ascii="Arial" w:hAnsi="Arial" w:cs="Arial"/>
                <w:sz w:val="20"/>
              </w:rPr>
              <w:t>пробег ТС и наработк</w:t>
            </w:r>
            <w:r w:rsidR="00A529A8">
              <w:rPr>
                <w:rFonts w:ascii="Arial" w:hAnsi="Arial" w:cs="Arial"/>
                <w:sz w:val="20"/>
              </w:rPr>
              <w:t>а</w:t>
            </w:r>
            <w:r w:rsidRPr="00472C2B">
              <w:rPr>
                <w:rFonts w:ascii="Arial" w:hAnsi="Arial" w:cs="Arial"/>
                <w:sz w:val="20"/>
              </w:rPr>
              <w:t xml:space="preserve"> оборудования</w:t>
            </w:r>
          </w:p>
        </w:tc>
        <w:tc>
          <w:tcPr>
            <w:tcW w:w="809" w:type="pct"/>
            <w:shd w:val="clear" w:color="auto" w:fill="auto"/>
          </w:tcPr>
          <w:p w14:paraId="318E910D" w14:textId="77777777" w:rsidR="00AB712C" w:rsidRPr="000E27A5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472C2B">
              <w:rPr>
                <w:rFonts w:ascii="Arial" w:hAnsi="Arial" w:cs="Arial"/>
                <w:sz w:val="20"/>
              </w:rPr>
              <w:t>ПП-10.06.03-ERP</w:t>
            </w:r>
          </w:p>
        </w:tc>
        <w:tc>
          <w:tcPr>
            <w:tcW w:w="905" w:type="pct"/>
            <w:shd w:val="clear" w:color="auto" w:fill="auto"/>
          </w:tcPr>
          <w:p w14:paraId="455F73F1" w14:textId="77777777" w:rsidR="00AB712C" w:rsidRPr="000E27A5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472C2B">
              <w:rPr>
                <w:rFonts w:ascii="Arial" w:hAnsi="Arial" w:cs="Arial"/>
                <w:sz w:val="20"/>
              </w:rPr>
              <w:t>Выполнение транспортных работ и работ технологического транспорта</w:t>
            </w:r>
          </w:p>
        </w:tc>
        <w:tc>
          <w:tcPr>
            <w:tcW w:w="759" w:type="pct"/>
            <w:shd w:val="clear" w:color="auto" w:fill="auto"/>
          </w:tcPr>
          <w:p w14:paraId="79EFC4AE" w14:textId="77777777" w:rsidR="00AB712C" w:rsidRDefault="00AB712C" w:rsidP="00AB712C">
            <w:pPr>
              <w:jc w:val="center"/>
              <w:rPr>
                <w:rFonts w:ascii="Arial" w:hAnsi="Arial" w:cs="Arial"/>
                <w:sz w:val="20"/>
              </w:rPr>
            </w:pPr>
            <w:r w:rsidRPr="00472C2B">
              <w:rPr>
                <w:rFonts w:ascii="Arial" w:hAnsi="Arial" w:cs="Arial"/>
                <w:sz w:val="20"/>
              </w:rPr>
              <w:t>Приемка документов и закрытие путевого листа</w:t>
            </w:r>
          </w:p>
        </w:tc>
      </w:tr>
      <w:tr w:rsidR="0042062D" w:rsidRPr="00F94454" w14:paraId="3FFA64ED" w14:textId="77777777" w:rsidTr="006F6D24">
        <w:trPr>
          <w:cantSplit/>
        </w:trPr>
        <w:tc>
          <w:tcPr>
            <w:tcW w:w="550" w:type="pct"/>
          </w:tcPr>
          <w:p w14:paraId="42579C5B" w14:textId="2F7DC063" w:rsidR="0042062D" w:rsidRPr="00F47DDA" w:rsidRDefault="00F47DDA">
            <w:pPr>
              <w:rPr>
                <w:rFonts w:ascii="Arial" w:hAnsi="Arial" w:cs="Arial"/>
                <w:sz w:val="20"/>
                <w:rPrChange w:id="2761" w:author="Serjo" w:date="2020-04-29T12:51:00Z">
                  <w:rPr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2762" w:author="Serjo" w:date="2020-04-29T12:51:00Z">
              <w:r w:rsidRPr="00F47DDA">
                <w:rPr>
                  <w:rFonts w:ascii="Arial" w:hAnsi="Arial" w:cs="Arial"/>
                  <w:sz w:val="20"/>
                  <w:rPrChange w:id="2763" w:author="Serjo" w:date="2020-04-29T12:51:00Z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ПП-07.01.02.05-</w:t>
              </w:r>
              <w:r w:rsidRPr="00F47DDA">
                <w:rPr>
                  <w:rFonts w:ascii="Arial" w:hAnsi="Arial" w:cs="Arial"/>
                  <w:sz w:val="20"/>
                  <w:lang w:val="en-US"/>
                </w:rPr>
                <w:t>ERP</w:t>
              </w:r>
              <w:r w:rsidRPr="00F47DDA">
                <w:rPr>
                  <w:rFonts w:ascii="Arial" w:hAnsi="Arial" w:cs="Arial"/>
                  <w:sz w:val="20"/>
                  <w:rPrChange w:id="2764" w:author="Serjo" w:date="2020-04-29T12:51:00Z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 xml:space="preserve"> </w:t>
              </w:r>
            </w:ins>
            <w:del w:id="2765" w:author="Serjo" w:date="2020-04-29T12:51:00Z">
              <w:r w:rsidR="0042062D" w:rsidRPr="00F47DDA" w:rsidDel="00F47DDA">
                <w:rPr>
                  <w:rFonts w:ascii="Arial" w:hAnsi="Arial" w:cs="Arial"/>
                  <w:sz w:val="20"/>
                  <w:rPrChange w:id="2766" w:author="Serjo" w:date="2020-04-29T12:51:00Z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delText>ПП-12.07.01-</w:delText>
              </w:r>
              <w:r w:rsidR="0042062D" w:rsidRPr="00AB712C" w:rsidDel="00F47DDA">
                <w:rPr>
                  <w:rFonts w:ascii="Arial" w:hAnsi="Arial" w:cs="Arial"/>
                  <w:sz w:val="20"/>
                  <w:lang w:val="en-US"/>
                </w:rPr>
                <w:delText>ERP</w:delText>
              </w:r>
            </w:del>
          </w:p>
        </w:tc>
        <w:tc>
          <w:tcPr>
            <w:tcW w:w="627" w:type="pct"/>
            <w:shd w:val="clear" w:color="auto" w:fill="auto"/>
          </w:tcPr>
          <w:p w14:paraId="36162467" w14:textId="315CCBD6" w:rsidR="0042062D" w:rsidRPr="00AB712C" w:rsidDel="00F47DDA" w:rsidRDefault="00F47DDA" w:rsidP="0042062D">
            <w:pPr>
              <w:jc w:val="center"/>
              <w:rPr>
                <w:del w:id="2767" w:author="Serjo" w:date="2020-04-29T12:51:00Z"/>
                <w:rFonts w:ascii="Arial" w:hAnsi="Arial" w:cs="Arial"/>
                <w:sz w:val="20"/>
              </w:rPr>
            </w:pPr>
            <w:ins w:id="2768" w:author="Serjo" w:date="2020-04-29T12:51:00Z">
              <w:r w:rsidRPr="00AB6145">
                <w:rPr>
                  <w:rFonts w:ascii="Arial" w:hAnsi="Arial" w:cs="Arial"/>
                  <w:sz w:val="20"/>
                </w:rPr>
                <w:t>Ведение НСИ ТОиР</w:t>
              </w:r>
            </w:ins>
            <w:del w:id="2769" w:author="Serjo" w:date="2020-04-29T12:51:00Z">
              <w:r w:rsidR="0042062D" w:rsidRPr="00AB712C" w:rsidDel="00F47DDA">
                <w:rPr>
                  <w:rFonts w:ascii="Arial" w:hAnsi="Arial" w:cs="Arial"/>
                  <w:sz w:val="20"/>
                </w:rPr>
                <w:delText>Управление</w:delText>
              </w:r>
            </w:del>
          </w:p>
          <w:p w14:paraId="0A7F58FD" w14:textId="39A606B9" w:rsidR="0042062D" w:rsidRPr="00F37E47" w:rsidRDefault="0042062D" w:rsidP="0042062D">
            <w:pPr>
              <w:jc w:val="center"/>
              <w:rPr>
                <w:rFonts w:ascii="Arial" w:hAnsi="Arial" w:cs="Arial"/>
                <w:sz w:val="20"/>
              </w:rPr>
            </w:pPr>
            <w:del w:id="2770" w:author="Serjo" w:date="2020-04-29T12:51:00Z">
              <w:r w:rsidRPr="00AB712C" w:rsidDel="00F47DDA">
                <w:rPr>
                  <w:rFonts w:ascii="Arial" w:hAnsi="Arial" w:cs="Arial"/>
                  <w:sz w:val="20"/>
                </w:rPr>
                <w:delText>данными НСИ</w:delText>
              </w:r>
            </w:del>
          </w:p>
        </w:tc>
        <w:tc>
          <w:tcPr>
            <w:tcW w:w="766" w:type="pct"/>
            <w:shd w:val="clear" w:color="auto" w:fill="auto"/>
          </w:tcPr>
          <w:p w14:paraId="5285A605" w14:textId="5A53BCED" w:rsidR="0042062D" w:rsidRPr="00F47DDA" w:rsidRDefault="00F47DDA" w:rsidP="0042062D">
            <w:pPr>
              <w:jc w:val="center"/>
              <w:rPr>
                <w:rFonts w:ascii="Arial" w:hAnsi="Arial" w:cs="Arial"/>
                <w:sz w:val="20"/>
                <w:rPrChange w:id="2771" w:author="Serjo" w:date="2020-04-29T12:52:00Z">
                  <w:rPr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2772" w:author="Serjo" w:date="2020-04-29T12:52:00Z">
              <w:r>
                <w:rPr>
                  <w:rFonts w:ascii="Arial" w:hAnsi="Arial" w:cs="Arial"/>
                  <w:sz w:val="20"/>
                </w:rPr>
                <w:t xml:space="preserve">10 </w:t>
              </w:r>
              <w:r w:rsidRPr="00F47DDA">
                <w:rPr>
                  <w:rFonts w:ascii="Arial" w:hAnsi="Arial" w:cs="Arial"/>
                  <w:sz w:val="20"/>
                </w:rPr>
                <w:t>Анализ необходимости создания новой записи НСИ в S/4HANA</w:t>
              </w:r>
            </w:ins>
            <w:del w:id="2773" w:author="Serjo" w:date="2020-04-29T12:52:00Z">
              <w:r w:rsidR="0042062D" w:rsidRPr="00F47DDA" w:rsidDel="00F47DDA">
                <w:rPr>
                  <w:rFonts w:ascii="Arial" w:hAnsi="Arial" w:cs="Arial"/>
                  <w:sz w:val="20"/>
                  <w:rPrChange w:id="2774" w:author="Serjo" w:date="2020-04-29T12:52:00Z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delText>-</w:delText>
              </w:r>
            </w:del>
          </w:p>
        </w:tc>
        <w:tc>
          <w:tcPr>
            <w:tcW w:w="584" w:type="pct"/>
            <w:shd w:val="clear" w:color="auto" w:fill="auto"/>
          </w:tcPr>
          <w:p w14:paraId="6C3EEBED" w14:textId="77777777" w:rsidR="0042062D" w:rsidRPr="005E1CE4" w:rsidRDefault="005E1CE4" w:rsidP="0042062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Передается заявка на внесение изменений в реестр оборудования</w:t>
            </w:r>
          </w:p>
        </w:tc>
        <w:tc>
          <w:tcPr>
            <w:tcW w:w="809" w:type="pct"/>
            <w:shd w:val="clear" w:color="auto" w:fill="auto"/>
          </w:tcPr>
          <w:p w14:paraId="44EDC255" w14:textId="77777777" w:rsidR="0042062D" w:rsidRPr="00472C2B" w:rsidRDefault="0042062D" w:rsidP="0042062D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70450B9F" w14:textId="77777777" w:rsidR="0042062D" w:rsidRPr="00472C2B" w:rsidRDefault="0042062D" w:rsidP="0042062D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23DBBD50" w14:textId="77777777" w:rsidR="0042062D" w:rsidRPr="008E5A4F" w:rsidRDefault="0042062D" w:rsidP="0042062D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30 Формирование заявки на создание точки измерения</w:t>
            </w:r>
            <w:r w:rsidRPr="0042062D">
              <w:rPr>
                <w:rFonts w:ascii="Arial" w:hAnsi="Arial" w:cs="Arial"/>
                <w:sz w:val="20"/>
                <w:lang w:val="en-US"/>
              </w:rPr>
              <w:t> </w:t>
            </w:r>
          </w:p>
        </w:tc>
      </w:tr>
      <w:tr w:rsidR="005E1CE4" w:rsidRPr="00F94454" w14:paraId="10B8C945" w14:textId="77777777" w:rsidTr="006F6D24">
        <w:trPr>
          <w:cantSplit/>
        </w:trPr>
        <w:tc>
          <w:tcPr>
            <w:tcW w:w="550" w:type="pct"/>
          </w:tcPr>
          <w:p w14:paraId="03FEC127" w14:textId="77777777" w:rsidR="005E1CE4" w:rsidRPr="00AB712C" w:rsidRDefault="005E1CE4" w:rsidP="005E1CE4">
            <w:pPr>
              <w:rPr>
                <w:rFonts w:ascii="Arial" w:hAnsi="Arial" w:cs="Arial"/>
                <w:sz w:val="20"/>
                <w:lang w:val="en-US"/>
              </w:rPr>
            </w:pPr>
            <w:r w:rsidRPr="005E1CE4">
              <w:rPr>
                <w:rFonts w:ascii="Arial" w:hAnsi="Arial" w:cs="Arial"/>
                <w:sz w:val="20"/>
                <w:lang w:val="en-US"/>
              </w:rPr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5F449B9B" w14:textId="77777777" w:rsidR="005E1CE4" w:rsidRPr="00AB712C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5E1CE4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5E1CE4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66126A1D" w14:textId="77777777" w:rsidR="005E1CE4" w:rsidRP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40 </w:t>
            </w:r>
            <w:r w:rsidRPr="005E1CE4">
              <w:rPr>
                <w:rFonts w:ascii="Arial" w:hAnsi="Arial" w:cs="Arial"/>
                <w:sz w:val="20"/>
              </w:rPr>
              <w:t>Регистрация дефекта и останова в системе</w:t>
            </w:r>
          </w:p>
        </w:tc>
        <w:tc>
          <w:tcPr>
            <w:tcW w:w="584" w:type="pct"/>
            <w:shd w:val="clear" w:color="auto" w:fill="auto"/>
          </w:tcPr>
          <w:p w14:paraId="6B7DCE72" w14:textId="77777777" w:rsidR="005E1CE4" w:rsidRDefault="006D210F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результаты измерений для регистрации дефекта</w:t>
            </w:r>
          </w:p>
        </w:tc>
        <w:tc>
          <w:tcPr>
            <w:tcW w:w="809" w:type="pct"/>
            <w:shd w:val="clear" w:color="auto" w:fill="auto"/>
          </w:tcPr>
          <w:p w14:paraId="5465EB8A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6509FE59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4B6F87C7" w14:textId="77777777" w:rsidR="005E1CE4" w:rsidRP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5E1CE4" w:rsidRPr="00F94454" w14:paraId="20CFF83E" w14:textId="77777777" w:rsidTr="006F6D24">
        <w:trPr>
          <w:cantSplit/>
        </w:trPr>
        <w:tc>
          <w:tcPr>
            <w:tcW w:w="550" w:type="pct"/>
          </w:tcPr>
          <w:p w14:paraId="1C0E05BB" w14:textId="77777777" w:rsidR="005E1CE4" w:rsidRPr="00AB712C" w:rsidRDefault="00572383" w:rsidP="005E1CE4">
            <w:pPr>
              <w:rPr>
                <w:rFonts w:ascii="Arial" w:hAnsi="Arial" w:cs="Arial"/>
                <w:sz w:val="20"/>
                <w:lang w:val="en-US"/>
              </w:rPr>
            </w:pPr>
            <w:r w:rsidRPr="00572383">
              <w:rPr>
                <w:rFonts w:ascii="Arial" w:hAnsi="Arial" w:cs="Arial"/>
                <w:sz w:val="20"/>
                <w:lang w:val="en-US"/>
              </w:rPr>
              <w:t>ПП-07.02.03.01</w:t>
            </w:r>
          </w:p>
        </w:tc>
        <w:tc>
          <w:tcPr>
            <w:tcW w:w="627" w:type="pct"/>
            <w:shd w:val="clear" w:color="auto" w:fill="auto"/>
          </w:tcPr>
          <w:p w14:paraId="60FE8A1C" w14:textId="77777777" w:rsidR="005E1CE4" w:rsidRPr="00AB712C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572383">
              <w:rPr>
                <w:rFonts w:ascii="Arial" w:hAnsi="Arial" w:cs="Arial"/>
                <w:sz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766" w:type="pct"/>
            <w:shd w:val="clear" w:color="auto" w:fill="auto"/>
          </w:tcPr>
          <w:p w14:paraId="20053056" w14:textId="77777777" w:rsidR="005E1CE4" w:rsidRPr="008E5A4F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8E5A4F">
              <w:rPr>
                <w:rFonts w:ascii="Arial" w:hAnsi="Arial" w:cs="Arial"/>
                <w:sz w:val="20"/>
              </w:rPr>
              <w:t>Актуализация планов ТОРО для ППР</w:t>
            </w:r>
          </w:p>
        </w:tc>
        <w:tc>
          <w:tcPr>
            <w:tcW w:w="584" w:type="pct"/>
            <w:shd w:val="clear" w:color="auto" w:fill="auto"/>
          </w:tcPr>
          <w:p w14:paraId="021C16C2" w14:textId="77777777" w:rsidR="005E1CE4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с измерениями/наработкой</w:t>
            </w:r>
          </w:p>
        </w:tc>
        <w:tc>
          <w:tcPr>
            <w:tcW w:w="809" w:type="pct"/>
            <w:shd w:val="clear" w:color="auto" w:fill="auto"/>
          </w:tcPr>
          <w:p w14:paraId="0AA1B6D8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78F02FF2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316C3F95" w14:textId="77777777" w:rsid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5E1CE4" w:rsidRPr="00F94454" w14:paraId="25AE771D" w14:textId="77777777" w:rsidTr="006F6D24">
        <w:trPr>
          <w:cantSplit/>
        </w:trPr>
        <w:tc>
          <w:tcPr>
            <w:tcW w:w="550" w:type="pct"/>
          </w:tcPr>
          <w:p w14:paraId="65733671" w14:textId="77777777" w:rsidR="005E1CE4" w:rsidRPr="00AB712C" w:rsidRDefault="00572383" w:rsidP="005E1CE4">
            <w:pPr>
              <w:rPr>
                <w:rFonts w:ascii="Arial" w:hAnsi="Arial" w:cs="Arial"/>
                <w:sz w:val="20"/>
                <w:lang w:val="en-US"/>
              </w:rPr>
            </w:pPr>
            <w:r w:rsidRPr="00572383">
              <w:rPr>
                <w:rFonts w:ascii="Arial" w:hAnsi="Arial" w:cs="Arial"/>
                <w:sz w:val="20"/>
                <w:lang w:val="en-US"/>
              </w:rPr>
              <w:lastRenderedPageBreak/>
              <w:t>ПП-07.03.01-ERP</w:t>
            </w:r>
          </w:p>
        </w:tc>
        <w:tc>
          <w:tcPr>
            <w:tcW w:w="627" w:type="pct"/>
            <w:shd w:val="clear" w:color="auto" w:fill="auto"/>
          </w:tcPr>
          <w:p w14:paraId="0FFC77AD" w14:textId="77777777" w:rsidR="005E1CE4" w:rsidRPr="00AB712C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572383">
              <w:rPr>
                <w:rFonts w:ascii="Arial" w:hAnsi="Arial" w:cs="Arial"/>
                <w:sz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766" w:type="pct"/>
            <w:shd w:val="clear" w:color="auto" w:fill="auto"/>
          </w:tcPr>
          <w:p w14:paraId="6387ED87" w14:textId="77777777" w:rsidR="005E1CE4" w:rsidRPr="00572383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572383">
              <w:rPr>
                <w:rFonts w:ascii="Arial" w:hAnsi="Arial" w:cs="Arial"/>
                <w:sz w:val="20"/>
              </w:rPr>
              <w:t>Актуализация сроков плановых заказов по наработке/состоянию</w:t>
            </w:r>
          </w:p>
        </w:tc>
        <w:tc>
          <w:tcPr>
            <w:tcW w:w="584" w:type="pct"/>
            <w:shd w:val="clear" w:color="auto" w:fill="auto"/>
          </w:tcPr>
          <w:p w14:paraId="70B05165" w14:textId="77777777" w:rsidR="005E1CE4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с измерениями/наработкой</w:t>
            </w:r>
          </w:p>
        </w:tc>
        <w:tc>
          <w:tcPr>
            <w:tcW w:w="809" w:type="pct"/>
            <w:shd w:val="clear" w:color="auto" w:fill="auto"/>
          </w:tcPr>
          <w:p w14:paraId="372F8B79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36067D7F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32093120" w14:textId="77777777" w:rsid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5E1CE4" w:rsidRPr="00F94454" w14:paraId="6C33D0BA" w14:textId="77777777" w:rsidTr="006F6D24">
        <w:trPr>
          <w:cantSplit/>
        </w:trPr>
        <w:tc>
          <w:tcPr>
            <w:tcW w:w="550" w:type="pct"/>
          </w:tcPr>
          <w:p w14:paraId="311C48E3" w14:textId="77777777" w:rsidR="005E1CE4" w:rsidRPr="00AB712C" w:rsidRDefault="00572383" w:rsidP="005E1CE4">
            <w:pPr>
              <w:rPr>
                <w:rFonts w:ascii="Arial" w:hAnsi="Arial" w:cs="Arial"/>
                <w:sz w:val="20"/>
                <w:lang w:val="en-US"/>
              </w:rPr>
            </w:pPr>
            <w:r w:rsidRPr="00572383">
              <w:rPr>
                <w:rFonts w:ascii="Arial" w:hAnsi="Arial" w:cs="Arial"/>
                <w:sz w:val="20"/>
                <w:lang w:val="en-US"/>
              </w:rPr>
              <w:t>ПП-07.03.02-ERP</w:t>
            </w:r>
          </w:p>
        </w:tc>
        <w:tc>
          <w:tcPr>
            <w:tcW w:w="627" w:type="pct"/>
            <w:shd w:val="clear" w:color="auto" w:fill="auto"/>
          </w:tcPr>
          <w:p w14:paraId="2524EC88" w14:textId="77777777" w:rsidR="005E1CE4" w:rsidRPr="00AB712C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572383">
              <w:rPr>
                <w:rFonts w:ascii="Arial" w:hAnsi="Arial" w:cs="Arial"/>
                <w:sz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766" w:type="pct"/>
            <w:shd w:val="clear" w:color="auto" w:fill="auto"/>
          </w:tcPr>
          <w:p w14:paraId="1492DC80" w14:textId="77777777" w:rsidR="005E1CE4" w:rsidRPr="00572383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572383">
              <w:rPr>
                <w:rFonts w:ascii="Arial" w:hAnsi="Arial" w:cs="Arial"/>
                <w:sz w:val="20"/>
              </w:rPr>
              <w:t>Актуализация сроков плановых заказов по наработке/состоянию</w:t>
            </w:r>
          </w:p>
        </w:tc>
        <w:tc>
          <w:tcPr>
            <w:tcW w:w="584" w:type="pct"/>
            <w:shd w:val="clear" w:color="auto" w:fill="auto"/>
          </w:tcPr>
          <w:p w14:paraId="6121CBBA" w14:textId="77777777" w:rsidR="005E1CE4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с измерениями/наработкой</w:t>
            </w:r>
          </w:p>
        </w:tc>
        <w:tc>
          <w:tcPr>
            <w:tcW w:w="809" w:type="pct"/>
            <w:shd w:val="clear" w:color="auto" w:fill="auto"/>
          </w:tcPr>
          <w:p w14:paraId="6891855F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31B66F72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3EDE2B66" w14:textId="77777777" w:rsid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5E1CE4" w:rsidRPr="00F94454" w14:paraId="323B6819" w14:textId="77777777" w:rsidTr="006F6D24">
        <w:trPr>
          <w:cantSplit/>
        </w:trPr>
        <w:tc>
          <w:tcPr>
            <w:tcW w:w="550" w:type="pct"/>
          </w:tcPr>
          <w:p w14:paraId="1ADB6642" w14:textId="77777777" w:rsidR="005E1CE4" w:rsidRPr="00AB712C" w:rsidRDefault="00572383" w:rsidP="005E1CE4">
            <w:pPr>
              <w:rPr>
                <w:rFonts w:ascii="Arial" w:hAnsi="Arial" w:cs="Arial"/>
                <w:sz w:val="20"/>
                <w:lang w:val="en-US"/>
              </w:rPr>
            </w:pPr>
            <w:r w:rsidRPr="00572383">
              <w:rPr>
                <w:rFonts w:ascii="Arial" w:hAnsi="Arial" w:cs="Arial"/>
                <w:sz w:val="20"/>
                <w:lang w:val="en-US"/>
              </w:rPr>
              <w:t>ПП-07.04.03-ERP</w:t>
            </w:r>
          </w:p>
        </w:tc>
        <w:tc>
          <w:tcPr>
            <w:tcW w:w="627" w:type="pct"/>
            <w:shd w:val="clear" w:color="auto" w:fill="auto"/>
          </w:tcPr>
          <w:p w14:paraId="6DEEC106" w14:textId="77777777" w:rsidR="005E1CE4" w:rsidRPr="00AB712C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572383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66" w:type="pct"/>
            <w:shd w:val="clear" w:color="auto" w:fill="auto"/>
          </w:tcPr>
          <w:p w14:paraId="7B6FF538" w14:textId="77777777" w:rsidR="005E1CE4" w:rsidRPr="00572383" w:rsidRDefault="00572383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110 </w:t>
            </w:r>
            <w:r w:rsidRPr="00572383">
              <w:rPr>
                <w:rFonts w:ascii="Arial" w:hAnsi="Arial" w:cs="Arial"/>
                <w:sz w:val="20"/>
              </w:rPr>
              <w:t>Регистрация факта выполнения операций диагностики</w:t>
            </w:r>
          </w:p>
        </w:tc>
        <w:tc>
          <w:tcPr>
            <w:tcW w:w="584" w:type="pct"/>
            <w:shd w:val="clear" w:color="auto" w:fill="auto"/>
          </w:tcPr>
          <w:p w14:paraId="111F50DE" w14:textId="570F797E" w:rsidR="005E1CE4" w:rsidRDefault="00781AE2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с измерениями/наработкой</w:t>
            </w:r>
            <w:r w:rsidR="00C97966">
              <w:rPr>
                <w:rFonts w:ascii="Arial" w:hAnsi="Arial" w:cs="Arial"/>
                <w:sz w:val="20"/>
              </w:rPr>
              <w:t xml:space="preserve"> в виде документов измерений</w:t>
            </w:r>
          </w:p>
        </w:tc>
        <w:tc>
          <w:tcPr>
            <w:tcW w:w="809" w:type="pct"/>
            <w:shd w:val="clear" w:color="auto" w:fill="auto"/>
          </w:tcPr>
          <w:p w14:paraId="796E214C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110059D9" w14:textId="77777777" w:rsidR="005E1CE4" w:rsidRPr="00F37E47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55838969" w14:textId="77777777" w:rsidR="005E1CE4" w:rsidRDefault="005E1CE4" w:rsidP="005E1CE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781AE2" w:rsidRPr="00F94454" w14:paraId="6740B387" w14:textId="77777777" w:rsidTr="006F6D24">
        <w:trPr>
          <w:cantSplit/>
        </w:trPr>
        <w:tc>
          <w:tcPr>
            <w:tcW w:w="550" w:type="pct"/>
          </w:tcPr>
          <w:p w14:paraId="2C155097" w14:textId="77777777" w:rsidR="00781AE2" w:rsidRPr="00AB712C" w:rsidRDefault="00781AE2" w:rsidP="00781AE2">
            <w:pPr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627" w:type="pct"/>
            <w:shd w:val="clear" w:color="auto" w:fill="auto"/>
          </w:tcPr>
          <w:p w14:paraId="48C16B99" w14:textId="77777777" w:rsidR="00781AE2" w:rsidRPr="00AB712C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66" w:type="pct"/>
            <w:shd w:val="clear" w:color="auto" w:fill="auto"/>
          </w:tcPr>
          <w:p w14:paraId="3F49B602" w14:textId="77777777" w:rsidR="00781AE2" w:rsidRPr="00781AE2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781AE2">
              <w:rPr>
                <w:rFonts w:ascii="Arial" w:hAnsi="Arial" w:cs="Arial"/>
                <w:sz w:val="20"/>
              </w:rPr>
              <w:t>Анализ технических параметров эксплуатации оборудования</w:t>
            </w:r>
          </w:p>
        </w:tc>
        <w:tc>
          <w:tcPr>
            <w:tcW w:w="584" w:type="pct"/>
            <w:shd w:val="clear" w:color="auto" w:fill="auto"/>
          </w:tcPr>
          <w:p w14:paraId="09D83403" w14:textId="77777777" w:rsidR="00781AE2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Передаются данные с измерениями/наработкой</w:t>
            </w:r>
          </w:p>
        </w:tc>
        <w:tc>
          <w:tcPr>
            <w:tcW w:w="809" w:type="pct"/>
            <w:shd w:val="clear" w:color="auto" w:fill="auto"/>
          </w:tcPr>
          <w:p w14:paraId="464FFCEE" w14:textId="77777777" w:rsidR="00781AE2" w:rsidRPr="00F37E47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05A705E4" w14:textId="77777777" w:rsidR="00781AE2" w:rsidRPr="00F37E47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F37E47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73999D9E" w14:textId="77777777" w:rsidR="00781AE2" w:rsidRDefault="00781AE2" w:rsidP="00781AE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5E1CE4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C83E2C" w:rsidRPr="00F94454" w14:paraId="36DE814D" w14:textId="77777777" w:rsidTr="006F6D24">
        <w:trPr>
          <w:cantSplit/>
        </w:trPr>
        <w:tc>
          <w:tcPr>
            <w:tcW w:w="550" w:type="pct"/>
          </w:tcPr>
          <w:p w14:paraId="38342912" w14:textId="77777777" w:rsidR="00C83E2C" w:rsidRPr="00781AE2" w:rsidRDefault="00C33E22" w:rsidP="00781AE2">
            <w:pPr>
              <w:rPr>
                <w:rFonts w:ascii="Arial" w:hAnsi="Arial" w:cs="Arial"/>
                <w:sz w:val="20"/>
                <w:lang w:val="en-US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627" w:type="pct"/>
            <w:shd w:val="clear" w:color="auto" w:fill="auto"/>
          </w:tcPr>
          <w:p w14:paraId="44186803" w14:textId="77777777" w:rsidR="00C83E2C" w:rsidRPr="00781AE2" w:rsidRDefault="00C33E2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66" w:type="pct"/>
            <w:shd w:val="clear" w:color="auto" w:fill="auto"/>
          </w:tcPr>
          <w:p w14:paraId="465BFDF5" w14:textId="77777777" w:rsidR="00674450" w:rsidRDefault="00C33E22" w:rsidP="00123735">
            <w:pPr>
              <w:jc w:val="center"/>
              <w:rPr>
                <w:ins w:id="2775" w:author="Serjo" w:date="2020-04-13T00:03:00Z"/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5</w:t>
            </w:r>
          </w:p>
          <w:p w14:paraId="775B1813" w14:textId="3FF64325" w:rsidR="00C83E2C" w:rsidRPr="008E5A4F" w:rsidRDefault="00674450">
            <w:pPr>
              <w:jc w:val="center"/>
              <w:rPr>
                <w:rFonts w:ascii="Arial" w:hAnsi="Arial" w:cs="Arial"/>
                <w:sz w:val="20"/>
              </w:rPr>
            </w:pPr>
            <w:ins w:id="2776" w:author="Serjo" w:date="2020-04-13T00:03:00Z">
              <w:r w:rsidRPr="004516EE">
                <w:rPr>
                  <w:rFonts w:ascii="Arial" w:hAnsi="Arial" w:cs="Arial"/>
                  <w:sz w:val="20"/>
                </w:rPr>
                <w:t>Определение необходимости получения наряд-допуска</w:t>
              </w:r>
            </w:ins>
            <w:del w:id="2777" w:author="Serjo" w:date="2020-04-13T00:03:00Z">
              <w:r w:rsidR="00C33E22" w:rsidRPr="008E5A4F" w:rsidDel="00674450">
                <w:rPr>
                  <w:rFonts w:ascii="Arial" w:hAnsi="Arial" w:cs="Arial"/>
                  <w:sz w:val="20"/>
                </w:rPr>
                <w:delText xml:space="preserve"> Выдача наряд-заданий и заявки на выполнение работ</w:delText>
              </w:r>
            </w:del>
          </w:p>
        </w:tc>
        <w:tc>
          <w:tcPr>
            <w:tcW w:w="584" w:type="pct"/>
            <w:shd w:val="clear" w:color="auto" w:fill="auto"/>
          </w:tcPr>
          <w:p w14:paraId="7CB77AB3" w14:textId="3011ADC7" w:rsidR="00C83E2C" w:rsidRPr="00C33E22" w:rsidRDefault="00C33E2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Поступают утвержденные  заказы ТОРО для выдачи наряд</w:t>
            </w:r>
            <w:del w:id="2778" w:author="Serjo" w:date="2020-04-13T00:04:00Z">
              <w:r w:rsidDel="00674450">
                <w:rPr>
                  <w:rFonts w:ascii="Arial" w:hAnsi="Arial" w:cs="Arial"/>
                  <w:sz w:val="20"/>
                </w:rPr>
                <w:delText xml:space="preserve"> заданий</w:delText>
              </w:r>
            </w:del>
            <w:ins w:id="2779" w:author="Serjo" w:date="2020-04-13T00:04:00Z">
              <w:r w:rsidR="00674450">
                <w:rPr>
                  <w:rFonts w:ascii="Arial" w:hAnsi="Arial" w:cs="Arial"/>
                  <w:sz w:val="20"/>
                </w:rPr>
                <w:t>-допуска</w:t>
              </w:r>
            </w:ins>
          </w:p>
        </w:tc>
        <w:tc>
          <w:tcPr>
            <w:tcW w:w="809" w:type="pct"/>
            <w:shd w:val="clear" w:color="auto" w:fill="auto"/>
          </w:tcPr>
          <w:p w14:paraId="25EB1127" w14:textId="77777777" w:rsidR="00C83E2C" w:rsidRPr="00F37E47" w:rsidRDefault="00C33E2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ПП-07.03.02-ERP</w:t>
            </w:r>
          </w:p>
        </w:tc>
        <w:tc>
          <w:tcPr>
            <w:tcW w:w="905" w:type="pct"/>
            <w:shd w:val="clear" w:color="auto" w:fill="auto"/>
          </w:tcPr>
          <w:p w14:paraId="45FDBCD7" w14:textId="77777777" w:rsidR="00C83E2C" w:rsidRPr="00F37E47" w:rsidRDefault="00C33E2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759" w:type="pct"/>
            <w:shd w:val="clear" w:color="auto" w:fill="auto"/>
          </w:tcPr>
          <w:p w14:paraId="32425C5F" w14:textId="77777777" w:rsidR="00C83E2C" w:rsidRDefault="00C33E22" w:rsidP="00781AE2">
            <w:pPr>
              <w:jc w:val="center"/>
              <w:rPr>
                <w:rFonts w:ascii="Arial" w:hAnsi="Arial" w:cs="Arial"/>
                <w:sz w:val="20"/>
              </w:rPr>
            </w:pPr>
            <w:r w:rsidRPr="008E5A4F">
              <w:rPr>
                <w:rFonts w:ascii="Arial" w:hAnsi="Arial" w:cs="Arial"/>
                <w:sz w:val="20"/>
              </w:rPr>
              <w:t>170 Утверждение недельного плана-графика на уровне предприятия</w:t>
            </w:r>
          </w:p>
        </w:tc>
      </w:tr>
      <w:tr w:rsidR="00C33E22" w:rsidRPr="00F94454" w14:paraId="102C1DDC" w14:textId="77777777" w:rsidTr="006F6D24">
        <w:trPr>
          <w:cantSplit/>
        </w:trPr>
        <w:tc>
          <w:tcPr>
            <w:tcW w:w="550" w:type="pct"/>
          </w:tcPr>
          <w:p w14:paraId="11134A2E" w14:textId="77777777" w:rsidR="00C33E22" w:rsidRPr="00C33E22" w:rsidRDefault="00C33E22" w:rsidP="00C33E22">
            <w:pPr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ПП-11.03.01-ERP</w:t>
            </w:r>
          </w:p>
        </w:tc>
        <w:tc>
          <w:tcPr>
            <w:tcW w:w="627" w:type="pct"/>
            <w:shd w:val="clear" w:color="auto" w:fill="auto"/>
          </w:tcPr>
          <w:p w14:paraId="2C118D12" w14:textId="77777777" w:rsidR="00C33E22" w:rsidRPr="00C33E22" w:rsidRDefault="00C33E22" w:rsidP="00C33E2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Обеспечение проведения работ повышенной опасности</w:t>
            </w:r>
          </w:p>
        </w:tc>
        <w:tc>
          <w:tcPr>
            <w:tcW w:w="766" w:type="pct"/>
            <w:shd w:val="clear" w:color="auto" w:fill="auto"/>
          </w:tcPr>
          <w:p w14:paraId="385DB485" w14:textId="77777777" w:rsidR="00C33E22" w:rsidRPr="008E5A4F" w:rsidRDefault="00C33E22" w:rsidP="00C33E2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8E5A4F">
              <w:rPr>
                <w:rFonts w:ascii="Arial" w:hAnsi="Arial" w:cs="Arial"/>
                <w:sz w:val="20"/>
              </w:rPr>
              <w:t>Получение запроса и создание наряд-допуска</w:t>
            </w:r>
          </w:p>
        </w:tc>
        <w:tc>
          <w:tcPr>
            <w:tcW w:w="584" w:type="pct"/>
            <w:shd w:val="clear" w:color="auto" w:fill="auto"/>
          </w:tcPr>
          <w:p w14:paraId="7DE32901" w14:textId="30D11DF7" w:rsidR="00C33E22" w:rsidRDefault="00C33E22" w:rsidP="00C33E22">
            <w:pPr>
              <w:jc w:val="center"/>
              <w:rPr>
                <w:rFonts w:ascii="Arial" w:hAnsi="Arial" w:cs="Arial"/>
                <w:sz w:val="20"/>
              </w:rPr>
            </w:pPr>
            <w:del w:id="2780" w:author="Serjo" w:date="2020-04-13T00:04:00Z">
              <w:r w:rsidDel="00674450">
                <w:rPr>
                  <w:rFonts w:ascii="Arial" w:hAnsi="Arial" w:cs="Arial"/>
                  <w:sz w:val="20"/>
                </w:rPr>
                <w:delText xml:space="preserve">Передается наряд-задание </w:delText>
              </w:r>
            </w:del>
            <w:ins w:id="2781" w:author="Serjo" w:date="2020-04-13T00:04:00Z">
              <w:r w:rsidR="00674450">
                <w:rPr>
                  <w:rFonts w:ascii="Arial" w:hAnsi="Arial" w:cs="Arial"/>
                  <w:sz w:val="20"/>
                </w:rPr>
                <w:t xml:space="preserve">Инициация мероприятий </w:t>
              </w:r>
            </w:ins>
            <w:r>
              <w:rPr>
                <w:rFonts w:ascii="Arial" w:hAnsi="Arial" w:cs="Arial"/>
                <w:sz w:val="20"/>
              </w:rPr>
              <w:t>для получения наряд-допуска</w:t>
            </w:r>
          </w:p>
        </w:tc>
        <w:tc>
          <w:tcPr>
            <w:tcW w:w="809" w:type="pct"/>
            <w:shd w:val="clear" w:color="auto" w:fill="auto"/>
          </w:tcPr>
          <w:p w14:paraId="0EA911A3" w14:textId="77777777" w:rsidR="00C33E22" w:rsidRPr="00C33E22" w:rsidRDefault="00C33E22" w:rsidP="00C33E2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071660E0" w14:textId="77777777" w:rsidR="00C33E22" w:rsidRPr="00C33E22" w:rsidRDefault="00C33E22" w:rsidP="00C33E22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008F2FDF" w14:textId="6177642C" w:rsidR="00C33E22" w:rsidRPr="008E5A4F" w:rsidRDefault="00674450" w:rsidP="00C33E22">
            <w:pPr>
              <w:jc w:val="center"/>
              <w:rPr>
                <w:rFonts w:ascii="Arial" w:hAnsi="Arial" w:cs="Arial"/>
                <w:sz w:val="20"/>
              </w:rPr>
            </w:pPr>
            <w:ins w:id="2782" w:author="Serjo" w:date="2020-04-13T00:06:00Z">
              <w:r>
                <w:rPr>
                  <w:rFonts w:ascii="Arial" w:hAnsi="Arial" w:cs="Arial"/>
                  <w:sz w:val="20"/>
                </w:rPr>
                <w:t>5</w:t>
              </w:r>
            </w:ins>
            <w:del w:id="2783" w:author="Serjo" w:date="2020-04-13T00:06:00Z">
              <w:r w:rsidR="00C33E22" w:rsidDel="00674450">
                <w:rPr>
                  <w:rFonts w:ascii="Arial" w:hAnsi="Arial" w:cs="Arial"/>
                  <w:sz w:val="20"/>
                </w:rPr>
                <w:delText>10</w:delText>
              </w:r>
            </w:del>
            <w:r w:rsidR="00C33E22">
              <w:rPr>
                <w:rFonts w:ascii="Arial" w:hAnsi="Arial" w:cs="Arial"/>
                <w:sz w:val="20"/>
              </w:rPr>
              <w:t xml:space="preserve"> </w:t>
            </w:r>
            <w:r w:rsidR="00C33E22" w:rsidRPr="008E5A4F">
              <w:rPr>
                <w:rFonts w:ascii="Arial" w:hAnsi="Arial" w:cs="Arial"/>
                <w:sz w:val="20"/>
              </w:rPr>
              <w:t>Определение необходимости получения наряд-допуска</w:t>
            </w:r>
          </w:p>
        </w:tc>
      </w:tr>
      <w:tr w:rsidR="00DA2A1A" w:rsidRPr="00F94454" w14:paraId="7D1AC4C5" w14:textId="77777777" w:rsidTr="006F6D24">
        <w:trPr>
          <w:cantSplit/>
          <w:trHeight w:val="3161"/>
        </w:trPr>
        <w:tc>
          <w:tcPr>
            <w:tcW w:w="550" w:type="pct"/>
          </w:tcPr>
          <w:p w14:paraId="07823BF8" w14:textId="77777777" w:rsidR="00DA2A1A" w:rsidRPr="00C33E22" w:rsidRDefault="00DA2A1A" w:rsidP="00DA2A1A">
            <w:pPr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lastRenderedPageBreak/>
              <w:t>ПП-07.04.03-ERP</w:t>
            </w:r>
          </w:p>
        </w:tc>
        <w:tc>
          <w:tcPr>
            <w:tcW w:w="627" w:type="pct"/>
            <w:shd w:val="clear" w:color="auto" w:fill="auto"/>
          </w:tcPr>
          <w:p w14:paraId="2A435D2B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66" w:type="pct"/>
            <w:shd w:val="clear" w:color="auto" w:fill="auto"/>
          </w:tcPr>
          <w:p w14:paraId="41EA7F52" w14:textId="77777777" w:rsidR="00674450" w:rsidRDefault="00DA2A1A" w:rsidP="00674450">
            <w:pPr>
              <w:jc w:val="center"/>
              <w:rPr>
                <w:ins w:id="2784" w:author="Serjo" w:date="2020-04-13T00:06:00Z"/>
                <w:rFonts w:ascii="Arial" w:hAnsi="Arial" w:cs="Arial"/>
                <w:sz w:val="20"/>
              </w:rPr>
            </w:pPr>
            <w:del w:id="2785" w:author="Serjo" w:date="2020-04-13T00:06:00Z">
              <w:r w:rsidDel="00674450">
                <w:rPr>
                  <w:rFonts w:ascii="Arial" w:hAnsi="Arial" w:cs="Arial"/>
                  <w:sz w:val="20"/>
                </w:rPr>
                <w:delText xml:space="preserve">20 </w:delText>
              </w:r>
              <w:r w:rsidRPr="00C33E22" w:rsidDel="00674450">
                <w:rPr>
                  <w:rFonts w:ascii="Arial" w:hAnsi="Arial" w:cs="Arial"/>
                  <w:sz w:val="20"/>
                </w:rPr>
                <w:delText xml:space="preserve">Получение измерительных инструментов для проведения </w:delText>
              </w:r>
              <w:r w:rsidR="0030596E" w:rsidRPr="00C33E22" w:rsidDel="00674450">
                <w:rPr>
                  <w:rFonts w:ascii="Arial" w:hAnsi="Arial" w:cs="Arial"/>
                  <w:sz w:val="20"/>
                </w:rPr>
                <w:delText>диагностики</w:delText>
              </w:r>
            </w:del>
          </w:p>
          <w:p w14:paraId="471F0CFE" w14:textId="5C2342A8" w:rsidR="00674450" w:rsidRDefault="00674450" w:rsidP="00674450">
            <w:pPr>
              <w:jc w:val="center"/>
              <w:rPr>
                <w:ins w:id="2786" w:author="Serjo" w:date="2020-04-13T00:06:00Z"/>
                <w:rFonts w:ascii="Arial" w:hAnsi="Arial" w:cs="Arial"/>
                <w:sz w:val="20"/>
              </w:rPr>
            </w:pPr>
            <w:ins w:id="2787" w:author="Serjo" w:date="2020-04-13T00:06:00Z">
              <w:r>
                <w:rPr>
                  <w:rFonts w:ascii="Arial" w:hAnsi="Arial" w:cs="Arial"/>
                  <w:sz w:val="20"/>
                </w:rPr>
                <w:t>10</w:t>
              </w:r>
            </w:ins>
          </w:p>
          <w:p w14:paraId="0D4241FF" w14:textId="77777777" w:rsidR="00674450" w:rsidRDefault="00674450" w:rsidP="00674450">
            <w:pPr>
              <w:jc w:val="center"/>
              <w:rPr>
                <w:ins w:id="2788" w:author="Serjo" w:date="2020-04-13T00:06:00Z"/>
                <w:rFonts w:ascii="Arial" w:hAnsi="Arial" w:cs="Arial"/>
                <w:sz w:val="20"/>
              </w:rPr>
            </w:pPr>
            <w:ins w:id="2789" w:author="Serjo" w:date="2020-04-13T00:06:00Z">
              <w:r w:rsidRPr="004516EE">
                <w:rPr>
                  <w:rFonts w:ascii="Arial" w:hAnsi="Arial" w:cs="Arial"/>
                  <w:sz w:val="20"/>
                </w:rPr>
                <w:t>Выдача наряд-заданий на выполнение работ</w:t>
              </w:r>
            </w:ins>
          </w:p>
          <w:p w14:paraId="755A0210" w14:textId="68B371BB" w:rsidR="00DA2A1A" w:rsidDel="00674450" w:rsidRDefault="00DA2A1A" w:rsidP="00DA2A1A">
            <w:pPr>
              <w:jc w:val="center"/>
              <w:rPr>
                <w:del w:id="2790" w:author="Serjo" w:date="2020-04-13T00:06:00Z"/>
                <w:rFonts w:ascii="Arial" w:hAnsi="Arial" w:cs="Arial"/>
                <w:sz w:val="20"/>
              </w:rPr>
            </w:pPr>
          </w:p>
          <w:p w14:paraId="190E144B" w14:textId="77777777" w:rsidR="00DA2A1A" w:rsidRDefault="00DA2A1A" w:rsidP="001237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4" w:type="pct"/>
            <w:shd w:val="clear" w:color="auto" w:fill="auto"/>
          </w:tcPr>
          <w:p w14:paraId="4C2D2F7A" w14:textId="3B36F214" w:rsidR="00DA2A1A" w:rsidRDefault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Поступает наряд-допуск</w:t>
            </w:r>
            <w:del w:id="2791" w:author="Serjo" w:date="2020-04-13T00:06:00Z">
              <w:r w:rsidDel="00674450">
                <w:rPr>
                  <w:rFonts w:ascii="Arial" w:hAnsi="Arial" w:cs="Arial"/>
                  <w:sz w:val="20"/>
                </w:rPr>
                <w:delText xml:space="preserve"> на основании наряда-задания</w:delText>
              </w:r>
            </w:del>
          </w:p>
        </w:tc>
        <w:tc>
          <w:tcPr>
            <w:tcW w:w="809" w:type="pct"/>
            <w:shd w:val="clear" w:color="auto" w:fill="auto"/>
          </w:tcPr>
          <w:p w14:paraId="7C8337EE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ПП-11.03.01-ERP</w:t>
            </w:r>
          </w:p>
        </w:tc>
        <w:tc>
          <w:tcPr>
            <w:tcW w:w="905" w:type="pct"/>
            <w:shd w:val="clear" w:color="auto" w:fill="auto"/>
          </w:tcPr>
          <w:p w14:paraId="510592C8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Обеспечение проведения работ повышенной опасности</w:t>
            </w:r>
          </w:p>
        </w:tc>
        <w:tc>
          <w:tcPr>
            <w:tcW w:w="759" w:type="pct"/>
            <w:shd w:val="clear" w:color="auto" w:fill="auto"/>
          </w:tcPr>
          <w:p w14:paraId="5DDCDD18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60 </w:t>
            </w:r>
            <w:r w:rsidRPr="00C33E22">
              <w:rPr>
                <w:rFonts w:ascii="Arial" w:hAnsi="Arial" w:cs="Arial"/>
                <w:sz w:val="20"/>
              </w:rPr>
              <w:t>Подписание и выдача наряда-допуска</w:t>
            </w:r>
          </w:p>
        </w:tc>
      </w:tr>
      <w:tr w:rsidR="00DA2A1A" w:rsidRPr="00F94454" w:rsidDel="00964D11" w14:paraId="5A49C729" w14:textId="32BA16CD" w:rsidTr="006F6D24">
        <w:trPr>
          <w:cantSplit/>
          <w:del w:id="2792" w:author="Serjo" w:date="2020-04-13T01:39:00Z"/>
        </w:trPr>
        <w:tc>
          <w:tcPr>
            <w:tcW w:w="550" w:type="pct"/>
          </w:tcPr>
          <w:p w14:paraId="06FBBEB8" w14:textId="49AEDECD" w:rsidR="00DA2A1A" w:rsidRPr="00C33E22" w:rsidDel="00964D11" w:rsidRDefault="00DA2A1A" w:rsidP="00DA2A1A">
            <w:pPr>
              <w:rPr>
                <w:del w:id="2793" w:author="Serjo" w:date="2020-04-13T01:39:00Z"/>
                <w:rFonts w:ascii="Arial" w:hAnsi="Arial" w:cs="Arial"/>
                <w:sz w:val="20"/>
              </w:rPr>
            </w:pPr>
            <w:del w:id="2794" w:author="Serjo" w:date="2020-04-13T01:39:00Z">
              <w:r w:rsidRPr="003048AD" w:rsidDel="00964D11">
                <w:rPr>
                  <w:rFonts w:ascii="Arial" w:hAnsi="Arial" w:cs="Arial"/>
                  <w:sz w:val="20"/>
                </w:rPr>
                <w:delText>ПП-07.04.02-ERP</w:delText>
              </w:r>
            </w:del>
          </w:p>
        </w:tc>
        <w:tc>
          <w:tcPr>
            <w:tcW w:w="627" w:type="pct"/>
            <w:shd w:val="clear" w:color="auto" w:fill="auto"/>
          </w:tcPr>
          <w:p w14:paraId="02D043C8" w14:textId="0A3AEAAD" w:rsidR="00DA2A1A" w:rsidRPr="00C33E22" w:rsidDel="00964D11" w:rsidRDefault="00DA2A1A" w:rsidP="00DA2A1A">
            <w:pPr>
              <w:jc w:val="center"/>
              <w:rPr>
                <w:del w:id="2795" w:author="Serjo" w:date="2020-04-13T01:39:00Z"/>
                <w:rFonts w:ascii="Arial" w:hAnsi="Arial" w:cs="Arial"/>
                <w:sz w:val="20"/>
              </w:rPr>
            </w:pPr>
            <w:del w:id="2796" w:author="Serjo" w:date="2020-04-13T01:39:00Z">
              <w:r w:rsidRPr="003048AD" w:rsidDel="00964D11">
                <w:rPr>
                  <w:rFonts w:ascii="Arial" w:hAnsi="Arial" w:cs="Arial"/>
                  <w:sz w:val="20"/>
                </w:rPr>
                <w:delText>Регистрация технических параметров эксплуатации оборудования (измерения, наработка)</w:delText>
              </w:r>
            </w:del>
          </w:p>
        </w:tc>
        <w:tc>
          <w:tcPr>
            <w:tcW w:w="766" w:type="pct"/>
            <w:shd w:val="clear" w:color="auto" w:fill="auto"/>
          </w:tcPr>
          <w:p w14:paraId="0AC50635" w14:textId="41A78DC4" w:rsidR="00DA2A1A" w:rsidDel="00964D11" w:rsidRDefault="00DA2A1A" w:rsidP="00DA2A1A">
            <w:pPr>
              <w:jc w:val="center"/>
              <w:rPr>
                <w:del w:id="2797" w:author="Serjo" w:date="2020-04-13T01:39:00Z"/>
                <w:rFonts w:ascii="Arial" w:hAnsi="Arial" w:cs="Arial"/>
                <w:sz w:val="20"/>
              </w:rPr>
            </w:pPr>
            <w:del w:id="2798" w:author="Serjo" w:date="2020-04-13T01:39:00Z">
              <w:r w:rsidDel="00964D11">
                <w:rPr>
                  <w:rFonts w:ascii="Arial" w:hAnsi="Arial" w:cs="Arial"/>
                  <w:sz w:val="20"/>
                </w:rPr>
                <w:delText xml:space="preserve">10 </w:delText>
              </w:r>
              <w:r w:rsidRPr="003048AD" w:rsidDel="00964D11">
                <w:rPr>
                  <w:rFonts w:ascii="Arial" w:hAnsi="Arial" w:cs="Arial"/>
                  <w:sz w:val="20"/>
                </w:rPr>
                <w:delText>Проверка наличия у оборудования требуемой точки измерения</w:delText>
              </w:r>
            </w:del>
          </w:p>
        </w:tc>
        <w:tc>
          <w:tcPr>
            <w:tcW w:w="584" w:type="pct"/>
            <w:shd w:val="clear" w:color="auto" w:fill="auto"/>
          </w:tcPr>
          <w:p w14:paraId="438BDBB9" w14:textId="53F669A6" w:rsidR="00DA2A1A" w:rsidDel="00964D11" w:rsidRDefault="00DA2A1A" w:rsidP="00DA2A1A">
            <w:pPr>
              <w:jc w:val="center"/>
              <w:rPr>
                <w:del w:id="2799" w:author="Serjo" w:date="2020-04-13T01:39:00Z"/>
                <w:rFonts w:ascii="Arial" w:hAnsi="Arial" w:cs="Arial"/>
                <w:sz w:val="20"/>
              </w:rPr>
            </w:pPr>
            <w:del w:id="2800" w:author="Serjo" w:date="2020-04-13T01:39:00Z">
              <w:r w:rsidDel="00964D11">
                <w:rPr>
                  <w:rFonts w:ascii="Arial" w:hAnsi="Arial" w:cs="Arial"/>
                  <w:sz w:val="20"/>
                </w:rPr>
                <w:delText>Передаются данные о результатах диагностики</w:delText>
              </w:r>
            </w:del>
          </w:p>
        </w:tc>
        <w:tc>
          <w:tcPr>
            <w:tcW w:w="809" w:type="pct"/>
            <w:shd w:val="clear" w:color="auto" w:fill="auto"/>
          </w:tcPr>
          <w:p w14:paraId="67792914" w14:textId="2F3FF027" w:rsidR="00DA2A1A" w:rsidRPr="00C33E22" w:rsidDel="00964D11" w:rsidRDefault="00DA2A1A" w:rsidP="00DA2A1A">
            <w:pPr>
              <w:jc w:val="center"/>
              <w:rPr>
                <w:del w:id="2801" w:author="Serjo" w:date="2020-04-13T01:39:00Z"/>
                <w:rFonts w:ascii="Arial" w:hAnsi="Arial" w:cs="Arial"/>
                <w:sz w:val="20"/>
              </w:rPr>
            </w:pPr>
            <w:del w:id="2802" w:author="Serjo" w:date="2020-04-13T01:39:00Z">
              <w:r w:rsidRPr="00C33E22" w:rsidDel="00964D11">
                <w:rPr>
                  <w:rFonts w:ascii="Arial" w:hAnsi="Arial" w:cs="Arial"/>
                  <w:sz w:val="20"/>
                </w:rPr>
                <w:delText>ПП-07.04.03-ERP</w:delText>
              </w:r>
            </w:del>
          </w:p>
        </w:tc>
        <w:tc>
          <w:tcPr>
            <w:tcW w:w="905" w:type="pct"/>
            <w:shd w:val="clear" w:color="auto" w:fill="auto"/>
          </w:tcPr>
          <w:p w14:paraId="2E29CFDD" w14:textId="42ECE2C2" w:rsidR="00DA2A1A" w:rsidRPr="00C33E22" w:rsidDel="00964D11" w:rsidRDefault="00DA2A1A" w:rsidP="00DA2A1A">
            <w:pPr>
              <w:jc w:val="center"/>
              <w:rPr>
                <w:del w:id="2803" w:author="Serjo" w:date="2020-04-13T01:39:00Z"/>
                <w:rFonts w:ascii="Arial" w:hAnsi="Arial" w:cs="Arial"/>
                <w:sz w:val="20"/>
              </w:rPr>
            </w:pPr>
            <w:del w:id="2804" w:author="Serjo" w:date="2020-04-13T01:39:00Z">
              <w:r w:rsidRPr="00C33E22" w:rsidDel="00964D11">
                <w:rPr>
                  <w:rFonts w:ascii="Arial" w:hAnsi="Arial" w:cs="Arial"/>
                  <w:sz w:val="20"/>
                </w:rPr>
                <w:delText>Выполнение и регистрация результатов диагностики производственных активов</w:delText>
              </w:r>
            </w:del>
          </w:p>
        </w:tc>
        <w:tc>
          <w:tcPr>
            <w:tcW w:w="759" w:type="pct"/>
            <w:shd w:val="clear" w:color="auto" w:fill="auto"/>
          </w:tcPr>
          <w:p w14:paraId="151824D5" w14:textId="7E703BFB" w:rsidR="00DA2A1A" w:rsidDel="00964D11" w:rsidRDefault="00DA2A1A" w:rsidP="00DA2A1A">
            <w:pPr>
              <w:jc w:val="center"/>
              <w:rPr>
                <w:del w:id="2805" w:author="Serjo" w:date="2020-04-13T01:39:00Z"/>
                <w:rFonts w:ascii="Arial" w:hAnsi="Arial" w:cs="Arial"/>
                <w:sz w:val="20"/>
              </w:rPr>
            </w:pPr>
            <w:del w:id="2806" w:author="Serjo" w:date="2020-04-13T01:39:00Z">
              <w:r w:rsidDel="00964D11">
                <w:rPr>
                  <w:rFonts w:ascii="Arial" w:hAnsi="Arial" w:cs="Arial"/>
                  <w:sz w:val="20"/>
                </w:rPr>
                <w:delText xml:space="preserve">80 </w:delText>
              </w:r>
              <w:r w:rsidRPr="003048AD" w:rsidDel="00964D11">
                <w:rPr>
                  <w:rFonts w:ascii="Arial" w:hAnsi="Arial" w:cs="Arial"/>
                  <w:sz w:val="20"/>
                </w:rPr>
                <w:delText>Уведомляется ответственный за оборудование</w:delText>
              </w:r>
              <w:r w:rsidDel="00964D11">
                <w:rPr>
                  <w:rFonts w:ascii="Arial" w:hAnsi="Arial" w:cs="Arial"/>
                  <w:sz w:val="20"/>
                </w:rPr>
                <w:delText xml:space="preserve"> или 60 </w:delText>
              </w:r>
              <w:r w:rsidRPr="003048AD" w:rsidDel="00964D11">
                <w:rPr>
                  <w:rFonts w:ascii="Arial" w:hAnsi="Arial" w:cs="Arial"/>
                  <w:sz w:val="20"/>
                </w:rPr>
                <w:delText>Анализ наличия предаварийного состояния</w:delText>
              </w:r>
            </w:del>
          </w:p>
        </w:tc>
      </w:tr>
      <w:tr w:rsidR="00DA2A1A" w:rsidRPr="00F94454" w14:paraId="62C74B5D" w14:textId="77777777" w:rsidTr="006F6D24">
        <w:trPr>
          <w:cantSplit/>
        </w:trPr>
        <w:tc>
          <w:tcPr>
            <w:tcW w:w="550" w:type="pct"/>
          </w:tcPr>
          <w:p w14:paraId="5B6A4A2F" w14:textId="77777777" w:rsidR="00DA2A1A" w:rsidRPr="003048AD" w:rsidRDefault="00DA2A1A" w:rsidP="00DA2A1A">
            <w:pPr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627" w:type="pct"/>
            <w:shd w:val="clear" w:color="auto" w:fill="auto"/>
          </w:tcPr>
          <w:p w14:paraId="17ACC232" w14:textId="77777777" w:rsidR="00DA2A1A" w:rsidRPr="003048AD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66" w:type="pct"/>
            <w:shd w:val="clear" w:color="auto" w:fill="auto"/>
          </w:tcPr>
          <w:p w14:paraId="59A2B8D3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110 </w:t>
            </w:r>
            <w:r w:rsidRPr="003048AD">
              <w:rPr>
                <w:rFonts w:ascii="Arial" w:hAnsi="Arial" w:cs="Arial"/>
                <w:sz w:val="20"/>
              </w:rPr>
              <w:t>Регистрация факта выполнения операций диагностики</w:t>
            </w:r>
          </w:p>
        </w:tc>
        <w:tc>
          <w:tcPr>
            <w:tcW w:w="584" w:type="pct"/>
            <w:shd w:val="clear" w:color="auto" w:fill="auto"/>
          </w:tcPr>
          <w:p w14:paraId="52996D7D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Получаем подтверждение факта выполнения операций диагностики</w:t>
            </w:r>
          </w:p>
        </w:tc>
        <w:tc>
          <w:tcPr>
            <w:tcW w:w="809" w:type="pct"/>
            <w:shd w:val="clear" w:color="auto" w:fill="auto"/>
          </w:tcPr>
          <w:p w14:paraId="630A3165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ПП-07.04.02-ERP</w:t>
            </w:r>
          </w:p>
        </w:tc>
        <w:tc>
          <w:tcPr>
            <w:tcW w:w="905" w:type="pct"/>
            <w:shd w:val="clear" w:color="auto" w:fill="auto"/>
          </w:tcPr>
          <w:p w14:paraId="1915D97E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759" w:type="pct"/>
            <w:shd w:val="clear" w:color="auto" w:fill="auto"/>
          </w:tcPr>
          <w:p w14:paraId="76457C87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50 </w:t>
            </w:r>
            <w:r w:rsidRPr="003048AD">
              <w:rPr>
                <w:rFonts w:ascii="Arial" w:hAnsi="Arial" w:cs="Arial"/>
                <w:sz w:val="20"/>
              </w:rPr>
              <w:t>Контроль регистрации измерений</w:t>
            </w:r>
          </w:p>
        </w:tc>
      </w:tr>
      <w:tr w:rsidR="00DA2A1A" w:rsidRPr="00F94454" w14:paraId="26A4200E" w14:textId="77777777" w:rsidTr="006F6D24">
        <w:trPr>
          <w:cantSplit/>
        </w:trPr>
        <w:tc>
          <w:tcPr>
            <w:tcW w:w="550" w:type="pct"/>
          </w:tcPr>
          <w:p w14:paraId="12A32699" w14:textId="77777777" w:rsidR="00DA2A1A" w:rsidRPr="00C33E22" w:rsidRDefault="00DA2A1A" w:rsidP="00DA2A1A">
            <w:pPr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УП-04.07.02-ERP</w:t>
            </w:r>
          </w:p>
        </w:tc>
        <w:tc>
          <w:tcPr>
            <w:tcW w:w="627" w:type="pct"/>
            <w:shd w:val="clear" w:color="auto" w:fill="auto"/>
          </w:tcPr>
          <w:p w14:paraId="180C8012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Оперативный контроль отнесения фактических затрат</w:t>
            </w:r>
          </w:p>
        </w:tc>
        <w:tc>
          <w:tcPr>
            <w:tcW w:w="766" w:type="pct"/>
            <w:shd w:val="clear" w:color="auto" w:fill="auto"/>
          </w:tcPr>
          <w:p w14:paraId="3299E6C4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 </w:t>
            </w:r>
            <w:r w:rsidRPr="003048AD">
              <w:rPr>
                <w:rFonts w:ascii="Arial" w:hAnsi="Arial" w:cs="Arial"/>
                <w:sz w:val="20"/>
              </w:rPr>
              <w:t>Контроль корректности отнесения фактических затрат на объектах контроллинга</w:t>
            </w:r>
          </w:p>
        </w:tc>
        <w:tc>
          <w:tcPr>
            <w:tcW w:w="584" w:type="pct"/>
            <w:shd w:val="clear" w:color="auto" w:fill="auto"/>
          </w:tcPr>
          <w:p w14:paraId="5536B7D5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закрытый заказ на диагностику для оперативного контроля затрат</w:t>
            </w:r>
          </w:p>
        </w:tc>
        <w:tc>
          <w:tcPr>
            <w:tcW w:w="809" w:type="pct"/>
            <w:shd w:val="clear" w:color="auto" w:fill="auto"/>
          </w:tcPr>
          <w:p w14:paraId="2F373CEC" w14:textId="77777777" w:rsidR="00DA2A1A" w:rsidRPr="003048AD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7528FBB4" w14:textId="77777777" w:rsidR="00DA2A1A" w:rsidRPr="003048AD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404D1DA7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120 </w:t>
            </w:r>
            <w:r w:rsidRPr="003048AD">
              <w:rPr>
                <w:rFonts w:ascii="Arial" w:hAnsi="Arial" w:cs="Arial"/>
                <w:sz w:val="20"/>
              </w:rPr>
              <w:t>Техническое закрытие заказов на диагностику</w:t>
            </w:r>
          </w:p>
          <w:p w14:paraId="697773D8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130 </w:t>
            </w:r>
            <w:r w:rsidRPr="006F6D24">
              <w:rPr>
                <w:rFonts w:ascii="Arial" w:hAnsi="Arial" w:cs="Arial"/>
                <w:sz w:val="20"/>
              </w:rPr>
              <w:t>Принятие решения о дополнительной диагностике или фиксации дефекта/отказа</w:t>
            </w:r>
          </w:p>
        </w:tc>
      </w:tr>
      <w:tr w:rsidR="00DA2A1A" w:rsidRPr="00F94454" w14:paraId="36CB3F78" w14:textId="77777777" w:rsidTr="006F6D24">
        <w:trPr>
          <w:cantSplit/>
        </w:trPr>
        <w:tc>
          <w:tcPr>
            <w:tcW w:w="550" w:type="pct"/>
          </w:tcPr>
          <w:p w14:paraId="016E72DC" w14:textId="77777777" w:rsidR="00DA2A1A" w:rsidRPr="003048AD" w:rsidRDefault="00DA2A1A" w:rsidP="00DA2A1A">
            <w:pPr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ПП-07.04.04-ERP</w:t>
            </w:r>
          </w:p>
        </w:tc>
        <w:tc>
          <w:tcPr>
            <w:tcW w:w="627" w:type="pct"/>
            <w:shd w:val="clear" w:color="auto" w:fill="auto"/>
          </w:tcPr>
          <w:p w14:paraId="05391720" w14:textId="77777777" w:rsidR="00DA2A1A" w:rsidRPr="003048AD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3048AD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66" w:type="pct"/>
            <w:shd w:val="clear" w:color="auto" w:fill="auto"/>
          </w:tcPr>
          <w:p w14:paraId="7A38D8C0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30 </w:t>
            </w:r>
            <w:r w:rsidRPr="006F6D24">
              <w:rPr>
                <w:rFonts w:ascii="Arial" w:hAnsi="Arial" w:cs="Arial"/>
                <w:sz w:val="20"/>
              </w:rPr>
              <w:t>Анализ результатов диагностики</w:t>
            </w:r>
          </w:p>
        </w:tc>
        <w:tc>
          <w:tcPr>
            <w:tcW w:w="584" w:type="pct"/>
            <w:shd w:val="clear" w:color="auto" w:fill="auto"/>
          </w:tcPr>
          <w:p w14:paraId="71E036F0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данные для анализа результатов диагностики</w:t>
            </w:r>
          </w:p>
        </w:tc>
        <w:tc>
          <w:tcPr>
            <w:tcW w:w="809" w:type="pct"/>
            <w:shd w:val="clear" w:color="auto" w:fill="auto"/>
          </w:tcPr>
          <w:p w14:paraId="41A89970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7C132817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05F5E25C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120 </w:t>
            </w:r>
            <w:r w:rsidRPr="003048AD">
              <w:rPr>
                <w:rFonts w:ascii="Arial" w:hAnsi="Arial" w:cs="Arial"/>
                <w:sz w:val="20"/>
              </w:rPr>
              <w:t>Техническое закрытие заказов на диагностику</w:t>
            </w:r>
          </w:p>
          <w:p w14:paraId="44F99B65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130 </w:t>
            </w:r>
            <w:r w:rsidRPr="006F6D24">
              <w:rPr>
                <w:rFonts w:ascii="Arial" w:hAnsi="Arial" w:cs="Arial"/>
                <w:sz w:val="20"/>
              </w:rPr>
              <w:t>Принятие решения о дополнительной диагностике или фиксации дефекта/отказа</w:t>
            </w:r>
          </w:p>
        </w:tc>
      </w:tr>
      <w:tr w:rsidR="00DA2A1A" w:rsidRPr="00F94454" w14:paraId="41C1E965" w14:textId="77777777" w:rsidTr="006F6D24">
        <w:trPr>
          <w:cantSplit/>
        </w:trPr>
        <w:tc>
          <w:tcPr>
            <w:tcW w:w="550" w:type="pct"/>
          </w:tcPr>
          <w:p w14:paraId="2E4EA6E7" w14:textId="77777777" w:rsidR="00DA2A1A" w:rsidRPr="003048AD" w:rsidRDefault="00DA2A1A" w:rsidP="00DA2A1A">
            <w:pPr>
              <w:rPr>
                <w:rFonts w:ascii="Arial" w:hAnsi="Arial" w:cs="Arial"/>
                <w:sz w:val="20"/>
              </w:rPr>
            </w:pPr>
            <w:r w:rsidRPr="006F6D24">
              <w:rPr>
                <w:rFonts w:ascii="Arial" w:hAnsi="Arial" w:cs="Arial"/>
                <w:sz w:val="20"/>
              </w:rPr>
              <w:lastRenderedPageBreak/>
              <w:t>ПП-07.04.01-ERP</w:t>
            </w:r>
          </w:p>
        </w:tc>
        <w:tc>
          <w:tcPr>
            <w:tcW w:w="627" w:type="pct"/>
            <w:shd w:val="clear" w:color="auto" w:fill="auto"/>
          </w:tcPr>
          <w:p w14:paraId="1A65AA43" w14:textId="77777777" w:rsidR="00DA2A1A" w:rsidRPr="003048AD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6F6D24">
              <w:rPr>
                <w:rFonts w:ascii="Arial" w:hAnsi="Arial" w:cs="Arial"/>
                <w:sz w:val="20"/>
              </w:rPr>
              <w:t>Регистрация технического состояния оборудования (дефекты, простои, в т.ч вне</w:t>
            </w:r>
            <w:r w:rsidR="00C336AA">
              <w:rPr>
                <w:rFonts w:ascii="Arial" w:hAnsi="Arial" w:cs="Arial"/>
                <w:sz w:val="20"/>
              </w:rPr>
              <w:t>плановые остановы</w:t>
            </w:r>
            <w:r w:rsidRPr="006F6D24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66" w:type="pct"/>
            <w:shd w:val="clear" w:color="auto" w:fill="auto"/>
          </w:tcPr>
          <w:p w14:paraId="4941849C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30 </w:t>
            </w:r>
            <w:r w:rsidRPr="006F6D24">
              <w:rPr>
                <w:rFonts w:ascii="Arial" w:hAnsi="Arial" w:cs="Arial"/>
                <w:sz w:val="20"/>
              </w:rPr>
              <w:t>Определение приоритета сообщения</w:t>
            </w:r>
          </w:p>
        </w:tc>
        <w:tc>
          <w:tcPr>
            <w:tcW w:w="584" w:type="pct"/>
            <w:shd w:val="clear" w:color="auto" w:fill="auto"/>
          </w:tcPr>
          <w:p w14:paraId="71893E51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Передается информация о необходимости дополнительной диагностики</w:t>
            </w:r>
          </w:p>
        </w:tc>
        <w:tc>
          <w:tcPr>
            <w:tcW w:w="809" w:type="pct"/>
            <w:shd w:val="clear" w:color="auto" w:fill="auto"/>
          </w:tcPr>
          <w:p w14:paraId="3928ADFA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68A70FBB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6C1376D0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130 </w:t>
            </w:r>
            <w:r w:rsidRPr="006F6D24">
              <w:rPr>
                <w:rFonts w:ascii="Arial" w:hAnsi="Arial" w:cs="Arial"/>
                <w:sz w:val="20"/>
              </w:rPr>
              <w:t>Принятие решения о дополнительной диагностике или фиксации дефекта/отказа</w:t>
            </w:r>
          </w:p>
        </w:tc>
      </w:tr>
      <w:tr w:rsidR="00DA2A1A" w:rsidRPr="00F94454" w14:paraId="50C5ECB1" w14:textId="77777777" w:rsidTr="006F6D24">
        <w:trPr>
          <w:cantSplit/>
        </w:trPr>
        <w:tc>
          <w:tcPr>
            <w:tcW w:w="550" w:type="pct"/>
          </w:tcPr>
          <w:p w14:paraId="4723ADD2" w14:textId="77777777" w:rsidR="00DA2A1A" w:rsidRPr="006F6D24" w:rsidRDefault="00DA2A1A" w:rsidP="00DA2A1A">
            <w:pPr>
              <w:rPr>
                <w:rFonts w:ascii="Arial" w:hAnsi="Arial" w:cs="Arial"/>
                <w:sz w:val="20"/>
              </w:rPr>
            </w:pPr>
            <w:r w:rsidRPr="006F6D24">
              <w:rPr>
                <w:rFonts w:ascii="Arial" w:hAnsi="Arial" w:cs="Arial"/>
                <w:sz w:val="20"/>
              </w:rPr>
              <w:t>ПП-10.04.05-ERP</w:t>
            </w:r>
          </w:p>
        </w:tc>
        <w:tc>
          <w:tcPr>
            <w:tcW w:w="627" w:type="pct"/>
            <w:shd w:val="clear" w:color="auto" w:fill="auto"/>
          </w:tcPr>
          <w:p w14:paraId="3ED01ADE" w14:textId="77777777" w:rsidR="00DA2A1A" w:rsidRPr="006F6D24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6F6D24">
              <w:rPr>
                <w:rFonts w:ascii="Arial" w:hAnsi="Arial" w:cs="Arial"/>
                <w:sz w:val="20"/>
              </w:rPr>
              <w:t>Управление обязательствами по закупке работ и услуг</w:t>
            </w:r>
          </w:p>
        </w:tc>
        <w:tc>
          <w:tcPr>
            <w:tcW w:w="766" w:type="pct"/>
            <w:shd w:val="clear" w:color="auto" w:fill="auto"/>
          </w:tcPr>
          <w:p w14:paraId="50A39EB9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6F6D24">
              <w:rPr>
                <w:rFonts w:ascii="Arial" w:hAnsi="Arial" w:cs="Arial"/>
                <w:sz w:val="20"/>
              </w:rPr>
              <w:t>ПП-10.04.05.050 Регистрация приемки работ, услуг</w:t>
            </w:r>
          </w:p>
        </w:tc>
        <w:tc>
          <w:tcPr>
            <w:tcW w:w="584" w:type="pct"/>
            <w:shd w:val="clear" w:color="auto" w:fill="auto"/>
          </w:tcPr>
          <w:p w14:paraId="300D0483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Передается подписанный акт выполненных работ для регистрации в системе</w:t>
            </w:r>
          </w:p>
        </w:tc>
        <w:tc>
          <w:tcPr>
            <w:tcW w:w="809" w:type="pct"/>
            <w:shd w:val="clear" w:color="auto" w:fill="auto"/>
          </w:tcPr>
          <w:p w14:paraId="7E72DF3E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17EB3C92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367F6802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115 </w:t>
            </w:r>
            <w:r w:rsidRPr="006F6D24">
              <w:rPr>
                <w:rFonts w:ascii="Arial" w:hAnsi="Arial" w:cs="Arial"/>
                <w:sz w:val="20"/>
              </w:rPr>
              <w:t>Контроль результатов диагностики</w:t>
            </w:r>
          </w:p>
        </w:tc>
      </w:tr>
      <w:tr w:rsidR="00DA2A1A" w:rsidRPr="00F94454" w14:paraId="60C78C0A" w14:textId="77777777" w:rsidTr="006F6D24">
        <w:trPr>
          <w:cantSplit/>
        </w:trPr>
        <w:tc>
          <w:tcPr>
            <w:tcW w:w="550" w:type="pct"/>
          </w:tcPr>
          <w:p w14:paraId="54162594" w14:textId="77777777" w:rsidR="00DA2A1A" w:rsidRPr="006F6D24" w:rsidRDefault="00DA2A1A" w:rsidP="00DA2A1A">
            <w:pPr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627" w:type="pct"/>
            <w:shd w:val="clear" w:color="auto" w:fill="auto"/>
          </w:tcPr>
          <w:p w14:paraId="70AC9274" w14:textId="77777777" w:rsidR="00DA2A1A" w:rsidRPr="006F6D24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66" w:type="pct"/>
            <w:shd w:val="clear" w:color="auto" w:fill="auto"/>
          </w:tcPr>
          <w:p w14:paraId="277B575D" w14:textId="77777777" w:rsidR="00DA2A1A" w:rsidRPr="006F6D24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60 </w:t>
            </w:r>
            <w:r w:rsidRPr="00DA2A1A">
              <w:rPr>
                <w:rFonts w:ascii="Arial" w:hAnsi="Arial" w:cs="Arial"/>
                <w:sz w:val="20"/>
              </w:rPr>
              <w:t>Анализ дефектов</w:t>
            </w:r>
          </w:p>
        </w:tc>
        <w:tc>
          <w:tcPr>
            <w:tcW w:w="584" w:type="pct"/>
            <w:shd w:val="clear" w:color="auto" w:fill="auto"/>
          </w:tcPr>
          <w:p w14:paraId="41D361ED" w14:textId="77777777" w:rsidR="00DA2A1A" w:rsidRDefault="00290187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Получаем данные по выполненным работам на производственном активе</w:t>
            </w:r>
          </w:p>
        </w:tc>
        <w:tc>
          <w:tcPr>
            <w:tcW w:w="809" w:type="pct"/>
            <w:shd w:val="clear" w:color="auto" w:fill="auto"/>
          </w:tcPr>
          <w:p w14:paraId="6560A473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DA2A1A">
              <w:rPr>
                <w:rFonts w:ascii="Arial" w:hAnsi="Arial" w:cs="Arial"/>
                <w:sz w:val="20"/>
              </w:rPr>
              <w:t>ПП-07.03.03.01-ERP</w:t>
            </w:r>
          </w:p>
        </w:tc>
        <w:tc>
          <w:tcPr>
            <w:tcW w:w="905" w:type="pct"/>
            <w:shd w:val="clear" w:color="auto" w:fill="auto"/>
          </w:tcPr>
          <w:p w14:paraId="4791CA6F" w14:textId="77777777" w:rsidR="00DA2A1A" w:rsidRPr="00C33E22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 w:rsidRPr="00DA2A1A">
              <w:rPr>
                <w:rFonts w:ascii="Arial" w:hAnsi="Arial" w:cs="Arial"/>
                <w:sz w:val="20"/>
              </w:rPr>
              <w:t>Выполнение и фактический учет воздействий</w:t>
            </w:r>
          </w:p>
        </w:tc>
        <w:tc>
          <w:tcPr>
            <w:tcW w:w="759" w:type="pct"/>
            <w:shd w:val="clear" w:color="auto" w:fill="auto"/>
          </w:tcPr>
          <w:p w14:paraId="3F0FEB6D" w14:textId="77777777" w:rsidR="00DA2A1A" w:rsidRDefault="00DA2A1A" w:rsidP="00DA2A1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170 </w:t>
            </w:r>
            <w:r w:rsidRPr="00DA2A1A">
              <w:rPr>
                <w:rFonts w:ascii="Arial" w:hAnsi="Arial" w:cs="Arial"/>
                <w:sz w:val="20"/>
              </w:rPr>
              <w:t>Анализ и закрытие сообщений ТОРО</w:t>
            </w:r>
          </w:p>
        </w:tc>
      </w:tr>
      <w:tr w:rsidR="00290187" w:rsidRPr="00F94454" w14:paraId="350D1F55" w14:textId="77777777" w:rsidTr="006F6D24">
        <w:trPr>
          <w:cantSplit/>
        </w:trPr>
        <w:tc>
          <w:tcPr>
            <w:tcW w:w="550" w:type="pct"/>
          </w:tcPr>
          <w:p w14:paraId="6254347F" w14:textId="77777777" w:rsidR="00290187" w:rsidRPr="00781AE2" w:rsidRDefault="00290187" w:rsidP="00290187">
            <w:pPr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627" w:type="pct"/>
            <w:shd w:val="clear" w:color="auto" w:fill="auto"/>
          </w:tcPr>
          <w:p w14:paraId="536ED64F" w14:textId="77777777" w:rsidR="00290187" w:rsidRPr="00781AE2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66" w:type="pct"/>
            <w:shd w:val="clear" w:color="auto" w:fill="auto"/>
          </w:tcPr>
          <w:p w14:paraId="5E207D4C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290187">
              <w:rPr>
                <w:rFonts w:ascii="Arial" w:hAnsi="Arial" w:cs="Arial"/>
                <w:sz w:val="20"/>
              </w:rPr>
              <w:t>Оценка технического состояния ПА</w:t>
            </w:r>
          </w:p>
        </w:tc>
        <w:tc>
          <w:tcPr>
            <w:tcW w:w="584" w:type="pct"/>
            <w:shd w:val="clear" w:color="auto" w:fill="auto"/>
          </w:tcPr>
          <w:p w14:paraId="1F73BC54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Получаем критерии состояния оборудования для оценки </w:t>
            </w:r>
            <w:r w:rsidR="0030596E">
              <w:rPr>
                <w:rFonts w:ascii="Arial" w:hAnsi="Arial" w:cs="Arial"/>
                <w:sz w:val="20"/>
              </w:rPr>
              <w:t>технического</w:t>
            </w:r>
            <w:r>
              <w:rPr>
                <w:rFonts w:ascii="Arial" w:hAnsi="Arial" w:cs="Arial"/>
                <w:sz w:val="20"/>
              </w:rPr>
              <w:t xml:space="preserve"> состояния</w:t>
            </w:r>
          </w:p>
        </w:tc>
        <w:tc>
          <w:tcPr>
            <w:tcW w:w="809" w:type="pct"/>
            <w:shd w:val="clear" w:color="auto" w:fill="auto"/>
          </w:tcPr>
          <w:p w14:paraId="360CB5B0" w14:textId="77777777" w:rsidR="00290187" w:rsidRPr="00DA2A1A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 w:rsidRPr="00290187">
              <w:rPr>
                <w:rFonts w:ascii="Arial" w:hAnsi="Arial" w:cs="Arial"/>
                <w:sz w:val="20"/>
                <w:lang w:val="en-US"/>
              </w:rPr>
              <w:t>ПП-07.11</w:t>
            </w:r>
          </w:p>
        </w:tc>
        <w:tc>
          <w:tcPr>
            <w:tcW w:w="905" w:type="pct"/>
            <w:shd w:val="clear" w:color="auto" w:fill="auto"/>
          </w:tcPr>
          <w:p w14:paraId="20A2EC3E" w14:textId="77777777" w:rsidR="00290187" w:rsidRPr="00DA2A1A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 w:rsidRPr="00290187">
              <w:rPr>
                <w:rFonts w:ascii="Arial" w:hAnsi="Arial" w:cs="Arial"/>
                <w:sz w:val="20"/>
              </w:rPr>
              <w:t>Управление надежностью</w:t>
            </w:r>
          </w:p>
        </w:tc>
        <w:tc>
          <w:tcPr>
            <w:tcW w:w="759" w:type="pct"/>
            <w:shd w:val="clear" w:color="auto" w:fill="auto"/>
          </w:tcPr>
          <w:p w14:paraId="254DCF0E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</w:tr>
      <w:tr w:rsidR="00290187" w:rsidRPr="00F94454" w14:paraId="65C59844" w14:textId="77777777" w:rsidTr="006F6D24">
        <w:trPr>
          <w:cantSplit/>
        </w:trPr>
        <w:tc>
          <w:tcPr>
            <w:tcW w:w="550" w:type="pct"/>
          </w:tcPr>
          <w:p w14:paraId="5377D226" w14:textId="77777777" w:rsidR="00290187" w:rsidRPr="00781AE2" w:rsidRDefault="00290187" w:rsidP="00290187">
            <w:pPr>
              <w:rPr>
                <w:rFonts w:ascii="Arial" w:hAnsi="Arial" w:cs="Arial"/>
                <w:sz w:val="20"/>
                <w:lang w:val="en-US"/>
              </w:rPr>
            </w:pPr>
            <w:r w:rsidRPr="00290187">
              <w:rPr>
                <w:rFonts w:ascii="Arial" w:hAnsi="Arial" w:cs="Arial"/>
                <w:sz w:val="20"/>
                <w:lang w:val="en-US"/>
              </w:rPr>
              <w:t>ПП-07.03.01-ERP</w:t>
            </w:r>
          </w:p>
        </w:tc>
        <w:tc>
          <w:tcPr>
            <w:tcW w:w="627" w:type="pct"/>
            <w:shd w:val="clear" w:color="auto" w:fill="auto"/>
          </w:tcPr>
          <w:p w14:paraId="36C5E694" w14:textId="77777777" w:rsidR="00290187" w:rsidRPr="00781AE2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 w:rsidRPr="00290187">
              <w:rPr>
                <w:rFonts w:ascii="Arial" w:hAnsi="Arial" w:cs="Arial"/>
                <w:sz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766" w:type="pct"/>
            <w:shd w:val="clear" w:color="auto" w:fill="auto"/>
          </w:tcPr>
          <w:p w14:paraId="612B8F62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290187">
              <w:rPr>
                <w:rFonts w:ascii="Arial" w:hAnsi="Arial" w:cs="Arial"/>
                <w:sz w:val="20"/>
              </w:rPr>
              <w:t>Актуализация сроков плановых заказов по наработке/состоянию</w:t>
            </w:r>
          </w:p>
        </w:tc>
        <w:tc>
          <w:tcPr>
            <w:tcW w:w="584" w:type="pct"/>
            <w:shd w:val="clear" w:color="auto" w:fill="auto"/>
          </w:tcPr>
          <w:p w14:paraId="5F2897B7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актуальное значение технического состояния для актуализации сроков в оперативном планировании</w:t>
            </w:r>
          </w:p>
        </w:tc>
        <w:tc>
          <w:tcPr>
            <w:tcW w:w="809" w:type="pct"/>
            <w:shd w:val="clear" w:color="auto" w:fill="auto"/>
          </w:tcPr>
          <w:p w14:paraId="33511DA6" w14:textId="77777777" w:rsidR="00290187" w:rsidRPr="00290187" w:rsidRDefault="00290187" w:rsidP="0029018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905" w:type="pct"/>
            <w:shd w:val="clear" w:color="auto" w:fill="auto"/>
          </w:tcPr>
          <w:p w14:paraId="49EB3ECC" w14:textId="77777777" w:rsidR="00290187" w:rsidRP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59" w:type="pct"/>
            <w:shd w:val="clear" w:color="auto" w:fill="auto"/>
          </w:tcPr>
          <w:p w14:paraId="60D4FB9D" w14:textId="77777777" w:rsidR="00290187" w:rsidRDefault="00290187" w:rsidP="0029018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290187">
              <w:rPr>
                <w:rFonts w:ascii="Arial" w:hAnsi="Arial" w:cs="Arial"/>
                <w:sz w:val="20"/>
              </w:rPr>
              <w:t>Присвоение / актуализация технического состояния ПА</w:t>
            </w:r>
          </w:p>
        </w:tc>
      </w:tr>
      <w:tr w:rsidR="00F66D67" w:rsidRPr="00F94454" w14:paraId="6E33E0A8" w14:textId="77777777" w:rsidTr="006F6D24">
        <w:trPr>
          <w:cantSplit/>
        </w:trPr>
        <w:tc>
          <w:tcPr>
            <w:tcW w:w="550" w:type="pct"/>
          </w:tcPr>
          <w:p w14:paraId="686F478F" w14:textId="77777777" w:rsidR="00F66D67" w:rsidRPr="00290187" w:rsidRDefault="00F66D67" w:rsidP="00F66D67">
            <w:pPr>
              <w:rPr>
                <w:rFonts w:ascii="Arial" w:hAnsi="Arial" w:cs="Arial"/>
                <w:sz w:val="20"/>
                <w:lang w:val="en-US"/>
              </w:rPr>
            </w:pPr>
            <w:r w:rsidRPr="00290187">
              <w:rPr>
                <w:rFonts w:ascii="Arial" w:hAnsi="Arial" w:cs="Arial"/>
                <w:sz w:val="20"/>
                <w:lang w:val="en-US"/>
              </w:rPr>
              <w:lastRenderedPageBreak/>
              <w:t>ПП-07.02.03.01</w:t>
            </w:r>
          </w:p>
        </w:tc>
        <w:tc>
          <w:tcPr>
            <w:tcW w:w="627" w:type="pct"/>
            <w:shd w:val="clear" w:color="auto" w:fill="auto"/>
          </w:tcPr>
          <w:p w14:paraId="10193782" w14:textId="77777777" w:rsidR="00F66D67" w:rsidRPr="0029018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290187">
              <w:rPr>
                <w:rFonts w:ascii="Arial" w:hAnsi="Arial" w:cs="Arial"/>
                <w:sz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766" w:type="pct"/>
            <w:shd w:val="clear" w:color="auto" w:fill="auto"/>
          </w:tcPr>
          <w:p w14:paraId="327321B0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F66D67">
              <w:rPr>
                <w:rFonts w:ascii="Arial" w:hAnsi="Arial" w:cs="Arial"/>
                <w:sz w:val="20"/>
              </w:rPr>
              <w:t>Актуализация планов ТОРО для ППР</w:t>
            </w:r>
          </w:p>
        </w:tc>
        <w:tc>
          <w:tcPr>
            <w:tcW w:w="584" w:type="pct"/>
            <w:shd w:val="clear" w:color="auto" w:fill="auto"/>
          </w:tcPr>
          <w:p w14:paraId="05E01DE7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актуальное значение технического состояния для актуализации сроков в годовом планировании</w:t>
            </w:r>
          </w:p>
        </w:tc>
        <w:tc>
          <w:tcPr>
            <w:tcW w:w="809" w:type="pct"/>
            <w:shd w:val="clear" w:color="auto" w:fill="auto"/>
          </w:tcPr>
          <w:p w14:paraId="01E7ECE8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905" w:type="pct"/>
            <w:shd w:val="clear" w:color="auto" w:fill="auto"/>
          </w:tcPr>
          <w:p w14:paraId="3978266C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59" w:type="pct"/>
            <w:shd w:val="clear" w:color="auto" w:fill="auto"/>
          </w:tcPr>
          <w:p w14:paraId="5166C22C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290187">
              <w:rPr>
                <w:rFonts w:ascii="Arial" w:hAnsi="Arial" w:cs="Arial"/>
                <w:sz w:val="20"/>
              </w:rPr>
              <w:t>Присвоение / актуализация технического состояния ПА</w:t>
            </w:r>
          </w:p>
        </w:tc>
      </w:tr>
      <w:tr w:rsidR="00F66D67" w:rsidRPr="00F94454" w14:paraId="620A1C66" w14:textId="77777777" w:rsidTr="006F6D24">
        <w:trPr>
          <w:cantSplit/>
        </w:trPr>
        <w:tc>
          <w:tcPr>
            <w:tcW w:w="550" w:type="pct"/>
          </w:tcPr>
          <w:p w14:paraId="573E8298" w14:textId="77777777" w:rsidR="00F66D67" w:rsidRPr="00290187" w:rsidRDefault="00F66D67" w:rsidP="00F66D67">
            <w:pPr>
              <w:rPr>
                <w:rFonts w:ascii="Arial" w:hAnsi="Arial" w:cs="Arial"/>
                <w:sz w:val="20"/>
                <w:lang w:val="en-US"/>
              </w:rPr>
            </w:pPr>
            <w:r w:rsidRPr="00F66D67">
              <w:rPr>
                <w:rFonts w:ascii="Arial" w:hAnsi="Arial" w:cs="Arial"/>
                <w:sz w:val="20"/>
                <w:lang w:val="en-US"/>
              </w:rPr>
              <w:t>ПП-07.02.01-ERP</w:t>
            </w:r>
          </w:p>
        </w:tc>
        <w:tc>
          <w:tcPr>
            <w:tcW w:w="627" w:type="pct"/>
            <w:shd w:val="clear" w:color="auto" w:fill="auto"/>
          </w:tcPr>
          <w:p w14:paraId="1424DAE9" w14:textId="77777777" w:rsidR="00F66D67" w:rsidRPr="0029018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F66D67">
              <w:rPr>
                <w:rFonts w:ascii="Arial" w:hAnsi="Arial" w:cs="Arial"/>
                <w:sz w:val="20"/>
              </w:rPr>
              <w:t>Долгосрочное планирование воздействий на производственные активы (мастер-план от 3-х до 10 лет)</w:t>
            </w:r>
          </w:p>
        </w:tc>
        <w:tc>
          <w:tcPr>
            <w:tcW w:w="766" w:type="pct"/>
            <w:shd w:val="clear" w:color="auto" w:fill="auto"/>
          </w:tcPr>
          <w:p w14:paraId="64EEE061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10 </w:t>
            </w:r>
            <w:r w:rsidRPr="00F66D67">
              <w:rPr>
                <w:rFonts w:ascii="Arial" w:hAnsi="Arial" w:cs="Arial"/>
                <w:sz w:val="20"/>
              </w:rPr>
              <w:t>Формирование долгосрочного мастер-плана БЕ</w:t>
            </w:r>
          </w:p>
        </w:tc>
        <w:tc>
          <w:tcPr>
            <w:tcW w:w="584" w:type="pct"/>
            <w:shd w:val="clear" w:color="auto" w:fill="auto"/>
          </w:tcPr>
          <w:p w14:paraId="3B22CADF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актуальное значение технического состояния для актуализации сроков в долгосрочном планировании</w:t>
            </w:r>
          </w:p>
        </w:tc>
        <w:tc>
          <w:tcPr>
            <w:tcW w:w="809" w:type="pct"/>
            <w:shd w:val="clear" w:color="auto" w:fill="auto"/>
          </w:tcPr>
          <w:p w14:paraId="40CD9A7D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905" w:type="pct"/>
            <w:shd w:val="clear" w:color="auto" w:fill="auto"/>
          </w:tcPr>
          <w:p w14:paraId="2AAC8035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59" w:type="pct"/>
            <w:shd w:val="clear" w:color="auto" w:fill="auto"/>
          </w:tcPr>
          <w:p w14:paraId="36BF4014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290187">
              <w:rPr>
                <w:rFonts w:ascii="Arial" w:hAnsi="Arial" w:cs="Arial"/>
                <w:sz w:val="20"/>
              </w:rPr>
              <w:t>Присвоение / актуализация технического состояния ПА</w:t>
            </w:r>
          </w:p>
        </w:tc>
      </w:tr>
      <w:tr w:rsidR="00F66D67" w:rsidRPr="00F94454" w14:paraId="4AEDD582" w14:textId="77777777" w:rsidTr="006F6D24">
        <w:trPr>
          <w:cantSplit/>
        </w:trPr>
        <w:tc>
          <w:tcPr>
            <w:tcW w:w="550" w:type="pct"/>
          </w:tcPr>
          <w:p w14:paraId="38F06CCA" w14:textId="77777777" w:rsidR="00F66D67" w:rsidRPr="00F66D67" w:rsidRDefault="00F66D67" w:rsidP="00F66D67">
            <w:pPr>
              <w:rPr>
                <w:rFonts w:ascii="Arial" w:hAnsi="Arial" w:cs="Arial"/>
                <w:sz w:val="20"/>
                <w:lang w:val="en-US"/>
              </w:rPr>
            </w:pPr>
            <w:r w:rsidRPr="00290187">
              <w:rPr>
                <w:rFonts w:ascii="Arial" w:hAnsi="Arial" w:cs="Arial"/>
                <w:sz w:val="20"/>
                <w:lang w:val="en-US"/>
              </w:rPr>
              <w:t>ПП-07.11</w:t>
            </w:r>
          </w:p>
        </w:tc>
        <w:tc>
          <w:tcPr>
            <w:tcW w:w="627" w:type="pct"/>
            <w:shd w:val="clear" w:color="auto" w:fill="auto"/>
          </w:tcPr>
          <w:p w14:paraId="7A8A6542" w14:textId="77777777" w:rsidR="00F66D67" w:rsidRP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290187">
              <w:rPr>
                <w:rFonts w:ascii="Arial" w:hAnsi="Arial" w:cs="Arial"/>
                <w:sz w:val="20"/>
              </w:rPr>
              <w:t>Управление надежностью</w:t>
            </w:r>
          </w:p>
        </w:tc>
        <w:tc>
          <w:tcPr>
            <w:tcW w:w="766" w:type="pct"/>
            <w:shd w:val="clear" w:color="auto" w:fill="auto"/>
          </w:tcPr>
          <w:p w14:paraId="2A5B9A0D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1731AEFB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Передаем актуальное значение технического состояния и отчет по его изменению</w:t>
            </w:r>
          </w:p>
        </w:tc>
        <w:tc>
          <w:tcPr>
            <w:tcW w:w="809" w:type="pct"/>
            <w:shd w:val="clear" w:color="auto" w:fill="auto"/>
          </w:tcPr>
          <w:p w14:paraId="681286E2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781AE2">
              <w:rPr>
                <w:rFonts w:ascii="Arial" w:hAnsi="Arial" w:cs="Arial"/>
                <w:sz w:val="20"/>
                <w:lang w:val="en-US"/>
              </w:rPr>
              <w:t>ПП-07.04.04-ERP</w:t>
            </w:r>
          </w:p>
        </w:tc>
        <w:tc>
          <w:tcPr>
            <w:tcW w:w="905" w:type="pct"/>
            <w:shd w:val="clear" w:color="auto" w:fill="auto"/>
          </w:tcPr>
          <w:p w14:paraId="29CD72AE" w14:textId="77777777" w:rsidR="00F66D67" w:rsidRPr="00781AE2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 w:rsidRPr="00781AE2">
              <w:rPr>
                <w:rFonts w:ascii="Arial" w:hAnsi="Arial" w:cs="Arial"/>
                <w:sz w:val="20"/>
              </w:rPr>
              <w:t>Анализ технического состояния производственных  активов</w:t>
            </w:r>
          </w:p>
        </w:tc>
        <w:tc>
          <w:tcPr>
            <w:tcW w:w="759" w:type="pct"/>
            <w:shd w:val="clear" w:color="auto" w:fill="auto"/>
          </w:tcPr>
          <w:p w14:paraId="49B54A3D" w14:textId="77777777" w:rsidR="00F66D67" w:rsidRDefault="00F66D67" w:rsidP="00F66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20 </w:t>
            </w:r>
            <w:r w:rsidRPr="00290187">
              <w:rPr>
                <w:rFonts w:ascii="Arial" w:hAnsi="Arial" w:cs="Arial"/>
                <w:sz w:val="20"/>
              </w:rPr>
              <w:t>Присвоение / актуализация технического состояния ПА</w:t>
            </w:r>
          </w:p>
        </w:tc>
      </w:tr>
      <w:tr w:rsidR="00DD6DB3" w:rsidRPr="00F94454" w14:paraId="65A39457" w14:textId="77777777" w:rsidTr="006F6D24">
        <w:trPr>
          <w:cantSplit/>
        </w:trPr>
        <w:tc>
          <w:tcPr>
            <w:tcW w:w="550" w:type="pct"/>
          </w:tcPr>
          <w:p w14:paraId="13993AC5" w14:textId="140594B5" w:rsidR="00DD6DB3" w:rsidRPr="00290187" w:rsidRDefault="00DD6DB3" w:rsidP="00DD6DB3">
            <w:pPr>
              <w:rPr>
                <w:rFonts w:ascii="Arial" w:hAnsi="Arial" w:cs="Arial"/>
                <w:sz w:val="20"/>
                <w:lang w:val="en-US"/>
              </w:rPr>
            </w:pPr>
            <w:r w:rsidRPr="00DD6DB3">
              <w:rPr>
                <w:rFonts w:ascii="Arial" w:hAnsi="Arial" w:cs="Arial"/>
                <w:sz w:val="20"/>
                <w:lang w:val="en-US"/>
              </w:rPr>
              <w:t>ПП-07.02.03.02-ERP</w:t>
            </w:r>
          </w:p>
        </w:tc>
        <w:tc>
          <w:tcPr>
            <w:tcW w:w="627" w:type="pct"/>
            <w:shd w:val="clear" w:color="auto" w:fill="auto"/>
          </w:tcPr>
          <w:p w14:paraId="787062A4" w14:textId="14B6D827" w:rsidR="00DD6DB3" w:rsidRPr="00290187" w:rsidRDefault="00DD6DB3" w:rsidP="00DD6DB3">
            <w:pPr>
              <w:jc w:val="center"/>
              <w:rPr>
                <w:rFonts w:ascii="Arial" w:hAnsi="Arial" w:cs="Arial"/>
                <w:sz w:val="20"/>
              </w:rPr>
            </w:pPr>
            <w:r w:rsidRPr="00DD6DB3">
              <w:rPr>
                <w:rFonts w:ascii="Arial" w:hAnsi="Arial" w:cs="Arial"/>
                <w:sz w:val="20"/>
              </w:rPr>
              <w:t>Планирование остановочных ремонтов</w:t>
            </w:r>
          </w:p>
        </w:tc>
        <w:tc>
          <w:tcPr>
            <w:tcW w:w="766" w:type="pct"/>
            <w:shd w:val="clear" w:color="auto" w:fill="auto"/>
          </w:tcPr>
          <w:p w14:paraId="0A852DEF" w14:textId="2E602A01" w:rsidR="00DD6DB3" w:rsidRDefault="002F3468" w:rsidP="00DD6D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 Проверка перед планированием остановочного ремонта</w:t>
            </w:r>
          </w:p>
        </w:tc>
        <w:tc>
          <w:tcPr>
            <w:tcW w:w="584" w:type="pct"/>
            <w:shd w:val="clear" w:color="auto" w:fill="auto"/>
          </w:tcPr>
          <w:p w14:paraId="323FE325" w14:textId="6D18C03D" w:rsidR="00DD6DB3" w:rsidRDefault="002F3468" w:rsidP="00DD6D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Передается информация о необходимости выполнить остановочный ремонт</w:t>
            </w:r>
          </w:p>
        </w:tc>
        <w:tc>
          <w:tcPr>
            <w:tcW w:w="809" w:type="pct"/>
            <w:shd w:val="clear" w:color="auto" w:fill="auto"/>
          </w:tcPr>
          <w:p w14:paraId="57F9DA8E" w14:textId="3CB8B4E6" w:rsidR="00DD6DB3" w:rsidRPr="00781AE2" w:rsidRDefault="00DD6DB3" w:rsidP="00DD6DB3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C33E22">
              <w:rPr>
                <w:rFonts w:ascii="Arial" w:hAnsi="Arial" w:cs="Arial"/>
                <w:sz w:val="20"/>
              </w:rPr>
              <w:t>ПП-07.04.03-ERP</w:t>
            </w:r>
          </w:p>
        </w:tc>
        <w:tc>
          <w:tcPr>
            <w:tcW w:w="905" w:type="pct"/>
            <w:shd w:val="clear" w:color="auto" w:fill="auto"/>
          </w:tcPr>
          <w:p w14:paraId="27426ACE" w14:textId="1500B15A" w:rsidR="00DD6DB3" w:rsidRPr="00781AE2" w:rsidRDefault="00DD6DB3" w:rsidP="00DD6DB3">
            <w:pPr>
              <w:jc w:val="center"/>
              <w:rPr>
                <w:rFonts w:ascii="Arial" w:hAnsi="Arial" w:cs="Arial"/>
                <w:sz w:val="20"/>
              </w:rPr>
            </w:pPr>
            <w:r w:rsidRPr="00C33E22">
              <w:rPr>
                <w:rFonts w:ascii="Arial" w:hAnsi="Arial" w:cs="Arial"/>
                <w:sz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759" w:type="pct"/>
            <w:shd w:val="clear" w:color="auto" w:fill="auto"/>
          </w:tcPr>
          <w:p w14:paraId="3A0825EC" w14:textId="1837670F" w:rsidR="00DD6DB3" w:rsidRPr="002F3468" w:rsidRDefault="00173325" w:rsidP="00DD6D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120 Техническое закрытие заказов на диагностику, 130 Принятие решения о дополнительной диагностике или фиксации</w:t>
            </w:r>
            <w:r w:rsidR="002F3468">
              <w:rPr>
                <w:rFonts w:ascii="Arial" w:hAnsi="Arial" w:cs="Arial"/>
                <w:sz w:val="20"/>
              </w:rPr>
              <w:t xml:space="preserve"> дефекта</w:t>
            </w:r>
            <w:r w:rsidR="002F3468" w:rsidRPr="00224B02">
              <w:rPr>
                <w:rFonts w:ascii="Arial" w:hAnsi="Arial" w:cs="Arial"/>
                <w:sz w:val="20"/>
              </w:rPr>
              <w:t>/</w:t>
            </w:r>
            <w:r w:rsidR="002F3468">
              <w:rPr>
                <w:rFonts w:ascii="Arial" w:hAnsi="Arial" w:cs="Arial"/>
                <w:sz w:val="20"/>
              </w:rPr>
              <w:t>отказа</w:t>
            </w:r>
          </w:p>
        </w:tc>
      </w:tr>
    </w:tbl>
    <w:p w14:paraId="2124C3C8" w14:textId="77777777" w:rsidR="00022C33" w:rsidRDefault="00022C33" w:rsidP="00022C33">
      <w:pPr>
        <w:rPr>
          <w:rFonts w:ascii="Arial" w:eastAsia="Calibri" w:hAnsi="Arial" w:cs="Arial"/>
        </w:rPr>
      </w:pPr>
    </w:p>
    <w:p w14:paraId="1A77842F" w14:textId="77777777" w:rsidR="00022C33" w:rsidRPr="00F94454" w:rsidRDefault="00022C33" w:rsidP="00022C33">
      <w:pPr>
        <w:rPr>
          <w:rFonts w:ascii="Arial" w:eastAsia="Calibri" w:hAnsi="Arial" w:cs="Arial"/>
        </w:rPr>
      </w:pPr>
    </w:p>
    <w:p w14:paraId="7616BF36" w14:textId="77777777" w:rsidR="00B61C4B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807" w:name="_Toc69302500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Основные данные</w:t>
      </w:r>
      <w:bookmarkEnd w:id="2807"/>
    </w:p>
    <w:p w14:paraId="61B26709" w14:textId="77777777" w:rsidR="00324381" w:rsidRPr="003945DC" w:rsidRDefault="007D2266" w:rsidP="00A03DDE">
      <w:pPr>
        <w:pStyle w:val="3"/>
        <w:numPr>
          <w:ilvl w:val="2"/>
          <w:numId w:val="66"/>
        </w:numPr>
      </w:pPr>
      <w:bookmarkStart w:id="2808" w:name="_Toc69302501"/>
      <w:r w:rsidRPr="003945DC">
        <w:t>Единицы оборудования</w:t>
      </w:r>
      <w:bookmarkEnd w:id="2808"/>
    </w:p>
    <w:p w14:paraId="1427BE2E" w14:textId="77777777" w:rsidR="006146A9" w:rsidRDefault="00324381" w:rsidP="00A03DDE">
      <w:pPr>
        <w:spacing w:line="276" w:lineRule="auto"/>
        <w:ind w:firstLine="576"/>
        <w:rPr>
          <w:rFonts w:ascii="Arial" w:hAnsi="Arial" w:cs="Arial"/>
        </w:rPr>
      </w:pPr>
      <w:r w:rsidRPr="006E75E7">
        <w:rPr>
          <w:rFonts w:ascii="Arial" w:hAnsi="Arial" w:cs="Arial"/>
        </w:rPr>
        <w:t xml:space="preserve">В процессе </w:t>
      </w:r>
      <w:r>
        <w:rPr>
          <w:rFonts w:ascii="Arial" w:hAnsi="Arial" w:cs="Arial"/>
        </w:rPr>
        <w:t>мониторинга и оценки технического состояния производственных активов используются единицы оборудования:</w:t>
      </w:r>
    </w:p>
    <w:p w14:paraId="53B7B27E" w14:textId="61288B2B" w:rsidR="006146A9" w:rsidRPr="00A03DDE" w:rsidRDefault="006146A9" w:rsidP="00A03DDE">
      <w:pPr>
        <w:spacing w:line="276" w:lineRule="auto"/>
        <w:ind w:firstLine="576"/>
        <w:rPr>
          <w:rFonts w:ascii="Arial" w:hAnsi="Arial" w:cs="Arial"/>
        </w:rPr>
      </w:pPr>
      <w:r w:rsidRPr="00A03DDE">
        <w:rPr>
          <w:rFonts w:ascii="Arial" w:hAnsi="Arial" w:cs="Arial"/>
        </w:rPr>
        <w:t>Единица оборудования — это отдельный</w:t>
      </w:r>
      <w:r w:rsidR="0056292E">
        <w:rPr>
          <w:rFonts w:ascii="Arial" w:hAnsi="Arial" w:cs="Arial"/>
        </w:rPr>
        <w:t xml:space="preserve"> физический</w:t>
      </w:r>
      <w:r w:rsidRPr="00A03DDE">
        <w:rPr>
          <w:rFonts w:ascii="Arial" w:hAnsi="Arial" w:cs="Arial"/>
        </w:rPr>
        <w:t xml:space="preserve"> объект, </w:t>
      </w:r>
      <w:r w:rsidR="0056292E" w:rsidRPr="0056292E">
        <w:rPr>
          <w:rFonts w:ascii="Arial" w:hAnsi="Arial" w:cs="Arial"/>
        </w:rPr>
        <w:t>техническое обслуживание и ремонт которого выполняется автономно</w:t>
      </w:r>
      <w:r w:rsidRPr="00A03DDE">
        <w:rPr>
          <w:rFonts w:ascii="Arial" w:hAnsi="Arial" w:cs="Arial"/>
        </w:rPr>
        <w:t>.</w:t>
      </w:r>
      <w:r w:rsidR="0056292E" w:rsidRPr="0056292E">
        <w:t xml:space="preserve"> </w:t>
      </w:r>
      <w:r w:rsidR="0056292E" w:rsidRPr="0056292E">
        <w:rPr>
          <w:rFonts w:ascii="Arial" w:hAnsi="Arial" w:cs="Arial"/>
        </w:rPr>
        <w:t>Единицу оборудования можно монтировать в технической системе или ее части</w:t>
      </w:r>
      <w:r w:rsidR="0056292E">
        <w:rPr>
          <w:rFonts w:ascii="Arial" w:hAnsi="Arial" w:cs="Arial"/>
        </w:rPr>
        <w:t>.</w:t>
      </w:r>
    </w:p>
    <w:p w14:paraId="49476610" w14:textId="23DC98BE" w:rsidR="006146A9" w:rsidRDefault="006146A9" w:rsidP="00A03DDE">
      <w:pPr>
        <w:spacing w:line="276" w:lineRule="auto"/>
        <w:ind w:firstLine="576"/>
        <w:rPr>
          <w:rFonts w:ascii="Arial" w:eastAsiaTheme="minorHAnsi" w:hAnsi="Arial" w:cs="Arial"/>
          <w:szCs w:val="24"/>
        </w:rPr>
      </w:pPr>
      <w:r w:rsidRPr="00A03DDE">
        <w:rPr>
          <w:rFonts w:ascii="Arial" w:hAnsi="Arial" w:cs="Arial"/>
        </w:rPr>
        <w:t>Справочник единиц оборудования будет использоваться совместно со справочником технических мест и предназначается для уточнения конкретного объекта, подлежащего</w:t>
      </w:r>
      <w:r w:rsidR="007D2266" w:rsidRPr="007D2266">
        <w:rPr>
          <w:rFonts w:ascii="Arial" w:hAnsi="Arial" w:cs="Arial"/>
        </w:rPr>
        <w:t xml:space="preserve"> техн</w:t>
      </w:r>
      <w:r w:rsidR="007D2266">
        <w:rPr>
          <w:rFonts w:ascii="Arial" w:hAnsi="Arial" w:cs="Arial"/>
        </w:rPr>
        <w:t>ическому обслуживанию и ремонту</w:t>
      </w:r>
      <w:r w:rsidRPr="00A03DDE">
        <w:rPr>
          <w:rFonts w:ascii="Arial" w:hAnsi="Arial" w:cs="Arial"/>
        </w:rPr>
        <w:t xml:space="preserve"> (</w:t>
      </w:r>
      <w:del w:id="2809" w:author="Serjo" w:date="2020-04-09T16:00:00Z">
        <w:r w:rsidRPr="00A03DDE" w:rsidDel="009D3A71">
          <w:rPr>
            <w:rFonts w:ascii="Arial" w:hAnsi="Arial" w:cs="Arial"/>
          </w:rPr>
          <w:delText xml:space="preserve">п. 3.10 </w:delText>
        </w:r>
      </w:del>
      <w:r w:rsidRPr="00A03DDE">
        <w:rPr>
          <w:rFonts w:ascii="Arial" w:hAnsi="Arial" w:cs="Arial"/>
        </w:rPr>
        <w:t xml:space="preserve">КД </w:t>
      </w:r>
      <w:ins w:id="2810" w:author="Serjo" w:date="2020-04-09T16:00:00Z">
        <w:r w:rsidR="009D3A71">
          <w:rPr>
            <w:rFonts w:ascii="Arial" w:hAnsi="Arial" w:cs="Arial"/>
          </w:rPr>
          <w:t>«</w:t>
        </w:r>
        <w:del w:id="2811" w:author="Владимир Лаут" w:date="2021-03-15T12:14:00Z">
          <w:r w:rsidR="009D3A71" w:rsidRPr="009D3A71" w:rsidDel="00530700">
            <w:rPr>
              <w:rFonts w:ascii="Arial" w:hAnsi="Arial" w:cs="Arial"/>
            </w:rPr>
            <w:delText>ERP.9.9.2</w:delText>
          </w:r>
        </w:del>
      </w:ins>
      <w:ins w:id="2812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2813" w:author="Serjo" w:date="2020-04-09T16:00:00Z">
        <w:r w:rsidR="009D3A71" w:rsidRPr="009D3A71">
          <w:rPr>
            <w:rFonts w:ascii="Arial" w:hAnsi="Arial" w:cs="Arial"/>
          </w:rPr>
          <w:t>.7_PM_КД_Управление основными данными ТОиР</w:t>
        </w:r>
        <w:r w:rsidR="009D3A71">
          <w:rPr>
            <w:rFonts w:ascii="Arial" w:hAnsi="Arial" w:cs="Arial"/>
          </w:rPr>
          <w:t>»</w:t>
        </w:r>
      </w:ins>
      <w:del w:id="2814" w:author="Serjo" w:date="2020-04-09T13:11:00Z">
        <w:r w:rsidR="00A52D6B" w:rsidRPr="00A52D6B" w:rsidDel="00F45391">
          <w:rPr>
            <w:rFonts w:ascii="Arial" w:eastAsiaTheme="minorHAnsi" w:hAnsi="Arial" w:cs="Arial"/>
            <w:szCs w:val="24"/>
          </w:rPr>
          <w:delText>ERP.5.1.7_PM_КД_</w:delText>
        </w:r>
      </w:del>
      <w:del w:id="2815" w:author="Serjo" w:date="2020-04-09T16:00:00Z">
        <w:r w:rsidR="00A52D6B" w:rsidRPr="00A52D6B" w:rsidDel="009D3A71">
          <w:rPr>
            <w:rFonts w:ascii="Arial" w:eastAsiaTheme="minorHAnsi" w:hAnsi="Arial" w:cs="Arial"/>
            <w:szCs w:val="24"/>
          </w:rPr>
          <w:delText>Управление основными данными</w:delText>
        </w:r>
      </w:del>
      <w:r w:rsidRPr="00A03DDE">
        <w:rPr>
          <w:rFonts w:ascii="Arial" w:eastAsiaTheme="minorHAnsi" w:hAnsi="Arial" w:cs="Arial"/>
          <w:szCs w:val="24"/>
        </w:rPr>
        <w:t>)</w:t>
      </w:r>
      <w:r w:rsidR="00324381" w:rsidRPr="00A03DDE">
        <w:rPr>
          <w:rFonts w:ascii="Arial" w:eastAsiaTheme="minorHAnsi" w:hAnsi="Arial" w:cs="Arial"/>
          <w:szCs w:val="24"/>
        </w:rPr>
        <w:t>.</w:t>
      </w:r>
    </w:p>
    <w:p w14:paraId="532348EE" w14:textId="77777777" w:rsidR="00C82CF6" w:rsidRDefault="00C82CF6" w:rsidP="00C82CF6">
      <w:pPr>
        <w:ind w:firstLine="576"/>
        <w:rPr>
          <w:rFonts w:ascii="Arial" w:eastAsiaTheme="minorHAnsi" w:hAnsi="Arial" w:cs="Arial"/>
          <w:szCs w:val="24"/>
        </w:rPr>
      </w:pPr>
    </w:p>
    <w:p w14:paraId="0BB1B97E" w14:textId="77777777" w:rsidR="007852EC" w:rsidRDefault="007852EC" w:rsidP="00C82CF6">
      <w:pPr>
        <w:ind w:firstLine="567"/>
        <w:rPr>
          <w:rFonts w:ascii="Arial" w:hAnsi="Arial" w:cs="Arial"/>
        </w:rPr>
      </w:pPr>
    </w:p>
    <w:p w14:paraId="3C25C0E2" w14:textId="77777777" w:rsidR="007D2266" w:rsidRPr="007D2266" w:rsidRDefault="007D2266" w:rsidP="003945DC">
      <w:pPr>
        <w:pStyle w:val="3"/>
      </w:pPr>
      <w:bookmarkStart w:id="2816" w:name="_Toc69302502"/>
      <w:r w:rsidRPr="007D2266">
        <w:t>Каталог кодов ТОРО</w:t>
      </w:r>
      <w:bookmarkEnd w:id="2816"/>
    </w:p>
    <w:p w14:paraId="0F657B17" w14:textId="77777777" w:rsidR="00C82CF6" w:rsidRPr="0052647E" w:rsidRDefault="00C82CF6" w:rsidP="0052647E">
      <w:pPr>
        <w:spacing w:line="276" w:lineRule="auto"/>
        <w:ind w:firstLine="567"/>
        <w:rPr>
          <w:rFonts w:ascii="Arial" w:hAnsi="Arial" w:cs="Arial"/>
          <w:szCs w:val="24"/>
        </w:rPr>
      </w:pPr>
      <w:r w:rsidRPr="0052647E">
        <w:rPr>
          <w:rFonts w:ascii="Arial" w:hAnsi="Arial" w:cs="Arial"/>
          <w:szCs w:val="24"/>
        </w:rPr>
        <w:t>Каталоги кодов ТОРО – это инструмент, с помощью которого обеспечивается анализ данных в документах: «Сообщение ТОРО», «Документ измерения», «Подтверждение ТОРО».</w:t>
      </w:r>
    </w:p>
    <w:p w14:paraId="432FE4CB" w14:textId="77777777" w:rsidR="00C82CF6" w:rsidRPr="00A03DDE" w:rsidRDefault="00C82CF6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03DDE">
        <w:rPr>
          <w:rFonts w:ascii="Arial" w:hAnsi="Arial" w:cs="Arial"/>
          <w:szCs w:val="24"/>
        </w:rPr>
        <w:t xml:space="preserve">Каталог кодов для единиц оборудования используется для ограничения выбора кодов при описании дефектов. Каталог кодов присваивается конкретной ЕО и при описании дефекта в сообщениях ТОРО подтягиваются только та группа кодов ТОРО, которая </w:t>
      </w:r>
      <w:r w:rsidR="00A52D6B">
        <w:rPr>
          <w:rFonts w:ascii="Arial" w:hAnsi="Arial" w:cs="Arial"/>
          <w:szCs w:val="24"/>
        </w:rPr>
        <w:t xml:space="preserve">связана с </w:t>
      </w:r>
      <w:r w:rsidRPr="00A03DDE">
        <w:rPr>
          <w:rFonts w:ascii="Arial" w:hAnsi="Arial" w:cs="Arial"/>
          <w:szCs w:val="24"/>
        </w:rPr>
        <w:t>данной ЕО.</w:t>
      </w:r>
    </w:p>
    <w:p w14:paraId="1F690582" w14:textId="77777777" w:rsidR="00C82CF6" w:rsidRPr="0052647E" w:rsidRDefault="00C82CF6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03DDE">
        <w:rPr>
          <w:rFonts w:ascii="Arial" w:hAnsi="Arial" w:cs="Arial"/>
          <w:szCs w:val="24"/>
        </w:rPr>
        <w:t>Коды каталогов кодов сформированы в соответствии с классами ЕО: одному или нескольким классам ЕО соответствует один каталог кодов. При этом системной связи между классами ЕО и каталогами кодов не существует.</w:t>
      </w:r>
    </w:p>
    <w:p w14:paraId="1B0503D3" w14:textId="77777777" w:rsidR="00C82CF6" w:rsidRPr="0052647E" w:rsidRDefault="00C82CF6" w:rsidP="00A03DD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03DDE">
        <w:rPr>
          <w:rFonts w:ascii="Arial" w:hAnsi="Arial" w:cs="Arial"/>
          <w:szCs w:val="24"/>
        </w:rPr>
        <w:t xml:space="preserve">Справочник </w:t>
      </w:r>
      <w:r w:rsidRPr="0052647E">
        <w:rPr>
          <w:rFonts w:ascii="Arial" w:hAnsi="Arial" w:cs="Arial"/>
          <w:szCs w:val="24"/>
        </w:rPr>
        <w:t>каталогов ТОРО</w:t>
      </w:r>
      <w:r w:rsidRPr="00A03DDE">
        <w:rPr>
          <w:rFonts w:ascii="Arial" w:hAnsi="Arial" w:cs="Arial"/>
          <w:szCs w:val="24"/>
        </w:rPr>
        <w:t xml:space="preserve"> является централизованным, ведётся в системе КСУ НСИ по заявкам в НСИ с дальнейшей миграцией данных в систему </w:t>
      </w:r>
      <w:r w:rsidR="003616A7">
        <w:rPr>
          <w:rFonts w:ascii="Arial" w:hAnsi="Arial" w:cs="Arial"/>
          <w:szCs w:val="24"/>
          <w:lang w:val="en-US"/>
        </w:rPr>
        <w:t>S</w:t>
      </w:r>
      <w:r w:rsidR="003616A7" w:rsidRPr="003616A7">
        <w:rPr>
          <w:rFonts w:ascii="Arial" w:hAnsi="Arial" w:cs="Arial"/>
          <w:szCs w:val="24"/>
        </w:rPr>
        <w:t>/4</w:t>
      </w:r>
      <w:r w:rsidR="003616A7">
        <w:rPr>
          <w:rFonts w:ascii="Arial" w:hAnsi="Arial" w:cs="Arial"/>
          <w:szCs w:val="24"/>
          <w:lang w:val="en-US"/>
        </w:rPr>
        <w:t>HANA</w:t>
      </w:r>
      <w:r w:rsidRPr="00A03DDE">
        <w:rPr>
          <w:rFonts w:ascii="Arial" w:hAnsi="Arial" w:cs="Arial"/>
          <w:szCs w:val="24"/>
        </w:rPr>
        <w:t>.</w:t>
      </w:r>
    </w:p>
    <w:p w14:paraId="2A7086F4" w14:textId="60DC6506" w:rsidR="00324381" w:rsidRPr="0052647E" w:rsidRDefault="00C82CF6" w:rsidP="0052647E">
      <w:pPr>
        <w:spacing w:after="240" w:line="276" w:lineRule="auto"/>
        <w:ind w:firstLine="567"/>
        <w:rPr>
          <w:rFonts w:ascii="Arial" w:eastAsiaTheme="minorHAnsi" w:hAnsi="Arial" w:cs="Arial"/>
          <w:szCs w:val="24"/>
        </w:rPr>
      </w:pPr>
      <w:r w:rsidRPr="0052647E">
        <w:rPr>
          <w:rFonts w:ascii="Arial" w:hAnsi="Arial" w:cs="Arial"/>
          <w:szCs w:val="24"/>
        </w:rPr>
        <w:t xml:space="preserve">Более подробное описание Каталогов ТОРО </w:t>
      </w:r>
      <w:ins w:id="2817" w:author="Serjo" w:date="2020-04-09T16:01:00Z">
        <w:r w:rsidR="009D3A71">
          <w:rPr>
            <w:rFonts w:ascii="Arial" w:hAnsi="Arial" w:cs="Arial"/>
            <w:szCs w:val="24"/>
          </w:rPr>
          <w:t xml:space="preserve">приведено </w:t>
        </w:r>
      </w:ins>
      <w:r w:rsidRPr="0052647E">
        <w:rPr>
          <w:rFonts w:ascii="Arial" w:hAnsi="Arial" w:cs="Arial"/>
          <w:szCs w:val="24"/>
        </w:rPr>
        <w:t>в</w:t>
      </w:r>
      <w:r w:rsidR="00324381" w:rsidRPr="0052647E">
        <w:rPr>
          <w:rFonts w:ascii="Arial" w:hAnsi="Arial" w:cs="Arial"/>
          <w:szCs w:val="24"/>
        </w:rPr>
        <w:t xml:space="preserve"> </w:t>
      </w:r>
      <w:del w:id="2818" w:author="Serjo" w:date="2020-04-09T16:01:00Z">
        <w:r w:rsidR="00324381" w:rsidRPr="0052647E" w:rsidDel="009D3A71">
          <w:rPr>
            <w:rFonts w:ascii="Arial" w:hAnsi="Arial" w:cs="Arial"/>
            <w:szCs w:val="24"/>
          </w:rPr>
          <w:delText xml:space="preserve">п. 3.15 </w:delText>
        </w:r>
      </w:del>
      <w:r w:rsidR="00324381" w:rsidRPr="0052647E">
        <w:rPr>
          <w:rFonts w:ascii="Arial" w:hAnsi="Arial" w:cs="Arial"/>
          <w:szCs w:val="24"/>
        </w:rPr>
        <w:t xml:space="preserve">КД </w:t>
      </w:r>
      <w:ins w:id="2819" w:author="Serjo" w:date="2020-04-09T16:01:00Z">
        <w:r w:rsidR="009D3A71">
          <w:rPr>
            <w:rFonts w:ascii="Arial" w:hAnsi="Arial" w:cs="Arial"/>
            <w:szCs w:val="24"/>
          </w:rPr>
          <w:t>«</w:t>
        </w:r>
      </w:ins>
      <w:ins w:id="2820" w:author="Serjo" w:date="2020-04-09T16:02:00Z">
        <w:del w:id="2821" w:author="Владимир Лаут" w:date="2021-03-15T12:14:00Z">
          <w:r w:rsidR="009D3A71" w:rsidRPr="009D3A71" w:rsidDel="00530700">
            <w:rPr>
              <w:rFonts w:ascii="Arial" w:hAnsi="Arial" w:cs="Arial"/>
              <w:szCs w:val="24"/>
            </w:rPr>
            <w:delText>ERP.9.9.2</w:delText>
          </w:r>
        </w:del>
      </w:ins>
      <w:ins w:id="2822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2823" w:author="Serjo" w:date="2020-04-09T16:02:00Z">
        <w:r w:rsidR="009D3A71" w:rsidRPr="009D3A71">
          <w:rPr>
            <w:rFonts w:ascii="Arial" w:hAnsi="Arial" w:cs="Arial"/>
            <w:szCs w:val="24"/>
          </w:rPr>
          <w:t>.7_PM_КД_Управление основными данными ТОиР</w:t>
        </w:r>
      </w:ins>
      <w:ins w:id="2824" w:author="Serjo" w:date="2020-04-09T16:01:00Z">
        <w:r w:rsidR="009D3A71">
          <w:rPr>
            <w:rFonts w:ascii="Arial" w:hAnsi="Arial" w:cs="Arial"/>
            <w:szCs w:val="24"/>
          </w:rPr>
          <w:t>»</w:t>
        </w:r>
      </w:ins>
      <w:del w:id="2825" w:author="Serjo" w:date="2020-04-09T13:12:00Z">
        <w:r w:rsidR="00A52D6B" w:rsidRPr="00A52D6B" w:rsidDel="00F45391">
          <w:rPr>
            <w:rFonts w:ascii="Arial" w:eastAsiaTheme="minorHAnsi" w:hAnsi="Arial" w:cs="Arial"/>
            <w:szCs w:val="24"/>
          </w:rPr>
          <w:delText>ERP.5.1.7_PM_КД_</w:delText>
        </w:r>
      </w:del>
      <w:del w:id="2826" w:author="Serjo" w:date="2020-04-09T16:01:00Z">
        <w:r w:rsidR="00A52D6B" w:rsidRPr="00A52D6B" w:rsidDel="009D3A71">
          <w:rPr>
            <w:rFonts w:ascii="Arial" w:eastAsiaTheme="minorHAnsi" w:hAnsi="Arial" w:cs="Arial"/>
            <w:szCs w:val="24"/>
          </w:rPr>
          <w:delText>Управление основными данными</w:delText>
        </w:r>
      </w:del>
      <w:r w:rsidR="00324381" w:rsidRPr="0052647E">
        <w:rPr>
          <w:rFonts w:ascii="Arial" w:eastAsiaTheme="minorHAnsi" w:hAnsi="Arial" w:cs="Arial"/>
          <w:szCs w:val="24"/>
        </w:rPr>
        <w:t>.</w:t>
      </w:r>
    </w:p>
    <w:p w14:paraId="39F5F530" w14:textId="77777777" w:rsidR="00C82CF6" w:rsidRDefault="00C82CF6" w:rsidP="007D2266">
      <w:pPr>
        <w:ind w:firstLine="567"/>
        <w:rPr>
          <w:rFonts w:ascii="Arial" w:eastAsiaTheme="minorHAnsi" w:hAnsi="Arial" w:cs="Arial"/>
          <w:szCs w:val="24"/>
        </w:rPr>
      </w:pPr>
    </w:p>
    <w:p w14:paraId="2BCC1545" w14:textId="77777777" w:rsidR="00C82CF6" w:rsidRPr="00C82CF6" w:rsidRDefault="00C82CF6" w:rsidP="003945DC">
      <w:pPr>
        <w:pStyle w:val="3"/>
        <w:rPr>
          <w:rFonts w:eastAsiaTheme="minorHAnsi"/>
        </w:rPr>
      </w:pPr>
      <w:bookmarkStart w:id="2827" w:name="_Toc69302503"/>
      <w:r w:rsidRPr="00C82CF6">
        <w:rPr>
          <w:rFonts w:eastAsiaTheme="minorHAnsi"/>
        </w:rPr>
        <w:t>Приоритет сообщений и заказов ТОРО</w:t>
      </w:r>
      <w:bookmarkEnd w:id="2827"/>
    </w:p>
    <w:p w14:paraId="4F58C1F2" w14:textId="021C7345" w:rsidR="00324381" w:rsidRPr="0052647E" w:rsidRDefault="0030596E" w:rsidP="00A03DDE">
      <w:pPr>
        <w:autoSpaceDE w:val="0"/>
        <w:autoSpaceDN w:val="0"/>
        <w:adjustRightInd w:val="0"/>
        <w:spacing w:line="276" w:lineRule="auto"/>
        <w:ind w:firstLine="567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hAnsi="Arial" w:cs="Arial"/>
          <w:szCs w:val="24"/>
        </w:rPr>
        <w:t>Приоритет -</w:t>
      </w:r>
      <w:r w:rsidR="00324381" w:rsidRPr="0052647E">
        <w:rPr>
          <w:rFonts w:ascii="Arial" w:hAnsi="Arial" w:cs="Arial"/>
          <w:szCs w:val="24"/>
        </w:rPr>
        <w:t xml:space="preserve"> справочник для ранжирования заказов и сообщений ТОРО по уровню важности оборудования. Используется для определения возможности проведения работ в условиях ограниченного бюджета.</w:t>
      </w:r>
      <w:r w:rsidR="00324381" w:rsidRPr="0052647E">
        <w:rPr>
          <w:rFonts w:ascii="Arial" w:eastAsiaTheme="minorHAnsi" w:hAnsi="Arial" w:cs="Arial"/>
          <w:szCs w:val="24"/>
        </w:rPr>
        <w:t xml:space="preserve"> </w:t>
      </w:r>
      <w:r w:rsidR="00324381" w:rsidRPr="0052647E">
        <w:rPr>
          <w:rFonts w:ascii="Arial" w:hAnsi="Arial" w:cs="Arial"/>
          <w:szCs w:val="24"/>
        </w:rPr>
        <w:t xml:space="preserve">Справочник является локальным, ведётся в системе </w:t>
      </w:r>
      <w:r w:rsidR="003616A7">
        <w:rPr>
          <w:rFonts w:ascii="Arial" w:hAnsi="Arial" w:cs="Arial"/>
          <w:szCs w:val="24"/>
          <w:lang w:val="en-US"/>
        </w:rPr>
        <w:t>S</w:t>
      </w:r>
      <w:r w:rsidR="003616A7" w:rsidRPr="003616A7">
        <w:rPr>
          <w:rFonts w:ascii="Arial" w:hAnsi="Arial" w:cs="Arial"/>
          <w:szCs w:val="24"/>
        </w:rPr>
        <w:t>/4</w:t>
      </w:r>
      <w:r w:rsidR="003616A7">
        <w:rPr>
          <w:rFonts w:ascii="Arial" w:hAnsi="Arial" w:cs="Arial"/>
          <w:szCs w:val="24"/>
          <w:lang w:val="en-US"/>
        </w:rPr>
        <w:t>HANA</w:t>
      </w:r>
      <w:r w:rsidR="00324381" w:rsidRPr="0052647E">
        <w:rPr>
          <w:rFonts w:ascii="Arial" w:hAnsi="Arial" w:cs="Arial"/>
          <w:szCs w:val="24"/>
        </w:rPr>
        <w:t xml:space="preserve"> по запросам на изменение. Подробное описание </w:t>
      </w:r>
      <w:ins w:id="2828" w:author="Serjo" w:date="2020-04-09T13:12:00Z">
        <w:r w:rsidR="00F45391">
          <w:rPr>
            <w:rFonts w:ascii="Arial" w:hAnsi="Arial" w:cs="Arial"/>
            <w:szCs w:val="24"/>
          </w:rPr>
          <w:t xml:space="preserve">приведено </w:t>
        </w:r>
      </w:ins>
      <w:r w:rsidR="008D6EB5" w:rsidRPr="0052647E">
        <w:rPr>
          <w:rFonts w:ascii="Arial" w:hAnsi="Arial" w:cs="Arial"/>
          <w:szCs w:val="24"/>
        </w:rPr>
        <w:t xml:space="preserve">в </w:t>
      </w:r>
      <w:del w:id="2829" w:author="Serjo" w:date="2020-04-09T16:02:00Z">
        <w:r w:rsidR="008D6EB5" w:rsidRPr="0052647E" w:rsidDel="009D3A71">
          <w:rPr>
            <w:rFonts w:ascii="Arial" w:hAnsi="Arial" w:cs="Arial"/>
            <w:szCs w:val="24"/>
          </w:rPr>
          <w:delText xml:space="preserve">п. 3.25 </w:delText>
        </w:r>
      </w:del>
      <w:r w:rsidR="008D6EB5" w:rsidRPr="0052647E">
        <w:rPr>
          <w:rFonts w:ascii="Arial" w:hAnsi="Arial" w:cs="Arial"/>
          <w:szCs w:val="24"/>
        </w:rPr>
        <w:t xml:space="preserve">КД </w:t>
      </w:r>
      <w:ins w:id="2830" w:author="Serjo" w:date="2020-04-09T16:02:00Z">
        <w:r w:rsidR="009D3A71">
          <w:rPr>
            <w:rFonts w:ascii="Arial" w:hAnsi="Arial" w:cs="Arial"/>
            <w:szCs w:val="24"/>
          </w:rPr>
          <w:t>«</w:t>
        </w:r>
        <w:del w:id="2831" w:author="Владимир Лаут" w:date="2021-03-15T12:14:00Z">
          <w:r w:rsidR="009D3A71" w:rsidRPr="009D3A71" w:rsidDel="00530700">
            <w:rPr>
              <w:rFonts w:ascii="Arial" w:hAnsi="Arial" w:cs="Arial"/>
              <w:szCs w:val="24"/>
            </w:rPr>
            <w:delText>ERP.9.9.2</w:delText>
          </w:r>
        </w:del>
      </w:ins>
      <w:ins w:id="2832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2833" w:author="Serjo" w:date="2020-04-09T16:02:00Z">
        <w:r w:rsidR="009D3A71" w:rsidRPr="009D3A71">
          <w:rPr>
            <w:rFonts w:ascii="Arial" w:hAnsi="Arial" w:cs="Arial"/>
            <w:szCs w:val="24"/>
          </w:rPr>
          <w:t>.7_PM_КД_Управление основными данными ТОиР</w:t>
        </w:r>
        <w:r w:rsidR="009D3A71">
          <w:rPr>
            <w:rFonts w:ascii="Arial" w:hAnsi="Arial" w:cs="Arial"/>
            <w:szCs w:val="24"/>
          </w:rPr>
          <w:t>»</w:t>
        </w:r>
      </w:ins>
      <w:del w:id="2834" w:author="Serjo" w:date="2020-04-09T16:02:00Z">
        <w:r w:rsidR="00A52D6B" w:rsidRPr="00A52D6B" w:rsidDel="009D3A71">
          <w:rPr>
            <w:rFonts w:ascii="Arial" w:eastAsiaTheme="minorHAnsi" w:hAnsi="Arial" w:cs="Arial"/>
            <w:szCs w:val="24"/>
          </w:rPr>
          <w:delText>ERP.5.1.7_PM_КД_Управление основными данными</w:delText>
        </w:r>
      </w:del>
      <w:r w:rsidR="008D6EB5" w:rsidRPr="0052647E">
        <w:rPr>
          <w:rFonts w:ascii="Arial" w:eastAsiaTheme="minorHAnsi" w:hAnsi="Arial" w:cs="Arial"/>
          <w:szCs w:val="24"/>
        </w:rPr>
        <w:t>.</w:t>
      </w:r>
    </w:p>
    <w:p w14:paraId="1B153E81" w14:textId="77777777" w:rsidR="00C82CF6" w:rsidRPr="0052647E" w:rsidRDefault="00C82CF6" w:rsidP="0052647E">
      <w:pPr>
        <w:autoSpaceDE w:val="0"/>
        <w:autoSpaceDN w:val="0"/>
        <w:adjustRightInd w:val="0"/>
        <w:spacing w:line="276" w:lineRule="auto"/>
        <w:jc w:val="left"/>
        <w:rPr>
          <w:rFonts w:ascii="Arial" w:eastAsiaTheme="minorHAnsi" w:hAnsi="Arial" w:cs="Arial"/>
          <w:szCs w:val="24"/>
        </w:rPr>
      </w:pPr>
    </w:p>
    <w:p w14:paraId="190B8952" w14:textId="77777777" w:rsidR="00C82CF6" w:rsidRPr="00A03DDE" w:rsidRDefault="00C82CF6" w:rsidP="003945DC">
      <w:pPr>
        <w:pStyle w:val="3"/>
        <w:rPr>
          <w:rFonts w:eastAsiaTheme="minorHAnsi"/>
        </w:rPr>
      </w:pPr>
      <w:bookmarkStart w:id="2835" w:name="_Toc69302504"/>
      <w:r w:rsidRPr="0052647E">
        <w:rPr>
          <w:rFonts w:eastAsiaTheme="minorHAnsi"/>
        </w:rPr>
        <w:lastRenderedPageBreak/>
        <w:t>Точка измерений</w:t>
      </w:r>
      <w:r w:rsidRPr="0052647E">
        <w:rPr>
          <w:rFonts w:eastAsiaTheme="minorHAnsi"/>
          <w:lang w:val="en-US"/>
        </w:rPr>
        <w:t>/</w:t>
      </w:r>
      <w:r w:rsidRPr="0052647E">
        <w:rPr>
          <w:rFonts w:eastAsiaTheme="minorHAnsi"/>
        </w:rPr>
        <w:t>счетчик</w:t>
      </w:r>
      <w:bookmarkEnd w:id="2835"/>
    </w:p>
    <w:p w14:paraId="6A9FD9F1" w14:textId="77777777" w:rsidR="00B3475F" w:rsidRPr="0052647E" w:rsidRDefault="00B3475F" w:rsidP="0052647E">
      <w:pPr>
        <w:autoSpaceDE w:val="0"/>
        <w:autoSpaceDN w:val="0"/>
        <w:adjustRightInd w:val="0"/>
        <w:spacing w:after="240" w:line="276" w:lineRule="auto"/>
        <w:ind w:firstLine="708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Точки измерений и счётчики – объекты в системе, используемые для регистрации параметров, меняющихся во времени и характеризующих техническое состояние объекта ТОРО (технического места или единицы оборудования).</w:t>
      </w:r>
    </w:p>
    <w:p w14:paraId="1178D383" w14:textId="77777777" w:rsidR="00B3475F" w:rsidRPr="0052647E" w:rsidRDefault="00B3475F" w:rsidP="0052647E">
      <w:pPr>
        <w:autoSpaceDE w:val="0"/>
        <w:autoSpaceDN w:val="0"/>
        <w:adjustRightInd w:val="0"/>
        <w:spacing w:after="240" w:line="276" w:lineRule="auto"/>
        <w:ind w:firstLine="708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Измеряемый параметр может являться как физической величиной (наработка, температура и пр.), так и безразмерной величиной (список предопределенных символьных значений, логический тип – да/нет).</w:t>
      </w:r>
    </w:p>
    <w:p w14:paraId="6356FDB6" w14:textId="77777777" w:rsidR="00B3475F" w:rsidRPr="0052647E" w:rsidRDefault="00B3475F" w:rsidP="0052647E">
      <w:pPr>
        <w:autoSpaceDE w:val="0"/>
        <w:autoSpaceDN w:val="0"/>
        <w:adjustRightInd w:val="0"/>
        <w:spacing w:after="240" w:line="276" w:lineRule="auto"/>
        <w:ind w:firstLine="708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Каждая Точка измерения или Счетчик присваиваются конкретному объекту – Техническому месту или единице оборудования.</w:t>
      </w:r>
    </w:p>
    <w:p w14:paraId="1B502701" w14:textId="77777777" w:rsidR="00B3475F" w:rsidRPr="0052647E" w:rsidRDefault="00B3475F" w:rsidP="0052647E">
      <w:pPr>
        <w:autoSpaceDE w:val="0"/>
        <w:autoSpaceDN w:val="0"/>
        <w:adjustRightInd w:val="0"/>
        <w:spacing w:after="120" w:line="276" w:lineRule="auto"/>
        <w:ind w:firstLine="708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Примеры использования:</w:t>
      </w:r>
    </w:p>
    <w:p w14:paraId="6CF51CD0" w14:textId="77777777" w:rsidR="00B3475F" w:rsidRPr="0052647E" w:rsidRDefault="00B3475F" w:rsidP="0052647E">
      <w:pPr>
        <w:autoSpaceDE w:val="0"/>
        <w:autoSpaceDN w:val="0"/>
        <w:adjustRightInd w:val="0"/>
        <w:spacing w:after="120" w:line="276" w:lineRule="auto"/>
        <w:jc w:val="left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- Точки измерения регистрируют состояние оборудования, например, температуру,</w:t>
      </w:r>
    </w:p>
    <w:p w14:paraId="125F5465" w14:textId="77777777" w:rsidR="00B3475F" w:rsidRPr="0052647E" w:rsidRDefault="00B3475F" w:rsidP="0052647E">
      <w:pPr>
        <w:spacing w:after="240" w:line="276" w:lineRule="auto"/>
        <w:rPr>
          <w:rFonts w:ascii="Arial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- Счетчики учитывают наработку оборудования, например, наработка в часах или количеств пусков/остановок.</w:t>
      </w:r>
    </w:p>
    <w:p w14:paraId="6E3571D8" w14:textId="187EDA9C" w:rsidR="008D6EB5" w:rsidRDefault="009D3A71" w:rsidP="0052647E">
      <w:pPr>
        <w:spacing w:after="240" w:line="276" w:lineRule="auto"/>
        <w:ind w:firstLine="567"/>
        <w:rPr>
          <w:rFonts w:ascii="Arial" w:eastAsiaTheme="minorHAnsi" w:hAnsi="Arial" w:cs="Arial"/>
          <w:szCs w:val="24"/>
        </w:rPr>
      </w:pPr>
      <w:r w:rsidRPr="0052647E">
        <w:rPr>
          <w:rFonts w:ascii="Arial" w:hAnsi="Arial" w:cs="Arial"/>
          <w:szCs w:val="24"/>
        </w:rPr>
        <w:t xml:space="preserve">Подробное </w:t>
      </w:r>
      <w:r>
        <w:rPr>
          <w:rFonts w:ascii="Arial" w:hAnsi="Arial" w:cs="Arial"/>
          <w:szCs w:val="24"/>
        </w:rPr>
        <w:t>о</w:t>
      </w:r>
      <w:r w:rsidR="008D6EB5" w:rsidRPr="0052647E">
        <w:rPr>
          <w:rFonts w:ascii="Arial" w:hAnsi="Arial" w:cs="Arial"/>
          <w:szCs w:val="24"/>
        </w:rPr>
        <w:t xml:space="preserve">писание </w:t>
      </w:r>
      <w:ins w:id="2836" w:author="Serjo" w:date="2020-04-09T13:12:00Z">
        <w:r w:rsidR="00F45391">
          <w:rPr>
            <w:rFonts w:ascii="Arial" w:hAnsi="Arial" w:cs="Arial"/>
            <w:szCs w:val="24"/>
          </w:rPr>
          <w:t xml:space="preserve">приведено </w:t>
        </w:r>
      </w:ins>
      <w:r w:rsidR="008D6EB5" w:rsidRPr="0052647E">
        <w:rPr>
          <w:rFonts w:ascii="Arial" w:hAnsi="Arial" w:cs="Arial"/>
          <w:szCs w:val="24"/>
        </w:rPr>
        <w:t xml:space="preserve">в </w:t>
      </w:r>
      <w:del w:id="2837" w:author="Serjo" w:date="2020-04-09T16:03:00Z">
        <w:r w:rsidR="008D6EB5" w:rsidRPr="0052647E" w:rsidDel="009D3A71">
          <w:rPr>
            <w:rFonts w:ascii="Arial" w:hAnsi="Arial" w:cs="Arial"/>
            <w:szCs w:val="24"/>
          </w:rPr>
          <w:delText xml:space="preserve">п. 3.40 </w:delText>
        </w:r>
      </w:del>
      <w:r w:rsidR="008D6EB5" w:rsidRPr="0052647E">
        <w:rPr>
          <w:rFonts w:ascii="Arial" w:hAnsi="Arial" w:cs="Arial"/>
          <w:szCs w:val="24"/>
        </w:rPr>
        <w:t xml:space="preserve">КД </w:t>
      </w:r>
      <w:ins w:id="2838" w:author="Serjo" w:date="2020-04-09T16:03:00Z">
        <w:r>
          <w:rPr>
            <w:rFonts w:ascii="Arial" w:hAnsi="Arial" w:cs="Arial"/>
            <w:szCs w:val="24"/>
          </w:rPr>
          <w:t>«</w:t>
        </w:r>
        <w:del w:id="2839" w:author="Владимир Лаут" w:date="2021-03-15T12:14:00Z">
          <w:r w:rsidRPr="009D3A71" w:rsidDel="00530700">
            <w:rPr>
              <w:rFonts w:ascii="Arial" w:hAnsi="Arial" w:cs="Arial"/>
              <w:szCs w:val="24"/>
            </w:rPr>
            <w:delText>ERP.9.9.2</w:delText>
          </w:r>
        </w:del>
      </w:ins>
      <w:ins w:id="2840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2841" w:author="Serjo" w:date="2020-04-09T16:03:00Z">
        <w:r w:rsidRPr="009D3A71">
          <w:rPr>
            <w:rFonts w:ascii="Arial" w:hAnsi="Arial" w:cs="Arial"/>
            <w:szCs w:val="24"/>
          </w:rPr>
          <w:t>.7_PM_КД_Управление основными данными ТОиР</w:t>
        </w:r>
        <w:r>
          <w:rPr>
            <w:rFonts w:ascii="Arial" w:hAnsi="Arial" w:cs="Arial"/>
            <w:szCs w:val="24"/>
          </w:rPr>
          <w:t>»</w:t>
        </w:r>
      </w:ins>
      <w:del w:id="2842" w:author="Serjo" w:date="2020-04-09T13:12:00Z">
        <w:r w:rsidR="00A52D6B" w:rsidRPr="00A52D6B" w:rsidDel="00F45391">
          <w:rPr>
            <w:rFonts w:ascii="Arial" w:eastAsiaTheme="minorHAnsi" w:hAnsi="Arial" w:cs="Arial"/>
            <w:szCs w:val="24"/>
          </w:rPr>
          <w:delText>ERP.5.1.7_PM_КД_</w:delText>
        </w:r>
      </w:del>
      <w:del w:id="2843" w:author="Serjo" w:date="2020-04-09T16:03:00Z">
        <w:r w:rsidR="00A52D6B" w:rsidRPr="00A52D6B" w:rsidDel="009D3A71">
          <w:rPr>
            <w:rFonts w:ascii="Arial" w:eastAsiaTheme="minorHAnsi" w:hAnsi="Arial" w:cs="Arial"/>
            <w:szCs w:val="24"/>
          </w:rPr>
          <w:delText>Управление основными данными</w:delText>
        </w:r>
      </w:del>
      <w:r w:rsidR="008D6EB5" w:rsidRPr="0052647E">
        <w:rPr>
          <w:rFonts w:ascii="Arial" w:eastAsiaTheme="minorHAnsi" w:hAnsi="Arial" w:cs="Arial"/>
          <w:szCs w:val="24"/>
        </w:rPr>
        <w:t>.</w:t>
      </w:r>
    </w:p>
    <w:p w14:paraId="135D4C6E" w14:textId="77777777" w:rsidR="00B80766" w:rsidRPr="0052647E" w:rsidRDefault="00B80766" w:rsidP="00B80766">
      <w:pPr>
        <w:spacing w:after="240" w:line="276" w:lineRule="auto"/>
        <w:rPr>
          <w:rFonts w:ascii="Arial" w:hAnsi="Arial" w:cs="Arial"/>
          <w:szCs w:val="24"/>
        </w:rPr>
      </w:pPr>
    </w:p>
    <w:p w14:paraId="7D49CD3B" w14:textId="77777777" w:rsidR="00AC6F0A" w:rsidRDefault="00AC6F0A" w:rsidP="00AC6F0A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844" w:name="_Toc69302505"/>
      <w:r>
        <w:rPr>
          <w:rFonts w:eastAsiaTheme="majorEastAsia" w:cstheme="majorBidi"/>
          <w:bCs w:val="0"/>
          <w:iCs w:val="0"/>
          <w:szCs w:val="26"/>
        </w:rPr>
        <w:t>Транзакционные</w:t>
      </w:r>
      <w:r w:rsidRPr="00BE014D">
        <w:rPr>
          <w:rFonts w:eastAsiaTheme="majorEastAsia" w:cstheme="majorBidi"/>
          <w:bCs w:val="0"/>
          <w:iCs w:val="0"/>
          <w:szCs w:val="26"/>
        </w:rPr>
        <w:t xml:space="preserve"> данные</w:t>
      </w:r>
      <w:bookmarkEnd w:id="2844"/>
    </w:p>
    <w:p w14:paraId="13535642" w14:textId="77777777" w:rsidR="00902419" w:rsidRDefault="00902419" w:rsidP="003945DC">
      <w:pPr>
        <w:pStyle w:val="3"/>
      </w:pPr>
      <w:bookmarkStart w:id="2845" w:name="_Toc69302506"/>
      <w:r w:rsidRPr="00902419">
        <w:t>Сообщение ТОРО</w:t>
      </w:r>
      <w:bookmarkEnd w:id="2845"/>
    </w:p>
    <w:p w14:paraId="7F20E555" w14:textId="77777777" w:rsidR="00B80766" w:rsidRDefault="00B80766" w:rsidP="00B80766"/>
    <w:p w14:paraId="2C0AF966" w14:textId="77777777" w:rsidR="00B80766" w:rsidRPr="0052647E" w:rsidRDefault="00B80766" w:rsidP="00B80766">
      <w:pPr>
        <w:spacing w:line="276" w:lineRule="auto"/>
        <w:ind w:firstLine="708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Сообщение ТОРО используется для обработки данных ТОРО в случае возникновения неисправностей или появления особых ситуаций для:</w:t>
      </w:r>
    </w:p>
    <w:p w14:paraId="076BF0F9" w14:textId="77777777" w:rsidR="001D1F09" w:rsidRDefault="00B80766" w:rsidP="00B80766">
      <w:pPr>
        <w:pStyle w:val="afa"/>
        <w:numPr>
          <w:ilvl w:val="0"/>
          <w:numId w:val="91"/>
        </w:numPr>
        <w:spacing w:line="276" w:lineRule="auto"/>
        <w:rPr>
          <w:rFonts w:ascii="Arial" w:eastAsiaTheme="minorHAnsi" w:hAnsi="Arial" w:cs="Arial"/>
          <w:szCs w:val="24"/>
        </w:rPr>
      </w:pPr>
      <w:r w:rsidRPr="001D1F09">
        <w:rPr>
          <w:rFonts w:ascii="Arial" w:eastAsiaTheme="minorHAnsi" w:hAnsi="Arial" w:cs="Arial"/>
          <w:szCs w:val="24"/>
        </w:rPr>
        <w:t>описания особых технических условий на объекте;</w:t>
      </w:r>
    </w:p>
    <w:p w14:paraId="33460A89" w14:textId="77777777" w:rsidR="001D1F09" w:rsidRDefault="00B80766" w:rsidP="00B80766">
      <w:pPr>
        <w:pStyle w:val="afa"/>
        <w:numPr>
          <w:ilvl w:val="0"/>
          <w:numId w:val="91"/>
        </w:numPr>
        <w:spacing w:line="276" w:lineRule="auto"/>
        <w:rPr>
          <w:rFonts w:ascii="Arial" w:eastAsiaTheme="minorHAnsi" w:hAnsi="Arial" w:cs="Arial"/>
          <w:szCs w:val="24"/>
        </w:rPr>
      </w:pPr>
      <w:r w:rsidRPr="001D1F09">
        <w:rPr>
          <w:rFonts w:ascii="Arial" w:eastAsiaTheme="minorHAnsi" w:hAnsi="Arial" w:cs="Arial"/>
          <w:szCs w:val="24"/>
        </w:rPr>
        <w:t>заявки в отдел техобслуживания на выполнение необходимых мероприятий;</w:t>
      </w:r>
    </w:p>
    <w:p w14:paraId="42436C69" w14:textId="45D263A8" w:rsidR="00B80766" w:rsidRPr="001D1F09" w:rsidRDefault="00B80766" w:rsidP="00B80766">
      <w:pPr>
        <w:pStyle w:val="afa"/>
        <w:numPr>
          <w:ilvl w:val="0"/>
          <w:numId w:val="91"/>
        </w:numPr>
        <w:spacing w:line="276" w:lineRule="auto"/>
        <w:rPr>
          <w:rFonts w:ascii="Arial" w:eastAsiaTheme="minorHAnsi" w:hAnsi="Arial" w:cs="Arial"/>
          <w:szCs w:val="24"/>
        </w:rPr>
      </w:pPr>
      <w:r w:rsidRPr="001D1F09">
        <w:rPr>
          <w:rFonts w:ascii="Arial" w:eastAsiaTheme="minorHAnsi" w:hAnsi="Arial" w:cs="Arial"/>
          <w:szCs w:val="24"/>
        </w:rPr>
        <w:t>документирования выполненной работы.</w:t>
      </w:r>
    </w:p>
    <w:p w14:paraId="2FA2C9F8" w14:textId="77777777" w:rsidR="00B80766" w:rsidRPr="00A03DDE" w:rsidRDefault="00B80766" w:rsidP="00B80766">
      <w:pPr>
        <w:spacing w:line="276" w:lineRule="auto"/>
        <w:ind w:firstLine="567"/>
        <w:rPr>
          <w:rFonts w:ascii="Arial" w:eastAsiaTheme="minorHAnsi" w:hAnsi="Arial" w:cs="Arial"/>
          <w:szCs w:val="24"/>
        </w:rPr>
      </w:pPr>
      <w:r w:rsidRPr="0052647E">
        <w:rPr>
          <w:rFonts w:ascii="Arial" w:eastAsiaTheme="minorHAnsi" w:hAnsi="Arial" w:cs="Arial"/>
          <w:szCs w:val="24"/>
        </w:rPr>
        <w:t>Сообщения ТОРО полностью документируют мероприятия ТОРО и делают их доступными для долгосрочного анализа. Их можно использовать для выполнения предварительного планирования и фактического учета выполнения мероприятий.</w:t>
      </w:r>
    </w:p>
    <w:p w14:paraId="132AF00F" w14:textId="2E048E54" w:rsidR="00B80766" w:rsidRPr="0052647E" w:rsidRDefault="00B80766" w:rsidP="00A03DDE">
      <w:pPr>
        <w:spacing w:line="276" w:lineRule="auto"/>
        <w:ind w:firstLine="567"/>
        <w:rPr>
          <w:rFonts w:ascii="Arial" w:hAnsi="Arial" w:cs="Arial"/>
          <w:szCs w:val="24"/>
        </w:rPr>
      </w:pPr>
      <w:r w:rsidRPr="0052647E">
        <w:rPr>
          <w:rFonts w:ascii="Arial" w:hAnsi="Arial" w:cs="Arial"/>
          <w:szCs w:val="24"/>
        </w:rPr>
        <w:t xml:space="preserve">В процессе мониторинга и оценки технического состояния производственных активов может быть инициировано создание сообщения ТОРО вида A2 </w:t>
      </w:r>
      <w:r>
        <w:rPr>
          <w:rFonts w:ascii="Arial" w:hAnsi="Arial" w:cs="Arial"/>
          <w:szCs w:val="24"/>
        </w:rPr>
        <w:t>«</w:t>
      </w:r>
      <w:r w:rsidRPr="00DB7F69">
        <w:rPr>
          <w:rFonts w:ascii="Arial" w:hAnsi="Arial" w:cs="Arial"/>
          <w:szCs w:val="24"/>
        </w:rPr>
        <w:t>Сообщение о неисправности</w:t>
      </w:r>
      <w:r>
        <w:rPr>
          <w:rFonts w:ascii="Arial" w:hAnsi="Arial" w:cs="Arial"/>
          <w:szCs w:val="24"/>
        </w:rPr>
        <w:t>»</w:t>
      </w:r>
      <w:r w:rsidR="00A52D6B">
        <w:rPr>
          <w:rFonts w:ascii="Arial" w:hAnsi="Arial" w:cs="Arial"/>
          <w:szCs w:val="24"/>
        </w:rPr>
        <w:t xml:space="preserve">, </w:t>
      </w:r>
      <w:r w:rsidRPr="0052647E">
        <w:rPr>
          <w:rFonts w:ascii="Arial" w:hAnsi="Arial" w:cs="Arial"/>
          <w:szCs w:val="24"/>
          <w:lang w:val="en-US"/>
        </w:rPr>
        <w:t>A</w:t>
      </w:r>
      <w:r w:rsidRPr="00DB7F69">
        <w:rPr>
          <w:rFonts w:ascii="Arial" w:hAnsi="Arial" w:cs="Arial"/>
          <w:szCs w:val="24"/>
        </w:rPr>
        <w:t>8</w:t>
      </w:r>
      <w:r w:rsidRPr="0052647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«Заявка на диагностику»</w:t>
      </w:r>
      <w:r w:rsidR="00A52D6B">
        <w:rPr>
          <w:rFonts w:ascii="Arial" w:hAnsi="Arial" w:cs="Arial"/>
          <w:szCs w:val="24"/>
        </w:rPr>
        <w:t xml:space="preserve">, </w:t>
      </w:r>
      <w:r w:rsidR="00A52D6B">
        <w:rPr>
          <w:rFonts w:ascii="Arial" w:hAnsi="Arial" w:cs="Arial"/>
          <w:szCs w:val="24"/>
          <w:lang w:val="en-US"/>
        </w:rPr>
        <w:t>AA</w:t>
      </w:r>
      <w:r w:rsidR="00A52D6B" w:rsidRPr="00A52D6B">
        <w:rPr>
          <w:rFonts w:ascii="Arial" w:hAnsi="Arial" w:cs="Arial"/>
          <w:szCs w:val="24"/>
        </w:rPr>
        <w:t xml:space="preserve"> </w:t>
      </w:r>
      <w:r w:rsidR="00A52D6B">
        <w:rPr>
          <w:rFonts w:ascii="Arial" w:hAnsi="Arial" w:cs="Arial"/>
          <w:szCs w:val="24"/>
        </w:rPr>
        <w:t>«</w:t>
      </w:r>
      <w:ins w:id="2846" w:author="Serjo" w:date="2020-04-10T14:52:00Z">
        <w:r w:rsidR="00A643B0">
          <w:rPr>
            <w:rFonts w:ascii="Arial" w:hAnsi="Arial" w:cs="Arial"/>
            <w:szCs w:val="24"/>
          </w:rPr>
          <w:t xml:space="preserve">Критичный </w:t>
        </w:r>
      </w:ins>
      <w:del w:id="2847" w:author="Serjo" w:date="2020-04-10T14:52:00Z">
        <w:r w:rsidR="00A52D6B" w:rsidDel="00A643B0">
          <w:rPr>
            <w:rFonts w:ascii="Arial" w:hAnsi="Arial" w:cs="Arial"/>
            <w:szCs w:val="24"/>
          </w:rPr>
          <w:delText xml:space="preserve">Аварийный </w:delText>
        </w:r>
      </w:del>
      <w:r w:rsidR="00A52D6B">
        <w:rPr>
          <w:rFonts w:ascii="Arial" w:hAnsi="Arial" w:cs="Arial"/>
          <w:szCs w:val="24"/>
        </w:rPr>
        <w:t>дефект»</w:t>
      </w:r>
      <w:r w:rsidRPr="0052647E">
        <w:rPr>
          <w:rFonts w:ascii="Arial" w:hAnsi="Arial" w:cs="Arial"/>
          <w:szCs w:val="24"/>
        </w:rPr>
        <w:t xml:space="preserve"> на любое оборудование, на основе справочников единиц оборудования, каталогов ТОРО по кодам и причинам дефектов, приоритетам сообщения.</w:t>
      </w:r>
      <w:r w:rsidRPr="0052647E" w:rsidDel="008D6EB5">
        <w:rPr>
          <w:rFonts w:ascii="Arial" w:hAnsi="Arial" w:cs="Arial"/>
          <w:szCs w:val="24"/>
        </w:rPr>
        <w:t xml:space="preserve"> </w:t>
      </w:r>
    </w:p>
    <w:p w14:paraId="7148356E" w14:textId="55956385" w:rsidR="00B80766" w:rsidRPr="00B80766" w:rsidRDefault="00B80766" w:rsidP="00B80766">
      <w:pPr>
        <w:spacing w:after="240" w:line="276" w:lineRule="auto"/>
        <w:rPr>
          <w:rFonts w:ascii="Arial" w:eastAsiaTheme="minorHAnsi" w:hAnsi="Arial" w:cs="Arial"/>
          <w:szCs w:val="24"/>
        </w:rPr>
      </w:pPr>
      <w:r w:rsidRPr="0052647E">
        <w:rPr>
          <w:rFonts w:ascii="Arial" w:hAnsi="Arial" w:cs="Arial"/>
          <w:szCs w:val="24"/>
        </w:rPr>
        <w:t xml:space="preserve">Более подробное описание сообщения ТОРО </w:t>
      </w:r>
      <w:ins w:id="2848" w:author="Serjo" w:date="2020-04-09T13:13:00Z">
        <w:r w:rsidR="00F45391">
          <w:rPr>
            <w:rFonts w:ascii="Arial" w:hAnsi="Arial" w:cs="Arial"/>
            <w:szCs w:val="24"/>
          </w:rPr>
          <w:t xml:space="preserve">приведено </w:t>
        </w:r>
      </w:ins>
      <w:r w:rsidRPr="0052647E">
        <w:rPr>
          <w:rFonts w:ascii="Arial" w:hAnsi="Arial" w:cs="Arial"/>
          <w:szCs w:val="24"/>
        </w:rPr>
        <w:t xml:space="preserve">в </w:t>
      </w:r>
      <w:del w:id="2849" w:author="Serjo" w:date="2020-04-09T16:03:00Z">
        <w:r w:rsidRPr="0052647E" w:rsidDel="009D3A71">
          <w:rPr>
            <w:rFonts w:ascii="Arial" w:hAnsi="Arial" w:cs="Arial"/>
            <w:szCs w:val="24"/>
          </w:rPr>
          <w:delText xml:space="preserve">п. 3.19 </w:delText>
        </w:r>
      </w:del>
      <w:r w:rsidRPr="0052647E">
        <w:rPr>
          <w:rFonts w:ascii="Arial" w:hAnsi="Arial" w:cs="Arial"/>
          <w:szCs w:val="24"/>
        </w:rPr>
        <w:t xml:space="preserve">КД </w:t>
      </w:r>
      <w:ins w:id="2850" w:author="Serjo" w:date="2020-04-09T16:04:00Z">
        <w:r w:rsidR="009D3A71">
          <w:rPr>
            <w:rFonts w:ascii="Arial" w:hAnsi="Arial" w:cs="Arial"/>
            <w:szCs w:val="24"/>
          </w:rPr>
          <w:t>«</w:t>
        </w:r>
        <w:del w:id="2851" w:author="Владимир Лаут" w:date="2021-03-15T12:14:00Z">
          <w:r w:rsidR="009D3A71" w:rsidRPr="009D3A71" w:rsidDel="00530700">
            <w:rPr>
              <w:rFonts w:ascii="Arial" w:hAnsi="Arial" w:cs="Arial"/>
              <w:szCs w:val="24"/>
            </w:rPr>
            <w:delText>ERP.9.9.2</w:delText>
          </w:r>
        </w:del>
      </w:ins>
      <w:ins w:id="2852" w:author="Владимир Лаут" w:date="2021-03-15T12:14:00Z">
        <w:r w:rsidR="00530700">
          <w:rPr>
            <w:rFonts w:ascii="Arial" w:hAnsi="Arial" w:cs="Arial"/>
            <w:szCs w:val="24"/>
          </w:rPr>
          <w:t>ERP.13.9.2</w:t>
        </w:r>
      </w:ins>
      <w:ins w:id="2853" w:author="Serjo" w:date="2020-04-09T16:04:00Z">
        <w:r w:rsidR="009D3A71" w:rsidRPr="009D3A71">
          <w:rPr>
            <w:rFonts w:ascii="Arial" w:hAnsi="Arial" w:cs="Arial"/>
            <w:szCs w:val="24"/>
          </w:rPr>
          <w:t>.7_PM_КД_Управление основными данными ТОиР</w:t>
        </w:r>
        <w:r w:rsidR="009D3A71">
          <w:rPr>
            <w:rFonts w:ascii="Arial" w:hAnsi="Arial" w:cs="Arial"/>
            <w:szCs w:val="24"/>
          </w:rPr>
          <w:t>»</w:t>
        </w:r>
      </w:ins>
      <w:del w:id="2854" w:author="Serjo" w:date="2020-04-09T16:04:00Z">
        <w:r w:rsidR="00A52D6B" w:rsidRPr="00A52D6B" w:rsidDel="009D3A71">
          <w:rPr>
            <w:rFonts w:ascii="Arial" w:eastAsiaTheme="minorHAnsi" w:hAnsi="Arial" w:cs="Arial"/>
            <w:szCs w:val="24"/>
          </w:rPr>
          <w:delText>ERP.5.1.7_PM_КД_Управление основными данными</w:delText>
        </w:r>
      </w:del>
      <w:r w:rsidRPr="0052647E">
        <w:rPr>
          <w:rFonts w:ascii="Arial" w:eastAsiaTheme="minorHAnsi" w:hAnsi="Arial" w:cs="Arial"/>
          <w:szCs w:val="24"/>
        </w:rPr>
        <w:t>.</w:t>
      </w:r>
    </w:p>
    <w:p w14:paraId="7A36AFD3" w14:textId="77777777" w:rsidR="008C1ADB" w:rsidRPr="000A2995" w:rsidRDefault="008C1ADB" w:rsidP="0052647E">
      <w:pPr>
        <w:pStyle w:val="a7"/>
        <w:ind w:firstLine="567"/>
        <w:rPr>
          <w:rFonts w:ascii="Arial" w:hAnsi="Arial" w:cs="Arial"/>
        </w:rPr>
      </w:pPr>
      <w:r w:rsidRPr="000A2995">
        <w:rPr>
          <w:rFonts w:ascii="Arial" w:hAnsi="Arial" w:cs="Arial"/>
        </w:rPr>
        <w:t>Для ведения сообщений ТОРО используются следующие транзакции:</w:t>
      </w:r>
    </w:p>
    <w:p w14:paraId="1F041D07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lastRenderedPageBreak/>
        <w:t>IW</w:t>
      </w:r>
      <w:r w:rsidRPr="000A2995">
        <w:rPr>
          <w:rFonts w:ascii="Arial" w:hAnsi="Arial" w:cs="Arial"/>
        </w:rPr>
        <w:t>21 – Создание сообщения ТОРО;</w:t>
      </w:r>
    </w:p>
    <w:p w14:paraId="7BDA5441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IW</w:t>
      </w:r>
      <w:r w:rsidRPr="000A2995">
        <w:rPr>
          <w:rFonts w:ascii="Arial" w:hAnsi="Arial" w:cs="Arial"/>
        </w:rPr>
        <w:t xml:space="preserve">22 </w:t>
      </w:r>
      <w:r w:rsidR="00B3475F" w:rsidRPr="00DA4895">
        <w:rPr>
          <w:rFonts w:ascii="Arial" w:hAnsi="Arial" w:cs="Arial"/>
        </w:rPr>
        <w:t>–</w:t>
      </w:r>
      <w:r w:rsidRPr="000A2995">
        <w:rPr>
          <w:rFonts w:ascii="Arial" w:hAnsi="Arial" w:cs="Arial"/>
        </w:rPr>
        <w:t xml:space="preserve"> Изменение сообщения ТОРО;</w:t>
      </w:r>
    </w:p>
    <w:p w14:paraId="01DF4318" w14:textId="77777777" w:rsidR="00A529A8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IW</w:t>
      </w:r>
      <w:r w:rsidRPr="000A2995">
        <w:rPr>
          <w:rFonts w:ascii="Arial" w:hAnsi="Arial" w:cs="Arial"/>
        </w:rPr>
        <w:t>23</w:t>
      </w:r>
      <w:r w:rsidR="00B3475F">
        <w:rPr>
          <w:rFonts w:ascii="Arial" w:hAnsi="Arial" w:cs="Arial"/>
        </w:rPr>
        <w:t xml:space="preserve"> </w:t>
      </w:r>
      <w:r w:rsidR="00B3475F" w:rsidRPr="00DA4895">
        <w:rPr>
          <w:rFonts w:ascii="Arial" w:hAnsi="Arial" w:cs="Arial"/>
        </w:rPr>
        <w:t>–</w:t>
      </w:r>
      <w:r w:rsidRPr="000A2995">
        <w:rPr>
          <w:rFonts w:ascii="Arial" w:hAnsi="Arial" w:cs="Arial"/>
        </w:rPr>
        <w:t xml:space="preserve"> Просмотр сообщения ТОРО</w:t>
      </w:r>
      <w:r w:rsidR="00A529A8">
        <w:rPr>
          <w:rFonts w:ascii="Arial" w:hAnsi="Arial" w:cs="Arial"/>
        </w:rPr>
        <w:t>;</w:t>
      </w:r>
    </w:p>
    <w:p w14:paraId="6D1D9E66" w14:textId="5C8AD7BE" w:rsidR="008C1ADB" w:rsidRPr="000A2995" w:rsidRDefault="00A529A8" w:rsidP="00830F85">
      <w:pPr>
        <w:pStyle w:val="a7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IW</w:t>
      </w:r>
      <w:r w:rsidRPr="00A03DDE">
        <w:rPr>
          <w:rFonts w:ascii="Arial" w:hAnsi="Arial" w:cs="Arial"/>
        </w:rPr>
        <w:t xml:space="preserve">28 – </w:t>
      </w:r>
      <w:r w:rsidR="00830F85" w:rsidRPr="00830F85">
        <w:rPr>
          <w:rFonts w:ascii="Arial" w:hAnsi="Arial" w:cs="Arial"/>
        </w:rPr>
        <w:t xml:space="preserve">Изменение </w:t>
      </w:r>
      <w:r>
        <w:rPr>
          <w:rFonts w:ascii="Arial" w:hAnsi="Arial" w:cs="Arial"/>
        </w:rPr>
        <w:t>списка сообщений ТОРО.</w:t>
      </w:r>
      <w:r w:rsidR="00B3475F">
        <w:rPr>
          <w:rFonts w:ascii="Arial" w:hAnsi="Arial" w:cs="Arial"/>
        </w:rPr>
        <w:t xml:space="preserve"> </w:t>
      </w:r>
    </w:p>
    <w:p w14:paraId="24528F1E" w14:textId="77777777" w:rsidR="00610CAC" w:rsidRDefault="00CB165E" w:rsidP="00A03DDE">
      <w:pPr>
        <w:spacing w:after="240" w:line="276" w:lineRule="auto"/>
        <w:rPr>
          <w:rFonts w:ascii="Arial" w:hAnsi="Arial" w:cs="Arial"/>
          <w:szCs w:val="24"/>
        </w:rPr>
      </w:pPr>
      <w:r w:rsidRPr="00A03DDE">
        <w:rPr>
          <w:rFonts w:ascii="Arial" w:hAnsi="Arial" w:cs="Arial"/>
          <w:szCs w:val="24"/>
        </w:rPr>
        <w:t>Для регистрации событий используют сообщения ТОРО</w:t>
      </w:r>
      <w:r w:rsidR="00E25241">
        <w:rPr>
          <w:rFonts w:ascii="Arial" w:hAnsi="Arial" w:cs="Arial"/>
          <w:szCs w:val="24"/>
        </w:rPr>
        <w:t xml:space="preserve"> следующих видов:</w:t>
      </w:r>
      <w:r w:rsidRPr="00A03DDE">
        <w:rPr>
          <w:rFonts w:ascii="Arial" w:hAnsi="Arial" w:cs="Arial"/>
          <w:szCs w:val="24"/>
        </w:rPr>
        <w:t xml:space="preserve"> </w:t>
      </w:r>
    </w:p>
    <w:p w14:paraId="29D7C6C5" w14:textId="606E990E" w:rsidR="00FE2EEC" w:rsidRPr="00273F08" w:rsidRDefault="00E25241" w:rsidP="00273F08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</w:t>
      </w:r>
      <w:r w:rsidR="009F7922">
        <w:rPr>
          <w:rFonts w:ascii="Arial" w:hAnsi="Arial" w:cs="Arial"/>
          <w:b/>
          <w:sz w:val="22"/>
        </w:rPr>
        <w:t>1</w:t>
      </w:r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 w:rsidRPr="00E25241">
        <w:rPr>
          <w:rFonts w:ascii="Arial" w:hAnsi="Arial" w:cs="Arial"/>
          <w:b/>
          <w:sz w:val="22"/>
        </w:rPr>
        <w:t>Виды и диапазоны номеров сообщений ТОРО</w:t>
      </w:r>
    </w:p>
    <w:tbl>
      <w:tblPr>
        <w:tblStyle w:val="afff7"/>
        <w:tblpPr w:leftFromText="180" w:rightFromText="180" w:vertAnchor="text" w:tblpY="1"/>
        <w:tblOverlap w:val="never"/>
        <w:tblW w:w="4995" w:type="pct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620" w:firstRow="1" w:lastRow="0" w:firstColumn="0" w:lastColumn="0" w:noHBand="1" w:noVBand="1"/>
      </w:tblPr>
      <w:tblGrid>
        <w:gridCol w:w="940"/>
        <w:gridCol w:w="4106"/>
        <w:gridCol w:w="2441"/>
        <w:gridCol w:w="2689"/>
      </w:tblGrid>
      <w:tr w:rsidR="00E173B0" w:rsidRPr="0052791C" w14:paraId="710BA1FA" w14:textId="77777777" w:rsidTr="00F9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2" w:type="pct"/>
            <w:shd w:val="clear" w:color="auto" w:fill="FFC000"/>
          </w:tcPr>
          <w:p w14:paraId="55F1373A" w14:textId="77777777" w:rsidR="00E173B0" w:rsidRPr="0052791C" w:rsidRDefault="00E173B0" w:rsidP="0052791C">
            <w:pPr>
              <w:spacing w:line="276" w:lineRule="auto"/>
              <w:jc w:val="center"/>
              <w:rPr>
                <w:rFonts w:ascii="Arial" w:hAnsi="Arial" w:cs="Arial"/>
                <w:bCs w:val="0"/>
                <w:sz w:val="20"/>
              </w:rPr>
            </w:pPr>
            <w:r w:rsidRPr="0052791C">
              <w:rPr>
                <w:rFonts w:ascii="Arial" w:hAnsi="Arial" w:cs="Arial"/>
                <w:bCs w:val="0"/>
                <w:sz w:val="20"/>
              </w:rPr>
              <w:t>К</w:t>
            </w:r>
            <w:r w:rsidRPr="0052791C">
              <w:rPr>
                <w:rFonts w:ascii="Arial" w:hAnsi="Arial" w:cs="Arial"/>
                <w:bCs w:val="0"/>
                <w:caps w:val="0"/>
                <w:sz w:val="20"/>
              </w:rPr>
              <w:t xml:space="preserve">од вида </w:t>
            </w:r>
          </w:p>
          <w:p w14:paraId="21E086BC" w14:textId="77777777" w:rsidR="00E173B0" w:rsidRPr="0052791C" w:rsidRDefault="00E173B0" w:rsidP="0052791C">
            <w:pPr>
              <w:spacing w:line="276" w:lineRule="auto"/>
              <w:jc w:val="center"/>
              <w:rPr>
                <w:rFonts w:ascii="Arial" w:hAnsi="Arial" w:cs="Arial"/>
                <w:bCs w:val="0"/>
                <w:sz w:val="20"/>
              </w:rPr>
            </w:pPr>
            <w:r w:rsidRPr="0052791C">
              <w:rPr>
                <w:rFonts w:ascii="Arial" w:hAnsi="Arial" w:cs="Arial"/>
                <w:bCs w:val="0"/>
                <w:caps w:val="0"/>
                <w:sz w:val="20"/>
              </w:rPr>
              <w:t>Сообщения</w:t>
            </w:r>
          </w:p>
        </w:tc>
        <w:tc>
          <w:tcPr>
            <w:tcW w:w="2028" w:type="pct"/>
            <w:shd w:val="clear" w:color="auto" w:fill="FFC000"/>
          </w:tcPr>
          <w:p w14:paraId="3D9DABE5" w14:textId="77777777" w:rsidR="00E173B0" w:rsidRPr="0052791C" w:rsidRDefault="00E173B0" w:rsidP="0052791C">
            <w:pPr>
              <w:spacing w:line="276" w:lineRule="auto"/>
              <w:jc w:val="center"/>
              <w:rPr>
                <w:rFonts w:ascii="Arial" w:hAnsi="Arial" w:cs="Arial"/>
                <w:bCs w:val="0"/>
                <w:sz w:val="20"/>
              </w:rPr>
            </w:pPr>
            <w:r w:rsidRPr="0052791C">
              <w:rPr>
                <w:rFonts w:ascii="Arial" w:hAnsi="Arial" w:cs="Arial"/>
                <w:bCs w:val="0"/>
                <w:caps w:val="0"/>
                <w:sz w:val="20"/>
              </w:rPr>
              <w:t>Описание вида сообщения</w:t>
            </w:r>
          </w:p>
        </w:tc>
        <w:tc>
          <w:tcPr>
            <w:tcW w:w="1169" w:type="pct"/>
            <w:shd w:val="clear" w:color="auto" w:fill="FFC000"/>
          </w:tcPr>
          <w:p w14:paraId="64D8429C" w14:textId="77777777" w:rsidR="00E173B0" w:rsidRPr="0052791C" w:rsidRDefault="00E173B0" w:rsidP="0052791C">
            <w:pPr>
              <w:spacing w:line="276" w:lineRule="auto"/>
              <w:jc w:val="center"/>
              <w:rPr>
                <w:rFonts w:ascii="Arial" w:hAnsi="Arial" w:cs="Arial"/>
                <w:bCs w:val="0"/>
                <w:sz w:val="20"/>
              </w:rPr>
            </w:pPr>
            <w:r w:rsidRPr="0052791C">
              <w:rPr>
                <w:rFonts w:ascii="Arial" w:hAnsi="Arial" w:cs="Arial"/>
                <w:bCs w:val="0"/>
                <w:caps w:val="0"/>
                <w:sz w:val="20"/>
              </w:rPr>
              <w:t>Дианпазон номеров</w:t>
            </w:r>
          </w:p>
        </w:tc>
        <w:tc>
          <w:tcPr>
            <w:tcW w:w="1331" w:type="pct"/>
            <w:shd w:val="clear" w:color="auto" w:fill="FFC000"/>
          </w:tcPr>
          <w:p w14:paraId="57805361" w14:textId="77777777" w:rsidR="00E173B0" w:rsidRPr="0052791C" w:rsidRDefault="00E173B0" w:rsidP="0052791C">
            <w:pPr>
              <w:spacing w:line="276" w:lineRule="auto"/>
              <w:jc w:val="center"/>
              <w:rPr>
                <w:rFonts w:ascii="Arial" w:hAnsi="Arial" w:cs="Arial"/>
                <w:bCs w:val="0"/>
                <w:sz w:val="20"/>
              </w:rPr>
            </w:pPr>
            <w:r w:rsidRPr="0052791C">
              <w:rPr>
                <w:rFonts w:ascii="Arial" w:hAnsi="Arial" w:cs="Arial"/>
                <w:bCs w:val="0"/>
                <w:caps w:val="0"/>
                <w:sz w:val="20"/>
              </w:rPr>
              <w:t>Статусная схема сообщения</w:t>
            </w:r>
          </w:p>
        </w:tc>
      </w:tr>
      <w:tr w:rsidR="00E173B0" w:rsidRPr="003616A7" w14:paraId="26C328E1" w14:textId="77777777" w:rsidTr="00F91805">
        <w:tc>
          <w:tcPr>
            <w:tcW w:w="472" w:type="pct"/>
            <w:vAlign w:val="center"/>
          </w:tcPr>
          <w:p w14:paraId="6651E9AE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 xml:space="preserve">A1 </w:t>
            </w:r>
          </w:p>
        </w:tc>
        <w:tc>
          <w:tcPr>
            <w:tcW w:w="2028" w:type="pct"/>
            <w:vAlign w:val="center"/>
          </w:tcPr>
          <w:p w14:paraId="6F7EADC5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Планово-предупредительное сообщение</w:t>
            </w:r>
          </w:p>
        </w:tc>
        <w:tc>
          <w:tcPr>
            <w:tcW w:w="1169" w:type="pct"/>
          </w:tcPr>
          <w:p w14:paraId="69DD5E8B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 xml:space="preserve">100000000 -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199999999</w:t>
            </w:r>
          </w:p>
        </w:tc>
        <w:tc>
          <w:tcPr>
            <w:tcW w:w="1331" w:type="pct"/>
          </w:tcPr>
          <w:p w14:paraId="6C80DDA0" w14:textId="0392898C" w:rsidR="00E173B0" w:rsidRPr="003616A7" w:rsidRDefault="00AA2198" w:rsidP="00E173B0">
            <w:pPr>
              <w:rPr>
                <w:rFonts w:ascii="Arial" w:hAnsi="Arial" w:cs="Arial"/>
                <w:color w:val="000000"/>
                <w:sz w:val="20"/>
              </w:rPr>
            </w:pPr>
            <w:ins w:id="2855" w:author="Serjo" w:date="2020-04-29T12:17:00Z">
              <w:r w:rsidRPr="00AA2198">
                <w:rPr>
                  <w:rFonts w:ascii="Arial" w:hAnsi="Arial" w:cs="Arial"/>
                  <w:color w:val="000000"/>
                  <w:sz w:val="20"/>
                </w:rPr>
                <w:t>PM_NOTI4</w:t>
              </w:r>
            </w:ins>
          </w:p>
        </w:tc>
      </w:tr>
      <w:tr w:rsidR="00E173B0" w:rsidRPr="003616A7" w14:paraId="74EA6688" w14:textId="77777777" w:rsidTr="00F91805">
        <w:tc>
          <w:tcPr>
            <w:tcW w:w="472" w:type="pct"/>
            <w:vAlign w:val="center"/>
          </w:tcPr>
          <w:p w14:paraId="28040CFE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 xml:space="preserve">A2 </w:t>
            </w:r>
          </w:p>
        </w:tc>
        <w:tc>
          <w:tcPr>
            <w:tcW w:w="2028" w:type="pct"/>
            <w:vAlign w:val="center"/>
          </w:tcPr>
          <w:p w14:paraId="3E732A2A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Сообщение о неисправности</w:t>
            </w:r>
          </w:p>
        </w:tc>
        <w:tc>
          <w:tcPr>
            <w:tcW w:w="1169" w:type="pct"/>
          </w:tcPr>
          <w:p w14:paraId="63256872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 xml:space="preserve">200000000 -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299999999</w:t>
            </w:r>
          </w:p>
        </w:tc>
        <w:tc>
          <w:tcPr>
            <w:tcW w:w="1331" w:type="pct"/>
          </w:tcPr>
          <w:p w14:paraId="2D24B96D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</w:t>
            </w:r>
            <w:r w:rsidR="006E7221" w:rsidRPr="003616A7"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</w:tr>
      <w:tr w:rsidR="00E173B0" w:rsidRPr="0052791C" w14:paraId="6205227A" w14:textId="77777777" w:rsidTr="00F91805">
        <w:tc>
          <w:tcPr>
            <w:tcW w:w="472" w:type="pct"/>
            <w:vAlign w:val="center"/>
          </w:tcPr>
          <w:p w14:paraId="5F6C6ABD" w14:textId="77777777" w:rsidR="00E173B0" w:rsidRPr="0052791C" w:rsidRDefault="00E173B0" w:rsidP="0052791C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52791C">
              <w:rPr>
                <w:rFonts w:ascii="Arial" w:hAnsi="Arial" w:cs="Arial"/>
                <w:sz w:val="20"/>
              </w:rPr>
              <w:t>A3</w:t>
            </w:r>
          </w:p>
        </w:tc>
        <w:tc>
          <w:tcPr>
            <w:tcW w:w="2028" w:type="pct"/>
            <w:vAlign w:val="center"/>
          </w:tcPr>
          <w:p w14:paraId="5D47ADE6" w14:textId="77777777" w:rsidR="00E173B0" w:rsidRPr="0052791C" w:rsidRDefault="00E173B0" w:rsidP="0052791C">
            <w:pPr>
              <w:spacing w:line="276" w:lineRule="auto"/>
              <w:rPr>
                <w:rFonts w:ascii="Arial" w:hAnsi="Arial" w:cs="Arial"/>
                <w:sz w:val="20"/>
              </w:rPr>
            </w:pPr>
            <w:bookmarkStart w:id="2856" w:name="_Hlk522310371"/>
            <w:r w:rsidRPr="0052791C">
              <w:rPr>
                <w:rFonts w:ascii="Arial" w:hAnsi="Arial" w:cs="Arial"/>
                <w:sz w:val="20"/>
              </w:rPr>
              <w:t>Предписание ЭПБ</w:t>
            </w:r>
            <w:bookmarkEnd w:id="2856"/>
          </w:p>
        </w:tc>
        <w:tc>
          <w:tcPr>
            <w:tcW w:w="1169" w:type="pct"/>
          </w:tcPr>
          <w:p w14:paraId="21E73735" w14:textId="77777777" w:rsidR="00E173B0" w:rsidRPr="0052791C" w:rsidRDefault="00A658C5" w:rsidP="0052791C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52791C">
              <w:rPr>
                <w:rFonts w:ascii="Arial" w:hAnsi="Arial" w:cs="Arial"/>
                <w:sz w:val="20"/>
              </w:rPr>
              <w:t>7</w:t>
            </w:r>
            <w:r w:rsidR="00E173B0" w:rsidRPr="0052791C">
              <w:rPr>
                <w:rFonts w:ascii="Arial" w:hAnsi="Arial" w:cs="Arial"/>
                <w:sz w:val="20"/>
              </w:rPr>
              <w:t xml:space="preserve">300000000 - </w:t>
            </w:r>
            <w:r w:rsidRPr="0052791C">
              <w:rPr>
                <w:rFonts w:ascii="Arial" w:hAnsi="Arial" w:cs="Arial"/>
                <w:sz w:val="20"/>
              </w:rPr>
              <w:t>7</w:t>
            </w:r>
            <w:r w:rsidR="00E173B0" w:rsidRPr="0052791C">
              <w:rPr>
                <w:rFonts w:ascii="Arial" w:hAnsi="Arial" w:cs="Arial"/>
                <w:sz w:val="20"/>
              </w:rPr>
              <w:t>399999999</w:t>
            </w:r>
          </w:p>
        </w:tc>
        <w:tc>
          <w:tcPr>
            <w:tcW w:w="1331" w:type="pct"/>
          </w:tcPr>
          <w:p w14:paraId="3E3DC040" w14:textId="77777777" w:rsidR="00E173B0" w:rsidRPr="0052791C" w:rsidRDefault="00E173B0" w:rsidP="0052791C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52791C">
              <w:rPr>
                <w:rFonts w:ascii="Arial" w:hAnsi="Arial" w:cs="Arial"/>
                <w:sz w:val="20"/>
              </w:rPr>
              <w:t>PM_NOTI1</w:t>
            </w:r>
          </w:p>
        </w:tc>
      </w:tr>
      <w:tr w:rsidR="00E173B0" w:rsidRPr="003616A7" w14:paraId="57812852" w14:textId="77777777" w:rsidTr="00F91805">
        <w:tc>
          <w:tcPr>
            <w:tcW w:w="472" w:type="pct"/>
            <w:vAlign w:val="center"/>
          </w:tcPr>
          <w:p w14:paraId="7A088A3E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A4</w:t>
            </w:r>
          </w:p>
        </w:tc>
        <w:tc>
          <w:tcPr>
            <w:tcW w:w="2028" w:type="pct"/>
            <w:vAlign w:val="center"/>
          </w:tcPr>
          <w:p w14:paraId="34AC6A41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Заявка на консервацию</w:t>
            </w:r>
          </w:p>
        </w:tc>
        <w:tc>
          <w:tcPr>
            <w:tcW w:w="1169" w:type="pct"/>
          </w:tcPr>
          <w:p w14:paraId="557511A9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 xml:space="preserve">400000000 -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499999999</w:t>
            </w:r>
          </w:p>
        </w:tc>
        <w:tc>
          <w:tcPr>
            <w:tcW w:w="1331" w:type="pct"/>
          </w:tcPr>
          <w:p w14:paraId="07335644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</w:tr>
      <w:tr w:rsidR="00E173B0" w:rsidRPr="003616A7" w14:paraId="4F07CFEB" w14:textId="77777777" w:rsidTr="00F91805">
        <w:tc>
          <w:tcPr>
            <w:tcW w:w="472" w:type="pct"/>
            <w:vAlign w:val="center"/>
          </w:tcPr>
          <w:p w14:paraId="10F4C5C8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A5</w:t>
            </w:r>
          </w:p>
        </w:tc>
        <w:tc>
          <w:tcPr>
            <w:tcW w:w="2028" w:type="pct"/>
            <w:vAlign w:val="center"/>
          </w:tcPr>
          <w:p w14:paraId="19544407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Заявка на расконсервацию</w:t>
            </w:r>
          </w:p>
        </w:tc>
        <w:tc>
          <w:tcPr>
            <w:tcW w:w="1169" w:type="pct"/>
          </w:tcPr>
          <w:p w14:paraId="50C28720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 xml:space="preserve">400000000 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 xml:space="preserve">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>4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99999999</w:t>
            </w:r>
          </w:p>
        </w:tc>
        <w:tc>
          <w:tcPr>
            <w:tcW w:w="1331" w:type="pct"/>
          </w:tcPr>
          <w:p w14:paraId="51C6B482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</w:tr>
      <w:tr w:rsidR="00E173B0" w:rsidRPr="003616A7" w14:paraId="6C5B4FFC" w14:textId="77777777" w:rsidTr="00F91805">
        <w:tc>
          <w:tcPr>
            <w:tcW w:w="472" w:type="pct"/>
            <w:vAlign w:val="center"/>
          </w:tcPr>
          <w:p w14:paraId="79C04B66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A6</w:t>
            </w:r>
          </w:p>
        </w:tc>
        <w:tc>
          <w:tcPr>
            <w:tcW w:w="2028" w:type="pct"/>
            <w:vAlign w:val="center"/>
          </w:tcPr>
          <w:p w14:paraId="611990DF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Заявка на монтаж</w:t>
            </w:r>
          </w:p>
        </w:tc>
        <w:tc>
          <w:tcPr>
            <w:tcW w:w="1169" w:type="pct"/>
          </w:tcPr>
          <w:p w14:paraId="2CD7AEED" w14:textId="77777777" w:rsidR="00E173B0" w:rsidRPr="003616A7" w:rsidRDefault="00A658C5" w:rsidP="000674C3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 xml:space="preserve">500000000 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>-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599999999</w:t>
            </w:r>
          </w:p>
        </w:tc>
        <w:tc>
          <w:tcPr>
            <w:tcW w:w="1331" w:type="pct"/>
          </w:tcPr>
          <w:p w14:paraId="695E93DC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</w:tr>
      <w:tr w:rsidR="00E173B0" w:rsidRPr="003616A7" w14:paraId="6EE37A44" w14:textId="77777777" w:rsidTr="00F91805">
        <w:tc>
          <w:tcPr>
            <w:tcW w:w="472" w:type="pct"/>
            <w:vAlign w:val="center"/>
          </w:tcPr>
          <w:p w14:paraId="06187A6D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A7</w:t>
            </w:r>
          </w:p>
        </w:tc>
        <w:tc>
          <w:tcPr>
            <w:tcW w:w="2028" w:type="pct"/>
            <w:vAlign w:val="center"/>
          </w:tcPr>
          <w:p w14:paraId="741D4F15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Заявка на демонтаж</w:t>
            </w:r>
          </w:p>
        </w:tc>
        <w:tc>
          <w:tcPr>
            <w:tcW w:w="1169" w:type="pct"/>
          </w:tcPr>
          <w:p w14:paraId="236FCE45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 xml:space="preserve">550000000 -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>5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99999999</w:t>
            </w:r>
          </w:p>
        </w:tc>
        <w:tc>
          <w:tcPr>
            <w:tcW w:w="1331" w:type="pct"/>
          </w:tcPr>
          <w:p w14:paraId="1348E770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</w:t>
            </w:r>
            <w:r w:rsidR="000674C3" w:rsidRPr="003616A7"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</w:tr>
      <w:tr w:rsidR="00E173B0" w:rsidRPr="003616A7" w14:paraId="6F5A444E" w14:textId="77777777" w:rsidTr="00F91805">
        <w:tc>
          <w:tcPr>
            <w:tcW w:w="472" w:type="pct"/>
            <w:vAlign w:val="center"/>
          </w:tcPr>
          <w:p w14:paraId="27D686F4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A8</w:t>
            </w:r>
          </w:p>
        </w:tc>
        <w:tc>
          <w:tcPr>
            <w:tcW w:w="2028" w:type="pct"/>
            <w:vAlign w:val="center"/>
          </w:tcPr>
          <w:p w14:paraId="6C04090B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Заявка на диагностику</w:t>
            </w:r>
          </w:p>
        </w:tc>
        <w:tc>
          <w:tcPr>
            <w:tcW w:w="1169" w:type="pct"/>
          </w:tcPr>
          <w:p w14:paraId="71DBD2FE" w14:textId="77777777" w:rsidR="00E173B0" w:rsidRPr="003616A7" w:rsidRDefault="00A658C5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 xml:space="preserve">600000000 -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FF6577" w:rsidRPr="003616A7">
              <w:rPr>
                <w:rFonts w:ascii="Arial" w:hAnsi="Arial" w:cs="Arial"/>
                <w:color w:val="000000"/>
                <w:sz w:val="20"/>
              </w:rPr>
              <w:t>6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99999999</w:t>
            </w:r>
          </w:p>
        </w:tc>
        <w:tc>
          <w:tcPr>
            <w:tcW w:w="1331" w:type="pct"/>
          </w:tcPr>
          <w:p w14:paraId="193A5EF9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PM_NOTI1</w:t>
            </w:r>
          </w:p>
        </w:tc>
      </w:tr>
      <w:tr w:rsidR="00AA2198" w:rsidRPr="003616A7" w14:paraId="5B8D54A1" w14:textId="77777777" w:rsidTr="00F91805">
        <w:tc>
          <w:tcPr>
            <w:tcW w:w="472" w:type="pct"/>
            <w:vAlign w:val="center"/>
          </w:tcPr>
          <w:p w14:paraId="74FB59F8" w14:textId="0236AA31" w:rsidR="00AA2198" w:rsidRPr="003616A7" w:rsidRDefault="00AA2198" w:rsidP="00AA2198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PP</w:t>
            </w:r>
          </w:p>
        </w:tc>
        <w:tc>
          <w:tcPr>
            <w:tcW w:w="2028" w:type="pct"/>
            <w:vAlign w:val="center"/>
          </w:tcPr>
          <w:p w14:paraId="69B78630" w14:textId="77777777" w:rsidR="00AA2198" w:rsidRPr="003616A7" w:rsidRDefault="00AA2198" w:rsidP="00AA2198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Сообщение об ОТМ</w:t>
            </w:r>
          </w:p>
        </w:tc>
        <w:tc>
          <w:tcPr>
            <w:tcW w:w="1169" w:type="pct"/>
          </w:tcPr>
          <w:p w14:paraId="40A3CC75" w14:textId="77777777" w:rsidR="00AA2198" w:rsidRPr="003616A7" w:rsidRDefault="00AA2198" w:rsidP="00AA2198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 xml:space="preserve">700000000 -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>799999999</w:t>
            </w:r>
          </w:p>
        </w:tc>
        <w:tc>
          <w:tcPr>
            <w:tcW w:w="1331" w:type="pct"/>
          </w:tcPr>
          <w:p w14:paraId="66E7895B" w14:textId="24115D94" w:rsidR="00AA2198" w:rsidRPr="001E116D" w:rsidRDefault="001E116D" w:rsidP="00AA2198">
            <w:pPr>
              <w:rPr>
                <w:rFonts w:ascii="Arial" w:hAnsi="Arial" w:cs="Arial"/>
                <w:color w:val="000000"/>
                <w:sz w:val="20"/>
                <w:rPrChange w:id="2857" w:author="Serjo" w:date="2020-04-29T12:20:00Z">
                  <w:rPr>
                    <w:rFonts w:ascii="Arial" w:hAnsi="Arial" w:cs="Arial"/>
                    <w:color w:val="000000"/>
                    <w:sz w:val="20"/>
                    <w:lang w:val="en-US"/>
                  </w:rPr>
                </w:rPrChange>
              </w:rPr>
            </w:pPr>
            <w:ins w:id="2858" w:author="Serjo" w:date="2020-04-29T12:20:00Z">
              <w:r>
                <w:rPr>
                  <w:rFonts w:ascii="Arial" w:hAnsi="Arial" w:cs="Arial"/>
                  <w:color w:val="000000"/>
                  <w:sz w:val="20"/>
                </w:rPr>
                <w:t>нет</w:t>
              </w:r>
            </w:ins>
          </w:p>
        </w:tc>
      </w:tr>
      <w:tr w:rsidR="001E116D" w:rsidRPr="003616A7" w14:paraId="3FB8358B" w14:textId="77777777" w:rsidTr="00F91805">
        <w:tc>
          <w:tcPr>
            <w:tcW w:w="472" w:type="pct"/>
            <w:vAlign w:val="center"/>
          </w:tcPr>
          <w:p w14:paraId="57F485E5" w14:textId="77777777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AA</w:t>
            </w:r>
          </w:p>
        </w:tc>
        <w:tc>
          <w:tcPr>
            <w:tcW w:w="2028" w:type="pct"/>
            <w:vAlign w:val="center"/>
          </w:tcPr>
          <w:p w14:paraId="5AC18120" w14:textId="760988E4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ins w:id="2859" w:author="Serjo" w:date="2020-04-08T11:44:00Z">
              <w:r w:rsidRPr="00610F41">
                <w:rPr>
                  <w:rFonts w:ascii="Arial" w:hAnsi="Arial" w:cs="Arial"/>
                  <w:color w:val="000000"/>
                  <w:sz w:val="20"/>
                </w:rPr>
                <w:t>Критичный дефект</w:t>
              </w:r>
            </w:ins>
            <w:del w:id="2860" w:author="Serjo" w:date="2020-04-08T11:44:00Z">
              <w:r w:rsidRPr="003616A7" w:rsidDel="00610F41">
                <w:rPr>
                  <w:rFonts w:ascii="Arial" w:hAnsi="Arial" w:cs="Arial"/>
                  <w:color w:val="000000"/>
                  <w:sz w:val="20"/>
                </w:rPr>
                <w:delText>Аварийный дефект</w:delText>
              </w:r>
            </w:del>
          </w:p>
        </w:tc>
        <w:tc>
          <w:tcPr>
            <w:tcW w:w="1169" w:type="pct"/>
          </w:tcPr>
          <w:p w14:paraId="4C8387C9" w14:textId="77777777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 xml:space="preserve">800000000 -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>849999999</w:t>
            </w:r>
          </w:p>
        </w:tc>
        <w:tc>
          <w:tcPr>
            <w:tcW w:w="1331" w:type="pct"/>
          </w:tcPr>
          <w:p w14:paraId="6CFCF7B8" w14:textId="5D31AED7" w:rsidR="001E116D" w:rsidRPr="001E116D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ins w:id="2861" w:author="Serjo" w:date="2020-04-29T12:19:00Z">
              <w:r w:rsidRPr="001E116D">
                <w:rPr>
                  <w:rFonts w:ascii="Arial" w:hAnsi="Arial" w:cs="Arial"/>
                  <w:sz w:val="20"/>
                  <w:rPrChange w:id="2862" w:author="Serjo" w:date="2020-04-29T12:19:00Z">
                    <w:rPr/>
                  </w:rPrChange>
                </w:rPr>
                <w:t>PM_NOTI</w:t>
              </w:r>
              <w:r>
                <w:rPr>
                  <w:rFonts w:ascii="Arial" w:hAnsi="Arial" w:cs="Arial"/>
                  <w:sz w:val="20"/>
                </w:rPr>
                <w:t>4</w:t>
              </w:r>
            </w:ins>
          </w:p>
        </w:tc>
      </w:tr>
      <w:tr w:rsidR="001E116D" w:rsidRPr="003616A7" w14:paraId="51D58FB5" w14:textId="77777777" w:rsidTr="00F91805">
        <w:tc>
          <w:tcPr>
            <w:tcW w:w="472" w:type="pct"/>
            <w:vAlign w:val="center"/>
          </w:tcPr>
          <w:p w14:paraId="18EAFE53" w14:textId="77777777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AB</w:t>
            </w:r>
          </w:p>
        </w:tc>
        <w:tc>
          <w:tcPr>
            <w:tcW w:w="2028" w:type="pct"/>
            <w:vAlign w:val="center"/>
          </w:tcPr>
          <w:p w14:paraId="0A2B6E0D" w14:textId="77777777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Сообщение об аварии</w:t>
            </w:r>
          </w:p>
        </w:tc>
        <w:tc>
          <w:tcPr>
            <w:tcW w:w="1169" w:type="pct"/>
          </w:tcPr>
          <w:p w14:paraId="3F29AF88" w14:textId="77777777" w:rsidR="001E116D" w:rsidRPr="003616A7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 xml:space="preserve">850000000 -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>899999999</w:t>
            </w:r>
          </w:p>
        </w:tc>
        <w:tc>
          <w:tcPr>
            <w:tcW w:w="1331" w:type="pct"/>
          </w:tcPr>
          <w:p w14:paraId="3D3FC0D5" w14:textId="32FFAF3E" w:rsidR="001E116D" w:rsidRPr="001E116D" w:rsidRDefault="001E116D" w:rsidP="001E116D">
            <w:pPr>
              <w:rPr>
                <w:rFonts w:ascii="Arial" w:hAnsi="Arial" w:cs="Arial"/>
                <w:color w:val="000000"/>
                <w:sz w:val="20"/>
              </w:rPr>
            </w:pPr>
            <w:ins w:id="2863" w:author="Serjo" w:date="2020-04-29T12:19:00Z">
              <w:r w:rsidRPr="001E116D">
                <w:rPr>
                  <w:rFonts w:ascii="Arial" w:hAnsi="Arial" w:cs="Arial"/>
                  <w:sz w:val="20"/>
                  <w:rPrChange w:id="2864" w:author="Serjo" w:date="2020-04-29T12:19:00Z">
                    <w:rPr/>
                  </w:rPrChange>
                </w:rPr>
                <w:t>PM_NOTI</w:t>
              </w:r>
              <w:r>
                <w:rPr>
                  <w:rFonts w:ascii="Arial" w:hAnsi="Arial" w:cs="Arial"/>
                  <w:sz w:val="20"/>
                </w:rPr>
                <w:t>4</w:t>
              </w:r>
            </w:ins>
          </w:p>
        </w:tc>
      </w:tr>
      <w:tr w:rsidR="00E173B0" w:rsidRPr="003616A7" w14:paraId="49DA00D3" w14:textId="77777777" w:rsidTr="00F91805">
        <w:tc>
          <w:tcPr>
            <w:tcW w:w="472" w:type="pct"/>
            <w:vAlign w:val="center"/>
          </w:tcPr>
          <w:p w14:paraId="08F6F4EA" w14:textId="77777777" w:rsidR="00E173B0" w:rsidRPr="003616A7" w:rsidRDefault="00FF6577" w:rsidP="00E173B0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AC</w:t>
            </w:r>
          </w:p>
        </w:tc>
        <w:tc>
          <w:tcPr>
            <w:tcW w:w="2028" w:type="pct"/>
            <w:vAlign w:val="center"/>
          </w:tcPr>
          <w:p w14:paraId="051E668A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Выполнение ЭПБ</w:t>
            </w:r>
          </w:p>
        </w:tc>
        <w:tc>
          <w:tcPr>
            <w:tcW w:w="1169" w:type="pct"/>
          </w:tcPr>
          <w:p w14:paraId="7A507214" w14:textId="77777777" w:rsidR="00E173B0" w:rsidRPr="003616A7" w:rsidRDefault="00A658C5" w:rsidP="00C223CC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 xml:space="preserve">900000000 -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</w:t>
            </w:r>
            <w:r w:rsidR="00C223CC" w:rsidRPr="003616A7">
              <w:rPr>
                <w:rFonts w:ascii="Arial" w:hAnsi="Arial" w:cs="Arial"/>
                <w:color w:val="000000"/>
                <w:sz w:val="20"/>
              </w:rPr>
              <w:t>1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9999999</w:t>
            </w:r>
          </w:p>
        </w:tc>
        <w:tc>
          <w:tcPr>
            <w:tcW w:w="1331" w:type="pct"/>
          </w:tcPr>
          <w:p w14:paraId="7B356113" w14:textId="7FEC3AD5" w:rsidR="00E173B0" w:rsidRPr="003616A7" w:rsidRDefault="001E116D" w:rsidP="00E173B0">
            <w:pPr>
              <w:rPr>
                <w:rFonts w:ascii="Arial" w:hAnsi="Arial" w:cs="Arial"/>
                <w:color w:val="000000"/>
                <w:sz w:val="20"/>
              </w:rPr>
            </w:pPr>
            <w:ins w:id="2865" w:author="Serjo" w:date="2020-04-29T12:19:00Z">
              <w:r w:rsidRPr="001E116D">
                <w:rPr>
                  <w:rFonts w:ascii="Arial" w:hAnsi="Arial" w:cs="Arial"/>
                  <w:color w:val="000000"/>
                  <w:sz w:val="20"/>
                </w:rPr>
                <w:t>PM_NOTI3</w:t>
              </w:r>
            </w:ins>
            <w:del w:id="2866" w:author="Serjo" w:date="2020-04-29T12:19:00Z">
              <w:r w:rsidR="00E173B0" w:rsidRPr="003616A7" w:rsidDel="001E116D">
                <w:rPr>
                  <w:rFonts w:ascii="Arial" w:hAnsi="Arial" w:cs="Arial"/>
                  <w:color w:val="000000"/>
                  <w:sz w:val="20"/>
                </w:rPr>
                <w:delText>PM_NOTI1</w:delText>
              </w:r>
            </w:del>
          </w:p>
        </w:tc>
      </w:tr>
      <w:tr w:rsidR="00E173B0" w:rsidRPr="003616A7" w14:paraId="7B06DDF0" w14:textId="77777777" w:rsidTr="00F91805">
        <w:tc>
          <w:tcPr>
            <w:tcW w:w="472" w:type="pct"/>
            <w:vAlign w:val="center"/>
          </w:tcPr>
          <w:p w14:paraId="4B5E8049" w14:textId="77777777" w:rsidR="00E173B0" w:rsidRPr="003616A7" w:rsidRDefault="00FF6577" w:rsidP="00E173B0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AD</w:t>
            </w:r>
          </w:p>
        </w:tc>
        <w:tc>
          <w:tcPr>
            <w:tcW w:w="2028" w:type="pct"/>
            <w:vAlign w:val="center"/>
          </w:tcPr>
          <w:p w14:paraId="036C3E00" w14:textId="77777777" w:rsidR="00E173B0" w:rsidRPr="003616A7" w:rsidRDefault="00E173B0" w:rsidP="00E173B0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</w:rPr>
              <w:t>Сообщение о планово-предупредительных ремонтах КИП/Метрология</w:t>
            </w:r>
          </w:p>
        </w:tc>
        <w:tc>
          <w:tcPr>
            <w:tcW w:w="1169" w:type="pct"/>
          </w:tcPr>
          <w:p w14:paraId="6A93326E" w14:textId="3AC821C4" w:rsidR="00E173B0" w:rsidRPr="003616A7" w:rsidRDefault="00A658C5" w:rsidP="00C223CC">
            <w:pPr>
              <w:rPr>
                <w:rFonts w:ascii="Arial" w:hAnsi="Arial" w:cs="Arial"/>
                <w:color w:val="000000"/>
                <w:sz w:val="20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>9</w:t>
            </w:r>
            <w:r w:rsidR="00C223CC" w:rsidRPr="003616A7">
              <w:rPr>
                <w:rFonts w:ascii="Arial" w:hAnsi="Arial" w:cs="Arial"/>
                <w:color w:val="000000"/>
                <w:sz w:val="20"/>
              </w:rPr>
              <w:t>2</w:t>
            </w:r>
            <w:r w:rsidR="00E173B0" w:rsidRPr="003616A7">
              <w:rPr>
                <w:rFonts w:ascii="Arial" w:hAnsi="Arial" w:cs="Arial"/>
                <w:color w:val="000000"/>
                <w:sz w:val="20"/>
              </w:rPr>
              <w:t xml:space="preserve">0000000 - </w:t>
            </w:r>
            <w:r w:rsidR="00BB0DA6"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="00BB0DA6" w:rsidRPr="003616A7">
              <w:rPr>
                <w:rFonts w:ascii="Arial" w:hAnsi="Arial" w:cs="Arial"/>
                <w:color w:val="000000"/>
                <w:sz w:val="20"/>
              </w:rPr>
              <w:t>9</w:t>
            </w:r>
            <w:r w:rsidR="00BB0DA6">
              <w:rPr>
                <w:rFonts w:ascii="Arial" w:hAnsi="Arial" w:cs="Arial"/>
                <w:color w:val="000000"/>
                <w:sz w:val="20"/>
              </w:rPr>
              <w:t>2</w:t>
            </w:r>
            <w:r w:rsidR="00BB0DA6" w:rsidRPr="003616A7">
              <w:rPr>
                <w:rFonts w:ascii="Arial" w:hAnsi="Arial" w:cs="Arial"/>
                <w:color w:val="000000"/>
                <w:sz w:val="20"/>
              </w:rPr>
              <w:t>9999999</w:t>
            </w:r>
          </w:p>
        </w:tc>
        <w:tc>
          <w:tcPr>
            <w:tcW w:w="1331" w:type="pct"/>
            <w:vAlign w:val="center"/>
          </w:tcPr>
          <w:p w14:paraId="2C029B26" w14:textId="670DC7A9" w:rsidR="00E173B0" w:rsidRPr="003616A7" w:rsidRDefault="001E116D" w:rsidP="00E173B0">
            <w:pPr>
              <w:rPr>
                <w:rFonts w:ascii="Arial" w:hAnsi="Arial" w:cs="Arial"/>
                <w:color w:val="000000"/>
                <w:sz w:val="20"/>
              </w:rPr>
            </w:pPr>
            <w:ins w:id="2867" w:author="Serjo" w:date="2020-04-29T12:20:00Z">
              <w:r>
                <w:rPr>
                  <w:rFonts w:ascii="Arial" w:hAnsi="Arial" w:cs="Arial"/>
                  <w:color w:val="000000"/>
                  <w:sz w:val="20"/>
                </w:rPr>
                <w:t>нет</w:t>
              </w:r>
            </w:ins>
          </w:p>
        </w:tc>
      </w:tr>
      <w:tr w:rsidR="00B91576" w:rsidRPr="003616A7" w14:paraId="757BCFFA" w14:textId="77777777" w:rsidTr="00F91805">
        <w:trPr>
          <w:ins w:id="2868" w:author="Владимир Лаут" w:date="2021-03-17T16:41:00Z"/>
        </w:trPr>
        <w:tc>
          <w:tcPr>
            <w:tcW w:w="472" w:type="pct"/>
            <w:vAlign w:val="center"/>
          </w:tcPr>
          <w:p w14:paraId="0A10B91F" w14:textId="263E4939" w:rsidR="00B91576" w:rsidRDefault="00B91576" w:rsidP="00B91576">
            <w:pPr>
              <w:rPr>
                <w:ins w:id="2869" w:author="Владимир Лаут" w:date="2021-03-17T16:41:00Z"/>
                <w:rFonts w:ascii="Arial" w:hAnsi="Arial" w:cs="Arial"/>
                <w:color w:val="000000"/>
                <w:sz w:val="20"/>
                <w:lang w:val="en-US"/>
              </w:rPr>
            </w:pPr>
            <w:ins w:id="2870" w:author="Владимир Лаут" w:date="2021-03-17T16:41:00Z">
              <w:r w:rsidRPr="00224B02">
                <w:rPr>
                  <w:rFonts w:ascii="Arial" w:hAnsi="Arial" w:cs="Arial"/>
                  <w:color w:val="000000"/>
                  <w:sz w:val="20"/>
                  <w:lang w:val="en-US"/>
                </w:rPr>
                <w:t>AE</w:t>
              </w:r>
            </w:ins>
          </w:p>
        </w:tc>
        <w:tc>
          <w:tcPr>
            <w:tcW w:w="2028" w:type="pct"/>
            <w:vAlign w:val="center"/>
          </w:tcPr>
          <w:p w14:paraId="3E9A8AAA" w14:textId="3E8BE20E" w:rsidR="00B91576" w:rsidRDefault="00B91576" w:rsidP="00B91576">
            <w:pPr>
              <w:rPr>
                <w:ins w:id="2871" w:author="Владимир Лаут" w:date="2021-03-17T16:41:00Z"/>
                <w:rFonts w:ascii="Arial" w:hAnsi="Arial" w:cs="Arial"/>
                <w:color w:val="000000"/>
                <w:sz w:val="20"/>
              </w:rPr>
            </w:pPr>
            <w:ins w:id="2872" w:author="Владимир Лаут" w:date="2021-03-17T16:41:00Z">
              <w:r w:rsidRPr="00224B02">
                <w:rPr>
                  <w:rFonts w:ascii="Arial" w:hAnsi="Arial" w:cs="Arial"/>
                  <w:color w:val="000000"/>
                  <w:sz w:val="20"/>
                  <w:lang w:val="en-US"/>
                </w:rPr>
                <w:t>Заявка на осмотр оборудования</w:t>
              </w:r>
            </w:ins>
          </w:p>
        </w:tc>
        <w:tc>
          <w:tcPr>
            <w:tcW w:w="1169" w:type="pct"/>
          </w:tcPr>
          <w:p w14:paraId="49C682A2" w14:textId="176BFE77" w:rsidR="00B91576" w:rsidRPr="003616A7" w:rsidRDefault="00B91576" w:rsidP="00B91576">
            <w:pPr>
              <w:rPr>
                <w:ins w:id="2873" w:author="Владимир Лаут" w:date="2021-03-17T16:41:00Z"/>
                <w:rFonts w:ascii="Arial" w:hAnsi="Arial" w:cs="Arial"/>
                <w:color w:val="000000"/>
                <w:sz w:val="20"/>
                <w:lang w:val="en-US"/>
              </w:rPr>
            </w:pPr>
            <w:ins w:id="2874" w:author="Владимир Лаут" w:date="2021-03-17T16:41:00Z"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</w:t>
              </w:r>
              <w:r>
                <w:rPr>
                  <w:rFonts w:ascii="Arial" w:hAnsi="Arial" w:cs="Arial"/>
                  <w:color w:val="000000"/>
                  <w:sz w:val="20"/>
                </w:rPr>
                <w:t>4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 xml:space="preserve">0000000 - </w:t>
              </w:r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</w:t>
              </w:r>
              <w:r>
                <w:rPr>
                  <w:rFonts w:ascii="Arial" w:hAnsi="Arial" w:cs="Arial"/>
                  <w:color w:val="000000"/>
                  <w:sz w:val="20"/>
                </w:rPr>
                <w:t>9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9999999</w:t>
              </w:r>
            </w:ins>
          </w:p>
        </w:tc>
        <w:tc>
          <w:tcPr>
            <w:tcW w:w="1331" w:type="pct"/>
            <w:vAlign w:val="center"/>
          </w:tcPr>
          <w:p w14:paraId="5F8E69C0" w14:textId="250DEABB" w:rsidR="00B91576" w:rsidRDefault="00B91576" w:rsidP="00B91576">
            <w:pPr>
              <w:rPr>
                <w:ins w:id="2875" w:author="Владимир Лаут" w:date="2021-03-17T16:41:00Z"/>
                <w:rFonts w:ascii="Arial" w:hAnsi="Arial" w:cs="Arial"/>
                <w:color w:val="000000"/>
                <w:sz w:val="20"/>
              </w:rPr>
            </w:pPr>
            <w:ins w:id="2876" w:author="Владимир Лаут" w:date="2021-03-17T16:41:00Z">
              <w:r w:rsidRPr="001E116D">
                <w:rPr>
                  <w:rFonts w:ascii="Arial" w:hAnsi="Arial" w:cs="Arial"/>
                  <w:color w:val="000000"/>
                  <w:sz w:val="20"/>
                </w:rPr>
                <w:t>PM_NOTI4</w:t>
              </w:r>
            </w:ins>
          </w:p>
        </w:tc>
      </w:tr>
      <w:tr w:rsidR="00B91576" w:rsidRPr="003616A7" w14:paraId="2307FAAC" w14:textId="77777777" w:rsidTr="00F91805">
        <w:trPr>
          <w:ins w:id="2877" w:author="Владимир Лаут" w:date="2021-03-17T16:41:00Z"/>
        </w:trPr>
        <w:tc>
          <w:tcPr>
            <w:tcW w:w="472" w:type="pct"/>
            <w:vAlign w:val="center"/>
          </w:tcPr>
          <w:p w14:paraId="0862BD53" w14:textId="5973D721" w:rsidR="00B91576" w:rsidRDefault="00B91576" w:rsidP="00B91576">
            <w:pPr>
              <w:rPr>
                <w:ins w:id="2878" w:author="Владимир Лаут" w:date="2021-03-17T16:41:00Z"/>
                <w:rFonts w:ascii="Arial" w:hAnsi="Arial" w:cs="Arial"/>
                <w:color w:val="000000"/>
                <w:sz w:val="20"/>
                <w:lang w:val="en-US"/>
              </w:rPr>
            </w:pPr>
            <w:ins w:id="2879" w:author="Владимир Лаут" w:date="2021-03-17T16:41:00Z"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AP</w:t>
              </w:r>
            </w:ins>
          </w:p>
        </w:tc>
        <w:tc>
          <w:tcPr>
            <w:tcW w:w="2028" w:type="pct"/>
            <w:vAlign w:val="center"/>
          </w:tcPr>
          <w:p w14:paraId="4F05D578" w14:textId="62391861" w:rsidR="00B91576" w:rsidRPr="00B91576" w:rsidRDefault="00B91576" w:rsidP="00B91576">
            <w:pPr>
              <w:rPr>
                <w:ins w:id="2880" w:author="Владимир Лаут" w:date="2021-03-17T16:41:00Z"/>
                <w:rFonts w:ascii="Arial" w:hAnsi="Arial" w:cs="Arial"/>
                <w:color w:val="000000"/>
                <w:sz w:val="20"/>
              </w:rPr>
            </w:pPr>
            <w:ins w:id="2881" w:author="Владимир Лаут" w:date="2021-03-17T16:41:00Z">
              <w:r>
                <w:rPr>
                  <w:rFonts w:ascii="Arial" w:hAnsi="Arial" w:cs="Arial"/>
                  <w:color w:val="000000"/>
                  <w:sz w:val="20"/>
                </w:rPr>
                <w:t>Прочие работы</w:t>
              </w:r>
            </w:ins>
          </w:p>
        </w:tc>
        <w:tc>
          <w:tcPr>
            <w:tcW w:w="1169" w:type="pct"/>
          </w:tcPr>
          <w:p w14:paraId="2DDB3EE7" w14:textId="51B29EFB" w:rsidR="00B91576" w:rsidRPr="003616A7" w:rsidRDefault="00B91576" w:rsidP="00B91576">
            <w:pPr>
              <w:rPr>
                <w:ins w:id="2882" w:author="Владимир Лаут" w:date="2021-03-17T16:41:00Z"/>
                <w:rFonts w:ascii="Arial" w:hAnsi="Arial" w:cs="Arial"/>
                <w:color w:val="000000"/>
                <w:sz w:val="20"/>
                <w:lang w:val="en-US"/>
              </w:rPr>
            </w:pPr>
            <w:ins w:id="2883" w:author="Владимир Лаут" w:date="2021-03-17T16:49:00Z"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0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 xml:space="preserve">00000000 - </w:t>
              </w:r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0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99999999</w:t>
              </w:r>
            </w:ins>
          </w:p>
        </w:tc>
        <w:tc>
          <w:tcPr>
            <w:tcW w:w="1331" w:type="pct"/>
            <w:vAlign w:val="center"/>
          </w:tcPr>
          <w:p w14:paraId="4F08E362" w14:textId="1BB79EBD" w:rsidR="00B91576" w:rsidRDefault="00B91576" w:rsidP="00B91576">
            <w:pPr>
              <w:rPr>
                <w:ins w:id="2884" w:author="Владимир Лаут" w:date="2021-03-17T16:41:00Z"/>
                <w:rFonts w:ascii="Arial" w:hAnsi="Arial" w:cs="Arial"/>
                <w:color w:val="000000"/>
                <w:sz w:val="20"/>
              </w:rPr>
            </w:pPr>
            <w:ins w:id="2885" w:author="Владимир Лаут" w:date="2021-03-17T16:45:00Z">
              <w:r w:rsidRPr="00B91576">
                <w:rPr>
                  <w:rFonts w:ascii="Arial" w:hAnsi="Arial" w:cs="Arial"/>
                  <w:color w:val="000000"/>
                  <w:sz w:val="20"/>
                </w:rPr>
                <w:t>PM_NOTI2</w:t>
              </w:r>
            </w:ins>
          </w:p>
        </w:tc>
      </w:tr>
      <w:tr w:rsidR="00B91576" w:rsidRPr="003616A7" w14:paraId="2B70A467" w14:textId="77777777" w:rsidTr="00F91805">
        <w:tc>
          <w:tcPr>
            <w:tcW w:w="472" w:type="pct"/>
            <w:vAlign w:val="center"/>
          </w:tcPr>
          <w:p w14:paraId="1227E06E" w14:textId="068AB0E5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en-US"/>
              </w:rPr>
              <w:t>AT</w:t>
            </w:r>
          </w:p>
        </w:tc>
        <w:tc>
          <w:tcPr>
            <w:tcW w:w="2028" w:type="pct"/>
            <w:vAlign w:val="center"/>
          </w:tcPr>
          <w:p w14:paraId="1ED9A578" w14:textId="3465CCDC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Заявка на работы ТОиР из ТПИР</w:t>
            </w:r>
          </w:p>
        </w:tc>
        <w:tc>
          <w:tcPr>
            <w:tcW w:w="1169" w:type="pct"/>
          </w:tcPr>
          <w:p w14:paraId="1EADA757" w14:textId="0F868879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>9</w:t>
            </w:r>
            <w:r>
              <w:rPr>
                <w:rFonts w:ascii="Arial" w:hAnsi="Arial" w:cs="Arial"/>
                <w:color w:val="000000"/>
                <w:sz w:val="20"/>
              </w:rPr>
              <w:t>3</w:t>
            </w:r>
            <w:r w:rsidRPr="003616A7">
              <w:rPr>
                <w:rFonts w:ascii="Arial" w:hAnsi="Arial" w:cs="Arial"/>
                <w:color w:val="000000"/>
                <w:sz w:val="20"/>
              </w:rPr>
              <w:t xml:space="preserve">0000000 - </w:t>
            </w:r>
            <w:r w:rsidRPr="003616A7">
              <w:rPr>
                <w:rFonts w:ascii="Arial" w:hAnsi="Arial" w:cs="Arial"/>
                <w:color w:val="000000"/>
                <w:sz w:val="20"/>
                <w:lang w:val="en-US"/>
              </w:rPr>
              <w:t>7</w:t>
            </w:r>
            <w:r w:rsidRPr="003616A7">
              <w:rPr>
                <w:rFonts w:ascii="Arial" w:hAnsi="Arial" w:cs="Arial"/>
                <w:color w:val="000000"/>
                <w:sz w:val="20"/>
              </w:rPr>
              <w:t>9</w:t>
            </w:r>
            <w:r>
              <w:rPr>
                <w:rFonts w:ascii="Arial" w:hAnsi="Arial" w:cs="Arial"/>
                <w:color w:val="000000"/>
                <w:sz w:val="20"/>
              </w:rPr>
              <w:t>3</w:t>
            </w:r>
            <w:r w:rsidRPr="003616A7">
              <w:rPr>
                <w:rFonts w:ascii="Arial" w:hAnsi="Arial" w:cs="Arial"/>
                <w:color w:val="000000"/>
                <w:sz w:val="20"/>
              </w:rPr>
              <w:t>9999999</w:t>
            </w:r>
          </w:p>
        </w:tc>
        <w:tc>
          <w:tcPr>
            <w:tcW w:w="1331" w:type="pct"/>
            <w:vAlign w:val="center"/>
          </w:tcPr>
          <w:p w14:paraId="06F977AC" w14:textId="1164471F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</w:rPr>
            </w:pPr>
            <w:ins w:id="2886" w:author="Serjo" w:date="2020-04-29T12:20:00Z">
              <w:r>
                <w:rPr>
                  <w:rFonts w:ascii="Arial" w:hAnsi="Arial" w:cs="Arial"/>
                  <w:color w:val="000000"/>
                  <w:sz w:val="20"/>
                </w:rPr>
                <w:t>нет</w:t>
              </w:r>
            </w:ins>
          </w:p>
        </w:tc>
      </w:tr>
      <w:tr w:rsidR="00B91576" w:rsidRPr="003616A7" w14:paraId="6F852070" w14:textId="77777777" w:rsidTr="00F91805">
        <w:tc>
          <w:tcPr>
            <w:tcW w:w="472" w:type="pct"/>
            <w:vAlign w:val="center"/>
          </w:tcPr>
          <w:p w14:paraId="24DDAE62" w14:textId="52495A8A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ins w:id="2887" w:author="Владимир Лаут" w:date="2021-03-17T16:41:00Z">
              <w:r>
                <w:rPr>
                  <w:rFonts w:ascii="Arial" w:hAnsi="Arial" w:cs="Arial"/>
                  <w:color w:val="000000"/>
                  <w:sz w:val="20"/>
                  <w:lang w:val="en-US"/>
                </w:rPr>
                <w:t>AZ</w:t>
              </w:r>
            </w:ins>
            <w:del w:id="2888" w:author="Владимир Лаут" w:date="2021-03-17T16:41:00Z">
              <w:r w:rsidRPr="00224B02" w:rsidDel="00B91576">
                <w:rPr>
                  <w:rFonts w:ascii="Arial" w:hAnsi="Arial" w:cs="Arial"/>
                  <w:color w:val="000000"/>
                  <w:sz w:val="20"/>
                  <w:lang w:val="en-US"/>
                </w:rPr>
                <w:delText>AE</w:delText>
              </w:r>
            </w:del>
          </w:p>
        </w:tc>
        <w:tc>
          <w:tcPr>
            <w:tcW w:w="2028" w:type="pct"/>
            <w:vAlign w:val="center"/>
          </w:tcPr>
          <w:p w14:paraId="6777B373" w14:textId="2A7BBF99" w:rsidR="00B91576" w:rsidRPr="00224B02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ins w:id="2889" w:author="Владимир Лаут" w:date="2021-03-17T16:41:00Z">
              <w:r>
                <w:rPr>
                  <w:rFonts w:ascii="Arial" w:hAnsi="Arial" w:cs="Arial"/>
                  <w:color w:val="000000"/>
                  <w:sz w:val="20"/>
                </w:rPr>
                <w:t>Осмотры и обходы ЗИФ</w:t>
              </w:r>
            </w:ins>
            <w:del w:id="2890" w:author="Владимир Лаут" w:date="2021-03-17T16:41:00Z">
              <w:r w:rsidRPr="00224B02" w:rsidDel="00B91576">
                <w:rPr>
                  <w:rFonts w:ascii="Arial" w:hAnsi="Arial" w:cs="Arial"/>
                  <w:color w:val="000000"/>
                  <w:sz w:val="20"/>
                  <w:lang w:val="en-US"/>
                </w:rPr>
                <w:delText>Заявка на осмотр оборудования</w:delText>
              </w:r>
            </w:del>
          </w:p>
        </w:tc>
        <w:tc>
          <w:tcPr>
            <w:tcW w:w="1169" w:type="pct"/>
          </w:tcPr>
          <w:p w14:paraId="762C3869" w14:textId="7144D944" w:rsidR="00B91576" w:rsidRPr="003616A7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ins w:id="2891" w:author="Владимир Лаут" w:date="2021-03-17T16:48:00Z"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</w:t>
              </w:r>
              <w:r>
                <w:rPr>
                  <w:rFonts w:ascii="Arial" w:hAnsi="Arial" w:cs="Arial"/>
                  <w:color w:val="000000"/>
                  <w:sz w:val="20"/>
                </w:rPr>
                <w:t>4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 xml:space="preserve">0000000 - </w:t>
              </w:r>
              <w:r w:rsidRPr="003616A7">
                <w:rPr>
                  <w:rFonts w:ascii="Arial" w:hAnsi="Arial" w:cs="Arial"/>
                  <w:color w:val="000000"/>
                  <w:sz w:val="20"/>
                  <w:lang w:val="en-US"/>
                </w:rPr>
                <w:t>7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</w:t>
              </w:r>
              <w:r>
                <w:rPr>
                  <w:rFonts w:ascii="Arial" w:hAnsi="Arial" w:cs="Arial"/>
                  <w:color w:val="000000"/>
                  <w:sz w:val="20"/>
                </w:rPr>
                <w:t>9</w:t>
              </w:r>
              <w:r w:rsidRPr="003616A7">
                <w:rPr>
                  <w:rFonts w:ascii="Arial" w:hAnsi="Arial" w:cs="Arial"/>
                  <w:color w:val="000000"/>
                  <w:sz w:val="20"/>
                </w:rPr>
                <w:t>9999999</w:t>
              </w:r>
            </w:ins>
            <w:del w:id="2892" w:author="Владимир Лаут" w:date="2021-03-17T16:41:00Z">
              <w:r w:rsidRPr="003616A7" w:rsidDel="00B91576">
                <w:rPr>
                  <w:rFonts w:ascii="Arial" w:hAnsi="Arial" w:cs="Arial"/>
                  <w:color w:val="000000"/>
                  <w:sz w:val="20"/>
                  <w:lang w:val="en-US"/>
                </w:rPr>
                <w:delText>7</w:delText>
              </w:r>
              <w:r w:rsidRPr="003616A7" w:rsidDel="00B91576">
                <w:rPr>
                  <w:rFonts w:ascii="Arial" w:hAnsi="Arial" w:cs="Arial"/>
                  <w:color w:val="000000"/>
                  <w:sz w:val="20"/>
                </w:rPr>
                <w:delText>9</w:delText>
              </w:r>
              <w:r w:rsidDel="00B91576">
                <w:rPr>
                  <w:rFonts w:ascii="Arial" w:hAnsi="Arial" w:cs="Arial"/>
                  <w:color w:val="000000"/>
                  <w:sz w:val="20"/>
                </w:rPr>
                <w:delText>4</w:delText>
              </w:r>
              <w:r w:rsidRPr="003616A7" w:rsidDel="00B91576">
                <w:rPr>
                  <w:rFonts w:ascii="Arial" w:hAnsi="Arial" w:cs="Arial"/>
                  <w:color w:val="000000"/>
                  <w:sz w:val="20"/>
                </w:rPr>
                <w:delText xml:space="preserve">0000000 - </w:delText>
              </w:r>
              <w:r w:rsidRPr="003616A7" w:rsidDel="00B91576">
                <w:rPr>
                  <w:rFonts w:ascii="Arial" w:hAnsi="Arial" w:cs="Arial"/>
                  <w:color w:val="000000"/>
                  <w:sz w:val="20"/>
                  <w:lang w:val="en-US"/>
                </w:rPr>
                <w:delText>7</w:delText>
              </w:r>
              <w:r w:rsidRPr="003616A7" w:rsidDel="00B91576">
                <w:rPr>
                  <w:rFonts w:ascii="Arial" w:hAnsi="Arial" w:cs="Arial"/>
                  <w:color w:val="000000"/>
                  <w:sz w:val="20"/>
                </w:rPr>
                <w:delText>9</w:delText>
              </w:r>
              <w:r w:rsidDel="00B91576">
                <w:rPr>
                  <w:rFonts w:ascii="Arial" w:hAnsi="Arial" w:cs="Arial"/>
                  <w:color w:val="000000"/>
                  <w:sz w:val="20"/>
                </w:rPr>
                <w:delText>9</w:delText>
              </w:r>
              <w:r w:rsidRPr="003616A7" w:rsidDel="00B91576">
                <w:rPr>
                  <w:rFonts w:ascii="Arial" w:hAnsi="Arial" w:cs="Arial"/>
                  <w:color w:val="000000"/>
                  <w:sz w:val="20"/>
                </w:rPr>
                <w:delText>9999999</w:delText>
              </w:r>
            </w:del>
          </w:p>
        </w:tc>
        <w:tc>
          <w:tcPr>
            <w:tcW w:w="1331" w:type="pct"/>
            <w:vAlign w:val="center"/>
          </w:tcPr>
          <w:p w14:paraId="197D1B18" w14:textId="6231623F" w:rsidR="00B91576" w:rsidRPr="00224B02" w:rsidRDefault="00B91576" w:rsidP="00B91576">
            <w:pPr>
              <w:rPr>
                <w:rFonts w:ascii="Arial" w:hAnsi="Arial" w:cs="Arial"/>
                <w:color w:val="000000"/>
                <w:sz w:val="20"/>
                <w:lang w:val="en-US"/>
              </w:rPr>
            </w:pPr>
            <w:ins w:id="2893" w:author="Владимир Лаут" w:date="2021-03-17T16:44:00Z">
              <w:r>
                <w:rPr>
                  <w:rFonts w:ascii="Arial" w:hAnsi="Arial" w:cs="Arial"/>
                  <w:color w:val="000000"/>
                  <w:sz w:val="20"/>
                </w:rPr>
                <w:t>нет</w:t>
              </w:r>
              <w:r w:rsidRPr="001E116D" w:rsidDel="00B91576">
                <w:rPr>
                  <w:rFonts w:ascii="Arial" w:hAnsi="Arial" w:cs="Arial"/>
                  <w:color w:val="000000"/>
                  <w:sz w:val="20"/>
                </w:rPr>
                <w:t xml:space="preserve"> </w:t>
              </w:r>
            </w:ins>
            <w:ins w:id="2894" w:author="Serjo" w:date="2020-04-29T12:19:00Z">
              <w:del w:id="2895" w:author="Владимир Лаут" w:date="2021-03-17T16:41:00Z">
                <w:r w:rsidRPr="001E116D" w:rsidDel="00B91576">
                  <w:rPr>
                    <w:rFonts w:ascii="Arial" w:hAnsi="Arial" w:cs="Arial"/>
                    <w:color w:val="000000"/>
                    <w:sz w:val="20"/>
                  </w:rPr>
                  <w:delText>PM_NOTI4</w:delText>
                </w:r>
              </w:del>
            </w:ins>
          </w:p>
        </w:tc>
      </w:tr>
    </w:tbl>
    <w:p w14:paraId="72F4DDFF" w14:textId="77777777" w:rsidR="001E116D" w:rsidRDefault="001E116D" w:rsidP="00593574">
      <w:pPr>
        <w:spacing w:after="240" w:line="276" w:lineRule="auto"/>
        <w:rPr>
          <w:ins w:id="2896" w:author="Serjo" w:date="2020-04-29T12:20:00Z"/>
          <w:rFonts w:ascii="Arial" w:hAnsi="Arial" w:cs="Arial"/>
        </w:rPr>
      </w:pPr>
    </w:p>
    <w:p w14:paraId="4BD73CC3" w14:textId="750243ED" w:rsidR="00593574" w:rsidRDefault="00593574" w:rsidP="00593574">
      <w:p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Для Сообщений ТОРО используются следующие статусы:</w:t>
      </w:r>
    </w:p>
    <w:p w14:paraId="1B42F17D" w14:textId="77777777" w:rsidR="00B7195A" w:rsidRPr="00E173B0" w:rsidRDefault="00B7195A" w:rsidP="00B7195A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2897" w:name="_Hlk522353011"/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>
        <w:rPr>
          <w:rFonts w:ascii="Arial" w:hAnsi="Arial" w:cs="Arial"/>
          <w:b/>
          <w:sz w:val="22"/>
        </w:rPr>
        <w:t>12.</w:t>
      </w:r>
      <w:r w:rsidRPr="00E25241">
        <w:t xml:space="preserve"> </w:t>
      </w:r>
      <w:r>
        <w:rPr>
          <w:rFonts w:ascii="Arial" w:hAnsi="Arial" w:cs="Arial"/>
          <w:b/>
          <w:sz w:val="22"/>
        </w:rPr>
        <w:t xml:space="preserve">Системные статусы </w:t>
      </w:r>
      <w:r w:rsidRPr="00E25241">
        <w:rPr>
          <w:rFonts w:ascii="Arial" w:hAnsi="Arial" w:cs="Arial"/>
          <w:b/>
          <w:sz w:val="22"/>
        </w:rPr>
        <w:t>сообщений ТОРО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2407"/>
        <w:gridCol w:w="5954"/>
      </w:tblGrid>
      <w:tr w:rsidR="00B7195A" w14:paraId="45F7465F" w14:textId="77777777" w:rsidTr="00F91805">
        <w:trPr>
          <w:cantSplit/>
          <w:trHeight w:val="397"/>
          <w:tblHeader/>
        </w:trPr>
        <w:tc>
          <w:tcPr>
            <w:tcW w:w="7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70A6B" w14:textId="77777777" w:rsidR="00B7195A" w:rsidRDefault="00B7195A" w:rsidP="00CD0B7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Системный код объекта</w:t>
            </w:r>
          </w:p>
        </w:tc>
        <w:tc>
          <w:tcPr>
            <w:tcW w:w="121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7AC0C" w14:textId="77777777" w:rsidR="00B7195A" w:rsidRDefault="00B7195A" w:rsidP="00CD0B7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00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027E6" w14:textId="77777777" w:rsidR="00B7195A" w:rsidRDefault="00B7195A" w:rsidP="00CD0B7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8D4E52" w14:paraId="5E8EEF1C" w14:textId="77777777" w:rsidTr="00F91805">
        <w:trPr>
          <w:cantSplit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37D9C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СООТ</w:t>
            </w:r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68E02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Сообщение открыто</w:t>
            </w:r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2AF62" w14:textId="77777777" w:rsidR="00B7195A" w:rsidRPr="00BE5FCA" w:rsidRDefault="00B7195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Начальный сатус сообщения, присваивается автоматически</w:t>
            </w:r>
          </w:p>
        </w:tc>
      </w:tr>
      <w:tr w:rsidR="00B7195A" w14:paraId="1C1F03B6" w14:textId="77777777" w:rsidTr="00F91805">
        <w:trPr>
          <w:cantSplit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7DAF7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COPA</w:t>
            </w:r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80EC0" w14:textId="77777777" w:rsidR="00B7195A" w:rsidRDefault="00B7195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Сообщение в работе</w:t>
            </w:r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A8722" w14:textId="77777777" w:rsidR="00B7195A" w:rsidRPr="00BE5FCA" w:rsidRDefault="00BE5FC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Устанавливается при взятии сообщения в работу</w:t>
            </w:r>
          </w:p>
        </w:tc>
      </w:tr>
      <w:tr w:rsidR="00B7195A" w14:paraId="2B674BF4" w14:textId="77777777" w:rsidTr="00F91805">
        <w:trPr>
          <w:cantSplit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E275E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ЗКПР</w:t>
            </w:r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94194" w14:textId="77777777" w:rsidR="00B7195A" w:rsidRDefault="00B7195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Заказ присвоен</w:t>
            </w:r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58B22" w14:textId="77777777" w:rsidR="00B7195A" w:rsidRDefault="00BE5FC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Устанавливается при присвоении заказа</w:t>
            </w:r>
          </w:p>
        </w:tc>
      </w:tr>
      <w:tr w:rsidR="00B7195A" w14:paraId="26B05050" w14:textId="77777777" w:rsidTr="00F91805">
        <w:trPr>
          <w:cantSplit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996C0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СОЗА</w:t>
            </w:r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905B1" w14:textId="77777777" w:rsidR="00B7195A" w:rsidRDefault="00B7195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Сообщение закрыто</w:t>
            </w:r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C04C9" w14:textId="77777777" w:rsidR="00B7195A" w:rsidRDefault="00BE5FC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Устанавливается при закрытии сообщения</w:t>
            </w:r>
          </w:p>
        </w:tc>
      </w:tr>
      <w:tr w:rsidR="008D4E52" w14:paraId="7E492AB7" w14:textId="77777777" w:rsidTr="00F91805">
        <w:trPr>
          <w:cantSplit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5D6DE" w14:textId="77777777" w:rsidR="00B7195A" w:rsidRDefault="00B7195A" w:rsidP="00CD0B7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МТК</w:t>
            </w:r>
            <w:r>
              <w:rPr>
                <w:rFonts w:ascii="Arial" w:hAnsi="Arial" w:cs="Arial"/>
                <w:sz w:val="20"/>
                <w:szCs w:val="20"/>
              </w:rPr>
              <w:t>У</w:t>
            </w:r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0D944" w14:textId="77777777" w:rsidR="00B7195A" w:rsidRDefault="00B7195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511EA">
              <w:rPr>
                <w:rFonts w:ascii="Arial" w:hAnsi="Arial" w:cs="Arial"/>
                <w:sz w:val="20"/>
                <w:szCs w:val="20"/>
              </w:rPr>
              <w:t>Метка удаления</w:t>
            </w:r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BDEA5" w14:textId="77777777" w:rsidR="00B7195A" w:rsidRDefault="00BE5FCA" w:rsidP="00CD0B79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Устанавливается при установке метки удаления</w:t>
            </w:r>
          </w:p>
        </w:tc>
      </w:tr>
      <w:tr w:rsidR="006C2AA2" w14:paraId="1F45D4D3" w14:textId="77777777" w:rsidTr="00F91805">
        <w:trPr>
          <w:cantSplit/>
          <w:ins w:id="2898" w:author="Serjo" w:date="2020-04-11T16:00:00Z"/>
        </w:trPr>
        <w:tc>
          <w:tcPr>
            <w:tcW w:w="78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2F7C8" w14:textId="55025B86" w:rsidR="006C2AA2" w:rsidRPr="005511EA" w:rsidRDefault="006C2AA2" w:rsidP="00CD0B79">
            <w:pPr>
              <w:spacing w:line="276" w:lineRule="auto"/>
              <w:rPr>
                <w:ins w:id="2899" w:author="Serjo" w:date="2020-04-11T16:00:00Z"/>
                <w:rFonts w:ascii="Arial" w:hAnsi="Arial" w:cs="Arial"/>
                <w:sz w:val="20"/>
                <w:szCs w:val="20"/>
              </w:rPr>
            </w:pPr>
            <w:ins w:id="2900" w:author="Serjo" w:date="2020-04-11T16:01:00Z">
              <w:r>
                <w:rPr>
                  <w:rFonts w:ascii="Arial" w:hAnsi="Arial" w:cs="Arial"/>
                  <w:sz w:val="20"/>
                  <w:szCs w:val="20"/>
                </w:rPr>
                <w:t>ВСМИ</w:t>
              </w:r>
            </w:ins>
          </w:p>
        </w:tc>
        <w:tc>
          <w:tcPr>
            <w:tcW w:w="1215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8893A" w14:textId="39AD51EA" w:rsidR="006C2AA2" w:rsidRPr="005511EA" w:rsidRDefault="006C2AA2" w:rsidP="00CD0B79">
            <w:pPr>
              <w:spacing w:line="276" w:lineRule="auto"/>
              <w:jc w:val="left"/>
              <w:rPr>
                <w:ins w:id="2901" w:author="Serjo" w:date="2020-04-11T16:00:00Z"/>
                <w:rFonts w:ascii="Arial" w:hAnsi="Arial" w:cs="Arial"/>
                <w:sz w:val="20"/>
                <w:szCs w:val="20"/>
              </w:rPr>
            </w:pPr>
            <w:ins w:id="2902" w:author="Serjo" w:date="2020-04-11T16:01:00Z">
              <w:r>
                <w:rPr>
                  <w:rFonts w:ascii="Arial" w:hAnsi="Arial" w:cs="Arial"/>
                  <w:sz w:val="20"/>
                  <w:szCs w:val="20"/>
                </w:rPr>
                <w:t>Все мероприятия исполнены</w:t>
              </w:r>
            </w:ins>
          </w:p>
        </w:tc>
        <w:tc>
          <w:tcPr>
            <w:tcW w:w="300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53A2F" w14:textId="41C07935" w:rsidR="006C2AA2" w:rsidRDefault="006C2AA2" w:rsidP="00CD0B79">
            <w:pPr>
              <w:spacing w:line="276" w:lineRule="auto"/>
              <w:jc w:val="left"/>
              <w:rPr>
                <w:ins w:id="2903" w:author="Serjo" w:date="2020-04-11T16:00:00Z"/>
                <w:rFonts w:ascii="Arial" w:hAnsi="Arial" w:cs="Arial"/>
                <w:sz w:val="20"/>
                <w:szCs w:val="20"/>
              </w:rPr>
            </w:pPr>
            <w:ins w:id="2904" w:author="Serjo" w:date="2020-04-11T16:01:00Z">
              <w:r>
                <w:rPr>
                  <w:rFonts w:ascii="Arial" w:hAnsi="Arial" w:cs="Arial"/>
                  <w:sz w:val="20"/>
                  <w:szCs w:val="20"/>
                </w:rPr>
                <w:t>Устанавливается при закрытии всех мероприятий сообщения</w:t>
              </w:r>
            </w:ins>
          </w:p>
        </w:tc>
      </w:tr>
    </w:tbl>
    <w:p w14:paraId="7BEA6EF4" w14:textId="77777777" w:rsidR="00E25241" w:rsidRPr="00A03DDE" w:rsidRDefault="00E25241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2905" w:name="_Hlk522311435"/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</w:t>
      </w:r>
      <w:r w:rsidR="00B7195A">
        <w:rPr>
          <w:rFonts w:ascii="Arial" w:hAnsi="Arial" w:cs="Arial"/>
          <w:b/>
          <w:sz w:val="22"/>
        </w:rPr>
        <w:t>3</w:t>
      </w:r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>
        <w:rPr>
          <w:rFonts w:ascii="Arial" w:hAnsi="Arial" w:cs="Arial"/>
          <w:b/>
          <w:sz w:val="22"/>
        </w:rPr>
        <w:t xml:space="preserve">Пользовательские статусы </w:t>
      </w:r>
      <w:r w:rsidRPr="00E25241">
        <w:rPr>
          <w:rFonts w:ascii="Arial" w:hAnsi="Arial" w:cs="Arial"/>
          <w:b/>
          <w:sz w:val="22"/>
        </w:rPr>
        <w:t>сообщений ТОРО</w:t>
      </w:r>
      <w:r w:rsidR="0006232A">
        <w:rPr>
          <w:rFonts w:ascii="Arial" w:hAnsi="Arial" w:cs="Arial"/>
          <w:b/>
          <w:sz w:val="22"/>
        </w:rPr>
        <w:t xml:space="preserve"> </w:t>
      </w:r>
      <w:r w:rsidR="0006232A" w:rsidRPr="00E173B0">
        <w:rPr>
          <w:rFonts w:ascii="Arial" w:hAnsi="Arial" w:cs="Arial"/>
          <w:b/>
          <w:sz w:val="22"/>
        </w:rPr>
        <w:t xml:space="preserve"> (</w:t>
      </w:r>
      <w:r w:rsidR="0006232A">
        <w:rPr>
          <w:rFonts w:ascii="Arial" w:hAnsi="Arial" w:cs="Arial"/>
          <w:b/>
          <w:sz w:val="22"/>
        </w:rPr>
        <w:t>статусная схема PM_NOTI1)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109"/>
        <w:gridCol w:w="3828"/>
      </w:tblGrid>
      <w:tr w:rsidR="00593574" w14:paraId="482D04F8" w14:textId="77777777" w:rsidTr="00F91805">
        <w:trPr>
          <w:cantSplit/>
          <w:trHeight w:val="397"/>
          <w:tblHeader/>
        </w:trPr>
        <w:tc>
          <w:tcPr>
            <w:tcW w:w="99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839E" w14:textId="77777777" w:rsidR="00593574" w:rsidRDefault="00593574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Системный код объекта</w:t>
            </w:r>
          </w:p>
        </w:tc>
        <w:tc>
          <w:tcPr>
            <w:tcW w:w="207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943B4" w14:textId="77777777" w:rsidR="00593574" w:rsidRDefault="00593574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93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71B3E" w14:textId="77777777" w:rsidR="00593574" w:rsidRDefault="00593574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593574" w14:paraId="0AB73358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48A12" w14:textId="77777777" w:rsidR="00593574" w:rsidRDefault="00593574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ЗПРТ</w:t>
            </w:r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17E33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Запрет присвоения заказа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34411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  <w:tr w:rsidR="00593574" w14:paraId="6E2482AE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716A" w14:textId="77777777" w:rsidR="00593574" w:rsidRDefault="00593574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ТРПО</w:t>
            </w:r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0BD10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Требует пояснения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1C237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  <w:tr w:rsidR="00593574" w14:paraId="5B30E89B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65117" w14:textId="77777777" w:rsidR="00593574" w:rsidRDefault="00593574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ПЗКР</w:t>
            </w:r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186D8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Предварительно закрыто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EDBBD" w14:textId="77777777" w:rsidR="00593574" w:rsidRDefault="00593574" w:rsidP="006F5FAC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  <w:tr w:rsidR="00B80766" w14:paraId="7814A688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86164" w14:textId="7CBC338B" w:rsidR="00B80766" w:rsidRPr="00B80766" w:rsidRDefault="006E7D92" w:rsidP="00B8076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ins w:id="2906" w:author="Serjo" w:date="2020-04-08T18:27:00Z">
              <w:r w:rsidRPr="006E7D92">
                <w:rPr>
                  <w:rFonts w:ascii="Arial" w:hAnsi="Arial" w:cs="Arial"/>
                  <w:sz w:val="20"/>
                  <w:szCs w:val="20"/>
                  <w:lang w:val="en-US"/>
                </w:rPr>
                <w:t>МОБИ</w:t>
              </w:r>
            </w:ins>
            <w:del w:id="2907" w:author="Serjo" w:date="2020-04-08T18:27:00Z">
              <w:r w:rsidR="00B80766" w:rsidDel="006E7D92">
                <w:rPr>
                  <w:rFonts w:ascii="Arial" w:hAnsi="Arial" w:cs="Arial"/>
                  <w:sz w:val="20"/>
                  <w:szCs w:val="20"/>
                  <w:lang w:val="en-US"/>
                </w:rPr>
                <w:delText>MOBI</w:delText>
              </w:r>
            </w:del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D266D" w14:textId="77777777" w:rsidR="00B80766" w:rsidRDefault="00B80766" w:rsidP="00B80766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Создано на мобильном устройстве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E90E" w14:textId="77777777" w:rsidR="00B80766" w:rsidRDefault="00B80766" w:rsidP="00B80766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  <w:tr w:rsidR="006E7D92" w14:paraId="53D15198" w14:textId="77777777" w:rsidTr="00F91805">
        <w:trPr>
          <w:cantSplit/>
          <w:ins w:id="2908" w:author="Serjo" w:date="2020-04-08T18:28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478A4" w14:textId="5BE63013" w:rsidR="006E7D92" w:rsidRPr="006E7D92" w:rsidRDefault="006E7D92" w:rsidP="0030053A">
            <w:pPr>
              <w:spacing w:line="276" w:lineRule="auto"/>
              <w:rPr>
                <w:ins w:id="2909" w:author="Serjo" w:date="2020-04-08T18:28:00Z"/>
                <w:rFonts w:ascii="Arial" w:hAnsi="Arial" w:cs="Arial"/>
                <w:sz w:val="20"/>
                <w:szCs w:val="20"/>
                <w:lang w:val="en-US"/>
              </w:rPr>
            </w:pPr>
            <w:ins w:id="2910" w:author="Serjo" w:date="2020-04-08T18:28:00Z">
              <w:r w:rsidRPr="006E7D92">
                <w:rPr>
                  <w:rFonts w:ascii="Arial" w:hAnsi="Arial" w:cs="Arial"/>
                  <w:sz w:val="20"/>
                  <w:szCs w:val="20"/>
                  <w:lang w:val="en-US"/>
                </w:rPr>
                <w:t>ИМЕС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4F47C" w14:textId="41587647" w:rsidR="006E7D92" w:rsidRDefault="006E7D92" w:rsidP="0030053A">
            <w:pPr>
              <w:spacing w:line="276" w:lineRule="auto"/>
              <w:jc w:val="left"/>
              <w:rPr>
                <w:ins w:id="2911" w:author="Serjo" w:date="2020-04-08T18:28:00Z"/>
                <w:rFonts w:ascii="Arial" w:hAnsi="Arial" w:cs="Arial"/>
                <w:sz w:val="20"/>
                <w:szCs w:val="20"/>
              </w:rPr>
            </w:pPr>
            <w:ins w:id="2912" w:author="Serjo" w:date="2020-04-08T18:28:00Z">
              <w:r w:rsidRPr="006E7D92">
                <w:rPr>
                  <w:rFonts w:ascii="Arial" w:hAnsi="Arial" w:cs="Arial"/>
                  <w:sz w:val="20"/>
                  <w:szCs w:val="20"/>
                </w:rPr>
                <w:t>Данные получены из МЕС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408C6" w14:textId="0ADDA6AA" w:rsidR="006E7D92" w:rsidRDefault="006E7D92" w:rsidP="0030053A">
            <w:pPr>
              <w:spacing w:line="276" w:lineRule="auto"/>
              <w:jc w:val="left"/>
              <w:rPr>
                <w:ins w:id="2913" w:author="Serjo" w:date="2020-04-08T18:28:00Z"/>
                <w:rFonts w:ascii="Arial" w:hAnsi="Arial" w:cs="Arial"/>
                <w:sz w:val="20"/>
                <w:szCs w:val="20"/>
              </w:rPr>
            </w:pPr>
            <w:ins w:id="2914" w:author="Serjo" w:date="2020-04-08T18:28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  <w:tr w:rsidR="006E7D92" w14:paraId="340BA418" w14:textId="77777777" w:rsidTr="00F91805">
        <w:trPr>
          <w:cantSplit/>
          <w:ins w:id="2915" w:author="Serjo" w:date="2020-04-08T18:29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B315A" w14:textId="77777777" w:rsidR="006E7D92" w:rsidRPr="006E7D92" w:rsidRDefault="006E7D92" w:rsidP="0030053A">
            <w:pPr>
              <w:spacing w:line="276" w:lineRule="auto"/>
              <w:rPr>
                <w:ins w:id="2916" w:author="Serjo" w:date="2020-04-08T18:29:00Z"/>
                <w:rFonts w:ascii="Arial" w:hAnsi="Arial" w:cs="Arial"/>
                <w:sz w:val="20"/>
                <w:szCs w:val="20"/>
                <w:lang w:val="en-US"/>
              </w:rPr>
            </w:pPr>
            <w:ins w:id="2917" w:author="Serjo" w:date="2020-04-08T18:29:00Z">
              <w:r w:rsidRPr="006E7D92">
                <w:rPr>
                  <w:rFonts w:ascii="Arial" w:hAnsi="Arial" w:cs="Arial"/>
                  <w:sz w:val="20"/>
                  <w:szCs w:val="20"/>
                  <w:lang w:val="en-US"/>
                </w:rPr>
                <w:t>МЕНС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6C3F4" w14:textId="77777777" w:rsidR="00B7477A" w:rsidRDefault="006E7D92" w:rsidP="0030053A">
            <w:pPr>
              <w:spacing w:line="276" w:lineRule="auto"/>
              <w:jc w:val="left"/>
              <w:rPr>
                <w:ins w:id="2918" w:author="Serjo" w:date="2020-04-28T01:12:00Z"/>
                <w:rFonts w:ascii="Arial" w:hAnsi="Arial" w:cs="Arial"/>
                <w:sz w:val="20"/>
                <w:szCs w:val="20"/>
              </w:rPr>
            </w:pPr>
            <w:ins w:id="2919" w:author="Serjo" w:date="2020-04-08T18:29:00Z">
              <w:r w:rsidRPr="006E7D92">
                <w:rPr>
                  <w:rFonts w:ascii="Arial" w:hAnsi="Arial" w:cs="Arial"/>
                  <w:sz w:val="20"/>
                  <w:szCs w:val="20"/>
                </w:rPr>
                <w:t>Мероприятие не согласовано</w:t>
              </w:r>
            </w:ins>
            <w:ins w:id="2920" w:author="Serjo" w:date="2020-04-28T01:12:00Z">
              <w:r w:rsidR="00B7477A">
                <w:rPr>
                  <w:rFonts w:ascii="Arial" w:hAnsi="Arial" w:cs="Arial"/>
                  <w:sz w:val="20"/>
                  <w:szCs w:val="20"/>
                </w:rPr>
                <w:t>.</w:t>
              </w:r>
            </w:ins>
          </w:p>
          <w:p w14:paraId="24211E4B" w14:textId="336CA8DC" w:rsidR="006E7D92" w:rsidRDefault="00B7477A" w:rsidP="0030053A">
            <w:pPr>
              <w:spacing w:line="276" w:lineRule="auto"/>
              <w:jc w:val="left"/>
              <w:rPr>
                <w:ins w:id="2921" w:author="Serjo" w:date="2020-04-08T18:29:00Z"/>
                <w:rFonts w:ascii="Arial" w:hAnsi="Arial" w:cs="Arial"/>
                <w:sz w:val="20"/>
                <w:szCs w:val="20"/>
              </w:rPr>
            </w:pPr>
            <w:ins w:id="2922" w:author="Serjo" w:date="2020-04-28T01:12:00Z">
              <w:r>
                <w:rPr>
                  <w:rFonts w:ascii="Arial" w:hAnsi="Arial" w:cs="Arial"/>
                  <w:sz w:val="20"/>
                  <w:szCs w:val="20"/>
                </w:rPr>
                <w:t>Устанавливается автоматически при удалении связанного заказа ТОРО.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3D97F" w14:textId="77777777" w:rsidR="006E7D92" w:rsidRDefault="006E7D92" w:rsidP="0030053A">
            <w:pPr>
              <w:spacing w:line="276" w:lineRule="auto"/>
              <w:jc w:val="left"/>
              <w:rPr>
                <w:ins w:id="2923" w:author="Serjo" w:date="2020-04-08T18:29:00Z"/>
                <w:rFonts w:ascii="Arial" w:hAnsi="Arial" w:cs="Arial"/>
                <w:sz w:val="20"/>
                <w:szCs w:val="20"/>
              </w:rPr>
            </w:pPr>
            <w:ins w:id="2924" w:author="Serjo" w:date="2020-04-08T18:29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  <w:tr w:rsidR="00E42BB0" w14:paraId="1CDED9BB" w14:textId="77777777" w:rsidTr="00F91805">
        <w:trPr>
          <w:cantSplit/>
          <w:ins w:id="2925" w:author="Владимир Лаут" w:date="2021-03-17T17:00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54366" w14:textId="177A8028" w:rsidR="00E42BB0" w:rsidRPr="00E42BB0" w:rsidRDefault="00E42BB0" w:rsidP="0030053A">
            <w:pPr>
              <w:spacing w:line="276" w:lineRule="auto"/>
              <w:rPr>
                <w:ins w:id="2926" w:author="Владимир Лаут" w:date="2021-03-17T17:00:00Z"/>
                <w:rFonts w:ascii="Arial" w:hAnsi="Arial" w:cs="Arial"/>
                <w:sz w:val="20"/>
                <w:szCs w:val="20"/>
                <w:rPrChange w:id="2927" w:author="Владимир Лаут" w:date="2021-03-17T17:00:00Z">
                  <w:rPr>
                    <w:ins w:id="2928" w:author="Владимир Лаут" w:date="2021-03-17T17:00:00Z"/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ins w:id="2929" w:author="Владимир Лаут" w:date="2021-03-17T17:00:00Z">
              <w:r>
                <w:rPr>
                  <w:rFonts w:ascii="Arial" w:hAnsi="Arial" w:cs="Arial"/>
                  <w:sz w:val="20"/>
                  <w:szCs w:val="20"/>
                </w:rPr>
                <w:t>ОТКЗ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7649D" w14:textId="1DE74A37" w:rsidR="00E42BB0" w:rsidRPr="006E7D92" w:rsidRDefault="00E42BB0" w:rsidP="0030053A">
            <w:pPr>
              <w:spacing w:line="276" w:lineRule="auto"/>
              <w:jc w:val="left"/>
              <w:rPr>
                <w:ins w:id="2930" w:author="Владимир Лаут" w:date="2021-03-17T17:00:00Z"/>
                <w:rFonts w:ascii="Arial" w:hAnsi="Arial" w:cs="Arial"/>
                <w:sz w:val="20"/>
                <w:szCs w:val="20"/>
              </w:rPr>
            </w:pPr>
            <w:ins w:id="2931" w:author="Владимир Лаут" w:date="2021-03-17T17:01:00Z">
              <w:r>
                <w:rPr>
                  <w:rFonts w:ascii="Arial" w:hAnsi="Arial" w:cs="Arial"/>
                  <w:sz w:val="20"/>
                  <w:szCs w:val="20"/>
                </w:rPr>
                <w:t>Отказ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BBC98" w14:textId="0463EB82" w:rsidR="00E42BB0" w:rsidRDefault="00E42BB0" w:rsidP="0030053A">
            <w:pPr>
              <w:spacing w:line="276" w:lineRule="auto"/>
              <w:jc w:val="left"/>
              <w:rPr>
                <w:ins w:id="2932" w:author="Владимир Лаут" w:date="2021-03-17T17:00:00Z"/>
                <w:rFonts w:ascii="Arial" w:hAnsi="Arial" w:cs="Arial"/>
                <w:sz w:val="20"/>
                <w:szCs w:val="20"/>
              </w:rPr>
            </w:pPr>
            <w:ins w:id="2933" w:author="Владимир Лаут" w:date="2021-03-17T17:01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  <w:bookmarkEnd w:id="2897"/>
      <w:bookmarkEnd w:id="2905"/>
    </w:tbl>
    <w:p w14:paraId="4B45B7B3" w14:textId="77777777" w:rsidR="00593574" w:rsidRDefault="00593574" w:rsidP="00593574">
      <w:pPr>
        <w:spacing w:after="240" w:line="276" w:lineRule="auto"/>
        <w:rPr>
          <w:rFonts w:ascii="Arial" w:hAnsi="Arial" w:cs="Arial"/>
        </w:rPr>
      </w:pPr>
    </w:p>
    <w:p w14:paraId="4CA53773" w14:textId="77777777" w:rsidR="00FA74CE" w:rsidRPr="00A03DDE" w:rsidRDefault="00FA74CE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14.</w:t>
      </w:r>
      <w:r w:rsidRPr="00E25241">
        <w:t xml:space="preserve"> </w:t>
      </w:r>
      <w:r>
        <w:rPr>
          <w:rFonts w:ascii="Arial" w:hAnsi="Arial" w:cs="Arial"/>
          <w:b/>
          <w:sz w:val="22"/>
        </w:rPr>
        <w:t xml:space="preserve">Пользовательские статусы </w:t>
      </w:r>
      <w:r w:rsidRPr="00E25241">
        <w:rPr>
          <w:rFonts w:ascii="Arial" w:hAnsi="Arial" w:cs="Arial"/>
          <w:b/>
          <w:sz w:val="22"/>
        </w:rPr>
        <w:t>сообщений ТОРО</w:t>
      </w:r>
      <w:r>
        <w:rPr>
          <w:rFonts w:ascii="Arial" w:hAnsi="Arial" w:cs="Arial"/>
          <w:b/>
          <w:sz w:val="22"/>
        </w:rPr>
        <w:t xml:space="preserve"> </w:t>
      </w:r>
      <w:r w:rsidRPr="00E173B0">
        <w:rPr>
          <w:rFonts w:ascii="Arial" w:hAnsi="Arial" w:cs="Arial"/>
          <w:b/>
          <w:sz w:val="22"/>
        </w:rPr>
        <w:t xml:space="preserve"> (</w:t>
      </w:r>
      <w:r>
        <w:rPr>
          <w:rFonts w:ascii="Arial" w:hAnsi="Arial" w:cs="Arial"/>
          <w:b/>
          <w:sz w:val="22"/>
        </w:rPr>
        <w:t>статусная схема PM_NOTI2)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109"/>
        <w:gridCol w:w="3828"/>
      </w:tblGrid>
      <w:tr w:rsidR="00FA74CE" w14:paraId="43A60990" w14:textId="77777777" w:rsidTr="00F91805">
        <w:trPr>
          <w:cantSplit/>
          <w:trHeight w:val="397"/>
          <w:tblHeader/>
        </w:trPr>
        <w:tc>
          <w:tcPr>
            <w:tcW w:w="99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D266B" w14:textId="77777777" w:rsidR="00FA74CE" w:rsidRDefault="00FA74CE" w:rsidP="007B1C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Системный код объекта</w:t>
            </w:r>
          </w:p>
        </w:tc>
        <w:tc>
          <w:tcPr>
            <w:tcW w:w="207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7C970" w14:textId="77777777" w:rsidR="00FA74CE" w:rsidRDefault="00FA74CE" w:rsidP="007B1C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93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79D30" w14:textId="77777777" w:rsidR="00FA74CE" w:rsidRDefault="00FA74CE" w:rsidP="007B1C4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FA74CE" w14:paraId="4D9B1FF9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9ABF5" w14:textId="77777777" w:rsidR="00FA74CE" w:rsidRDefault="00FA74CE" w:rsidP="007B1C4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ЗПРТ</w:t>
            </w:r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6BD40" w14:textId="77777777" w:rsidR="00FA74CE" w:rsidRDefault="00FA74CE" w:rsidP="007B1C4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Запрет присвоения заказа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74BFE" w14:textId="77777777" w:rsidR="00FA74CE" w:rsidRDefault="00FA74CE" w:rsidP="007B1C4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  <w:tr w:rsidR="00FA74CE" w14:paraId="2B04E75C" w14:textId="77777777" w:rsidTr="00F91805">
        <w:trPr>
          <w:cantSplit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65EFC" w14:textId="77777777" w:rsidR="00FA74CE" w:rsidRDefault="00FA74CE" w:rsidP="007B1C4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ТРПО</w:t>
            </w:r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6C6FD" w14:textId="77777777" w:rsidR="00FA74CE" w:rsidRDefault="00FA74CE" w:rsidP="007B1C4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Требует пояснения</w:t>
            </w:r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C786E" w14:textId="77777777" w:rsidR="00FA74CE" w:rsidRDefault="00FA74CE" w:rsidP="007B1C4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Статус без порядкового номера</w:t>
            </w:r>
          </w:p>
        </w:tc>
      </w:tr>
    </w:tbl>
    <w:p w14:paraId="762C8544" w14:textId="6DEBF6B6" w:rsidR="00FA74CE" w:rsidRDefault="00FA74CE" w:rsidP="00593574">
      <w:pPr>
        <w:spacing w:after="240" w:line="276" w:lineRule="auto"/>
        <w:rPr>
          <w:ins w:id="2934" w:author="Serjo" w:date="2020-04-29T12:22:00Z"/>
          <w:rFonts w:ascii="Arial" w:hAnsi="Arial" w:cs="Arial"/>
        </w:rPr>
      </w:pPr>
    </w:p>
    <w:p w14:paraId="6DC4F3E5" w14:textId="32BDC51F" w:rsidR="001E116D" w:rsidRPr="00A03DDE" w:rsidRDefault="001E116D" w:rsidP="001E116D">
      <w:pPr>
        <w:pStyle w:val="a7"/>
        <w:keepNext/>
        <w:spacing w:after="240" w:afterAutospacing="0" w:line="276" w:lineRule="auto"/>
        <w:jc w:val="right"/>
        <w:rPr>
          <w:ins w:id="2935" w:author="Serjo" w:date="2020-04-29T12:22:00Z"/>
          <w:rFonts w:ascii="Arial" w:hAnsi="Arial" w:cs="Arial"/>
          <w:b/>
          <w:sz w:val="22"/>
        </w:rPr>
      </w:pPr>
      <w:ins w:id="2936" w:author="Serjo" w:date="2020-04-29T12:22:00Z">
        <w:r w:rsidRPr="00916FAB">
          <w:rPr>
            <w:rFonts w:ascii="Arial" w:hAnsi="Arial" w:cs="Arial"/>
            <w:b/>
            <w:sz w:val="22"/>
          </w:rPr>
          <w:t xml:space="preserve">Таблица </w:t>
        </w:r>
        <w:r>
          <w:rPr>
            <w:rFonts w:ascii="Arial" w:hAnsi="Arial" w:cs="Arial"/>
            <w:b/>
            <w:sz w:val="22"/>
          </w:rPr>
          <w:t>15.</w:t>
        </w:r>
        <w:r w:rsidRPr="00E25241">
          <w:t xml:space="preserve"> </w:t>
        </w:r>
        <w:r>
          <w:rPr>
            <w:rFonts w:ascii="Arial" w:hAnsi="Arial" w:cs="Arial"/>
            <w:b/>
            <w:sz w:val="22"/>
          </w:rPr>
          <w:t xml:space="preserve">Пользовательские статусы </w:t>
        </w:r>
        <w:r w:rsidRPr="00E25241">
          <w:rPr>
            <w:rFonts w:ascii="Arial" w:hAnsi="Arial" w:cs="Arial"/>
            <w:b/>
            <w:sz w:val="22"/>
          </w:rPr>
          <w:t>сообщений ТОРО</w:t>
        </w:r>
        <w:r>
          <w:rPr>
            <w:rFonts w:ascii="Arial" w:hAnsi="Arial" w:cs="Arial"/>
            <w:b/>
            <w:sz w:val="22"/>
          </w:rPr>
          <w:t xml:space="preserve"> </w:t>
        </w:r>
        <w:r w:rsidRPr="00E173B0">
          <w:rPr>
            <w:rFonts w:ascii="Arial" w:hAnsi="Arial" w:cs="Arial"/>
            <w:b/>
            <w:sz w:val="22"/>
          </w:rPr>
          <w:t xml:space="preserve"> (</w:t>
        </w:r>
        <w:r>
          <w:rPr>
            <w:rFonts w:ascii="Arial" w:hAnsi="Arial" w:cs="Arial"/>
            <w:b/>
            <w:sz w:val="22"/>
          </w:rPr>
          <w:t>статусная схема PM_NOTI3)</w:t>
        </w:r>
      </w:ins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109"/>
        <w:gridCol w:w="3828"/>
      </w:tblGrid>
      <w:tr w:rsidR="001E116D" w14:paraId="783FA805" w14:textId="77777777" w:rsidTr="009663BA">
        <w:trPr>
          <w:cantSplit/>
          <w:trHeight w:val="397"/>
          <w:tblHeader/>
          <w:ins w:id="2937" w:author="Serjo" w:date="2020-04-29T12:22:00Z"/>
        </w:trPr>
        <w:tc>
          <w:tcPr>
            <w:tcW w:w="99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D7EB2" w14:textId="77777777" w:rsidR="001E116D" w:rsidRDefault="001E116D" w:rsidP="009663BA">
            <w:pPr>
              <w:spacing w:line="276" w:lineRule="auto"/>
              <w:jc w:val="center"/>
              <w:rPr>
                <w:ins w:id="2938" w:author="Serjo" w:date="2020-04-29T12:22:00Z"/>
                <w:rFonts w:ascii="Arial" w:hAnsi="Arial" w:cs="Arial"/>
                <w:b/>
                <w:bCs/>
                <w:sz w:val="20"/>
                <w:szCs w:val="20"/>
              </w:rPr>
            </w:pPr>
            <w:ins w:id="2939" w:author="Serjo" w:date="2020-04-29T12:22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Системный код объекта</w:t>
              </w:r>
            </w:ins>
          </w:p>
        </w:tc>
        <w:tc>
          <w:tcPr>
            <w:tcW w:w="207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238B8" w14:textId="77777777" w:rsidR="001E116D" w:rsidRDefault="001E116D" w:rsidP="009663BA">
            <w:pPr>
              <w:spacing w:line="276" w:lineRule="auto"/>
              <w:jc w:val="center"/>
              <w:rPr>
                <w:ins w:id="2940" w:author="Serjo" w:date="2020-04-29T12:22:00Z"/>
                <w:rFonts w:ascii="Arial" w:hAnsi="Arial" w:cs="Arial"/>
                <w:b/>
                <w:bCs/>
                <w:sz w:val="20"/>
                <w:szCs w:val="20"/>
              </w:rPr>
            </w:pPr>
            <w:ins w:id="2941" w:author="Serjo" w:date="2020-04-29T12:22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Наименование</w:t>
              </w:r>
            </w:ins>
          </w:p>
        </w:tc>
        <w:tc>
          <w:tcPr>
            <w:tcW w:w="193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6E4AD" w14:textId="77777777" w:rsidR="001E116D" w:rsidRDefault="001E116D" w:rsidP="009663BA">
            <w:pPr>
              <w:spacing w:line="276" w:lineRule="auto"/>
              <w:jc w:val="center"/>
              <w:rPr>
                <w:ins w:id="2942" w:author="Serjo" w:date="2020-04-29T12:22:00Z"/>
                <w:rFonts w:ascii="Arial" w:hAnsi="Arial" w:cs="Arial"/>
                <w:b/>
                <w:bCs/>
                <w:sz w:val="20"/>
                <w:szCs w:val="20"/>
              </w:rPr>
            </w:pPr>
            <w:ins w:id="2943" w:author="Serjo" w:date="2020-04-29T12:22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Примечание</w:t>
              </w:r>
            </w:ins>
          </w:p>
        </w:tc>
      </w:tr>
      <w:tr w:rsidR="001E116D" w14:paraId="2D542811" w14:textId="77777777" w:rsidTr="009663BA">
        <w:trPr>
          <w:cantSplit/>
          <w:ins w:id="2944" w:author="Serjo" w:date="2020-04-29T12:22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DCC97" w14:textId="28B5E067" w:rsidR="001E116D" w:rsidRDefault="001E116D" w:rsidP="001E116D">
            <w:pPr>
              <w:spacing w:line="276" w:lineRule="auto"/>
              <w:rPr>
                <w:ins w:id="2945" w:author="Serjo" w:date="2020-04-29T12:22:00Z"/>
                <w:rFonts w:ascii="Arial" w:hAnsi="Arial" w:cs="Arial"/>
                <w:sz w:val="20"/>
                <w:szCs w:val="20"/>
              </w:rPr>
            </w:pPr>
            <w:ins w:id="2946" w:author="Serjo" w:date="2020-04-29T12:23:00Z">
              <w:r w:rsidRPr="006E7D92">
                <w:rPr>
                  <w:rFonts w:ascii="Arial" w:hAnsi="Arial" w:cs="Arial"/>
                  <w:sz w:val="20"/>
                  <w:szCs w:val="20"/>
                  <w:lang w:val="en-US"/>
                </w:rPr>
                <w:t>МОБИ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E919A" w14:textId="00DF4301" w:rsidR="001E116D" w:rsidRDefault="001E116D" w:rsidP="001E116D">
            <w:pPr>
              <w:spacing w:line="276" w:lineRule="auto"/>
              <w:jc w:val="left"/>
              <w:rPr>
                <w:ins w:id="2947" w:author="Serjo" w:date="2020-04-29T12:22:00Z"/>
                <w:rFonts w:ascii="Arial" w:hAnsi="Arial" w:cs="Arial"/>
                <w:sz w:val="20"/>
                <w:szCs w:val="20"/>
              </w:rPr>
            </w:pPr>
            <w:ins w:id="2948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Создано на мобильном устройстве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48521" w14:textId="54F65AA0" w:rsidR="001E116D" w:rsidRDefault="001E116D" w:rsidP="001E116D">
            <w:pPr>
              <w:spacing w:line="276" w:lineRule="auto"/>
              <w:jc w:val="left"/>
              <w:rPr>
                <w:ins w:id="2949" w:author="Serjo" w:date="2020-04-29T12:22:00Z"/>
                <w:rFonts w:ascii="Arial" w:hAnsi="Arial" w:cs="Arial"/>
                <w:sz w:val="20"/>
                <w:szCs w:val="20"/>
              </w:rPr>
            </w:pPr>
            <w:ins w:id="2950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  <w:tr w:rsidR="001E116D" w14:paraId="23809D92" w14:textId="77777777" w:rsidTr="009663BA">
        <w:trPr>
          <w:cantSplit/>
          <w:ins w:id="2951" w:author="Serjo" w:date="2020-04-29T12:23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17DA5" w14:textId="0D6C1E60" w:rsidR="001E116D" w:rsidRDefault="001E116D" w:rsidP="001E116D">
            <w:pPr>
              <w:spacing w:line="276" w:lineRule="auto"/>
              <w:rPr>
                <w:ins w:id="2952" w:author="Serjo" w:date="2020-04-29T12:23:00Z"/>
                <w:rFonts w:ascii="Arial" w:hAnsi="Arial" w:cs="Arial"/>
                <w:sz w:val="20"/>
                <w:szCs w:val="20"/>
              </w:rPr>
            </w:pPr>
            <w:ins w:id="2953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ТРПО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E0AB7" w14:textId="386F8CA9" w:rsidR="001E116D" w:rsidRDefault="001E116D" w:rsidP="001E116D">
            <w:pPr>
              <w:spacing w:line="276" w:lineRule="auto"/>
              <w:jc w:val="left"/>
              <w:rPr>
                <w:ins w:id="2954" w:author="Serjo" w:date="2020-04-29T12:23:00Z"/>
                <w:rFonts w:ascii="Arial" w:hAnsi="Arial" w:cs="Arial"/>
                <w:sz w:val="20"/>
                <w:szCs w:val="20"/>
              </w:rPr>
            </w:pPr>
            <w:ins w:id="2955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Требует пояснения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DFE45" w14:textId="0568B74B" w:rsidR="001E116D" w:rsidRDefault="001E116D" w:rsidP="001E116D">
            <w:pPr>
              <w:spacing w:line="276" w:lineRule="auto"/>
              <w:jc w:val="left"/>
              <w:rPr>
                <w:ins w:id="2956" w:author="Serjo" w:date="2020-04-29T12:23:00Z"/>
                <w:rFonts w:ascii="Arial" w:hAnsi="Arial" w:cs="Arial"/>
                <w:sz w:val="20"/>
                <w:szCs w:val="20"/>
              </w:rPr>
            </w:pPr>
            <w:ins w:id="2957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  <w:tr w:rsidR="001E116D" w14:paraId="40575520" w14:textId="77777777" w:rsidTr="009663BA">
        <w:trPr>
          <w:cantSplit/>
          <w:ins w:id="2958" w:author="Serjo" w:date="2020-04-29T12:22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1EF4B" w14:textId="161B5D69" w:rsidR="001E116D" w:rsidRDefault="001E116D" w:rsidP="001E116D">
            <w:pPr>
              <w:spacing w:line="276" w:lineRule="auto"/>
              <w:rPr>
                <w:ins w:id="2959" w:author="Serjo" w:date="2020-04-29T12:22:00Z"/>
                <w:rFonts w:ascii="Arial" w:hAnsi="Arial" w:cs="Arial"/>
                <w:sz w:val="20"/>
                <w:szCs w:val="20"/>
              </w:rPr>
            </w:pPr>
            <w:ins w:id="2960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ПЗКР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5BEED" w14:textId="204B8F99" w:rsidR="001E116D" w:rsidRDefault="001E116D" w:rsidP="001E116D">
            <w:pPr>
              <w:spacing w:line="276" w:lineRule="auto"/>
              <w:jc w:val="left"/>
              <w:rPr>
                <w:ins w:id="2961" w:author="Serjo" w:date="2020-04-29T12:22:00Z"/>
                <w:rFonts w:ascii="Arial" w:hAnsi="Arial" w:cs="Arial"/>
                <w:sz w:val="20"/>
                <w:szCs w:val="20"/>
              </w:rPr>
            </w:pPr>
            <w:ins w:id="2962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Предварительно закрыто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A6A29" w14:textId="69AF85FD" w:rsidR="001E116D" w:rsidRDefault="001E116D" w:rsidP="001E116D">
            <w:pPr>
              <w:spacing w:line="276" w:lineRule="auto"/>
              <w:jc w:val="left"/>
              <w:rPr>
                <w:ins w:id="2963" w:author="Serjo" w:date="2020-04-29T12:22:00Z"/>
                <w:rFonts w:ascii="Arial" w:hAnsi="Arial" w:cs="Arial"/>
                <w:sz w:val="20"/>
                <w:szCs w:val="20"/>
              </w:rPr>
            </w:pPr>
            <w:ins w:id="2964" w:author="Serjo" w:date="2020-04-29T12:23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</w:tbl>
    <w:p w14:paraId="10648647" w14:textId="5565AC82" w:rsidR="001E116D" w:rsidRDefault="001E116D" w:rsidP="00593574">
      <w:pPr>
        <w:spacing w:after="240" w:line="276" w:lineRule="auto"/>
        <w:rPr>
          <w:ins w:id="2965" w:author="Serjo" w:date="2020-04-29T12:23:00Z"/>
          <w:rFonts w:ascii="Arial" w:hAnsi="Arial" w:cs="Arial"/>
        </w:rPr>
      </w:pPr>
    </w:p>
    <w:p w14:paraId="4EBD151F" w14:textId="74E686B3" w:rsidR="001E116D" w:rsidRPr="00A03DDE" w:rsidRDefault="001E116D" w:rsidP="001E116D">
      <w:pPr>
        <w:pStyle w:val="a7"/>
        <w:keepNext/>
        <w:spacing w:after="240" w:afterAutospacing="0" w:line="276" w:lineRule="auto"/>
        <w:jc w:val="right"/>
        <w:rPr>
          <w:ins w:id="2966" w:author="Serjo" w:date="2020-04-29T12:23:00Z"/>
          <w:rFonts w:ascii="Arial" w:hAnsi="Arial" w:cs="Arial"/>
          <w:b/>
          <w:sz w:val="22"/>
        </w:rPr>
      </w:pPr>
      <w:ins w:id="2967" w:author="Serjo" w:date="2020-04-29T12:23:00Z">
        <w:r w:rsidRPr="00916FAB">
          <w:rPr>
            <w:rFonts w:ascii="Arial" w:hAnsi="Arial" w:cs="Arial"/>
            <w:b/>
            <w:sz w:val="22"/>
          </w:rPr>
          <w:lastRenderedPageBreak/>
          <w:t xml:space="preserve">Таблица </w:t>
        </w:r>
        <w:r>
          <w:rPr>
            <w:rFonts w:ascii="Arial" w:hAnsi="Arial" w:cs="Arial"/>
            <w:b/>
            <w:sz w:val="22"/>
          </w:rPr>
          <w:t>16.</w:t>
        </w:r>
        <w:r w:rsidRPr="00E25241">
          <w:t xml:space="preserve"> </w:t>
        </w:r>
        <w:r>
          <w:rPr>
            <w:rFonts w:ascii="Arial" w:hAnsi="Arial" w:cs="Arial"/>
            <w:b/>
            <w:sz w:val="22"/>
          </w:rPr>
          <w:t xml:space="preserve">Пользовательские статусы </w:t>
        </w:r>
        <w:r w:rsidRPr="00E25241">
          <w:rPr>
            <w:rFonts w:ascii="Arial" w:hAnsi="Arial" w:cs="Arial"/>
            <w:b/>
            <w:sz w:val="22"/>
          </w:rPr>
          <w:t>сообщений ТОРО</w:t>
        </w:r>
        <w:r>
          <w:rPr>
            <w:rFonts w:ascii="Arial" w:hAnsi="Arial" w:cs="Arial"/>
            <w:b/>
            <w:sz w:val="22"/>
          </w:rPr>
          <w:t xml:space="preserve"> </w:t>
        </w:r>
        <w:r w:rsidRPr="00E173B0">
          <w:rPr>
            <w:rFonts w:ascii="Arial" w:hAnsi="Arial" w:cs="Arial"/>
            <w:b/>
            <w:sz w:val="22"/>
          </w:rPr>
          <w:t xml:space="preserve"> (</w:t>
        </w:r>
        <w:r>
          <w:rPr>
            <w:rFonts w:ascii="Arial" w:hAnsi="Arial" w:cs="Arial"/>
            <w:b/>
            <w:sz w:val="22"/>
          </w:rPr>
          <w:t>статусная схема PM_NOTI4)</w:t>
        </w:r>
      </w:ins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4109"/>
        <w:gridCol w:w="3828"/>
      </w:tblGrid>
      <w:tr w:rsidR="001E116D" w14:paraId="37967ECD" w14:textId="77777777" w:rsidTr="009663BA">
        <w:trPr>
          <w:cantSplit/>
          <w:trHeight w:val="397"/>
          <w:tblHeader/>
          <w:ins w:id="2968" w:author="Serjo" w:date="2020-04-29T12:23:00Z"/>
        </w:trPr>
        <w:tc>
          <w:tcPr>
            <w:tcW w:w="99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032D5" w14:textId="77777777" w:rsidR="001E116D" w:rsidRDefault="001E116D" w:rsidP="009663BA">
            <w:pPr>
              <w:spacing w:line="276" w:lineRule="auto"/>
              <w:jc w:val="center"/>
              <w:rPr>
                <w:ins w:id="2969" w:author="Serjo" w:date="2020-04-29T12:23:00Z"/>
                <w:rFonts w:ascii="Arial" w:hAnsi="Arial" w:cs="Arial"/>
                <w:b/>
                <w:bCs/>
                <w:sz w:val="20"/>
                <w:szCs w:val="20"/>
              </w:rPr>
            </w:pPr>
            <w:ins w:id="2970" w:author="Serjo" w:date="2020-04-29T12:23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Системный код объекта</w:t>
              </w:r>
            </w:ins>
          </w:p>
        </w:tc>
        <w:tc>
          <w:tcPr>
            <w:tcW w:w="207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AF6CA" w14:textId="77777777" w:rsidR="001E116D" w:rsidRDefault="001E116D" w:rsidP="009663BA">
            <w:pPr>
              <w:spacing w:line="276" w:lineRule="auto"/>
              <w:jc w:val="center"/>
              <w:rPr>
                <w:ins w:id="2971" w:author="Serjo" w:date="2020-04-29T12:23:00Z"/>
                <w:rFonts w:ascii="Arial" w:hAnsi="Arial" w:cs="Arial"/>
                <w:b/>
                <w:bCs/>
                <w:sz w:val="20"/>
                <w:szCs w:val="20"/>
              </w:rPr>
            </w:pPr>
            <w:ins w:id="2972" w:author="Serjo" w:date="2020-04-29T12:23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Наименование</w:t>
              </w:r>
            </w:ins>
          </w:p>
        </w:tc>
        <w:tc>
          <w:tcPr>
            <w:tcW w:w="193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A5BF5" w14:textId="77777777" w:rsidR="001E116D" w:rsidRDefault="001E116D" w:rsidP="009663BA">
            <w:pPr>
              <w:spacing w:line="276" w:lineRule="auto"/>
              <w:jc w:val="center"/>
              <w:rPr>
                <w:ins w:id="2973" w:author="Serjo" w:date="2020-04-29T12:23:00Z"/>
                <w:rFonts w:ascii="Arial" w:hAnsi="Arial" w:cs="Arial"/>
                <w:b/>
                <w:bCs/>
                <w:sz w:val="20"/>
                <w:szCs w:val="20"/>
              </w:rPr>
            </w:pPr>
            <w:ins w:id="2974" w:author="Serjo" w:date="2020-04-29T12:23:00Z">
              <w:r>
                <w:rPr>
                  <w:rFonts w:ascii="Arial" w:hAnsi="Arial" w:cs="Arial"/>
                  <w:b/>
                  <w:bCs/>
                  <w:sz w:val="20"/>
                  <w:szCs w:val="20"/>
                </w:rPr>
                <w:t>Примечание</w:t>
              </w:r>
            </w:ins>
          </w:p>
        </w:tc>
      </w:tr>
      <w:tr w:rsidR="001E116D" w14:paraId="5889B450" w14:textId="77777777" w:rsidTr="009663BA">
        <w:trPr>
          <w:cantSplit/>
          <w:ins w:id="2975" w:author="Serjo" w:date="2020-04-29T12:23:00Z"/>
        </w:trPr>
        <w:tc>
          <w:tcPr>
            <w:tcW w:w="9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B4C2D" w14:textId="1EAC0A06" w:rsidR="001E116D" w:rsidRDefault="001E116D" w:rsidP="001E116D">
            <w:pPr>
              <w:spacing w:line="276" w:lineRule="auto"/>
              <w:rPr>
                <w:ins w:id="2976" w:author="Serjo" w:date="2020-04-29T12:23:00Z"/>
                <w:rFonts w:ascii="Arial" w:hAnsi="Arial" w:cs="Arial"/>
                <w:sz w:val="20"/>
                <w:szCs w:val="20"/>
              </w:rPr>
            </w:pPr>
            <w:ins w:id="2977" w:author="Serjo" w:date="2020-04-29T12:24:00Z">
              <w:r w:rsidRPr="006E7D92">
                <w:rPr>
                  <w:rFonts w:ascii="Arial" w:hAnsi="Arial" w:cs="Arial"/>
                  <w:sz w:val="20"/>
                  <w:szCs w:val="20"/>
                  <w:lang w:val="en-US"/>
                </w:rPr>
                <w:t>ИМЕС</w:t>
              </w:r>
            </w:ins>
          </w:p>
        </w:tc>
        <w:tc>
          <w:tcPr>
            <w:tcW w:w="207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61BB0" w14:textId="0513ED3F" w:rsidR="001E116D" w:rsidRDefault="001E116D" w:rsidP="001E116D">
            <w:pPr>
              <w:spacing w:line="276" w:lineRule="auto"/>
              <w:jc w:val="left"/>
              <w:rPr>
                <w:ins w:id="2978" w:author="Serjo" w:date="2020-04-29T12:23:00Z"/>
                <w:rFonts w:ascii="Arial" w:hAnsi="Arial" w:cs="Arial"/>
                <w:sz w:val="20"/>
                <w:szCs w:val="20"/>
              </w:rPr>
            </w:pPr>
            <w:ins w:id="2979" w:author="Serjo" w:date="2020-04-29T12:24:00Z">
              <w:r w:rsidRPr="006E7D92">
                <w:rPr>
                  <w:rFonts w:ascii="Arial" w:hAnsi="Arial" w:cs="Arial"/>
                  <w:sz w:val="20"/>
                  <w:szCs w:val="20"/>
                </w:rPr>
                <w:t>Данные получены из МЕС</w:t>
              </w:r>
            </w:ins>
          </w:p>
        </w:tc>
        <w:tc>
          <w:tcPr>
            <w:tcW w:w="193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0F166" w14:textId="414148C7" w:rsidR="001E116D" w:rsidRDefault="001E116D" w:rsidP="001E116D">
            <w:pPr>
              <w:spacing w:line="276" w:lineRule="auto"/>
              <w:jc w:val="left"/>
              <w:rPr>
                <w:ins w:id="2980" w:author="Serjo" w:date="2020-04-29T12:23:00Z"/>
                <w:rFonts w:ascii="Arial" w:hAnsi="Arial" w:cs="Arial"/>
                <w:sz w:val="20"/>
                <w:szCs w:val="20"/>
              </w:rPr>
            </w:pPr>
            <w:ins w:id="2981" w:author="Serjo" w:date="2020-04-29T12:24:00Z">
              <w:r>
                <w:rPr>
                  <w:rFonts w:ascii="Arial" w:hAnsi="Arial" w:cs="Arial"/>
                  <w:sz w:val="20"/>
                  <w:szCs w:val="20"/>
                </w:rPr>
                <w:t>Статус без порядкового номера</w:t>
              </w:r>
            </w:ins>
          </w:p>
        </w:tc>
      </w:tr>
    </w:tbl>
    <w:p w14:paraId="3897E23A" w14:textId="77364950" w:rsidR="001E116D" w:rsidRDefault="001E116D" w:rsidP="00593574">
      <w:pPr>
        <w:spacing w:after="240" w:line="276" w:lineRule="auto"/>
        <w:rPr>
          <w:ins w:id="2982" w:author="Serjo" w:date="2020-04-29T12:24:00Z"/>
          <w:rFonts w:ascii="Arial" w:hAnsi="Arial" w:cs="Arial"/>
        </w:rPr>
      </w:pPr>
    </w:p>
    <w:p w14:paraId="25018188" w14:textId="77777777" w:rsidR="00610CAC" w:rsidRDefault="00610CAC" w:rsidP="00A03DDE">
      <w:pPr>
        <w:spacing w:after="240" w:line="276" w:lineRule="auto"/>
        <w:rPr>
          <w:rFonts w:ascii="Arial" w:hAnsi="Arial" w:cs="Arial"/>
          <w:szCs w:val="24"/>
        </w:rPr>
      </w:pPr>
      <w:r w:rsidRPr="00AC391A">
        <w:rPr>
          <w:rFonts w:ascii="Arial" w:hAnsi="Arial" w:cs="Arial"/>
          <w:szCs w:val="24"/>
        </w:rPr>
        <w:t>При создании сообщения ТОРО</w:t>
      </w:r>
      <w:r w:rsidR="00E25241">
        <w:rPr>
          <w:rFonts w:ascii="Arial" w:hAnsi="Arial" w:cs="Arial"/>
          <w:szCs w:val="24"/>
        </w:rPr>
        <w:t xml:space="preserve"> в транзакции </w:t>
      </w:r>
      <w:r w:rsidR="00E25241">
        <w:rPr>
          <w:rFonts w:ascii="Arial" w:hAnsi="Arial" w:cs="Arial"/>
          <w:szCs w:val="24"/>
          <w:lang w:val="en-US"/>
        </w:rPr>
        <w:t>IW</w:t>
      </w:r>
      <w:r w:rsidR="00E25241" w:rsidRPr="00A03DDE">
        <w:rPr>
          <w:rFonts w:ascii="Arial" w:hAnsi="Arial" w:cs="Arial"/>
          <w:szCs w:val="24"/>
        </w:rPr>
        <w:t>21</w:t>
      </w:r>
      <w:r w:rsidRPr="00AC391A">
        <w:rPr>
          <w:rFonts w:ascii="Arial" w:hAnsi="Arial" w:cs="Arial"/>
          <w:szCs w:val="24"/>
        </w:rPr>
        <w:t xml:space="preserve"> заполняют следующие поля:</w:t>
      </w:r>
    </w:p>
    <w:p w14:paraId="45D313C0" w14:textId="27B50EA3" w:rsidR="00E25241" w:rsidRPr="00A03DDE" w:rsidRDefault="00E25241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</w:t>
      </w:r>
      <w:ins w:id="2983" w:author="Serjo" w:date="2020-04-29T12:25:00Z">
        <w:r w:rsidR="001E116D">
          <w:rPr>
            <w:rFonts w:ascii="Arial" w:hAnsi="Arial" w:cs="Arial"/>
            <w:b/>
            <w:sz w:val="22"/>
          </w:rPr>
          <w:t>7</w:t>
        </w:r>
      </w:ins>
      <w:del w:id="2984" w:author="Serjo" w:date="2020-04-29T12:25:00Z">
        <w:r w:rsidR="00556BB3" w:rsidRPr="009933E7" w:rsidDel="001E116D">
          <w:rPr>
            <w:rFonts w:ascii="Arial" w:hAnsi="Arial" w:cs="Arial"/>
            <w:b/>
            <w:sz w:val="22"/>
          </w:rPr>
          <w:delText>5</w:delText>
        </w:r>
      </w:del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>
        <w:rPr>
          <w:rFonts w:ascii="Arial" w:hAnsi="Arial" w:cs="Arial"/>
          <w:b/>
          <w:sz w:val="22"/>
        </w:rPr>
        <w:t xml:space="preserve">Заполнение полей при создании </w:t>
      </w:r>
      <w:r w:rsidRPr="00E25241">
        <w:rPr>
          <w:rFonts w:ascii="Arial" w:hAnsi="Arial" w:cs="Arial"/>
          <w:b/>
          <w:sz w:val="22"/>
        </w:rPr>
        <w:t>сообщений ТОРО</w:t>
      </w:r>
    </w:p>
    <w:tbl>
      <w:tblPr>
        <w:tblW w:w="9781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0"/>
        <w:gridCol w:w="1210"/>
        <w:gridCol w:w="1730"/>
        <w:gridCol w:w="4201"/>
      </w:tblGrid>
      <w:tr w:rsidR="00610CAC" w:rsidRPr="0077765C" w14:paraId="0971FCF2" w14:textId="77777777" w:rsidTr="00F91805">
        <w:trPr>
          <w:trHeight w:val="707"/>
          <w:tblHeader/>
        </w:trPr>
        <w:tc>
          <w:tcPr>
            <w:tcW w:w="2640" w:type="dxa"/>
            <w:shd w:val="clear" w:color="auto" w:fill="FFC000"/>
            <w:vAlign w:val="center"/>
          </w:tcPr>
          <w:p w14:paraId="4DA98251" w14:textId="77777777" w:rsidR="00610CAC" w:rsidRPr="00AC391A" w:rsidRDefault="00610CAC" w:rsidP="006F5FAC">
            <w:pPr>
              <w:pStyle w:val="afff"/>
              <w:rPr>
                <w:rFonts w:cs="Arial"/>
                <w:color w:val="auto"/>
                <w:szCs w:val="20"/>
              </w:rPr>
            </w:pPr>
            <w:r w:rsidRPr="00AC391A">
              <w:rPr>
                <w:rFonts w:cs="Arial"/>
                <w:color w:val="auto"/>
                <w:szCs w:val="20"/>
              </w:rPr>
              <w:t>Наименование поля</w:t>
            </w:r>
          </w:p>
        </w:tc>
        <w:tc>
          <w:tcPr>
            <w:tcW w:w="1210" w:type="dxa"/>
            <w:shd w:val="clear" w:color="auto" w:fill="FFC000"/>
            <w:vAlign w:val="center"/>
          </w:tcPr>
          <w:p w14:paraId="7AF947E5" w14:textId="77777777" w:rsidR="00610CAC" w:rsidRPr="00AC391A" w:rsidRDefault="00610CAC" w:rsidP="006F5FAC">
            <w:pPr>
              <w:pStyle w:val="afff"/>
              <w:rPr>
                <w:rFonts w:cs="Arial"/>
                <w:color w:val="auto"/>
                <w:szCs w:val="20"/>
              </w:rPr>
            </w:pPr>
            <w:r w:rsidRPr="00AC391A">
              <w:rPr>
                <w:rFonts w:cs="Arial"/>
                <w:color w:val="auto"/>
                <w:szCs w:val="20"/>
              </w:rPr>
              <w:t>Формат поля</w:t>
            </w:r>
          </w:p>
        </w:tc>
        <w:tc>
          <w:tcPr>
            <w:tcW w:w="1730" w:type="dxa"/>
            <w:shd w:val="clear" w:color="auto" w:fill="FFC000"/>
            <w:vAlign w:val="center"/>
          </w:tcPr>
          <w:p w14:paraId="484820AA" w14:textId="77777777" w:rsidR="00610CAC" w:rsidRPr="00AC391A" w:rsidRDefault="00610CAC" w:rsidP="006F5FAC">
            <w:pPr>
              <w:pStyle w:val="afff"/>
              <w:rPr>
                <w:rFonts w:cs="Arial"/>
                <w:color w:val="auto"/>
                <w:szCs w:val="20"/>
              </w:rPr>
            </w:pPr>
            <w:r w:rsidRPr="00AC391A">
              <w:rPr>
                <w:rFonts w:cs="Arial"/>
                <w:color w:val="auto"/>
                <w:szCs w:val="20"/>
              </w:rPr>
              <w:t>Обязательность заполнения</w:t>
            </w:r>
          </w:p>
        </w:tc>
        <w:tc>
          <w:tcPr>
            <w:tcW w:w="4201" w:type="dxa"/>
            <w:shd w:val="clear" w:color="auto" w:fill="FFC000"/>
            <w:vAlign w:val="center"/>
          </w:tcPr>
          <w:p w14:paraId="1219F8FF" w14:textId="77777777" w:rsidR="00610CAC" w:rsidRPr="00AC391A" w:rsidRDefault="00610CAC" w:rsidP="006F5FAC">
            <w:pPr>
              <w:pStyle w:val="afff"/>
              <w:rPr>
                <w:rFonts w:cs="Arial"/>
                <w:color w:val="auto"/>
                <w:szCs w:val="20"/>
              </w:rPr>
            </w:pPr>
            <w:r w:rsidRPr="00AC391A">
              <w:rPr>
                <w:rFonts w:cs="Arial"/>
                <w:color w:val="auto"/>
                <w:szCs w:val="20"/>
              </w:rPr>
              <w:t>Примечание</w:t>
            </w:r>
          </w:p>
        </w:tc>
      </w:tr>
      <w:tr w:rsidR="00610CAC" w:rsidRPr="0077765C" w14:paraId="57901430" w14:textId="77777777" w:rsidTr="00F91805">
        <w:trPr>
          <w:trHeight w:val="454"/>
        </w:trPr>
        <w:tc>
          <w:tcPr>
            <w:tcW w:w="9781" w:type="dxa"/>
            <w:gridSpan w:val="4"/>
            <w:vAlign w:val="center"/>
          </w:tcPr>
          <w:p w14:paraId="75018D21" w14:textId="77777777" w:rsidR="00610CAC" w:rsidRPr="00AC391A" w:rsidRDefault="00610CAC" w:rsidP="006F5FAC">
            <w:pPr>
              <w:pStyle w:val="afff8"/>
              <w:rPr>
                <w:rFonts w:ascii="Arial" w:hAnsi="Arial"/>
                <w:b/>
                <w:sz w:val="20"/>
                <w:szCs w:val="20"/>
              </w:rPr>
            </w:pPr>
            <w:r w:rsidRPr="00AC391A">
              <w:rPr>
                <w:rFonts w:ascii="Arial" w:hAnsi="Arial"/>
                <w:b/>
                <w:sz w:val="20"/>
                <w:szCs w:val="20"/>
              </w:rPr>
              <w:t>Начальный экран</w:t>
            </w:r>
          </w:p>
        </w:tc>
      </w:tr>
      <w:tr w:rsidR="00610CAC" w:rsidRPr="0077765C" w14:paraId="473A90F6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D63502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Вид сообщения</w:t>
            </w:r>
          </w:p>
        </w:tc>
        <w:tc>
          <w:tcPr>
            <w:tcW w:w="1210" w:type="dxa"/>
            <w:vAlign w:val="center"/>
          </w:tcPr>
          <w:p w14:paraId="7607A6E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  <w:lang w:val="en-US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 2</w:t>
            </w:r>
          </w:p>
        </w:tc>
        <w:tc>
          <w:tcPr>
            <w:tcW w:w="1730" w:type="dxa"/>
            <w:vAlign w:val="center"/>
          </w:tcPr>
          <w:p w14:paraId="1E9B2D4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4226027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Вид сообщения указывает на вид регистрируемого события </w:t>
            </w:r>
          </w:p>
        </w:tc>
      </w:tr>
      <w:tr w:rsidR="00610CAC" w:rsidRPr="0077765C" w14:paraId="44606813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2CD80A8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№ сообщения</w:t>
            </w:r>
          </w:p>
        </w:tc>
        <w:tc>
          <w:tcPr>
            <w:tcW w:w="1210" w:type="dxa"/>
            <w:vAlign w:val="center"/>
          </w:tcPr>
          <w:p w14:paraId="7717C83B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  <w:lang w:val="en-US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12</w:t>
            </w:r>
          </w:p>
        </w:tc>
        <w:tc>
          <w:tcPr>
            <w:tcW w:w="1730" w:type="dxa"/>
            <w:vAlign w:val="center"/>
          </w:tcPr>
          <w:p w14:paraId="666989A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79D390A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Номер присваивается автоматически после сохранения, используется внутренняя нумерация.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</w:p>
        </w:tc>
      </w:tr>
      <w:tr w:rsidR="00610CAC" w:rsidRPr="0077765C" w14:paraId="00C436A2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18576D8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№ образца сообщения</w:t>
            </w:r>
          </w:p>
        </w:tc>
        <w:tc>
          <w:tcPr>
            <w:tcW w:w="1210" w:type="dxa"/>
            <w:vAlign w:val="center"/>
          </w:tcPr>
          <w:p w14:paraId="382D236C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12</w:t>
            </w:r>
          </w:p>
        </w:tc>
        <w:tc>
          <w:tcPr>
            <w:tcW w:w="1730" w:type="dxa"/>
            <w:vAlign w:val="center"/>
          </w:tcPr>
          <w:p w14:paraId="36B4AFB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</w:p>
        </w:tc>
        <w:tc>
          <w:tcPr>
            <w:tcW w:w="4201" w:type="dxa"/>
            <w:vAlign w:val="center"/>
          </w:tcPr>
          <w:p w14:paraId="4CC6C6C4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Номер сообщения, из которого в создаваемое сообщение будет скопирована часть данных .</w:t>
            </w:r>
          </w:p>
        </w:tc>
      </w:tr>
      <w:tr w:rsidR="00610CAC" w:rsidRPr="0077765C" w14:paraId="32155CC5" w14:textId="77777777" w:rsidTr="00F91805">
        <w:trPr>
          <w:trHeight w:val="454"/>
        </w:trPr>
        <w:tc>
          <w:tcPr>
            <w:tcW w:w="9781" w:type="dxa"/>
            <w:gridSpan w:val="4"/>
            <w:vAlign w:val="center"/>
          </w:tcPr>
          <w:p w14:paraId="027087C6" w14:textId="77777777" w:rsidR="00610CAC" w:rsidRPr="00AC391A" w:rsidRDefault="00610CAC" w:rsidP="006F5FAC">
            <w:pPr>
              <w:pStyle w:val="afff8"/>
              <w:rPr>
                <w:rFonts w:ascii="Arial" w:hAnsi="Arial"/>
                <w:b/>
                <w:sz w:val="20"/>
                <w:szCs w:val="20"/>
              </w:rPr>
            </w:pPr>
            <w:r w:rsidRPr="00AC391A">
              <w:rPr>
                <w:rFonts w:ascii="Arial" w:hAnsi="Arial"/>
                <w:b/>
                <w:sz w:val="20"/>
                <w:szCs w:val="20"/>
              </w:rPr>
              <w:t>Заголовок сообщения</w:t>
            </w:r>
          </w:p>
        </w:tc>
      </w:tr>
      <w:tr w:rsidR="00610CAC" w:rsidRPr="0077765C" w14:paraId="73635005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7894CC7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bookmarkStart w:id="2985" w:name="_Hlk522283445"/>
            <w:r w:rsidRPr="00AC391A">
              <w:rPr>
                <w:rFonts w:ascii="Arial" w:hAnsi="Arial"/>
                <w:sz w:val="20"/>
                <w:szCs w:val="20"/>
              </w:rPr>
              <w:t>Наименование</w:t>
            </w:r>
          </w:p>
        </w:tc>
        <w:tc>
          <w:tcPr>
            <w:tcW w:w="1210" w:type="dxa"/>
            <w:vAlign w:val="center"/>
          </w:tcPr>
          <w:p w14:paraId="7F75BD92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  <w:lang w:val="en-US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 40</w:t>
            </w:r>
          </w:p>
        </w:tc>
        <w:tc>
          <w:tcPr>
            <w:tcW w:w="1730" w:type="dxa"/>
            <w:vAlign w:val="center"/>
          </w:tcPr>
          <w:p w14:paraId="62F690A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28197326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Наименование сообщения ТОРО.</w:t>
            </w:r>
          </w:p>
        </w:tc>
      </w:tr>
      <w:tr w:rsidR="00610CAC" w:rsidRPr="0077765C" w14:paraId="4F77CE3C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401BA24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Ед. оборудования</w:t>
            </w:r>
          </w:p>
        </w:tc>
        <w:tc>
          <w:tcPr>
            <w:tcW w:w="1210" w:type="dxa"/>
            <w:vAlign w:val="center"/>
          </w:tcPr>
          <w:p w14:paraId="114EC754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18</w:t>
            </w:r>
          </w:p>
        </w:tc>
        <w:tc>
          <w:tcPr>
            <w:tcW w:w="1730" w:type="dxa"/>
            <w:vAlign w:val="center"/>
          </w:tcPr>
          <w:p w14:paraId="1641A99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7014226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Единица оборудования, для которой создается сообщение ТОРО.</w:t>
            </w:r>
          </w:p>
        </w:tc>
      </w:tr>
      <w:tr w:rsidR="00610CAC" w:rsidRPr="0077765C" w14:paraId="39228A19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22FBC52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ТехнМесто</w:t>
            </w:r>
          </w:p>
        </w:tc>
        <w:tc>
          <w:tcPr>
            <w:tcW w:w="1210" w:type="dxa"/>
            <w:vAlign w:val="center"/>
          </w:tcPr>
          <w:p w14:paraId="3C587E8A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30</w:t>
            </w:r>
          </w:p>
        </w:tc>
        <w:tc>
          <w:tcPr>
            <w:tcW w:w="1730" w:type="dxa"/>
            <w:vAlign w:val="center"/>
          </w:tcPr>
          <w:p w14:paraId="29FB4B6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</w:p>
        </w:tc>
        <w:tc>
          <w:tcPr>
            <w:tcW w:w="4201" w:type="dxa"/>
            <w:vAlign w:val="center"/>
          </w:tcPr>
          <w:p w14:paraId="28895F87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Техническое место, на котором установлено оборудование.  Автоматически из ЕО</w:t>
            </w:r>
          </w:p>
        </w:tc>
      </w:tr>
      <w:tr w:rsidR="00610CAC" w:rsidRPr="0077765C" w14:paraId="2C4EDC57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7D18A29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Группа плановиков</w:t>
            </w:r>
          </w:p>
        </w:tc>
        <w:tc>
          <w:tcPr>
            <w:tcW w:w="1210" w:type="dxa"/>
            <w:vAlign w:val="center"/>
          </w:tcPr>
          <w:p w14:paraId="35218B70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 xml:space="preserve">CHAR </w:t>
            </w:r>
            <w:r w:rsidRPr="00AC391A"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1730" w:type="dxa"/>
            <w:vAlign w:val="center"/>
          </w:tcPr>
          <w:p w14:paraId="62EF1DC7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0A56502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Группа плановиков из основной записи единицы оборудования.</w:t>
            </w:r>
          </w:p>
        </w:tc>
      </w:tr>
      <w:tr w:rsidR="00610CAC" w:rsidRPr="0077765C" w14:paraId="7C56D065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6867B11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Ответственное Раб Место</w:t>
            </w:r>
          </w:p>
        </w:tc>
        <w:tc>
          <w:tcPr>
            <w:tcW w:w="1210" w:type="dxa"/>
            <w:vAlign w:val="center"/>
          </w:tcPr>
          <w:p w14:paraId="6D01EE76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 xml:space="preserve">CHAR </w:t>
            </w:r>
            <w:r w:rsidRPr="00AC391A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1730" w:type="dxa"/>
            <w:vAlign w:val="center"/>
          </w:tcPr>
          <w:p w14:paraId="7E2611A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158076B6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Ответственное Раб Место из основной записи единицы оборудования.</w:t>
            </w:r>
          </w:p>
        </w:tc>
      </w:tr>
      <w:tr w:rsidR="00610CAC" w:rsidRPr="0077765C" w14:paraId="41A4B61C" w14:textId="77777777" w:rsidTr="00F91805">
        <w:trPr>
          <w:trHeight w:val="454"/>
        </w:trPr>
        <w:tc>
          <w:tcPr>
            <w:tcW w:w="2640" w:type="dxa"/>
          </w:tcPr>
          <w:p w14:paraId="2985C04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НачалоНеисправн</w:t>
            </w:r>
          </w:p>
        </w:tc>
        <w:tc>
          <w:tcPr>
            <w:tcW w:w="1210" w:type="dxa"/>
            <w:vAlign w:val="center"/>
          </w:tcPr>
          <w:p w14:paraId="0B2F55DE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DATE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10</w:t>
            </w:r>
          </w:p>
        </w:tc>
        <w:tc>
          <w:tcPr>
            <w:tcW w:w="1730" w:type="dxa"/>
            <w:vAlign w:val="center"/>
          </w:tcPr>
          <w:p w14:paraId="31FDDDD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Обязательно</w:t>
            </w:r>
          </w:p>
        </w:tc>
        <w:tc>
          <w:tcPr>
            <w:tcW w:w="4201" w:type="dxa"/>
            <w:vAlign w:val="center"/>
          </w:tcPr>
          <w:p w14:paraId="73348A26" w14:textId="77777777" w:rsidR="00610CAC" w:rsidRPr="00AC391A" w:rsidRDefault="00610CAC" w:rsidP="006F5FAC">
            <w:pPr>
              <w:pStyle w:val="afff8"/>
              <w:rPr>
                <w:rFonts w:ascii="Arial" w:hAnsi="Arial"/>
                <w:bCs/>
                <w:i/>
                <w:iCs/>
                <w:sz w:val="20"/>
                <w:szCs w:val="20"/>
                <w:u w:val="single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Дата начала неисправности.</w:t>
            </w:r>
          </w:p>
        </w:tc>
      </w:tr>
      <w:tr w:rsidR="00610CAC" w:rsidRPr="0077765C" w14:paraId="729F6B2F" w14:textId="77777777" w:rsidTr="00F91805">
        <w:trPr>
          <w:trHeight w:val="454"/>
        </w:trPr>
        <w:tc>
          <w:tcPr>
            <w:tcW w:w="2640" w:type="dxa"/>
          </w:tcPr>
          <w:p w14:paraId="66EB35F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ОкончНеиспр</w:t>
            </w:r>
          </w:p>
        </w:tc>
        <w:tc>
          <w:tcPr>
            <w:tcW w:w="1210" w:type="dxa"/>
            <w:vAlign w:val="center"/>
          </w:tcPr>
          <w:p w14:paraId="6883721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DATE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10</w:t>
            </w:r>
          </w:p>
        </w:tc>
        <w:tc>
          <w:tcPr>
            <w:tcW w:w="1730" w:type="dxa"/>
            <w:vAlign w:val="center"/>
          </w:tcPr>
          <w:p w14:paraId="15BBEEB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</w:p>
        </w:tc>
        <w:tc>
          <w:tcPr>
            <w:tcW w:w="4201" w:type="dxa"/>
            <w:vAlign w:val="center"/>
          </w:tcPr>
          <w:p w14:paraId="65C28619" w14:textId="77777777" w:rsidR="00610CAC" w:rsidRPr="00AC391A" w:rsidRDefault="00610CAC" w:rsidP="006F5FAC">
            <w:pPr>
              <w:pStyle w:val="afff8"/>
              <w:rPr>
                <w:rFonts w:ascii="Arial" w:hAnsi="Arial"/>
                <w:bCs/>
                <w:i/>
                <w:iCs/>
                <w:sz w:val="20"/>
                <w:szCs w:val="20"/>
                <w:u w:val="single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Дата окончания неисправности.</w:t>
            </w:r>
          </w:p>
        </w:tc>
      </w:tr>
      <w:tr w:rsidR="00610CAC" w:rsidRPr="0077765C" w14:paraId="7B42CC5A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68DFDEC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Требуемое начало</w:t>
            </w:r>
          </w:p>
        </w:tc>
        <w:tc>
          <w:tcPr>
            <w:tcW w:w="1210" w:type="dxa"/>
            <w:vAlign w:val="center"/>
          </w:tcPr>
          <w:p w14:paraId="6F73AB66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DATE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10</w:t>
            </w:r>
          </w:p>
        </w:tc>
        <w:tc>
          <w:tcPr>
            <w:tcW w:w="1730" w:type="dxa"/>
            <w:vAlign w:val="center"/>
          </w:tcPr>
          <w:p w14:paraId="43836017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Небязательно</w:t>
            </w:r>
          </w:p>
        </w:tc>
        <w:tc>
          <w:tcPr>
            <w:tcW w:w="4201" w:type="dxa"/>
            <w:vAlign w:val="center"/>
          </w:tcPr>
          <w:p w14:paraId="220A2BE6" w14:textId="77777777" w:rsidR="00610CAC" w:rsidRPr="00AC391A" w:rsidRDefault="00610CAC" w:rsidP="006F5FAC">
            <w:pPr>
              <w:pStyle w:val="afff8"/>
              <w:rPr>
                <w:rFonts w:ascii="Arial" w:hAnsi="Arial"/>
                <w:bCs/>
                <w:i/>
                <w:iCs/>
                <w:sz w:val="20"/>
                <w:szCs w:val="20"/>
                <w:u w:val="single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Дата требуемого начала мероприятия ТОРО по устранению неисправности.</w:t>
            </w:r>
          </w:p>
        </w:tc>
      </w:tr>
      <w:tr w:rsidR="00610CAC" w:rsidRPr="0077765C" w14:paraId="27AD48B7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CA68292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Требуемый конец</w:t>
            </w:r>
          </w:p>
        </w:tc>
        <w:tc>
          <w:tcPr>
            <w:tcW w:w="1210" w:type="dxa"/>
            <w:vAlign w:val="center"/>
          </w:tcPr>
          <w:p w14:paraId="2AEBE7D8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DATE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10</w:t>
            </w:r>
          </w:p>
        </w:tc>
        <w:tc>
          <w:tcPr>
            <w:tcW w:w="1730" w:type="dxa"/>
            <w:vAlign w:val="center"/>
          </w:tcPr>
          <w:p w14:paraId="372A03EA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Небязательно</w:t>
            </w:r>
          </w:p>
        </w:tc>
        <w:tc>
          <w:tcPr>
            <w:tcW w:w="4201" w:type="dxa"/>
            <w:vAlign w:val="center"/>
          </w:tcPr>
          <w:p w14:paraId="61E4F58F" w14:textId="77777777" w:rsidR="00610CAC" w:rsidRPr="00AC391A" w:rsidRDefault="00610CAC" w:rsidP="006F5FAC">
            <w:pPr>
              <w:pStyle w:val="afff8"/>
              <w:rPr>
                <w:rFonts w:ascii="Arial" w:hAnsi="Arial"/>
                <w:bCs/>
                <w:i/>
                <w:iCs/>
                <w:sz w:val="20"/>
                <w:szCs w:val="20"/>
                <w:u w:val="single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Дата требуемого окончания мероприятия ТОРО по устранению неисправности.</w:t>
            </w:r>
          </w:p>
        </w:tc>
      </w:tr>
      <w:tr w:rsidR="00610CAC" w:rsidRPr="0077765C" w14:paraId="55226D41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3DCB5F2F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Картина повреждения</w:t>
            </w:r>
          </w:p>
        </w:tc>
        <w:tc>
          <w:tcPr>
            <w:tcW w:w="1210" w:type="dxa"/>
            <w:vAlign w:val="center"/>
          </w:tcPr>
          <w:p w14:paraId="3E0F6B96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</w:t>
            </w:r>
          </w:p>
        </w:tc>
        <w:tc>
          <w:tcPr>
            <w:tcW w:w="1730" w:type="dxa"/>
            <w:vAlign w:val="center"/>
          </w:tcPr>
          <w:p w14:paraId="709F2757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</w:p>
        </w:tc>
        <w:tc>
          <w:tcPr>
            <w:tcW w:w="4201" w:type="dxa"/>
            <w:vAlign w:val="center"/>
          </w:tcPr>
          <w:p w14:paraId="24B52A3F" w14:textId="5F17D5C8" w:rsidR="00610CAC" w:rsidRPr="00AC391A" w:rsidRDefault="00610CAC" w:rsidP="009D4D4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Группа кодов и код проблемы, используется каталог </w:t>
            </w:r>
            <w:r w:rsidRPr="004C0636">
              <w:rPr>
                <w:rFonts w:ascii="Arial" w:hAnsi="Arial"/>
                <w:sz w:val="20"/>
                <w:szCs w:val="20"/>
              </w:rPr>
              <w:t>картин повреждений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 xml:space="preserve">код </w:t>
            </w:r>
            <w:r w:rsidR="00F45391">
              <w:rPr>
                <w:rFonts w:ascii="Arial" w:hAnsi="Arial"/>
                <w:sz w:val="20"/>
                <w:szCs w:val="20"/>
              </w:rPr>
              <w:t>С). Выбор из справочника (подр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обно </w:t>
            </w:r>
            <w:r w:rsidR="00F45391">
              <w:rPr>
                <w:rFonts w:ascii="Arial" w:hAnsi="Arial"/>
                <w:sz w:val="20"/>
                <w:szCs w:val="20"/>
              </w:rPr>
              <w:t>см. КД</w:t>
            </w:r>
            <w:ins w:id="2986" w:author="Serjo" w:date="2020-04-09T13:14:00Z">
              <w:r w:rsidR="00F45391">
                <w:rPr>
                  <w:rFonts w:ascii="Arial" w:hAnsi="Arial"/>
                  <w:sz w:val="20"/>
                  <w:szCs w:val="20"/>
                </w:rPr>
                <w:t xml:space="preserve"> </w:t>
              </w:r>
            </w:ins>
            <w:ins w:id="2987" w:author="Serjo" w:date="2020-04-09T16:04:00Z">
              <w:r w:rsidR="009D4D4C">
                <w:rPr>
                  <w:rFonts w:ascii="Arial" w:hAnsi="Arial"/>
                  <w:sz w:val="20"/>
                  <w:szCs w:val="20"/>
                </w:rPr>
                <w:t>«</w:t>
              </w:r>
              <w:del w:id="2988" w:author="Владимир Лаут" w:date="2021-03-15T12:14:00Z">
                <w:r w:rsidR="009D4D4C" w:rsidRPr="009D4D4C" w:rsidDel="00530700">
                  <w:rPr>
                    <w:rFonts w:ascii="Arial" w:hAnsi="Arial"/>
                    <w:sz w:val="20"/>
                    <w:szCs w:val="20"/>
                  </w:rPr>
                  <w:delText>ERP.9.9.2</w:delText>
                </w:r>
              </w:del>
            </w:ins>
            <w:ins w:id="2989" w:author="Владимир Лаут" w:date="2021-03-15T12:14:00Z">
              <w:r w:rsidR="00530700">
                <w:rPr>
                  <w:rFonts w:ascii="Arial" w:hAnsi="Arial"/>
                  <w:sz w:val="20"/>
                  <w:szCs w:val="20"/>
                </w:rPr>
                <w:t>ERP.13.9.2</w:t>
              </w:r>
            </w:ins>
            <w:ins w:id="2990" w:author="Serjo" w:date="2020-04-09T16:04:00Z">
              <w:r w:rsidR="009D4D4C" w:rsidRPr="009D4D4C">
                <w:rPr>
                  <w:rFonts w:ascii="Arial" w:hAnsi="Arial"/>
                  <w:sz w:val="20"/>
                  <w:szCs w:val="20"/>
                </w:rPr>
                <w:t>.7_PM_КД_Управление основными данными ТОиР</w:t>
              </w:r>
              <w:r w:rsidR="009D4D4C">
                <w:rPr>
                  <w:rFonts w:ascii="Arial" w:hAnsi="Arial"/>
                  <w:sz w:val="20"/>
                  <w:szCs w:val="20"/>
                </w:rPr>
                <w:t>»</w:t>
              </w:r>
            </w:ins>
            <w:del w:id="2991" w:author="Serjo" w:date="2020-04-09T13:14:00Z">
              <w:r w:rsidR="00F45391" w:rsidDel="00F45391">
                <w:rPr>
                  <w:rFonts w:ascii="Arial" w:hAnsi="Arial"/>
                  <w:sz w:val="20"/>
                  <w:szCs w:val="20"/>
                </w:rPr>
                <w:delText xml:space="preserve"> 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«</w:delText>
              </w:r>
              <w:r w:rsidRPr="00A01706" w:rsidDel="00F45391">
                <w:rPr>
                  <w:rFonts w:ascii="Arial" w:hAnsi="Arial"/>
                  <w:sz w:val="20"/>
                  <w:szCs w:val="20"/>
                </w:rPr>
                <w:delText>ERP.5.1.7_КД_ТОиР_</w:delText>
              </w:r>
            </w:del>
            <w:del w:id="2992" w:author="Serjo" w:date="2020-04-09T16:04:00Z">
              <w:r w:rsidRPr="00A01706" w:rsidDel="009D4D4C">
                <w:rPr>
                  <w:rFonts w:ascii="Arial" w:hAnsi="Arial"/>
                  <w:sz w:val="20"/>
                  <w:szCs w:val="20"/>
                </w:rPr>
                <w:delText>Управление основными данными</w:delText>
              </w:r>
            </w:del>
            <w:del w:id="2993" w:author="Serjo" w:date="2020-04-09T13:14:00Z">
              <w:r w:rsidRPr="00AC391A" w:rsidDel="00F45391">
                <w:rPr>
                  <w:rFonts w:ascii="Arial" w:hAnsi="Arial"/>
                  <w:sz w:val="20"/>
                  <w:szCs w:val="20"/>
                </w:rPr>
                <w:delText>»</w:delText>
              </w:r>
            </w:del>
            <w:r>
              <w:rPr>
                <w:rFonts w:ascii="Arial" w:hAnsi="Arial"/>
                <w:sz w:val="20"/>
                <w:szCs w:val="20"/>
              </w:rPr>
              <w:t>).</w:t>
            </w:r>
          </w:p>
        </w:tc>
      </w:tr>
      <w:tr w:rsidR="00610CAC" w:rsidRPr="0077765C" w14:paraId="2657107F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24C64390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lastRenderedPageBreak/>
              <w:t>Описание (поле подробного ввода)</w:t>
            </w:r>
          </w:p>
        </w:tc>
        <w:tc>
          <w:tcPr>
            <w:tcW w:w="1210" w:type="dxa"/>
            <w:vAlign w:val="center"/>
          </w:tcPr>
          <w:p w14:paraId="651AA2D5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40</w:t>
            </w:r>
          </w:p>
        </w:tc>
        <w:tc>
          <w:tcPr>
            <w:tcW w:w="1730" w:type="dxa"/>
            <w:vAlign w:val="center"/>
          </w:tcPr>
          <w:p w14:paraId="49E5B612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</w:p>
        </w:tc>
        <w:tc>
          <w:tcPr>
            <w:tcW w:w="4201" w:type="dxa"/>
            <w:vAlign w:val="center"/>
          </w:tcPr>
          <w:p w14:paraId="0C86B193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Для подробного описания сообщения ТОРО.</w:t>
            </w:r>
          </w:p>
        </w:tc>
      </w:tr>
      <w:tr w:rsidR="00610CAC" w:rsidRPr="0077765C" w14:paraId="007B6AF7" w14:textId="77777777" w:rsidTr="00F91805">
        <w:trPr>
          <w:trHeight w:val="454"/>
        </w:trPr>
        <w:tc>
          <w:tcPr>
            <w:tcW w:w="9781" w:type="dxa"/>
            <w:gridSpan w:val="4"/>
            <w:vAlign w:val="center"/>
          </w:tcPr>
          <w:p w14:paraId="7520A589" w14:textId="77777777" w:rsidR="00610CAC" w:rsidRPr="00AC391A" w:rsidRDefault="00610CAC" w:rsidP="006F5FAC">
            <w:pPr>
              <w:pStyle w:val="afff8"/>
              <w:rPr>
                <w:rFonts w:ascii="Arial" w:hAnsi="Arial"/>
                <w:b/>
                <w:sz w:val="20"/>
                <w:szCs w:val="20"/>
              </w:rPr>
            </w:pPr>
            <w:r w:rsidRPr="00AC391A">
              <w:rPr>
                <w:rFonts w:ascii="Arial" w:hAnsi="Arial"/>
                <w:b/>
                <w:sz w:val="20"/>
                <w:szCs w:val="20"/>
              </w:rPr>
              <w:t>Дефекты</w:t>
            </w:r>
          </w:p>
        </w:tc>
      </w:tr>
      <w:tr w:rsidR="00610CAC" w:rsidRPr="0077765C" w14:paraId="470C81A4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19C3325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Вид дефекта</w:t>
            </w:r>
          </w:p>
        </w:tc>
        <w:tc>
          <w:tcPr>
            <w:tcW w:w="1210" w:type="dxa"/>
            <w:vAlign w:val="center"/>
          </w:tcPr>
          <w:p w14:paraId="706E03D3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</w:t>
            </w:r>
          </w:p>
        </w:tc>
        <w:tc>
          <w:tcPr>
            <w:tcW w:w="1730" w:type="dxa"/>
            <w:vAlign w:val="center"/>
          </w:tcPr>
          <w:p w14:paraId="4795960C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Необязательно</w:t>
            </w:r>
            <w:r w:rsidRPr="00AC391A" w:rsidDel="002E4735">
              <w:rPr>
                <w:rFonts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4201" w:type="dxa"/>
            <w:vAlign w:val="center"/>
          </w:tcPr>
          <w:p w14:paraId="50AA2B3E" w14:textId="30714C26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Группа кодов и код дефекта, используется каталог дефектов</w:t>
            </w:r>
            <w:r w:rsidR="00F45391">
              <w:rPr>
                <w:rFonts w:ascii="Arial" w:hAnsi="Arial"/>
                <w:sz w:val="20"/>
                <w:szCs w:val="20"/>
              </w:rPr>
              <w:t xml:space="preserve"> (9). Выбор из справочника </w:t>
            </w:r>
            <w:ins w:id="2994" w:author="Serjo" w:date="2020-04-09T13:15:00Z">
              <w:r w:rsidR="00F45391">
                <w:rPr>
                  <w:rFonts w:ascii="Arial" w:hAnsi="Arial"/>
                  <w:sz w:val="20"/>
                  <w:szCs w:val="20"/>
                </w:rPr>
                <w:t>(подр</w:t>
              </w:r>
              <w:r w:rsidR="00F45391" w:rsidRPr="00AC391A">
                <w:rPr>
                  <w:rFonts w:ascii="Arial" w:hAnsi="Arial"/>
                  <w:sz w:val="20"/>
                  <w:szCs w:val="20"/>
                </w:rPr>
                <w:t xml:space="preserve">обно </w:t>
              </w:r>
              <w:r w:rsidR="00F45391">
                <w:rPr>
                  <w:rFonts w:ascii="Arial" w:hAnsi="Arial"/>
                  <w:sz w:val="20"/>
                  <w:szCs w:val="20"/>
                </w:rPr>
                <w:t xml:space="preserve">см. КД </w:t>
              </w:r>
            </w:ins>
            <w:ins w:id="2995" w:author="Serjo" w:date="2020-04-09T16:05:00Z">
              <w:r w:rsidR="009D4D4C">
                <w:rPr>
                  <w:rFonts w:ascii="Arial" w:hAnsi="Arial"/>
                  <w:sz w:val="20"/>
                  <w:szCs w:val="20"/>
                </w:rPr>
                <w:t>«</w:t>
              </w:r>
              <w:del w:id="2996" w:author="Владимир Лаут" w:date="2021-03-15T12:14:00Z">
                <w:r w:rsidR="009D4D4C" w:rsidRPr="009D4D4C" w:rsidDel="00530700">
                  <w:rPr>
                    <w:rFonts w:ascii="Arial" w:hAnsi="Arial"/>
                    <w:sz w:val="20"/>
                    <w:szCs w:val="20"/>
                  </w:rPr>
                  <w:delText>ERP.9.9.2</w:delText>
                </w:r>
              </w:del>
            </w:ins>
            <w:ins w:id="2997" w:author="Владимир Лаут" w:date="2021-03-15T12:14:00Z">
              <w:r w:rsidR="00530700">
                <w:rPr>
                  <w:rFonts w:ascii="Arial" w:hAnsi="Arial"/>
                  <w:sz w:val="20"/>
                  <w:szCs w:val="20"/>
                </w:rPr>
                <w:t>ERP.13.9.2</w:t>
              </w:r>
            </w:ins>
            <w:ins w:id="2998" w:author="Serjo" w:date="2020-04-09T16:05:00Z">
              <w:r w:rsidR="009D4D4C" w:rsidRPr="009D4D4C">
                <w:rPr>
                  <w:rFonts w:ascii="Arial" w:hAnsi="Arial"/>
                  <w:sz w:val="20"/>
                  <w:szCs w:val="20"/>
                </w:rPr>
                <w:t>.7_PM_КД_Управление основными данными ТОиР</w:t>
              </w:r>
              <w:r w:rsidR="009D4D4C">
                <w:rPr>
                  <w:rFonts w:ascii="Arial" w:hAnsi="Arial"/>
                  <w:sz w:val="20"/>
                  <w:szCs w:val="20"/>
                </w:rPr>
                <w:t>»</w:t>
              </w:r>
            </w:ins>
            <w:ins w:id="2999" w:author="Serjo" w:date="2020-04-09T13:15:00Z">
              <w:r w:rsidR="00F45391">
                <w:rPr>
                  <w:rFonts w:ascii="Arial" w:hAnsi="Arial"/>
                  <w:sz w:val="20"/>
                  <w:szCs w:val="20"/>
                </w:rPr>
                <w:t>).</w:t>
              </w:r>
            </w:ins>
            <w:del w:id="3000" w:author="Serjo" w:date="2020-04-09T13:15:00Z">
              <w:r w:rsidR="00F45391" w:rsidDel="00F45391">
                <w:rPr>
                  <w:rFonts w:ascii="Arial" w:hAnsi="Arial"/>
                  <w:sz w:val="20"/>
                  <w:szCs w:val="20"/>
                </w:rPr>
                <w:delText>(подр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 xml:space="preserve">обно </w:delText>
              </w:r>
              <w:r w:rsidR="00F45391" w:rsidDel="00F45391">
                <w:rPr>
                  <w:rFonts w:ascii="Arial" w:hAnsi="Arial"/>
                  <w:sz w:val="20"/>
                  <w:szCs w:val="20"/>
                </w:rPr>
                <w:delText xml:space="preserve">см. КД 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«</w:delText>
              </w:r>
              <w:r w:rsidRPr="00A01706" w:rsidDel="00F45391">
                <w:rPr>
                  <w:rFonts w:ascii="Arial" w:hAnsi="Arial"/>
                  <w:sz w:val="20"/>
                  <w:szCs w:val="20"/>
                </w:rPr>
                <w:delText>ERP.5.1.7_КД_ТОиР_Управление основными данными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»</w:delText>
              </w:r>
              <w:r w:rsidDel="00F45391">
                <w:rPr>
                  <w:rFonts w:ascii="Arial" w:hAnsi="Arial"/>
                  <w:sz w:val="20"/>
                  <w:szCs w:val="20"/>
                </w:rPr>
                <w:delText>)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.</w:delText>
              </w:r>
            </w:del>
          </w:p>
          <w:p w14:paraId="2B49BE0B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Для видов сообщения </w:t>
            </w:r>
            <w:r>
              <w:rPr>
                <w:rFonts w:ascii="Arial" w:hAnsi="Arial"/>
                <w:sz w:val="20"/>
                <w:szCs w:val="20"/>
              </w:rPr>
              <w:t>A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2 и </w:t>
            </w:r>
            <w:r w:rsidR="00DB7F69" w:rsidRPr="00E173B0">
              <w:rPr>
                <w:rFonts w:ascii="Arial" w:hAnsi="Arial"/>
                <w:color w:val="000000"/>
                <w:sz w:val="20"/>
                <w:szCs w:val="20"/>
                <w:lang w:eastAsia="ru-RU"/>
              </w:rPr>
              <w:t>A8</w:t>
            </w:r>
            <w:r w:rsidRPr="00AC391A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610CAC" w:rsidRPr="0077765C" w14:paraId="6C6DF1A4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45D63BA8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Код причины</w:t>
            </w:r>
          </w:p>
        </w:tc>
        <w:tc>
          <w:tcPr>
            <w:tcW w:w="1210" w:type="dxa"/>
            <w:vAlign w:val="center"/>
          </w:tcPr>
          <w:p w14:paraId="46BB7605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</w:t>
            </w:r>
          </w:p>
        </w:tc>
        <w:tc>
          <w:tcPr>
            <w:tcW w:w="1730" w:type="dxa"/>
            <w:vAlign w:val="center"/>
          </w:tcPr>
          <w:p w14:paraId="20AB7D6D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Необязательно </w:t>
            </w:r>
          </w:p>
        </w:tc>
        <w:tc>
          <w:tcPr>
            <w:tcW w:w="4201" w:type="dxa"/>
            <w:vAlign w:val="center"/>
          </w:tcPr>
          <w:p w14:paraId="6DF78FBE" w14:textId="05831644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Группа кодов и код причины, используется каталог причин (5). Выбор из справочника </w:t>
            </w:r>
            <w:ins w:id="3001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(подр</w:t>
              </w:r>
              <w:r w:rsidR="00F45391" w:rsidRPr="00AC391A">
                <w:rPr>
                  <w:rFonts w:ascii="Arial" w:hAnsi="Arial"/>
                  <w:sz w:val="20"/>
                  <w:szCs w:val="20"/>
                </w:rPr>
                <w:t xml:space="preserve">обно </w:t>
              </w:r>
              <w:r w:rsidR="00F45391">
                <w:rPr>
                  <w:rFonts w:ascii="Arial" w:hAnsi="Arial"/>
                  <w:sz w:val="20"/>
                  <w:szCs w:val="20"/>
                </w:rPr>
                <w:t>см. КД</w:t>
              </w:r>
            </w:ins>
            <w:ins w:id="3002" w:author="Serjo" w:date="2020-04-09T16:06:00Z">
              <w:r w:rsidR="009D4D4C">
                <w:rPr>
                  <w:rFonts w:ascii="Arial" w:hAnsi="Arial"/>
                  <w:sz w:val="20"/>
                  <w:szCs w:val="20"/>
                </w:rPr>
                <w:t xml:space="preserve"> «</w:t>
              </w:r>
              <w:del w:id="3003" w:author="Владимир Лаут" w:date="2021-03-15T12:14:00Z">
                <w:r w:rsidR="009D4D4C" w:rsidRPr="009D4D4C" w:rsidDel="00530700">
                  <w:rPr>
                    <w:rFonts w:ascii="Arial" w:hAnsi="Arial"/>
                    <w:sz w:val="20"/>
                    <w:szCs w:val="20"/>
                  </w:rPr>
                  <w:delText>ERP.9.9.2</w:delText>
                </w:r>
              </w:del>
            </w:ins>
            <w:ins w:id="3004" w:author="Владимир Лаут" w:date="2021-03-15T12:14:00Z">
              <w:r w:rsidR="00530700">
                <w:rPr>
                  <w:rFonts w:ascii="Arial" w:hAnsi="Arial"/>
                  <w:sz w:val="20"/>
                  <w:szCs w:val="20"/>
                </w:rPr>
                <w:t>ERP.13.9.2</w:t>
              </w:r>
            </w:ins>
            <w:ins w:id="3005" w:author="Serjo" w:date="2020-04-09T16:06:00Z">
              <w:r w:rsidR="009D4D4C" w:rsidRPr="009D4D4C">
                <w:rPr>
                  <w:rFonts w:ascii="Arial" w:hAnsi="Arial"/>
                  <w:sz w:val="20"/>
                  <w:szCs w:val="20"/>
                </w:rPr>
                <w:t>.7_PM_КД_Управление основными данными ТОиР</w:t>
              </w:r>
              <w:r w:rsidR="009D4D4C">
                <w:rPr>
                  <w:rFonts w:ascii="Arial" w:hAnsi="Arial"/>
                  <w:sz w:val="20"/>
                  <w:szCs w:val="20"/>
                </w:rPr>
                <w:t>»</w:t>
              </w:r>
            </w:ins>
            <w:ins w:id="3006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).</w:t>
              </w:r>
            </w:ins>
            <w:del w:id="3007" w:author="Serjo" w:date="2020-04-09T13:16:00Z">
              <w:r w:rsidRPr="00AC391A" w:rsidDel="00F45391">
                <w:rPr>
                  <w:rFonts w:ascii="Arial" w:hAnsi="Arial"/>
                  <w:sz w:val="20"/>
                  <w:szCs w:val="20"/>
                </w:rPr>
                <w:delText>(поддобно «</w:delText>
              </w:r>
              <w:r w:rsidRPr="00A01706" w:rsidDel="00F45391">
                <w:rPr>
                  <w:rFonts w:ascii="Arial" w:hAnsi="Arial"/>
                  <w:sz w:val="20"/>
                  <w:szCs w:val="20"/>
                </w:rPr>
                <w:delText>ERP.5.1.7_КД_ТОиР_Управление основными данными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»</w:delText>
              </w:r>
              <w:r w:rsidDel="00F45391">
                <w:rPr>
                  <w:rFonts w:ascii="Arial" w:hAnsi="Arial"/>
                  <w:sz w:val="20"/>
                  <w:szCs w:val="20"/>
                </w:rPr>
                <w:delText>)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.</w:delText>
              </w:r>
            </w:del>
          </w:p>
          <w:p w14:paraId="4D52615C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Для видов сообщения </w:t>
            </w:r>
            <w:r>
              <w:rPr>
                <w:rFonts w:ascii="Arial" w:hAnsi="Arial"/>
                <w:sz w:val="20"/>
                <w:szCs w:val="20"/>
              </w:rPr>
              <w:t>A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2 и </w:t>
            </w:r>
            <w:r w:rsidR="00DB7F69" w:rsidRPr="00E173B0">
              <w:rPr>
                <w:rFonts w:ascii="Arial" w:hAnsi="Arial"/>
                <w:color w:val="000000"/>
                <w:sz w:val="20"/>
                <w:szCs w:val="20"/>
                <w:lang w:eastAsia="ru-RU"/>
              </w:rPr>
              <w:t>A8</w:t>
            </w:r>
            <w:r w:rsidRPr="00AC391A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610CAC" w:rsidRPr="0077765C" w14:paraId="07A3315D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50DC1E02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Часть объекта</w:t>
            </w:r>
          </w:p>
        </w:tc>
        <w:tc>
          <w:tcPr>
            <w:tcW w:w="1210" w:type="dxa"/>
            <w:vAlign w:val="center"/>
          </w:tcPr>
          <w:p w14:paraId="27780F44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</w:t>
            </w:r>
          </w:p>
        </w:tc>
        <w:tc>
          <w:tcPr>
            <w:tcW w:w="1730" w:type="dxa"/>
            <w:vAlign w:val="center"/>
          </w:tcPr>
          <w:p w14:paraId="43EE63B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Необязательно </w:t>
            </w:r>
          </w:p>
        </w:tc>
        <w:tc>
          <w:tcPr>
            <w:tcW w:w="4201" w:type="dxa"/>
            <w:vAlign w:val="center"/>
          </w:tcPr>
          <w:p w14:paraId="2B735BC9" w14:textId="10F9D49F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Группа кодов и код части объекта, используется каталог частей объектов (</w:t>
            </w:r>
            <w:r w:rsidRPr="00AC391A">
              <w:rPr>
                <w:rFonts w:ascii="Arial" w:hAnsi="Arial"/>
                <w:sz w:val="20"/>
                <w:szCs w:val="20"/>
                <w:lang w:val="en-US"/>
              </w:rPr>
              <w:t>B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). Выбор из справочника </w:t>
            </w:r>
            <w:ins w:id="3008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(подр</w:t>
              </w:r>
              <w:r w:rsidR="00F45391" w:rsidRPr="00AC391A">
                <w:rPr>
                  <w:rFonts w:ascii="Arial" w:hAnsi="Arial"/>
                  <w:sz w:val="20"/>
                  <w:szCs w:val="20"/>
                </w:rPr>
                <w:t xml:space="preserve">обно </w:t>
              </w:r>
              <w:r w:rsidR="00F45391">
                <w:rPr>
                  <w:rFonts w:ascii="Arial" w:hAnsi="Arial"/>
                  <w:sz w:val="20"/>
                  <w:szCs w:val="20"/>
                </w:rPr>
                <w:t>см. КД</w:t>
              </w:r>
            </w:ins>
            <w:ins w:id="3009" w:author="Serjo" w:date="2020-04-09T16:06:00Z">
              <w:r w:rsidR="009D4D4C">
                <w:rPr>
                  <w:rFonts w:ascii="Arial" w:hAnsi="Arial"/>
                  <w:sz w:val="20"/>
                  <w:szCs w:val="20"/>
                </w:rPr>
                <w:t xml:space="preserve"> «</w:t>
              </w:r>
              <w:del w:id="3010" w:author="Владимир Лаут" w:date="2021-03-15T12:14:00Z">
                <w:r w:rsidR="009D4D4C" w:rsidRPr="009D4D4C" w:rsidDel="00530700">
                  <w:rPr>
                    <w:rFonts w:ascii="Arial" w:hAnsi="Arial"/>
                    <w:sz w:val="20"/>
                    <w:szCs w:val="20"/>
                  </w:rPr>
                  <w:delText>ERP.9.9.2</w:delText>
                </w:r>
              </w:del>
            </w:ins>
            <w:ins w:id="3011" w:author="Владимир Лаут" w:date="2021-03-15T12:14:00Z">
              <w:r w:rsidR="00530700">
                <w:rPr>
                  <w:rFonts w:ascii="Arial" w:hAnsi="Arial"/>
                  <w:sz w:val="20"/>
                  <w:szCs w:val="20"/>
                </w:rPr>
                <w:t>ERP.13.9.2</w:t>
              </w:r>
            </w:ins>
            <w:ins w:id="3012" w:author="Serjo" w:date="2020-04-09T16:06:00Z">
              <w:r w:rsidR="009D4D4C" w:rsidRPr="009D4D4C">
                <w:rPr>
                  <w:rFonts w:ascii="Arial" w:hAnsi="Arial"/>
                  <w:sz w:val="20"/>
                  <w:szCs w:val="20"/>
                </w:rPr>
                <w:t>.7_PM_КД_Управление основными данными ТОиР</w:t>
              </w:r>
              <w:r w:rsidR="009D4D4C">
                <w:rPr>
                  <w:rFonts w:ascii="Arial" w:hAnsi="Arial"/>
                  <w:sz w:val="20"/>
                  <w:szCs w:val="20"/>
                </w:rPr>
                <w:t>»</w:t>
              </w:r>
            </w:ins>
            <w:ins w:id="3013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).</w:t>
              </w:r>
            </w:ins>
            <w:del w:id="3014" w:author="Serjo" w:date="2020-04-09T13:16:00Z">
              <w:r w:rsidRPr="00AC391A" w:rsidDel="00F45391">
                <w:rPr>
                  <w:rFonts w:ascii="Arial" w:hAnsi="Arial"/>
                  <w:sz w:val="20"/>
                  <w:szCs w:val="20"/>
                </w:rPr>
                <w:delText>(поддобно «</w:delText>
              </w:r>
              <w:r w:rsidRPr="00A01706" w:rsidDel="00F45391">
                <w:rPr>
                  <w:rFonts w:ascii="Arial" w:hAnsi="Arial"/>
                  <w:sz w:val="20"/>
                  <w:szCs w:val="20"/>
                </w:rPr>
                <w:delText>ERP.5.1.7_КД_ТОиР_Управление основными данными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»</w:delText>
              </w:r>
              <w:r w:rsidDel="00F45391">
                <w:rPr>
                  <w:rFonts w:ascii="Arial" w:hAnsi="Arial"/>
                  <w:sz w:val="20"/>
                  <w:szCs w:val="20"/>
                </w:rPr>
                <w:delText>)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.</w:delText>
              </w:r>
            </w:del>
          </w:p>
          <w:p w14:paraId="039509BC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Для видов сообщения </w:t>
            </w:r>
            <w:r>
              <w:rPr>
                <w:rFonts w:ascii="Arial" w:hAnsi="Arial"/>
                <w:sz w:val="20"/>
                <w:szCs w:val="20"/>
              </w:rPr>
              <w:t>A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2 и </w:t>
            </w:r>
            <w:r w:rsidR="00DB7F69" w:rsidRPr="00E173B0">
              <w:rPr>
                <w:rFonts w:ascii="Arial" w:hAnsi="Arial"/>
                <w:color w:val="000000"/>
                <w:sz w:val="20"/>
                <w:szCs w:val="20"/>
                <w:lang w:eastAsia="ru-RU"/>
              </w:rPr>
              <w:t>A8</w:t>
            </w:r>
            <w:r w:rsidRPr="00AC391A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610CAC" w:rsidRPr="0077765C" w14:paraId="211E9988" w14:textId="77777777" w:rsidTr="00F91805">
        <w:trPr>
          <w:trHeight w:val="454"/>
        </w:trPr>
        <w:tc>
          <w:tcPr>
            <w:tcW w:w="2640" w:type="dxa"/>
            <w:vAlign w:val="center"/>
          </w:tcPr>
          <w:p w14:paraId="1AA97BE1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>Код последствия</w:t>
            </w:r>
          </w:p>
        </w:tc>
        <w:tc>
          <w:tcPr>
            <w:tcW w:w="1210" w:type="dxa"/>
            <w:vAlign w:val="center"/>
          </w:tcPr>
          <w:p w14:paraId="730217F7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  <w:lang w:val="en-US"/>
              </w:rPr>
              <w:t>CHAR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 4</w:t>
            </w:r>
          </w:p>
        </w:tc>
        <w:tc>
          <w:tcPr>
            <w:tcW w:w="1730" w:type="dxa"/>
            <w:vAlign w:val="center"/>
          </w:tcPr>
          <w:p w14:paraId="325E4589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Необязательно </w:t>
            </w:r>
          </w:p>
        </w:tc>
        <w:tc>
          <w:tcPr>
            <w:tcW w:w="4201" w:type="dxa"/>
            <w:vAlign w:val="center"/>
          </w:tcPr>
          <w:p w14:paraId="659E5456" w14:textId="5B5E87CA" w:rsidR="00610CAC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Группа кодов и код последствия, используется каталог последствий (6). Выбор из справочника </w:t>
            </w:r>
            <w:ins w:id="3015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(подр</w:t>
              </w:r>
              <w:r w:rsidR="00F45391" w:rsidRPr="00AC391A">
                <w:rPr>
                  <w:rFonts w:ascii="Arial" w:hAnsi="Arial"/>
                  <w:sz w:val="20"/>
                  <w:szCs w:val="20"/>
                </w:rPr>
                <w:t xml:space="preserve">обно </w:t>
              </w:r>
              <w:r w:rsidR="00F45391">
                <w:rPr>
                  <w:rFonts w:ascii="Arial" w:hAnsi="Arial"/>
                  <w:sz w:val="20"/>
                  <w:szCs w:val="20"/>
                </w:rPr>
                <w:t>см. КД</w:t>
              </w:r>
            </w:ins>
            <w:ins w:id="3016" w:author="Serjo" w:date="2020-04-09T16:06:00Z">
              <w:r w:rsidR="009D4D4C">
                <w:rPr>
                  <w:rFonts w:ascii="Arial" w:hAnsi="Arial"/>
                  <w:sz w:val="20"/>
                  <w:szCs w:val="20"/>
                </w:rPr>
                <w:t xml:space="preserve"> «</w:t>
              </w:r>
              <w:del w:id="3017" w:author="Владимир Лаут" w:date="2021-03-15T12:14:00Z">
                <w:r w:rsidR="009D4D4C" w:rsidRPr="009D4D4C" w:rsidDel="00530700">
                  <w:rPr>
                    <w:rFonts w:ascii="Arial" w:hAnsi="Arial"/>
                    <w:sz w:val="20"/>
                    <w:szCs w:val="20"/>
                  </w:rPr>
                  <w:delText>ERP.9.9.2</w:delText>
                </w:r>
              </w:del>
            </w:ins>
            <w:ins w:id="3018" w:author="Владимир Лаут" w:date="2021-03-15T12:14:00Z">
              <w:r w:rsidR="00530700">
                <w:rPr>
                  <w:rFonts w:ascii="Arial" w:hAnsi="Arial"/>
                  <w:sz w:val="20"/>
                  <w:szCs w:val="20"/>
                </w:rPr>
                <w:t>ERP.13.9.2</w:t>
              </w:r>
            </w:ins>
            <w:ins w:id="3019" w:author="Serjo" w:date="2020-04-09T16:06:00Z">
              <w:r w:rsidR="009D4D4C" w:rsidRPr="009D4D4C">
                <w:rPr>
                  <w:rFonts w:ascii="Arial" w:hAnsi="Arial"/>
                  <w:sz w:val="20"/>
                  <w:szCs w:val="20"/>
                </w:rPr>
                <w:t>.7_PM_КД_Управление основными данными ТОиР</w:t>
              </w:r>
              <w:r w:rsidR="009D4D4C">
                <w:rPr>
                  <w:rFonts w:ascii="Arial" w:hAnsi="Arial"/>
                  <w:sz w:val="20"/>
                  <w:szCs w:val="20"/>
                </w:rPr>
                <w:t>»</w:t>
              </w:r>
            </w:ins>
            <w:ins w:id="3020" w:author="Serjo" w:date="2020-04-09T13:16:00Z">
              <w:r w:rsidR="00F45391">
                <w:rPr>
                  <w:rFonts w:ascii="Arial" w:hAnsi="Arial"/>
                  <w:sz w:val="20"/>
                  <w:szCs w:val="20"/>
                </w:rPr>
                <w:t>).</w:t>
              </w:r>
            </w:ins>
            <w:del w:id="3021" w:author="Serjo" w:date="2020-04-09T13:16:00Z">
              <w:r w:rsidRPr="00AC391A" w:rsidDel="00F45391">
                <w:rPr>
                  <w:rFonts w:ascii="Arial" w:hAnsi="Arial"/>
                  <w:sz w:val="20"/>
                  <w:szCs w:val="20"/>
                </w:rPr>
                <w:delText>(поддобно «</w:delText>
              </w:r>
              <w:r w:rsidRPr="00A01706" w:rsidDel="00F45391">
                <w:rPr>
                  <w:rFonts w:ascii="Arial" w:hAnsi="Arial"/>
                  <w:sz w:val="20"/>
                  <w:szCs w:val="20"/>
                </w:rPr>
                <w:delText>ERP.5.1.7_КД_ТОиР_Управление основными данными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»</w:delText>
              </w:r>
              <w:r w:rsidDel="00F45391">
                <w:rPr>
                  <w:rFonts w:ascii="Arial" w:hAnsi="Arial"/>
                  <w:sz w:val="20"/>
                  <w:szCs w:val="20"/>
                </w:rPr>
                <w:delText>)</w:delText>
              </w:r>
              <w:r w:rsidRPr="00AC391A" w:rsidDel="00F45391">
                <w:rPr>
                  <w:rFonts w:ascii="Arial" w:hAnsi="Arial"/>
                  <w:sz w:val="20"/>
                  <w:szCs w:val="20"/>
                </w:rPr>
                <w:delText>.</w:delText>
              </w:r>
              <w:r w:rsidDel="00F45391">
                <w:rPr>
                  <w:rFonts w:ascii="Arial" w:hAnsi="Arial"/>
                  <w:sz w:val="20"/>
                  <w:szCs w:val="20"/>
                </w:rPr>
                <w:delText xml:space="preserve"> </w:delText>
              </w:r>
            </w:del>
          </w:p>
          <w:p w14:paraId="06165098" w14:textId="77777777" w:rsidR="00610CAC" w:rsidRPr="00AC391A" w:rsidRDefault="00610CAC" w:rsidP="006F5FAC">
            <w:pPr>
              <w:pStyle w:val="afff8"/>
              <w:rPr>
                <w:rFonts w:ascii="Arial" w:hAnsi="Arial"/>
                <w:sz w:val="20"/>
                <w:szCs w:val="20"/>
              </w:rPr>
            </w:pPr>
            <w:r w:rsidRPr="00AC391A">
              <w:rPr>
                <w:rFonts w:ascii="Arial" w:hAnsi="Arial"/>
                <w:sz w:val="20"/>
                <w:szCs w:val="20"/>
              </w:rPr>
              <w:t xml:space="preserve">Для видов сообщения </w:t>
            </w:r>
            <w:r>
              <w:rPr>
                <w:rFonts w:ascii="Arial" w:hAnsi="Arial"/>
                <w:sz w:val="20"/>
                <w:szCs w:val="20"/>
              </w:rPr>
              <w:t>A</w:t>
            </w:r>
            <w:r w:rsidRPr="00AC391A">
              <w:rPr>
                <w:rFonts w:ascii="Arial" w:hAnsi="Arial"/>
                <w:sz w:val="20"/>
                <w:szCs w:val="20"/>
              </w:rPr>
              <w:t xml:space="preserve">2 и </w:t>
            </w:r>
            <w:r w:rsidR="00DB7F69" w:rsidRPr="00E173B0">
              <w:rPr>
                <w:rFonts w:ascii="Arial" w:hAnsi="Arial"/>
                <w:color w:val="000000"/>
                <w:sz w:val="20"/>
                <w:szCs w:val="20"/>
                <w:lang w:eastAsia="ru-RU"/>
              </w:rPr>
              <w:t>A8</w:t>
            </w:r>
            <w:r w:rsidRPr="00AC391A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bookmarkEnd w:id="2985"/>
    </w:tbl>
    <w:p w14:paraId="2DF4C6BB" w14:textId="77777777" w:rsidR="00593574" w:rsidRPr="00097264" w:rsidRDefault="00593574" w:rsidP="00610CAC">
      <w:pPr>
        <w:spacing w:after="240" w:line="276" w:lineRule="auto"/>
        <w:rPr>
          <w:rFonts w:ascii="Arial" w:hAnsi="Arial" w:cs="Arial"/>
        </w:rPr>
      </w:pPr>
    </w:p>
    <w:p w14:paraId="2278C2FC" w14:textId="77777777" w:rsidR="00CB165E" w:rsidRDefault="00CB165E" w:rsidP="005662F2">
      <w:pPr>
        <w:rPr>
          <w:rFonts w:eastAsiaTheme="majorEastAsia"/>
        </w:rPr>
      </w:pPr>
    </w:p>
    <w:p w14:paraId="0DDD093A" w14:textId="77777777" w:rsidR="005662F2" w:rsidRDefault="005662F2" w:rsidP="003945DC">
      <w:pPr>
        <w:pStyle w:val="3"/>
      </w:pPr>
      <w:bookmarkStart w:id="3022" w:name="_Toc69302507"/>
      <w:r w:rsidRPr="00566F5F">
        <w:t>Заказ ТОРО</w:t>
      </w:r>
      <w:bookmarkEnd w:id="3022"/>
      <w:r w:rsidRPr="00566F5F">
        <w:t xml:space="preserve"> </w:t>
      </w:r>
    </w:p>
    <w:p w14:paraId="73B7BB14" w14:textId="77777777" w:rsidR="00B80766" w:rsidRDefault="00B80766" w:rsidP="00B80766">
      <w:pPr>
        <w:spacing w:after="240" w:line="276" w:lineRule="auto"/>
        <w:ind w:firstLine="567"/>
        <w:rPr>
          <w:rFonts w:ascii="Arial" w:hAnsi="Arial" w:cs="Arial"/>
        </w:rPr>
      </w:pPr>
      <w:r w:rsidRPr="000946E9">
        <w:rPr>
          <w:rFonts w:ascii="Arial" w:hAnsi="Arial" w:cs="Arial"/>
        </w:rPr>
        <w:t xml:space="preserve">Заказы технического обслуживания и ремонта оборудования (ТОРО) в </w:t>
      </w:r>
      <w:r w:rsidRPr="006E75E7">
        <w:rPr>
          <w:rFonts w:ascii="Arial" w:hAnsi="Arial" w:cs="Arial"/>
        </w:rPr>
        <w:t xml:space="preserve">процессе </w:t>
      </w:r>
      <w:r>
        <w:rPr>
          <w:rFonts w:ascii="Arial" w:hAnsi="Arial" w:cs="Arial"/>
        </w:rPr>
        <w:t>мониторинга и оценки технического состояния производственных активов</w:t>
      </w:r>
      <w:r w:rsidRPr="006E75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используются</w:t>
      </w:r>
      <w:r w:rsidRPr="000946E9">
        <w:rPr>
          <w:rFonts w:ascii="Arial" w:hAnsi="Arial" w:cs="Arial"/>
        </w:rPr>
        <w:t xml:space="preserve"> для планирования, выполнения и управления техническим обслуживанием </w:t>
      </w:r>
      <w:r>
        <w:rPr>
          <w:rFonts w:ascii="Arial" w:hAnsi="Arial" w:cs="Arial"/>
        </w:rPr>
        <w:t>производственных активов</w:t>
      </w:r>
      <w:r w:rsidRPr="000946E9">
        <w:rPr>
          <w:rFonts w:ascii="Arial" w:hAnsi="Arial" w:cs="Arial"/>
        </w:rPr>
        <w:t xml:space="preserve"> и создаются для выполнения </w:t>
      </w:r>
      <w:r>
        <w:rPr>
          <w:rFonts w:ascii="Arial" w:hAnsi="Arial" w:cs="Arial"/>
        </w:rPr>
        <w:t>диагностики</w:t>
      </w:r>
      <w:r w:rsidRPr="000946E9">
        <w:rPr>
          <w:rFonts w:ascii="Arial" w:hAnsi="Arial" w:cs="Arial"/>
        </w:rPr>
        <w:t>. Заказы ТОРО состоят из операций, которые могут содержать мощность и потребность в компоненте.</w:t>
      </w:r>
    </w:p>
    <w:p w14:paraId="6A90D344" w14:textId="2321F312" w:rsidR="00B80766" w:rsidRDefault="00B80766" w:rsidP="00B8076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Pr="0096257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процессах мониторинга и оценки технического состояния ПА используются заказы ТОРО вида </w:t>
      </w:r>
      <w:r w:rsidRPr="00CC0E9D">
        <w:rPr>
          <w:rFonts w:ascii="Arial" w:hAnsi="Arial" w:cs="Arial"/>
        </w:rPr>
        <w:t>ADI1</w:t>
      </w:r>
      <w:r w:rsidR="000D3F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«Заказ на диагностику» с диапазоном номеров </w:t>
      </w:r>
      <w:r w:rsidRPr="00C5112C">
        <w:rPr>
          <w:rFonts w:ascii="Arial" w:hAnsi="Arial" w:cs="Arial"/>
        </w:rPr>
        <w:t xml:space="preserve">6000000000 </w:t>
      </w:r>
      <w:r>
        <w:rPr>
          <w:rFonts w:ascii="Arial" w:hAnsi="Arial" w:cs="Arial"/>
        </w:rPr>
        <w:t>–</w:t>
      </w:r>
      <w:r w:rsidRPr="00C5112C">
        <w:rPr>
          <w:rFonts w:ascii="Arial" w:hAnsi="Arial" w:cs="Arial"/>
        </w:rPr>
        <w:t xml:space="preserve"> 6900000000</w:t>
      </w:r>
      <w:r>
        <w:rPr>
          <w:rFonts w:ascii="Arial" w:hAnsi="Arial" w:cs="Arial"/>
        </w:rPr>
        <w:t xml:space="preserve"> и вид </w:t>
      </w:r>
      <w:r w:rsidR="000D3F42">
        <w:rPr>
          <w:rFonts w:ascii="Arial" w:hAnsi="Arial" w:cs="Arial"/>
        </w:rPr>
        <w:t xml:space="preserve">работ Д </w:t>
      </w:r>
      <w:r>
        <w:rPr>
          <w:rFonts w:ascii="Arial" w:hAnsi="Arial" w:cs="Arial"/>
        </w:rPr>
        <w:t>«Диагностирование».</w:t>
      </w:r>
    </w:p>
    <w:p w14:paraId="5105D236" w14:textId="548C3AC8" w:rsidR="00B80766" w:rsidRDefault="00B80766" w:rsidP="00A03DDE">
      <w:pPr>
        <w:spacing w:after="240" w:line="276" w:lineRule="auto"/>
        <w:rPr>
          <w:rFonts w:ascii="Arial" w:eastAsiaTheme="minorHAnsi" w:hAnsi="Arial" w:cs="Arial"/>
          <w:szCs w:val="24"/>
        </w:rPr>
      </w:pPr>
      <w:r>
        <w:rPr>
          <w:rFonts w:ascii="Arial" w:hAnsi="Arial" w:cs="Arial"/>
        </w:rPr>
        <w:t xml:space="preserve">Подробное описание Заказов ТОРО </w:t>
      </w:r>
      <w:ins w:id="3023" w:author="Serjo" w:date="2020-04-09T13:16:00Z">
        <w:r w:rsidR="00F45391">
          <w:rPr>
            <w:rFonts w:ascii="Arial" w:hAnsi="Arial" w:cs="Arial"/>
          </w:rPr>
          <w:t xml:space="preserve">приведено </w:t>
        </w:r>
      </w:ins>
      <w:r>
        <w:rPr>
          <w:rFonts w:ascii="Arial" w:hAnsi="Arial" w:cs="Arial"/>
        </w:rPr>
        <w:t xml:space="preserve">в </w:t>
      </w:r>
      <w:del w:id="3024" w:author="Serjo" w:date="2020-04-09T16:07:00Z">
        <w:r w:rsidDel="00DA1008">
          <w:rPr>
            <w:rFonts w:ascii="Arial" w:hAnsi="Arial" w:cs="Arial"/>
          </w:rPr>
          <w:delText xml:space="preserve">п. 3.21 </w:delText>
        </w:r>
      </w:del>
      <w:r>
        <w:rPr>
          <w:rFonts w:ascii="Arial" w:hAnsi="Arial" w:cs="Arial"/>
        </w:rPr>
        <w:t>КД</w:t>
      </w:r>
      <w:ins w:id="3025" w:author="Serjo" w:date="2020-04-09T16:07:00Z">
        <w:r w:rsidR="00DA1008">
          <w:rPr>
            <w:rFonts w:ascii="Arial" w:hAnsi="Arial" w:cs="Arial"/>
          </w:rPr>
          <w:t xml:space="preserve"> «</w:t>
        </w:r>
        <w:del w:id="3026" w:author="Владимир Лаут" w:date="2021-03-15T12:14:00Z">
          <w:r w:rsidR="00DA1008" w:rsidRPr="00DA1008" w:rsidDel="00530700">
            <w:rPr>
              <w:rFonts w:ascii="Arial" w:hAnsi="Arial" w:cs="Arial"/>
            </w:rPr>
            <w:delText>ERP.9.9.2</w:delText>
          </w:r>
        </w:del>
      </w:ins>
      <w:ins w:id="3027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3028" w:author="Serjo" w:date="2020-04-09T16:07:00Z">
        <w:r w:rsidR="00DA1008" w:rsidRPr="00DA1008">
          <w:rPr>
            <w:rFonts w:ascii="Arial" w:hAnsi="Arial" w:cs="Arial"/>
          </w:rPr>
          <w:t>.7_PM_КД_Управление основными данными ТОиР</w:t>
        </w:r>
        <w:r w:rsidR="00DA1008">
          <w:rPr>
            <w:rFonts w:ascii="Arial" w:hAnsi="Arial" w:cs="Arial"/>
          </w:rPr>
          <w:t>»</w:t>
        </w:r>
      </w:ins>
      <w:del w:id="3029" w:author="Serjo" w:date="2020-04-09T16:07:00Z">
        <w:r w:rsidDel="00DA1008">
          <w:rPr>
            <w:rFonts w:ascii="Arial" w:hAnsi="Arial" w:cs="Arial"/>
          </w:rPr>
          <w:delText xml:space="preserve"> </w:delText>
        </w:r>
      </w:del>
      <w:del w:id="3030" w:author="Serjo" w:date="2020-04-09T13:16:00Z">
        <w:r w:rsidR="00B1497C" w:rsidRPr="00B1497C" w:rsidDel="00F45391">
          <w:rPr>
            <w:rFonts w:ascii="Arial" w:eastAsiaTheme="minorHAnsi" w:hAnsi="Arial" w:cs="Arial"/>
            <w:szCs w:val="24"/>
          </w:rPr>
          <w:delText>ERP.5.1.7_PM_КД_</w:delText>
        </w:r>
      </w:del>
      <w:del w:id="3031" w:author="Serjo" w:date="2020-04-09T16:07:00Z">
        <w:r w:rsidR="00B1497C" w:rsidRPr="00B1497C" w:rsidDel="00DA1008">
          <w:rPr>
            <w:rFonts w:ascii="Arial" w:eastAsiaTheme="minorHAnsi" w:hAnsi="Arial" w:cs="Arial"/>
            <w:szCs w:val="24"/>
          </w:rPr>
          <w:delText>Управление основными данными</w:delText>
        </w:r>
      </w:del>
      <w:r>
        <w:rPr>
          <w:rFonts w:ascii="Arial" w:eastAsiaTheme="minorHAnsi" w:hAnsi="Arial" w:cs="Arial"/>
          <w:szCs w:val="24"/>
        </w:rPr>
        <w:t>.</w:t>
      </w:r>
    </w:p>
    <w:p w14:paraId="675E3AC8" w14:textId="77777777" w:rsidR="008C1ADB" w:rsidRPr="000A2995" w:rsidRDefault="008C1ADB" w:rsidP="0052647E">
      <w:pPr>
        <w:pStyle w:val="a7"/>
        <w:ind w:firstLine="567"/>
        <w:rPr>
          <w:rFonts w:ascii="Arial" w:hAnsi="Arial" w:cs="Arial"/>
        </w:rPr>
      </w:pPr>
      <w:r w:rsidRPr="000A2995">
        <w:rPr>
          <w:rFonts w:ascii="Arial" w:hAnsi="Arial" w:cs="Arial"/>
        </w:rPr>
        <w:t>Для ведения заказов ТОРО используются следующие транзакции:</w:t>
      </w:r>
    </w:p>
    <w:p w14:paraId="2501EA57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lastRenderedPageBreak/>
        <w:t>IW</w:t>
      </w:r>
      <w:r w:rsidRPr="000A2995">
        <w:rPr>
          <w:rFonts w:ascii="Arial" w:hAnsi="Arial" w:cs="Arial"/>
        </w:rPr>
        <w:t>31 – Создание заказа ТОРО;</w:t>
      </w:r>
    </w:p>
    <w:p w14:paraId="5587E3B8" w14:textId="1361D854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IW</w:t>
      </w:r>
      <w:r w:rsidRPr="000A2995">
        <w:rPr>
          <w:rFonts w:ascii="Arial" w:hAnsi="Arial" w:cs="Arial"/>
        </w:rPr>
        <w:t xml:space="preserve">32 </w:t>
      </w:r>
      <w:r w:rsidR="00830F85" w:rsidRPr="000A2995">
        <w:rPr>
          <w:rFonts w:ascii="Arial" w:hAnsi="Arial" w:cs="Arial"/>
        </w:rPr>
        <w:t xml:space="preserve">– </w:t>
      </w:r>
      <w:r w:rsidRPr="000A2995">
        <w:rPr>
          <w:rFonts w:ascii="Arial" w:hAnsi="Arial" w:cs="Arial"/>
        </w:rPr>
        <w:t>Изменение заказа ТОРО;</w:t>
      </w:r>
    </w:p>
    <w:p w14:paraId="5937FB0F" w14:textId="5448D37E" w:rsidR="00A529A8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IW</w:t>
      </w:r>
      <w:r w:rsidRPr="000A2995">
        <w:rPr>
          <w:rFonts w:ascii="Arial" w:hAnsi="Arial" w:cs="Arial"/>
        </w:rPr>
        <w:t>33</w:t>
      </w:r>
      <w:r w:rsidR="00A529A8">
        <w:rPr>
          <w:rFonts w:ascii="Arial" w:hAnsi="Arial" w:cs="Arial"/>
          <w:lang w:val="en-US"/>
        </w:rPr>
        <w:t xml:space="preserve"> </w:t>
      </w:r>
      <w:r w:rsidR="00830F85" w:rsidRPr="000A2995">
        <w:rPr>
          <w:rFonts w:ascii="Arial" w:hAnsi="Arial" w:cs="Arial"/>
        </w:rPr>
        <w:t xml:space="preserve">– </w:t>
      </w:r>
      <w:r w:rsidRPr="000A2995">
        <w:rPr>
          <w:rFonts w:ascii="Arial" w:hAnsi="Arial" w:cs="Arial"/>
        </w:rPr>
        <w:t>Просмотр заказа ТОРО</w:t>
      </w:r>
      <w:r w:rsidR="00A529A8">
        <w:rPr>
          <w:rFonts w:ascii="Arial" w:hAnsi="Arial" w:cs="Arial"/>
        </w:rPr>
        <w:t>;</w:t>
      </w:r>
    </w:p>
    <w:p w14:paraId="53A759E5" w14:textId="4ACE8D0C" w:rsidR="008C1ADB" w:rsidRPr="000A2995" w:rsidRDefault="00A529A8" w:rsidP="00830F85">
      <w:pPr>
        <w:pStyle w:val="a7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IW</w:t>
      </w:r>
      <w:r w:rsidRPr="00A03DDE">
        <w:rPr>
          <w:rFonts w:ascii="Arial" w:hAnsi="Arial" w:cs="Arial"/>
        </w:rPr>
        <w:t>38 –</w:t>
      </w:r>
      <w:r w:rsidR="00E10466" w:rsidRPr="00830F85">
        <w:rPr>
          <w:rFonts w:ascii="Arial" w:hAnsi="Arial" w:cs="Arial"/>
        </w:rPr>
        <w:t xml:space="preserve"> </w:t>
      </w:r>
      <w:r w:rsidR="00E10466">
        <w:rPr>
          <w:rFonts w:ascii="Arial" w:hAnsi="Arial" w:cs="Arial"/>
        </w:rPr>
        <w:t xml:space="preserve">Изменение </w:t>
      </w:r>
      <w:r w:rsidR="00830F85" w:rsidRPr="00830F85">
        <w:rPr>
          <w:rFonts w:ascii="Arial" w:hAnsi="Arial" w:cs="Arial"/>
        </w:rPr>
        <w:t xml:space="preserve">списка </w:t>
      </w:r>
      <w:r w:rsidR="00E10466">
        <w:rPr>
          <w:rFonts w:ascii="Arial" w:hAnsi="Arial" w:cs="Arial"/>
        </w:rPr>
        <w:t>заказов ТОРО</w:t>
      </w:r>
      <w:r>
        <w:rPr>
          <w:rFonts w:ascii="Arial" w:hAnsi="Arial" w:cs="Arial"/>
        </w:rPr>
        <w:t>.</w:t>
      </w:r>
    </w:p>
    <w:p w14:paraId="56309229" w14:textId="22B7E1CD" w:rsidR="008C1ADB" w:rsidRDefault="00E25241" w:rsidP="0052647E">
      <w:pPr>
        <w:pStyle w:val="a7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Состав полей объекта</w:t>
      </w:r>
      <w:r w:rsidRPr="000A2995">
        <w:rPr>
          <w:rFonts w:ascii="Arial" w:hAnsi="Arial" w:cs="Arial"/>
        </w:rPr>
        <w:t xml:space="preserve"> </w:t>
      </w:r>
      <w:r w:rsidR="008C1ADB" w:rsidRPr="000A2995">
        <w:rPr>
          <w:rFonts w:ascii="Arial" w:hAnsi="Arial" w:cs="Arial"/>
        </w:rPr>
        <w:t xml:space="preserve">«Заказ ТОРО» </w:t>
      </w:r>
      <w:r>
        <w:rPr>
          <w:rFonts w:ascii="Arial" w:hAnsi="Arial" w:cs="Arial"/>
        </w:rPr>
        <w:t xml:space="preserve">описан в КД </w:t>
      </w:r>
      <w:ins w:id="3032" w:author="Serjo" w:date="2020-04-09T16:16:00Z">
        <w:r w:rsidR="00D70852">
          <w:rPr>
            <w:rFonts w:ascii="Arial" w:hAnsi="Arial" w:cs="Arial"/>
          </w:rPr>
          <w:t>«</w:t>
        </w:r>
        <w:del w:id="3033" w:author="Владимир Лаут" w:date="2021-03-15T12:14:00Z">
          <w:r w:rsidR="00D70852" w:rsidRPr="00D70852" w:rsidDel="00530700">
            <w:rPr>
              <w:rFonts w:ascii="Arial" w:hAnsi="Arial" w:cs="Arial"/>
            </w:rPr>
            <w:delText>ERP.9.9.2</w:delText>
          </w:r>
        </w:del>
      </w:ins>
      <w:ins w:id="3034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ins w:id="3035" w:author="Serjo" w:date="2020-04-09T16:16:00Z">
        <w:r w:rsidR="00D70852" w:rsidRPr="00D70852">
          <w:rPr>
            <w:rFonts w:ascii="Arial" w:hAnsi="Arial" w:cs="Arial"/>
          </w:rPr>
          <w:t>.52_PM_КД_Годовое планирование воздействий на ПА</w:t>
        </w:r>
        <w:r w:rsidR="00D70852">
          <w:rPr>
            <w:rFonts w:ascii="Arial" w:hAnsi="Arial" w:cs="Arial"/>
          </w:rPr>
          <w:t>»</w:t>
        </w:r>
      </w:ins>
      <w:del w:id="3036" w:author="Serjo" w:date="2020-04-09T16:16:00Z">
        <w:r w:rsidR="00C126D9" w:rsidRPr="00C126D9" w:rsidDel="00D70852">
          <w:rPr>
            <w:rFonts w:ascii="Arial" w:hAnsi="Arial" w:cs="Arial"/>
          </w:rPr>
          <w:delText>Годовое планирование воздействий на ПА</w:delText>
        </w:r>
      </w:del>
      <w:r w:rsidR="00C126D9">
        <w:rPr>
          <w:rFonts w:ascii="Arial" w:hAnsi="Arial" w:cs="Arial"/>
        </w:rPr>
        <w:t>.</w:t>
      </w:r>
    </w:p>
    <w:p w14:paraId="20642549" w14:textId="035E3278" w:rsidR="00046445" w:rsidRPr="00A03DDE" w:rsidRDefault="00C126D9" w:rsidP="00A03DDE">
      <w:pPr>
        <w:pStyle w:val="a7"/>
        <w:spacing w:line="276" w:lineRule="auto"/>
        <w:rPr>
          <w:rFonts w:ascii="Arial" w:eastAsiaTheme="minorHAnsi" w:hAnsi="Arial" w:cs="Arial"/>
          <w:color w:val="0000FF"/>
          <w:u w:val="single"/>
        </w:rPr>
      </w:pPr>
      <w:r>
        <w:rPr>
          <w:rFonts w:ascii="Arial" w:hAnsi="Arial" w:cs="Arial"/>
        </w:rPr>
        <w:t xml:space="preserve">Объекты организационной структуры: Группы планирования, Заводы планирования, Заводы расположения ТОРО описаны в КД </w:t>
      </w:r>
      <w:ins w:id="3037" w:author="Serjo" w:date="2020-04-09T16:08:00Z">
        <w:r w:rsidR="00DA1008">
          <w:rPr>
            <w:rFonts w:ascii="Arial" w:hAnsi="Arial" w:cs="Arial"/>
          </w:rPr>
          <w:t>«</w:t>
        </w:r>
      </w:ins>
      <w:del w:id="3038" w:author="Владимир Лаут" w:date="2021-03-15T12:14:00Z">
        <w:r w:rsidR="00E10466" w:rsidRPr="00E10466" w:rsidDel="00530700">
          <w:rPr>
            <w:rFonts w:ascii="Arial" w:hAnsi="Arial" w:cs="Arial"/>
          </w:rPr>
          <w:delText>ERP.</w:delText>
        </w:r>
      </w:del>
      <w:ins w:id="3039" w:author="Serjo" w:date="2020-04-09T16:07:00Z">
        <w:del w:id="3040" w:author="Владимир Лаут" w:date="2021-03-15T12:14:00Z">
          <w:r w:rsidR="00DA1008" w:rsidDel="00530700">
            <w:rPr>
              <w:rFonts w:ascii="Arial" w:hAnsi="Arial" w:cs="Arial"/>
            </w:rPr>
            <w:delText>9.9.2</w:delText>
          </w:r>
        </w:del>
      </w:ins>
      <w:ins w:id="3041" w:author="Владимир Лаут" w:date="2021-03-15T12:14:00Z">
        <w:r w:rsidR="00530700">
          <w:rPr>
            <w:rFonts w:ascii="Arial" w:hAnsi="Arial" w:cs="Arial"/>
          </w:rPr>
          <w:t>ERP.13.9.2</w:t>
        </w:r>
      </w:ins>
      <w:del w:id="3042" w:author="Serjo" w:date="2020-04-09T16:07:00Z">
        <w:r w:rsidR="00E10466" w:rsidRPr="00E10466" w:rsidDel="00DA1008">
          <w:rPr>
            <w:rFonts w:ascii="Arial" w:hAnsi="Arial" w:cs="Arial"/>
          </w:rPr>
          <w:delText>5.1</w:delText>
        </w:r>
      </w:del>
      <w:r w:rsidR="00E10466" w:rsidRPr="00E10466">
        <w:rPr>
          <w:rFonts w:ascii="Arial" w:hAnsi="Arial" w:cs="Arial"/>
        </w:rPr>
        <w:t>.1_КД_Орг_структура</w:t>
      </w:r>
      <w:ins w:id="3043" w:author="Serjo" w:date="2020-04-09T16:08:00Z">
        <w:r w:rsidR="00DA1008">
          <w:rPr>
            <w:rFonts w:ascii="Arial" w:hAnsi="Arial" w:cs="Arial"/>
          </w:rPr>
          <w:t>».</w:t>
        </w:r>
      </w:ins>
    </w:p>
    <w:p w14:paraId="3CF714B2" w14:textId="77777777" w:rsidR="00610CAC" w:rsidRDefault="00610CAC" w:rsidP="0052647E">
      <w:pPr>
        <w:spacing w:line="276" w:lineRule="auto"/>
        <w:rPr>
          <w:rFonts w:eastAsiaTheme="majorEastAsia"/>
        </w:rPr>
      </w:pPr>
    </w:p>
    <w:p w14:paraId="6DE1CCD3" w14:textId="0A4A8DF4" w:rsidR="00E25241" w:rsidRDefault="00C126D9" w:rsidP="0052647E">
      <w:pPr>
        <w:spacing w:line="276" w:lineRule="auto"/>
        <w:jc w:val="left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При создании и изменении заказов </w:t>
      </w:r>
      <w:r w:rsidR="00830F85">
        <w:rPr>
          <w:rFonts w:ascii="Arial" w:eastAsia="Calibri" w:hAnsi="Arial" w:cs="Arial"/>
        </w:rPr>
        <w:t>ТОРО (транзакции</w:t>
      </w:r>
      <w:r w:rsidR="00610CAC" w:rsidRPr="007008A3">
        <w:rPr>
          <w:rFonts w:ascii="Arial" w:eastAsia="Calibri" w:hAnsi="Arial" w:cs="Arial"/>
        </w:rPr>
        <w:t xml:space="preserve"> </w:t>
      </w:r>
      <w:r w:rsidR="00610CAC" w:rsidRPr="007008A3">
        <w:rPr>
          <w:rFonts w:ascii="Arial" w:eastAsia="Calibri" w:hAnsi="Arial" w:cs="Arial"/>
          <w:lang w:val="en-US"/>
        </w:rPr>
        <w:t>IW</w:t>
      </w:r>
      <w:r w:rsidR="00610CAC" w:rsidRPr="007008A3">
        <w:rPr>
          <w:rFonts w:ascii="Arial" w:eastAsia="Calibri" w:hAnsi="Arial" w:cs="Arial"/>
        </w:rPr>
        <w:t>31</w:t>
      </w:r>
      <w:r w:rsidR="00610CAC">
        <w:rPr>
          <w:rFonts w:ascii="Arial" w:eastAsia="Calibri" w:hAnsi="Arial" w:cs="Arial"/>
        </w:rPr>
        <w:t xml:space="preserve">, </w:t>
      </w:r>
      <w:r w:rsidR="00610CAC">
        <w:rPr>
          <w:rFonts w:ascii="Arial" w:eastAsia="Calibri" w:hAnsi="Arial" w:cs="Arial"/>
          <w:lang w:val="en-US"/>
        </w:rPr>
        <w:t>IW</w:t>
      </w:r>
      <w:r w:rsidR="00610CAC" w:rsidRPr="00E7743A">
        <w:rPr>
          <w:rFonts w:ascii="Arial" w:eastAsia="Calibri" w:hAnsi="Arial" w:cs="Arial"/>
        </w:rPr>
        <w:t>32</w:t>
      </w:r>
      <w:r w:rsidR="00610CAC" w:rsidRPr="007008A3">
        <w:rPr>
          <w:rFonts w:ascii="Arial" w:eastAsia="Calibri" w:hAnsi="Arial" w:cs="Arial"/>
        </w:rPr>
        <w:t>)</w:t>
      </w:r>
      <w:r>
        <w:rPr>
          <w:rFonts w:ascii="Arial" w:eastAsia="Calibri" w:hAnsi="Arial" w:cs="Arial"/>
        </w:rPr>
        <w:t xml:space="preserve"> используются следующие поля:</w:t>
      </w:r>
    </w:p>
    <w:p w14:paraId="0A7BA488" w14:textId="6A324945" w:rsidR="00E25241" w:rsidRPr="00A03DDE" w:rsidRDefault="00E25241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</w:t>
      </w:r>
      <w:ins w:id="3044" w:author="Serjo" w:date="2020-04-29T12:25:00Z">
        <w:r w:rsidR="001E116D">
          <w:rPr>
            <w:rFonts w:ascii="Arial" w:hAnsi="Arial" w:cs="Arial"/>
            <w:b/>
            <w:sz w:val="22"/>
          </w:rPr>
          <w:t>8</w:t>
        </w:r>
      </w:ins>
      <w:del w:id="3045" w:author="Serjo" w:date="2020-04-29T12:25:00Z">
        <w:r w:rsidR="007C0BD4" w:rsidDel="001E116D">
          <w:rPr>
            <w:rFonts w:ascii="Arial" w:hAnsi="Arial" w:cs="Arial"/>
            <w:b/>
            <w:sz w:val="22"/>
          </w:rPr>
          <w:delText>6</w:delText>
        </w:r>
      </w:del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 w:rsidR="00C126D9">
        <w:rPr>
          <w:rFonts w:ascii="Arial" w:hAnsi="Arial" w:cs="Arial"/>
          <w:b/>
          <w:sz w:val="22"/>
        </w:rPr>
        <w:t>Описание</w:t>
      </w:r>
      <w:r>
        <w:rPr>
          <w:rFonts w:ascii="Arial" w:hAnsi="Arial" w:cs="Arial"/>
          <w:b/>
          <w:sz w:val="22"/>
        </w:rPr>
        <w:t xml:space="preserve"> полей </w:t>
      </w:r>
      <w:r w:rsidR="00C126D9">
        <w:rPr>
          <w:rFonts w:ascii="Arial" w:hAnsi="Arial" w:cs="Arial"/>
          <w:b/>
          <w:sz w:val="22"/>
        </w:rPr>
        <w:t>заказа</w:t>
      </w:r>
      <w:r w:rsidRPr="00E25241">
        <w:rPr>
          <w:rFonts w:ascii="Arial" w:hAnsi="Arial" w:cs="Arial"/>
          <w:b/>
          <w:sz w:val="22"/>
        </w:rPr>
        <w:t xml:space="preserve"> ТОРО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3334"/>
        <w:gridCol w:w="1229"/>
        <w:gridCol w:w="2805"/>
        <w:gridCol w:w="1476"/>
      </w:tblGrid>
      <w:tr w:rsidR="00610CAC" w:rsidRPr="007008A3" w14:paraId="53BFCC82" w14:textId="77777777" w:rsidTr="006F5FAC">
        <w:trPr>
          <w:cantSplit/>
          <w:trHeight w:val="397"/>
          <w:tblHeader/>
        </w:trPr>
        <w:tc>
          <w:tcPr>
            <w:tcW w:w="654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39BD8" w14:textId="77777777" w:rsidR="00610CAC" w:rsidRPr="007008A3" w:rsidRDefault="00610CAC" w:rsidP="006F5FAC">
            <w:pPr>
              <w:spacing w:line="276" w:lineRule="auto"/>
              <w:jc w:val="center"/>
              <w:rPr>
                <w:rFonts w:ascii="Arial" w:eastAsiaTheme="minorHAnsi" w:hAnsi="Arial" w:cs="Arial"/>
              </w:rPr>
            </w:pPr>
            <w:r w:rsidRPr="007008A3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Поле документа </w:t>
            </w:r>
          </w:p>
        </w:tc>
        <w:tc>
          <w:tcPr>
            <w:tcW w:w="1638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E8E47" w14:textId="77777777" w:rsidR="00610CAC" w:rsidRPr="007008A3" w:rsidRDefault="00610CAC" w:rsidP="006F5FAC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008A3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Содержание поля документа</w:t>
            </w:r>
          </w:p>
        </w:tc>
        <w:tc>
          <w:tcPr>
            <w:tcW w:w="604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FFC000"/>
          </w:tcPr>
          <w:p w14:paraId="12850759" w14:textId="77777777" w:rsidR="00610CAC" w:rsidRPr="007008A3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Обязательность (Да/Нет)</w:t>
            </w:r>
          </w:p>
        </w:tc>
        <w:tc>
          <w:tcPr>
            <w:tcW w:w="1378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FFC000"/>
          </w:tcPr>
          <w:p w14:paraId="147794BC" w14:textId="77777777" w:rsidR="00610CAC" w:rsidRPr="007008A3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Автоматически</w:t>
            </w:r>
          </w:p>
        </w:tc>
        <w:tc>
          <w:tcPr>
            <w:tcW w:w="725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4A91BB00" w14:textId="77777777" w:rsidR="00610CAC" w:rsidRPr="007008A3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Доступность редактирования (Да/Нет)</w:t>
            </w:r>
          </w:p>
        </w:tc>
      </w:tr>
      <w:tr w:rsidR="00610CAC" w:rsidRPr="007008A3" w14:paraId="3426BEED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58B7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i/>
                <w:sz w:val="20"/>
                <w:szCs w:val="20"/>
              </w:rPr>
              <w:t>Экран создания заказа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5933D5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CA479B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CDF0DF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610CAC" w:rsidRPr="007008A3" w14:paraId="2925F3C2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764E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Вид заказа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71E2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вид заказа ТОРО. См. описание видов заказов ТОРО выше.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26FD94E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6945C21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Копируется из планов ТОРО</w:t>
            </w:r>
          </w:p>
        </w:tc>
        <w:tc>
          <w:tcPr>
            <w:tcW w:w="725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3433252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610CAC" w:rsidRPr="007008A3" w14:paraId="51A7F83A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52D1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Приоритет 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FE6D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приоритет заказа ТОРО. Выбор из справочника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7E674F8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  <w:p w14:paraId="5C63835A" w14:textId="77777777" w:rsidR="00610CAC" w:rsidRPr="00A03DDE" w:rsidRDefault="00610CAC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70B2F74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На основании приоритета из сообщения</w:t>
            </w:r>
          </w:p>
        </w:tc>
        <w:tc>
          <w:tcPr>
            <w:tcW w:w="725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1CC521A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51CB714D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AA1A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ЕО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7B88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единица оборудования на которую создается заказ ТОРО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197E72A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23021EB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Если заказ создается из сообщения, копируется из сообщения.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2360C0A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0F725E4D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67E6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7F7F7F" w:themeColor="text1" w:themeTint="80"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i/>
                <w:sz w:val="20"/>
                <w:szCs w:val="20"/>
              </w:rPr>
              <w:t>Данные заголовка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DEAF5D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9E58E6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694A45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610CAC" w:rsidRPr="007008A3" w14:paraId="11EAEE44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873A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Краткий текст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8E88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Наименование заказа ТОРО. 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451CE18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0005B0A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При создании заказа из плана, либо вводится вручную</w:t>
            </w:r>
          </w:p>
        </w:tc>
        <w:tc>
          <w:tcPr>
            <w:tcW w:w="725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75567C4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3A89FCD6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35DC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Пользовательский статус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1622C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Устанавливаются необходимые пользовательские статусы. Выбор из списка.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60502BE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7EB0B80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Автоматически проставляются статусы по умолчанию, а также по результатам ряда проверок и поступающие из внешних систем (MCB).</w:t>
            </w:r>
          </w:p>
          <w:p w14:paraId="5C91859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Большая часть проставляется пользователями вручную по результатам проверок/согласований</w:t>
            </w:r>
          </w:p>
        </w:tc>
        <w:tc>
          <w:tcPr>
            <w:tcW w:w="725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55BFCF8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6513CC38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5627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Вид работ 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EC54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вид работ ТОРО.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F32CCB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AE3A06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На основании перечня видов работ, связанных с видом заказа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98D842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0C00AD38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E6A7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lastRenderedPageBreak/>
              <w:t>СосПрУст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652AF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состояние производственной установки.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6EED10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2D6B28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Может заполняться автоматически в случае создания заказа из плана, в техкарте позиции которого указан данный параметр.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18B672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0C8E1540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1E86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БазНачало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E887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Дата начала выполнения работ.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705580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  <w:p w14:paraId="130DE8FF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7B02ED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 зависимости от конфигурации параметров планирования для вида заказа и наличия техкарты может рассчитываться автоматически.</w:t>
            </w:r>
          </w:p>
          <w:p w14:paraId="5D00D9E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Заполняется как при создании заказа из плана, так и вручную.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4B41B7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12E0F356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1DF2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Время начало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A25F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время начала выполнения работ.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23F764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  <w:p w14:paraId="77A9842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D40418F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 зависимости от конфигурации параметров планирования для вида заказа и наличия техкарты может рассчитываться автоматически.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51FDFF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5C70F49B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3D87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БазОконч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4769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Дата завершения выполнения работ по всем операциям заказа ТОРО.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A7585FF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  <w:p w14:paraId="19A2621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59955F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 зависимости от конфигурации параметров планирования для вида заказа и наличия техкарты может рассчитываться автоматически. Заполняется как при создании заказа из плана, так и вручную.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68376C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60108AA9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4B44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Время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3E23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Время завершения всех работ по заказу ТОРО.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0E9AE8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  <w:p w14:paraId="2FD9F98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847045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 зависимости от конфигурации параметров планирования для вида заказа и наличия техкарты может рассчитываться автоматически.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77D617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079A6131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4685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i/>
                <w:sz w:val="20"/>
                <w:szCs w:val="20"/>
              </w:rPr>
              <w:t>Вкладка Операции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43772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3EA06F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9D7B9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610CAC" w:rsidRPr="007008A3" w14:paraId="30D26035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F3D7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РабМесто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6B017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рабочее место выполняющее данную операцию.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F0E275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D08FFC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Переносится в момент копирования техкарты в заказ при планировании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D49BC8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78CB1CAA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1B0F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Управляющий ключ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DBF4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управляющий ключ операции.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A90DE3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2A8C2E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Определяется для вида заказа по умолчанию, также переносится в момент копирования техкарты в заказ при планировании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F49443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446C4DC8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79D6C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Краткий текст операции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EEED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Наименование/описание операции. Ввод вручную.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E1E315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7585C2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Переносится в момент копирования техкарты в заказ при планировании, иначе вносится вручную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3D52EAC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6AF92886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0CE9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lastRenderedPageBreak/>
              <w:t>Работа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1738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Общий объем на выполнение данной операции. Ввод вручную.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2290C1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BC2458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Переносится в момент копирования техкарты в заказ при планировании, иначе вносится вручную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6F2C84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6D80DB40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47E6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Число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17069" w14:textId="77777777" w:rsidR="00610CAC" w:rsidRPr="00A03DDE" w:rsidRDefault="00610CAC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количество сотрудников задействованных на выполнение данной операции.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2023AE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A9A395C" w14:textId="77777777" w:rsidR="00610CAC" w:rsidRPr="00A03DDE" w:rsidRDefault="00610CAC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Переносится в момент копирования техкарты в заказ при планировании, иначе вносится вручную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997541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48E25E57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8269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Присвоение потребности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9DC1A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A159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BA62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0CAC" w:rsidRPr="007008A3" w14:paraId="51FDAAE7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A1B9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Лицо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0CCC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Указание конкретного сотрудника, выполняющего работу.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48D3AE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91A4BE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0DE7A1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7A01E59B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39C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Работа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9927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Указывается плановое количество времени для конкретного сотрудника. Ручной ввод. 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206203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00DEC6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132841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1B458EC5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259D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i/>
                <w:sz w:val="20"/>
                <w:szCs w:val="20"/>
              </w:rPr>
              <w:t>Вкладка Компоненты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CCF0D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40EF6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D273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610CAC" w:rsidRPr="007008A3" w14:paraId="3F7A989E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2DAB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Компонент 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E167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номер ОЗМ необходимый для выполнения операции.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881C27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 xml:space="preserve">Нет* 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50DBE85" w14:textId="77777777" w:rsidR="00610CAC" w:rsidRPr="00A03DDE" w:rsidRDefault="00610CAC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* не к каждой операции должны быть привязаны ОЗМ.</w:t>
            </w:r>
          </w:p>
          <w:p w14:paraId="5B52E11C" w14:textId="77777777" w:rsidR="00610CAC" w:rsidRPr="00A03DDE" w:rsidRDefault="00610CAC" w:rsidP="006F5FA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Может заполняться автоматически при создании заказа на основе техкарты.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592E57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52C74681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DC5A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ОбъемПотребности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58DB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количество материала необходимого для выполнение операции. Ввод вручную.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AA4F5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CB3913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Может заполняться автоматически при создании заказа на основе техкарты.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FD7543C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2692BF9C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8B25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Тип Позиции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F31B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тип позиции относящееся к этому материалу.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CF2049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BA775B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 случае создания заказа на основе техкарты либо ведения настроек для данного поля по умолчанию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25BCB4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433B81ED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827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2CAF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номер операции к которой относится этот материал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D009D33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B9B8DF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9A1E78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610CAC" w:rsidRPr="007008A3" w14:paraId="51BEE1AC" w14:textId="77777777" w:rsidTr="006F5FAC">
        <w:trPr>
          <w:cantSplit/>
          <w:trHeight w:val="689"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4C2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Партия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AFD1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партия к данному материалу. Опционально.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D6D262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Да/нет (зависит от ОЗМ)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F5DF0E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1F07B82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17633EB0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46D3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i/>
                <w:sz w:val="20"/>
                <w:szCs w:val="20"/>
              </w:rPr>
              <w:t>Вкладка ДопДанные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3E6F6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4CADC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7513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610CAC" w:rsidRPr="007008A3" w14:paraId="6E175316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8B715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СПП-элемент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495F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СПП-элемент для контроля бюджета.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B3A0FC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D7D1AF7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 (разработка)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3805A5D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31D3D3F3" w14:textId="77777777" w:rsidTr="006F5FAC">
        <w:trPr>
          <w:cantSplit/>
        </w:trPr>
        <w:tc>
          <w:tcPr>
            <w:tcW w:w="2292" w:type="pct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B60C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03DDE">
              <w:rPr>
                <w:rFonts w:ascii="Arial" w:hAnsi="Arial" w:cs="Arial"/>
                <w:b/>
                <w:sz w:val="20"/>
                <w:szCs w:val="20"/>
              </w:rPr>
              <w:t>Правило расчета</w:t>
            </w:r>
          </w:p>
        </w:tc>
        <w:tc>
          <w:tcPr>
            <w:tcW w:w="604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BF6B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507E6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25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9CE397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10CAC" w:rsidRPr="007008A3" w14:paraId="4832454F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6DEAE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Тип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9850A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тип контировки на который будут списываться затраты с заказа ТОРО.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481A394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6D4188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Согласно настройкам для вида заказа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677ACF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610CAC" w:rsidRPr="007008A3" w14:paraId="2A9BEE19" w14:textId="77777777" w:rsidTr="006F5FAC">
        <w:trPr>
          <w:cantSplit/>
        </w:trPr>
        <w:tc>
          <w:tcPr>
            <w:tcW w:w="654" w:type="pc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C489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lastRenderedPageBreak/>
              <w:t>Получатель расчета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597A1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Указывается объект контировки. Выбор из справочника.</w:t>
            </w:r>
          </w:p>
        </w:tc>
        <w:tc>
          <w:tcPr>
            <w:tcW w:w="604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866EFDB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  <w:tc>
          <w:tcPr>
            <w:tcW w:w="137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00C5B67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Согласно настройкам для вида заказа и наличии информации о контировки в техническом объекте</w:t>
            </w:r>
          </w:p>
        </w:tc>
        <w:tc>
          <w:tcPr>
            <w:tcW w:w="725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51B7D20" w14:textId="77777777" w:rsidR="00610CAC" w:rsidRPr="00A03DDE" w:rsidRDefault="00610CAC" w:rsidP="006F5FA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</w:tbl>
    <w:p w14:paraId="3B09F4C6" w14:textId="77777777" w:rsidR="00610CAC" w:rsidRPr="007008A3" w:rsidRDefault="00610CAC" w:rsidP="00610CAC">
      <w:pPr>
        <w:spacing w:after="240" w:line="276" w:lineRule="auto"/>
        <w:ind w:firstLine="567"/>
        <w:rPr>
          <w:rFonts w:ascii="Arial" w:eastAsiaTheme="majorEastAsia" w:hAnsi="Arial" w:cs="Arial"/>
        </w:rPr>
      </w:pPr>
    </w:p>
    <w:p w14:paraId="0800128B" w14:textId="77777777" w:rsidR="005662F2" w:rsidRDefault="001035CD" w:rsidP="003945DC">
      <w:pPr>
        <w:pStyle w:val="3"/>
        <w:rPr>
          <w:rFonts w:cs="Arial"/>
        </w:rPr>
      </w:pPr>
      <w:bookmarkStart w:id="3046" w:name="_Toc523059487"/>
      <w:bookmarkStart w:id="3047" w:name="_Toc523158504"/>
      <w:bookmarkStart w:id="3048" w:name="_Toc523158958"/>
      <w:bookmarkStart w:id="3049" w:name="_Toc523159408"/>
      <w:bookmarkStart w:id="3050" w:name="_Toc523166509"/>
      <w:bookmarkStart w:id="3051" w:name="_Toc523059710"/>
      <w:bookmarkStart w:id="3052" w:name="_Toc523158727"/>
      <w:bookmarkStart w:id="3053" w:name="_Toc523159181"/>
      <w:bookmarkStart w:id="3054" w:name="_Toc523159631"/>
      <w:bookmarkStart w:id="3055" w:name="_Toc523166732"/>
      <w:bookmarkStart w:id="3056" w:name="_Toc69302508"/>
      <w:bookmarkEnd w:id="3046"/>
      <w:bookmarkEnd w:id="3047"/>
      <w:bookmarkEnd w:id="3048"/>
      <w:bookmarkEnd w:id="3049"/>
      <w:bookmarkEnd w:id="3050"/>
      <w:bookmarkEnd w:id="3051"/>
      <w:bookmarkEnd w:id="3052"/>
      <w:bookmarkEnd w:id="3053"/>
      <w:bookmarkEnd w:id="3054"/>
      <w:bookmarkEnd w:id="3055"/>
      <w:r w:rsidRPr="001035CD">
        <w:rPr>
          <w:rFonts w:cs="Arial"/>
        </w:rPr>
        <w:t>Документ измерений</w:t>
      </w:r>
      <w:bookmarkEnd w:id="3056"/>
    </w:p>
    <w:p w14:paraId="05D42455" w14:textId="77777777" w:rsidR="008C1ADB" w:rsidRPr="000A2995" w:rsidRDefault="008C1ADB" w:rsidP="0052647E">
      <w:pPr>
        <w:pStyle w:val="a7"/>
        <w:ind w:firstLine="567"/>
        <w:rPr>
          <w:rFonts w:ascii="Arial" w:hAnsi="Arial" w:cs="Arial"/>
        </w:rPr>
      </w:pPr>
      <w:r w:rsidRPr="000A2995">
        <w:rPr>
          <w:rFonts w:ascii="Arial" w:hAnsi="Arial" w:cs="Arial"/>
        </w:rPr>
        <w:t xml:space="preserve">Для ведения </w:t>
      </w:r>
      <w:r>
        <w:rPr>
          <w:rFonts w:ascii="Arial" w:hAnsi="Arial" w:cs="Arial"/>
        </w:rPr>
        <w:t>документов измерений</w:t>
      </w:r>
      <w:r w:rsidRPr="000A2995">
        <w:rPr>
          <w:rFonts w:ascii="Arial" w:hAnsi="Arial" w:cs="Arial"/>
        </w:rPr>
        <w:t xml:space="preserve"> используются следующие транзакции:</w:t>
      </w:r>
    </w:p>
    <w:p w14:paraId="36828F72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K11</w:t>
      </w:r>
      <w:r w:rsidRPr="000A2995">
        <w:rPr>
          <w:rFonts w:ascii="Arial" w:hAnsi="Arial" w:cs="Arial"/>
        </w:rPr>
        <w:t xml:space="preserve"> – Создание </w:t>
      </w:r>
      <w:r>
        <w:rPr>
          <w:rFonts w:ascii="Arial" w:hAnsi="Arial" w:cs="Arial"/>
        </w:rPr>
        <w:t>документа измерения</w:t>
      </w:r>
      <w:r w:rsidRPr="000A2995">
        <w:rPr>
          <w:rFonts w:ascii="Arial" w:hAnsi="Arial" w:cs="Arial"/>
        </w:rPr>
        <w:t>;</w:t>
      </w:r>
    </w:p>
    <w:p w14:paraId="49C5D597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K1</w:t>
      </w:r>
      <w:r>
        <w:rPr>
          <w:rFonts w:ascii="Arial" w:hAnsi="Arial" w:cs="Arial"/>
        </w:rPr>
        <w:t>2</w:t>
      </w:r>
      <w:r w:rsidRPr="000A2995">
        <w:rPr>
          <w:rFonts w:ascii="Arial" w:hAnsi="Arial" w:cs="Arial"/>
        </w:rPr>
        <w:t xml:space="preserve"> – Изменение </w:t>
      </w:r>
      <w:r>
        <w:rPr>
          <w:rFonts w:ascii="Arial" w:hAnsi="Arial" w:cs="Arial"/>
        </w:rPr>
        <w:t>документа измерения</w:t>
      </w:r>
      <w:r w:rsidRPr="000A2995">
        <w:rPr>
          <w:rFonts w:ascii="Arial" w:hAnsi="Arial" w:cs="Arial"/>
        </w:rPr>
        <w:t>;</w:t>
      </w:r>
    </w:p>
    <w:p w14:paraId="156C1849" w14:textId="77777777" w:rsidR="00830F85" w:rsidRDefault="008C1ADB" w:rsidP="008C1ADB">
      <w:pPr>
        <w:pStyle w:val="a7"/>
        <w:numPr>
          <w:ilvl w:val="0"/>
          <w:numId w:val="62"/>
        </w:numPr>
        <w:rPr>
          <w:ins w:id="3057" w:author="Serjo" w:date="2020-04-12T13:22:00Z"/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K1</w:t>
      </w:r>
      <w:r>
        <w:rPr>
          <w:rFonts w:ascii="Arial" w:hAnsi="Arial" w:cs="Arial"/>
        </w:rPr>
        <w:t xml:space="preserve">3 </w:t>
      </w:r>
      <w:r w:rsidRPr="000A2995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Просмотр документа измерения</w:t>
      </w:r>
      <w:ins w:id="3058" w:author="Serjo" w:date="2020-04-12T13:22:00Z">
        <w:r w:rsidR="00830F85">
          <w:rPr>
            <w:rFonts w:ascii="Arial" w:hAnsi="Arial" w:cs="Arial"/>
          </w:rPr>
          <w:t>;</w:t>
        </w:r>
      </w:ins>
    </w:p>
    <w:p w14:paraId="459FDF24" w14:textId="23C55196" w:rsidR="008C1ADB" w:rsidRPr="000A2995" w:rsidRDefault="00830F85" w:rsidP="00830F85">
      <w:pPr>
        <w:pStyle w:val="a7"/>
        <w:numPr>
          <w:ilvl w:val="0"/>
          <w:numId w:val="62"/>
        </w:numPr>
        <w:rPr>
          <w:rFonts w:ascii="Arial" w:hAnsi="Arial" w:cs="Arial"/>
        </w:rPr>
      </w:pPr>
      <w:ins w:id="3059" w:author="Serjo" w:date="2020-04-12T13:23:00Z">
        <w:r w:rsidRPr="00F80D52">
          <w:rPr>
            <w:rFonts w:ascii="Arial" w:hAnsi="Arial" w:cs="Arial"/>
          </w:rPr>
          <w:t>ZPM_DOCIZM</w:t>
        </w:r>
        <w:r w:rsidRPr="00830F85">
          <w:rPr>
            <w:rFonts w:ascii="Arial" w:hAnsi="Arial" w:cs="Arial"/>
            <w:rPrChange w:id="3060" w:author="Serjo" w:date="2020-04-12T13:23:00Z">
              <w:rPr>
                <w:rFonts w:ascii="Arial" w:hAnsi="Arial" w:cs="Arial"/>
                <w:lang w:val="en-US"/>
              </w:rPr>
            </w:rPrChange>
          </w:rPr>
          <w:t xml:space="preserve"> – </w:t>
        </w:r>
        <w:r w:rsidRPr="00830F85">
          <w:rPr>
            <w:rFonts w:ascii="Arial" w:hAnsi="Arial" w:cs="Arial"/>
          </w:rPr>
          <w:t>Просмотр списка документов измерений</w:t>
        </w:r>
      </w:ins>
      <w:del w:id="3061" w:author="Serjo" w:date="2020-04-12T13:22:00Z">
        <w:r w:rsidR="008C1ADB" w:rsidRPr="000A2995" w:rsidDel="00830F85">
          <w:rPr>
            <w:rFonts w:ascii="Arial" w:hAnsi="Arial" w:cs="Arial"/>
          </w:rPr>
          <w:delText>.</w:delText>
        </w:r>
      </w:del>
    </w:p>
    <w:p w14:paraId="21404764" w14:textId="77777777" w:rsidR="008C1ADB" w:rsidRPr="0052647E" w:rsidRDefault="008C1ADB" w:rsidP="0052647E">
      <w:pPr>
        <w:pStyle w:val="a7"/>
        <w:rPr>
          <w:rFonts w:ascii="Arial" w:hAnsi="Arial" w:cs="Arial"/>
        </w:rPr>
      </w:pPr>
      <w:r w:rsidRPr="000A2995">
        <w:rPr>
          <w:rFonts w:ascii="Arial" w:hAnsi="Arial" w:cs="Arial"/>
        </w:rPr>
        <w:t>Объект «</w:t>
      </w:r>
      <w:r>
        <w:rPr>
          <w:rFonts w:ascii="Arial" w:hAnsi="Arial" w:cs="Arial"/>
        </w:rPr>
        <w:t>документ измерения</w:t>
      </w:r>
      <w:r w:rsidR="0052647E">
        <w:rPr>
          <w:rFonts w:ascii="Arial" w:hAnsi="Arial" w:cs="Arial"/>
        </w:rPr>
        <w:t>» состоит из следующих полей:</w:t>
      </w:r>
    </w:p>
    <w:p w14:paraId="39FF7C9A" w14:textId="463B2C14" w:rsidR="00C126D9" w:rsidRPr="00A03DDE" w:rsidRDefault="00C126D9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>
        <w:rPr>
          <w:rFonts w:ascii="Arial" w:hAnsi="Arial" w:cs="Arial"/>
          <w:b/>
          <w:sz w:val="22"/>
        </w:rPr>
        <w:t>1</w:t>
      </w:r>
      <w:ins w:id="3062" w:author="Serjo" w:date="2020-04-29T12:25:00Z">
        <w:r w:rsidR="001E116D">
          <w:rPr>
            <w:rFonts w:ascii="Arial" w:hAnsi="Arial" w:cs="Arial"/>
            <w:b/>
            <w:sz w:val="22"/>
          </w:rPr>
          <w:t>9</w:t>
        </w:r>
      </w:ins>
      <w:del w:id="3063" w:author="Serjo" w:date="2020-04-29T12:25:00Z">
        <w:r w:rsidR="00E10B18" w:rsidDel="001E116D">
          <w:rPr>
            <w:rFonts w:ascii="Arial" w:hAnsi="Arial" w:cs="Arial"/>
            <w:b/>
            <w:sz w:val="22"/>
          </w:rPr>
          <w:delText>7</w:delText>
        </w:r>
      </w:del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>
        <w:rPr>
          <w:rFonts w:ascii="Arial" w:hAnsi="Arial" w:cs="Arial"/>
          <w:b/>
          <w:sz w:val="22"/>
        </w:rPr>
        <w:t>Описание полей документов измерений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7923"/>
      </w:tblGrid>
      <w:tr w:rsidR="001035CD" w14:paraId="3F0D167E" w14:textId="77777777" w:rsidTr="00F91805">
        <w:trPr>
          <w:cantSplit/>
          <w:trHeight w:val="397"/>
          <w:tblHeader/>
        </w:trPr>
        <w:tc>
          <w:tcPr>
            <w:tcW w:w="11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BFF68" w14:textId="77777777" w:rsidR="001035CD" w:rsidRDefault="001035CD" w:rsidP="001035CD">
            <w:pPr>
              <w:spacing w:line="276" w:lineRule="auto"/>
              <w:jc w:val="center"/>
              <w:rPr>
                <w:sz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Поле документа </w:t>
            </w:r>
          </w:p>
        </w:tc>
        <w:tc>
          <w:tcPr>
            <w:tcW w:w="38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1FBFD" w14:textId="77777777" w:rsidR="001035CD" w:rsidRDefault="001035CD" w:rsidP="001035CD">
            <w:pPr>
              <w:spacing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Содержание поля документа</w:t>
            </w:r>
          </w:p>
        </w:tc>
      </w:tr>
      <w:tr w:rsidR="001035CD" w14:paraId="68856A38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4A3BB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Точка измерения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A3378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1035CD" w14:paraId="0E603A38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8C833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Дата/Время измерения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52EE9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 xml:space="preserve">По умолчанию проставляется текущая дата / время. </w:t>
            </w:r>
          </w:p>
          <w:p w14:paraId="53556714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Вводится вручную или выбирается из календаря.</w:t>
            </w:r>
          </w:p>
        </w:tc>
      </w:tr>
      <w:tr w:rsidR="001035CD" w:rsidRPr="00B715FD" w14:paraId="062B4D5E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6228E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Показание счетчика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85B82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Вводится вручную</w:t>
            </w:r>
          </w:p>
        </w:tc>
      </w:tr>
      <w:tr w:rsidR="001035CD" w14:paraId="39E38A7F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3B909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Разница показаний счетчика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E565A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Вводится вручную</w:t>
            </w:r>
            <w:r w:rsidR="00C27059" w:rsidRPr="002D0875">
              <w:rPr>
                <w:rFonts w:ascii="Arial" w:hAnsi="Arial" w:cs="Arial"/>
                <w:sz w:val="20"/>
                <w:szCs w:val="20"/>
              </w:rPr>
              <w:t xml:space="preserve"> или вычисляется (предыдущее показание – текущее показание)</w:t>
            </w:r>
          </w:p>
        </w:tc>
      </w:tr>
      <w:tr w:rsidR="001035CD" w14:paraId="62A32F1A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4EEC5" w14:textId="77777777" w:rsidR="001035CD" w:rsidRPr="002D0875" w:rsidRDefault="00C27059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>Текст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8E418" w14:textId="77777777" w:rsidR="001035CD" w:rsidRPr="002D0875" w:rsidRDefault="001035CD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D0875">
              <w:rPr>
                <w:rFonts w:ascii="Arial" w:hAnsi="Arial" w:cs="Arial"/>
                <w:sz w:val="20"/>
                <w:szCs w:val="20"/>
              </w:rPr>
              <w:t xml:space="preserve">Вводится вручную </w:t>
            </w:r>
          </w:p>
        </w:tc>
      </w:tr>
      <w:tr w:rsidR="00406185" w14:paraId="260C44EE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2F61A" w14:textId="77777777" w:rsidR="00406185" w:rsidRPr="002D0875" w:rsidRDefault="003F127C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 оценки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80E5F" w14:textId="77777777" w:rsidR="00406185" w:rsidRPr="002D0875" w:rsidRDefault="003F127C" w:rsidP="001035C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Вводится вручную</w:t>
            </w:r>
          </w:p>
        </w:tc>
      </w:tr>
    </w:tbl>
    <w:p w14:paraId="3FBD2006" w14:textId="77777777" w:rsidR="005662F2" w:rsidRDefault="005662F2" w:rsidP="005662F2">
      <w:pPr>
        <w:rPr>
          <w:rFonts w:eastAsiaTheme="majorEastAsia"/>
        </w:rPr>
      </w:pPr>
    </w:p>
    <w:p w14:paraId="55825D8C" w14:textId="77777777" w:rsidR="003F127C" w:rsidRPr="00A03DDE" w:rsidRDefault="003F127C" w:rsidP="00A03DDE">
      <w:pPr>
        <w:pStyle w:val="a7"/>
        <w:spacing w:line="276" w:lineRule="auto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>В систему вводится код оценки, который придает значение текущим измеряемым данным.</w:t>
      </w:r>
      <w:r>
        <w:rPr>
          <w:rFonts w:ascii="Arial" w:hAnsi="Arial" w:cs="Arial"/>
        </w:rPr>
        <w:t xml:space="preserve"> </w:t>
      </w:r>
      <w:r w:rsidRPr="00A03DDE">
        <w:rPr>
          <w:rFonts w:ascii="Arial" w:hAnsi="Arial" w:cs="Arial"/>
        </w:rPr>
        <w:t>Вводить качественную оценку можно, если это явно задано в системе для соответствующей точки измерения.</w:t>
      </w:r>
    </w:p>
    <w:p w14:paraId="054B95C3" w14:textId="77777777" w:rsidR="00F6212D" w:rsidRPr="00A03DDE" w:rsidRDefault="00F6212D" w:rsidP="0052647E">
      <w:pPr>
        <w:pStyle w:val="a7"/>
        <w:spacing w:line="276" w:lineRule="auto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>В документ измерений вводится как показания наработки, так и состояние оборудования, в котором она находится на дату ввода документа измерений. Состояние оборудования фиксируется при помощи значений из справочника состояния оборудования (каталог X, группа кодов X010 - Состояние ЕО).</w:t>
      </w:r>
    </w:p>
    <w:p w14:paraId="3FBCFB68" w14:textId="77777777" w:rsidR="00F6212D" w:rsidRPr="00A03DDE" w:rsidRDefault="00F6212D" w:rsidP="005662F2">
      <w:pPr>
        <w:rPr>
          <w:rFonts w:eastAsiaTheme="majorEastAsia"/>
        </w:rPr>
      </w:pPr>
    </w:p>
    <w:p w14:paraId="5005AD01" w14:textId="0843AB31" w:rsidR="00AF0CE2" w:rsidRDefault="004C617E" w:rsidP="003945DC">
      <w:pPr>
        <w:pStyle w:val="3"/>
      </w:pPr>
      <w:bookmarkStart w:id="3064" w:name="_Toc69302509"/>
      <w:r>
        <w:lastRenderedPageBreak/>
        <w:t>Точка</w:t>
      </w:r>
      <w:r w:rsidR="00AF0CE2" w:rsidRPr="00AF0CE2">
        <w:t xml:space="preserve"> измерения</w:t>
      </w:r>
      <w:ins w:id="3065" w:author="Владимир Лаут" w:date="2021-04-09T17:33:00Z">
        <w:r w:rsidR="000A7506">
          <w:t xml:space="preserve"> и счетчик</w:t>
        </w:r>
      </w:ins>
      <w:bookmarkEnd w:id="3064"/>
    </w:p>
    <w:p w14:paraId="2D51B3C2" w14:textId="0F63796E" w:rsidR="000A7506" w:rsidRDefault="000A7506" w:rsidP="000A7506">
      <w:pPr>
        <w:spacing w:line="276" w:lineRule="auto"/>
        <w:ind w:firstLine="567"/>
        <w:rPr>
          <w:ins w:id="3066" w:author="Владимир Лаут" w:date="2021-04-09T17:33:00Z"/>
          <w:rFonts w:ascii="Arial" w:hAnsi="Arial" w:cs="Arial"/>
        </w:rPr>
      </w:pPr>
      <w:ins w:id="3067" w:author="Владимир Лаут" w:date="2021-04-09T17:33:00Z">
        <w:r>
          <w:rPr>
            <w:rFonts w:ascii="Arial" w:hAnsi="Arial" w:cs="Arial"/>
          </w:rPr>
          <w:t>При монтаже объекта на вышестоящее техническое место или ЕО, существует возможность наследовать наработку с вышестоящего объекта. Например: пробег самосвала будет автоматически передаваться каждой смонтированной на него шин</w:t>
        </w:r>
      </w:ins>
      <w:ins w:id="3068" w:author="Владимир Лаут" w:date="2021-04-14T18:41:00Z">
        <w:r w:rsidR="00F20CFF">
          <w:rPr>
            <w:rFonts w:ascii="Arial" w:hAnsi="Arial" w:cs="Arial"/>
          </w:rPr>
          <w:t>е</w:t>
        </w:r>
      </w:ins>
      <w:ins w:id="3069" w:author="Владимир Лаут" w:date="2021-04-09T17:33:00Z">
        <w:r>
          <w:rPr>
            <w:rFonts w:ascii="Arial" w:hAnsi="Arial" w:cs="Arial"/>
          </w:rPr>
          <w:t>.</w:t>
        </w:r>
      </w:ins>
    </w:p>
    <w:p w14:paraId="7BB36C61" w14:textId="164BCC6C" w:rsidR="000A7506" w:rsidRDefault="000A7506" w:rsidP="000A7506">
      <w:pPr>
        <w:pStyle w:val="a7"/>
        <w:rPr>
          <w:ins w:id="3070" w:author="Владимир Лаут" w:date="2021-04-09T17:33:00Z"/>
          <w:rFonts w:ascii="Arial" w:hAnsi="Arial" w:cs="Arial"/>
        </w:rPr>
      </w:pPr>
      <w:ins w:id="3071" w:author="Владимир Лаут" w:date="2021-04-09T17:33:00Z">
        <w:r>
          <w:rPr>
            <w:rFonts w:ascii="Arial" w:hAnsi="Arial" w:cs="Arial"/>
          </w:rPr>
          <w:t>Данная настройка выполняется в точке измерения. Сообщение о передач</w:t>
        </w:r>
      </w:ins>
      <w:ins w:id="3072" w:author="Владимир Лаут" w:date="2021-04-14T18:41:00Z">
        <w:r w:rsidR="00F20CFF">
          <w:rPr>
            <w:rFonts w:ascii="Arial" w:hAnsi="Arial" w:cs="Arial"/>
          </w:rPr>
          <w:t>е</w:t>
        </w:r>
      </w:ins>
      <w:bookmarkStart w:id="3073" w:name="_GoBack"/>
      <w:bookmarkEnd w:id="3073"/>
      <w:ins w:id="3074" w:author="Владимир Лаут" w:date="2021-04-09T17:33:00Z">
        <w:r>
          <w:rPr>
            <w:rFonts w:ascii="Arial" w:hAnsi="Arial" w:cs="Arial"/>
          </w:rPr>
          <w:t xml:space="preserve"> значений и показаний счетчиков, где необходимо указать счетчик</w:t>
        </w:r>
      </w:ins>
      <w:ins w:id="3075" w:author="Владимир Лаут" w:date="2021-04-14T12:45:00Z">
        <w:r w:rsidR="007A5BA9">
          <w:rPr>
            <w:rFonts w:ascii="Arial" w:hAnsi="Arial" w:cs="Arial"/>
          </w:rPr>
          <w:t>,</w:t>
        </w:r>
      </w:ins>
      <w:ins w:id="3076" w:author="Владимир Лаут" w:date="2021-04-09T17:33:00Z">
        <w:r>
          <w:rPr>
            <w:rFonts w:ascii="Arial" w:hAnsi="Arial" w:cs="Arial"/>
          </w:rPr>
          <w:t xml:space="preserve"> с которого будет наследоваться наработка, открывается при осуществлении монтажа объекта.</w:t>
        </w:r>
      </w:ins>
    </w:p>
    <w:p w14:paraId="04CAF29B" w14:textId="70F4D59A" w:rsidR="008C1ADB" w:rsidRPr="000A2995" w:rsidRDefault="008C1ADB" w:rsidP="008C1ADB">
      <w:pPr>
        <w:pStyle w:val="a7"/>
        <w:rPr>
          <w:rFonts w:ascii="Arial" w:hAnsi="Arial" w:cs="Arial"/>
        </w:rPr>
      </w:pPr>
      <w:r w:rsidRPr="000A2995">
        <w:rPr>
          <w:rFonts w:ascii="Arial" w:hAnsi="Arial" w:cs="Arial"/>
        </w:rPr>
        <w:t xml:space="preserve">Для ведения </w:t>
      </w:r>
      <w:r>
        <w:rPr>
          <w:rFonts w:ascii="Arial" w:hAnsi="Arial" w:cs="Arial"/>
        </w:rPr>
        <w:t>точек измерения</w:t>
      </w:r>
      <w:r w:rsidRPr="000A2995">
        <w:rPr>
          <w:rFonts w:ascii="Arial" w:hAnsi="Arial" w:cs="Arial"/>
        </w:rPr>
        <w:t xml:space="preserve"> используются следующие транзакции:</w:t>
      </w:r>
    </w:p>
    <w:p w14:paraId="78C9E5B8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</w:t>
      </w:r>
      <w:r>
        <w:rPr>
          <w:rFonts w:ascii="Arial" w:hAnsi="Arial" w:cs="Arial"/>
        </w:rPr>
        <w:t>01</w:t>
      </w:r>
      <w:r w:rsidRPr="000A2995">
        <w:rPr>
          <w:rFonts w:ascii="Arial" w:hAnsi="Arial" w:cs="Arial"/>
        </w:rPr>
        <w:t xml:space="preserve"> – Создание </w:t>
      </w:r>
      <w:r>
        <w:rPr>
          <w:rFonts w:ascii="Arial" w:hAnsi="Arial" w:cs="Arial"/>
        </w:rPr>
        <w:t>точки измерения</w:t>
      </w:r>
      <w:r w:rsidRPr="000A2995">
        <w:rPr>
          <w:rFonts w:ascii="Arial" w:hAnsi="Arial" w:cs="Arial"/>
        </w:rPr>
        <w:t>;</w:t>
      </w:r>
    </w:p>
    <w:p w14:paraId="747EB3A2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</w:t>
      </w:r>
      <w:r>
        <w:rPr>
          <w:rFonts w:ascii="Arial" w:hAnsi="Arial" w:cs="Arial"/>
        </w:rPr>
        <w:t>02</w:t>
      </w:r>
      <w:r w:rsidRPr="000A2995">
        <w:rPr>
          <w:rFonts w:ascii="Arial" w:hAnsi="Arial" w:cs="Arial"/>
        </w:rPr>
        <w:t xml:space="preserve"> – Изменение </w:t>
      </w:r>
      <w:r>
        <w:rPr>
          <w:rFonts w:ascii="Arial" w:hAnsi="Arial" w:cs="Arial"/>
        </w:rPr>
        <w:t>точки измерения</w:t>
      </w:r>
      <w:r w:rsidRPr="000A2995">
        <w:rPr>
          <w:rFonts w:ascii="Arial" w:hAnsi="Arial" w:cs="Arial"/>
        </w:rPr>
        <w:t>;</w:t>
      </w:r>
    </w:p>
    <w:p w14:paraId="1E946B0A" w14:textId="77777777" w:rsidR="00830F85" w:rsidRDefault="008C1ADB" w:rsidP="008C1ADB">
      <w:pPr>
        <w:pStyle w:val="a7"/>
        <w:numPr>
          <w:ilvl w:val="0"/>
          <w:numId w:val="62"/>
        </w:numPr>
        <w:rPr>
          <w:ins w:id="3077" w:author="Serjo" w:date="2020-04-12T13:23:00Z"/>
          <w:rFonts w:ascii="Arial" w:hAnsi="Arial" w:cs="Arial"/>
        </w:rPr>
      </w:pPr>
      <w:r w:rsidRPr="000A2995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>K</w:t>
      </w:r>
      <w:r>
        <w:rPr>
          <w:rFonts w:ascii="Arial" w:hAnsi="Arial" w:cs="Arial"/>
        </w:rPr>
        <w:t xml:space="preserve">03 </w:t>
      </w:r>
      <w:r w:rsidRPr="000A2995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Просмотр точки измерения</w:t>
      </w:r>
      <w:ins w:id="3078" w:author="Serjo" w:date="2020-04-12T13:23:00Z">
        <w:r w:rsidR="00830F85">
          <w:rPr>
            <w:rFonts w:ascii="Arial" w:hAnsi="Arial" w:cs="Arial"/>
          </w:rPr>
          <w:t>;</w:t>
        </w:r>
      </w:ins>
    </w:p>
    <w:p w14:paraId="3BBE4E5B" w14:textId="41B884B3" w:rsidR="008C1ADB" w:rsidRPr="000A2995" w:rsidRDefault="00830F85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ins w:id="3079" w:author="Serjo" w:date="2020-04-12T13:23:00Z">
        <w:r>
          <w:rPr>
            <w:rFonts w:ascii="Arial" w:hAnsi="Arial" w:cs="Arial"/>
            <w:lang w:val="en-US"/>
          </w:rPr>
          <w:t>IK</w:t>
        </w:r>
      </w:ins>
      <w:ins w:id="3080" w:author="Serjo" w:date="2020-04-12T13:24:00Z">
        <w:r w:rsidRPr="00830F85">
          <w:rPr>
            <w:rFonts w:ascii="Arial" w:hAnsi="Arial" w:cs="Arial"/>
            <w:rPrChange w:id="3081" w:author="Serjo" w:date="2020-04-12T13:24:00Z">
              <w:rPr>
                <w:rFonts w:ascii="Arial" w:hAnsi="Arial" w:cs="Arial"/>
                <w:lang w:val="en-US"/>
              </w:rPr>
            </w:rPrChange>
          </w:rPr>
          <w:t xml:space="preserve">08 </w:t>
        </w:r>
        <w:r>
          <w:rPr>
            <w:rFonts w:ascii="Arial" w:hAnsi="Arial" w:cs="Arial"/>
          </w:rPr>
          <w:t>–</w:t>
        </w:r>
        <w:r w:rsidRPr="00830F85">
          <w:rPr>
            <w:rFonts w:ascii="Arial" w:hAnsi="Arial" w:cs="Arial"/>
            <w:rPrChange w:id="3082" w:author="Serjo" w:date="2020-04-12T13:24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</w:rPr>
          <w:t>Изменение списка точек измерений</w:t>
        </w:r>
      </w:ins>
      <w:del w:id="3083" w:author="Serjo" w:date="2020-04-12T13:23:00Z">
        <w:r w:rsidR="008C1ADB" w:rsidRPr="000A2995" w:rsidDel="00830F85">
          <w:rPr>
            <w:rFonts w:ascii="Arial" w:hAnsi="Arial" w:cs="Arial"/>
          </w:rPr>
          <w:delText>.</w:delText>
        </w:r>
      </w:del>
    </w:p>
    <w:p w14:paraId="0ED0C052" w14:textId="77777777" w:rsidR="008C1ADB" w:rsidRPr="0052647E" w:rsidRDefault="008C1ADB" w:rsidP="0052647E">
      <w:pPr>
        <w:pStyle w:val="a7"/>
        <w:rPr>
          <w:rFonts w:ascii="Arial" w:hAnsi="Arial" w:cs="Arial"/>
        </w:rPr>
      </w:pPr>
      <w:r w:rsidRPr="000A2995">
        <w:rPr>
          <w:rFonts w:ascii="Arial" w:hAnsi="Arial" w:cs="Arial"/>
        </w:rPr>
        <w:t>Объект «</w:t>
      </w:r>
      <w:r>
        <w:rPr>
          <w:rFonts w:ascii="Arial" w:hAnsi="Arial" w:cs="Arial"/>
        </w:rPr>
        <w:t>точка измерения</w:t>
      </w:r>
      <w:r w:rsidR="0052647E">
        <w:rPr>
          <w:rFonts w:ascii="Arial" w:hAnsi="Arial" w:cs="Arial"/>
        </w:rPr>
        <w:t>» состоит из следующих полей:</w:t>
      </w:r>
    </w:p>
    <w:p w14:paraId="796EB34C" w14:textId="4CEF016A" w:rsidR="004C617E" w:rsidRPr="00A03DDE" w:rsidRDefault="00C126D9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ins w:id="3084" w:author="Serjo" w:date="2020-04-29T12:25:00Z">
        <w:r w:rsidR="001E116D">
          <w:rPr>
            <w:rFonts w:ascii="Arial" w:hAnsi="Arial" w:cs="Arial"/>
            <w:b/>
            <w:sz w:val="22"/>
          </w:rPr>
          <w:t>20</w:t>
        </w:r>
      </w:ins>
      <w:del w:id="3085" w:author="Serjo" w:date="2020-04-29T12:25:00Z">
        <w:r w:rsidDel="001E116D">
          <w:rPr>
            <w:rFonts w:ascii="Arial" w:hAnsi="Arial" w:cs="Arial"/>
            <w:b/>
            <w:sz w:val="22"/>
          </w:rPr>
          <w:delText>1</w:delText>
        </w:r>
        <w:r w:rsidR="00E10B18" w:rsidRPr="0009099C" w:rsidDel="001E116D">
          <w:rPr>
            <w:rFonts w:ascii="Arial" w:hAnsi="Arial" w:cs="Arial"/>
            <w:b/>
            <w:sz w:val="22"/>
          </w:rPr>
          <w:delText>8</w:delText>
        </w:r>
      </w:del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>
        <w:rPr>
          <w:rFonts w:ascii="Arial" w:hAnsi="Arial" w:cs="Arial"/>
          <w:b/>
          <w:sz w:val="22"/>
        </w:rPr>
        <w:t>Описание полей точки измерения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7923"/>
      </w:tblGrid>
      <w:tr w:rsidR="00AF0CE2" w14:paraId="319D42D5" w14:textId="77777777" w:rsidTr="00F91805">
        <w:trPr>
          <w:cantSplit/>
          <w:trHeight w:val="397"/>
          <w:tblHeader/>
        </w:trPr>
        <w:tc>
          <w:tcPr>
            <w:tcW w:w="11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15C94" w14:textId="77777777" w:rsidR="00AF0CE2" w:rsidRDefault="00AF0CE2" w:rsidP="000C1778">
            <w:pPr>
              <w:spacing w:line="276" w:lineRule="auto"/>
              <w:jc w:val="center"/>
              <w:rPr>
                <w:sz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Поле документа </w:t>
            </w:r>
          </w:p>
        </w:tc>
        <w:tc>
          <w:tcPr>
            <w:tcW w:w="38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957E2" w14:textId="77777777" w:rsidR="00AF0CE2" w:rsidRDefault="00AF0CE2" w:rsidP="000C1778">
            <w:pPr>
              <w:spacing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Содержание поля документа</w:t>
            </w:r>
          </w:p>
        </w:tc>
      </w:tr>
      <w:tr w:rsidR="004C617E" w14:paraId="6A42AA9A" w14:textId="77777777" w:rsidTr="00F91805">
        <w:trPr>
          <w:cantSplit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9B506" w14:textId="77777777" w:rsidR="004C617E" w:rsidRPr="002D0875" w:rsidRDefault="004C617E" w:rsidP="004C617E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Начальный экран</w:t>
            </w:r>
          </w:p>
        </w:tc>
      </w:tr>
      <w:tr w:rsidR="004C617E" w14:paraId="74635D03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7C6DD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ОбъектТчкИзмер</w:t>
            </w:r>
          </w:p>
        </w:tc>
        <w:tc>
          <w:tcPr>
            <w:tcW w:w="3893" w:type="pct"/>
          </w:tcPr>
          <w:p w14:paraId="4BB4DBDC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По умолчанию IEQ</w:t>
            </w:r>
          </w:p>
        </w:tc>
      </w:tr>
      <w:tr w:rsidR="004C617E" w14:paraId="7F87CD44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430FB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Ед. оборудов.</w:t>
            </w:r>
          </w:p>
        </w:tc>
        <w:tc>
          <w:tcPr>
            <w:tcW w:w="3893" w:type="pct"/>
          </w:tcPr>
          <w:p w14:paraId="0D07CE73" w14:textId="09593ADA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Системный номер ЕО</w:t>
            </w:r>
            <w:ins w:id="3086" w:author="Владимир Лаут" w:date="2021-04-14T12:45:00Z">
              <w:r w:rsidR="00363AAC">
                <w:rPr>
                  <w:rFonts w:ascii="Arial" w:hAnsi="Arial" w:cs="Arial"/>
                  <w:sz w:val="20"/>
                  <w:szCs w:val="20"/>
                </w:rPr>
                <w:t>,</w:t>
              </w:r>
            </w:ins>
            <w:r w:rsidRPr="004C617E">
              <w:rPr>
                <w:rFonts w:ascii="Arial" w:hAnsi="Arial" w:cs="Arial"/>
                <w:sz w:val="20"/>
                <w:szCs w:val="20"/>
              </w:rPr>
              <w:t xml:space="preserve"> для которой создается ТИ</w:t>
            </w:r>
          </w:p>
        </w:tc>
      </w:tr>
      <w:tr w:rsidR="004C617E" w14:paraId="676A436F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AB273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Тип ТочкиИзмер</w:t>
            </w:r>
          </w:p>
        </w:tc>
        <w:tc>
          <w:tcPr>
            <w:tcW w:w="3893" w:type="pct"/>
          </w:tcPr>
          <w:p w14:paraId="3BFCAC49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По умолчанию «М точка измерения общая»</w:t>
            </w:r>
          </w:p>
        </w:tc>
      </w:tr>
      <w:tr w:rsidR="00CB5031" w14:paraId="3BF33AD7" w14:textId="77777777" w:rsidTr="00F91805">
        <w:trPr>
          <w:cantSplit/>
          <w:ins w:id="3087" w:author="Владимир Лаут" w:date="2021-04-09T17:35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E80B4" w14:textId="277C1B78" w:rsidR="00CB5031" w:rsidRPr="004C617E" w:rsidRDefault="00CB5031" w:rsidP="00CB5031">
            <w:pPr>
              <w:spacing w:line="276" w:lineRule="auto"/>
              <w:rPr>
                <w:ins w:id="3088" w:author="Владимир Лаут" w:date="2021-04-09T17:35:00Z"/>
                <w:rFonts w:ascii="Arial" w:hAnsi="Arial" w:cs="Arial"/>
                <w:sz w:val="20"/>
                <w:szCs w:val="20"/>
              </w:rPr>
            </w:pPr>
            <w:ins w:id="3089" w:author="Владимир Лаут" w:date="2021-04-09T17:35:00Z">
              <w:r w:rsidRPr="004C617E">
                <w:rPr>
                  <w:rFonts w:ascii="Arial" w:hAnsi="Arial" w:cs="Arial"/>
                  <w:sz w:val="20"/>
                  <w:szCs w:val="20"/>
                </w:rPr>
                <w:t>ТчкИзмер- счетчик</w:t>
              </w:r>
            </w:ins>
          </w:p>
        </w:tc>
        <w:tc>
          <w:tcPr>
            <w:tcW w:w="3893" w:type="pct"/>
          </w:tcPr>
          <w:p w14:paraId="5D0C4D02" w14:textId="768CA06E" w:rsidR="00CB5031" w:rsidRPr="004C617E" w:rsidRDefault="00CB5031" w:rsidP="00CB5031">
            <w:pPr>
              <w:spacing w:line="276" w:lineRule="auto"/>
              <w:rPr>
                <w:ins w:id="3090" w:author="Владимир Лаут" w:date="2021-04-09T17:35:00Z"/>
                <w:rFonts w:ascii="Arial" w:hAnsi="Arial" w:cs="Arial"/>
                <w:sz w:val="20"/>
                <w:szCs w:val="20"/>
              </w:rPr>
            </w:pPr>
            <w:ins w:id="3091" w:author="Владимир Лаут" w:date="2021-04-09T17:36:00Z">
              <w:r>
                <w:rPr>
                  <w:rFonts w:ascii="Arial" w:hAnsi="Arial" w:cs="Arial"/>
                  <w:sz w:val="20"/>
                  <w:szCs w:val="20"/>
                </w:rPr>
                <w:t>Заполняется только для счетчиков</w:t>
              </w:r>
            </w:ins>
            <w:ins w:id="3092" w:author="Владимир Лаут" w:date="2021-04-09T17:35:00Z">
              <w:r w:rsidRPr="004C617E">
                <w:rPr>
                  <w:rFonts w:ascii="Arial" w:hAnsi="Arial" w:cs="Arial"/>
                  <w:sz w:val="20"/>
                  <w:szCs w:val="20"/>
                </w:rPr>
                <w:t xml:space="preserve"> «X Счетчик» </w:t>
              </w:r>
            </w:ins>
          </w:p>
        </w:tc>
      </w:tr>
      <w:tr w:rsidR="004C617E" w14:paraId="7C21955E" w14:textId="77777777" w:rsidTr="00F91805">
        <w:trPr>
          <w:cantSplit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9EE22" w14:textId="77777777" w:rsidR="004C617E" w:rsidRPr="004C617E" w:rsidRDefault="004C617E" w:rsidP="004C617E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b/>
              </w:rPr>
              <w:t>Общие данные</w:t>
            </w:r>
          </w:p>
        </w:tc>
      </w:tr>
      <w:tr w:rsidR="004C617E" w14:paraId="29EE2A7B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C43A4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ТчкИзмер</w:t>
            </w:r>
          </w:p>
        </w:tc>
        <w:tc>
          <w:tcPr>
            <w:tcW w:w="3893" w:type="pct"/>
          </w:tcPr>
          <w:p w14:paraId="676BB43B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 xml:space="preserve">Номер точки измерения. Присваивается автоматически </w:t>
            </w:r>
          </w:p>
        </w:tc>
      </w:tr>
      <w:tr w:rsidR="004C617E" w14:paraId="1E80FF5A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06B81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ПозицияИзмерен</w:t>
            </w:r>
          </w:p>
        </w:tc>
        <w:tc>
          <w:tcPr>
            <w:tcW w:w="3893" w:type="pct"/>
          </w:tcPr>
          <w:p w14:paraId="2C88FDE5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Доп. информация по позиции измерения</w:t>
            </w:r>
          </w:p>
        </w:tc>
      </w:tr>
      <w:tr w:rsidR="004C617E" w14:paraId="1AAA67CC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0EC45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Название</w:t>
            </w:r>
          </w:p>
        </w:tc>
        <w:tc>
          <w:tcPr>
            <w:tcW w:w="3893" w:type="pct"/>
          </w:tcPr>
          <w:p w14:paraId="4B050555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Наименование точки измерений</w:t>
            </w:r>
          </w:p>
        </w:tc>
      </w:tr>
      <w:tr w:rsidR="004C617E" w14:paraId="1C7D5266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CAF64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Признак</w:t>
            </w:r>
          </w:p>
        </w:tc>
        <w:tc>
          <w:tcPr>
            <w:tcW w:w="3893" w:type="pct"/>
          </w:tcPr>
          <w:p w14:paraId="7CC13E3B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 xml:space="preserve">Только для типа точки измерения </w:t>
            </w:r>
          </w:p>
        </w:tc>
      </w:tr>
      <w:tr w:rsidR="004C617E" w14:paraId="26AFD343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DB5D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>Единиц/Признак</w:t>
            </w:r>
          </w:p>
        </w:tc>
        <w:tc>
          <w:tcPr>
            <w:tcW w:w="3893" w:type="pct"/>
          </w:tcPr>
          <w:p w14:paraId="30C23D20" w14:textId="77777777" w:rsidR="004C617E" w:rsidRPr="004C617E" w:rsidRDefault="004C617E" w:rsidP="004C61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C617E">
              <w:rPr>
                <w:rFonts w:ascii="Arial" w:hAnsi="Arial" w:cs="Arial"/>
                <w:sz w:val="20"/>
                <w:szCs w:val="20"/>
              </w:rPr>
              <w:t xml:space="preserve">Заполняется автоматически после указания признака </w:t>
            </w:r>
          </w:p>
        </w:tc>
      </w:tr>
      <w:tr w:rsidR="00CB5031" w14:paraId="6E259901" w14:textId="77777777" w:rsidTr="00F91805">
        <w:trPr>
          <w:cantSplit/>
          <w:ins w:id="3093" w:author="Владимир Лаут" w:date="2021-04-09T17:36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5CA97" w14:textId="75ACE11B" w:rsidR="00CB5031" w:rsidRPr="004C617E" w:rsidRDefault="00CB5031" w:rsidP="00CB5031">
            <w:pPr>
              <w:spacing w:line="276" w:lineRule="auto"/>
              <w:rPr>
                <w:ins w:id="3094" w:author="Владимир Лаут" w:date="2021-04-09T17:36:00Z"/>
                <w:rFonts w:ascii="Arial" w:hAnsi="Arial" w:cs="Arial"/>
                <w:sz w:val="20"/>
                <w:szCs w:val="20"/>
              </w:rPr>
            </w:pPr>
            <w:ins w:id="3095" w:author="Владимир Лаут" w:date="2021-04-09T17:36:00Z">
              <w:r w:rsidRPr="004C617E">
                <w:rPr>
                  <w:rFonts w:ascii="Arial" w:hAnsi="Arial" w:cs="Arial"/>
                  <w:sz w:val="20"/>
                  <w:szCs w:val="20"/>
                </w:rPr>
                <w:t>БазиснВыработка</w:t>
              </w:r>
            </w:ins>
          </w:p>
        </w:tc>
        <w:tc>
          <w:tcPr>
            <w:tcW w:w="3893" w:type="pct"/>
          </w:tcPr>
          <w:p w14:paraId="4049E6BC" w14:textId="62787C5D" w:rsidR="00CB5031" w:rsidRPr="004C617E" w:rsidRDefault="00CB5031" w:rsidP="00CB5031">
            <w:pPr>
              <w:spacing w:line="276" w:lineRule="auto"/>
              <w:rPr>
                <w:ins w:id="3096" w:author="Владимир Лаут" w:date="2021-04-09T17:36:00Z"/>
                <w:rFonts w:ascii="Arial" w:hAnsi="Arial" w:cs="Arial"/>
                <w:sz w:val="20"/>
                <w:szCs w:val="20"/>
              </w:rPr>
            </w:pPr>
            <w:ins w:id="3097" w:author="Владимир Лаут" w:date="2021-04-09T17:36:00Z">
              <w:r w:rsidRPr="004C617E">
                <w:rPr>
                  <w:rFonts w:ascii="Arial" w:hAnsi="Arial" w:cs="Arial"/>
                  <w:sz w:val="20"/>
                  <w:szCs w:val="20"/>
                </w:rPr>
                <w:t>Годовая базисная выработка данной единицы оборудовании (только для используемых в ППР)</w:t>
              </w:r>
              <w:r>
                <w:rPr>
                  <w:rFonts w:ascii="Arial" w:hAnsi="Arial" w:cs="Arial"/>
                  <w:sz w:val="20"/>
                  <w:szCs w:val="20"/>
                </w:rPr>
                <w:t xml:space="preserve">. </w:t>
              </w:r>
            </w:ins>
            <w:ins w:id="3098" w:author="Владимир Лаут" w:date="2021-04-09T17:37:00Z">
              <w:r>
                <w:rPr>
                  <w:rFonts w:ascii="Arial" w:hAnsi="Arial" w:cs="Arial"/>
                  <w:sz w:val="20"/>
                  <w:szCs w:val="20"/>
                </w:rPr>
                <w:t>Заполняется только для счетчиков</w:t>
              </w:r>
            </w:ins>
          </w:p>
        </w:tc>
      </w:tr>
    </w:tbl>
    <w:p w14:paraId="424874A0" w14:textId="77777777" w:rsidR="00C27059" w:rsidRPr="000C1778" w:rsidRDefault="00C27059" w:rsidP="005662F2">
      <w:pPr>
        <w:rPr>
          <w:rFonts w:eastAsiaTheme="majorEastAsia"/>
        </w:rPr>
      </w:pPr>
    </w:p>
    <w:p w14:paraId="70AEFC4F" w14:textId="0CAC5626" w:rsidR="004C617E" w:rsidDel="00CB5031" w:rsidRDefault="004C617E" w:rsidP="003945DC">
      <w:pPr>
        <w:pStyle w:val="3"/>
        <w:rPr>
          <w:del w:id="3099" w:author="Владимир Лаут" w:date="2021-04-09T17:37:00Z"/>
        </w:rPr>
      </w:pPr>
      <w:del w:id="3100" w:author="Владимир Лаут" w:date="2021-04-09T17:37:00Z">
        <w:r w:rsidDel="00CB5031">
          <w:delText>Счетчик</w:delText>
        </w:r>
      </w:del>
    </w:p>
    <w:p w14:paraId="041248E8" w14:textId="4A71A394" w:rsidR="008E5E2B" w:rsidDel="00CB5031" w:rsidRDefault="008E5E2B" w:rsidP="004C617E">
      <w:pPr>
        <w:rPr>
          <w:del w:id="3101" w:author="Владимир Лаут" w:date="2021-04-09T17:37:00Z"/>
          <w:rFonts w:ascii="Arial" w:hAnsi="Arial" w:cs="Arial"/>
          <w:b/>
        </w:rPr>
      </w:pPr>
    </w:p>
    <w:p w14:paraId="4C839677" w14:textId="21020A4A" w:rsidR="007959A0" w:rsidDel="00CB5031" w:rsidRDefault="0055537A" w:rsidP="00A03DDE">
      <w:pPr>
        <w:spacing w:line="276" w:lineRule="auto"/>
        <w:ind w:firstLine="567"/>
        <w:rPr>
          <w:del w:id="3102" w:author="Владимир Лаут" w:date="2021-04-09T17:37:00Z"/>
          <w:rFonts w:ascii="Arial" w:hAnsi="Arial" w:cs="Arial"/>
        </w:rPr>
      </w:pPr>
      <w:del w:id="3103" w:author="Владимир Лаут" w:date="2021-04-09T17:37:00Z">
        <w:r w:rsidDel="00CB5031">
          <w:rPr>
            <w:rFonts w:ascii="Arial" w:hAnsi="Arial" w:cs="Arial"/>
          </w:rPr>
          <w:delText>При монтаже объекта на вышестоящее техническое место или ЕО, существует возможность наследовать наработку с вышестоящего объекта.</w:delText>
        </w:r>
        <w:r w:rsidR="007959A0" w:rsidDel="00CB5031">
          <w:rPr>
            <w:rFonts w:ascii="Arial" w:hAnsi="Arial" w:cs="Arial"/>
          </w:rPr>
          <w:delText xml:space="preserve"> Например: пробег самосвала будет автоматически передаваться каждой смонтированной на него шины.</w:delText>
        </w:r>
      </w:del>
    </w:p>
    <w:p w14:paraId="6F30372F" w14:textId="121500BD" w:rsidR="008E5E2B" w:rsidDel="00CB5031" w:rsidRDefault="0055537A" w:rsidP="007959A0">
      <w:pPr>
        <w:spacing w:line="276" w:lineRule="auto"/>
        <w:ind w:firstLine="567"/>
        <w:rPr>
          <w:del w:id="3104" w:author="Владимир Лаут" w:date="2021-04-09T17:37:00Z"/>
          <w:rFonts w:ascii="Arial" w:hAnsi="Arial" w:cs="Arial"/>
        </w:rPr>
      </w:pPr>
      <w:del w:id="3105" w:author="Владимир Лаут" w:date="2021-04-09T17:37:00Z">
        <w:r w:rsidDel="00CB5031">
          <w:rPr>
            <w:rFonts w:ascii="Arial" w:hAnsi="Arial" w:cs="Arial"/>
          </w:rPr>
          <w:delText>Данная настройка выполняется в точке измерения. Сообщение о передачи значений и показаний счетчиков, где необходимо указать счетчик с которого будет наследоваться наработка, открывается при осуществлении монтажа объекта.</w:delText>
        </w:r>
      </w:del>
    </w:p>
    <w:p w14:paraId="27C1EBC1" w14:textId="31882071" w:rsidR="008C1ADB" w:rsidRPr="000A2995" w:rsidDel="00CB5031" w:rsidRDefault="008C1ADB" w:rsidP="00C71336">
      <w:pPr>
        <w:pStyle w:val="a7"/>
        <w:ind w:firstLine="567"/>
        <w:rPr>
          <w:del w:id="3106" w:author="Владимир Лаут" w:date="2021-04-09T17:37:00Z"/>
          <w:rFonts w:ascii="Arial" w:hAnsi="Arial" w:cs="Arial"/>
        </w:rPr>
      </w:pPr>
      <w:del w:id="3107" w:author="Владимир Лаут" w:date="2021-04-09T17:37:00Z">
        <w:r w:rsidRPr="000A2995" w:rsidDel="00CB5031">
          <w:rPr>
            <w:rFonts w:ascii="Arial" w:hAnsi="Arial" w:cs="Arial"/>
          </w:rPr>
          <w:delText xml:space="preserve">Для ведения </w:delText>
        </w:r>
        <w:r w:rsidDel="00CB5031">
          <w:rPr>
            <w:rFonts w:ascii="Arial" w:hAnsi="Arial" w:cs="Arial"/>
          </w:rPr>
          <w:delText>точек измерения</w:delText>
        </w:r>
        <w:r w:rsidRPr="000A2995" w:rsidDel="00CB5031">
          <w:rPr>
            <w:rFonts w:ascii="Arial" w:hAnsi="Arial" w:cs="Arial"/>
          </w:rPr>
          <w:delText xml:space="preserve"> используются следующие транзакции:</w:delText>
        </w:r>
      </w:del>
    </w:p>
    <w:p w14:paraId="557E1152" w14:textId="7D746FCC" w:rsidR="008C1ADB" w:rsidRPr="000A2995" w:rsidDel="00CB5031" w:rsidRDefault="008C1ADB" w:rsidP="008C1ADB">
      <w:pPr>
        <w:pStyle w:val="a7"/>
        <w:numPr>
          <w:ilvl w:val="0"/>
          <w:numId w:val="62"/>
        </w:numPr>
        <w:rPr>
          <w:del w:id="3108" w:author="Владимир Лаут" w:date="2021-04-09T17:37:00Z"/>
          <w:rFonts w:ascii="Arial" w:hAnsi="Arial" w:cs="Arial"/>
        </w:rPr>
      </w:pPr>
      <w:del w:id="3109" w:author="Владимир Лаут" w:date="2021-04-09T17:37:00Z">
        <w:r w:rsidRPr="000A2995" w:rsidDel="00CB5031">
          <w:rPr>
            <w:rFonts w:ascii="Arial" w:hAnsi="Arial" w:cs="Arial"/>
            <w:lang w:val="en-US"/>
          </w:rPr>
          <w:delText>I</w:delText>
        </w:r>
        <w:r w:rsidDel="00CB5031">
          <w:rPr>
            <w:rFonts w:ascii="Arial" w:hAnsi="Arial" w:cs="Arial"/>
            <w:lang w:val="en-US"/>
          </w:rPr>
          <w:delText>K</w:delText>
        </w:r>
        <w:r w:rsidDel="00CB5031">
          <w:rPr>
            <w:rFonts w:ascii="Arial" w:hAnsi="Arial" w:cs="Arial"/>
          </w:rPr>
          <w:delText>01</w:delText>
        </w:r>
        <w:r w:rsidRPr="000A2995" w:rsidDel="00CB5031">
          <w:rPr>
            <w:rFonts w:ascii="Arial" w:hAnsi="Arial" w:cs="Arial"/>
          </w:rPr>
          <w:delText xml:space="preserve"> – Создание </w:delText>
        </w:r>
        <w:r w:rsidDel="00CB5031">
          <w:rPr>
            <w:rFonts w:ascii="Arial" w:hAnsi="Arial" w:cs="Arial"/>
          </w:rPr>
          <w:delText>счетчика</w:delText>
        </w:r>
        <w:r w:rsidRPr="000A2995" w:rsidDel="00CB5031">
          <w:rPr>
            <w:rFonts w:ascii="Arial" w:hAnsi="Arial" w:cs="Arial"/>
          </w:rPr>
          <w:delText>;</w:delText>
        </w:r>
      </w:del>
    </w:p>
    <w:p w14:paraId="606B5832" w14:textId="78855A5B" w:rsidR="008C1ADB" w:rsidRPr="000A2995" w:rsidDel="00CB5031" w:rsidRDefault="008C1ADB" w:rsidP="008C1ADB">
      <w:pPr>
        <w:pStyle w:val="a7"/>
        <w:numPr>
          <w:ilvl w:val="0"/>
          <w:numId w:val="62"/>
        </w:numPr>
        <w:rPr>
          <w:del w:id="3110" w:author="Владимир Лаут" w:date="2021-04-09T17:37:00Z"/>
          <w:rFonts w:ascii="Arial" w:hAnsi="Arial" w:cs="Arial"/>
        </w:rPr>
      </w:pPr>
      <w:del w:id="3111" w:author="Владимир Лаут" w:date="2021-04-09T17:37:00Z">
        <w:r w:rsidRPr="000A2995" w:rsidDel="00CB5031">
          <w:rPr>
            <w:rFonts w:ascii="Arial" w:hAnsi="Arial" w:cs="Arial"/>
            <w:lang w:val="en-US"/>
          </w:rPr>
          <w:delText>I</w:delText>
        </w:r>
        <w:r w:rsidDel="00CB5031">
          <w:rPr>
            <w:rFonts w:ascii="Arial" w:hAnsi="Arial" w:cs="Arial"/>
            <w:lang w:val="en-US"/>
          </w:rPr>
          <w:delText>K</w:delText>
        </w:r>
        <w:r w:rsidDel="00CB5031">
          <w:rPr>
            <w:rFonts w:ascii="Arial" w:hAnsi="Arial" w:cs="Arial"/>
          </w:rPr>
          <w:delText>02</w:delText>
        </w:r>
        <w:r w:rsidRPr="000A2995" w:rsidDel="00CB5031">
          <w:rPr>
            <w:rFonts w:ascii="Arial" w:hAnsi="Arial" w:cs="Arial"/>
          </w:rPr>
          <w:delText xml:space="preserve"> – Изменение </w:delText>
        </w:r>
        <w:r w:rsidDel="00CB5031">
          <w:rPr>
            <w:rFonts w:ascii="Arial" w:hAnsi="Arial" w:cs="Arial"/>
          </w:rPr>
          <w:delText>счетчика</w:delText>
        </w:r>
        <w:r w:rsidRPr="000A2995" w:rsidDel="00CB5031">
          <w:rPr>
            <w:rFonts w:ascii="Arial" w:hAnsi="Arial" w:cs="Arial"/>
          </w:rPr>
          <w:delText>;</w:delText>
        </w:r>
      </w:del>
    </w:p>
    <w:p w14:paraId="10D01EF7" w14:textId="4D706EE8" w:rsidR="00830F85" w:rsidDel="00CB5031" w:rsidRDefault="008C1ADB" w:rsidP="008C1ADB">
      <w:pPr>
        <w:pStyle w:val="a7"/>
        <w:numPr>
          <w:ilvl w:val="0"/>
          <w:numId w:val="62"/>
        </w:numPr>
        <w:rPr>
          <w:ins w:id="3112" w:author="Serjo" w:date="2020-04-12T13:25:00Z"/>
          <w:del w:id="3113" w:author="Владимир Лаут" w:date="2021-04-09T17:37:00Z"/>
          <w:rFonts w:ascii="Arial" w:hAnsi="Arial" w:cs="Arial"/>
        </w:rPr>
      </w:pPr>
      <w:del w:id="3114" w:author="Владимир Лаут" w:date="2021-04-09T17:37:00Z">
        <w:r w:rsidRPr="000A2995" w:rsidDel="00CB5031">
          <w:rPr>
            <w:rFonts w:ascii="Arial" w:hAnsi="Arial" w:cs="Arial"/>
            <w:lang w:val="en-US"/>
          </w:rPr>
          <w:delText>I</w:delText>
        </w:r>
        <w:r w:rsidDel="00CB5031">
          <w:rPr>
            <w:rFonts w:ascii="Arial" w:hAnsi="Arial" w:cs="Arial"/>
            <w:lang w:val="en-US"/>
          </w:rPr>
          <w:delText>K</w:delText>
        </w:r>
        <w:r w:rsidDel="00CB5031">
          <w:rPr>
            <w:rFonts w:ascii="Arial" w:hAnsi="Arial" w:cs="Arial"/>
          </w:rPr>
          <w:delText xml:space="preserve">03 </w:delText>
        </w:r>
        <w:r w:rsidRPr="000A2995" w:rsidDel="00CB5031">
          <w:rPr>
            <w:rFonts w:ascii="Arial" w:hAnsi="Arial" w:cs="Arial"/>
          </w:rPr>
          <w:delText>–</w:delText>
        </w:r>
        <w:r w:rsidDel="00CB5031">
          <w:rPr>
            <w:rFonts w:ascii="Arial" w:hAnsi="Arial" w:cs="Arial"/>
          </w:rPr>
          <w:delText xml:space="preserve"> Просмотр счетчика</w:delText>
        </w:r>
      </w:del>
      <w:ins w:id="3115" w:author="Serjo" w:date="2020-04-12T13:25:00Z">
        <w:del w:id="3116" w:author="Владимир Лаут" w:date="2021-04-09T17:37:00Z">
          <w:r w:rsidR="00830F85" w:rsidDel="00CB5031">
            <w:rPr>
              <w:rFonts w:ascii="Arial" w:hAnsi="Arial" w:cs="Arial"/>
            </w:rPr>
            <w:delText>;</w:delText>
          </w:r>
        </w:del>
      </w:ins>
    </w:p>
    <w:p w14:paraId="1123551A" w14:textId="7A21961D" w:rsidR="008C1ADB" w:rsidRPr="000A2995" w:rsidDel="00CB5031" w:rsidRDefault="00830F85" w:rsidP="008C1ADB">
      <w:pPr>
        <w:pStyle w:val="a7"/>
        <w:numPr>
          <w:ilvl w:val="0"/>
          <w:numId w:val="62"/>
        </w:numPr>
        <w:rPr>
          <w:del w:id="3117" w:author="Владимир Лаут" w:date="2021-04-09T17:37:00Z"/>
          <w:rFonts w:ascii="Arial" w:hAnsi="Arial" w:cs="Arial"/>
        </w:rPr>
      </w:pPr>
      <w:ins w:id="3118" w:author="Serjo" w:date="2020-04-12T13:25:00Z">
        <w:del w:id="3119" w:author="Владимир Лаут" w:date="2021-04-09T17:37:00Z">
          <w:r w:rsidDel="00CB5031">
            <w:rPr>
              <w:rFonts w:ascii="Arial" w:hAnsi="Arial" w:cs="Arial"/>
              <w:lang w:val="en-US"/>
            </w:rPr>
            <w:delText>IK</w:delText>
          </w:r>
          <w:r w:rsidRPr="0034537F" w:rsidDel="00CB5031">
            <w:rPr>
              <w:rFonts w:ascii="Arial" w:hAnsi="Arial" w:cs="Arial"/>
            </w:rPr>
            <w:delText xml:space="preserve">08 </w:delText>
          </w:r>
          <w:r w:rsidDel="00CB5031">
            <w:rPr>
              <w:rFonts w:ascii="Arial" w:hAnsi="Arial" w:cs="Arial"/>
            </w:rPr>
            <w:delText>–</w:delText>
          </w:r>
          <w:r w:rsidRPr="0034537F" w:rsidDel="00CB5031">
            <w:rPr>
              <w:rFonts w:ascii="Arial" w:hAnsi="Arial" w:cs="Arial"/>
            </w:rPr>
            <w:delText xml:space="preserve"> </w:delText>
          </w:r>
          <w:r w:rsidDel="00CB5031">
            <w:rPr>
              <w:rFonts w:ascii="Arial" w:hAnsi="Arial" w:cs="Arial"/>
            </w:rPr>
            <w:delText>Изменение списка счетчиков</w:delText>
          </w:r>
        </w:del>
      </w:ins>
      <w:del w:id="3120" w:author="Владимир Лаут" w:date="2021-04-09T17:37:00Z">
        <w:r w:rsidR="008C1ADB" w:rsidRPr="000A2995" w:rsidDel="00CB5031">
          <w:rPr>
            <w:rFonts w:ascii="Arial" w:hAnsi="Arial" w:cs="Arial"/>
          </w:rPr>
          <w:delText>.</w:delText>
        </w:r>
      </w:del>
    </w:p>
    <w:p w14:paraId="13847F3E" w14:textId="46FCFDE0" w:rsidR="008C1ADB" w:rsidRPr="000A2995" w:rsidDel="00CB5031" w:rsidRDefault="008C1ADB" w:rsidP="008C1ADB">
      <w:pPr>
        <w:pStyle w:val="a7"/>
        <w:rPr>
          <w:del w:id="3121" w:author="Владимир Лаут" w:date="2021-04-09T17:37:00Z"/>
          <w:rFonts w:ascii="Arial" w:hAnsi="Arial" w:cs="Arial"/>
        </w:rPr>
      </w:pPr>
      <w:del w:id="3122" w:author="Владимир Лаут" w:date="2021-04-09T17:37:00Z">
        <w:r w:rsidRPr="000A2995" w:rsidDel="00CB5031">
          <w:rPr>
            <w:rFonts w:ascii="Arial" w:hAnsi="Arial" w:cs="Arial"/>
          </w:rPr>
          <w:delText>Объект «</w:delText>
        </w:r>
        <w:r w:rsidDel="00CB5031">
          <w:rPr>
            <w:rFonts w:ascii="Arial" w:hAnsi="Arial" w:cs="Arial"/>
          </w:rPr>
          <w:delText>счетчик</w:delText>
        </w:r>
        <w:r w:rsidRPr="000A2995" w:rsidDel="00CB5031">
          <w:rPr>
            <w:rFonts w:ascii="Arial" w:hAnsi="Arial" w:cs="Arial"/>
          </w:rPr>
          <w:delText>» состоит из следующих полей:</w:delText>
        </w:r>
      </w:del>
    </w:p>
    <w:p w14:paraId="5D123B39" w14:textId="22CD8160" w:rsidR="004C617E" w:rsidRPr="00A03DDE" w:rsidDel="00CB5031" w:rsidRDefault="00C126D9" w:rsidP="00A03DDE">
      <w:pPr>
        <w:pStyle w:val="a7"/>
        <w:keepNext/>
        <w:spacing w:after="240" w:afterAutospacing="0" w:line="276" w:lineRule="auto"/>
        <w:jc w:val="right"/>
        <w:rPr>
          <w:del w:id="3123" w:author="Владимир Лаут" w:date="2021-04-09T17:37:00Z"/>
          <w:rFonts w:ascii="Arial" w:hAnsi="Arial" w:cs="Arial"/>
          <w:b/>
          <w:sz w:val="22"/>
        </w:rPr>
      </w:pPr>
      <w:del w:id="3124" w:author="Владимир Лаут" w:date="2021-04-09T17:37:00Z">
        <w:r w:rsidRPr="00916FAB" w:rsidDel="00CB5031">
          <w:rPr>
            <w:rFonts w:ascii="Arial" w:hAnsi="Arial" w:cs="Arial"/>
            <w:b/>
            <w:sz w:val="22"/>
          </w:rPr>
          <w:delText xml:space="preserve">Таблица </w:delText>
        </w:r>
      </w:del>
      <w:ins w:id="3125" w:author="Serjo" w:date="2020-04-29T12:25:00Z">
        <w:del w:id="3126" w:author="Владимир Лаут" w:date="2021-04-09T17:37:00Z">
          <w:r w:rsidR="001E116D" w:rsidDel="00CB5031">
            <w:rPr>
              <w:rFonts w:ascii="Arial" w:hAnsi="Arial" w:cs="Arial"/>
              <w:b/>
              <w:sz w:val="22"/>
            </w:rPr>
            <w:delText>21</w:delText>
          </w:r>
        </w:del>
      </w:ins>
      <w:del w:id="3127" w:author="Владимир Лаут" w:date="2021-04-09T17:37:00Z">
        <w:r w:rsidDel="00CB5031">
          <w:rPr>
            <w:rFonts w:ascii="Arial" w:hAnsi="Arial" w:cs="Arial"/>
            <w:b/>
            <w:sz w:val="22"/>
          </w:rPr>
          <w:delText>1</w:delText>
        </w:r>
        <w:r w:rsidR="0009099C" w:rsidDel="00CB5031">
          <w:rPr>
            <w:rFonts w:ascii="Arial" w:hAnsi="Arial" w:cs="Arial"/>
            <w:b/>
            <w:sz w:val="22"/>
            <w:lang w:val="en-US"/>
          </w:rPr>
          <w:delText>9</w:delText>
        </w:r>
        <w:r w:rsidDel="00CB5031">
          <w:rPr>
            <w:rFonts w:ascii="Arial" w:hAnsi="Arial" w:cs="Arial"/>
            <w:b/>
            <w:sz w:val="22"/>
          </w:rPr>
          <w:delText>.</w:delText>
        </w:r>
        <w:r w:rsidRPr="00E25241" w:rsidDel="00CB5031">
          <w:delText xml:space="preserve"> </w:delText>
        </w:r>
        <w:r w:rsidDel="00CB5031">
          <w:rPr>
            <w:rFonts w:ascii="Arial" w:hAnsi="Arial" w:cs="Arial"/>
            <w:b/>
            <w:sz w:val="22"/>
          </w:rPr>
          <w:delText>Описание полей счетчика</w:delText>
        </w:r>
      </w:del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7923"/>
      </w:tblGrid>
      <w:tr w:rsidR="004C617E" w:rsidDel="00CB5031" w14:paraId="06A58792" w14:textId="4CEDA016" w:rsidTr="00F91805">
        <w:trPr>
          <w:cantSplit/>
          <w:trHeight w:val="397"/>
          <w:tblHeader/>
          <w:del w:id="3128" w:author="Владимир Лаут" w:date="2021-04-09T17:37:00Z"/>
        </w:trPr>
        <w:tc>
          <w:tcPr>
            <w:tcW w:w="11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6E169" w14:textId="473C2DCB" w:rsidR="004C617E" w:rsidDel="00CB5031" w:rsidRDefault="004C617E" w:rsidP="000C1778">
            <w:pPr>
              <w:spacing w:line="276" w:lineRule="auto"/>
              <w:jc w:val="center"/>
              <w:rPr>
                <w:del w:id="3129" w:author="Владимир Лаут" w:date="2021-04-09T17:37:00Z"/>
                <w:sz w:val="22"/>
              </w:rPr>
            </w:pPr>
            <w:del w:id="3130" w:author="Владимир Лаут" w:date="2021-04-09T17:37:00Z">
              <w:r w:rsidDel="00CB5031">
                <w:rPr>
                  <w:rFonts w:ascii="Arial" w:hAnsi="Arial" w:cs="Arial"/>
                  <w:b/>
                  <w:bCs/>
                  <w:sz w:val="20"/>
                  <w:szCs w:val="20"/>
                  <w:lang w:eastAsia="ru-RU"/>
                </w:rPr>
                <w:delText xml:space="preserve">Поле документа </w:delText>
              </w:r>
            </w:del>
          </w:p>
        </w:tc>
        <w:tc>
          <w:tcPr>
            <w:tcW w:w="38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23B9B" w14:textId="553E2A67" w:rsidR="004C617E" w:rsidDel="00CB5031" w:rsidRDefault="004C617E" w:rsidP="000C1778">
            <w:pPr>
              <w:spacing w:line="276" w:lineRule="auto"/>
              <w:jc w:val="center"/>
              <w:rPr>
                <w:del w:id="3131" w:author="Владимир Лаут" w:date="2021-04-09T17:37:00Z"/>
              </w:rPr>
            </w:pPr>
            <w:del w:id="3132" w:author="Владимир Лаут" w:date="2021-04-09T17:37:00Z">
              <w:r w:rsidDel="00CB5031">
                <w:rPr>
                  <w:rFonts w:ascii="Arial" w:hAnsi="Arial" w:cs="Arial"/>
                  <w:b/>
                  <w:bCs/>
                  <w:sz w:val="20"/>
                  <w:szCs w:val="20"/>
                  <w:lang w:eastAsia="ru-RU"/>
                </w:rPr>
                <w:delText>Содержание поля документа</w:delText>
              </w:r>
            </w:del>
          </w:p>
        </w:tc>
      </w:tr>
      <w:tr w:rsidR="004C617E" w:rsidDel="00CB5031" w14:paraId="412FFB42" w14:textId="5FE19C42" w:rsidTr="00F91805">
        <w:trPr>
          <w:cantSplit/>
          <w:del w:id="3133" w:author="Владимир Лаут" w:date="2021-04-09T17:37:00Z"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EB2D9" w14:textId="0CDB9B4D" w:rsidR="004C617E" w:rsidRPr="002D0875" w:rsidDel="00CB5031" w:rsidRDefault="004C617E" w:rsidP="000C1778">
            <w:pPr>
              <w:spacing w:line="276" w:lineRule="auto"/>
              <w:jc w:val="center"/>
              <w:rPr>
                <w:del w:id="3134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35" w:author="Владимир Лаут" w:date="2021-04-09T17:37:00Z">
              <w:r w:rsidDel="00CB5031">
                <w:rPr>
                  <w:rFonts w:ascii="Arial" w:hAnsi="Arial" w:cs="Arial"/>
                  <w:b/>
                </w:rPr>
                <w:delText>Начальный экран</w:delText>
              </w:r>
            </w:del>
          </w:p>
        </w:tc>
      </w:tr>
      <w:tr w:rsidR="004C617E" w:rsidDel="00CB5031" w14:paraId="0A4BB2AB" w14:textId="19C294BB" w:rsidTr="00F91805">
        <w:trPr>
          <w:cantSplit/>
          <w:del w:id="3136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6F74E" w14:textId="0F73011A" w:rsidR="004C617E" w:rsidRPr="004C617E" w:rsidDel="00CB5031" w:rsidRDefault="004C617E" w:rsidP="004C617E">
            <w:pPr>
              <w:spacing w:line="276" w:lineRule="auto"/>
              <w:rPr>
                <w:del w:id="313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38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ОбъектТчкИзмер</w:delText>
              </w:r>
            </w:del>
          </w:p>
        </w:tc>
        <w:tc>
          <w:tcPr>
            <w:tcW w:w="3893" w:type="pct"/>
          </w:tcPr>
          <w:p w14:paraId="340A4D7E" w14:textId="2D6BC072" w:rsidR="004C617E" w:rsidRPr="004C617E" w:rsidDel="00CB5031" w:rsidRDefault="004C617E" w:rsidP="004C617E">
            <w:pPr>
              <w:spacing w:line="276" w:lineRule="auto"/>
              <w:rPr>
                <w:del w:id="3139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40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По умолчанию IEQ </w:delText>
              </w:r>
            </w:del>
          </w:p>
        </w:tc>
      </w:tr>
      <w:tr w:rsidR="004C617E" w:rsidDel="00CB5031" w14:paraId="12694566" w14:textId="044E3EEB" w:rsidTr="00F91805">
        <w:trPr>
          <w:cantSplit/>
          <w:del w:id="3141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20013" w14:textId="5EF18817" w:rsidR="004C617E" w:rsidRPr="004C617E" w:rsidDel="00CB5031" w:rsidRDefault="004C617E" w:rsidP="004C617E">
            <w:pPr>
              <w:spacing w:line="276" w:lineRule="auto"/>
              <w:rPr>
                <w:del w:id="3142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43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Ед. оборудов.</w:delText>
              </w:r>
            </w:del>
          </w:p>
        </w:tc>
        <w:tc>
          <w:tcPr>
            <w:tcW w:w="3893" w:type="pct"/>
          </w:tcPr>
          <w:p w14:paraId="6E9983FC" w14:textId="31116B4D" w:rsidR="004C617E" w:rsidRPr="004C617E" w:rsidDel="00CB5031" w:rsidRDefault="004C617E" w:rsidP="004C617E">
            <w:pPr>
              <w:spacing w:line="276" w:lineRule="auto"/>
              <w:rPr>
                <w:del w:id="3144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45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Системный номер ЕО для которой создается ТИ</w:delText>
              </w:r>
            </w:del>
          </w:p>
        </w:tc>
      </w:tr>
      <w:tr w:rsidR="004C617E" w:rsidDel="00CB5031" w14:paraId="7DF98B7D" w14:textId="577B03E5" w:rsidTr="00F91805">
        <w:trPr>
          <w:cantSplit/>
          <w:del w:id="3146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80E6D" w14:textId="017D0FE0" w:rsidR="004C617E" w:rsidRPr="004C617E" w:rsidDel="00CB5031" w:rsidRDefault="004C617E" w:rsidP="004C617E">
            <w:pPr>
              <w:spacing w:line="276" w:lineRule="auto"/>
              <w:rPr>
                <w:del w:id="314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48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Тип ТочкиИзмер</w:delText>
              </w:r>
            </w:del>
          </w:p>
        </w:tc>
        <w:tc>
          <w:tcPr>
            <w:tcW w:w="3893" w:type="pct"/>
          </w:tcPr>
          <w:p w14:paraId="436E6A87" w14:textId="0A6ECB54" w:rsidR="004C617E" w:rsidRPr="004C617E" w:rsidDel="00CB5031" w:rsidRDefault="004C617E" w:rsidP="004C617E">
            <w:pPr>
              <w:spacing w:line="276" w:lineRule="auto"/>
              <w:rPr>
                <w:del w:id="3149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50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По умолчанию «X Счетчик»</w:delText>
              </w:r>
            </w:del>
          </w:p>
        </w:tc>
      </w:tr>
      <w:tr w:rsidR="004C617E" w:rsidDel="00CB5031" w14:paraId="48E9DEEF" w14:textId="14580A85" w:rsidTr="00F91805">
        <w:trPr>
          <w:cantSplit/>
          <w:del w:id="3151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69416E" w14:textId="3BE001BD" w:rsidR="004C617E" w:rsidRPr="004C617E" w:rsidDel="00CB5031" w:rsidRDefault="004C617E" w:rsidP="004C617E">
            <w:pPr>
              <w:spacing w:line="276" w:lineRule="auto"/>
              <w:rPr>
                <w:del w:id="3152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53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ТчкИзмер- счетчик</w:delText>
              </w:r>
            </w:del>
          </w:p>
        </w:tc>
        <w:tc>
          <w:tcPr>
            <w:tcW w:w="3893" w:type="pct"/>
          </w:tcPr>
          <w:p w14:paraId="05FFFF18" w14:textId="386BA2F9" w:rsidR="004C617E" w:rsidRPr="004C617E" w:rsidDel="00CB5031" w:rsidRDefault="004C617E" w:rsidP="004C617E">
            <w:pPr>
              <w:spacing w:line="276" w:lineRule="auto"/>
              <w:rPr>
                <w:del w:id="3154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55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По умолчанию «X Счетчик» </w:delText>
              </w:r>
            </w:del>
          </w:p>
        </w:tc>
      </w:tr>
      <w:tr w:rsidR="004C617E" w:rsidDel="00CB5031" w14:paraId="41B782DC" w14:textId="2BA2B1EA" w:rsidTr="00F91805">
        <w:trPr>
          <w:cantSplit/>
          <w:del w:id="3156" w:author="Владимир Лаут" w:date="2021-04-09T17:37:00Z"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A5EE6" w14:textId="3BA45D79" w:rsidR="004C617E" w:rsidRPr="004C617E" w:rsidDel="00CB5031" w:rsidRDefault="004C617E" w:rsidP="000C1778">
            <w:pPr>
              <w:spacing w:line="276" w:lineRule="auto"/>
              <w:jc w:val="center"/>
              <w:rPr>
                <w:del w:id="315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58" w:author="Владимир Лаут" w:date="2021-04-09T17:37:00Z">
              <w:r w:rsidRPr="004C617E" w:rsidDel="00CB5031">
                <w:rPr>
                  <w:rFonts w:ascii="Arial" w:hAnsi="Arial" w:cs="Arial"/>
                  <w:b/>
                </w:rPr>
                <w:delText>Общие данные</w:delText>
              </w:r>
            </w:del>
          </w:p>
        </w:tc>
      </w:tr>
      <w:tr w:rsidR="004C617E" w:rsidDel="00CB5031" w14:paraId="10E46799" w14:textId="15901972" w:rsidTr="00F91805">
        <w:trPr>
          <w:cantSplit/>
          <w:del w:id="3159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3FB94" w14:textId="06CF709A" w:rsidR="004C617E" w:rsidRPr="004C617E" w:rsidDel="00CB5031" w:rsidRDefault="004C617E" w:rsidP="004C617E">
            <w:pPr>
              <w:spacing w:line="276" w:lineRule="auto"/>
              <w:rPr>
                <w:del w:id="3160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61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ТчкИзмер</w:delText>
              </w:r>
            </w:del>
          </w:p>
        </w:tc>
        <w:tc>
          <w:tcPr>
            <w:tcW w:w="3893" w:type="pct"/>
          </w:tcPr>
          <w:p w14:paraId="57772572" w14:textId="56910C42" w:rsidR="004C617E" w:rsidRPr="004C617E" w:rsidDel="00CB5031" w:rsidRDefault="004C617E" w:rsidP="004C617E">
            <w:pPr>
              <w:spacing w:line="276" w:lineRule="auto"/>
              <w:rPr>
                <w:del w:id="3162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63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Номер точки измерения. Присваивается автоматически </w:delText>
              </w:r>
            </w:del>
          </w:p>
        </w:tc>
      </w:tr>
      <w:tr w:rsidR="004C617E" w:rsidDel="00CB5031" w14:paraId="3A9F98BE" w14:textId="00EB69F0" w:rsidTr="00F91805">
        <w:trPr>
          <w:cantSplit/>
          <w:del w:id="3164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7229D" w14:textId="57970D84" w:rsidR="004C617E" w:rsidRPr="004C617E" w:rsidDel="00CB5031" w:rsidRDefault="004C617E" w:rsidP="004C617E">
            <w:pPr>
              <w:spacing w:line="276" w:lineRule="auto"/>
              <w:rPr>
                <w:del w:id="3165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66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ПозицияИзмерен</w:delText>
              </w:r>
            </w:del>
          </w:p>
        </w:tc>
        <w:tc>
          <w:tcPr>
            <w:tcW w:w="3893" w:type="pct"/>
          </w:tcPr>
          <w:p w14:paraId="00A7A633" w14:textId="6A0C9CE2" w:rsidR="004C617E" w:rsidRPr="004C617E" w:rsidDel="00CB5031" w:rsidRDefault="004C617E" w:rsidP="004C617E">
            <w:pPr>
              <w:spacing w:line="276" w:lineRule="auto"/>
              <w:rPr>
                <w:del w:id="316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68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Доп. информация по позиции измерения</w:delText>
              </w:r>
            </w:del>
          </w:p>
        </w:tc>
      </w:tr>
      <w:tr w:rsidR="004C617E" w:rsidDel="00CB5031" w14:paraId="4DC399F1" w14:textId="3B84A8E8" w:rsidTr="00F91805">
        <w:trPr>
          <w:cantSplit/>
          <w:del w:id="3169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37CEE" w14:textId="133F095B" w:rsidR="004C617E" w:rsidRPr="004C617E" w:rsidDel="00CB5031" w:rsidRDefault="004C617E" w:rsidP="004C617E">
            <w:pPr>
              <w:spacing w:line="276" w:lineRule="auto"/>
              <w:rPr>
                <w:del w:id="3170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71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Название</w:delText>
              </w:r>
            </w:del>
          </w:p>
        </w:tc>
        <w:tc>
          <w:tcPr>
            <w:tcW w:w="3893" w:type="pct"/>
          </w:tcPr>
          <w:p w14:paraId="5BCC7579" w14:textId="3851F72F" w:rsidR="004C617E" w:rsidRPr="004C617E" w:rsidDel="00CB5031" w:rsidRDefault="004C617E" w:rsidP="004C617E">
            <w:pPr>
              <w:spacing w:line="276" w:lineRule="auto"/>
              <w:rPr>
                <w:del w:id="3172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73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Наименование точки измерений</w:delText>
              </w:r>
            </w:del>
          </w:p>
        </w:tc>
      </w:tr>
      <w:tr w:rsidR="004C617E" w:rsidDel="00CB5031" w14:paraId="0397EA77" w14:textId="55D59F4D" w:rsidTr="00F91805">
        <w:trPr>
          <w:cantSplit/>
          <w:del w:id="3174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59D79" w14:textId="0D9D807C" w:rsidR="004C617E" w:rsidRPr="004C617E" w:rsidDel="00CB5031" w:rsidRDefault="004C617E" w:rsidP="004C617E">
            <w:pPr>
              <w:spacing w:line="276" w:lineRule="auto"/>
              <w:rPr>
                <w:del w:id="3175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76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Признак</w:delText>
              </w:r>
            </w:del>
          </w:p>
        </w:tc>
        <w:tc>
          <w:tcPr>
            <w:tcW w:w="3893" w:type="pct"/>
          </w:tcPr>
          <w:p w14:paraId="60A70C83" w14:textId="1199D6E4" w:rsidR="004C617E" w:rsidRPr="004C617E" w:rsidDel="00CB5031" w:rsidRDefault="004C617E" w:rsidP="004C617E">
            <w:pPr>
              <w:spacing w:line="276" w:lineRule="auto"/>
              <w:rPr>
                <w:del w:id="317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78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Только для типа точки измерения </w:delText>
              </w:r>
            </w:del>
          </w:p>
        </w:tc>
      </w:tr>
      <w:tr w:rsidR="004C617E" w:rsidDel="00CB5031" w14:paraId="05D3F454" w14:textId="7C2BCF5C" w:rsidTr="00F91805">
        <w:trPr>
          <w:cantSplit/>
          <w:del w:id="3179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A87C8" w14:textId="4E2467BE" w:rsidR="004C617E" w:rsidRPr="004C617E" w:rsidDel="00CB5031" w:rsidRDefault="004C617E" w:rsidP="004C617E">
            <w:pPr>
              <w:spacing w:line="276" w:lineRule="auto"/>
              <w:rPr>
                <w:del w:id="3180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81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Единиц/Признак</w:delText>
              </w:r>
            </w:del>
          </w:p>
        </w:tc>
        <w:tc>
          <w:tcPr>
            <w:tcW w:w="3893" w:type="pct"/>
          </w:tcPr>
          <w:p w14:paraId="0D07F879" w14:textId="2F80D302" w:rsidR="004C617E" w:rsidRPr="004C617E" w:rsidDel="00CB5031" w:rsidRDefault="004C617E" w:rsidP="004C617E">
            <w:pPr>
              <w:spacing w:line="276" w:lineRule="auto"/>
              <w:rPr>
                <w:del w:id="3182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83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Заполняется автоматически после указания признака </w:delText>
              </w:r>
            </w:del>
          </w:p>
        </w:tc>
      </w:tr>
      <w:tr w:rsidR="004C617E" w:rsidDel="00CB5031" w14:paraId="1AB9696D" w14:textId="40517013" w:rsidTr="00F91805">
        <w:trPr>
          <w:cantSplit/>
          <w:del w:id="3184" w:author="Владимир Лаут" w:date="2021-04-09T17:37:00Z"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10119" w14:textId="35C5EE40" w:rsidR="004C617E" w:rsidRPr="004C617E" w:rsidDel="00CB5031" w:rsidRDefault="004C617E" w:rsidP="004C617E">
            <w:pPr>
              <w:spacing w:line="276" w:lineRule="auto"/>
              <w:rPr>
                <w:del w:id="3185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86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>БазиснВыработка</w:delText>
              </w:r>
            </w:del>
          </w:p>
        </w:tc>
        <w:tc>
          <w:tcPr>
            <w:tcW w:w="3893" w:type="pct"/>
          </w:tcPr>
          <w:p w14:paraId="51A3F9F7" w14:textId="29BC8545" w:rsidR="004C617E" w:rsidRPr="004C617E" w:rsidDel="00CB5031" w:rsidRDefault="004C617E" w:rsidP="004C617E">
            <w:pPr>
              <w:spacing w:line="276" w:lineRule="auto"/>
              <w:rPr>
                <w:del w:id="3187" w:author="Владимир Лаут" w:date="2021-04-09T17:37:00Z"/>
                <w:rFonts w:ascii="Arial" w:hAnsi="Arial" w:cs="Arial"/>
                <w:sz w:val="20"/>
                <w:szCs w:val="20"/>
              </w:rPr>
            </w:pPr>
            <w:del w:id="3188" w:author="Владимир Лаут" w:date="2021-04-09T17:37:00Z"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Годовая базисная выработка данной единицы </w:delText>
              </w:r>
              <w:r w:rsidR="0030596E" w:rsidRPr="004C617E" w:rsidDel="00CB5031">
                <w:rPr>
                  <w:rFonts w:ascii="Arial" w:hAnsi="Arial" w:cs="Arial"/>
                  <w:sz w:val="20"/>
                  <w:szCs w:val="20"/>
                </w:rPr>
                <w:delText>оборудовании</w:delText>
              </w:r>
              <w:r w:rsidRPr="004C617E" w:rsidDel="00CB5031">
                <w:rPr>
                  <w:rFonts w:ascii="Arial" w:hAnsi="Arial" w:cs="Arial"/>
                  <w:sz w:val="20"/>
                  <w:szCs w:val="20"/>
                </w:rPr>
                <w:delText xml:space="preserve"> (только для используемых в ППР)</w:delText>
              </w:r>
            </w:del>
          </w:p>
        </w:tc>
      </w:tr>
    </w:tbl>
    <w:p w14:paraId="560E3544" w14:textId="0F4551BC" w:rsidR="0016569A" w:rsidDel="00CB5031" w:rsidRDefault="0016569A" w:rsidP="005662F2">
      <w:pPr>
        <w:rPr>
          <w:del w:id="3189" w:author="Владимир Лаут" w:date="2021-04-09T17:37:00Z"/>
          <w:rFonts w:eastAsiaTheme="majorEastAsia"/>
        </w:rPr>
      </w:pPr>
    </w:p>
    <w:p w14:paraId="7A1E5428" w14:textId="77777777" w:rsidR="00862D82" w:rsidRDefault="00862D82" w:rsidP="005662F2">
      <w:pPr>
        <w:rPr>
          <w:rFonts w:eastAsiaTheme="majorEastAsia"/>
        </w:rPr>
      </w:pPr>
    </w:p>
    <w:p w14:paraId="788F764B" w14:textId="77777777" w:rsidR="0016569A" w:rsidRDefault="0016569A" w:rsidP="003945DC">
      <w:pPr>
        <w:pStyle w:val="3"/>
      </w:pPr>
      <w:bookmarkStart w:id="3190" w:name="_Toc69302510"/>
      <w:r w:rsidRPr="00A03DDE">
        <w:rPr>
          <w:rFonts w:eastAsia="Times New Roman"/>
        </w:rPr>
        <w:t>Каталог</w:t>
      </w:r>
      <w:r w:rsidR="00C742BB">
        <w:rPr>
          <w:rFonts w:eastAsia="Times New Roman"/>
          <w:lang w:val="en-US"/>
        </w:rPr>
        <w:t xml:space="preserve"> </w:t>
      </w:r>
      <w:r w:rsidR="00C742BB">
        <w:rPr>
          <w:rFonts w:eastAsia="Times New Roman"/>
        </w:rPr>
        <w:t>кодов</w:t>
      </w:r>
      <w:r w:rsidRPr="00A03DDE">
        <w:rPr>
          <w:rFonts w:eastAsia="Times New Roman"/>
        </w:rPr>
        <w:t xml:space="preserve"> ТОРО</w:t>
      </w:r>
      <w:bookmarkEnd w:id="3190"/>
    </w:p>
    <w:p w14:paraId="32BA0D83" w14:textId="77777777" w:rsidR="008C1ADB" w:rsidRPr="000A2995" w:rsidRDefault="008C1ADB" w:rsidP="0052647E">
      <w:pPr>
        <w:pStyle w:val="a7"/>
        <w:ind w:firstLine="567"/>
        <w:rPr>
          <w:rFonts w:ascii="Arial" w:hAnsi="Arial" w:cs="Arial"/>
        </w:rPr>
      </w:pPr>
      <w:r w:rsidRPr="000A2995">
        <w:rPr>
          <w:rFonts w:ascii="Arial" w:hAnsi="Arial" w:cs="Arial"/>
        </w:rPr>
        <w:t xml:space="preserve">Для ведения </w:t>
      </w:r>
      <w:r>
        <w:rPr>
          <w:rFonts w:ascii="Arial" w:hAnsi="Arial" w:cs="Arial"/>
        </w:rPr>
        <w:t>каталогов ТОРО</w:t>
      </w:r>
      <w:r w:rsidRPr="000A2995">
        <w:rPr>
          <w:rFonts w:ascii="Arial" w:hAnsi="Arial" w:cs="Arial"/>
        </w:rPr>
        <w:t xml:space="preserve"> используются следующие транзакции:</w:t>
      </w:r>
    </w:p>
    <w:p w14:paraId="26A53495" w14:textId="77777777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QS41</w:t>
      </w:r>
      <w:r w:rsidRPr="000A2995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Обработка каталога ТОРО</w:t>
      </w:r>
      <w:r w:rsidRPr="000A2995">
        <w:rPr>
          <w:rFonts w:ascii="Arial" w:hAnsi="Arial" w:cs="Arial"/>
        </w:rPr>
        <w:t>;</w:t>
      </w:r>
    </w:p>
    <w:p w14:paraId="2ADEF160" w14:textId="2F120CD2" w:rsidR="008C1ADB" w:rsidRPr="000A2995" w:rsidRDefault="008C1ADB" w:rsidP="008C1ADB">
      <w:pPr>
        <w:pStyle w:val="a7"/>
        <w:numPr>
          <w:ilvl w:val="0"/>
          <w:numId w:val="62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QS4</w:t>
      </w:r>
      <w:r>
        <w:rPr>
          <w:rFonts w:ascii="Arial" w:hAnsi="Arial" w:cs="Arial"/>
        </w:rPr>
        <w:t>2</w:t>
      </w:r>
      <w:r w:rsidRPr="000A2995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Просмотр каталога ТОРО</w:t>
      </w:r>
      <w:r w:rsidR="00830F85">
        <w:rPr>
          <w:rFonts w:ascii="Arial" w:hAnsi="Arial" w:cs="Arial"/>
        </w:rPr>
        <w:t>.</w:t>
      </w:r>
    </w:p>
    <w:p w14:paraId="45DEC106" w14:textId="77777777" w:rsidR="008C1ADB" w:rsidRPr="000A2995" w:rsidRDefault="008C1ADB" w:rsidP="008C1ADB">
      <w:pPr>
        <w:pStyle w:val="a7"/>
        <w:rPr>
          <w:rFonts w:ascii="Arial" w:hAnsi="Arial" w:cs="Arial"/>
        </w:rPr>
      </w:pPr>
      <w:r w:rsidRPr="000A2995">
        <w:rPr>
          <w:rFonts w:ascii="Arial" w:hAnsi="Arial" w:cs="Arial"/>
        </w:rPr>
        <w:t>Объект «</w:t>
      </w:r>
      <w:r>
        <w:rPr>
          <w:rFonts w:ascii="Arial" w:hAnsi="Arial" w:cs="Arial"/>
        </w:rPr>
        <w:t>Каталог</w:t>
      </w:r>
      <w:r w:rsidR="00C742BB">
        <w:rPr>
          <w:rFonts w:ascii="Arial" w:hAnsi="Arial" w:cs="Arial"/>
        </w:rPr>
        <w:t xml:space="preserve"> кодов</w:t>
      </w:r>
      <w:r>
        <w:rPr>
          <w:rFonts w:ascii="Arial" w:hAnsi="Arial" w:cs="Arial"/>
        </w:rPr>
        <w:t xml:space="preserve"> ТОРО</w:t>
      </w:r>
      <w:r w:rsidRPr="000A2995">
        <w:rPr>
          <w:rFonts w:ascii="Arial" w:hAnsi="Arial" w:cs="Arial"/>
        </w:rPr>
        <w:t xml:space="preserve"> состоит из следующих полей:</w:t>
      </w:r>
    </w:p>
    <w:p w14:paraId="0D9FD228" w14:textId="6D751BA6" w:rsidR="0016569A" w:rsidRPr="00A03DDE" w:rsidRDefault="00C126D9" w:rsidP="00A03DD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09099C">
        <w:rPr>
          <w:rFonts w:ascii="Arial" w:hAnsi="Arial" w:cs="Arial"/>
          <w:b/>
          <w:sz w:val="22"/>
        </w:rPr>
        <w:t>2</w:t>
      </w:r>
      <w:ins w:id="3191" w:author="Serjo" w:date="2020-04-29T12:25:00Z">
        <w:r w:rsidR="001E116D">
          <w:rPr>
            <w:rFonts w:ascii="Arial" w:hAnsi="Arial" w:cs="Arial"/>
            <w:b/>
            <w:sz w:val="22"/>
          </w:rPr>
          <w:t>2</w:t>
        </w:r>
      </w:ins>
      <w:del w:id="3192" w:author="Serjo" w:date="2020-04-29T12:25:00Z">
        <w:r w:rsidR="0009099C" w:rsidDel="001E116D">
          <w:rPr>
            <w:rFonts w:ascii="Arial" w:hAnsi="Arial" w:cs="Arial"/>
            <w:b/>
            <w:sz w:val="22"/>
          </w:rPr>
          <w:delText>0</w:delText>
        </w:r>
      </w:del>
      <w:r>
        <w:rPr>
          <w:rFonts w:ascii="Arial" w:hAnsi="Arial" w:cs="Arial"/>
          <w:b/>
          <w:sz w:val="22"/>
        </w:rPr>
        <w:t>.</w:t>
      </w:r>
      <w:r w:rsidRPr="00E25241">
        <w:t xml:space="preserve"> </w:t>
      </w:r>
      <w:r>
        <w:rPr>
          <w:rFonts w:ascii="Arial" w:hAnsi="Arial" w:cs="Arial"/>
          <w:b/>
          <w:sz w:val="22"/>
        </w:rPr>
        <w:t>Описание полей каталогов ТОРО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7923"/>
      </w:tblGrid>
      <w:tr w:rsidR="009F52ED" w14:paraId="07DE074D" w14:textId="77777777" w:rsidTr="00F91805">
        <w:trPr>
          <w:cantSplit/>
          <w:trHeight w:val="397"/>
          <w:tblHeader/>
        </w:trPr>
        <w:tc>
          <w:tcPr>
            <w:tcW w:w="11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E0D3E" w14:textId="77777777" w:rsidR="009F52ED" w:rsidRDefault="009F52ED" w:rsidP="003136E9">
            <w:pPr>
              <w:spacing w:line="276" w:lineRule="auto"/>
              <w:jc w:val="center"/>
              <w:rPr>
                <w:sz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Поле документа </w:t>
            </w:r>
          </w:p>
        </w:tc>
        <w:tc>
          <w:tcPr>
            <w:tcW w:w="38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ECCA8" w14:textId="77777777" w:rsidR="009F52ED" w:rsidRDefault="009F52ED" w:rsidP="003136E9">
            <w:pPr>
              <w:spacing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Содержание поля документа</w:t>
            </w:r>
          </w:p>
        </w:tc>
      </w:tr>
      <w:tr w:rsidR="009F52ED" w14:paraId="5D255933" w14:textId="77777777" w:rsidTr="00F91805">
        <w:trPr>
          <w:cantSplit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AC646" w14:textId="77777777" w:rsidR="009F52ED" w:rsidRPr="002D0875" w:rsidRDefault="009F52ED" w:rsidP="003136E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Начальный экран</w:t>
            </w:r>
          </w:p>
        </w:tc>
      </w:tr>
      <w:tr w:rsidR="009F52ED" w14:paraId="293D7D2F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BD769" w14:textId="77777777" w:rsidR="009F52ED" w:rsidRPr="004C617E" w:rsidRDefault="00C00B1A" w:rsidP="003136E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Каталог</w:t>
            </w:r>
          </w:p>
        </w:tc>
        <w:tc>
          <w:tcPr>
            <w:tcW w:w="3893" w:type="pct"/>
          </w:tcPr>
          <w:p w14:paraId="18E3C7D7" w14:textId="77777777" w:rsidR="00864328" w:rsidRDefault="00864328" w:rsidP="003136E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 обозначения каталога (</w:t>
            </w:r>
            <w:r w:rsidRPr="00864328">
              <w:rPr>
                <w:rFonts w:ascii="Arial" w:hAnsi="Arial" w:cs="Arial"/>
                <w:sz w:val="20"/>
                <w:szCs w:val="20"/>
              </w:rPr>
              <w:t>CHAR 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5763DC5" w14:textId="77777777" w:rsidR="009F52ED" w:rsidRDefault="00C00B1A" w:rsidP="003136E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B1A">
              <w:rPr>
                <w:rFonts w:ascii="Arial" w:hAnsi="Arial" w:cs="Arial"/>
                <w:sz w:val="20"/>
                <w:szCs w:val="20"/>
              </w:rPr>
              <w:t>Выбор каталога из списка</w:t>
            </w:r>
            <w:r w:rsidR="0086432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42CB762" w14:textId="77777777" w:rsidR="00A86A6D" w:rsidRPr="00A03DDE" w:rsidRDefault="00A86A6D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Каталог причин (код 5)</w:t>
            </w:r>
          </w:p>
          <w:p w14:paraId="52841E84" w14:textId="77777777" w:rsidR="00A86A6D" w:rsidRPr="00A03DDE" w:rsidRDefault="00A86A6D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Каталог последствий (код 6)</w:t>
            </w:r>
          </w:p>
          <w:p w14:paraId="319387B8" w14:textId="77777777" w:rsidR="00A86A6D" w:rsidRPr="00A03DDE" w:rsidRDefault="00A86A6D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Каталог видов дефектов (код 9)</w:t>
            </w:r>
          </w:p>
          <w:p w14:paraId="03CA688D" w14:textId="77777777" w:rsidR="00A86A6D" w:rsidRPr="00A03DDE" w:rsidRDefault="00A86A6D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Каталог частей объекта (код B)</w:t>
            </w:r>
          </w:p>
          <w:p w14:paraId="0719A060" w14:textId="77777777" w:rsidR="00862D82" w:rsidRDefault="00A86A6D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Каталог картин повреждений (код C</w:t>
            </w:r>
            <w:r w:rsidR="00862D82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D2A2A5C" w14:textId="77777777" w:rsidR="00A86A6D" w:rsidRPr="00A03DDE" w:rsidRDefault="00862D82" w:rsidP="00A03DDE">
            <w:pPr>
              <w:pStyle w:val="afa"/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Каталог состояние ЕО (код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 w:rsidR="00A86A6D" w:rsidRPr="00A03DDE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55A8010F" w14:textId="77777777" w:rsidR="00A86A6D" w:rsidRPr="004C617E" w:rsidRDefault="00A86A6D" w:rsidP="003136E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52ED" w14:paraId="6BEF1CEA" w14:textId="77777777" w:rsidTr="00F91805">
        <w:trPr>
          <w:cantSplit/>
        </w:trPr>
        <w:tc>
          <w:tcPr>
            <w:tcW w:w="50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83AA8" w14:textId="77777777" w:rsidR="009F52ED" w:rsidRPr="004C617E" w:rsidRDefault="00864328" w:rsidP="003136E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Основной экран</w:t>
            </w:r>
          </w:p>
        </w:tc>
      </w:tr>
      <w:tr w:rsidR="00864328" w14:paraId="632CDAE7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52DB3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Группа кодов</w:t>
            </w:r>
          </w:p>
        </w:tc>
        <w:tc>
          <w:tcPr>
            <w:tcW w:w="3893" w:type="pct"/>
            <w:vAlign w:val="center"/>
          </w:tcPr>
          <w:p w14:paraId="46270D0F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64328">
              <w:rPr>
                <w:rFonts w:ascii="Arial" w:hAnsi="Arial" w:cs="Arial"/>
                <w:sz w:val="20"/>
                <w:szCs w:val="20"/>
              </w:rPr>
              <w:t>Назнача</w:t>
            </w:r>
            <w:r>
              <w:rPr>
                <w:rFonts w:ascii="Arial" w:hAnsi="Arial" w:cs="Arial"/>
                <w:sz w:val="20"/>
                <w:szCs w:val="20"/>
              </w:rPr>
              <w:t>ется</w:t>
            </w:r>
            <w:r w:rsidRPr="00864328">
              <w:rPr>
                <w:rFonts w:ascii="Arial" w:hAnsi="Arial" w:cs="Arial"/>
                <w:sz w:val="20"/>
                <w:szCs w:val="20"/>
              </w:rPr>
              <w:t xml:space="preserve"> код групп</w:t>
            </w:r>
            <w:r>
              <w:rPr>
                <w:rFonts w:ascii="Arial" w:hAnsi="Arial" w:cs="Arial"/>
                <w:sz w:val="20"/>
                <w:szCs w:val="20"/>
              </w:rPr>
              <w:t>ы</w:t>
            </w:r>
            <w:r w:rsidRPr="00864328">
              <w:rPr>
                <w:rFonts w:ascii="Arial" w:hAnsi="Arial" w:cs="Arial"/>
                <w:sz w:val="20"/>
                <w:szCs w:val="20"/>
              </w:rPr>
              <w:t xml:space="preserve"> в каталоге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64328">
              <w:rPr>
                <w:rFonts w:ascii="Arial" w:hAnsi="Arial" w:cs="Arial"/>
                <w:sz w:val="20"/>
                <w:szCs w:val="20"/>
              </w:rPr>
              <w:t>CHAR 8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64328" w14:paraId="109D2E5E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6C3AF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Краткий текст</w:t>
            </w:r>
          </w:p>
        </w:tc>
        <w:tc>
          <w:tcPr>
            <w:tcW w:w="3893" w:type="pct"/>
            <w:vAlign w:val="center"/>
          </w:tcPr>
          <w:p w14:paraId="2C1DDC67" w14:textId="77777777" w:rsidR="00864328" w:rsidRPr="00A03DDE" w:rsidRDefault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Наименование группы (CHAR 40)</w:t>
            </w:r>
          </w:p>
        </w:tc>
      </w:tr>
      <w:tr w:rsidR="00864328" w14:paraId="0ECEA071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8828B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Статус группы кодов</w:t>
            </w:r>
          </w:p>
        </w:tc>
        <w:tc>
          <w:tcPr>
            <w:tcW w:w="3893" w:type="pct"/>
            <w:vAlign w:val="center"/>
          </w:tcPr>
          <w:p w14:paraId="568509C1" w14:textId="77777777" w:rsidR="00864328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 xml:space="preserve">Варианты выбора: </w:t>
            </w:r>
          </w:p>
          <w:p w14:paraId="48D4034F" w14:textId="77777777" w:rsidR="00864328" w:rsidRPr="008F6CE4" w:rsidRDefault="00864328" w:rsidP="00A03DDE">
            <w:pPr>
              <w:pStyle w:val="afa"/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создаётся</w:t>
            </w:r>
          </w:p>
          <w:p w14:paraId="088FD182" w14:textId="77777777" w:rsidR="00864328" w:rsidRPr="008F6CE4" w:rsidRDefault="00864328" w:rsidP="00A03DDE">
            <w:pPr>
              <w:pStyle w:val="afa"/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деблокировано</w:t>
            </w:r>
          </w:p>
          <w:p w14:paraId="1065199C" w14:textId="77777777" w:rsidR="00864328" w:rsidRPr="008F6CE4" w:rsidRDefault="00864328" w:rsidP="00A03DDE">
            <w:pPr>
              <w:pStyle w:val="afa"/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более не используется</w:t>
            </w:r>
          </w:p>
          <w:p w14:paraId="11941DB0" w14:textId="77777777" w:rsidR="00864328" w:rsidRDefault="00864328" w:rsidP="00A03DDE">
            <w:pPr>
              <w:pStyle w:val="afa"/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метка удаления</w:t>
            </w:r>
            <w:r w:rsidRPr="00A03DDE" w:rsidDel="0086432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A439C43" w14:textId="77777777" w:rsidR="00864328" w:rsidRPr="00A03DDE" w:rsidRDefault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A03DDE">
              <w:rPr>
                <w:rFonts w:ascii="Arial" w:hAnsi="Arial" w:cs="Arial"/>
                <w:sz w:val="20"/>
                <w:szCs w:val="20"/>
              </w:rPr>
              <w:t>CHAR 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64328" w14:paraId="4A73F880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DCA52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</w:t>
            </w:r>
          </w:p>
        </w:tc>
        <w:tc>
          <w:tcPr>
            <w:tcW w:w="3893" w:type="pct"/>
            <w:vAlign w:val="center"/>
          </w:tcPr>
          <w:p w14:paraId="68777943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Назначается код записи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64328">
              <w:rPr>
                <w:rFonts w:ascii="Arial" w:hAnsi="Arial" w:cs="Arial"/>
                <w:sz w:val="20"/>
                <w:szCs w:val="20"/>
              </w:rPr>
              <w:t>CHAR 4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64328" w14:paraId="57A15E41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11553" w14:textId="77777777" w:rsidR="00864328" w:rsidRPr="00864328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КраткТекст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8F6CE4">
              <w:rPr>
                <w:rFonts w:ascii="Arial" w:hAnsi="Arial" w:cs="Arial"/>
                <w:sz w:val="20"/>
                <w:szCs w:val="20"/>
              </w:rPr>
              <w:t>Код</w:t>
            </w:r>
          </w:p>
        </w:tc>
        <w:tc>
          <w:tcPr>
            <w:tcW w:w="3893" w:type="pct"/>
            <w:vAlign w:val="center"/>
          </w:tcPr>
          <w:p w14:paraId="506BEE4A" w14:textId="77777777" w:rsidR="00864328" w:rsidRPr="00864328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F6CE4">
              <w:rPr>
                <w:rFonts w:ascii="Arial" w:hAnsi="Arial" w:cs="Arial"/>
                <w:sz w:val="20"/>
                <w:szCs w:val="20"/>
              </w:rPr>
              <w:t>Наименование записи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A03DDE">
              <w:rPr>
                <w:rFonts w:ascii="Arial" w:hAnsi="Arial" w:cs="Arial"/>
                <w:sz w:val="20"/>
                <w:szCs w:val="20"/>
              </w:rPr>
              <w:t>CHAR 40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64328" w14:paraId="06605E4E" w14:textId="77777777" w:rsidTr="00F91805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9C77E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Класс дефектов</w:t>
            </w:r>
          </w:p>
        </w:tc>
        <w:tc>
          <w:tcPr>
            <w:tcW w:w="3893" w:type="pct"/>
            <w:vAlign w:val="center"/>
          </w:tcPr>
          <w:p w14:paraId="60570B7B" w14:textId="77777777" w:rsidR="00864328" w:rsidRPr="004C617E" w:rsidRDefault="00864328" w:rsidP="0086432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03DDE">
              <w:rPr>
                <w:rFonts w:ascii="Arial" w:hAnsi="Arial" w:cs="Arial"/>
                <w:sz w:val="20"/>
                <w:szCs w:val="20"/>
              </w:rPr>
              <w:t>Всегда принимает значение 01 Дефект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A03DDE">
              <w:rPr>
                <w:rFonts w:ascii="Arial" w:hAnsi="Arial" w:cs="Arial"/>
                <w:sz w:val="20"/>
                <w:szCs w:val="20"/>
              </w:rPr>
              <w:t>CHAR 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3A0E8A0A" w14:textId="77777777" w:rsidR="0016569A" w:rsidRPr="000C1778" w:rsidRDefault="0016569A" w:rsidP="005662F2">
      <w:pPr>
        <w:rPr>
          <w:rFonts w:eastAsiaTheme="majorEastAsia"/>
        </w:rPr>
      </w:pPr>
    </w:p>
    <w:p w14:paraId="5AD261D8" w14:textId="77777777" w:rsidR="00B61C4B" w:rsidRPr="00BE014D" w:rsidRDefault="00B61C4B" w:rsidP="00BE014D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93" w:name="_Toc69302511"/>
      <w:r w:rsidRPr="00BE014D">
        <w:rPr>
          <w:rFonts w:eastAsiaTheme="majorEastAsia" w:cstheme="majorBidi"/>
          <w:bCs w:val="0"/>
          <w:iCs w:val="0"/>
          <w:szCs w:val="26"/>
        </w:rPr>
        <w:t>Отчетность и выходные формы</w:t>
      </w:r>
      <w:bookmarkEnd w:id="3193"/>
    </w:p>
    <w:p w14:paraId="54008EDB" w14:textId="1940BEF1" w:rsidR="00B9591F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B7195A">
        <w:rPr>
          <w:rFonts w:ascii="Arial" w:hAnsi="Arial" w:cs="Arial"/>
          <w:b/>
          <w:sz w:val="22"/>
        </w:rPr>
        <w:t>2</w:t>
      </w:r>
      <w:ins w:id="3194" w:author="Serjo" w:date="2020-04-29T12:26:00Z">
        <w:r w:rsidR="001E116D">
          <w:rPr>
            <w:rFonts w:ascii="Arial" w:hAnsi="Arial" w:cs="Arial"/>
            <w:b/>
            <w:sz w:val="22"/>
          </w:rPr>
          <w:t>3</w:t>
        </w:r>
      </w:ins>
      <w:del w:id="3195" w:author="Serjo" w:date="2020-04-29T12:26:00Z">
        <w:r w:rsidR="0009099C" w:rsidDel="001E116D">
          <w:rPr>
            <w:rFonts w:ascii="Arial" w:hAnsi="Arial" w:cs="Arial"/>
            <w:b/>
            <w:sz w:val="22"/>
          </w:rPr>
          <w:delText>1</w:delText>
        </w:r>
      </w:del>
      <w:r w:rsidRPr="00916FAB">
        <w:rPr>
          <w:rFonts w:ascii="Arial" w:hAnsi="Arial" w:cs="Arial"/>
          <w:b/>
          <w:sz w:val="22"/>
        </w:rPr>
        <w:t>.Отче</w:t>
      </w:r>
      <w:r w:rsidR="00916FAB">
        <w:rPr>
          <w:rFonts w:ascii="Arial" w:hAnsi="Arial" w:cs="Arial"/>
          <w:b/>
          <w:sz w:val="22"/>
        </w:rPr>
        <w:t>т</w:t>
      </w:r>
      <w:r w:rsidRPr="00916FAB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8"/>
        <w:gridCol w:w="1386"/>
        <w:gridCol w:w="952"/>
        <w:gridCol w:w="1089"/>
        <w:gridCol w:w="6301"/>
      </w:tblGrid>
      <w:tr w:rsidR="00194E24" w:rsidRPr="00F94454" w14:paraId="17DDA1B5" w14:textId="77777777" w:rsidTr="00A03DDE">
        <w:trPr>
          <w:cantSplit/>
          <w:trHeight w:val="397"/>
          <w:tblHeader/>
        </w:trPr>
        <w:tc>
          <w:tcPr>
            <w:tcW w:w="220" w:type="pct"/>
            <w:shd w:val="clear" w:color="auto" w:fill="FFC000"/>
            <w:vAlign w:val="center"/>
          </w:tcPr>
          <w:p w14:paraId="34755D46" w14:textId="77777777" w:rsidR="00FA572B" w:rsidRPr="00C94D81" w:rsidRDefault="00FA572B" w:rsidP="00FA572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681" w:type="pct"/>
            <w:shd w:val="clear" w:color="auto" w:fill="FFC000"/>
            <w:vAlign w:val="center"/>
          </w:tcPr>
          <w:p w14:paraId="1588079F" w14:textId="77777777" w:rsidR="00FA572B" w:rsidRPr="00C94D81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468" w:type="pct"/>
            <w:shd w:val="clear" w:color="auto" w:fill="FFC000"/>
            <w:vAlign w:val="center"/>
          </w:tcPr>
          <w:p w14:paraId="1E99134A" w14:textId="77777777" w:rsidR="00FA572B" w:rsidRPr="00C94D81" w:rsidRDefault="00FA572B" w:rsidP="00FA572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535" w:type="pct"/>
            <w:shd w:val="clear" w:color="auto" w:fill="FFC000"/>
            <w:vAlign w:val="center"/>
          </w:tcPr>
          <w:p w14:paraId="7185BE05" w14:textId="77777777" w:rsidR="00FA572B" w:rsidRPr="00C94D81" w:rsidRDefault="00FA572B" w:rsidP="00FA572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3096" w:type="pct"/>
            <w:shd w:val="clear" w:color="auto" w:fill="FFC000"/>
            <w:vAlign w:val="center"/>
          </w:tcPr>
          <w:p w14:paraId="32D7B23D" w14:textId="77777777" w:rsidR="00FA572B" w:rsidRPr="00C94D81" w:rsidRDefault="000C7A69" w:rsidP="00FA572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C94D81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C94D81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направлению/Шаблон формуляра</w:t>
            </w:r>
          </w:p>
        </w:tc>
      </w:tr>
      <w:tr w:rsidR="00194E24" w:rsidRPr="006F17CD" w14:paraId="7E296345" w14:textId="77777777" w:rsidTr="00A03DDE">
        <w:trPr>
          <w:cantSplit/>
        </w:trPr>
        <w:tc>
          <w:tcPr>
            <w:tcW w:w="220" w:type="pct"/>
          </w:tcPr>
          <w:p w14:paraId="2C916489" w14:textId="77777777" w:rsidR="00FA572B" w:rsidRPr="00C94D81" w:rsidRDefault="00FA572B" w:rsidP="002D087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94D81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81" w:type="pct"/>
          </w:tcPr>
          <w:p w14:paraId="60CAB60E" w14:textId="77777777" w:rsidR="00FA572B" w:rsidRPr="00C94D81" w:rsidRDefault="00FA10FB" w:rsidP="005063DE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94D81">
              <w:rPr>
                <w:rFonts w:ascii="Arial" w:hAnsi="Arial" w:cs="Arial"/>
                <w:sz w:val="20"/>
                <w:szCs w:val="20"/>
              </w:rPr>
              <w:t>Дефектная ведомость</w:t>
            </w:r>
          </w:p>
        </w:tc>
        <w:tc>
          <w:tcPr>
            <w:tcW w:w="468" w:type="pct"/>
            <w:shd w:val="clear" w:color="auto" w:fill="auto"/>
          </w:tcPr>
          <w:p w14:paraId="5BB73291" w14:textId="77777777" w:rsidR="00FA572B" w:rsidRPr="00C94D81" w:rsidRDefault="002D0875" w:rsidP="002D0875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C94D81">
              <w:rPr>
                <w:rFonts w:ascii="Arial" w:hAnsi="Arial" w:cs="Arial"/>
                <w:sz w:val="20"/>
                <w:szCs w:val="20"/>
              </w:rPr>
              <w:t>Разработка</w:t>
            </w:r>
          </w:p>
        </w:tc>
        <w:tc>
          <w:tcPr>
            <w:tcW w:w="535" w:type="pct"/>
            <w:shd w:val="clear" w:color="auto" w:fill="auto"/>
          </w:tcPr>
          <w:p w14:paraId="1E1BCBB4" w14:textId="77777777" w:rsidR="00FA572B" w:rsidRPr="00C94D81" w:rsidRDefault="006F17CD" w:rsidP="002D087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PM32</w:t>
            </w:r>
          </w:p>
        </w:tc>
        <w:tc>
          <w:tcPr>
            <w:tcW w:w="3096" w:type="pct"/>
            <w:shd w:val="clear" w:color="auto" w:fill="auto"/>
          </w:tcPr>
          <w:p w14:paraId="2B6288DD" w14:textId="6266F946" w:rsidR="00FA572B" w:rsidRPr="001F2E19" w:rsidRDefault="00194E24" w:rsidP="002D0875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del w:id="3196" w:author="Владимир Лаут" w:date="2021-04-14T12:55:00Z"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http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://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portal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.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polyus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.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com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ERP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ERPDocuments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/07_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Концептуальный</w:delText>
              </w:r>
              <w:r w:rsidR="006C72EE"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дизайн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/06_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Реестр</w:delText>
              </w:r>
              <w:r w:rsidR="006C72EE"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формуляров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ТОиР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/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Дефектная</w:delText>
              </w:r>
              <w:r w:rsidR="006C72EE"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ведомость</w:delText>
              </w:r>
              <w:r w:rsidR="006C72EE"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_</w:delText>
              </w:r>
              <w:r w:rsidRPr="00C94D81" w:rsidDel="001F2E19">
                <w:rPr>
                  <w:rFonts w:ascii="Arial" w:hAnsi="Arial" w:cs="Arial"/>
                  <w:bCs/>
                  <w:sz w:val="20"/>
                  <w:szCs w:val="20"/>
                </w:rPr>
                <w:delText>шаблон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</w:rPr>
                <w:delText>.</w:delText>
              </w:r>
              <w:r w:rsidRPr="006F17CD" w:rsidDel="001F2E19">
                <w:rPr>
                  <w:rFonts w:ascii="Arial" w:hAnsi="Arial" w:cs="Arial"/>
                  <w:bCs/>
                  <w:sz w:val="20"/>
                  <w:szCs w:val="20"/>
                  <w:lang w:val="en-US"/>
                </w:rPr>
                <w:delText>xlsx</w:delText>
              </w:r>
            </w:del>
            <w:ins w:id="3197" w:author="Владимир Лаут" w:date="2021-04-14T12:55:00Z">
              <w:r w:rsidR="001F2E19">
                <w:rPr>
                  <w:rFonts w:ascii="Arial" w:hAnsi="Arial" w:cs="Arial"/>
                  <w:bCs/>
                  <w:sz w:val="20"/>
                  <w:szCs w:val="20"/>
                </w:rPr>
                <w:t xml:space="preserve">Формуляр представлен в </w:t>
              </w:r>
              <w:r w:rsidR="001F2E19" w:rsidRPr="001F2E19">
                <w:rPr>
                  <w:rFonts w:ascii="Arial" w:hAnsi="Arial" w:cs="Arial"/>
                  <w:bCs/>
                  <w:sz w:val="20"/>
                  <w:szCs w:val="20"/>
                </w:rPr>
                <w:t>ERP.13.9.2_66_PM_Альбом форм по направлению ТОиР</w:t>
              </w:r>
            </w:ins>
          </w:p>
        </w:tc>
      </w:tr>
    </w:tbl>
    <w:p w14:paraId="14D237DE" w14:textId="77777777" w:rsidR="000F4678" w:rsidRPr="00916FAB" w:rsidRDefault="000F4678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5FB60568" w14:textId="77777777" w:rsidR="00695202" w:rsidRPr="008C7F95" w:rsidRDefault="009A2B20" w:rsidP="008C7F95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198" w:name="_Toc69302512"/>
      <w:r>
        <w:rPr>
          <w:rFonts w:eastAsiaTheme="majorEastAsia" w:cstheme="majorBidi"/>
          <w:bCs w:val="0"/>
          <w:iCs w:val="0"/>
          <w:szCs w:val="26"/>
        </w:rPr>
        <w:t xml:space="preserve">Перечень доработок, 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Разработ</w:t>
      </w:r>
      <w:r>
        <w:rPr>
          <w:rFonts w:eastAsiaTheme="majorEastAsia" w:cstheme="majorBidi"/>
          <w:bCs w:val="0"/>
          <w:iCs w:val="0"/>
          <w:szCs w:val="26"/>
        </w:rPr>
        <w:t>о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к</w:t>
      </w:r>
      <w:r w:rsidR="00C609BD">
        <w:rPr>
          <w:rFonts w:eastAsiaTheme="majorEastAsia" w:cstheme="majorBidi"/>
          <w:bCs w:val="0"/>
          <w:iCs w:val="0"/>
          <w:szCs w:val="26"/>
        </w:rPr>
        <w:t xml:space="preserve"> и интеграция (интерфейсы)</w:t>
      </w:r>
      <w:bookmarkEnd w:id="3198"/>
    </w:p>
    <w:p w14:paraId="64FA44BD" w14:textId="28AAB7D5" w:rsidR="002F400F" w:rsidRPr="00467379" w:rsidRDefault="002F400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467379">
        <w:rPr>
          <w:rFonts w:ascii="Arial" w:hAnsi="Arial" w:cs="Arial"/>
          <w:b/>
          <w:sz w:val="22"/>
          <w:szCs w:val="22"/>
        </w:rPr>
        <w:t xml:space="preserve">Таблица </w:t>
      </w:r>
      <w:r w:rsidR="0009099C">
        <w:rPr>
          <w:rFonts w:ascii="Arial" w:hAnsi="Arial" w:cs="Arial"/>
          <w:b/>
          <w:sz w:val="22"/>
          <w:szCs w:val="22"/>
          <w:lang w:val="en-US"/>
        </w:rPr>
        <w:t>2</w:t>
      </w:r>
      <w:ins w:id="3199" w:author="Serjo" w:date="2020-04-29T12:26:00Z">
        <w:r w:rsidR="001E116D">
          <w:rPr>
            <w:rFonts w:ascii="Arial" w:hAnsi="Arial" w:cs="Arial"/>
            <w:b/>
            <w:sz w:val="22"/>
            <w:szCs w:val="22"/>
          </w:rPr>
          <w:t>4</w:t>
        </w:r>
      </w:ins>
      <w:del w:id="3200" w:author="Serjo" w:date="2020-04-29T12:26:00Z">
        <w:r w:rsidR="0009099C" w:rsidDel="001E116D">
          <w:rPr>
            <w:rFonts w:ascii="Arial" w:hAnsi="Arial" w:cs="Arial"/>
            <w:b/>
            <w:sz w:val="22"/>
            <w:szCs w:val="22"/>
            <w:lang w:val="en-US"/>
          </w:rPr>
          <w:delText>2</w:delText>
        </w:r>
      </w:del>
      <w:r w:rsidRPr="00467379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PrChange w:id="3201" w:author="Serjo" w:date="2020-04-08T16:51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514"/>
        <w:gridCol w:w="1789"/>
        <w:gridCol w:w="1346"/>
        <w:gridCol w:w="981"/>
        <w:gridCol w:w="5546"/>
        <w:tblGridChange w:id="3202">
          <w:tblGrid>
            <w:gridCol w:w="514"/>
            <w:gridCol w:w="1789"/>
            <w:gridCol w:w="272"/>
            <w:gridCol w:w="1074"/>
            <w:gridCol w:w="412"/>
            <w:gridCol w:w="569"/>
            <w:gridCol w:w="523"/>
            <w:gridCol w:w="5023"/>
          </w:tblGrid>
        </w:tblGridChange>
      </w:tblGrid>
      <w:tr w:rsidR="001135C1" w:rsidRPr="006F5656" w14:paraId="14D4D059" w14:textId="77777777" w:rsidTr="00C5157C">
        <w:trPr>
          <w:cantSplit/>
          <w:trHeight w:val="397"/>
          <w:tblHeader/>
          <w:trPrChange w:id="3203" w:author="Serjo" w:date="2020-04-08T16:51:00Z">
            <w:trPr>
              <w:cantSplit/>
              <w:trHeight w:val="397"/>
              <w:tblHeader/>
            </w:trPr>
          </w:trPrChange>
        </w:trPr>
        <w:tc>
          <w:tcPr>
            <w:tcW w:w="253" w:type="pct"/>
            <w:shd w:val="clear" w:color="auto" w:fill="FFC000"/>
            <w:vAlign w:val="center"/>
            <w:tcPrChange w:id="3204" w:author="Serjo" w:date="2020-04-08T16:51:00Z">
              <w:tcPr>
                <w:tcW w:w="341" w:type="pct"/>
                <w:shd w:val="clear" w:color="auto" w:fill="FFC000"/>
                <w:vAlign w:val="center"/>
              </w:tcPr>
            </w:tcPrChange>
          </w:tcPr>
          <w:p w14:paraId="702BFE51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013" w:type="pct"/>
            <w:shd w:val="clear" w:color="auto" w:fill="FFC000"/>
            <w:vAlign w:val="center"/>
            <w:tcPrChange w:id="3205" w:author="Serjo" w:date="2020-04-08T16:51:00Z">
              <w:tcPr>
                <w:tcW w:w="1324" w:type="pct"/>
                <w:gridSpan w:val="2"/>
                <w:shd w:val="clear" w:color="auto" w:fill="FFC000"/>
                <w:vAlign w:val="center"/>
              </w:tcPr>
            </w:tcPrChange>
          </w:tcPr>
          <w:p w14:paraId="62C86CB3" w14:textId="77777777" w:rsidR="001135C1" w:rsidRPr="008C7F95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730" w:type="pct"/>
            <w:shd w:val="clear" w:color="auto" w:fill="FFC000"/>
            <w:vAlign w:val="center"/>
            <w:tcPrChange w:id="3206" w:author="Serjo" w:date="2020-04-08T16:51:00Z">
              <w:tcPr>
                <w:tcW w:w="930" w:type="pct"/>
                <w:gridSpan w:val="2"/>
                <w:shd w:val="clear" w:color="auto" w:fill="FFC000"/>
                <w:vAlign w:val="center"/>
              </w:tcPr>
            </w:tcPrChange>
          </w:tcPr>
          <w:p w14:paraId="3DFEF1DC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537" w:type="pct"/>
            <w:shd w:val="clear" w:color="auto" w:fill="FFC000"/>
            <w:vAlign w:val="center"/>
            <w:tcPrChange w:id="3207" w:author="Serjo" w:date="2020-04-08T16:51:00Z">
              <w:tcPr>
                <w:tcW w:w="736" w:type="pct"/>
                <w:gridSpan w:val="2"/>
                <w:shd w:val="clear" w:color="auto" w:fill="FFC000"/>
                <w:vAlign w:val="center"/>
              </w:tcPr>
            </w:tcPrChange>
          </w:tcPr>
          <w:p w14:paraId="78914ECC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2468" w:type="pct"/>
            <w:shd w:val="clear" w:color="auto" w:fill="FFC000"/>
            <w:vAlign w:val="center"/>
            <w:tcPrChange w:id="3208" w:author="Serjo" w:date="2020-04-08T16:51:00Z">
              <w:tcPr>
                <w:tcW w:w="1669" w:type="pct"/>
                <w:shd w:val="clear" w:color="auto" w:fill="FFC000"/>
                <w:vAlign w:val="center"/>
              </w:tcPr>
            </w:tcPrChange>
          </w:tcPr>
          <w:p w14:paraId="7988EC0E" w14:textId="77777777" w:rsidR="001135C1" w:rsidRPr="006F565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E40857" w:rsidRPr="006F5656" w14:paraId="608DFDE8" w14:textId="77777777" w:rsidTr="00C5157C">
        <w:trPr>
          <w:cantSplit/>
          <w:trPrChange w:id="3209" w:author="Serjo" w:date="2020-04-08T16:51:00Z">
            <w:trPr>
              <w:cantSplit/>
            </w:trPr>
          </w:trPrChange>
        </w:trPr>
        <w:tc>
          <w:tcPr>
            <w:tcW w:w="253" w:type="pct"/>
            <w:shd w:val="clear" w:color="auto" w:fill="auto"/>
            <w:tcPrChange w:id="3210" w:author="Serjo" w:date="2020-04-08T16:51:00Z">
              <w:tcPr>
                <w:tcW w:w="341" w:type="pct"/>
                <w:shd w:val="clear" w:color="auto" w:fill="auto"/>
              </w:tcPr>
            </w:tcPrChange>
          </w:tcPr>
          <w:p w14:paraId="4349922A" w14:textId="77777777" w:rsidR="00E40857" w:rsidRPr="006F5656" w:rsidRDefault="00E40857" w:rsidP="00E4085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013" w:type="pct"/>
            <w:vAlign w:val="center"/>
            <w:tcPrChange w:id="3211" w:author="Serjo" w:date="2020-04-08T16:51:00Z">
              <w:tcPr>
                <w:tcW w:w="1324" w:type="pct"/>
                <w:gridSpan w:val="2"/>
                <w:vAlign w:val="center"/>
              </w:tcPr>
            </w:tcPrChange>
          </w:tcPr>
          <w:p w14:paraId="7879390F" w14:textId="77777777" w:rsidR="00E40857" w:rsidRPr="009955B7" w:rsidDel="00F16BE1" w:rsidRDefault="00E40857" w:rsidP="00E40857">
            <w:pPr>
              <w:jc w:val="center"/>
              <w:rPr>
                <w:del w:id="3212" w:author="Serjo" w:date="2020-04-11T17:09:00Z"/>
                <w:rFonts w:ascii="Arial" w:hAnsi="Arial" w:cs="Arial"/>
                <w:sz w:val="20"/>
                <w:szCs w:val="20"/>
              </w:rPr>
            </w:pPr>
            <w:r w:rsidRPr="009955B7">
              <w:rPr>
                <w:rFonts w:ascii="Arial" w:hAnsi="Arial" w:cs="Arial"/>
                <w:sz w:val="20"/>
                <w:szCs w:val="20"/>
              </w:rPr>
              <w:t xml:space="preserve">При получении дефекта или останова из внешней системы автоматически создаётся сообщение ТОРО в </w:t>
            </w:r>
            <w:r w:rsidR="003616A7">
              <w:rPr>
                <w:rFonts w:ascii="Arial" w:hAnsi="Arial" w:cs="Arial"/>
                <w:sz w:val="20"/>
                <w:szCs w:val="20"/>
              </w:rPr>
              <w:t>S/4HANA</w:t>
            </w:r>
          </w:p>
          <w:p w14:paraId="5D8EF28D" w14:textId="6D500335" w:rsidR="00E40857" w:rsidRPr="006F5656" w:rsidRDefault="00E40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del w:id="3213" w:author="Serjo" w:date="2020-04-11T17:09:00Z">
              <w:r w:rsidRPr="009955B7" w:rsidDel="00F16BE1">
                <w:rPr>
                  <w:rFonts w:ascii="Arial" w:hAnsi="Arial" w:cs="Arial"/>
                  <w:sz w:val="20"/>
                  <w:szCs w:val="20"/>
                </w:rPr>
                <w:delText>При получении измерения из внешней системы автоматически создаётся до</w:delText>
              </w:r>
              <w:r w:rsidDel="00F16BE1">
                <w:rPr>
                  <w:rFonts w:ascii="Arial" w:hAnsi="Arial" w:cs="Arial"/>
                  <w:sz w:val="20"/>
                  <w:szCs w:val="20"/>
                </w:rPr>
                <w:delText xml:space="preserve">кумент измерения в </w:delText>
              </w:r>
              <w:r w:rsidR="003616A7" w:rsidDel="00F16BE1">
                <w:rPr>
                  <w:rFonts w:ascii="Arial" w:hAnsi="Arial" w:cs="Arial"/>
                  <w:sz w:val="20"/>
                  <w:szCs w:val="20"/>
                </w:rPr>
                <w:delText>S/4HANA</w:delText>
              </w:r>
            </w:del>
          </w:p>
        </w:tc>
        <w:tc>
          <w:tcPr>
            <w:tcW w:w="730" w:type="pct"/>
            <w:tcPrChange w:id="3214" w:author="Serjo" w:date="2020-04-08T16:51:00Z">
              <w:tcPr>
                <w:tcW w:w="930" w:type="pct"/>
                <w:gridSpan w:val="2"/>
              </w:tcPr>
            </w:tcPrChange>
          </w:tcPr>
          <w:p w14:paraId="4FFC0009" w14:textId="77777777" w:rsidR="00E40857" w:rsidRPr="006F5656" w:rsidRDefault="00E40857" w:rsidP="00E408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Интерфейс</w:t>
            </w:r>
          </w:p>
        </w:tc>
        <w:tc>
          <w:tcPr>
            <w:tcW w:w="537" w:type="pct"/>
            <w:tcPrChange w:id="3215" w:author="Serjo" w:date="2020-04-08T16:51:00Z">
              <w:tcPr>
                <w:tcW w:w="736" w:type="pct"/>
                <w:gridSpan w:val="2"/>
              </w:tcPr>
            </w:tcPrChange>
          </w:tcPr>
          <w:p w14:paraId="119A39EE" w14:textId="77777777" w:rsidR="00E40857" w:rsidRPr="009955B7" w:rsidRDefault="00E40857" w:rsidP="00E4085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93B54">
              <w:rPr>
                <w:rFonts w:ascii="Arial" w:hAnsi="Arial" w:cs="Arial"/>
                <w:sz w:val="20"/>
                <w:szCs w:val="20"/>
              </w:rPr>
              <w:t>PM01</w:t>
            </w:r>
          </w:p>
        </w:tc>
        <w:tc>
          <w:tcPr>
            <w:tcW w:w="2468" w:type="pct"/>
            <w:shd w:val="clear" w:color="auto" w:fill="auto"/>
            <w:tcPrChange w:id="3216" w:author="Serjo" w:date="2020-04-08T16:51:00Z">
              <w:tcPr>
                <w:tcW w:w="1669" w:type="pct"/>
                <w:shd w:val="clear" w:color="auto" w:fill="auto"/>
              </w:tcPr>
            </w:tcPrChange>
          </w:tcPr>
          <w:p w14:paraId="64AD1F13" w14:textId="77777777" w:rsidR="00E40857" w:rsidRPr="006C72EE" w:rsidRDefault="006C72EE" w:rsidP="00E4085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6C72EE" w:rsidRPr="006F5656" w14:paraId="5B2F8265" w14:textId="77777777" w:rsidTr="00F16BE1">
        <w:trPr>
          <w:cantSplit/>
        </w:trPr>
        <w:tc>
          <w:tcPr>
            <w:tcW w:w="253" w:type="pct"/>
            <w:shd w:val="clear" w:color="auto" w:fill="auto"/>
          </w:tcPr>
          <w:p w14:paraId="42529D99" w14:textId="77777777" w:rsidR="006C72EE" w:rsidRPr="00A03DDE" w:rsidRDefault="00996144" w:rsidP="006C72E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</w:t>
            </w:r>
            <w:r w:rsidR="006C72EE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1013" w:type="pct"/>
          </w:tcPr>
          <w:p w14:paraId="7674DB22" w14:textId="3B1020D5" w:rsidR="006C72EE" w:rsidRPr="00F51231" w:rsidRDefault="00F16BE1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ins w:id="3217" w:author="Serjo" w:date="2020-04-11T17:08:00Z">
              <w:r w:rsidRPr="009955B7">
                <w:rPr>
                  <w:rFonts w:ascii="Arial" w:hAnsi="Arial" w:cs="Arial"/>
                  <w:sz w:val="20"/>
                  <w:szCs w:val="20"/>
                </w:rPr>
                <w:t>При получении измерения из внешней системы автоматически создаётся до</w:t>
              </w:r>
              <w:r>
                <w:rPr>
                  <w:rFonts w:ascii="Arial" w:hAnsi="Arial" w:cs="Arial"/>
                  <w:sz w:val="20"/>
                  <w:szCs w:val="20"/>
                </w:rPr>
                <w:t xml:space="preserve">кумент измерения в S/4HANA. Выполняется </w:t>
              </w:r>
            </w:ins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="006C72EE">
              <w:rPr>
                <w:rFonts w:ascii="Arial" w:hAnsi="Arial" w:cs="Arial"/>
                <w:sz w:val="20"/>
                <w:szCs w:val="20"/>
              </w:rPr>
              <w:t>втоматическая проверка поступивших показаний измерений из внешних систем</w:t>
            </w:r>
          </w:p>
        </w:tc>
        <w:tc>
          <w:tcPr>
            <w:tcW w:w="730" w:type="pct"/>
          </w:tcPr>
          <w:p w14:paraId="7C079E69" w14:textId="5F6B983C" w:rsidR="006C72EE" w:rsidRPr="009955B7" w:rsidRDefault="00F16BE1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ins w:id="3218" w:author="Serjo" w:date="2020-04-11T17:09:00Z">
              <w:r>
                <w:rPr>
                  <w:rFonts w:ascii="Arial" w:hAnsi="Arial" w:cs="Arial"/>
                  <w:sz w:val="20"/>
                  <w:szCs w:val="20"/>
                </w:rPr>
                <w:t>Интерфейс</w:t>
              </w:r>
            </w:ins>
            <w:del w:id="3219" w:author="Serjo" w:date="2020-04-11T17:09:00Z">
              <w:r w:rsidR="006C72EE" w:rsidDel="00F16BE1">
                <w:rPr>
                  <w:rFonts w:ascii="Arial" w:hAnsi="Arial" w:cs="Arial"/>
                  <w:sz w:val="20"/>
                  <w:szCs w:val="20"/>
                </w:rPr>
                <w:delText>Расширение</w:delText>
              </w:r>
            </w:del>
          </w:p>
        </w:tc>
        <w:tc>
          <w:tcPr>
            <w:tcW w:w="537" w:type="pct"/>
          </w:tcPr>
          <w:p w14:paraId="4B55141C" w14:textId="77777777" w:rsidR="006C72EE" w:rsidRDefault="006C72EE" w:rsidP="006C72E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F16BE1">
              <w:rPr>
                <w:rFonts w:ascii="Arial" w:hAnsi="Arial" w:cs="Arial"/>
                <w:sz w:val="20"/>
                <w:szCs w:val="20"/>
                <w:rPrChange w:id="3220" w:author="Serjo" w:date="2020-04-11T17:08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>57</w:t>
            </w:r>
          </w:p>
        </w:tc>
        <w:tc>
          <w:tcPr>
            <w:tcW w:w="2468" w:type="pct"/>
            <w:shd w:val="clear" w:color="auto" w:fill="auto"/>
          </w:tcPr>
          <w:p w14:paraId="19F15AA7" w14:textId="77777777" w:rsidR="006C72EE" w:rsidRPr="00F16BE1" w:rsidRDefault="006C72EE" w:rsidP="006C72EE">
            <w:pPr>
              <w:jc w:val="center"/>
              <w:rPr>
                <w:rFonts w:ascii="Arial" w:hAnsi="Arial" w:cs="Arial"/>
                <w:sz w:val="20"/>
                <w:szCs w:val="20"/>
                <w:rPrChange w:id="3221" w:author="Serjo" w:date="2020-04-11T17:08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r w:rsidRPr="00F16BE1">
              <w:rPr>
                <w:rFonts w:ascii="Arial" w:hAnsi="Arial" w:cs="Arial"/>
                <w:sz w:val="20"/>
                <w:szCs w:val="20"/>
                <w:rPrChange w:id="3222" w:author="Serjo" w:date="2020-04-11T17:08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>-</w:t>
            </w:r>
          </w:p>
        </w:tc>
      </w:tr>
      <w:tr w:rsidR="006C72EE" w:rsidRPr="006F5656" w14:paraId="119E95BC" w14:textId="77777777" w:rsidTr="00C5157C">
        <w:trPr>
          <w:cantSplit/>
          <w:trPrChange w:id="3223" w:author="Serjo" w:date="2020-04-08T16:51:00Z">
            <w:trPr>
              <w:cantSplit/>
            </w:trPr>
          </w:trPrChange>
        </w:trPr>
        <w:tc>
          <w:tcPr>
            <w:tcW w:w="253" w:type="pct"/>
            <w:shd w:val="clear" w:color="auto" w:fill="auto"/>
            <w:tcPrChange w:id="3224" w:author="Serjo" w:date="2020-04-08T16:51:00Z">
              <w:tcPr>
                <w:tcW w:w="341" w:type="pct"/>
                <w:shd w:val="clear" w:color="auto" w:fill="auto"/>
              </w:tcPr>
            </w:tcPrChange>
          </w:tcPr>
          <w:p w14:paraId="48AA52B4" w14:textId="77777777" w:rsidR="006C72EE" w:rsidRDefault="00996144" w:rsidP="006C72E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</w:t>
            </w:r>
            <w:r w:rsidR="006C72E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13" w:type="pct"/>
            <w:tcPrChange w:id="3225" w:author="Serjo" w:date="2020-04-08T16:51:00Z">
              <w:tcPr>
                <w:tcW w:w="1324" w:type="pct"/>
                <w:gridSpan w:val="2"/>
              </w:tcPr>
            </w:tcPrChange>
          </w:tcPr>
          <w:p w14:paraId="4933A074" w14:textId="77777777" w:rsidR="006C72EE" w:rsidRPr="009955B7" w:rsidRDefault="006C72EE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55B7">
              <w:rPr>
                <w:rFonts w:ascii="Arial" w:hAnsi="Arial" w:cs="Arial"/>
                <w:sz w:val="20"/>
                <w:szCs w:val="20"/>
              </w:rPr>
              <w:t>Модифицируется стандартная транзакция IK17 под просмотр дополнительных данных (время измерения, значение кода</w:t>
            </w:r>
            <w:r>
              <w:rPr>
                <w:rFonts w:ascii="Arial" w:hAnsi="Arial" w:cs="Arial"/>
                <w:sz w:val="20"/>
                <w:szCs w:val="20"/>
              </w:rPr>
              <w:t>, нормативные значения</w:t>
            </w:r>
            <w:r w:rsidRPr="009955B7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30" w:type="pct"/>
            <w:tcPrChange w:id="3226" w:author="Serjo" w:date="2020-04-08T16:51:00Z">
              <w:tcPr>
                <w:tcW w:w="930" w:type="pct"/>
                <w:gridSpan w:val="2"/>
              </w:tcPr>
            </w:tcPrChange>
          </w:tcPr>
          <w:p w14:paraId="5C9F4C8B" w14:textId="77777777" w:rsidR="006C72EE" w:rsidRPr="009955B7" w:rsidRDefault="006C72EE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55B7">
              <w:rPr>
                <w:rFonts w:ascii="Arial" w:hAnsi="Arial" w:cs="Arial"/>
                <w:sz w:val="20"/>
                <w:szCs w:val="20"/>
              </w:rPr>
              <w:t>Расширение</w:t>
            </w:r>
          </w:p>
        </w:tc>
        <w:tc>
          <w:tcPr>
            <w:tcW w:w="537" w:type="pct"/>
            <w:tcPrChange w:id="3227" w:author="Serjo" w:date="2020-04-08T16:51:00Z">
              <w:tcPr>
                <w:tcW w:w="736" w:type="pct"/>
                <w:gridSpan w:val="2"/>
              </w:tcPr>
            </w:tcPrChange>
          </w:tcPr>
          <w:p w14:paraId="6648587F" w14:textId="77777777" w:rsidR="006C72EE" w:rsidRPr="006F5656" w:rsidRDefault="006C72EE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72A9A">
              <w:rPr>
                <w:rFonts w:ascii="Arial" w:hAnsi="Arial" w:cs="Arial"/>
                <w:sz w:val="20"/>
                <w:szCs w:val="20"/>
              </w:rPr>
              <w:t>PM</w:t>
            </w:r>
            <w:r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2468" w:type="pct"/>
            <w:shd w:val="clear" w:color="auto" w:fill="auto"/>
            <w:tcPrChange w:id="3228" w:author="Serjo" w:date="2020-04-08T16:51:00Z">
              <w:tcPr>
                <w:tcW w:w="1669" w:type="pct"/>
                <w:shd w:val="clear" w:color="auto" w:fill="auto"/>
              </w:tcPr>
            </w:tcPrChange>
          </w:tcPr>
          <w:p w14:paraId="0077DE7A" w14:textId="77777777" w:rsidR="006C72EE" w:rsidRPr="006C72EE" w:rsidRDefault="006C72EE" w:rsidP="006C72E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A512B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BA0166" w:rsidRPr="006F5656" w14:paraId="78284F5F" w14:textId="77777777" w:rsidTr="00C5157C">
        <w:trPr>
          <w:cantSplit/>
          <w:trPrChange w:id="3229" w:author="Serjo" w:date="2020-04-08T16:51:00Z">
            <w:trPr>
              <w:cantSplit/>
            </w:trPr>
          </w:trPrChange>
        </w:trPr>
        <w:tc>
          <w:tcPr>
            <w:tcW w:w="253" w:type="pct"/>
            <w:shd w:val="clear" w:color="auto" w:fill="auto"/>
            <w:tcPrChange w:id="3230" w:author="Serjo" w:date="2020-04-08T16:51:00Z">
              <w:tcPr>
                <w:tcW w:w="341" w:type="pct"/>
                <w:shd w:val="clear" w:color="auto" w:fill="auto"/>
              </w:tcPr>
            </w:tcPrChange>
          </w:tcPr>
          <w:p w14:paraId="0BE3159B" w14:textId="77777777" w:rsidR="00BA0166" w:rsidRPr="00BA0166" w:rsidRDefault="003F167A" w:rsidP="006C72E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4</w:t>
            </w:r>
            <w:r w:rsidR="00BA016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1013" w:type="pct"/>
            <w:tcPrChange w:id="3231" w:author="Serjo" w:date="2020-04-08T16:51:00Z">
              <w:tcPr>
                <w:tcW w:w="1324" w:type="pct"/>
                <w:gridSpan w:val="2"/>
              </w:tcPr>
            </w:tcPrChange>
          </w:tcPr>
          <w:p w14:paraId="21C0A527" w14:textId="77777777" w:rsidR="00BA0166" w:rsidRPr="00BA0166" w:rsidRDefault="00BA0166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Модифицируется стандартная транзакция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IW</w:t>
            </w:r>
            <w:r w:rsidRPr="00BA0166">
              <w:rPr>
                <w:rFonts w:ascii="Arial" w:hAnsi="Arial" w:cs="Arial"/>
                <w:sz w:val="20"/>
                <w:szCs w:val="20"/>
              </w:rPr>
              <w:t xml:space="preserve">28 </w:t>
            </w:r>
            <w:r>
              <w:rPr>
                <w:rFonts w:ascii="Arial" w:hAnsi="Arial" w:cs="Arial"/>
                <w:sz w:val="20"/>
                <w:szCs w:val="20"/>
              </w:rPr>
              <w:t>под просмотр дополнительных данных</w:t>
            </w:r>
          </w:p>
        </w:tc>
        <w:tc>
          <w:tcPr>
            <w:tcW w:w="730" w:type="pct"/>
            <w:tcPrChange w:id="3232" w:author="Serjo" w:date="2020-04-08T16:51:00Z">
              <w:tcPr>
                <w:tcW w:w="930" w:type="pct"/>
                <w:gridSpan w:val="2"/>
              </w:tcPr>
            </w:tcPrChange>
          </w:tcPr>
          <w:p w14:paraId="768C9016" w14:textId="77777777" w:rsidR="00BA0166" w:rsidRPr="00BA0166" w:rsidRDefault="00BA0166" w:rsidP="006C72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Расширение</w:t>
            </w:r>
          </w:p>
        </w:tc>
        <w:tc>
          <w:tcPr>
            <w:tcW w:w="537" w:type="pct"/>
            <w:tcPrChange w:id="3233" w:author="Serjo" w:date="2020-04-08T16:51:00Z">
              <w:tcPr>
                <w:tcW w:w="736" w:type="pct"/>
                <w:gridSpan w:val="2"/>
              </w:tcPr>
            </w:tcPrChange>
          </w:tcPr>
          <w:p w14:paraId="0980860F" w14:textId="77777777" w:rsidR="00BA0166" w:rsidRPr="00BA0166" w:rsidRDefault="00BA0166" w:rsidP="006C72E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PM06</w:t>
            </w:r>
          </w:p>
        </w:tc>
        <w:tc>
          <w:tcPr>
            <w:tcW w:w="2468" w:type="pct"/>
            <w:shd w:val="clear" w:color="auto" w:fill="auto"/>
            <w:tcPrChange w:id="3234" w:author="Serjo" w:date="2020-04-08T16:51:00Z">
              <w:tcPr>
                <w:tcW w:w="1669" w:type="pct"/>
                <w:shd w:val="clear" w:color="auto" w:fill="auto"/>
              </w:tcPr>
            </w:tcPrChange>
          </w:tcPr>
          <w:p w14:paraId="22A39217" w14:textId="77777777" w:rsidR="00BA0166" w:rsidRPr="00810377" w:rsidRDefault="00810377" w:rsidP="006C72E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</w:p>
        </w:tc>
      </w:tr>
      <w:tr w:rsidR="00EF2C99" w:rsidRPr="006F5656" w:rsidDel="00C5157C" w14:paraId="2DBA7E38" w14:textId="47F48AC0" w:rsidTr="00C5157C">
        <w:trPr>
          <w:cantSplit/>
          <w:del w:id="3235" w:author="Serjo" w:date="2020-04-08T16:51:00Z"/>
          <w:trPrChange w:id="3236" w:author="Serjo" w:date="2020-04-08T16:51:00Z">
            <w:trPr>
              <w:cantSplit/>
            </w:trPr>
          </w:trPrChange>
        </w:trPr>
        <w:tc>
          <w:tcPr>
            <w:tcW w:w="253" w:type="pct"/>
            <w:shd w:val="clear" w:color="auto" w:fill="auto"/>
            <w:tcPrChange w:id="3237" w:author="Serjo" w:date="2020-04-08T16:51:00Z">
              <w:tcPr>
                <w:tcW w:w="341" w:type="pct"/>
                <w:shd w:val="clear" w:color="auto" w:fill="auto"/>
              </w:tcPr>
            </w:tcPrChange>
          </w:tcPr>
          <w:p w14:paraId="24FDCF12" w14:textId="697AF1F9" w:rsidR="00EF2C99" w:rsidDel="00C5157C" w:rsidRDefault="00EF2C99" w:rsidP="006C72EE">
            <w:pPr>
              <w:jc w:val="left"/>
              <w:rPr>
                <w:del w:id="3238" w:author="Serjo" w:date="2020-04-08T16:51:00Z"/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del w:id="3239" w:author="Serjo" w:date="2020-04-08T16:51:00Z">
              <w:r w:rsidDel="00C5157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5.</w:delText>
              </w:r>
            </w:del>
          </w:p>
        </w:tc>
        <w:tc>
          <w:tcPr>
            <w:tcW w:w="1013" w:type="pct"/>
            <w:tcPrChange w:id="3240" w:author="Serjo" w:date="2020-04-08T16:51:00Z">
              <w:tcPr>
                <w:tcW w:w="1324" w:type="pct"/>
                <w:gridSpan w:val="2"/>
              </w:tcPr>
            </w:tcPrChange>
          </w:tcPr>
          <w:p w14:paraId="37FDA574" w14:textId="5679E852" w:rsidR="00EF2C99" w:rsidDel="00C5157C" w:rsidRDefault="00EF2C99" w:rsidP="006C72EE">
            <w:pPr>
              <w:jc w:val="center"/>
              <w:rPr>
                <w:del w:id="3241" w:author="Serjo" w:date="2020-04-08T16:51:00Z"/>
                <w:rFonts w:ascii="Arial" w:hAnsi="Arial" w:cs="Arial"/>
                <w:sz w:val="20"/>
                <w:szCs w:val="20"/>
              </w:rPr>
            </w:pPr>
            <w:del w:id="3242" w:author="Serjo" w:date="2020-04-08T16:51:00Z">
              <w:r w:rsidRPr="00EF2C99" w:rsidDel="00C5157C">
                <w:rPr>
                  <w:rFonts w:ascii="Arial" w:hAnsi="Arial" w:cs="Arial"/>
                  <w:sz w:val="20"/>
                  <w:szCs w:val="20"/>
                </w:rPr>
                <w:delText>Отчет о результатах диагностики</w:delText>
              </w:r>
              <w:r w:rsidDel="00C5157C">
                <w:rPr>
                  <w:rFonts w:ascii="Arial" w:hAnsi="Arial" w:cs="Arial"/>
                  <w:sz w:val="20"/>
                  <w:szCs w:val="20"/>
                </w:rPr>
                <w:delText>, используется главным специалистом ТОиР БЕ ГОК для просмотра результатов выполненния диагностики</w:delText>
              </w:r>
            </w:del>
          </w:p>
        </w:tc>
        <w:tc>
          <w:tcPr>
            <w:tcW w:w="730" w:type="pct"/>
            <w:tcPrChange w:id="3243" w:author="Serjo" w:date="2020-04-08T16:51:00Z">
              <w:tcPr>
                <w:tcW w:w="930" w:type="pct"/>
                <w:gridSpan w:val="2"/>
              </w:tcPr>
            </w:tcPrChange>
          </w:tcPr>
          <w:p w14:paraId="18C12AA9" w14:textId="2B49FEBE" w:rsidR="00EF2C99" w:rsidRPr="00224B02" w:rsidDel="00C5157C" w:rsidRDefault="00EF2C99" w:rsidP="006C72EE">
            <w:pPr>
              <w:jc w:val="center"/>
              <w:rPr>
                <w:del w:id="3244" w:author="Serjo" w:date="2020-04-08T16:51:00Z"/>
                <w:rFonts w:ascii="Arial" w:hAnsi="Arial" w:cs="Arial"/>
                <w:sz w:val="20"/>
                <w:szCs w:val="20"/>
              </w:rPr>
            </w:pPr>
            <w:del w:id="3245" w:author="Serjo" w:date="2020-04-08T16:51:00Z">
              <w:r w:rsidDel="00C5157C">
                <w:rPr>
                  <w:rFonts w:ascii="Arial" w:hAnsi="Arial" w:cs="Arial"/>
                  <w:sz w:val="20"/>
                  <w:szCs w:val="20"/>
                </w:rPr>
                <w:delText>Отчет</w:delText>
              </w:r>
            </w:del>
          </w:p>
        </w:tc>
        <w:tc>
          <w:tcPr>
            <w:tcW w:w="537" w:type="pct"/>
            <w:tcPrChange w:id="3246" w:author="Serjo" w:date="2020-04-08T16:51:00Z">
              <w:tcPr>
                <w:tcW w:w="736" w:type="pct"/>
                <w:gridSpan w:val="2"/>
              </w:tcPr>
            </w:tcPrChange>
          </w:tcPr>
          <w:p w14:paraId="458E4EDD" w14:textId="36C53875" w:rsidR="00EF2C99" w:rsidRPr="00AA2297" w:rsidDel="00C5157C" w:rsidRDefault="00D641F8" w:rsidP="006C72EE">
            <w:pPr>
              <w:jc w:val="center"/>
              <w:rPr>
                <w:del w:id="3247" w:author="Serjo" w:date="2020-04-08T16:51:00Z"/>
                <w:rFonts w:ascii="Arial" w:hAnsi="Arial" w:cs="Arial"/>
                <w:sz w:val="20"/>
                <w:szCs w:val="20"/>
              </w:rPr>
            </w:pPr>
            <w:del w:id="3248" w:author="Serjo" w:date="2020-04-08T16:51:00Z">
              <w:r w:rsidDel="00C5157C">
                <w:rPr>
                  <w:rFonts w:ascii="Arial" w:hAnsi="Arial" w:cs="Arial"/>
                  <w:sz w:val="20"/>
                  <w:szCs w:val="20"/>
                  <w:lang w:val="en-US"/>
                </w:rPr>
                <w:delText>PM77</w:delText>
              </w:r>
            </w:del>
          </w:p>
        </w:tc>
        <w:tc>
          <w:tcPr>
            <w:tcW w:w="2468" w:type="pct"/>
            <w:shd w:val="clear" w:color="auto" w:fill="auto"/>
            <w:tcPrChange w:id="3249" w:author="Serjo" w:date="2020-04-08T16:51:00Z">
              <w:tcPr>
                <w:tcW w:w="1669" w:type="pct"/>
                <w:shd w:val="clear" w:color="auto" w:fill="auto"/>
              </w:tcPr>
            </w:tcPrChange>
          </w:tcPr>
          <w:p w14:paraId="7F745A55" w14:textId="56B063E1" w:rsidR="00EF2C99" w:rsidRPr="00224B02" w:rsidDel="00C5157C" w:rsidRDefault="00EF2C99" w:rsidP="006C72EE">
            <w:pPr>
              <w:jc w:val="center"/>
              <w:rPr>
                <w:del w:id="3250" w:author="Serjo" w:date="2020-04-08T16:51:00Z"/>
                <w:rFonts w:ascii="Arial" w:hAnsi="Arial" w:cs="Arial"/>
                <w:sz w:val="20"/>
                <w:szCs w:val="20"/>
              </w:rPr>
            </w:pPr>
            <w:del w:id="3251" w:author="Serjo" w:date="2020-04-08T16:51:00Z">
              <w:r w:rsidDel="00C5157C">
                <w:rPr>
                  <w:rFonts w:ascii="Arial" w:hAnsi="Arial" w:cs="Arial"/>
                  <w:sz w:val="20"/>
                  <w:szCs w:val="20"/>
                </w:rPr>
                <w:delText>-</w:delText>
              </w:r>
            </w:del>
          </w:p>
        </w:tc>
      </w:tr>
      <w:tr w:rsidR="009C44C6" w:rsidRPr="006F5656" w14:paraId="1CE82FA0" w14:textId="77777777" w:rsidTr="00C5157C">
        <w:trPr>
          <w:cantSplit/>
          <w:trPrChange w:id="3252" w:author="Serjo" w:date="2020-04-08T16:51:00Z">
            <w:trPr>
              <w:cantSplit/>
            </w:trPr>
          </w:trPrChange>
        </w:trPr>
        <w:tc>
          <w:tcPr>
            <w:tcW w:w="253" w:type="pct"/>
            <w:shd w:val="clear" w:color="auto" w:fill="auto"/>
            <w:tcPrChange w:id="3253" w:author="Serjo" w:date="2020-04-08T16:51:00Z">
              <w:tcPr>
                <w:tcW w:w="341" w:type="pct"/>
                <w:shd w:val="clear" w:color="auto" w:fill="auto"/>
              </w:tcPr>
            </w:tcPrChange>
          </w:tcPr>
          <w:p w14:paraId="75F6B5B7" w14:textId="70EE3E56" w:rsidR="009C44C6" w:rsidRDefault="00FD6247" w:rsidP="009C44C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ins w:id="3254" w:author="Serjo" w:date="2020-04-08T18:04:00Z">
              <w:r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lastRenderedPageBreak/>
                <w:t>5</w:t>
              </w:r>
            </w:ins>
            <w:del w:id="3255" w:author="Serjo" w:date="2020-04-08T18:04:00Z">
              <w:r w:rsidR="009C44C6" w:rsidDel="00FD6247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6</w:delText>
              </w:r>
            </w:del>
            <w:r w:rsidR="009C44C6" w:rsidRPr="00B14753">
              <w:rPr>
                <w:rFonts w:ascii="Arial" w:hAnsi="Arial" w:cs="Arial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1013" w:type="pct"/>
            <w:tcPrChange w:id="3256" w:author="Serjo" w:date="2020-04-08T16:51:00Z">
              <w:tcPr>
                <w:tcW w:w="1324" w:type="pct"/>
                <w:gridSpan w:val="2"/>
              </w:tcPr>
            </w:tcPrChange>
          </w:tcPr>
          <w:p w14:paraId="78967DC0" w14:textId="77777777" w:rsidR="009C44C6" w:rsidRPr="00B14753" w:rsidRDefault="009C44C6" w:rsidP="009C44C6">
            <w:pPr>
              <w:suppressAutoHyphens/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14753">
              <w:rPr>
                <w:rFonts w:ascii="Arial" w:hAnsi="Arial" w:cs="Arial"/>
                <w:sz w:val="20"/>
                <w:szCs w:val="20"/>
                <w:lang w:eastAsia="ru-RU"/>
              </w:rPr>
              <w:t>Печатная форма наряд-задания на выполнение работ</w:t>
            </w:r>
          </w:p>
          <w:p w14:paraId="406321EA" w14:textId="77777777" w:rsidR="009C44C6" w:rsidRPr="00B14753" w:rsidRDefault="009C44C6" w:rsidP="009C44C6">
            <w:pPr>
              <w:suppressAutoHyphens/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- Наряд-</w:t>
            </w:r>
            <w:r w:rsidRPr="00B14753">
              <w:rPr>
                <w:rFonts w:ascii="Arial" w:hAnsi="Arial" w:cs="Arial"/>
                <w:sz w:val="20"/>
                <w:szCs w:val="20"/>
                <w:lang w:eastAsia="ru-RU"/>
              </w:rPr>
              <w:t>задание на выполнение работ</w:t>
            </w:r>
          </w:p>
          <w:p w14:paraId="14A635C7" w14:textId="3618EEE4" w:rsidR="009C44C6" w:rsidRPr="00EF2C99" w:rsidRDefault="009C44C6" w:rsidP="009C44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4753">
              <w:rPr>
                <w:rFonts w:ascii="Arial" w:hAnsi="Arial" w:cs="Arial"/>
                <w:sz w:val="20"/>
                <w:szCs w:val="20"/>
                <w:lang w:eastAsia="ru-RU"/>
              </w:rPr>
              <w:t>- Наряд задание на диагностику</w:t>
            </w:r>
          </w:p>
        </w:tc>
        <w:tc>
          <w:tcPr>
            <w:tcW w:w="730" w:type="pct"/>
            <w:tcPrChange w:id="3257" w:author="Serjo" w:date="2020-04-08T16:51:00Z">
              <w:tcPr>
                <w:tcW w:w="930" w:type="pct"/>
                <w:gridSpan w:val="2"/>
              </w:tcPr>
            </w:tcPrChange>
          </w:tcPr>
          <w:p w14:paraId="4769D65B" w14:textId="75917558" w:rsidR="009C44C6" w:rsidRDefault="009C44C6" w:rsidP="009C44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Форма</w:t>
            </w:r>
          </w:p>
        </w:tc>
        <w:tc>
          <w:tcPr>
            <w:tcW w:w="537" w:type="pct"/>
            <w:tcPrChange w:id="3258" w:author="Serjo" w:date="2020-04-08T16:51:00Z">
              <w:tcPr>
                <w:tcW w:w="736" w:type="pct"/>
                <w:gridSpan w:val="2"/>
              </w:tcPr>
            </w:tcPrChange>
          </w:tcPr>
          <w:p w14:paraId="42512A57" w14:textId="684FACF9" w:rsidR="009C44C6" w:rsidRDefault="009C44C6" w:rsidP="009C44C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90ADB">
              <w:rPr>
                <w:rFonts w:ascii="Arial" w:hAnsi="Arial" w:cs="Arial"/>
                <w:sz w:val="20"/>
                <w:szCs w:val="20"/>
                <w:lang w:val="en-US"/>
              </w:rPr>
              <w:t>PM10</w:t>
            </w:r>
          </w:p>
        </w:tc>
        <w:tc>
          <w:tcPr>
            <w:tcW w:w="2468" w:type="pct"/>
            <w:shd w:val="clear" w:color="auto" w:fill="auto"/>
            <w:tcPrChange w:id="3259" w:author="Serjo" w:date="2020-04-08T16:51:00Z">
              <w:tcPr>
                <w:tcW w:w="1669" w:type="pct"/>
                <w:shd w:val="clear" w:color="auto" w:fill="auto"/>
              </w:tcPr>
            </w:tcPrChange>
          </w:tcPr>
          <w:p w14:paraId="3ED217CF" w14:textId="1855E67B" w:rsidR="009C44C6" w:rsidRDefault="00A804E7" w:rsidP="009C44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ins w:id="3260" w:author="Владимир Лаут" w:date="2021-04-14T13:59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А</w:t>
              </w:r>
              <w:r w:rsidRPr="00A804E7">
                <w:rPr>
                  <w:rFonts w:ascii="Arial" w:hAnsi="Arial" w:cs="Arial"/>
                  <w:sz w:val="20"/>
                  <w:szCs w:val="20"/>
                  <w:lang w:eastAsia="ru-RU"/>
                </w:rPr>
                <w:t>ктуальный формуляр</w:t>
              </w:r>
            </w:ins>
            <w:ins w:id="3261" w:author="Владимир Лаут" w:date="2021-04-14T14:00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представлен в</w:t>
              </w:r>
            </w:ins>
            <w:ins w:id="3262" w:author="Владимир Лаут" w:date="2021-04-14T13:59:00Z">
              <w:r w:rsidRPr="00A804E7"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приложени</w:t>
              </w:r>
            </w:ins>
            <w:ins w:id="3263" w:author="Владимир Лаут" w:date="2021-04-14T14:00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>и</w:t>
              </w:r>
            </w:ins>
            <w:ins w:id="3264" w:author="Владимир Лаут" w:date="2021-04-14T13:59:00Z">
              <w:r w:rsidRPr="00A804E7"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к ФС</w:t>
              </w:r>
            </w:ins>
            <w:ins w:id="3265" w:author="Владимир Лаут" w:date="2021-04-14T14:01:00Z"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на разработку</w:t>
              </w:r>
            </w:ins>
            <w:ins w:id="3266" w:author="Владимир Лаут" w:date="2021-04-14T13:59:00Z">
              <w:r w:rsidRPr="00A804E7"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PM10</w:t>
              </w:r>
            </w:ins>
            <w:del w:id="3267" w:author="Владимир Лаут" w:date="2021-04-14T13:59:00Z">
              <w:r w:rsidR="009C44C6" w:rsidRPr="00D90ADB" w:rsidDel="00A804E7">
                <w:rPr>
                  <w:rFonts w:ascii="Arial" w:hAnsi="Arial" w:cs="Arial"/>
                  <w:sz w:val="20"/>
                  <w:szCs w:val="20"/>
                  <w:lang w:eastAsia="ru-RU"/>
                </w:rPr>
                <w:delText>http://portal.polyus.com/ERP/ERPDocuments/07_Концептуальный дизайн/06_Реестр формуляров/ТОиР/Наряд-задание.</w:delText>
              </w:r>
              <w:r w:rsidR="009C44C6" w:rsidRPr="00D90ADB" w:rsidDel="00A804E7"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delText>docx</w:delText>
              </w:r>
            </w:del>
          </w:p>
        </w:tc>
      </w:tr>
      <w:tr w:rsidR="00FD6247" w:rsidRPr="006F5656" w14:paraId="4FD6725D" w14:textId="77777777" w:rsidTr="00C5157C">
        <w:trPr>
          <w:cantSplit/>
          <w:ins w:id="3268" w:author="Serjo" w:date="2020-04-08T18:04:00Z"/>
        </w:trPr>
        <w:tc>
          <w:tcPr>
            <w:tcW w:w="253" w:type="pct"/>
            <w:shd w:val="clear" w:color="auto" w:fill="auto"/>
          </w:tcPr>
          <w:p w14:paraId="699045E1" w14:textId="7EDA604D" w:rsidR="00FD6247" w:rsidRDefault="00FD6247" w:rsidP="009C44C6">
            <w:pPr>
              <w:jc w:val="left"/>
              <w:rPr>
                <w:ins w:id="3269" w:author="Serjo" w:date="2020-04-08T18:04:00Z"/>
                <w:rFonts w:ascii="Arial" w:hAnsi="Arial" w:cs="Arial"/>
                <w:sz w:val="20"/>
                <w:szCs w:val="20"/>
                <w:lang w:val="en-US" w:eastAsia="ru-RU"/>
              </w:rPr>
            </w:pPr>
            <w:ins w:id="3270" w:author="Serjo" w:date="2020-04-08T18:04:00Z">
              <w:r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6.</w:t>
              </w:r>
            </w:ins>
          </w:p>
        </w:tc>
        <w:tc>
          <w:tcPr>
            <w:tcW w:w="1013" w:type="pct"/>
          </w:tcPr>
          <w:p w14:paraId="5ED5BD8D" w14:textId="2CE01653" w:rsidR="00FD6247" w:rsidRPr="00B14753" w:rsidRDefault="00FD6247" w:rsidP="009C44C6">
            <w:pPr>
              <w:suppressAutoHyphens/>
              <w:jc w:val="left"/>
              <w:rPr>
                <w:ins w:id="3271" w:author="Serjo" w:date="2020-04-08T18:04:00Z"/>
                <w:rFonts w:ascii="Arial" w:hAnsi="Arial" w:cs="Arial"/>
                <w:sz w:val="20"/>
                <w:szCs w:val="20"/>
                <w:lang w:eastAsia="ru-RU"/>
              </w:rPr>
            </w:pPr>
            <w:ins w:id="3272" w:author="Serjo" w:date="2020-04-08T18:04:00Z">
              <w:r w:rsidRPr="00FD6247">
                <w:rPr>
                  <w:rFonts w:ascii="Arial" w:hAnsi="Arial" w:cs="Arial"/>
                  <w:sz w:val="20"/>
                  <w:szCs w:val="20"/>
                  <w:lang w:eastAsia="ru-RU"/>
                </w:rPr>
                <w:t>Проверки в сообщениях ТОРО</w:t>
              </w:r>
            </w:ins>
          </w:p>
        </w:tc>
        <w:tc>
          <w:tcPr>
            <w:tcW w:w="730" w:type="pct"/>
          </w:tcPr>
          <w:p w14:paraId="48D5AAE1" w14:textId="0FB36BDB" w:rsidR="00FD6247" w:rsidRDefault="00FD6247" w:rsidP="009C44C6">
            <w:pPr>
              <w:jc w:val="center"/>
              <w:rPr>
                <w:ins w:id="3273" w:author="Serjo" w:date="2020-04-08T18:04:00Z"/>
                <w:rFonts w:ascii="Arial" w:hAnsi="Arial" w:cs="Arial"/>
                <w:sz w:val="20"/>
                <w:szCs w:val="20"/>
                <w:lang w:eastAsia="ru-RU"/>
              </w:rPr>
            </w:pPr>
            <w:ins w:id="3274" w:author="Serjo" w:date="2020-04-08T18:04:00Z">
              <w:r>
                <w:rPr>
                  <w:rFonts w:ascii="Arial" w:hAnsi="Arial" w:cs="Arial"/>
                  <w:sz w:val="20"/>
                  <w:szCs w:val="20"/>
                </w:rPr>
                <w:t>Расширение</w:t>
              </w:r>
            </w:ins>
          </w:p>
        </w:tc>
        <w:tc>
          <w:tcPr>
            <w:tcW w:w="537" w:type="pct"/>
          </w:tcPr>
          <w:p w14:paraId="48095FB7" w14:textId="7B6D02A4" w:rsidR="00FD6247" w:rsidRPr="00FD6247" w:rsidRDefault="00FD6247" w:rsidP="009C44C6">
            <w:pPr>
              <w:jc w:val="center"/>
              <w:rPr>
                <w:ins w:id="3275" w:author="Serjo" w:date="2020-04-08T18:04:00Z"/>
                <w:rFonts w:ascii="Arial" w:hAnsi="Arial" w:cs="Arial"/>
                <w:sz w:val="20"/>
                <w:szCs w:val="20"/>
                <w:lang w:val="en-US"/>
              </w:rPr>
            </w:pPr>
            <w:ins w:id="3276" w:author="Serjo" w:date="2020-04-08T18:04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PM59</w:t>
              </w:r>
            </w:ins>
          </w:p>
        </w:tc>
        <w:tc>
          <w:tcPr>
            <w:tcW w:w="2468" w:type="pct"/>
            <w:shd w:val="clear" w:color="auto" w:fill="auto"/>
          </w:tcPr>
          <w:p w14:paraId="2AA9D17D" w14:textId="2BC528D3" w:rsidR="00FD6247" w:rsidRPr="00FD6247" w:rsidRDefault="00FD6247" w:rsidP="009C44C6">
            <w:pPr>
              <w:jc w:val="center"/>
              <w:rPr>
                <w:ins w:id="3277" w:author="Serjo" w:date="2020-04-08T18:04:00Z"/>
                <w:rFonts w:ascii="Arial" w:hAnsi="Arial" w:cs="Arial"/>
                <w:sz w:val="20"/>
                <w:szCs w:val="20"/>
                <w:lang w:val="en-US" w:eastAsia="ru-RU"/>
                <w:rPrChange w:id="3278" w:author="Serjo" w:date="2020-04-08T18:04:00Z">
                  <w:rPr>
                    <w:ins w:id="3279" w:author="Serjo" w:date="2020-04-08T18:04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ins w:id="3280" w:author="Serjo" w:date="2020-04-08T18:04:00Z">
              <w:r>
                <w:rPr>
                  <w:rFonts w:ascii="Arial" w:hAnsi="Arial" w:cs="Arial"/>
                  <w:sz w:val="20"/>
                  <w:szCs w:val="20"/>
                  <w:lang w:val="en-US" w:eastAsia="ru-RU"/>
                </w:rPr>
                <w:t>-</w:t>
              </w:r>
            </w:ins>
          </w:p>
        </w:tc>
      </w:tr>
    </w:tbl>
    <w:p w14:paraId="3D79F99B" w14:textId="77777777" w:rsidR="00BD0544" w:rsidRPr="00F94454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0B698029" w14:textId="77777777" w:rsidR="0054502F" w:rsidRPr="008C7F95" w:rsidRDefault="0054502F" w:rsidP="0054502F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281" w:name="_Toc69302513"/>
      <w:bookmarkStart w:id="3282" w:name="_Toc431903102"/>
      <w:bookmarkStart w:id="3283" w:name="_Toc469481048"/>
      <w:r w:rsidRPr="008C7F95">
        <w:rPr>
          <w:rFonts w:eastAsiaTheme="majorEastAsia" w:cstheme="majorBidi"/>
          <w:bCs w:val="0"/>
          <w:iCs w:val="0"/>
          <w:szCs w:val="26"/>
        </w:rPr>
        <w:t>Особенности технической реализации</w:t>
      </w:r>
      <w:bookmarkEnd w:id="3281"/>
    </w:p>
    <w:p w14:paraId="696657FE" w14:textId="5DF9F417" w:rsidR="003079A1" w:rsidRPr="003079A1" w:rsidRDefault="003079A1" w:rsidP="007E266F">
      <w:pPr>
        <w:pStyle w:val="3"/>
      </w:pPr>
      <w:bookmarkStart w:id="3284" w:name="_Ref38897729"/>
      <w:bookmarkStart w:id="3285" w:name="_Toc69302514"/>
      <w:r w:rsidRPr="003079A1">
        <w:t xml:space="preserve">Описание разработки </w:t>
      </w:r>
      <w:r w:rsidRPr="001543A9">
        <w:t>«PM</w:t>
      </w:r>
      <w:r>
        <w:t>01 –</w:t>
      </w:r>
      <w:ins w:id="3286" w:author="Serjo" w:date="2020-04-27T16:01:00Z">
        <w:r w:rsidR="00223FE0" w:rsidRPr="00223FE0">
          <w:rPr>
            <w:rPrChange w:id="3287" w:author="Serjo" w:date="2020-04-27T16:01:00Z">
              <w:rPr>
                <w:lang w:val="en-US"/>
              </w:rPr>
            </w:rPrChange>
          </w:rPr>
          <w:t xml:space="preserve"> </w:t>
        </w:r>
      </w:ins>
      <w:del w:id="3288" w:author="Serjo" w:date="2020-04-08T14:42:00Z">
        <w:r w:rsidRPr="001543A9" w:rsidDel="007E266F">
          <w:delText xml:space="preserve"> </w:delText>
        </w:r>
        <w:r w:rsidDel="007E266F">
          <w:delText>Автоматическая регистрация дефектов и остановов оборудования</w:delText>
        </w:r>
      </w:del>
      <w:ins w:id="3289" w:author="Serjo" w:date="2020-04-08T14:42:00Z">
        <w:r w:rsidR="007E266F" w:rsidRPr="007E266F">
          <w:t>Интеграция с системой MES</w:t>
        </w:r>
      </w:ins>
      <w:ins w:id="3290" w:author="Владимир Лаут" w:date="2021-03-17T17:03:00Z">
        <w:r w:rsidR="00E42BB0">
          <w:t xml:space="preserve"> / ИТС</w:t>
        </w:r>
      </w:ins>
      <w:ins w:id="3291" w:author="Serjo" w:date="2020-04-08T14:42:00Z">
        <w:r w:rsidR="007E266F" w:rsidRPr="007E266F">
          <w:t xml:space="preserve"> в части регистрации сообщений ТОРО</w:t>
        </w:r>
      </w:ins>
      <w:r>
        <w:t>»</w:t>
      </w:r>
      <w:bookmarkEnd w:id="3284"/>
      <w:bookmarkEnd w:id="3285"/>
    </w:p>
    <w:p w14:paraId="164AA6D5" w14:textId="5D9FD5B2" w:rsidR="000C4AD6" w:rsidDel="00223FE0" w:rsidRDefault="000C4AD6" w:rsidP="003079A1">
      <w:pPr>
        <w:spacing w:after="240" w:line="276" w:lineRule="auto"/>
        <w:ind w:firstLine="567"/>
        <w:rPr>
          <w:del w:id="3292" w:author="Serjo" w:date="2020-04-27T16:00:00Z"/>
          <w:rFonts w:ascii="Arial" w:hAnsi="Arial" w:cs="Arial"/>
        </w:rPr>
      </w:pPr>
      <w:del w:id="3293" w:author="Serjo" w:date="2020-04-27T16:00:00Z">
        <w:r w:rsidDel="00223FE0">
          <w:rPr>
            <w:rFonts w:ascii="Arial" w:hAnsi="Arial" w:cs="Arial"/>
            <w:bCs/>
          </w:rPr>
          <w:delText xml:space="preserve">Целью данной разработки является автоматическая регистрация дефектов и остановов при получении данных из внешних систем. </w:delText>
        </w:r>
        <w:r w:rsidDel="00223FE0">
          <w:rPr>
            <w:rFonts w:ascii="Arial" w:hAnsi="Arial" w:cs="Arial"/>
            <w:szCs w:val="24"/>
          </w:rPr>
          <w:delText xml:space="preserve">На основании этих данных будут создаваться сообщения ТОРО вида </w:delText>
        </w:r>
        <w:r w:rsidRPr="00101963" w:rsidDel="00223FE0">
          <w:rPr>
            <w:rFonts w:ascii="Arial" w:hAnsi="Arial" w:cs="Arial"/>
            <w:szCs w:val="24"/>
          </w:rPr>
          <w:delText>A</w:delText>
        </w:r>
        <w:r w:rsidRPr="00AC391A" w:rsidDel="00223FE0">
          <w:rPr>
            <w:rFonts w:ascii="Arial" w:hAnsi="Arial" w:cs="Arial"/>
            <w:szCs w:val="24"/>
          </w:rPr>
          <w:delText xml:space="preserve">2 </w:delText>
        </w:r>
        <w:r w:rsidDel="00223FE0">
          <w:rPr>
            <w:rFonts w:ascii="Arial" w:hAnsi="Arial" w:cs="Arial"/>
            <w:szCs w:val="24"/>
          </w:rPr>
          <w:delText>«Сообщение о неисправности», имеющие статусную схему PM_NOTI1.</w:delText>
        </w:r>
      </w:del>
    </w:p>
    <w:p w14:paraId="5478DCAC" w14:textId="77777777" w:rsidR="00223FE0" w:rsidRDefault="000C4AD6" w:rsidP="00223FE0">
      <w:pPr>
        <w:ind w:left="426" w:firstLine="567"/>
        <w:rPr>
          <w:ins w:id="3294" w:author="Serjo" w:date="2020-04-27T16:00:00Z"/>
          <w:rFonts w:ascii="Arial" w:hAnsi="Arial" w:cs="Arial"/>
        </w:rPr>
      </w:pPr>
      <w:del w:id="3295" w:author="Serjo" w:date="2020-04-27T16:00:00Z">
        <w:r w:rsidDel="00223FE0">
          <w:rPr>
            <w:rFonts w:ascii="Arial" w:hAnsi="Arial" w:cs="Arial"/>
          </w:rPr>
          <w:delText xml:space="preserve">Подробное описание автоматической регистрации дефектов и остановов оборудования находится </w:delText>
        </w:r>
        <w:r w:rsidRPr="00AE7B7C" w:rsidDel="00223FE0">
          <w:rPr>
            <w:rFonts w:ascii="Arial" w:hAnsi="Arial" w:cs="Arial"/>
          </w:rPr>
          <w:delText xml:space="preserve">в </w:delText>
        </w:r>
        <w:r w:rsidDel="00223FE0">
          <w:rPr>
            <w:rFonts w:ascii="Arial" w:hAnsi="Arial" w:cs="Arial"/>
          </w:rPr>
          <w:delText>документе «</w:delText>
        </w:r>
        <w:r w:rsidRPr="00AE7B7C" w:rsidDel="00223FE0">
          <w:rPr>
            <w:rFonts w:ascii="Arial" w:hAnsi="Arial" w:cs="Arial"/>
          </w:rPr>
          <w:delText>ERP.5.6.12_Соглашение об интеграции_MES</w:delText>
        </w:r>
        <w:r w:rsidDel="00223FE0">
          <w:rPr>
            <w:rFonts w:ascii="Arial" w:hAnsi="Arial" w:cs="Arial"/>
          </w:rPr>
          <w:delText>».</w:delText>
        </w:r>
      </w:del>
    </w:p>
    <w:p w14:paraId="2BBBFE62" w14:textId="144075D9" w:rsidR="00223FE0" w:rsidRPr="003040B8" w:rsidRDefault="00223FE0" w:rsidP="00223FE0">
      <w:pPr>
        <w:ind w:left="426" w:firstLine="567"/>
        <w:rPr>
          <w:ins w:id="3296" w:author="Serjo" w:date="2020-04-27T16:00:00Z"/>
          <w:rFonts w:ascii="Arial" w:hAnsi="Arial" w:cs="Arial"/>
          <w:szCs w:val="20"/>
        </w:rPr>
      </w:pPr>
      <w:ins w:id="3297" w:author="Serjo" w:date="2020-04-27T16:03:00Z">
        <w:r>
          <w:rPr>
            <w:rFonts w:ascii="Arial" w:hAnsi="Arial" w:cs="Arial"/>
            <w:szCs w:val="20"/>
          </w:rPr>
          <w:t>В рамках данной разработки реализован</w:t>
        </w:r>
      </w:ins>
      <w:ins w:id="3298" w:author="Serjo" w:date="2020-04-27T16:00:00Z">
        <w:r>
          <w:rPr>
            <w:rFonts w:ascii="Arial" w:hAnsi="Arial" w:cs="Arial"/>
            <w:szCs w:val="20"/>
          </w:rPr>
          <w:t xml:space="preserve"> интерфейс по загрузке данных дефектов </w:t>
        </w:r>
      </w:ins>
      <w:ins w:id="3299" w:author="Serjo" w:date="2020-04-27T16:01:00Z">
        <w:r>
          <w:rPr>
            <w:rFonts w:ascii="Arial" w:hAnsi="Arial" w:cs="Arial"/>
            <w:szCs w:val="20"/>
          </w:rPr>
          <w:t xml:space="preserve">и </w:t>
        </w:r>
      </w:ins>
      <w:ins w:id="3300" w:author="Serjo" w:date="2020-04-27T16:00:00Z">
        <w:r>
          <w:rPr>
            <w:rFonts w:ascii="Arial" w:hAnsi="Arial" w:cs="Arial"/>
            <w:szCs w:val="20"/>
          </w:rPr>
          <w:t>ост</w:t>
        </w:r>
        <w:r w:rsidRPr="003040B8">
          <w:rPr>
            <w:rFonts w:ascii="Arial" w:hAnsi="Arial" w:cs="Arial"/>
            <w:szCs w:val="20"/>
          </w:rPr>
          <w:t>ановов из внешних систем. Описание потоков приведено в документ</w:t>
        </w:r>
        <w:del w:id="3301" w:author="Владимир Лаут" w:date="2021-03-17T17:03:00Z">
          <w:r w:rsidRPr="003040B8" w:rsidDel="00E42BB0">
            <w:rPr>
              <w:rFonts w:ascii="Arial" w:hAnsi="Arial" w:cs="Arial"/>
              <w:szCs w:val="20"/>
            </w:rPr>
            <w:delText>е</w:delText>
          </w:r>
        </w:del>
      </w:ins>
      <w:ins w:id="3302" w:author="Владимир Лаут" w:date="2021-03-17T17:03:00Z">
        <w:r w:rsidR="00E42BB0" w:rsidRPr="003040B8">
          <w:rPr>
            <w:rFonts w:ascii="Arial" w:hAnsi="Arial" w:cs="Arial"/>
            <w:szCs w:val="20"/>
          </w:rPr>
          <w:t>ах</w:t>
        </w:r>
      </w:ins>
      <w:ins w:id="3303" w:author="Serjo" w:date="2020-04-27T16:00:00Z">
        <w:r w:rsidRPr="003040B8">
          <w:rPr>
            <w:rFonts w:ascii="Arial" w:hAnsi="Arial" w:cs="Arial"/>
            <w:szCs w:val="20"/>
          </w:rPr>
          <w:t xml:space="preserve"> </w:t>
        </w:r>
      </w:ins>
      <w:ins w:id="3304" w:author="Serjo" w:date="2020-04-27T16:01:00Z">
        <w:r w:rsidRPr="003040B8">
          <w:rPr>
            <w:rFonts w:ascii="Arial" w:hAnsi="Arial" w:cs="Arial"/>
            <w:szCs w:val="20"/>
          </w:rPr>
          <w:t>«</w:t>
        </w:r>
      </w:ins>
      <w:ins w:id="3305" w:author="Serjo" w:date="2020-04-27T16:00:00Z">
        <w:r w:rsidRPr="003040B8">
          <w:rPr>
            <w:rFonts w:ascii="Arial" w:hAnsi="Arial" w:cs="Arial"/>
            <w:szCs w:val="20"/>
          </w:rPr>
          <w:t>ERP.5.6.12_INT_Соглашение об интеграции_MES-SAP</w:t>
        </w:r>
      </w:ins>
      <w:ins w:id="3306" w:author="Serjo" w:date="2020-04-27T16:02:00Z">
        <w:r w:rsidRPr="003040B8">
          <w:rPr>
            <w:rFonts w:ascii="Arial" w:hAnsi="Arial" w:cs="Arial"/>
            <w:szCs w:val="20"/>
          </w:rPr>
          <w:t>»</w:t>
        </w:r>
      </w:ins>
      <w:ins w:id="3307" w:author="Владимир Лаут" w:date="2021-03-17T17:03:00Z">
        <w:r w:rsidR="00E42BB0" w:rsidRPr="003040B8">
          <w:rPr>
            <w:rFonts w:ascii="Arial" w:hAnsi="Arial" w:cs="Arial"/>
            <w:szCs w:val="20"/>
          </w:rPr>
          <w:t xml:space="preserve"> и «ERP.13.6.22_INT_Соглашение об интеграции АСУ ГТК ИТС»</w:t>
        </w:r>
      </w:ins>
      <w:ins w:id="3308" w:author="Serjo" w:date="2020-04-27T16:00:00Z">
        <w:r w:rsidRPr="003040B8">
          <w:rPr>
            <w:rFonts w:ascii="Arial" w:hAnsi="Arial" w:cs="Arial"/>
            <w:szCs w:val="20"/>
          </w:rPr>
          <w:t xml:space="preserve">. </w:t>
        </w:r>
      </w:ins>
    </w:p>
    <w:p w14:paraId="661ACCE4" w14:textId="6C95BBBE" w:rsidR="00223FE0" w:rsidRPr="003040B8" w:rsidRDefault="00223FE0" w:rsidP="00223FE0">
      <w:pPr>
        <w:ind w:left="426" w:firstLine="567"/>
        <w:rPr>
          <w:ins w:id="3309" w:author="Serjo" w:date="2020-04-27T16:00:00Z"/>
          <w:rFonts w:ascii="Arial" w:hAnsi="Arial" w:cs="Arial"/>
          <w:szCs w:val="20"/>
        </w:rPr>
      </w:pPr>
      <w:ins w:id="3310" w:author="Serjo" w:date="2020-04-27T16:00:00Z">
        <w:r w:rsidRPr="003040B8">
          <w:rPr>
            <w:rFonts w:ascii="Arial" w:hAnsi="Arial" w:cs="Arial"/>
            <w:szCs w:val="20"/>
          </w:rPr>
          <w:t xml:space="preserve">Указанный интерфейс </w:t>
        </w:r>
      </w:ins>
      <w:ins w:id="3311" w:author="Serjo" w:date="2020-04-27T16:05:00Z">
        <w:r w:rsidRPr="003040B8">
          <w:rPr>
            <w:rFonts w:ascii="Arial" w:hAnsi="Arial" w:cs="Arial"/>
            <w:szCs w:val="20"/>
          </w:rPr>
          <w:t>осуществляет</w:t>
        </w:r>
      </w:ins>
      <w:ins w:id="3312" w:author="Serjo" w:date="2020-04-27T16:00:00Z">
        <w:r w:rsidRPr="003040B8">
          <w:rPr>
            <w:rFonts w:ascii="Arial" w:hAnsi="Arial" w:cs="Arial"/>
            <w:szCs w:val="20"/>
          </w:rPr>
          <w:t xml:space="preserve"> </w:t>
        </w:r>
        <w:del w:id="3313" w:author="Владимир Лаут" w:date="2021-04-06T13:54:00Z">
          <w:r w:rsidRPr="003040B8" w:rsidDel="007C37D3">
            <w:rPr>
              <w:rFonts w:ascii="Arial" w:hAnsi="Arial" w:cs="Arial"/>
              <w:szCs w:val="20"/>
            </w:rPr>
            <w:delText>взамодействие</w:delText>
          </w:r>
        </w:del>
      </w:ins>
      <w:ins w:id="3314" w:author="Владимир Лаут" w:date="2021-04-06T13:54:00Z">
        <w:r w:rsidR="007C37D3" w:rsidRPr="003040B8">
          <w:rPr>
            <w:rFonts w:ascii="Arial" w:hAnsi="Arial" w:cs="Arial"/>
            <w:szCs w:val="20"/>
          </w:rPr>
          <w:t>взаимодействие</w:t>
        </w:r>
      </w:ins>
      <w:ins w:id="3315" w:author="Serjo" w:date="2020-04-27T16:00:00Z">
        <w:r w:rsidRPr="003040B8">
          <w:rPr>
            <w:rFonts w:ascii="Arial" w:hAnsi="Arial" w:cs="Arial"/>
            <w:szCs w:val="20"/>
          </w:rPr>
          <w:t xml:space="preserve"> систем </w:t>
        </w:r>
        <w:r w:rsidRPr="003040B8">
          <w:rPr>
            <w:rFonts w:ascii="Arial" w:hAnsi="Arial" w:cs="Arial"/>
            <w:szCs w:val="20"/>
            <w:lang w:val="en-US"/>
            <w:rPrChange w:id="3316" w:author="Владимир Лаут" w:date="2021-04-06T12:43:00Z">
              <w:rPr>
                <w:rFonts w:ascii="Arial" w:hAnsi="Arial" w:cs="Arial"/>
                <w:b/>
                <w:szCs w:val="20"/>
                <w:lang w:val="en-US"/>
              </w:rPr>
            </w:rPrChange>
          </w:rPr>
          <w:t>SAP</w:t>
        </w:r>
        <w:r w:rsidRPr="003040B8">
          <w:rPr>
            <w:rFonts w:ascii="Arial" w:hAnsi="Arial" w:cs="Arial"/>
            <w:szCs w:val="20"/>
            <w:rPrChange w:id="3317" w:author="Владимир Лаут" w:date="2021-04-06T12:43:00Z">
              <w:rPr>
                <w:rFonts w:ascii="Arial" w:hAnsi="Arial" w:cs="Arial"/>
                <w:b/>
                <w:szCs w:val="20"/>
              </w:rPr>
            </w:rPrChange>
          </w:rPr>
          <w:t xml:space="preserve"> </w:t>
        </w:r>
        <w:r w:rsidRPr="003040B8">
          <w:rPr>
            <w:rFonts w:ascii="Arial" w:hAnsi="Arial" w:cs="Arial"/>
            <w:szCs w:val="20"/>
            <w:lang w:val="en-US"/>
            <w:rPrChange w:id="3318" w:author="Владимир Лаут" w:date="2021-04-06T12:43:00Z">
              <w:rPr>
                <w:rFonts w:ascii="Arial" w:hAnsi="Arial" w:cs="Arial"/>
                <w:b/>
                <w:szCs w:val="20"/>
                <w:lang w:val="en-US"/>
              </w:rPr>
            </w:rPrChange>
          </w:rPr>
          <w:t>ERP</w:t>
        </w:r>
        <w:r w:rsidRPr="003040B8">
          <w:rPr>
            <w:rFonts w:ascii="Arial" w:hAnsi="Arial" w:cs="Arial"/>
            <w:szCs w:val="20"/>
          </w:rPr>
          <w:t xml:space="preserve"> и </w:t>
        </w:r>
        <w:r w:rsidRPr="003040B8">
          <w:rPr>
            <w:rFonts w:ascii="Arial" w:hAnsi="Arial" w:cs="Arial"/>
            <w:szCs w:val="20"/>
            <w:lang w:val="en-US"/>
            <w:rPrChange w:id="3319" w:author="Владимир Лаут" w:date="2021-04-06T12:43:00Z">
              <w:rPr>
                <w:rFonts w:ascii="Arial" w:hAnsi="Arial" w:cs="Arial"/>
                <w:b/>
                <w:szCs w:val="20"/>
                <w:lang w:val="en-US"/>
              </w:rPr>
            </w:rPrChange>
          </w:rPr>
          <w:t>MES</w:t>
        </w:r>
        <w:r w:rsidRPr="003040B8">
          <w:rPr>
            <w:rFonts w:ascii="Arial" w:hAnsi="Arial" w:cs="Arial"/>
            <w:szCs w:val="20"/>
          </w:rPr>
          <w:t xml:space="preserve"> </w:t>
        </w:r>
      </w:ins>
      <w:ins w:id="3320" w:author="Владимир Лаут" w:date="2021-03-17T17:04:00Z">
        <w:r w:rsidR="00E42BB0" w:rsidRPr="003040B8">
          <w:rPr>
            <w:rFonts w:ascii="Arial" w:hAnsi="Arial" w:cs="Arial"/>
            <w:szCs w:val="20"/>
          </w:rPr>
          <w:t xml:space="preserve">а также </w:t>
        </w:r>
        <w:r w:rsidR="00E42BB0" w:rsidRPr="003040B8">
          <w:rPr>
            <w:rFonts w:ascii="Arial" w:hAnsi="Arial" w:cs="Arial"/>
            <w:szCs w:val="20"/>
            <w:lang w:val="en-US"/>
          </w:rPr>
          <w:t>SAP</w:t>
        </w:r>
        <w:r w:rsidR="00E42BB0" w:rsidRPr="003040B8">
          <w:rPr>
            <w:rFonts w:ascii="Arial" w:hAnsi="Arial" w:cs="Arial"/>
            <w:szCs w:val="20"/>
            <w:rPrChange w:id="3321" w:author="Владимир Лаут" w:date="2021-04-06T12:43:00Z">
              <w:rPr>
                <w:rFonts w:ascii="Arial" w:hAnsi="Arial" w:cs="Arial"/>
                <w:szCs w:val="20"/>
                <w:lang w:val="en-US"/>
              </w:rPr>
            </w:rPrChange>
          </w:rPr>
          <w:t xml:space="preserve"> </w:t>
        </w:r>
        <w:r w:rsidR="00E42BB0" w:rsidRPr="003040B8">
          <w:rPr>
            <w:rFonts w:ascii="Arial" w:hAnsi="Arial" w:cs="Arial"/>
            <w:szCs w:val="20"/>
            <w:lang w:val="en-US"/>
          </w:rPr>
          <w:t>ERP</w:t>
        </w:r>
        <w:r w:rsidR="00E42BB0" w:rsidRPr="003040B8">
          <w:rPr>
            <w:rFonts w:ascii="Arial" w:hAnsi="Arial" w:cs="Arial"/>
            <w:szCs w:val="20"/>
            <w:rPrChange w:id="3322" w:author="Владимир Лаут" w:date="2021-04-06T12:43:00Z">
              <w:rPr>
                <w:rFonts w:ascii="Arial" w:hAnsi="Arial" w:cs="Arial"/>
                <w:szCs w:val="20"/>
                <w:lang w:val="en-US"/>
              </w:rPr>
            </w:rPrChange>
          </w:rPr>
          <w:t xml:space="preserve"> </w:t>
        </w:r>
        <w:r w:rsidR="00E42BB0" w:rsidRPr="003040B8">
          <w:rPr>
            <w:rFonts w:ascii="Arial" w:hAnsi="Arial" w:cs="Arial"/>
            <w:szCs w:val="20"/>
          </w:rPr>
          <w:t xml:space="preserve">и АСУ ГТК ИТС в </w:t>
        </w:r>
      </w:ins>
      <w:ins w:id="3323" w:author="Serjo" w:date="2020-04-27T16:00:00Z">
        <w:r w:rsidRPr="003040B8">
          <w:rPr>
            <w:rFonts w:ascii="Arial" w:hAnsi="Arial" w:cs="Arial"/>
            <w:szCs w:val="20"/>
          </w:rPr>
          <w:t>части следующих данных:</w:t>
        </w:r>
      </w:ins>
    </w:p>
    <w:p w14:paraId="2D33381F" w14:textId="77777777" w:rsidR="00223FE0" w:rsidRPr="003040B8" w:rsidRDefault="00223FE0" w:rsidP="00223FE0">
      <w:pPr>
        <w:rPr>
          <w:ins w:id="3324" w:author="Serjo" w:date="2020-04-27T16:00:00Z"/>
          <w:rFonts w:ascii="Arial" w:hAnsi="Arial" w:cs="Arial"/>
          <w:szCs w:val="20"/>
        </w:rPr>
      </w:pPr>
    </w:p>
    <w:p w14:paraId="20FCC951" w14:textId="5277250D" w:rsidR="00223FE0" w:rsidRPr="003040B8" w:rsidRDefault="00223FE0">
      <w:pPr>
        <w:pStyle w:val="afa"/>
        <w:numPr>
          <w:ilvl w:val="0"/>
          <w:numId w:val="82"/>
        </w:numPr>
        <w:ind w:left="851" w:hanging="284"/>
        <w:rPr>
          <w:ins w:id="3325" w:author="Serjo" w:date="2020-04-27T16:00:00Z"/>
          <w:rFonts w:ascii="Arial" w:hAnsi="Arial" w:cs="Arial"/>
          <w:szCs w:val="20"/>
          <w:lang w:eastAsia="ru-RU"/>
          <w:rPrChange w:id="3326" w:author="Владимир Лаут" w:date="2021-04-06T12:43:00Z">
            <w:rPr>
              <w:ins w:id="3327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328" w:author="Владимир Лаут" w:date="2021-04-06T14:25:00Z">
          <w:pPr>
            <w:pStyle w:val="afa"/>
            <w:numPr>
              <w:numId w:val="81"/>
            </w:numPr>
            <w:ind w:left="284" w:firstLine="142"/>
          </w:pPr>
        </w:pPrChange>
      </w:pPr>
      <w:ins w:id="3329" w:author="Serjo" w:date="2020-04-27T16:00:00Z">
        <w:r w:rsidRPr="003040B8">
          <w:rPr>
            <w:rFonts w:ascii="Arial" w:hAnsi="Arial" w:cs="Arial"/>
            <w:szCs w:val="20"/>
            <w:lang w:eastAsia="ru-RU"/>
            <w:rPrChange w:id="3330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Сообщение о ремонтах</w:t>
        </w:r>
      </w:ins>
      <w:ins w:id="3331" w:author="Serjo" w:date="2020-04-27T16:18:00Z">
        <w:r w:rsidR="00CE7E9C" w:rsidRPr="003040B8">
          <w:rPr>
            <w:rFonts w:ascii="Arial" w:hAnsi="Arial" w:cs="Arial"/>
            <w:szCs w:val="20"/>
            <w:lang w:eastAsia="ru-RU"/>
          </w:rPr>
          <w:t>.</w:t>
        </w:r>
      </w:ins>
    </w:p>
    <w:p w14:paraId="1CC3E9EA" w14:textId="06A3A459" w:rsidR="00223FE0" w:rsidRPr="003040B8" w:rsidRDefault="00223FE0">
      <w:pPr>
        <w:ind w:left="426" w:firstLine="567"/>
        <w:rPr>
          <w:ins w:id="3332" w:author="Serjo" w:date="2020-04-27T16:00:00Z"/>
          <w:rFonts w:ascii="Arial" w:hAnsi="Arial" w:cs="Arial"/>
          <w:szCs w:val="20"/>
          <w:rPrChange w:id="3333" w:author="Владимир Лаут" w:date="2021-04-06T12:43:00Z">
            <w:rPr>
              <w:ins w:id="3334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335" w:author="Владимир Лаут" w:date="2021-04-06T12:57:00Z">
          <w:pPr>
            <w:pStyle w:val="afa"/>
            <w:ind w:left="709" w:firstLine="218"/>
          </w:pPr>
        </w:pPrChange>
      </w:pPr>
      <w:ins w:id="3336" w:author="Serjo" w:date="2020-04-27T16:00:00Z">
        <w:r w:rsidRPr="003040B8">
          <w:rPr>
            <w:rFonts w:ascii="Arial" w:hAnsi="Arial" w:cs="Arial"/>
            <w:szCs w:val="20"/>
            <w:rPrChange w:id="333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Производится выгрузка информации из </w:t>
        </w:r>
        <w:r w:rsidRPr="00943FDD">
          <w:rPr>
            <w:rFonts w:ascii="Arial" w:hAnsi="Arial" w:cs="Arial"/>
            <w:szCs w:val="20"/>
            <w:rPrChange w:id="3338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SAP</w:t>
        </w:r>
        <w:r w:rsidRPr="003040B8">
          <w:rPr>
            <w:rFonts w:ascii="Arial" w:hAnsi="Arial" w:cs="Arial"/>
            <w:szCs w:val="20"/>
            <w:rPrChange w:id="3339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</w:t>
        </w:r>
        <w:r w:rsidRPr="00943FDD">
          <w:rPr>
            <w:rFonts w:ascii="Arial" w:hAnsi="Arial" w:cs="Arial"/>
            <w:szCs w:val="20"/>
            <w:rPrChange w:id="3340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ERP</w:t>
        </w:r>
        <w:r w:rsidRPr="003040B8">
          <w:rPr>
            <w:rFonts w:ascii="Arial" w:hAnsi="Arial" w:cs="Arial"/>
            <w:szCs w:val="20"/>
            <w:rPrChange w:id="334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в </w:t>
        </w:r>
        <w:r w:rsidRPr="00943FDD">
          <w:rPr>
            <w:rFonts w:ascii="Arial" w:hAnsi="Arial" w:cs="Arial"/>
            <w:szCs w:val="20"/>
            <w:rPrChange w:id="3342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MES</w:t>
        </w:r>
      </w:ins>
      <w:ins w:id="3343" w:author="Владимир Лаут" w:date="2021-03-17T17:05:00Z">
        <w:r w:rsidR="00E42BB0" w:rsidRPr="003040B8">
          <w:rPr>
            <w:rFonts w:ascii="Arial" w:hAnsi="Arial" w:cs="Arial"/>
            <w:szCs w:val="20"/>
            <w:rPrChange w:id="3344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/ ИТС</w:t>
        </w:r>
      </w:ins>
      <w:ins w:id="3345" w:author="Serjo" w:date="2020-04-27T16:00:00Z">
        <w:r w:rsidRPr="003040B8">
          <w:rPr>
            <w:rFonts w:ascii="Arial" w:hAnsi="Arial" w:cs="Arial"/>
            <w:szCs w:val="20"/>
            <w:rPrChange w:id="334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данных сообщений ТОРО, сформированных в рамках выполнения мероприятий по ППР</w:t>
        </w:r>
      </w:ins>
      <w:ins w:id="3347" w:author="Владимир Лаут" w:date="2021-04-06T13:10:00Z">
        <w:r w:rsidR="00272B69">
          <w:rPr>
            <w:rFonts w:ascii="Arial" w:hAnsi="Arial" w:cs="Arial"/>
            <w:szCs w:val="20"/>
          </w:rPr>
          <w:t xml:space="preserve"> </w:t>
        </w:r>
      </w:ins>
      <w:ins w:id="3348" w:author="Владимир Лаут" w:date="2021-04-06T13:05:00Z">
        <w:r w:rsidR="00272B69">
          <w:rPr>
            <w:rFonts w:ascii="Arial" w:hAnsi="Arial" w:cs="Arial"/>
            <w:szCs w:val="20"/>
          </w:rPr>
          <w:t xml:space="preserve">или </w:t>
        </w:r>
        <w:r w:rsidR="00272B69" w:rsidRPr="00813968">
          <w:rPr>
            <w:rFonts w:ascii="Arial" w:hAnsi="Arial" w:cs="Arial"/>
            <w:szCs w:val="20"/>
          </w:rPr>
          <w:t>созданным в рамках выполнения мероприятий, запланированных вне ППР</w:t>
        </w:r>
      </w:ins>
      <w:ins w:id="3349" w:author="Serjo" w:date="2020-04-27T16:00:00Z">
        <w:r w:rsidRPr="003040B8">
          <w:rPr>
            <w:rFonts w:ascii="Arial" w:hAnsi="Arial" w:cs="Arial"/>
            <w:szCs w:val="20"/>
            <w:rPrChange w:id="335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.</w:t>
        </w:r>
      </w:ins>
    </w:p>
    <w:p w14:paraId="22F18668" w14:textId="789C4178" w:rsidR="00223FE0" w:rsidRDefault="00223FE0" w:rsidP="00943FDD">
      <w:pPr>
        <w:ind w:left="426" w:firstLine="567"/>
        <w:rPr>
          <w:ins w:id="3351" w:author="Владимир Лаут" w:date="2021-04-06T13:03:00Z"/>
          <w:rFonts w:ascii="Arial" w:hAnsi="Arial" w:cs="Arial"/>
          <w:szCs w:val="20"/>
        </w:rPr>
      </w:pPr>
      <w:ins w:id="3352" w:author="Serjo" w:date="2020-04-27T16:05:00Z">
        <w:r w:rsidRPr="003040B8">
          <w:rPr>
            <w:rFonts w:ascii="Arial" w:hAnsi="Arial" w:cs="Arial"/>
            <w:szCs w:val="20"/>
            <w:rPrChange w:id="3353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Разработана</w:t>
        </w:r>
      </w:ins>
      <w:ins w:id="3354" w:author="Serjo" w:date="2020-04-27T16:00:00Z">
        <w:r w:rsidRPr="003040B8">
          <w:rPr>
            <w:rFonts w:ascii="Arial" w:hAnsi="Arial" w:cs="Arial"/>
            <w:szCs w:val="20"/>
            <w:rPrChange w:id="335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функциональность выгрузки в </w:t>
        </w:r>
        <w:r w:rsidRPr="00943FDD">
          <w:rPr>
            <w:rFonts w:ascii="Arial" w:hAnsi="Arial" w:cs="Arial"/>
            <w:szCs w:val="20"/>
            <w:rPrChange w:id="3356" w:author="Владимир Лаут" w:date="2021-04-06T12:57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MES</w:t>
        </w:r>
        <w:r w:rsidRPr="003040B8">
          <w:rPr>
            <w:rFonts w:ascii="Arial" w:hAnsi="Arial" w:cs="Arial"/>
            <w:szCs w:val="20"/>
            <w:rPrChange w:id="335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-систему данных по сообщениям ТОРО, созданным в рамках выполнения </w:t>
        </w:r>
        <w:r w:rsidRPr="003040B8">
          <w:rPr>
            <w:rFonts w:ascii="Arial" w:hAnsi="Arial" w:cs="Arial"/>
            <w:szCs w:val="20"/>
            <w:rPrChange w:id="3358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мероприятий ППР</w:t>
        </w:r>
        <w:r w:rsidRPr="003040B8">
          <w:rPr>
            <w:rFonts w:ascii="Arial" w:hAnsi="Arial" w:cs="Arial"/>
            <w:szCs w:val="20"/>
            <w:rPrChange w:id="335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. Выгрузка </w:t>
        </w:r>
        <w:r w:rsidR="00CE7E9C" w:rsidRPr="003040B8">
          <w:rPr>
            <w:rFonts w:ascii="Arial" w:hAnsi="Arial" w:cs="Arial"/>
            <w:szCs w:val="20"/>
            <w:rPrChange w:id="336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производится</w:t>
        </w:r>
        <w:r w:rsidRPr="003040B8">
          <w:rPr>
            <w:rFonts w:ascii="Arial" w:hAnsi="Arial" w:cs="Arial"/>
            <w:szCs w:val="20"/>
            <w:rPrChange w:id="336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автоматически в реальном времени по факту </w:t>
        </w:r>
        <w:del w:id="3362" w:author="Владимир Лаут" w:date="2021-04-06T12:58:00Z">
          <w:r w:rsidRPr="003040B8" w:rsidDel="00943FDD">
            <w:rPr>
              <w:rFonts w:ascii="Arial" w:hAnsi="Arial" w:cs="Arial"/>
              <w:szCs w:val="20"/>
              <w:rPrChange w:id="3363" w:author="Владимир Лаут" w:date="2021-04-06T12:43:00Z">
                <w:rPr>
                  <w:rFonts w:ascii="Arial" w:hAnsi="Arial" w:cs="Arial"/>
                  <w:szCs w:val="20"/>
                  <w:lang w:eastAsia="ru-RU"/>
                </w:rPr>
              </w:rPrChange>
            </w:rPr>
            <w:delText>перевода</w:delText>
          </w:r>
        </w:del>
      </w:ins>
      <w:ins w:id="3364" w:author="Владимир Лаут" w:date="2021-04-06T12:58:00Z">
        <w:r w:rsidR="00943FDD">
          <w:rPr>
            <w:rFonts w:ascii="Arial" w:hAnsi="Arial" w:cs="Arial"/>
            <w:szCs w:val="20"/>
          </w:rPr>
          <w:t>деблокирования</w:t>
        </w:r>
      </w:ins>
      <w:ins w:id="3365" w:author="Serjo" w:date="2020-04-27T16:00:00Z">
        <w:r w:rsidRPr="003040B8">
          <w:rPr>
            <w:rFonts w:ascii="Arial" w:hAnsi="Arial" w:cs="Arial"/>
            <w:szCs w:val="20"/>
            <w:rPrChange w:id="336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соответствующих заказов ТОРО</w:t>
        </w:r>
      </w:ins>
      <w:ins w:id="3367" w:author="Владимир Лаут" w:date="2021-04-06T13:01:00Z">
        <w:r w:rsidR="00943FDD">
          <w:rPr>
            <w:rFonts w:ascii="Arial" w:hAnsi="Arial" w:cs="Arial"/>
            <w:szCs w:val="20"/>
          </w:rPr>
          <w:t xml:space="preserve"> или изменения </w:t>
        </w:r>
      </w:ins>
      <w:ins w:id="3368" w:author="Владимир Лаут" w:date="2021-04-06T13:02:00Z">
        <w:r w:rsidR="00943FDD">
          <w:rPr>
            <w:rFonts w:ascii="Arial" w:hAnsi="Arial" w:cs="Arial"/>
            <w:szCs w:val="20"/>
          </w:rPr>
          <w:t xml:space="preserve">плановых сроков </w:t>
        </w:r>
      </w:ins>
      <w:ins w:id="3369" w:author="Владимир Лаут" w:date="2021-04-06T13:03:00Z">
        <w:r w:rsidR="00943FDD">
          <w:rPr>
            <w:rFonts w:ascii="Arial" w:hAnsi="Arial" w:cs="Arial"/>
            <w:szCs w:val="20"/>
          </w:rPr>
          <w:t xml:space="preserve">в </w:t>
        </w:r>
      </w:ins>
      <w:ins w:id="3370" w:author="Владимир Лаут" w:date="2021-04-06T13:04:00Z">
        <w:r w:rsidR="00943FDD">
          <w:rPr>
            <w:rFonts w:ascii="Arial" w:hAnsi="Arial" w:cs="Arial"/>
            <w:szCs w:val="20"/>
          </w:rPr>
          <w:t xml:space="preserve">ранее переданном </w:t>
        </w:r>
      </w:ins>
      <w:ins w:id="3371" w:author="Владимир Лаут" w:date="2021-04-06T13:01:00Z">
        <w:r w:rsidR="00943FDD">
          <w:rPr>
            <w:rFonts w:ascii="Arial" w:hAnsi="Arial" w:cs="Arial"/>
            <w:szCs w:val="20"/>
          </w:rPr>
          <w:t>сообще</w:t>
        </w:r>
      </w:ins>
      <w:ins w:id="3372" w:author="Владимир Лаут" w:date="2021-04-06T13:03:00Z">
        <w:r w:rsidR="00943FDD">
          <w:rPr>
            <w:rFonts w:ascii="Arial" w:hAnsi="Arial" w:cs="Arial"/>
            <w:szCs w:val="20"/>
          </w:rPr>
          <w:t>нии ТОРО</w:t>
        </w:r>
      </w:ins>
      <w:ins w:id="3373" w:author="Serjo" w:date="2020-04-27T16:00:00Z">
        <w:del w:id="3374" w:author="Владимир Лаут" w:date="2021-04-06T12:58:00Z">
          <w:r w:rsidRPr="003040B8" w:rsidDel="00943FDD">
            <w:rPr>
              <w:rFonts w:ascii="Arial" w:hAnsi="Arial" w:cs="Arial"/>
              <w:szCs w:val="20"/>
              <w:rPrChange w:id="3375" w:author="Владимир Лаут" w:date="2021-04-06T12:43:00Z">
                <w:rPr>
                  <w:rFonts w:ascii="Arial" w:hAnsi="Arial" w:cs="Arial"/>
                  <w:szCs w:val="20"/>
                  <w:lang w:eastAsia="ru-RU"/>
                </w:rPr>
              </w:rPrChange>
            </w:rPr>
            <w:delText xml:space="preserve"> в определенный статус</w:delText>
          </w:r>
        </w:del>
        <w:r w:rsidRPr="003040B8">
          <w:rPr>
            <w:rFonts w:ascii="Arial" w:hAnsi="Arial" w:cs="Arial"/>
            <w:szCs w:val="20"/>
            <w:rPrChange w:id="337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, при этом в системе </w:t>
        </w:r>
        <w:r w:rsidRPr="00943FDD">
          <w:rPr>
            <w:rFonts w:ascii="Arial" w:hAnsi="Arial" w:cs="Arial"/>
            <w:szCs w:val="20"/>
            <w:rPrChange w:id="3377" w:author="Владимир Лаут" w:date="2021-04-06T12:57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MES</w:t>
        </w:r>
      </w:ins>
      <w:ins w:id="3378" w:author="Владимир Лаут" w:date="2021-03-17T17:05:00Z">
        <w:r w:rsidR="00E42BB0" w:rsidRPr="003040B8">
          <w:rPr>
            <w:rFonts w:ascii="Arial" w:hAnsi="Arial" w:cs="Arial"/>
            <w:szCs w:val="20"/>
            <w:rPrChange w:id="337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/ ИТС</w:t>
        </w:r>
      </w:ins>
      <w:ins w:id="3380" w:author="Serjo" w:date="2020-04-27T16:00:00Z">
        <w:r w:rsidR="00CE7E9C" w:rsidRPr="003040B8">
          <w:rPr>
            <w:rFonts w:ascii="Arial" w:hAnsi="Arial" w:cs="Arial"/>
            <w:szCs w:val="20"/>
            <w:rPrChange w:id="338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создается</w:t>
        </w:r>
        <w:r w:rsidRPr="003040B8">
          <w:rPr>
            <w:rFonts w:ascii="Arial" w:hAnsi="Arial" w:cs="Arial"/>
            <w:szCs w:val="20"/>
            <w:rPrChange w:id="338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новый объект, описывающий атрибутику останова.</w:t>
        </w:r>
      </w:ins>
    </w:p>
    <w:p w14:paraId="2FB67994" w14:textId="400D5261" w:rsidR="00943FDD" w:rsidRPr="003040B8" w:rsidRDefault="00943FDD">
      <w:pPr>
        <w:ind w:left="426" w:firstLine="567"/>
        <w:rPr>
          <w:ins w:id="3383" w:author="Serjo" w:date="2020-04-27T16:00:00Z"/>
          <w:rFonts w:ascii="Arial" w:hAnsi="Arial" w:cs="Arial"/>
          <w:szCs w:val="20"/>
          <w:rPrChange w:id="3384" w:author="Владимир Лаут" w:date="2021-04-06T12:43:00Z">
            <w:rPr>
              <w:ins w:id="3385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386" w:author="Владимир Лаут" w:date="2021-04-06T12:57:00Z">
          <w:pPr>
            <w:pStyle w:val="afa"/>
            <w:ind w:left="709" w:firstLine="218"/>
          </w:pPr>
        </w:pPrChange>
      </w:pPr>
      <w:ins w:id="3387" w:author="Владимир Лаут" w:date="2021-04-06T13:03:00Z">
        <w:r>
          <w:rPr>
            <w:rFonts w:ascii="Arial" w:hAnsi="Arial" w:cs="Arial"/>
            <w:szCs w:val="20"/>
          </w:rPr>
          <w:t>Также в рамках данного потока передается информация о закрытии или удал</w:t>
        </w:r>
      </w:ins>
      <w:ins w:id="3388" w:author="Владимир Лаут" w:date="2021-04-06T13:04:00Z">
        <w:r>
          <w:rPr>
            <w:rFonts w:ascii="Arial" w:hAnsi="Arial" w:cs="Arial"/>
            <w:szCs w:val="20"/>
          </w:rPr>
          <w:t>ении сообщения ТОРО (изменение фазы сообщения).</w:t>
        </w:r>
      </w:ins>
    </w:p>
    <w:p w14:paraId="26BE19CD" w14:textId="77777777" w:rsidR="00223FE0" w:rsidRPr="003040B8" w:rsidRDefault="00223FE0" w:rsidP="00223FE0">
      <w:pPr>
        <w:pStyle w:val="afa"/>
        <w:ind w:left="927"/>
        <w:rPr>
          <w:ins w:id="3389" w:author="Serjo" w:date="2020-04-27T16:00:00Z"/>
          <w:rFonts w:ascii="Arial" w:hAnsi="Arial" w:cs="Arial"/>
          <w:szCs w:val="20"/>
          <w:lang w:eastAsia="ru-RU"/>
        </w:rPr>
      </w:pPr>
    </w:p>
    <w:p w14:paraId="65F09507" w14:textId="17493E3E" w:rsidR="00223FE0" w:rsidRPr="003040B8" w:rsidDel="00272B69" w:rsidRDefault="00223FE0">
      <w:pPr>
        <w:pStyle w:val="afa"/>
        <w:numPr>
          <w:ilvl w:val="0"/>
          <w:numId w:val="82"/>
        </w:numPr>
        <w:ind w:left="851" w:hanging="284"/>
        <w:rPr>
          <w:ins w:id="3390" w:author="Serjo" w:date="2020-04-27T16:00:00Z"/>
          <w:del w:id="3391" w:author="Владимир Лаут" w:date="2021-04-06T13:05:00Z"/>
          <w:rFonts w:ascii="Arial" w:hAnsi="Arial" w:cs="Arial"/>
          <w:szCs w:val="20"/>
          <w:lang w:eastAsia="ru-RU"/>
          <w:rPrChange w:id="3392" w:author="Владимир Лаут" w:date="2021-04-06T12:43:00Z">
            <w:rPr>
              <w:ins w:id="3393" w:author="Serjo" w:date="2020-04-27T16:00:00Z"/>
              <w:del w:id="3394" w:author="Владимир Лаут" w:date="2021-04-06T13:05:00Z"/>
              <w:rFonts w:ascii="Arial" w:hAnsi="Arial" w:cs="Arial"/>
              <w:b/>
              <w:szCs w:val="20"/>
              <w:lang w:eastAsia="ru-RU"/>
            </w:rPr>
          </w:rPrChange>
        </w:rPr>
        <w:pPrChange w:id="3395" w:author="Владимир Лаут" w:date="2021-04-06T14:25:00Z">
          <w:pPr>
            <w:pStyle w:val="afa"/>
            <w:numPr>
              <w:numId w:val="81"/>
            </w:numPr>
            <w:ind w:left="927" w:hanging="501"/>
          </w:pPr>
        </w:pPrChange>
      </w:pPr>
      <w:ins w:id="3396" w:author="Serjo" w:date="2020-04-27T16:00:00Z">
        <w:del w:id="3397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  <w:rPrChange w:id="3398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>Сообщение о неисправностях</w:delText>
          </w:r>
        </w:del>
      </w:ins>
      <w:ins w:id="3399" w:author="Serjo" w:date="2020-04-27T16:18:00Z">
        <w:del w:id="3400" w:author="Владимир Лаут" w:date="2021-04-06T13:05:00Z">
          <w:r w:rsidR="00CE7E9C" w:rsidRPr="003040B8" w:rsidDel="00272B69">
            <w:rPr>
              <w:rFonts w:ascii="Arial" w:hAnsi="Arial" w:cs="Arial"/>
              <w:szCs w:val="20"/>
              <w:lang w:eastAsia="ru-RU"/>
            </w:rPr>
            <w:delText>.</w:delText>
          </w:r>
        </w:del>
      </w:ins>
    </w:p>
    <w:p w14:paraId="5992194A" w14:textId="31E439EB" w:rsidR="00223FE0" w:rsidRPr="003040B8" w:rsidDel="00272B69" w:rsidRDefault="00223FE0">
      <w:pPr>
        <w:numPr>
          <w:ilvl w:val="0"/>
          <w:numId w:val="82"/>
        </w:numPr>
        <w:ind w:left="851" w:hanging="284"/>
        <w:rPr>
          <w:ins w:id="3401" w:author="Serjo" w:date="2020-04-27T16:00:00Z"/>
          <w:del w:id="3402" w:author="Владимир Лаут" w:date="2021-04-06T13:05:00Z"/>
          <w:rFonts w:ascii="Arial" w:hAnsi="Arial" w:cs="Arial"/>
          <w:szCs w:val="20"/>
          <w:lang w:eastAsia="ru-RU"/>
        </w:rPr>
        <w:pPrChange w:id="3403" w:author="Владимир Лаут" w:date="2021-04-06T14:25:00Z">
          <w:pPr>
            <w:pStyle w:val="afa"/>
            <w:ind w:left="709" w:firstLine="218"/>
          </w:pPr>
        </w:pPrChange>
      </w:pPr>
      <w:ins w:id="3404" w:author="Serjo" w:date="2020-04-27T16:00:00Z">
        <w:del w:id="3405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Производится выгрузка информации из </w:delText>
          </w:r>
          <w:r w:rsidRPr="00943FDD" w:rsidDel="00272B69">
            <w:rPr>
              <w:rFonts w:ascii="Arial" w:hAnsi="Arial" w:cs="Arial"/>
              <w:szCs w:val="20"/>
              <w:lang w:eastAsia="ru-RU"/>
              <w:rPrChange w:id="3406" w:author="Владимир Лаут" w:date="2021-04-06T12:57:00Z">
                <w:rPr>
                  <w:rFonts w:ascii="Arial" w:hAnsi="Arial" w:cs="Arial"/>
                  <w:b/>
                  <w:szCs w:val="20"/>
                  <w:lang w:val="en-US" w:eastAsia="ru-RU"/>
                </w:rPr>
              </w:rPrChange>
            </w:rPr>
            <w:delText>SAP</w:delText>
          </w:r>
          <w:r w:rsidRPr="003040B8" w:rsidDel="00272B69">
            <w:rPr>
              <w:rFonts w:ascii="Arial" w:hAnsi="Arial" w:cs="Arial"/>
              <w:szCs w:val="20"/>
              <w:lang w:eastAsia="ru-RU"/>
              <w:rPrChange w:id="3407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 xml:space="preserve"> </w:delText>
          </w:r>
          <w:r w:rsidRPr="00943FDD" w:rsidDel="00272B69">
            <w:rPr>
              <w:rFonts w:ascii="Arial" w:hAnsi="Arial" w:cs="Arial"/>
              <w:szCs w:val="20"/>
              <w:lang w:eastAsia="ru-RU"/>
              <w:rPrChange w:id="3408" w:author="Владимир Лаут" w:date="2021-04-06T12:57:00Z">
                <w:rPr>
                  <w:rFonts w:ascii="Arial" w:hAnsi="Arial" w:cs="Arial"/>
                  <w:b/>
                  <w:szCs w:val="20"/>
                  <w:lang w:val="en-US" w:eastAsia="ru-RU"/>
                </w:rPr>
              </w:rPrChange>
            </w:rPr>
            <w:delText>ERP</w:delText>
          </w:r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 в </w:delText>
          </w:r>
          <w:r w:rsidRPr="00943FDD" w:rsidDel="00272B69">
            <w:rPr>
              <w:rFonts w:ascii="Arial" w:hAnsi="Arial" w:cs="Arial"/>
              <w:szCs w:val="20"/>
              <w:lang w:eastAsia="ru-RU"/>
              <w:rPrChange w:id="3409" w:author="Владимир Лаут" w:date="2021-04-06T12:57:00Z">
                <w:rPr>
                  <w:rFonts w:ascii="Arial" w:hAnsi="Arial" w:cs="Arial"/>
                  <w:b/>
                  <w:szCs w:val="20"/>
                  <w:lang w:val="en-US" w:eastAsia="ru-RU"/>
                </w:rPr>
              </w:rPrChange>
            </w:rPr>
            <w:delText>MES</w:delText>
          </w:r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 данных сообщений ТОРО, сформированных в рамках выполнения запланированных мероприятий вне ППР.</w:delText>
          </w:r>
        </w:del>
      </w:ins>
    </w:p>
    <w:p w14:paraId="54E10D5D" w14:textId="4DD715A2" w:rsidR="00223FE0" w:rsidRPr="003040B8" w:rsidDel="00272B69" w:rsidRDefault="00223FE0">
      <w:pPr>
        <w:numPr>
          <w:ilvl w:val="0"/>
          <w:numId w:val="82"/>
        </w:numPr>
        <w:ind w:left="851" w:hanging="284"/>
        <w:rPr>
          <w:ins w:id="3410" w:author="Serjo" w:date="2020-04-27T16:00:00Z"/>
          <w:del w:id="3411" w:author="Владимир Лаут" w:date="2021-04-06T13:05:00Z"/>
          <w:rFonts w:ascii="Arial" w:hAnsi="Arial" w:cs="Arial"/>
          <w:szCs w:val="20"/>
          <w:lang w:eastAsia="ru-RU"/>
        </w:rPr>
        <w:pPrChange w:id="3412" w:author="Владимир Лаут" w:date="2021-04-06T14:25:00Z">
          <w:pPr>
            <w:pStyle w:val="afa"/>
            <w:ind w:left="709" w:firstLine="218"/>
          </w:pPr>
        </w:pPrChange>
      </w:pPr>
      <w:ins w:id="3413" w:author="Serjo" w:date="2020-04-27T16:07:00Z">
        <w:del w:id="3414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Разработана функциональность выгрузки </w:delText>
          </w:r>
        </w:del>
      </w:ins>
      <w:ins w:id="3415" w:author="Serjo" w:date="2020-04-27T16:00:00Z">
        <w:del w:id="3416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в </w:delText>
          </w:r>
          <w:r w:rsidRPr="00943FDD" w:rsidDel="00272B69">
            <w:rPr>
              <w:rFonts w:ascii="Arial" w:hAnsi="Arial" w:cs="Arial"/>
              <w:szCs w:val="20"/>
              <w:lang w:eastAsia="ru-RU"/>
              <w:rPrChange w:id="3417" w:author="Владимир Лаут" w:date="2021-04-06T12:57:00Z">
                <w:rPr>
                  <w:rFonts w:ascii="Arial" w:hAnsi="Arial" w:cs="Arial"/>
                  <w:szCs w:val="20"/>
                  <w:lang w:val="en-US" w:eastAsia="ru-RU"/>
                </w:rPr>
              </w:rPrChange>
            </w:rPr>
            <w:delText>MES</w:delText>
          </w:r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-систему данных по сообщениям ТОРО, созданным в рамках выполнения </w:delText>
          </w:r>
          <w:r w:rsidRPr="003040B8" w:rsidDel="00272B69">
            <w:rPr>
              <w:rFonts w:ascii="Arial" w:hAnsi="Arial" w:cs="Arial"/>
              <w:szCs w:val="20"/>
              <w:lang w:eastAsia="ru-RU"/>
              <w:rPrChange w:id="3418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>мероприятий, запланированных вне ППР</w:delText>
          </w:r>
          <w:r w:rsidR="00CE7E9C" w:rsidRPr="003040B8" w:rsidDel="00272B69">
            <w:rPr>
              <w:rFonts w:ascii="Arial" w:hAnsi="Arial" w:cs="Arial"/>
              <w:szCs w:val="20"/>
              <w:lang w:eastAsia="ru-RU"/>
            </w:rPr>
            <w:delText>. Выгрузка</w:delText>
          </w:r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 </w:delText>
          </w:r>
        </w:del>
      </w:ins>
      <w:ins w:id="3419" w:author="Serjo" w:date="2020-04-27T16:11:00Z">
        <w:del w:id="3420" w:author="Владимир Лаут" w:date="2021-04-06T13:05:00Z">
          <w:r w:rsidR="00CE7E9C" w:rsidRPr="003040B8" w:rsidDel="00272B69">
            <w:rPr>
              <w:rFonts w:ascii="Arial" w:hAnsi="Arial" w:cs="Arial"/>
              <w:szCs w:val="20"/>
              <w:lang w:eastAsia="ru-RU"/>
            </w:rPr>
            <w:delText xml:space="preserve">производится </w:delText>
          </w:r>
        </w:del>
      </w:ins>
      <w:ins w:id="3421" w:author="Serjo" w:date="2020-04-27T16:00:00Z">
        <w:del w:id="3422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автоматически в реальном времени по факту перевода соответствующих заказов ТОРО в определенный статус, при этом в системе </w:delText>
          </w:r>
          <w:r w:rsidRPr="00943FDD" w:rsidDel="00272B69">
            <w:rPr>
              <w:rFonts w:ascii="Arial" w:hAnsi="Arial" w:cs="Arial"/>
              <w:szCs w:val="20"/>
              <w:lang w:eastAsia="ru-RU"/>
              <w:rPrChange w:id="3423" w:author="Владимир Лаут" w:date="2021-04-06T12:57:00Z">
                <w:rPr>
                  <w:rFonts w:ascii="Arial" w:hAnsi="Arial" w:cs="Arial"/>
                  <w:szCs w:val="20"/>
                  <w:lang w:val="en-US" w:eastAsia="ru-RU"/>
                </w:rPr>
              </w:rPrChange>
            </w:rPr>
            <w:delText>MES</w:delText>
          </w:r>
          <w:r w:rsidRPr="003040B8" w:rsidDel="00272B69">
            <w:rPr>
              <w:rFonts w:ascii="Arial" w:hAnsi="Arial" w:cs="Arial"/>
              <w:szCs w:val="20"/>
              <w:lang w:eastAsia="ru-RU"/>
            </w:rPr>
            <w:delText xml:space="preserve"> </w:delText>
          </w:r>
        </w:del>
      </w:ins>
      <w:ins w:id="3424" w:author="Serjo" w:date="2020-04-27T16:12:00Z">
        <w:del w:id="3425" w:author="Владимир Лаут" w:date="2021-04-06T13:05:00Z">
          <w:r w:rsidR="00CE7E9C" w:rsidRPr="003040B8" w:rsidDel="00272B69">
            <w:rPr>
              <w:rFonts w:ascii="Arial" w:hAnsi="Arial" w:cs="Arial"/>
              <w:szCs w:val="20"/>
              <w:lang w:eastAsia="ru-RU"/>
            </w:rPr>
            <w:delText xml:space="preserve">создается </w:delText>
          </w:r>
        </w:del>
      </w:ins>
      <w:ins w:id="3426" w:author="Serjo" w:date="2020-04-27T16:00:00Z">
        <w:del w:id="3427" w:author="Владимир Лаут" w:date="2021-04-06T13:05:00Z">
          <w:r w:rsidRPr="003040B8" w:rsidDel="00272B69">
            <w:rPr>
              <w:rFonts w:ascii="Arial" w:hAnsi="Arial" w:cs="Arial"/>
              <w:szCs w:val="20"/>
              <w:lang w:eastAsia="ru-RU"/>
            </w:rPr>
            <w:delText>новый объект, описывающий атрибутику останова.</w:delText>
          </w:r>
        </w:del>
      </w:ins>
    </w:p>
    <w:p w14:paraId="6DD0D0F9" w14:textId="4F65D34C" w:rsidR="00223FE0" w:rsidRPr="003040B8" w:rsidDel="00272B69" w:rsidRDefault="00223FE0">
      <w:pPr>
        <w:pStyle w:val="afa"/>
        <w:numPr>
          <w:ilvl w:val="0"/>
          <w:numId w:val="82"/>
        </w:numPr>
        <w:ind w:left="851" w:hanging="284"/>
        <w:rPr>
          <w:ins w:id="3428" w:author="Serjo" w:date="2020-04-27T16:00:00Z"/>
          <w:del w:id="3429" w:author="Владимир Лаут" w:date="2021-04-06T13:05:00Z"/>
          <w:rFonts w:ascii="Arial" w:hAnsi="Arial" w:cs="Arial"/>
          <w:szCs w:val="20"/>
          <w:lang w:eastAsia="ru-RU"/>
        </w:rPr>
        <w:pPrChange w:id="3430" w:author="Владимир Лаут" w:date="2021-04-06T14:25:00Z">
          <w:pPr>
            <w:pStyle w:val="afa"/>
            <w:ind w:left="927"/>
          </w:pPr>
        </w:pPrChange>
      </w:pPr>
    </w:p>
    <w:p w14:paraId="7EEDD4E4" w14:textId="48B8F0DA" w:rsidR="00223FE0" w:rsidRPr="003040B8" w:rsidRDefault="00223FE0">
      <w:pPr>
        <w:pStyle w:val="afa"/>
        <w:numPr>
          <w:ilvl w:val="0"/>
          <w:numId w:val="82"/>
        </w:numPr>
        <w:ind w:left="851" w:hanging="284"/>
        <w:rPr>
          <w:ins w:id="3431" w:author="Serjo" w:date="2020-04-27T16:00:00Z"/>
          <w:rFonts w:ascii="Arial" w:hAnsi="Arial" w:cs="Arial"/>
          <w:szCs w:val="20"/>
          <w:lang w:eastAsia="ru-RU"/>
          <w:rPrChange w:id="3432" w:author="Владимир Лаут" w:date="2021-04-06T12:43:00Z">
            <w:rPr>
              <w:ins w:id="3433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434" w:author="Владимир Лаут" w:date="2021-04-06T14:25:00Z">
          <w:pPr>
            <w:pStyle w:val="afa"/>
            <w:numPr>
              <w:numId w:val="81"/>
            </w:numPr>
            <w:ind w:left="927" w:hanging="501"/>
          </w:pPr>
        </w:pPrChange>
      </w:pPr>
      <w:ins w:id="3435" w:author="Serjo" w:date="2020-04-27T16:00:00Z">
        <w:r w:rsidRPr="003040B8">
          <w:rPr>
            <w:rFonts w:ascii="Arial" w:hAnsi="Arial" w:cs="Arial"/>
            <w:szCs w:val="20"/>
            <w:lang w:eastAsia="ru-RU"/>
            <w:rPrChange w:id="3436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Сообщение о </w:t>
        </w:r>
      </w:ins>
      <w:ins w:id="3437" w:author="Владимир Лаут" w:date="2021-04-06T13:08:00Z">
        <w:r w:rsidR="00272B69">
          <w:rPr>
            <w:rFonts w:ascii="Arial" w:hAnsi="Arial" w:cs="Arial"/>
            <w:szCs w:val="20"/>
            <w:lang w:eastAsia="ru-RU"/>
          </w:rPr>
          <w:t xml:space="preserve">начале ремонтного останова. </w:t>
        </w:r>
      </w:ins>
      <w:ins w:id="3438" w:author="Serjo" w:date="2020-04-27T16:00:00Z">
        <w:del w:id="3439" w:author="Владимир Лаут" w:date="2021-04-06T13:08:00Z">
          <w:r w:rsidRPr="003040B8" w:rsidDel="00272B69">
            <w:rPr>
              <w:rFonts w:ascii="Arial" w:hAnsi="Arial" w:cs="Arial"/>
              <w:szCs w:val="20"/>
              <w:lang w:eastAsia="ru-RU"/>
              <w:rPrChange w:id="3440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>неисправностях (незапланированный ремонтный останов)</w:delText>
          </w:r>
        </w:del>
      </w:ins>
      <w:ins w:id="3441" w:author="Serjo" w:date="2020-04-27T16:12:00Z">
        <w:del w:id="3442" w:author="Владимир Лаут" w:date="2021-04-06T13:08:00Z">
          <w:r w:rsidR="00CE7E9C" w:rsidRPr="003040B8" w:rsidDel="00272B69">
            <w:rPr>
              <w:rFonts w:ascii="Arial" w:hAnsi="Arial" w:cs="Arial"/>
              <w:szCs w:val="20"/>
              <w:lang w:eastAsia="ru-RU"/>
            </w:rPr>
            <w:delText>.</w:delText>
          </w:r>
        </w:del>
      </w:ins>
    </w:p>
    <w:p w14:paraId="75FF2C35" w14:textId="461725E8" w:rsidR="00CE7E9C" w:rsidRPr="003040B8" w:rsidRDefault="00223FE0">
      <w:pPr>
        <w:ind w:left="426" w:firstLine="567"/>
        <w:rPr>
          <w:ins w:id="3443" w:author="Serjo" w:date="2020-04-27T16:00:00Z"/>
          <w:rFonts w:ascii="Arial" w:hAnsi="Arial" w:cs="Arial"/>
          <w:szCs w:val="20"/>
          <w:rPrChange w:id="3444" w:author="Владимир Лаут" w:date="2021-04-06T12:43:00Z">
            <w:rPr>
              <w:ins w:id="3445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446" w:author="Владимир Лаут" w:date="2021-04-06T12:57:00Z">
          <w:pPr>
            <w:pStyle w:val="afa"/>
            <w:ind w:left="927"/>
          </w:pPr>
        </w:pPrChange>
      </w:pPr>
      <w:ins w:id="3447" w:author="Serjo" w:date="2020-04-27T16:00:00Z">
        <w:r w:rsidRPr="003040B8">
          <w:rPr>
            <w:rFonts w:ascii="Arial" w:hAnsi="Arial" w:cs="Arial"/>
            <w:szCs w:val="20"/>
            <w:rPrChange w:id="3448" w:author="Владимир Лаут" w:date="2021-04-06T12:43:00Z">
              <w:rPr>
                <w:lang w:eastAsia="ru-RU"/>
              </w:rPr>
            </w:rPrChange>
          </w:rPr>
          <w:t xml:space="preserve">Производится выгрузка информации из </w:t>
        </w:r>
        <w:r w:rsidRPr="00943FDD">
          <w:rPr>
            <w:rFonts w:ascii="Arial" w:hAnsi="Arial" w:cs="Arial"/>
            <w:szCs w:val="20"/>
            <w:rPrChange w:id="3449" w:author="Владимир Лаут" w:date="2021-04-06T12:57:00Z">
              <w:rPr>
                <w:b/>
                <w:lang w:val="en-US" w:eastAsia="ru-RU"/>
              </w:rPr>
            </w:rPrChange>
          </w:rPr>
          <w:t>MES</w:t>
        </w:r>
      </w:ins>
      <w:ins w:id="3450" w:author="Владимир Лаут" w:date="2021-03-17T17:06:00Z">
        <w:r w:rsidR="00E42BB0" w:rsidRPr="003040B8">
          <w:rPr>
            <w:rFonts w:ascii="Arial" w:hAnsi="Arial" w:cs="Arial"/>
            <w:szCs w:val="20"/>
            <w:rPrChange w:id="3451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/ ИТС</w:t>
        </w:r>
      </w:ins>
      <w:ins w:id="3452" w:author="Serjo" w:date="2020-04-27T16:00:00Z">
        <w:r w:rsidRPr="003040B8">
          <w:rPr>
            <w:rFonts w:ascii="Arial" w:hAnsi="Arial" w:cs="Arial"/>
            <w:szCs w:val="20"/>
            <w:rPrChange w:id="3453" w:author="Владимир Лаут" w:date="2021-04-06T12:43:00Z">
              <w:rPr>
                <w:lang w:eastAsia="ru-RU"/>
              </w:rPr>
            </w:rPrChange>
          </w:rPr>
          <w:t xml:space="preserve"> в</w:t>
        </w:r>
        <w:r w:rsidRPr="003040B8">
          <w:rPr>
            <w:rFonts w:ascii="Arial" w:hAnsi="Arial" w:cs="Arial"/>
            <w:szCs w:val="20"/>
            <w:rPrChange w:id="3454" w:author="Владимир Лаут" w:date="2021-04-06T12:43:00Z">
              <w:rPr>
                <w:b/>
                <w:lang w:eastAsia="ru-RU"/>
              </w:rPr>
            </w:rPrChange>
          </w:rPr>
          <w:t xml:space="preserve"> </w:t>
        </w:r>
        <w:r w:rsidRPr="00943FDD">
          <w:rPr>
            <w:rFonts w:ascii="Arial" w:hAnsi="Arial" w:cs="Arial"/>
            <w:szCs w:val="20"/>
            <w:rPrChange w:id="3455" w:author="Владимир Лаут" w:date="2021-04-06T12:57:00Z">
              <w:rPr>
                <w:b/>
                <w:lang w:val="en-US" w:eastAsia="ru-RU"/>
              </w:rPr>
            </w:rPrChange>
          </w:rPr>
          <w:t>SAP</w:t>
        </w:r>
        <w:r w:rsidRPr="003040B8">
          <w:rPr>
            <w:rFonts w:ascii="Arial" w:hAnsi="Arial" w:cs="Arial"/>
            <w:szCs w:val="20"/>
            <w:rPrChange w:id="3456" w:author="Владимир Лаут" w:date="2021-04-06T12:43:00Z">
              <w:rPr>
                <w:b/>
                <w:lang w:eastAsia="ru-RU"/>
              </w:rPr>
            </w:rPrChange>
          </w:rPr>
          <w:t xml:space="preserve"> </w:t>
        </w:r>
        <w:r w:rsidRPr="00943FDD">
          <w:rPr>
            <w:rFonts w:ascii="Arial" w:hAnsi="Arial" w:cs="Arial"/>
            <w:szCs w:val="20"/>
            <w:rPrChange w:id="3457" w:author="Владимир Лаут" w:date="2021-04-06T12:57:00Z">
              <w:rPr>
                <w:b/>
                <w:lang w:val="en-US" w:eastAsia="ru-RU"/>
              </w:rPr>
            </w:rPrChange>
          </w:rPr>
          <w:t>ERP</w:t>
        </w:r>
        <w:r w:rsidRPr="003040B8">
          <w:rPr>
            <w:rFonts w:ascii="Arial" w:hAnsi="Arial" w:cs="Arial"/>
            <w:szCs w:val="20"/>
            <w:rPrChange w:id="3458" w:author="Владимир Лаут" w:date="2021-04-06T12:43:00Z">
              <w:rPr>
                <w:lang w:eastAsia="ru-RU"/>
              </w:rPr>
            </w:rPrChange>
          </w:rPr>
          <w:t xml:space="preserve"> данных фактического ремонтного останова</w:t>
        </w:r>
        <w:r w:rsidR="00CE7E9C" w:rsidRPr="003040B8">
          <w:rPr>
            <w:rFonts w:ascii="Arial" w:hAnsi="Arial" w:cs="Arial"/>
            <w:szCs w:val="20"/>
            <w:rPrChange w:id="345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.</w:t>
        </w:r>
      </w:ins>
    </w:p>
    <w:p w14:paraId="6069EC87" w14:textId="77777777" w:rsidR="001627DB" w:rsidRDefault="00CE7E9C" w:rsidP="00943FDD">
      <w:pPr>
        <w:ind w:left="426" w:firstLine="567"/>
        <w:rPr>
          <w:ins w:id="3460" w:author="Владимир Лаут" w:date="2021-04-06T13:59:00Z"/>
          <w:rFonts w:ascii="Arial" w:hAnsi="Arial" w:cs="Arial"/>
          <w:szCs w:val="20"/>
        </w:rPr>
      </w:pPr>
      <w:ins w:id="3461" w:author="Serjo" w:date="2020-04-27T16:13:00Z">
        <w:r w:rsidRPr="003040B8">
          <w:rPr>
            <w:rFonts w:ascii="Arial" w:hAnsi="Arial" w:cs="Arial"/>
            <w:szCs w:val="20"/>
            <w:rPrChange w:id="346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Разработана</w:t>
        </w:r>
      </w:ins>
      <w:ins w:id="3463" w:author="Serjo" w:date="2020-04-27T16:00:00Z">
        <w:r w:rsidR="00223FE0" w:rsidRPr="003040B8">
          <w:rPr>
            <w:rFonts w:ascii="Arial" w:hAnsi="Arial" w:cs="Arial"/>
            <w:szCs w:val="20"/>
            <w:rPrChange w:id="3464" w:author="Владимир Лаут" w:date="2021-04-06T12:43:00Z">
              <w:rPr>
                <w:lang w:eastAsia="ru-RU"/>
              </w:rPr>
            </w:rPrChange>
          </w:rPr>
          <w:t xml:space="preserve"> </w:t>
        </w:r>
        <w:r w:rsidRPr="003040B8">
          <w:rPr>
            <w:rFonts w:ascii="Arial" w:hAnsi="Arial" w:cs="Arial"/>
            <w:szCs w:val="20"/>
            <w:rPrChange w:id="346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функциональность</w:t>
        </w:r>
        <w:r w:rsidR="00223FE0" w:rsidRPr="003040B8">
          <w:rPr>
            <w:rFonts w:ascii="Arial" w:hAnsi="Arial" w:cs="Arial"/>
            <w:szCs w:val="20"/>
            <w:rPrChange w:id="3466" w:author="Владимир Лаут" w:date="2021-04-06T12:43:00Z">
              <w:rPr>
                <w:lang w:eastAsia="ru-RU"/>
              </w:rPr>
            </w:rPrChange>
          </w:rPr>
          <w:t xml:space="preserve"> </w:t>
        </w:r>
      </w:ins>
      <w:ins w:id="3467" w:author="Serjo" w:date="2020-04-27T16:13:00Z">
        <w:r w:rsidRPr="003040B8">
          <w:rPr>
            <w:rFonts w:ascii="Arial" w:hAnsi="Arial" w:cs="Arial"/>
            <w:szCs w:val="20"/>
            <w:rPrChange w:id="3468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выгрузки</w:t>
        </w:r>
      </w:ins>
      <w:ins w:id="3469" w:author="Serjo" w:date="2020-04-27T16:00:00Z">
        <w:r w:rsidR="00223FE0" w:rsidRPr="003040B8">
          <w:rPr>
            <w:rFonts w:ascii="Arial" w:hAnsi="Arial" w:cs="Arial"/>
            <w:szCs w:val="20"/>
            <w:rPrChange w:id="3470" w:author="Владимир Лаут" w:date="2021-04-06T12:43:00Z">
              <w:rPr>
                <w:lang w:eastAsia="ru-RU"/>
              </w:rPr>
            </w:rPrChange>
          </w:rPr>
          <w:t xml:space="preserve"> </w:t>
        </w:r>
        <w:r w:rsidRPr="003040B8">
          <w:rPr>
            <w:rFonts w:ascii="Arial" w:hAnsi="Arial" w:cs="Arial"/>
            <w:szCs w:val="20"/>
            <w:rPrChange w:id="347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данных</w:t>
        </w:r>
        <w:r w:rsidR="00223FE0" w:rsidRPr="003040B8">
          <w:rPr>
            <w:rFonts w:ascii="Arial" w:hAnsi="Arial" w:cs="Arial"/>
            <w:szCs w:val="20"/>
            <w:rPrChange w:id="3472" w:author="Владимир Лаут" w:date="2021-04-06T12:43:00Z">
              <w:rPr>
                <w:lang w:eastAsia="ru-RU"/>
              </w:rPr>
            </w:rPrChange>
          </w:rPr>
          <w:t xml:space="preserve"> по фактическим ремонтным остановам из </w:t>
        </w:r>
        <w:r w:rsidR="00223FE0" w:rsidRPr="00943FDD">
          <w:rPr>
            <w:rFonts w:ascii="Arial" w:hAnsi="Arial" w:cs="Arial"/>
            <w:szCs w:val="20"/>
            <w:rPrChange w:id="3473" w:author="Владимир Лаут" w:date="2021-04-06T12:57:00Z">
              <w:rPr>
                <w:b/>
                <w:lang w:val="en-US" w:eastAsia="ru-RU"/>
              </w:rPr>
            </w:rPrChange>
          </w:rPr>
          <w:t>MES</w:t>
        </w:r>
      </w:ins>
      <w:ins w:id="3474" w:author="Владимир Лаут" w:date="2021-04-06T13:06:00Z">
        <w:r w:rsidR="00272B69">
          <w:rPr>
            <w:rFonts w:ascii="Arial" w:hAnsi="Arial" w:cs="Arial"/>
            <w:szCs w:val="20"/>
          </w:rPr>
          <w:t xml:space="preserve"> / ИТС</w:t>
        </w:r>
      </w:ins>
      <w:ins w:id="3475" w:author="Serjo" w:date="2020-04-27T16:00:00Z">
        <w:r w:rsidR="00223FE0" w:rsidRPr="003040B8">
          <w:rPr>
            <w:rFonts w:ascii="Arial" w:hAnsi="Arial" w:cs="Arial"/>
            <w:szCs w:val="20"/>
            <w:rPrChange w:id="3476" w:author="Владимир Лаут" w:date="2021-04-06T12:43:00Z">
              <w:rPr>
                <w:b/>
                <w:lang w:eastAsia="ru-RU"/>
              </w:rPr>
            </w:rPrChange>
          </w:rPr>
          <w:t xml:space="preserve"> </w:t>
        </w:r>
        <w:r w:rsidR="00223FE0" w:rsidRPr="003040B8">
          <w:rPr>
            <w:rFonts w:ascii="Arial" w:hAnsi="Arial" w:cs="Arial"/>
            <w:szCs w:val="20"/>
            <w:rPrChange w:id="3477" w:author="Владимир Лаут" w:date="2021-04-06T12:43:00Z">
              <w:rPr>
                <w:lang w:eastAsia="ru-RU"/>
              </w:rPr>
            </w:rPrChange>
          </w:rPr>
          <w:t xml:space="preserve">в </w:t>
        </w:r>
        <w:r w:rsidR="00223FE0" w:rsidRPr="00943FDD">
          <w:rPr>
            <w:rFonts w:ascii="Arial" w:hAnsi="Arial" w:cs="Arial"/>
            <w:szCs w:val="20"/>
            <w:rPrChange w:id="3478" w:author="Владимир Лаут" w:date="2021-04-06T12:57:00Z">
              <w:rPr>
                <w:b/>
                <w:lang w:val="en-US" w:eastAsia="ru-RU"/>
              </w:rPr>
            </w:rPrChange>
          </w:rPr>
          <w:t>SAP</w:t>
        </w:r>
        <w:r w:rsidR="00223FE0" w:rsidRPr="003040B8">
          <w:rPr>
            <w:rFonts w:ascii="Arial" w:hAnsi="Arial" w:cs="Arial"/>
            <w:szCs w:val="20"/>
            <w:rPrChange w:id="3479" w:author="Владимир Лаут" w:date="2021-04-06T12:43:00Z">
              <w:rPr>
                <w:b/>
                <w:lang w:eastAsia="ru-RU"/>
              </w:rPr>
            </w:rPrChange>
          </w:rPr>
          <w:t xml:space="preserve"> </w:t>
        </w:r>
        <w:r w:rsidR="00223FE0" w:rsidRPr="00943FDD">
          <w:rPr>
            <w:rFonts w:ascii="Arial" w:hAnsi="Arial" w:cs="Arial"/>
            <w:szCs w:val="20"/>
            <w:rPrChange w:id="3480" w:author="Владимир Лаут" w:date="2021-04-06T12:57:00Z">
              <w:rPr>
                <w:b/>
                <w:lang w:val="en-US" w:eastAsia="ru-RU"/>
              </w:rPr>
            </w:rPrChange>
          </w:rPr>
          <w:t>ERP</w:t>
        </w:r>
        <w:r w:rsidR="00223FE0" w:rsidRPr="003040B8">
          <w:rPr>
            <w:rFonts w:ascii="Arial" w:hAnsi="Arial" w:cs="Arial"/>
            <w:szCs w:val="20"/>
            <w:rPrChange w:id="3481" w:author="Владимир Лаут" w:date="2021-04-06T12:43:00Z">
              <w:rPr>
                <w:b/>
                <w:lang w:eastAsia="ru-RU"/>
              </w:rPr>
            </w:rPrChange>
          </w:rPr>
          <w:t xml:space="preserve">. </w:t>
        </w:r>
      </w:ins>
    </w:p>
    <w:p w14:paraId="6D32FD87" w14:textId="13312BCC" w:rsidR="00272B69" w:rsidRDefault="00272B69" w:rsidP="00943FDD">
      <w:pPr>
        <w:ind w:left="426" w:firstLine="567"/>
        <w:rPr>
          <w:ins w:id="3482" w:author="Владимир Лаут" w:date="2021-04-06T13:52:00Z"/>
          <w:rFonts w:ascii="Arial" w:hAnsi="Arial" w:cs="Arial"/>
          <w:szCs w:val="20"/>
        </w:rPr>
      </w:pPr>
      <w:ins w:id="3483" w:author="Владимир Лаут" w:date="2021-04-06T13:09:00Z">
        <w:r>
          <w:rPr>
            <w:rFonts w:ascii="Arial" w:hAnsi="Arial" w:cs="Arial"/>
            <w:szCs w:val="20"/>
          </w:rPr>
          <w:t xml:space="preserve">При фиксации останова в системе </w:t>
        </w:r>
        <w:r w:rsidRPr="00813968">
          <w:rPr>
            <w:rFonts w:ascii="Arial" w:hAnsi="Arial" w:cs="Arial"/>
            <w:szCs w:val="20"/>
          </w:rPr>
          <w:t>MES</w:t>
        </w:r>
        <w:r>
          <w:rPr>
            <w:rFonts w:ascii="Arial" w:hAnsi="Arial" w:cs="Arial"/>
            <w:szCs w:val="20"/>
          </w:rPr>
          <w:t xml:space="preserve"> / ИТС</w:t>
        </w:r>
        <w:r w:rsidRPr="00813968">
          <w:rPr>
            <w:rFonts w:ascii="Arial" w:hAnsi="Arial" w:cs="Arial"/>
            <w:szCs w:val="20"/>
          </w:rPr>
          <w:t xml:space="preserve"> </w:t>
        </w:r>
      </w:ins>
      <w:ins w:id="3484" w:author="Владимир Лаут" w:date="2021-04-06T13:49:00Z">
        <w:r w:rsidR="007C37D3">
          <w:rPr>
            <w:rFonts w:ascii="Arial" w:hAnsi="Arial" w:cs="Arial"/>
            <w:szCs w:val="20"/>
          </w:rPr>
          <w:t xml:space="preserve">ищется сообщение ТОРО, полученное из </w:t>
        </w:r>
        <w:r w:rsidR="007C37D3">
          <w:rPr>
            <w:rFonts w:ascii="Arial" w:hAnsi="Arial" w:cs="Arial"/>
            <w:szCs w:val="20"/>
            <w:lang w:val="en-US"/>
          </w:rPr>
          <w:t>SAP</w:t>
        </w:r>
        <w:r w:rsidR="007C37D3">
          <w:rPr>
            <w:rFonts w:ascii="Arial" w:hAnsi="Arial" w:cs="Arial"/>
            <w:szCs w:val="20"/>
          </w:rPr>
          <w:t xml:space="preserve"> </w:t>
        </w:r>
        <w:r w:rsidR="007C37D3">
          <w:rPr>
            <w:rFonts w:ascii="Arial" w:hAnsi="Arial" w:cs="Arial"/>
            <w:szCs w:val="20"/>
            <w:lang w:val="en-US"/>
          </w:rPr>
          <w:t>ERP</w:t>
        </w:r>
        <w:r w:rsidR="007C37D3">
          <w:rPr>
            <w:rFonts w:ascii="Arial" w:hAnsi="Arial" w:cs="Arial"/>
            <w:szCs w:val="20"/>
          </w:rPr>
          <w:t>. При это</w:t>
        </w:r>
      </w:ins>
      <w:ins w:id="3485" w:author="Владимир Лаут" w:date="2021-04-06T13:59:00Z">
        <w:r w:rsidR="001627DB">
          <w:rPr>
            <w:rFonts w:ascii="Arial" w:hAnsi="Arial" w:cs="Arial"/>
            <w:szCs w:val="20"/>
          </w:rPr>
          <w:t>м</w:t>
        </w:r>
      </w:ins>
      <w:ins w:id="3486" w:author="Владимир Лаут" w:date="2021-04-06T13:49:00Z">
        <w:r w:rsidR="007C37D3">
          <w:rPr>
            <w:rFonts w:ascii="Arial" w:hAnsi="Arial" w:cs="Arial"/>
            <w:szCs w:val="20"/>
          </w:rPr>
          <w:t xml:space="preserve"> анализируются следующие параметры:</w:t>
        </w:r>
      </w:ins>
    </w:p>
    <w:p w14:paraId="238FB58B" w14:textId="34D09B8A" w:rsidR="007C37D3" w:rsidRPr="0042485D" w:rsidRDefault="007C37D3">
      <w:pPr>
        <w:pStyle w:val="a7"/>
        <w:numPr>
          <w:ilvl w:val="0"/>
          <w:numId w:val="62"/>
        </w:numPr>
        <w:rPr>
          <w:ins w:id="3487" w:author="Владимир Лаут" w:date="2021-04-06T13:49:00Z"/>
          <w:rFonts w:ascii="Arial" w:hAnsi="Arial" w:cs="Arial"/>
          <w:rPrChange w:id="3488" w:author="Владимир Лаут" w:date="2021-04-07T17:39:00Z">
            <w:rPr>
              <w:ins w:id="3489" w:author="Владимир Лаут" w:date="2021-04-06T13:49:00Z"/>
              <w:rFonts w:ascii="Arial" w:hAnsi="Arial" w:cs="Arial"/>
              <w:szCs w:val="20"/>
            </w:rPr>
          </w:rPrChange>
        </w:rPr>
        <w:pPrChange w:id="3490" w:author="Владимир Лаут" w:date="2021-04-06T14:00:00Z">
          <w:pPr>
            <w:ind w:left="426" w:firstLine="567"/>
          </w:pPr>
        </w:pPrChange>
      </w:pPr>
      <w:ins w:id="3491" w:author="Владимир Лаут" w:date="2021-04-06T13:52:00Z">
        <w:r w:rsidRPr="0042485D">
          <w:rPr>
            <w:rFonts w:ascii="Arial" w:hAnsi="Arial" w:cs="Arial"/>
            <w:rPrChange w:id="349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lastRenderedPageBreak/>
          <w:t xml:space="preserve">Сообщение ТОРО, </w:t>
        </w:r>
      </w:ins>
      <w:ins w:id="3493" w:author="Владимир Лаут" w:date="2021-04-06T13:53:00Z">
        <w:r w:rsidRPr="0042485D">
          <w:rPr>
            <w:rFonts w:ascii="Arial" w:hAnsi="Arial" w:cs="Arial"/>
            <w:rPrChange w:id="3494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не должно быть</w:t>
        </w:r>
      </w:ins>
      <w:ins w:id="3495" w:author="Владимир Лаут" w:date="2021-04-06T13:52:00Z">
        <w:r w:rsidRPr="0042485D">
          <w:rPr>
            <w:rFonts w:ascii="Arial" w:hAnsi="Arial" w:cs="Arial"/>
            <w:rPrChange w:id="3496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связан</w:t>
        </w:r>
      </w:ins>
      <w:ins w:id="3497" w:author="Владимир Лаут" w:date="2021-04-06T13:53:00Z">
        <w:r w:rsidRPr="0042485D">
          <w:rPr>
            <w:rFonts w:ascii="Arial" w:hAnsi="Arial" w:cs="Arial"/>
            <w:rPrChange w:id="349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о</w:t>
        </w:r>
      </w:ins>
      <w:ins w:id="3499" w:author="Владимир Лаут" w:date="2021-04-06T13:52:00Z">
        <w:r w:rsidRPr="0042485D">
          <w:rPr>
            <w:rFonts w:ascii="Arial" w:hAnsi="Arial" w:cs="Arial"/>
            <w:rPrChange w:id="3500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с фактическим остановом</w:t>
        </w:r>
      </w:ins>
      <w:ins w:id="3501" w:author="Владимир Лаут" w:date="2021-04-06T13:53:00Z">
        <w:r w:rsidRPr="0042485D">
          <w:rPr>
            <w:rFonts w:ascii="Arial" w:hAnsi="Arial" w:cs="Arial"/>
            <w:rPrChange w:id="350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. </w:t>
        </w:r>
      </w:ins>
    </w:p>
    <w:p w14:paraId="6E46CDBE" w14:textId="6346115D" w:rsidR="007C37D3" w:rsidRPr="001627DB" w:rsidRDefault="001627DB">
      <w:pPr>
        <w:pStyle w:val="a7"/>
        <w:numPr>
          <w:ilvl w:val="0"/>
          <w:numId w:val="62"/>
        </w:numPr>
        <w:rPr>
          <w:ins w:id="3503" w:author="Владимир Лаут" w:date="2021-04-06T13:55:00Z"/>
          <w:rFonts w:ascii="Arial" w:hAnsi="Arial" w:cs="Arial"/>
          <w:lang w:val="en-US"/>
          <w:rPrChange w:id="3504" w:author="Владимир Лаут" w:date="2021-04-06T14:00:00Z">
            <w:rPr>
              <w:ins w:id="3505" w:author="Владимир Лаут" w:date="2021-04-06T13:55:00Z"/>
              <w:rFonts w:ascii="Arial" w:hAnsi="Arial" w:cs="Arial"/>
              <w:szCs w:val="20"/>
            </w:rPr>
          </w:rPrChange>
        </w:rPr>
        <w:pPrChange w:id="3506" w:author="Владимир Лаут" w:date="2021-04-06T14:00:00Z">
          <w:pPr>
            <w:ind w:left="426" w:firstLine="567"/>
          </w:pPr>
        </w:pPrChange>
      </w:pPr>
      <w:ins w:id="3507" w:author="Владимир Лаут" w:date="2021-04-06T13:55:00Z">
        <w:r w:rsidRPr="0042485D">
          <w:rPr>
            <w:rFonts w:ascii="Arial" w:hAnsi="Arial" w:cs="Arial"/>
            <w:rPrChange w:id="350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Анализируются плановые сроки сообщения ТОРО. </w:t>
        </w:r>
      </w:ins>
      <w:ins w:id="3509" w:author="Владимир Лаут" w:date="2021-04-06T13:50:00Z">
        <w:r w:rsidR="007C37D3" w:rsidRPr="0042485D">
          <w:rPr>
            <w:rFonts w:ascii="Arial" w:hAnsi="Arial" w:cs="Arial"/>
            <w:rPrChange w:id="3510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Для ремонтных остановов </w:t>
        </w:r>
      </w:ins>
      <w:ins w:id="3511" w:author="Владимир Лаут" w:date="2021-04-06T13:53:00Z">
        <w:r w:rsidR="007C37D3" w:rsidRPr="0042485D">
          <w:rPr>
            <w:rFonts w:ascii="Arial" w:hAnsi="Arial" w:cs="Arial"/>
            <w:rPrChange w:id="351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ищутся</w:t>
        </w:r>
      </w:ins>
      <w:ins w:id="3513" w:author="Владимир Лаут" w:date="2021-04-06T13:50:00Z">
        <w:r w:rsidR="007C37D3" w:rsidRPr="0042485D">
          <w:rPr>
            <w:rFonts w:ascii="Arial" w:hAnsi="Arial" w:cs="Arial"/>
            <w:rPrChange w:id="3514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сообщения за текущие сутки и +/- одни технологические </w:t>
        </w:r>
      </w:ins>
      <w:ins w:id="3515" w:author="Владимир Лаут" w:date="2021-04-06T13:51:00Z">
        <w:r w:rsidR="007C37D3" w:rsidRPr="0042485D">
          <w:rPr>
            <w:rFonts w:ascii="Arial" w:hAnsi="Arial" w:cs="Arial"/>
            <w:rPrChange w:id="3516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сутки от момента останова </w:t>
        </w:r>
      </w:ins>
      <w:ins w:id="3517" w:author="Владимир Лаут" w:date="2021-04-06T13:54:00Z">
        <w:r w:rsidR="007C37D3" w:rsidRPr="0042485D">
          <w:rPr>
            <w:rFonts w:ascii="Arial" w:hAnsi="Arial" w:cs="Arial"/>
            <w:rPrChange w:id="351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оборудования</w:t>
        </w:r>
      </w:ins>
      <w:ins w:id="3519" w:author="Владимир Лаут" w:date="2021-04-06T13:51:00Z">
        <w:r w:rsidR="007C37D3" w:rsidRPr="0042485D">
          <w:rPr>
            <w:rFonts w:ascii="Arial" w:hAnsi="Arial" w:cs="Arial"/>
            <w:rPrChange w:id="3520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. </w:t>
        </w:r>
      </w:ins>
      <w:ins w:id="3521" w:author="Владимир Лаут" w:date="2021-04-06T13:55:00Z">
        <w:r w:rsidRPr="001627DB">
          <w:rPr>
            <w:rFonts w:ascii="Arial" w:hAnsi="Arial" w:cs="Arial"/>
            <w:lang w:val="en-US"/>
            <w:rPrChange w:id="3522" w:author="Владимир Лаут" w:date="2021-04-06T14:00:00Z">
              <w:rPr>
                <w:rFonts w:ascii="Arial" w:hAnsi="Arial" w:cs="Arial"/>
                <w:szCs w:val="20"/>
              </w:rPr>
            </w:rPrChange>
          </w:rPr>
          <w:t>Для сообщений о ЕТО – за текущую смену.</w:t>
        </w:r>
      </w:ins>
    </w:p>
    <w:p w14:paraId="74CDAE4F" w14:textId="5F46264E" w:rsidR="001627DB" w:rsidRPr="0042485D" w:rsidRDefault="001627DB" w:rsidP="001627DB">
      <w:pPr>
        <w:pStyle w:val="a7"/>
        <w:numPr>
          <w:ilvl w:val="0"/>
          <w:numId w:val="62"/>
        </w:numPr>
        <w:rPr>
          <w:ins w:id="3523" w:author="Владимир Лаут" w:date="2021-04-06T14:00:00Z"/>
          <w:rFonts w:ascii="Arial" w:hAnsi="Arial" w:cs="Arial"/>
          <w:rPrChange w:id="3524" w:author="Владимир Лаут" w:date="2021-04-07T17:39:00Z">
            <w:rPr>
              <w:ins w:id="3525" w:author="Владимир Лаут" w:date="2021-04-06T14:00:00Z"/>
              <w:rFonts w:ascii="Arial" w:hAnsi="Arial" w:cs="Arial"/>
              <w:lang w:val="en-US"/>
            </w:rPr>
          </w:rPrChange>
        </w:rPr>
      </w:pPr>
      <w:ins w:id="3526" w:author="Владимир Лаут" w:date="2021-04-06T13:56:00Z">
        <w:r w:rsidRPr="0042485D">
          <w:rPr>
            <w:rFonts w:ascii="Arial" w:hAnsi="Arial" w:cs="Arial"/>
            <w:rPrChange w:id="3527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Анализируется вид сообщения ТОРО. </w:t>
        </w:r>
      </w:ins>
      <w:ins w:id="3528" w:author="Владимир Лаут" w:date="2021-04-06T13:57:00Z">
        <w:r w:rsidRPr="0042485D">
          <w:rPr>
            <w:rFonts w:ascii="Arial" w:hAnsi="Arial" w:cs="Arial"/>
            <w:rPrChange w:id="3529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На стороне ИТС ведется настройка</w:t>
        </w:r>
      </w:ins>
      <w:ins w:id="3530" w:author="Владимир Лаут" w:date="2021-04-06T13:59:00Z">
        <w:r w:rsidRPr="0042485D">
          <w:rPr>
            <w:rFonts w:ascii="Arial" w:hAnsi="Arial" w:cs="Arial"/>
            <w:rPrChange w:id="3531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,</w:t>
        </w:r>
      </w:ins>
      <w:ins w:id="3532" w:author="Владимир Лаут" w:date="2021-04-06T13:57:00Z">
        <w:r w:rsidRPr="0042485D">
          <w:rPr>
            <w:rFonts w:ascii="Arial" w:hAnsi="Arial" w:cs="Arial"/>
            <w:rPrChange w:id="353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которая в зав</w:t>
        </w:r>
      </w:ins>
      <w:ins w:id="3534" w:author="Владимир Лаут" w:date="2021-04-06T13:58:00Z">
        <w:r w:rsidRPr="0042485D">
          <w:rPr>
            <w:rFonts w:ascii="Arial" w:hAnsi="Arial" w:cs="Arial"/>
            <w:rPrChange w:id="3535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исимости от категории простоя определяет вид сообщения. Например, для простоев по ППР будут искаться только сообщения вида </w:t>
        </w:r>
        <w:r w:rsidRPr="001627DB">
          <w:rPr>
            <w:rFonts w:ascii="Arial" w:hAnsi="Arial" w:cs="Arial"/>
            <w:lang w:val="en-US"/>
            <w:rPrChange w:id="3536" w:author="Владимир Лаут" w:date="2021-04-06T14:00:00Z">
              <w:rPr>
                <w:rFonts w:ascii="Arial" w:hAnsi="Arial" w:cs="Arial"/>
                <w:szCs w:val="20"/>
                <w:lang w:val="en-US"/>
              </w:rPr>
            </w:rPrChange>
          </w:rPr>
          <w:t>A</w:t>
        </w:r>
      </w:ins>
      <w:ins w:id="3537" w:author="Владимир Лаут" w:date="2021-04-06T13:59:00Z">
        <w:r w:rsidRPr="0042485D">
          <w:rPr>
            <w:rFonts w:ascii="Arial" w:hAnsi="Arial" w:cs="Arial"/>
            <w:rPrChange w:id="353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1.</w:t>
        </w:r>
      </w:ins>
    </w:p>
    <w:p w14:paraId="1F05F762" w14:textId="6C9A96D7" w:rsidR="00CF7ACD" w:rsidRDefault="001627DB" w:rsidP="001627DB">
      <w:pPr>
        <w:pStyle w:val="a7"/>
        <w:numPr>
          <w:ilvl w:val="0"/>
          <w:numId w:val="62"/>
        </w:numPr>
        <w:rPr>
          <w:ins w:id="3539" w:author="Владимир Лаут" w:date="2021-04-06T14:05:00Z"/>
          <w:rFonts w:ascii="Arial" w:hAnsi="Arial" w:cs="Arial"/>
        </w:rPr>
      </w:pPr>
      <w:ins w:id="3540" w:author="Владимир Лаут" w:date="2021-04-06T14:00:00Z">
        <w:r>
          <w:rPr>
            <w:rFonts w:ascii="Arial" w:hAnsi="Arial" w:cs="Arial"/>
          </w:rPr>
          <w:t xml:space="preserve">Анализируется группа плановиков. </w:t>
        </w:r>
      </w:ins>
      <w:ins w:id="3541" w:author="Владимир Лаут" w:date="2021-04-06T14:02:00Z">
        <w:r>
          <w:rPr>
            <w:rFonts w:ascii="Arial" w:hAnsi="Arial" w:cs="Arial"/>
          </w:rPr>
          <w:t xml:space="preserve">На стороне ИТС ведется настройка </w:t>
        </w:r>
      </w:ins>
      <w:ins w:id="3542" w:author="Владимир Лаут" w:date="2021-04-06T14:03:00Z">
        <w:r>
          <w:rPr>
            <w:rFonts w:ascii="Arial" w:hAnsi="Arial" w:cs="Arial"/>
          </w:rPr>
          <w:t xml:space="preserve">в которой заданы классы оборудования и группы плановиков для которых следует </w:t>
        </w:r>
      </w:ins>
      <w:ins w:id="3543" w:author="Владимир Лаут" w:date="2021-04-06T14:04:00Z">
        <w:r>
          <w:rPr>
            <w:rFonts w:ascii="Arial" w:hAnsi="Arial" w:cs="Arial"/>
          </w:rPr>
          <w:t>искать сообщение ТОРО с учетом группы плановиков. Данное условие применяется только для внеплановых остановов.</w:t>
        </w:r>
      </w:ins>
      <w:ins w:id="3544" w:author="Владимир Лаут" w:date="2021-04-06T14:05:00Z">
        <w:r w:rsidR="00CF7ACD">
          <w:rPr>
            <w:rFonts w:ascii="Arial" w:hAnsi="Arial" w:cs="Arial"/>
          </w:rPr>
          <w:t xml:space="preserve"> Для остановов по ППР группа плановиков не анализируется.</w:t>
        </w:r>
      </w:ins>
    </w:p>
    <w:p w14:paraId="6764858C" w14:textId="17FDBC8C" w:rsidR="00223FE0" w:rsidRDefault="00CF7ACD" w:rsidP="00CF7ACD">
      <w:pPr>
        <w:ind w:left="426" w:firstLine="567"/>
        <w:rPr>
          <w:ins w:id="3545" w:author="Владимир Лаут" w:date="2021-04-06T14:10:00Z"/>
          <w:rFonts w:ascii="Arial" w:hAnsi="Arial" w:cs="Arial"/>
          <w:szCs w:val="20"/>
        </w:rPr>
      </w:pPr>
      <w:ins w:id="3546" w:author="Владимир Лаут" w:date="2021-04-06T14:06:00Z">
        <w:r w:rsidRPr="00CF7ACD">
          <w:rPr>
            <w:rFonts w:ascii="Arial" w:hAnsi="Arial" w:cs="Arial"/>
            <w:szCs w:val="20"/>
            <w:rPrChange w:id="3547" w:author="Владимир Лаут" w:date="2021-04-06T14:08:00Z">
              <w:rPr>
                <w:rFonts w:ascii="Arial" w:hAnsi="Arial" w:cs="Arial"/>
              </w:rPr>
            </w:rPrChange>
          </w:rPr>
          <w:t xml:space="preserve">Если находится сообщение ТОРО, удовлетворяющее всем критериям, то </w:t>
        </w:r>
      </w:ins>
      <w:ins w:id="3548" w:author="Владимир Лаут" w:date="2021-04-06T14:07:00Z">
        <w:r w:rsidRPr="00CF7ACD">
          <w:rPr>
            <w:rFonts w:ascii="Arial" w:hAnsi="Arial" w:cs="Arial"/>
            <w:szCs w:val="20"/>
            <w:rPrChange w:id="3549" w:author="Владимир Лаут" w:date="2021-04-06T14:08:00Z">
              <w:rPr>
                <w:rFonts w:ascii="Arial" w:hAnsi="Arial" w:cs="Arial"/>
              </w:rPr>
            </w:rPrChange>
          </w:rPr>
          <w:t xml:space="preserve">из системы </w:t>
        </w:r>
        <w:r w:rsidRPr="00CF7ACD">
          <w:rPr>
            <w:rFonts w:ascii="Arial" w:hAnsi="Arial" w:cs="Arial"/>
            <w:szCs w:val="20"/>
            <w:rPrChange w:id="3550" w:author="Владимир Лаут" w:date="2021-04-06T14:08:00Z">
              <w:rPr>
                <w:rFonts w:ascii="Arial" w:hAnsi="Arial" w:cs="Arial"/>
                <w:lang w:val="en-US"/>
              </w:rPr>
            </w:rPrChange>
          </w:rPr>
          <w:t>MES</w:t>
        </w:r>
        <w:r w:rsidRPr="00CF7ACD">
          <w:rPr>
            <w:rFonts w:ascii="Arial" w:hAnsi="Arial" w:cs="Arial"/>
            <w:szCs w:val="20"/>
            <w:rPrChange w:id="3551" w:author="Владимир Лаут" w:date="2021-04-06T14:08:00Z">
              <w:rPr>
                <w:rFonts w:ascii="Arial" w:hAnsi="Arial" w:cs="Arial"/>
              </w:rPr>
            </w:rPrChange>
          </w:rPr>
          <w:t xml:space="preserve"> / ИТС передается начало ремонтного останова по найденному сообщению. Если сообщение не найдено, </w:t>
        </w:r>
      </w:ins>
      <w:ins w:id="3552" w:author="Владимир Лаут" w:date="2021-04-06T14:08:00Z">
        <w:r>
          <w:rPr>
            <w:rFonts w:ascii="Arial" w:hAnsi="Arial" w:cs="Arial"/>
            <w:szCs w:val="20"/>
          </w:rPr>
          <w:t xml:space="preserve">то в системе </w:t>
        </w:r>
        <w:r>
          <w:rPr>
            <w:rFonts w:ascii="Arial" w:hAnsi="Arial" w:cs="Arial"/>
            <w:szCs w:val="20"/>
            <w:lang w:val="en-US"/>
          </w:rPr>
          <w:t>SAP</w:t>
        </w:r>
        <w:r>
          <w:rPr>
            <w:rFonts w:ascii="Arial" w:hAnsi="Arial" w:cs="Arial"/>
            <w:szCs w:val="20"/>
          </w:rPr>
          <w:t xml:space="preserve"> </w:t>
        </w:r>
        <w:r>
          <w:rPr>
            <w:rFonts w:ascii="Arial" w:hAnsi="Arial" w:cs="Arial"/>
            <w:szCs w:val="20"/>
            <w:lang w:val="en-US"/>
          </w:rPr>
          <w:t>ERP</w:t>
        </w:r>
        <w:r>
          <w:rPr>
            <w:rFonts w:ascii="Arial" w:hAnsi="Arial" w:cs="Arial"/>
            <w:szCs w:val="20"/>
          </w:rPr>
          <w:t xml:space="preserve"> будет создано </w:t>
        </w:r>
      </w:ins>
      <w:ins w:id="3553" w:author="Владимир Лаут" w:date="2021-04-06T14:09:00Z">
        <w:r>
          <w:rPr>
            <w:rFonts w:ascii="Arial" w:hAnsi="Arial" w:cs="Arial"/>
            <w:szCs w:val="20"/>
          </w:rPr>
          <w:t>новое сообщение ТОРО</w:t>
        </w:r>
      </w:ins>
      <w:ins w:id="3554" w:author="Serjo" w:date="2020-04-27T16:00:00Z">
        <w:del w:id="3555" w:author="Владимир Лаут" w:date="2021-04-06T14:09:00Z">
          <w:r w:rsidR="00223FE0" w:rsidRPr="003040B8" w:rsidDel="00CF7ACD">
            <w:rPr>
              <w:rFonts w:ascii="Arial" w:hAnsi="Arial" w:cs="Arial"/>
              <w:szCs w:val="20"/>
              <w:rPrChange w:id="3556" w:author="Владимир Лаут" w:date="2021-04-06T12:43:00Z">
                <w:rPr>
                  <w:lang w:eastAsia="ru-RU"/>
                </w:rPr>
              </w:rPrChange>
            </w:rPr>
            <w:delText xml:space="preserve">При загрузке в систему </w:delText>
          </w:r>
          <w:r w:rsidR="00223FE0" w:rsidRPr="00943FDD" w:rsidDel="00CF7ACD">
            <w:rPr>
              <w:rFonts w:ascii="Arial" w:hAnsi="Arial" w:cs="Arial"/>
              <w:szCs w:val="20"/>
              <w:rPrChange w:id="3557" w:author="Владимир Лаут" w:date="2021-04-06T12:57:00Z">
                <w:rPr>
                  <w:b/>
                  <w:lang w:val="en-US" w:eastAsia="ru-RU"/>
                </w:rPr>
              </w:rPrChange>
            </w:rPr>
            <w:delText>SAP</w:delText>
          </w:r>
          <w:r w:rsidR="00223FE0" w:rsidRPr="003040B8" w:rsidDel="00CF7ACD">
            <w:rPr>
              <w:rFonts w:ascii="Arial" w:hAnsi="Arial" w:cs="Arial"/>
              <w:szCs w:val="20"/>
              <w:rPrChange w:id="3558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="00223FE0" w:rsidRPr="00943FDD" w:rsidDel="00CF7ACD">
            <w:rPr>
              <w:rFonts w:ascii="Arial" w:hAnsi="Arial" w:cs="Arial"/>
              <w:szCs w:val="20"/>
              <w:rPrChange w:id="3559" w:author="Владимир Лаут" w:date="2021-04-06T12:57:00Z">
                <w:rPr>
                  <w:b/>
                  <w:lang w:val="en-US" w:eastAsia="ru-RU"/>
                </w:rPr>
              </w:rPrChange>
            </w:rPr>
            <w:delText>ERP</w:delText>
          </w:r>
          <w:r w:rsidR="00223FE0" w:rsidRPr="003040B8" w:rsidDel="00CF7ACD">
            <w:rPr>
              <w:rFonts w:ascii="Arial" w:hAnsi="Arial" w:cs="Arial"/>
              <w:szCs w:val="20"/>
              <w:rPrChange w:id="3560" w:author="Владимир Лаут" w:date="2021-04-06T12:43:00Z">
                <w:rPr>
                  <w:lang w:eastAsia="ru-RU"/>
                </w:rPr>
              </w:rPrChange>
            </w:rPr>
            <w:delText xml:space="preserve"> </w:delText>
          </w:r>
          <w:r w:rsidR="00CE7E9C" w:rsidRPr="003040B8" w:rsidDel="00CF7ACD">
            <w:rPr>
              <w:rFonts w:ascii="Arial" w:hAnsi="Arial" w:cs="Arial"/>
              <w:szCs w:val="20"/>
              <w:rPrChange w:id="3561" w:author="Владимир Лаут" w:date="2021-04-06T12:43:00Z">
                <w:rPr>
                  <w:rFonts w:ascii="Arial" w:hAnsi="Arial" w:cs="Arial"/>
                  <w:szCs w:val="20"/>
                  <w:lang w:eastAsia="ru-RU"/>
                </w:rPr>
              </w:rPrChange>
            </w:rPr>
            <w:delText>выполняется</w:delText>
          </w:r>
          <w:r w:rsidR="00223FE0" w:rsidRPr="003040B8" w:rsidDel="00CF7ACD">
            <w:rPr>
              <w:rFonts w:ascii="Arial" w:hAnsi="Arial" w:cs="Arial"/>
              <w:szCs w:val="20"/>
              <w:rPrChange w:id="3562" w:author="Владимир Лаут" w:date="2021-04-06T12:43:00Z">
                <w:rPr>
                  <w:lang w:eastAsia="ru-RU"/>
                </w:rPr>
              </w:rPrChange>
            </w:rPr>
            <w:delText xml:space="preserve"> создание </w:delText>
          </w:r>
          <w:r w:rsidR="00223FE0" w:rsidRPr="003040B8" w:rsidDel="00CF7ACD">
            <w:rPr>
              <w:rFonts w:ascii="Arial" w:hAnsi="Arial" w:cs="Arial"/>
              <w:szCs w:val="20"/>
              <w:rPrChange w:id="3563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сообщения ТОРО, </w:delText>
          </w:r>
          <w:r w:rsidR="00223FE0" w:rsidRPr="003040B8" w:rsidDel="00CF7ACD">
            <w:rPr>
              <w:rFonts w:ascii="Arial" w:hAnsi="Arial" w:cs="Arial"/>
              <w:szCs w:val="20"/>
              <w:rPrChange w:id="3564" w:author="Владимир Лаут" w:date="2021-04-06T12:43:00Z">
                <w:rPr>
                  <w:lang w:eastAsia="ru-RU"/>
                </w:rPr>
              </w:rPrChange>
            </w:rPr>
            <w:delText xml:space="preserve">при этом из </w:delText>
          </w:r>
          <w:r w:rsidR="00223FE0" w:rsidRPr="00943FDD" w:rsidDel="00CF7ACD">
            <w:rPr>
              <w:rFonts w:ascii="Arial" w:hAnsi="Arial" w:cs="Arial"/>
              <w:szCs w:val="20"/>
              <w:rPrChange w:id="3565" w:author="Владимир Лаут" w:date="2021-04-06T12:57:00Z">
                <w:rPr>
                  <w:b/>
                  <w:lang w:val="en-US" w:eastAsia="ru-RU"/>
                </w:rPr>
              </w:rPrChange>
            </w:rPr>
            <w:delText>MES</w:delText>
          </w:r>
          <w:r w:rsidR="00223FE0" w:rsidRPr="003040B8" w:rsidDel="00CF7ACD">
            <w:rPr>
              <w:rFonts w:ascii="Arial" w:hAnsi="Arial" w:cs="Arial"/>
              <w:szCs w:val="20"/>
              <w:rPrChange w:id="3566" w:author="Владимир Лаут" w:date="2021-04-06T12:43:00Z">
                <w:rPr>
                  <w:lang w:eastAsia="ru-RU"/>
                </w:rPr>
              </w:rPrChange>
            </w:rPr>
            <w:delText xml:space="preserve"> необходимо передавать только те объекты, которые ранее не передавались из </w:delText>
          </w:r>
          <w:r w:rsidR="00223FE0" w:rsidRPr="00943FDD" w:rsidDel="00CF7ACD">
            <w:rPr>
              <w:rFonts w:ascii="Arial" w:hAnsi="Arial" w:cs="Arial"/>
              <w:szCs w:val="20"/>
              <w:rPrChange w:id="3567" w:author="Владимир Лаут" w:date="2021-04-06T12:57:00Z">
                <w:rPr>
                  <w:b/>
                  <w:lang w:val="en-US" w:eastAsia="ru-RU"/>
                </w:rPr>
              </w:rPrChange>
            </w:rPr>
            <w:delText>SAP</w:delText>
          </w:r>
          <w:r w:rsidR="00223FE0" w:rsidRPr="003040B8" w:rsidDel="00CF7ACD">
            <w:rPr>
              <w:rFonts w:ascii="Arial" w:hAnsi="Arial" w:cs="Arial"/>
              <w:szCs w:val="20"/>
              <w:rPrChange w:id="3568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="00223FE0" w:rsidRPr="00943FDD" w:rsidDel="00CF7ACD">
            <w:rPr>
              <w:rFonts w:ascii="Arial" w:hAnsi="Arial" w:cs="Arial"/>
              <w:szCs w:val="20"/>
              <w:rPrChange w:id="3569" w:author="Владимир Лаут" w:date="2021-04-06T12:57:00Z">
                <w:rPr>
                  <w:b/>
                  <w:lang w:val="en-US" w:eastAsia="ru-RU"/>
                </w:rPr>
              </w:rPrChange>
            </w:rPr>
            <w:delText>ERP</w:delText>
          </w:r>
          <w:r w:rsidR="00223FE0" w:rsidRPr="003040B8" w:rsidDel="00CF7ACD">
            <w:rPr>
              <w:rFonts w:ascii="Arial" w:hAnsi="Arial" w:cs="Arial"/>
              <w:szCs w:val="20"/>
              <w:rPrChange w:id="3570" w:author="Владимир Лаут" w:date="2021-04-06T12:43:00Z">
                <w:rPr>
                  <w:lang w:eastAsia="ru-RU"/>
                </w:rPr>
              </w:rPrChange>
            </w:rPr>
            <w:delText>.</w:delText>
          </w:r>
        </w:del>
      </w:ins>
      <w:ins w:id="3571" w:author="Владимир Лаут" w:date="2021-03-17T17:08:00Z">
        <w:r w:rsidR="0075432D" w:rsidRPr="003040B8">
          <w:rPr>
            <w:rFonts w:ascii="Arial" w:hAnsi="Arial" w:cs="Arial"/>
            <w:szCs w:val="20"/>
            <w:rPrChange w:id="357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с указа</w:t>
        </w:r>
      </w:ins>
      <w:ins w:id="3573" w:author="Владимир Лаут" w:date="2021-03-17T17:09:00Z">
        <w:r w:rsidR="0075432D" w:rsidRPr="003040B8">
          <w:rPr>
            <w:rFonts w:ascii="Arial" w:hAnsi="Arial" w:cs="Arial"/>
            <w:szCs w:val="20"/>
            <w:rPrChange w:id="357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нием пользовательских статусов ИМЕС «Данные получены из МЕС/ИТС» и ОТКЗ «Отказ».</w:t>
        </w:r>
      </w:ins>
    </w:p>
    <w:p w14:paraId="7C3711A2" w14:textId="26472E96" w:rsidR="00CF7ACD" w:rsidRPr="00CF7ACD" w:rsidRDefault="00CF7ACD">
      <w:pPr>
        <w:ind w:left="426" w:firstLine="567"/>
        <w:rPr>
          <w:ins w:id="3575" w:author="Serjo" w:date="2020-04-27T16:00:00Z"/>
          <w:rFonts w:ascii="Arial" w:hAnsi="Arial" w:cs="Arial"/>
          <w:szCs w:val="20"/>
          <w:rPrChange w:id="3576" w:author="Владимир Лаут" w:date="2021-04-06T14:15:00Z">
            <w:rPr>
              <w:ins w:id="3577" w:author="Serjo" w:date="2020-04-27T16:00:00Z"/>
              <w:lang w:eastAsia="ru-RU"/>
            </w:rPr>
          </w:rPrChange>
        </w:rPr>
        <w:pPrChange w:id="3578" w:author="Владимир Лаут" w:date="2021-04-06T14:09:00Z">
          <w:pPr>
            <w:pStyle w:val="afa"/>
            <w:ind w:left="927"/>
          </w:pPr>
        </w:pPrChange>
      </w:pPr>
      <w:ins w:id="3579" w:author="Владимир Лаут" w:date="2021-04-06T14:10:00Z">
        <w:r>
          <w:rPr>
            <w:rFonts w:ascii="Arial" w:hAnsi="Arial" w:cs="Arial"/>
            <w:szCs w:val="20"/>
          </w:rPr>
          <w:t>Также в рамках данного потока пере</w:t>
        </w:r>
      </w:ins>
      <w:ins w:id="3580" w:author="Владимир Лаут" w:date="2021-04-06T14:11:00Z">
        <w:r>
          <w:rPr>
            <w:rFonts w:ascii="Arial" w:hAnsi="Arial" w:cs="Arial"/>
            <w:szCs w:val="20"/>
          </w:rPr>
          <w:t xml:space="preserve">дается дата и время пуска оборудования в </w:t>
        </w:r>
        <w:r>
          <w:rPr>
            <w:rFonts w:ascii="Arial" w:hAnsi="Arial" w:cs="Arial"/>
            <w:szCs w:val="20"/>
            <w:lang w:val="en-US"/>
          </w:rPr>
          <w:t>MES</w:t>
        </w:r>
        <w:r>
          <w:rPr>
            <w:rFonts w:ascii="Arial" w:hAnsi="Arial" w:cs="Arial"/>
            <w:szCs w:val="20"/>
          </w:rPr>
          <w:t xml:space="preserve"> / ИТС. </w:t>
        </w:r>
      </w:ins>
      <w:ins w:id="3581" w:author="Владимир Лаут" w:date="2021-04-06T14:12:00Z">
        <w:r>
          <w:rPr>
            <w:rFonts w:ascii="Arial" w:hAnsi="Arial" w:cs="Arial"/>
            <w:szCs w:val="20"/>
          </w:rPr>
          <w:t xml:space="preserve">В зависимости от настроек </w:t>
        </w:r>
      </w:ins>
      <w:ins w:id="3582" w:author="Владимир Лаут" w:date="2021-04-06T14:15:00Z">
        <w:r>
          <w:rPr>
            <w:rFonts w:ascii="Arial" w:hAnsi="Arial" w:cs="Arial"/>
            <w:szCs w:val="20"/>
          </w:rPr>
          <w:t xml:space="preserve">таблицы </w:t>
        </w:r>
        <w:r w:rsidRPr="003D3B22">
          <w:rPr>
            <w:rFonts w:ascii="Arial" w:hAnsi="Arial" w:cs="Arial"/>
            <w:lang w:val="en-US"/>
          </w:rPr>
          <w:t>ZTPM</w:t>
        </w:r>
        <w:r w:rsidRPr="003D3B22">
          <w:rPr>
            <w:rFonts w:ascii="Arial" w:hAnsi="Arial" w:cs="Arial"/>
          </w:rPr>
          <w:t>_</w:t>
        </w:r>
        <w:r w:rsidRPr="003D3B22">
          <w:rPr>
            <w:rFonts w:ascii="Arial" w:hAnsi="Arial" w:cs="Arial"/>
            <w:lang w:val="en-US"/>
          </w:rPr>
          <w:t>AUTO</w:t>
        </w:r>
        <w:r w:rsidRPr="003D3B22">
          <w:rPr>
            <w:rFonts w:ascii="Arial" w:hAnsi="Arial" w:cs="Arial"/>
          </w:rPr>
          <w:t>_</w:t>
        </w:r>
        <w:r w:rsidRPr="003D3B22">
          <w:rPr>
            <w:rFonts w:ascii="Arial" w:hAnsi="Arial" w:cs="Arial"/>
            <w:lang w:val="en-US"/>
          </w:rPr>
          <w:t>AUSBS</w:t>
        </w:r>
        <w:r>
          <w:rPr>
            <w:rFonts w:ascii="Arial" w:hAnsi="Arial" w:cs="Arial"/>
          </w:rPr>
          <w:t xml:space="preserve"> </w:t>
        </w:r>
        <w:r w:rsidR="006721D1">
          <w:rPr>
            <w:rFonts w:ascii="Arial" w:hAnsi="Arial" w:cs="Arial"/>
          </w:rPr>
          <w:t>в соответствующем сообщении ТОРО может быть заполнено о</w:t>
        </w:r>
      </w:ins>
      <w:ins w:id="3583" w:author="Владимир Лаут" w:date="2021-04-06T14:16:00Z">
        <w:r w:rsidR="006721D1">
          <w:rPr>
            <w:rFonts w:ascii="Arial" w:hAnsi="Arial" w:cs="Arial"/>
          </w:rPr>
          <w:t xml:space="preserve">кончание ремонтного простоя.  </w:t>
        </w:r>
      </w:ins>
      <w:ins w:id="3584" w:author="Владимир Лаут" w:date="2021-04-06T14:15:00Z">
        <w:r w:rsidR="006721D1">
          <w:rPr>
            <w:rFonts w:ascii="Arial" w:hAnsi="Arial" w:cs="Arial"/>
          </w:rPr>
          <w:t xml:space="preserve"> </w:t>
        </w:r>
      </w:ins>
    </w:p>
    <w:p w14:paraId="16642AB9" w14:textId="77777777" w:rsidR="00223FE0" w:rsidRPr="003040B8" w:rsidRDefault="00223FE0" w:rsidP="00223FE0">
      <w:pPr>
        <w:pStyle w:val="afa"/>
        <w:ind w:left="927"/>
        <w:rPr>
          <w:ins w:id="3585" w:author="Serjo" w:date="2020-04-27T16:00:00Z"/>
          <w:rFonts w:ascii="Arial" w:hAnsi="Arial" w:cs="Arial"/>
          <w:szCs w:val="20"/>
          <w:lang w:eastAsia="ru-RU"/>
        </w:rPr>
      </w:pPr>
    </w:p>
    <w:p w14:paraId="1BC7AD09" w14:textId="67ABE5EC" w:rsidR="00223FE0" w:rsidRPr="003040B8" w:rsidDel="00CF7ACD" w:rsidRDefault="00223FE0">
      <w:pPr>
        <w:pStyle w:val="afa"/>
        <w:numPr>
          <w:ilvl w:val="0"/>
          <w:numId w:val="82"/>
        </w:numPr>
        <w:ind w:left="851" w:hanging="284"/>
        <w:rPr>
          <w:ins w:id="3586" w:author="Serjo" w:date="2020-04-27T16:00:00Z"/>
          <w:del w:id="3587" w:author="Владимир Лаут" w:date="2021-04-06T14:10:00Z"/>
          <w:rFonts w:ascii="Arial" w:hAnsi="Arial" w:cs="Arial"/>
          <w:szCs w:val="20"/>
          <w:lang w:eastAsia="ru-RU"/>
          <w:rPrChange w:id="3588" w:author="Владимир Лаут" w:date="2021-04-06T12:43:00Z">
            <w:rPr>
              <w:ins w:id="3589" w:author="Serjo" w:date="2020-04-27T16:00:00Z"/>
              <w:del w:id="3590" w:author="Владимир Лаут" w:date="2021-04-06T14:10:00Z"/>
              <w:rFonts w:ascii="Arial" w:hAnsi="Arial" w:cs="Arial"/>
              <w:b/>
              <w:szCs w:val="20"/>
              <w:lang w:eastAsia="ru-RU"/>
            </w:rPr>
          </w:rPrChange>
        </w:rPr>
        <w:pPrChange w:id="3591" w:author="Владимир Лаут" w:date="2021-04-06T14:25:00Z">
          <w:pPr>
            <w:pStyle w:val="afa"/>
            <w:numPr>
              <w:numId w:val="81"/>
            </w:numPr>
            <w:ind w:left="927" w:hanging="360"/>
          </w:pPr>
        </w:pPrChange>
      </w:pPr>
      <w:ins w:id="3592" w:author="Serjo" w:date="2020-04-27T16:00:00Z">
        <w:del w:id="3593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  <w:rPrChange w:id="3594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 xml:space="preserve"> Дата и время начала ремонтного останова, тип ремонтного останова (Плановый/Неплановый), описание останова.</w:delText>
          </w:r>
        </w:del>
      </w:ins>
    </w:p>
    <w:p w14:paraId="042437F9" w14:textId="2CBBCBD3" w:rsidR="00CE7E9C" w:rsidRPr="003040B8" w:rsidDel="00CF7ACD" w:rsidRDefault="00223FE0">
      <w:pPr>
        <w:numPr>
          <w:ilvl w:val="0"/>
          <w:numId w:val="82"/>
        </w:numPr>
        <w:ind w:left="851" w:hanging="284"/>
        <w:rPr>
          <w:ins w:id="3595" w:author="Serjo" w:date="2020-04-27T16:00:00Z"/>
          <w:del w:id="3596" w:author="Владимир Лаут" w:date="2021-04-06T14:10:00Z"/>
          <w:rFonts w:ascii="Arial" w:hAnsi="Arial" w:cs="Arial"/>
          <w:szCs w:val="20"/>
          <w:lang w:eastAsia="ru-RU"/>
        </w:rPr>
        <w:pPrChange w:id="3597" w:author="Владимир Лаут" w:date="2021-04-06T14:25:00Z">
          <w:pPr>
            <w:pStyle w:val="afa"/>
            <w:ind w:left="927"/>
          </w:pPr>
        </w:pPrChange>
      </w:pPr>
      <w:ins w:id="3598" w:author="Serjo" w:date="2020-04-27T16:00:00Z">
        <w:del w:id="3599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  <w:rPrChange w:id="3600" w:author="Владимир Лаут" w:date="2021-04-06T12:43:00Z">
                <w:rPr>
                  <w:lang w:eastAsia="ru-RU"/>
                </w:rPr>
              </w:rPrChange>
            </w:rPr>
            <w:delText xml:space="preserve">Производится выгрузка информации из </w:delText>
          </w:r>
          <w:r w:rsidRPr="00943FDD" w:rsidDel="00CF7ACD">
            <w:rPr>
              <w:rFonts w:ascii="Arial" w:hAnsi="Arial" w:cs="Arial"/>
              <w:szCs w:val="20"/>
              <w:lang w:eastAsia="ru-RU"/>
              <w:rPrChange w:id="3601" w:author="Владимир Лаут" w:date="2021-04-06T12:57:00Z">
                <w:rPr>
                  <w:b/>
                  <w:lang w:val="en-US" w:eastAsia="ru-RU"/>
                </w:rPr>
              </w:rPrChange>
            </w:rPr>
            <w:delText>MES</w:delText>
          </w:r>
        </w:del>
        <w:del w:id="3602" w:author="Владимир Лаут" w:date="2021-03-17T17:06:00Z">
          <w:r w:rsidRPr="003040B8" w:rsidDel="00E42BB0">
            <w:rPr>
              <w:rFonts w:ascii="Arial" w:hAnsi="Arial" w:cs="Arial"/>
              <w:szCs w:val="20"/>
              <w:lang w:eastAsia="ru-RU"/>
              <w:rPrChange w:id="3603" w:author="Владимир Лаут" w:date="2021-04-06T12:43:00Z">
                <w:rPr>
                  <w:lang w:eastAsia="ru-RU"/>
                </w:rPr>
              </w:rPrChange>
            </w:rPr>
            <w:delText xml:space="preserve"> </w:delText>
          </w:r>
        </w:del>
        <w:del w:id="3604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  <w:rPrChange w:id="3605" w:author="Владимир Лаут" w:date="2021-04-06T12:43:00Z">
                <w:rPr>
                  <w:lang w:eastAsia="ru-RU"/>
                </w:rPr>
              </w:rPrChange>
            </w:rPr>
            <w:delText>в</w:delText>
          </w:r>
          <w:r w:rsidRPr="003040B8" w:rsidDel="00CF7ACD">
            <w:rPr>
              <w:rFonts w:ascii="Arial" w:hAnsi="Arial" w:cs="Arial"/>
              <w:szCs w:val="20"/>
              <w:lang w:eastAsia="ru-RU"/>
              <w:rPrChange w:id="3606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Pr="00943FDD" w:rsidDel="00CF7ACD">
            <w:rPr>
              <w:rFonts w:ascii="Arial" w:hAnsi="Arial" w:cs="Arial"/>
              <w:szCs w:val="20"/>
              <w:lang w:eastAsia="ru-RU"/>
              <w:rPrChange w:id="3607" w:author="Владимир Лаут" w:date="2021-04-06T12:57:00Z">
                <w:rPr>
                  <w:b/>
                  <w:lang w:val="en-US" w:eastAsia="ru-RU"/>
                </w:rPr>
              </w:rPrChange>
            </w:rPr>
            <w:delText>SAP</w:delText>
          </w:r>
          <w:r w:rsidRPr="003040B8" w:rsidDel="00CF7ACD">
            <w:rPr>
              <w:rFonts w:ascii="Arial" w:hAnsi="Arial" w:cs="Arial"/>
              <w:szCs w:val="20"/>
              <w:lang w:eastAsia="ru-RU"/>
              <w:rPrChange w:id="3608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Pr="00943FDD" w:rsidDel="00CF7ACD">
            <w:rPr>
              <w:rFonts w:ascii="Arial" w:hAnsi="Arial" w:cs="Arial"/>
              <w:szCs w:val="20"/>
              <w:lang w:eastAsia="ru-RU"/>
              <w:rPrChange w:id="3609" w:author="Владимир Лаут" w:date="2021-04-06T12:57:00Z">
                <w:rPr>
                  <w:b/>
                  <w:lang w:val="en-US" w:eastAsia="ru-RU"/>
                </w:rPr>
              </w:rPrChange>
            </w:rPr>
            <w:delText>ERP</w:delText>
          </w:r>
          <w:r w:rsidRPr="003040B8" w:rsidDel="00CF7ACD">
            <w:rPr>
              <w:rFonts w:ascii="Arial" w:hAnsi="Arial" w:cs="Arial"/>
              <w:szCs w:val="20"/>
              <w:lang w:eastAsia="ru-RU"/>
              <w:rPrChange w:id="3610" w:author="Владимир Лаут" w:date="2021-04-06T12:43:00Z">
                <w:rPr>
                  <w:lang w:eastAsia="ru-RU"/>
                </w:rPr>
              </w:rPrChange>
            </w:rPr>
            <w:delText xml:space="preserve"> </w:delText>
          </w:r>
          <w:r w:rsidR="00CE7E9C" w:rsidRPr="003040B8" w:rsidDel="00CF7ACD">
            <w:rPr>
              <w:rFonts w:ascii="Arial" w:hAnsi="Arial" w:cs="Arial"/>
              <w:szCs w:val="20"/>
              <w:lang w:eastAsia="ru-RU"/>
            </w:rPr>
            <w:delText>данных фактической</w:delText>
          </w:r>
          <w:r w:rsidRPr="003040B8" w:rsidDel="00CF7ACD">
            <w:rPr>
              <w:rFonts w:ascii="Arial" w:hAnsi="Arial" w:cs="Arial"/>
              <w:szCs w:val="20"/>
              <w:lang w:eastAsia="ru-RU"/>
              <w:rPrChange w:id="3611" w:author="Владимир Лаут" w:date="2021-04-06T12:43:00Z">
                <w:rPr>
                  <w:lang w:eastAsia="ru-RU"/>
                </w:rPr>
              </w:rPrChange>
            </w:rPr>
            <w:delText xml:space="preserve"> даты и времени простоя и фактических данных времени выполнения подготовительных и последующих ремонту мероприятий</w:delText>
          </w:r>
          <w:r w:rsidR="00CE7E9C" w:rsidRPr="003040B8" w:rsidDel="00CF7ACD">
            <w:rPr>
              <w:rFonts w:ascii="Arial" w:hAnsi="Arial" w:cs="Arial"/>
              <w:szCs w:val="20"/>
              <w:lang w:eastAsia="ru-RU"/>
            </w:rPr>
            <w:delText>.</w:delText>
          </w:r>
        </w:del>
      </w:ins>
    </w:p>
    <w:p w14:paraId="473A788F" w14:textId="66FEAD0C" w:rsidR="00223FE0" w:rsidRPr="003040B8" w:rsidDel="00CF7ACD" w:rsidRDefault="00CE7E9C">
      <w:pPr>
        <w:numPr>
          <w:ilvl w:val="0"/>
          <w:numId w:val="82"/>
        </w:numPr>
        <w:ind w:left="851" w:hanging="284"/>
        <w:rPr>
          <w:ins w:id="3612" w:author="Serjo" w:date="2020-04-27T16:00:00Z"/>
          <w:del w:id="3613" w:author="Владимир Лаут" w:date="2021-04-06T14:10:00Z"/>
          <w:rFonts w:ascii="Arial" w:hAnsi="Arial" w:cs="Arial"/>
          <w:szCs w:val="20"/>
          <w:lang w:eastAsia="ru-RU"/>
          <w:rPrChange w:id="3614" w:author="Владимир Лаут" w:date="2021-04-06T12:43:00Z">
            <w:rPr>
              <w:ins w:id="3615" w:author="Serjo" w:date="2020-04-27T16:00:00Z"/>
              <w:del w:id="3616" w:author="Владимир Лаут" w:date="2021-04-06T14:10:00Z"/>
              <w:lang w:eastAsia="ru-RU"/>
            </w:rPr>
          </w:rPrChange>
        </w:rPr>
        <w:pPrChange w:id="3617" w:author="Владимир Лаут" w:date="2021-04-06T14:25:00Z">
          <w:pPr>
            <w:pStyle w:val="afa"/>
            <w:ind w:left="927"/>
          </w:pPr>
        </w:pPrChange>
      </w:pPr>
      <w:ins w:id="3618" w:author="Serjo" w:date="2020-04-27T16:16:00Z">
        <w:del w:id="3619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  <w:rPrChange w:id="3620" w:author="Владимир Лаут" w:date="2021-04-06T12:43:00Z">
                <w:rPr>
                  <w:lang w:eastAsia="ru-RU"/>
                </w:rPr>
              </w:rPrChange>
            </w:rPr>
            <w:delText xml:space="preserve">Разработана </w:delText>
          </w:r>
        </w:del>
      </w:ins>
      <w:ins w:id="3621" w:author="Serjo" w:date="2020-04-27T16:00:00Z">
        <w:del w:id="3622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</w:rPr>
            <w:delText xml:space="preserve">функциональность </w:delText>
          </w:r>
        </w:del>
      </w:ins>
      <w:ins w:id="3623" w:author="Serjo" w:date="2020-04-27T16:16:00Z">
        <w:del w:id="3624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</w:rPr>
            <w:delText xml:space="preserve">выгрузки </w:delText>
          </w:r>
        </w:del>
      </w:ins>
      <w:ins w:id="3625" w:author="Serjo" w:date="2020-04-27T16:00:00Z">
        <w:del w:id="3626" w:author="Владимир Лаут" w:date="2021-04-06T14:10:00Z">
          <w:r w:rsidRPr="003040B8" w:rsidDel="00CF7ACD">
            <w:rPr>
              <w:rFonts w:ascii="Arial" w:hAnsi="Arial" w:cs="Arial"/>
              <w:szCs w:val="20"/>
              <w:lang w:eastAsia="ru-RU"/>
            </w:rPr>
            <w:delText>данных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27" w:author="Владимир Лаут" w:date="2021-04-06T12:43:00Z">
                <w:rPr>
                  <w:lang w:eastAsia="ru-RU"/>
                </w:rPr>
              </w:rPrChange>
            </w:rPr>
            <w:delText xml:space="preserve"> по времени фактического выполнения мероприятий, пре</w:delText>
          </w:r>
          <w:r w:rsidRPr="003040B8" w:rsidDel="00CF7ACD">
            <w:rPr>
              <w:rFonts w:ascii="Arial" w:hAnsi="Arial" w:cs="Arial"/>
              <w:szCs w:val="20"/>
              <w:lang w:eastAsia="ru-RU"/>
            </w:rPr>
            <w:delText>дшествующих ремонту и следующих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28" w:author="Владимир Лаут" w:date="2021-04-06T12:43:00Z">
                <w:rPr>
                  <w:lang w:eastAsia="ru-RU"/>
                </w:rPr>
              </w:rPrChange>
            </w:rPr>
            <w:delText xml:space="preserve"> за ремонтом из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29" w:author="Владимир Лаут" w:date="2021-04-06T12:57:00Z">
                <w:rPr>
                  <w:b/>
                  <w:lang w:val="en-US" w:eastAsia="ru-RU"/>
                </w:rPr>
              </w:rPrChange>
            </w:rPr>
            <w:delText>MES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0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1" w:author="Владимир Лаут" w:date="2021-04-06T12:43:00Z">
                <w:rPr>
                  <w:lang w:eastAsia="ru-RU"/>
                </w:rPr>
              </w:rPrChange>
            </w:rPr>
            <w:delText xml:space="preserve">в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32" w:author="Владимир Лаут" w:date="2021-04-06T12:57:00Z">
                <w:rPr>
                  <w:b/>
                  <w:lang w:val="en-US" w:eastAsia="ru-RU"/>
                </w:rPr>
              </w:rPrChange>
            </w:rPr>
            <w:delText>SAP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3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34" w:author="Владимир Лаут" w:date="2021-04-06T12:57:00Z">
                <w:rPr>
                  <w:b/>
                  <w:lang w:val="en-US" w:eastAsia="ru-RU"/>
                </w:rPr>
              </w:rPrChange>
            </w:rPr>
            <w:delText>ERP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5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. 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6" w:author="Владимир Лаут" w:date="2021-04-06T12:43:00Z">
                <w:rPr>
                  <w:lang w:eastAsia="ru-RU"/>
                </w:rPr>
              </w:rPrChange>
            </w:rPr>
            <w:delText xml:space="preserve">При загрузке в систему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37" w:author="Владимир Лаут" w:date="2021-04-06T12:57:00Z">
                <w:rPr>
                  <w:b/>
                  <w:lang w:val="en-US" w:eastAsia="ru-RU"/>
                </w:rPr>
              </w:rPrChange>
            </w:rPr>
            <w:delText>SAP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38" w:author="Владимир Лаут" w:date="2021-04-06T12:43:00Z">
                <w:rPr>
                  <w:b/>
                  <w:lang w:eastAsia="ru-RU"/>
                </w:rPr>
              </w:rPrChange>
            </w:rPr>
            <w:delText xml:space="preserve">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39" w:author="Владимир Лаут" w:date="2021-04-06T12:57:00Z">
                <w:rPr>
                  <w:b/>
                  <w:lang w:val="en-US" w:eastAsia="ru-RU"/>
                </w:rPr>
              </w:rPrChange>
            </w:rPr>
            <w:delText>ERP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40" w:author="Владимир Лаут" w:date="2021-04-06T12:43:00Z">
                <w:rPr>
                  <w:lang w:eastAsia="ru-RU"/>
                </w:rPr>
              </w:rPrChange>
            </w:rPr>
            <w:delText xml:space="preserve"> в 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41" w:author="Владимир Лаут" w:date="2021-04-06T12:43:00Z">
                <w:rPr>
                  <w:b/>
                  <w:lang w:eastAsia="ru-RU"/>
                </w:rPr>
              </w:rPrChange>
            </w:rPr>
            <w:delText>сообщении ТОРО</w:delText>
          </w:r>
          <w:r w:rsidRPr="003040B8" w:rsidDel="00CF7ACD">
            <w:rPr>
              <w:rFonts w:ascii="Arial" w:hAnsi="Arial" w:cs="Arial"/>
              <w:szCs w:val="20"/>
              <w:lang w:eastAsia="ru-RU"/>
            </w:rPr>
            <w:delText xml:space="preserve"> заполняются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42" w:author="Владимир Лаут" w:date="2021-04-06T12:43:00Z">
                <w:rPr>
                  <w:lang w:eastAsia="ru-RU"/>
                </w:rPr>
              </w:rPrChange>
            </w:rPr>
            <w:delText xml:space="preserve"> данные фактического периода выполнения мероприятий. Выгрузка-загрузка </w:delText>
          </w:r>
          <w:r w:rsidRPr="003040B8" w:rsidDel="00CF7ACD">
            <w:rPr>
              <w:rFonts w:ascii="Arial" w:hAnsi="Arial" w:cs="Arial"/>
              <w:szCs w:val="20"/>
              <w:lang w:eastAsia="ru-RU"/>
            </w:rPr>
            <w:delText>производит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43" w:author="Владимир Лаут" w:date="2021-04-06T12:43:00Z">
                <w:rPr>
                  <w:lang w:eastAsia="ru-RU"/>
                </w:rPr>
              </w:rPrChange>
            </w:rPr>
            <w:delText xml:space="preserve">ся в реальном времени по факту внесения изменений в соответствующую инфосущность в системе </w:delText>
          </w:r>
          <w:r w:rsidR="00223FE0" w:rsidRPr="00943FDD" w:rsidDel="00CF7ACD">
            <w:rPr>
              <w:rFonts w:ascii="Arial" w:hAnsi="Arial" w:cs="Arial"/>
              <w:szCs w:val="20"/>
              <w:lang w:eastAsia="ru-RU"/>
              <w:rPrChange w:id="3644" w:author="Владимир Лаут" w:date="2021-04-06T12:57:00Z">
                <w:rPr>
                  <w:b/>
                  <w:lang w:val="en-US" w:eastAsia="ru-RU"/>
                </w:rPr>
              </w:rPrChange>
            </w:rPr>
            <w:delText>MES</w:delText>
          </w:r>
          <w:r w:rsidR="00223FE0" w:rsidRPr="003040B8" w:rsidDel="00CF7ACD">
            <w:rPr>
              <w:rFonts w:ascii="Arial" w:hAnsi="Arial" w:cs="Arial"/>
              <w:szCs w:val="20"/>
              <w:lang w:eastAsia="ru-RU"/>
              <w:rPrChange w:id="3645" w:author="Владимир Лаут" w:date="2021-04-06T12:43:00Z">
                <w:rPr>
                  <w:lang w:eastAsia="ru-RU"/>
                </w:rPr>
              </w:rPrChange>
            </w:rPr>
            <w:delText>.</w:delText>
          </w:r>
        </w:del>
      </w:ins>
    </w:p>
    <w:p w14:paraId="292FD274" w14:textId="5341A257" w:rsidR="00223FE0" w:rsidRPr="003040B8" w:rsidDel="00CF7ACD" w:rsidRDefault="00223FE0">
      <w:pPr>
        <w:pStyle w:val="afa"/>
        <w:numPr>
          <w:ilvl w:val="0"/>
          <w:numId w:val="82"/>
        </w:numPr>
        <w:ind w:left="851" w:hanging="284"/>
        <w:rPr>
          <w:ins w:id="3646" w:author="Serjo" w:date="2020-04-27T16:00:00Z"/>
          <w:del w:id="3647" w:author="Владимир Лаут" w:date="2021-04-06T14:10:00Z"/>
          <w:rFonts w:ascii="Arial" w:hAnsi="Arial" w:cs="Arial"/>
          <w:szCs w:val="20"/>
          <w:lang w:eastAsia="ru-RU"/>
        </w:rPr>
        <w:pPrChange w:id="3648" w:author="Владимир Лаут" w:date="2021-04-06T14:25:00Z">
          <w:pPr>
            <w:pStyle w:val="afa"/>
            <w:ind w:left="927"/>
          </w:pPr>
        </w:pPrChange>
      </w:pPr>
    </w:p>
    <w:p w14:paraId="2AA97114" w14:textId="6030E475" w:rsidR="00223FE0" w:rsidRPr="003040B8" w:rsidRDefault="00223FE0">
      <w:pPr>
        <w:pStyle w:val="afa"/>
        <w:numPr>
          <w:ilvl w:val="0"/>
          <w:numId w:val="82"/>
        </w:numPr>
        <w:ind w:left="851" w:hanging="284"/>
        <w:rPr>
          <w:ins w:id="3649" w:author="Serjo" w:date="2020-04-27T16:00:00Z"/>
          <w:rFonts w:ascii="Arial" w:hAnsi="Arial" w:cs="Arial"/>
          <w:szCs w:val="20"/>
          <w:lang w:eastAsia="ru-RU"/>
          <w:rPrChange w:id="3650" w:author="Владимир Лаут" w:date="2021-04-06T12:43:00Z">
            <w:rPr>
              <w:ins w:id="3651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652" w:author="Владимир Лаут" w:date="2021-04-06T14:25:00Z">
          <w:pPr>
            <w:pStyle w:val="afa"/>
            <w:numPr>
              <w:numId w:val="81"/>
            </w:numPr>
            <w:ind w:left="927" w:hanging="360"/>
          </w:pPr>
        </w:pPrChange>
      </w:pPr>
      <w:ins w:id="3653" w:author="Serjo" w:date="2020-04-27T16:00:00Z">
        <w:r w:rsidRPr="003040B8">
          <w:rPr>
            <w:rFonts w:ascii="Arial" w:hAnsi="Arial" w:cs="Arial"/>
            <w:szCs w:val="20"/>
            <w:lang w:eastAsia="ru-RU"/>
            <w:rPrChange w:id="3654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Дата и время окончания простоя</w:t>
        </w:r>
        <w:del w:id="3655" w:author="Владимир Лаут" w:date="2021-03-17T17:07:00Z">
          <w:r w:rsidRPr="003040B8" w:rsidDel="0075432D">
            <w:rPr>
              <w:rFonts w:ascii="Arial" w:hAnsi="Arial" w:cs="Arial"/>
              <w:szCs w:val="20"/>
              <w:lang w:eastAsia="ru-RU"/>
              <w:rPrChange w:id="3656" w:author="Владимир Лаут" w:date="2021-04-06T12:43:00Z">
                <w:rPr>
                  <w:rFonts w:ascii="Arial" w:hAnsi="Arial" w:cs="Arial"/>
                  <w:b/>
                  <w:szCs w:val="20"/>
                  <w:lang w:eastAsia="ru-RU"/>
                </w:rPr>
              </w:rPrChange>
            </w:rPr>
            <w:delText>, классификация останова, причина останова</w:delText>
          </w:r>
        </w:del>
      </w:ins>
      <w:ins w:id="3657" w:author="Serjo" w:date="2020-04-27T16:18:00Z">
        <w:r w:rsidR="00CE7E9C" w:rsidRPr="003040B8">
          <w:rPr>
            <w:rFonts w:ascii="Arial" w:hAnsi="Arial" w:cs="Arial"/>
            <w:szCs w:val="20"/>
            <w:lang w:eastAsia="ru-RU"/>
          </w:rPr>
          <w:t>.</w:t>
        </w:r>
      </w:ins>
    </w:p>
    <w:p w14:paraId="4163C3F0" w14:textId="7F830EF5" w:rsidR="00223FE0" w:rsidRPr="003040B8" w:rsidRDefault="00223FE0">
      <w:pPr>
        <w:ind w:left="426" w:firstLine="567"/>
        <w:rPr>
          <w:ins w:id="3658" w:author="Serjo" w:date="2020-04-27T16:00:00Z"/>
          <w:rFonts w:ascii="Arial" w:hAnsi="Arial" w:cs="Arial"/>
          <w:szCs w:val="20"/>
          <w:rPrChange w:id="3659" w:author="Владимир Лаут" w:date="2021-04-06T12:43:00Z">
            <w:rPr>
              <w:ins w:id="3660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661" w:author="Владимир Лаут" w:date="2021-04-06T12:57:00Z">
          <w:pPr>
            <w:pStyle w:val="afa"/>
            <w:ind w:left="709" w:firstLine="218"/>
          </w:pPr>
        </w:pPrChange>
      </w:pPr>
      <w:ins w:id="3662" w:author="Serjo" w:date="2020-04-27T16:00:00Z">
        <w:r w:rsidRPr="003040B8">
          <w:rPr>
            <w:rFonts w:ascii="Arial" w:hAnsi="Arial" w:cs="Arial"/>
            <w:szCs w:val="20"/>
            <w:rPrChange w:id="3663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Производится выгрузка информации из </w:t>
        </w:r>
        <w:r w:rsidRPr="00943FDD">
          <w:rPr>
            <w:rFonts w:ascii="Arial" w:hAnsi="Arial" w:cs="Arial"/>
            <w:szCs w:val="20"/>
            <w:rPrChange w:id="3664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SAP</w:t>
        </w:r>
        <w:r w:rsidRPr="003040B8">
          <w:rPr>
            <w:rFonts w:ascii="Arial" w:hAnsi="Arial" w:cs="Arial"/>
            <w:szCs w:val="20"/>
            <w:rPrChange w:id="3665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</w:t>
        </w:r>
        <w:r w:rsidRPr="00943FDD">
          <w:rPr>
            <w:rFonts w:ascii="Arial" w:hAnsi="Arial" w:cs="Arial"/>
            <w:szCs w:val="20"/>
            <w:rPrChange w:id="3666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ERP</w:t>
        </w:r>
        <w:r w:rsidRPr="003040B8">
          <w:rPr>
            <w:rFonts w:ascii="Arial" w:hAnsi="Arial" w:cs="Arial"/>
            <w:szCs w:val="20"/>
            <w:rPrChange w:id="366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в </w:t>
        </w:r>
        <w:r w:rsidRPr="00943FDD">
          <w:rPr>
            <w:rFonts w:ascii="Arial" w:hAnsi="Arial" w:cs="Arial"/>
            <w:szCs w:val="20"/>
            <w:rPrChange w:id="3668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MES</w:t>
        </w:r>
      </w:ins>
      <w:ins w:id="3669" w:author="Владимир Лаут" w:date="2021-03-17T17:07:00Z">
        <w:r w:rsidR="0075432D" w:rsidRPr="003040B8">
          <w:rPr>
            <w:rFonts w:ascii="Arial" w:hAnsi="Arial" w:cs="Arial"/>
            <w:szCs w:val="20"/>
            <w:rPrChange w:id="3670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/ ИТС</w:t>
        </w:r>
      </w:ins>
      <w:ins w:id="3671" w:author="Serjo" w:date="2020-04-27T16:00:00Z">
        <w:r w:rsidRPr="003040B8">
          <w:rPr>
            <w:rFonts w:ascii="Arial" w:hAnsi="Arial" w:cs="Arial"/>
            <w:szCs w:val="20"/>
            <w:rPrChange w:id="367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данных сообщений ТОРО по фактическому окончанию простоя.</w:t>
        </w:r>
      </w:ins>
    </w:p>
    <w:p w14:paraId="2B60A674" w14:textId="3A40734A" w:rsidR="00223FE0" w:rsidRDefault="00CE7E9C" w:rsidP="00943FDD">
      <w:pPr>
        <w:ind w:left="426" w:firstLine="567"/>
        <w:rPr>
          <w:ins w:id="3673" w:author="Владимир Лаут" w:date="2021-04-06T14:20:00Z"/>
          <w:rFonts w:ascii="Arial" w:hAnsi="Arial" w:cs="Arial"/>
          <w:szCs w:val="20"/>
        </w:rPr>
      </w:pPr>
      <w:ins w:id="3674" w:author="Serjo" w:date="2020-04-27T16:19:00Z">
        <w:r w:rsidRPr="003040B8">
          <w:rPr>
            <w:rFonts w:ascii="Arial" w:hAnsi="Arial" w:cs="Arial"/>
            <w:szCs w:val="20"/>
            <w:rPrChange w:id="367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Разработана </w:t>
        </w:r>
      </w:ins>
      <w:ins w:id="3676" w:author="Serjo" w:date="2020-04-27T16:00:00Z">
        <w:r w:rsidRPr="003040B8">
          <w:rPr>
            <w:rFonts w:ascii="Arial" w:hAnsi="Arial" w:cs="Arial"/>
            <w:szCs w:val="20"/>
            <w:rPrChange w:id="367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функциональность </w:t>
        </w:r>
      </w:ins>
      <w:ins w:id="3678" w:author="Serjo" w:date="2020-04-27T16:19:00Z">
        <w:r w:rsidRPr="003040B8">
          <w:rPr>
            <w:rFonts w:ascii="Arial" w:hAnsi="Arial" w:cs="Arial"/>
            <w:szCs w:val="20"/>
            <w:rPrChange w:id="367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выгрузки </w:t>
        </w:r>
      </w:ins>
      <w:ins w:id="3680" w:author="Serjo" w:date="2020-04-27T16:00:00Z">
        <w:r w:rsidR="00223FE0" w:rsidRPr="003040B8">
          <w:rPr>
            <w:rFonts w:ascii="Arial" w:hAnsi="Arial" w:cs="Arial"/>
            <w:szCs w:val="20"/>
            <w:rPrChange w:id="368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в </w:t>
        </w:r>
        <w:r w:rsidR="00223FE0" w:rsidRPr="00943FDD">
          <w:rPr>
            <w:rFonts w:ascii="Arial" w:hAnsi="Arial" w:cs="Arial"/>
            <w:szCs w:val="20"/>
            <w:rPrChange w:id="3682" w:author="Владимир Лаут" w:date="2021-04-06T12:57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MES</w:t>
        </w:r>
        <w:r w:rsidR="00223FE0" w:rsidRPr="003040B8">
          <w:rPr>
            <w:rFonts w:ascii="Arial" w:hAnsi="Arial" w:cs="Arial"/>
            <w:szCs w:val="20"/>
            <w:rPrChange w:id="3683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-</w:t>
        </w:r>
        <w:r w:rsidRPr="003040B8">
          <w:rPr>
            <w:rFonts w:ascii="Arial" w:hAnsi="Arial" w:cs="Arial"/>
            <w:szCs w:val="20"/>
            <w:rPrChange w:id="368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систему</w:t>
        </w:r>
      </w:ins>
      <w:ins w:id="3685" w:author="Владимир Лаут" w:date="2021-03-17T17:07:00Z">
        <w:r w:rsidR="0075432D" w:rsidRPr="003040B8">
          <w:rPr>
            <w:rFonts w:ascii="Arial" w:hAnsi="Arial" w:cs="Arial"/>
            <w:szCs w:val="20"/>
            <w:rPrChange w:id="368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/ ИТС</w:t>
        </w:r>
      </w:ins>
      <w:ins w:id="3687" w:author="Serjo" w:date="2020-04-27T16:00:00Z">
        <w:r w:rsidRPr="003040B8">
          <w:rPr>
            <w:rFonts w:ascii="Arial" w:hAnsi="Arial" w:cs="Arial"/>
            <w:szCs w:val="20"/>
            <w:rPrChange w:id="3688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данных</w:t>
        </w:r>
        <w:r w:rsidR="00223FE0" w:rsidRPr="003040B8">
          <w:rPr>
            <w:rFonts w:ascii="Arial" w:hAnsi="Arial" w:cs="Arial"/>
            <w:szCs w:val="20"/>
            <w:rPrChange w:id="368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сообщений ТОРО в части даты и времени фактического окончания простоя, классификации простоя и причины. Выгрузка-загрузка </w:t>
        </w:r>
        <w:r w:rsidRPr="003040B8">
          <w:rPr>
            <w:rFonts w:ascii="Arial" w:hAnsi="Arial" w:cs="Arial"/>
            <w:szCs w:val="20"/>
            <w:rPrChange w:id="369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производит</w:t>
        </w:r>
        <w:r w:rsidR="00223FE0" w:rsidRPr="003040B8">
          <w:rPr>
            <w:rFonts w:ascii="Arial" w:hAnsi="Arial" w:cs="Arial"/>
            <w:szCs w:val="20"/>
            <w:rPrChange w:id="369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ся в реальном времени по факту внесения изменений в </w:t>
        </w:r>
        <w:r w:rsidR="00C6627B" w:rsidRPr="003040B8">
          <w:rPr>
            <w:rFonts w:ascii="Arial" w:hAnsi="Arial" w:cs="Arial"/>
            <w:szCs w:val="20"/>
            <w:rPrChange w:id="3692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сообщени</w:t>
        </w:r>
      </w:ins>
      <w:ins w:id="3693" w:author="Serjo" w:date="2020-04-27T16:21:00Z">
        <w:r w:rsidR="00C6627B" w:rsidRPr="003040B8">
          <w:rPr>
            <w:rFonts w:ascii="Arial" w:hAnsi="Arial" w:cs="Arial"/>
            <w:szCs w:val="20"/>
            <w:rPrChange w:id="3694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и</w:t>
        </w:r>
      </w:ins>
      <w:ins w:id="3695" w:author="Serjo" w:date="2020-04-27T16:00:00Z">
        <w:r w:rsidR="00223FE0" w:rsidRPr="003040B8">
          <w:rPr>
            <w:rFonts w:ascii="Arial" w:hAnsi="Arial" w:cs="Arial"/>
            <w:szCs w:val="20"/>
            <w:rPrChange w:id="3696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ТОРО</w:t>
        </w:r>
        <w:r w:rsidR="00223FE0" w:rsidRPr="003040B8">
          <w:rPr>
            <w:rFonts w:ascii="Arial" w:hAnsi="Arial" w:cs="Arial"/>
            <w:szCs w:val="20"/>
            <w:rPrChange w:id="369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в системе </w:t>
        </w:r>
        <w:r w:rsidR="00223FE0" w:rsidRPr="00943FDD">
          <w:rPr>
            <w:rFonts w:ascii="Arial" w:hAnsi="Arial" w:cs="Arial"/>
            <w:szCs w:val="20"/>
            <w:rPrChange w:id="3698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SAP</w:t>
        </w:r>
        <w:r w:rsidR="00223FE0" w:rsidRPr="003040B8">
          <w:rPr>
            <w:rFonts w:ascii="Arial" w:hAnsi="Arial" w:cs="Arial"/>
            <w:szCs w:val="20"/>
            <w:rPrChange w:id="3699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</w:t>
        </w:r>
        <w:r w:rsidR="00223FE0" w:rsidRPr="00943FDD">
          <w:rPr>
            <w:rFonts w:ascii="Arial" w:hAnsi="Arial" w:cs="Arial"/>
            <w:szCs w:val="20"/>
            <w:rPrChange w:id="3700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ERP</w:t>
        </w:r>
        <w:r w:rsidR="00C6627B" w:rsidRPr="003040B8">
          <w:rPr>
            <w:rFonts w:ascii="Arial" w:hAnsi="Arial" w:cs="Arial"/>
            <w:szCs w:val="20"/>
            <w:rPrChange w:id="370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.</w:t>
        </w:r>
      </w:ins>
    </w:p>
    <w:p w14:paraId="6FF4961B" w14:textId="152F8C43" w:rsidR="00DC3481" w:rsidRDefault="00DC3481" w:rsidP="00943FDD">
      <w:pPr>
        <w:ind w:left="426" w:firstLine="567"/>
        <w:rPr>
          <w:ins w:id="3702" w:author="Владимир Лаут" w:date="2021-04-06T14:20:00Z"/>
          <w:rFonts w:ascii="Arial" w:hAnsi="Arial" w:cs="Arial"/>
          <w:szCs w:val="20"/>
        </w:rPr>
      </w:pPr>
    </w:p>
    <w:p w14:paraId="5C24A2F5" w14:textId="0CA172D1" w:rsidR="00DC3481" w:rsidRPr="00DC3481" w:rsidRDefault="00DC3481">
      <w:pPr>
        <w:ind w:left="426" w:firstLine="567"/>
        <w:rPr>
          <w:ins w:id="3703" w:author="Serjo" w:date="2020-04-27T16:00:00Z"/>
          <w:rFonts w:ascii="Arial" w:hAnsi="Arial" w:cs="Arial"/>
          <w:szCs w:val="20"/>
          <w:rPrChange w:id="3704" w:author="Владимир Лаут" w:date="2021-04-06T14:21:00Z">
            <w:rPr>
              <w:ins w:id="3705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706" w:author="Владимир Лаут" w:date="2021-04-06T12:57:00Z">
          <w:pPr>
            <w:pStyle w:val="afa"/>
            <w:ind w:left="709" w:firstLine="218"/>
          </w:pPr>
        </w:pPrChange>
      </w:pPr>
      <w:ins w:id="3707" w:author="Владимир Лаут" w:date="2021-04-06T14:20:00Z">
        <w:r>
          <w:rPr>
            <w:rFonts w:ascii="Arial" w:hAnsi="Arial" w:cs="Arial"/>
            <w:szCs w:val="20"/>
          </w:rPr>
          <w:t>Для журналирования результата обработки и передачи данных по интеграционным потокам в</w:t>
        </w:r>
      </w:ins>
      <w:ins w:id="3708" w:author="Владимир Лаут" w:date="2021-04-06T14:21:00Z">
        <w:r w:rsidRPr="00DC3481">
          <w:rPr>
            <w:rFonts w:ascii="Arial" w:hAnsi="Arial" w:cs="Arial"/>
            <w:szCs w:val="20"/>
            <w:rPrChange w:id="3709" w:author="Владимир Лаут" w:date="2021-04-06T14:21:00Z">
              <w:rPr>
                <w:rFonts w:ascii="Arial" w:hAnsi="Arial" w:cs="Arial"/>
                <w:szCs w:val="20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szCs w:val="20"/>
            <w:lang w:val="en-US"/>
          </w:rPr>
          <w:t>SAP</w:t>
        </w:r>
        <w:r w:rsidRPr="00DC3481">
          <w:rPr>
            <w:rFonts w:ascii="Arial" w:hAnsi="Arial" w:cs="Arial"/>
            <w:szCs w:val="20"/>
            <w:rPrChange w:id="3710" w:author="Владимир Лаут" w:date="2021-04-06T14:21:00Z">
              <w:rPr>
                <w:rFonts w:ascii="Arial" w:hAnsi="Arial" w:cs="Arial"/>
                <w:szCs w:val="20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szCs w:val="20"/>
            <w:lang w:val="en-US"/>
          </w:rPr>
          <w:t>ERP</w:t>
        </w:r>
        <w:r>
          <w:rPr>
            <w:rFonts w:ascii="Arial" w:hAnsi="Arial" w:cs="Arial"/>
            <w:szCs w:val="20"/>
          </w:rPr>
          <w:t xml:space="preserve"> используется журнал приложений </w:t>
        </w:r>
        <w:r>
          <w:rPr>
            <w:rFonts w:ascii="Arial" w:hAnsi="Arial" w:cs="Arial"/>
            <w:szCs w:val="20"/>
            <w:lang w:val="en-US"/>
          </w:rPr>
          <w:t>SLG</w:t>
        </w:r>
        <w:r>
          <w:rPr>
            <w:rFonts w:ascii="Arial" w:hAnsi="Arial" w:cs="Arial"/>
            <w:szCs w:val="20"/>
          </w:rPr>
          <w:t>. Для про</w:t>
        </w:r>
      </w:ins>
      <w:ins w:id="3711" w:author="Владимир Лаут" w:date="2021-04-06T14:22:00Z">
        <w:r>
          <w:rPr>
            <w:rFonts w:ascii="Arial" w:hAnsi="Arial" w:cs="Arial"/>
            <w:szCs w:val="20"/>
          </w:rPr>
          <w:t xml:space="preserve">смотра результатов обработки (транзакция </w:t>
        </w:r>
        <w:r>
          <w:rPr>
            <w:rFonts w:ascii="Arial" w:hAnsi="Arial" w:cs="Arial"/>
            <w:szCs w:val="20"/>
            <w:lang w:val="en-US"/>
          </w:rPr>
          <w:t>SLG</w:t>
        </w:r>
        <w:r w:rsidRPr="00DC3481">
          <w:rPr>
            <w:rFonts w:ascii="Arial" w:hAnsi="Arial" w:cs="Arial"/>
            <w:szCs w:val="20"/>
            <w:rPrChange w:id="3712" w:author="Владимир Лаут" w:date="2021-04-06T14:22:00Z">
              <w:rPr>
                <w:rFonts w:ascii="Arial" w:hAnsi="Arial" w:cs="Arial"/>
                <w:szCs w:val="20"/>
                <w:lang w:val="en-US"/>
              </w:rPr>
            </w:rPrChange>
          </w:rPr>
          <w:t>1</w:t>
        </w:r>
        <w:r>
          <w:rPr>
            <w:rFonts w:ascii="Arial" w:hAnsi="Arial" w:cs="Arial"/>
            <w:szCs w:val="20"/>
          </w:rPr>
          <w:t xml:space="preserve"> «Анализ журнала приложений»),</w:t>
        </w:r>
      </w:ins>
      <w:ins w:id="3713" w:author="Владимир Лаут" w:date="2021-04-06T14:23:00Z">
        <w:r>
          <w:rPr>
            <w:rFonts w:ascii="Arial" w:hAnsi="Arial" w:cs="Arial"/>
            <w:szCs w:val="20"/>
          </w:rPr>
          <w:t xml:space="preserve"> </w:t>
        </w:r>
      </w:ins>
      <w:ins w:id="3714" w:author="Владимир Лаут" w:date="2021-04-06T14:22:00Z">
        <w:r>
          <w:rPr>
            <w:rFonts w:ascii="Arial" w:hAnsi="Arial" w:cs="Arial"/>
            <w:szCs w:val="20"/>
          </w:rPr>
          <w:t xml:space="preserve">используется объект </w:t>
        </w:r>
      </w:ins>
      <w:ins w:id="3715" w:author="Владимир Лаут" w:date="2021-04-06T14:23:00Z">
        <w:r w:rsidRPr="00DC3481">
          <w:rPr>
            <w:rFonts w:ascii="Arial" w:hAnsi="Arial" w:cs="Arial"/>
            <w:szCs w:val="20"/>
          </w:rPr>
          <w:t>ZPM_PM001</w:t>
        </w:r>
        <w:r>
          <w:rPr>
            <w:rFonts w:ascii="Arial" w:hAnsi="Arial" w:cs="Arial"/>
            <w:szCs w:val="20"/>
          </w:rPr>
          <w:t>.</w:t>
        </w:r>
      </w:ins>
      <w:ins w:id="3716" w:author="Владимир Лаут" w:date="2021-04-06T14:22:00Z">
        <w:r>
          <w:rPr>
            <w:rFonts w:ascii="Arial" w:hAnsi="Arial" w:cs="Arial"/>
            <w:szCs w:val="20"/>
          </w:rPr>
          <w:t xml:space="preserve"> </w:t>
        </w:r>
      </w:ins>
      <w:ins w:id="3717" w:author="Владимир Лаут" w:date="2021-04-07T17:39:00Z">
        <w:r w:rsidR="0042485D">
          <w:rPr>
            <w:rFonts w:ascii="Arial" w:hAnsi="Arial" w:cs="Arial"/>
            <w:szCs w:val="20"/>
          </w:rPr>
          <w:t>К</w:t>
        </w:r>
        <w:r w:rsidR="0042485D" w:rsidRPr="0042485D">
          <w:rPr>
            <w:rFonts w:ascii="Arial" w:hAnsi="Arial" w:cs="Arial"/>
            <w:szCs w:val="20"/>
          </w:rPr>
          <w:t>роме того, реализован мониторинг сообщений на стороне MII. Подробнее инструменты мониторинга сообщений по интеграции с MES</w:t>
        </w:r>
        <w:r w:rsidR="0042485D">
          <w:rPr>
            <w:rFonts w:ascii="Arial" w:hAnsi="Arial" w:cs="Arial"/>
            <w:szCs w:val="20"/>
          </w:rPr>
          <w:t xml:space="preserve"> </w:t>
        </w:r>
        <w:r w:rsidR="0042485D" w:rsidRPr="0042485D">
          <w:rPr>
            <w:rFonts w:ascii="Arial" w:hAnsi="Arial" w:cs="Arial"/>
            <w:szCs w:val="20"/>
          </w:rPr>
          <w:t>/</w:t>
        </w:r>
        <w:r w:rsidR="0042485D">
          <w:rPr>
            <w:rFonts w:ascii="Arial" w:hAnsi="Arial" w:cs="Arial"/>
            <w:szCs w:val="20"/>
          </w:rPr>
          <w:t xml:space="preserve"> </w:t>
        </w:r>
        <w:r w:rsidR="0042485D" w:rsidRPr="0042485D">
          <w:rPr>
            <w:rFonts w:ascii="Arial" w:hAnsi="Arial" w:cs="Arial"/>
            <w:szCs w:val="20"/>
          </w:rPr>
          <w:t>ИТС для специалистов поддержки описаны в Памятке для мониторинга сообщений (</w:t>
        </w:r>
        <w:r w:rsidR="0042485D">
          <w:rPr>
            <w:rFonts w:ascii="Arial" w:hAnsi="Arial" w:cs="Arial"/>
            <w:szCs w:val="20"/>
          </w:rPr>
          <w:t>памя</w:t>
        </w:r>
      </w:ins>
      <w:ins w:id="3718" w:author="Владимир Лаут" w:date="2021-04-07T17:40:00Z">
        <w:r w:rsidR="0042485D">
          <w:rPr>
            <w:rFonts w:ascii="Arial" w:hAnsi="Arial" w:cs="Arial"/>
            <w:szCs w:val="20"/>
          </w:rPr>
          <w:t xml:space="preserve">тка доступна по </w:t>
        </w:r>
        <w:r w:rsidR="0042485D">
          <w:rPr>
            <w:rFonts w:ascii="Arial" w:hAnsi="Arial" w:cs="Arial"/>
            <w:szCs w:val="20"/>
          </w:rPr>
          <w:fldChar w:fldCharType="begin"/>
        </w:r>
        <w:r w:rsidR="0042485D">
          <w:rPr>
            <w:rFonts w:ascii="Arial" w:hAnsi="Arial" w:cs="Arial"/>
            <w:szCs w:val="20"/>
          </w:rPr>
          <w:instrText xml:space="preserve"> HYPERLINK "https://mos-s-sapena.mos.polus.gld:8443/ENA/wa/Polyus/~tag/published/index.html?show=group!GR_BB5D4D23987971B1:979453B948B4C3A8.docx" </w:instrText>
        </w:r>
        <w:r w:rsidR="0042485D">
          <w:rPr>
            <w:rFonts w:ascii="Arial" w:hAnsi="Arial" w:cs="Arial"/>
            <w:szCs w:val="20"/>
          </w:rPr>
          <w:fldChar w:fldCharType="separate"/>
        </w:r>
        <w:r w:rsidR="0042485D" w:rsidRPr="0042485D">
          <w:rPr>
            <w:rStyle w:val="a9"/>
            <w:rFonts w:ascii="Arial" w:hAnsi="Arial" w:cs="Arial"/>
            <w:szCs w:val="20"/>
          </w:rPr>
          <w:t>ссылке</w:t>
        </w:r>
        <w:r w:rsidR="0042485D">
          <w:rPr>
            <w:rFonts w:ascii="Arial" w:hAnsi="Arial" w:cs="Arial"/>
            <w:szCs w:val="20"/>
          </w:rPr>
          <w:fldChar w:fldCharType="end"/>
        </w:r>
      </w:ins>
      <w:ins w:id="3719" w:author="Владимир Лаут" w:date="2021-04-07T17:39:00Z">
        <w:r w:rsidR="0042485D" w:rsidRPr="0042485D">
          <w:rPr>
            <w:rFonts w:ascii="Arial" w:hAnsi="Arial" w:cs="Arial"/>
            <w:szCs w:val="20"/>
          </w:rPr>
          <w:t>)</w:t>
        </w:r>
      </w:ins>
      <w:ins w:id="3720" w:author="Владимир Лаут" w:date="2021-04-07T17:40:00Z">
        <w:r w:rsidR="0042485D">
          <w:rPr>
            <w:rFonts w:ascii="Arial" w:hAnsi="Arial" w:cs="Arial"/>
            <w:szCs w:val="20"/>
          </w:rPr>
          <w:t>.</w:t>
        </w:r>
      </w:ins>
    </w:p>
    <w:p w14:paraId="35DE88EE" w14:textId="77777777" w:rsidR="00223FE0" w:rsidRPr="003040B8" w:rsidRDefault="00223FE0" w:rsidP="00223FE0">
      <w:pPr>
        <w:pStyle w:val="afa"/>
        <w:ind w:left="709" w:firstLine="218"/>
        <w:rPr>
          <w:ins w:id="3721" w:author="Serjo" w:date="2020-04-27T16:00:00Z"/>
          <w:rFonts w:ascii="Arial" w:hAnsi="Arial" w:cs="Arial"/>
          <w:szCs w:val="20"/>
          <w:lang w:eastAsia="ru-RU"/>
        </w:rPr>
      </w:pPr>
    </w:p>
    <w:p w14:paraId="3ED8677B" w14:textId="73918D94" w:rsidR="00223FE0" w:rsidRPr="003040B8" w:rsidRDefault="00141540" w:rsidP="00223FE0">
      <w:pPr>
        <w:rPr>
          <w:ins w:id="3722" w:author="Serjo" w:date="2020-04-27T16:00:00Z"/>
          <w:rFonts w:ascii="Arial" w:hAnsi="Arial" w:cs="Arial"/>
          <w:szCs w:val="20"/>
        </w:rPr>
      </w:pPr>
      <w:ins w:id="3723" w:author="Serjo" w:date="2020-04-27T16:00:00Z">
        <w:r w:rsidRPr="003040B8">
          <w:rPr>
            <w:rFonts w:ascii="Arial" w:hAnsi="Arial" w:cs="Arial"/>
            <w:szCs w:val="20"/>
          </w:rPr>
          <w:tab/>
          <w:t xml:space="preserve">Также </w:t>
        </w:r>
        <w:r w:rsidR="00223FE0" w:rsidRPr="003040B8">
          <w:rPr>
            <w:rFonts w:ascii="Arial" w:hAnsi="Arial" w:cs="Arial"/>
            <w:szCs w:val="20"/>
          </w:rPr>
          <w:t xml:space="preserve">в системе </w:t>
        </w:r>
        <w:r w:rsidR="00223FE0" w:rsidRPr="003040B8">
          <w:rPr>
            <w:rFonts w:ascii="Arial" w:hAnsi="Arial" w:cs="Arial"/>
            <w:szCs w:val="20"/>
            <w:lang w:val="en-US"/>
            <w:rPrChange w:id="3724" w:author="Владимир Лаут" w:date="2021-04-06T12:43:00Z">
              <w:rPr>
                <w:rFonts w:ascii="Arial" w:hAnsi="Arial" w:cs="Arial"/>
                <w:b/>
                <w:szCs w:val="20"/>
                <w:lang w:val="en-US"/>
              </w:rPr>
            </w:rPrChange>
          </w:rPr>
          <w:t>SAP</w:t>
        </w:r>
        <w:r w:rsidR="00223FE0" w:rsidRPr="003040B8">
          <w:rPr>
            <w:rFonts w:ascii="Arial" w:hAnsi="Arial" w:cs="Arial"/>
            <w:szCs w:val="20"/>
            <w:rPrChange w:id="3725" w:author="Владимир Лаут" w:date="2021-04-06T12:43:00Z">
              <w:rPr>
                <w:rFonts w:ascii="Arial" w:hAnsi="Arial" w:cs="Arial"/>
                <w:b/>
                <w:szCs w:val="20"/>
              </w:rPr>
            </w:rPrChange>
          </w:rPr>
          <w:t xml:space="preserve"> </w:t>
        </w:r>
        <w:r w:rsidR="00223FE0" w:rsidRPr="003040B8">
          <w:rPr>
            <w:rFonts w:ascii="Arial" w:hAnsi="Arial" w:cs="Arial"/>
            <w:szCs w:val="20"/>
            <w:lang w:val="en-US"/>
            <w:rPrChange w:id="3726" w:author="Владимир Лаут" w:date="2021-04-06T12:43:00Z">
              <w:rPr>
                <w:rFonts w:ascii="Arial" w:hAnsi="Arial" w:cs="Arial"/>
                <w:b/>
                <w:szCs w:val="20"/>
                <w:lang w:val="en-US"/>
              </w:rPr>
            </w:rPrChange>
          </w:rPr>
          <w:t>ERP</w:t>
        </w:r>
        <w:r w:rsidR="00223FE0" w:rsidRPr="003040B8">
          <w:rPr>
            <w:rFonts w:ascii="Arial" w:hAnsi="Arial" w:cs="Arial"/>
            <w:szCs w:val="20"/>
          </w:rPr>
          <w:t xml:space="preserve"> </w:t>
        </w:r>
      </w:ins>
      <w:ins w:id="3727" w:author="Serjo" w:date="2020-04-27T16:22:00Z">
        <w:r w:rsidRPr="003040B8">
          <w:rPr>
            <w:rFonts w:ascii="Arial" w:hAnsi="Arial" w:cs="Arial"/>
            <w:szCs w:val="20"/>
          </w:rPr>
          <w:t>автоматизированы</w:t>
        </w:r>
      </w:ins>
      <w:ins w:id="3728" w:author="Serjo" w:date="2020-04-27T16:00:00Z">
        <w:r w:rsidRPr="003040B8">
          <w:rPr>
            <w:rFonts w:ascii="Arial" w:hAnsi="Arial" w:cs="Arial"/>
            <w:szCs w:val="20"/>
          </w:rPr>
          <w:t xml:space="preserve"> следующие</w:t>
        </w:r>
        <w:r w:rsidR="00223FE0" w:rsidRPr="003040B8">
          <w:rPr>
            <w:rFonts w:ascii="Arial" w:hAnsi="Arial" w:cs="Arial"/>
            <w:szCs w:val="20"/>
          </w:rPr>
          <w:t xml:space="preserve"> </w:t>
        </w:r>
        <w:r w:rsidRPr="003040B8">
          <w:rPr>
            <w:rFonts w:ascii="Arial" w:hAnsi="Arial" w:cs="Arial"/>
            <w:szCs w:val="20"/>
          </w:rPr>
          <w:t>функции</w:t>
        </w:r>
        <w:r w:rsidR="00223FE0" w:rsidRPr="003040B8">
          <w:rPr>
            <w:rFonts w:ascii="Arial" w:hAnsi="Arial" w:cs="Arial"/>
            <w:szCs w:val="20"/>
          </w:rPr>
          <w:t>:</w:t>
        </w:r>
      </w:ins>
    </w:p>
    <w:p w14:paraId="0F06A2AB" w14:textId="77777777" w:rsidR="00223FE0" w:rsidRPr="003040B8" w:rsidRDefault="00223FE0" w:rsidP="00223FE0">
      <w:pPr>
        <w:rPr>
          <w:ins w:id="3729" w:author="Serjo" w:date="2020-04-27T16:00:00Z"/>
          <w:rFonts w:ascii="Arial" w:hAnsi="Arial" w:cs="Arial"/>
          <w:szCs w:val="20"/>
        </w:rPr>
      </w:pPr>
    </w:p>
    <w:p w14:paraId="0C9B2A74" w14:textId="71459A16" w:rsidR="00223FE0" w:rsidRPr="003040B8" w:rsidRDefault="00141540">
      <w:pPr>
        <w:pStyle w:val="afa"/>
        <w:numPr>
          <w:ilvl w:val="0"/>
          <w:numId w:val="94"/>
        </w:numPr>
        <w:ind w:left="993" w:hanging="426"/>
        <w:rPr>
          <w:ins w:id="3730" w:author="Serjo" w:date="2020-04-27T16:00:00Z"/>
          <w:rFonts w:ascii="Arial" w:hAnsi="Arial" w:cs="Arial"/>
          <w:szCs w:val="20"/>
          <w:lang w:eastAsia="ru-RU"/>
          <w:rPrChange w:id="3731" w:author="Владимир Лаут" w:date="2021-04-06T12:43:00Z">
            <w:rPr>
              <w:ins w:id="3732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733" w:author="Владимир Лаут" w:date="2021-04-06T14:25:00Z">
          <w:pPr>
            <w:pStyle w:val="afa"/>
            <w:numPr>
              <w:numId w:val="82"/>
            </w:numPr>
            <w:ind w:left="851" w:hanging="284"/>
          </w:pPr>
        </w:pPrChange>
      </w:pPr>
      <w:ins w:id="3734" w:author="Serjo" w:date="2020-04-27T16:22:00Z">
        <w:r w:rsidRPr="003040B8">
          <w:rPr>
            <w:rFonts w:ascii="Arial" w:hAnsi="Arial" w:cs="Arial"/>
            <w:szCs w:val="20"/>
            <w:lang w:eastAsia="ru-RU"/>
          </w:rPr>
          <w:t>З</w:t>
        </w:r>
      </w:ins>
      <w:ins w:id="3735" w:author="Serjo" w:date="2020-04-27T16:00:00Z">
        <w:r w:rsidR="00223FE0" w:rsidRPr="003040B8">
          <w:rPr>
            <w:rFonts w:ascii="Arial" w:hAnsi="Arial" w:cs="Arial"/>
            <w:szCs w:val="20"/>
            <w:lang w:eastAsia="ru-RU"/>
            <w:rPrChange w:id="3736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апрет изменения фактических сроков начала и окончании останова</w:t>
        </w:r>
      </w:ins>
      <w:ins w:id="3737" w:author="Serjo" w:date="2020-04-27T16:22:00Z">
        <w:r w:rsidRPr="003040B8">
          <w:rPr>
            <w:rFonts w:ascii="Arial" w:hAnsi="Arial" w:cs="Arial"/>
            <w:szCs w:val="20"/>
            <w:lang w:eastAsia="ru-RU"/>
          </w:rPr>
          <w:t>.</w:t>
        </w:r>
      </w:ins>
    </w:p>
    <w:p w14:paraId="37B85DB0" w14:textId="58B541F2" w:rsidR="00223FE0" w:rsidRPr="003040B8" w:rsidRDefault="00141540">
      <w:pPr>
        <w:ind w:left="426" w:firstLine="567"/>
        <w:rPr>
          <w:ins w:id="3738" w:author="Владимир Лаут" w:date="2021-03-17T17:10:00Z"/>
          <w:rFonts w:ascii="Arial" w:hAnsi="Arial" w:cs="Arial"/>
          <w:szCs w:val="20"/>
          <w:rPrChange w:id="3739" w:author="Владимир Лаут" w:date="2021-04-06T12:43:00Z">
            <w:rPr>
              <w:ins w:id="3740" w:author="Владимир Лаут" w:date="2021-03-17T17:10:00Z"/>
              <w:rFonts w:ascii="Arial" w:hAnsi="Arial" w:cs="Arial"/>
              <w:b/>
              <w:szCs w:val="20"/>
              <w:lang w:eastAsia="ru-RU"/>
            </w:rPr>
          </w:rPrChange>
        </w:rPr>
        <w:pPrChange w:id="3741" w:author="Владимир Лаут" w:date="2021-04-06T12:57:00Z">
          <w:pPr>
            <w:pStyle w:val="afa"/>
            <w:ind w:left="927"/>
          </w:pPr>
        </w:pPrChange>
      </w:pPr>
      <w:ins w:id="3742" w:author="Serjo" w:date="2020-04-27T16:00:00Z">
        <w:r w:rsidRPr="003040B8">
          <w:rPr>
            <w:rFonts w:ascii="Arial" w:hAnsi="Arial" w:cs="Arial"/>
            <w:szCs w:val="20"/>
            <w:rPrChange w:id="3743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В сообщении ТОРО реализован</w:t>
        </w:r>
        <w:r w:rsidR="00223FE0" w:rsidRPr="003040B8">
          <w:rPr>
            <w:rFonts w:ascii="Arial" w:hAnsi="Arial" w:cs="Arial"/>
            <w:szCs w:val="20"/>
            <w:rPrChange w:id="374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запрет изменения фактических даты и времени начала и окончания простоя для сообщений, загруженных из </w:t>
        </w:r>
        <w:r w:rsidR="00223FE0" w:rsidRPr="00943FDD">
          <w:rPr>
            <w:rFonts w:ascii="Arial" w:hAnsi="Arial" w:cs="Arial"/>
            <w:szCs w:val="20"/>
            <w:rPrChange w:id="3745" w:author="Владимир Лаут" w:date="2021-04-06T12:57:00Z">
              <w:rPr>
                <w:rFonts w:ascii="Arial" w:hAnsi="Arial" w:cs="Arial"/>
                <w:b/>
                <w:szCs w:val="20"/>
                <w:lang w:val="en-US" w:eastAsia="ru-RU"/>
              </w:rPr>
            </w:rPrChange>
          </w:rPr>
          <w:t>MES</w:t>
        </w:r>
      </w:ins>
      <w:ins w:id="3746" w:author="Владимир Лаут" w:date="2021-03-17T17:08:00Z">
        <w:r w:rsidR="0075432D" w:rsidRPr="003040B8">
          <w:rPr>
            <w:rFonts w:ascii="Arial" w:hAnsi="Arial" w:cs="Arial"/>
            <w:szCs w:val="20"/>
            <w:rPrChange w:id="3747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/ ИТС</w:t>
        </w:r>
      </w:ins>
      <w:ins w:id="3748" w:author="Serjo" w:date="2020-04-27T16:00:00Z">
        <w:r w:rsidR="00223FE0" w:rsidRPr="003040B8">
          <w:rPr>
            <w:rFonts w:ascii="Arial" w:hAnsi="Arial" w:cs="Arial"/>
            <w:szCs w:val="20"/>
            <w:rPrChange w:id="3749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.</w:t>
        </w:r>
      </w:ins>
    </w:p>
    <w:p w14:paraId="3CAFC4DE" w14:textId="3B40A9F6" w:rsidR="0075432D" w:rsidRPr="003040B8" w:rsidRDefault="0075432D">
      <w:pPr>
        <w:ind w:left="426" w:firstLine="567"/>
        <w:rPr>
          <w:ins w:id="3750" w:author="Serjo" w:date="2020-04-27T16:00:00Z"/>
          <w:rFonts w:ascii="Arial" w:hAnsi="Arial" w:cs="Arial"/>
          <w:szCs w:val="20"/>
          <w:rPrChange w:id="3751" w:author="Владимир Лаут" w:date="2021-04-06T12:43:00Z">
            <w:rPr>
              <w:ins w:id="3752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753" w:author="Владимир Лаут" w:date="2021-04-06T12:57:00Z">
          <w:pPr>
            <w:pStyle w:val="afa"/>
            <w:ind w:left="927"/>
          </w:pPr>
        </w:pPrChange>
      </w:pPr>
      <w:ins w:id="3754" w:author="Владимир Лаут" w:date="2021-03-17T17:10:00Z">
        <w:r w:rsidRPr="003040B8">
          <w:rPr>
            <w:rFonts w:ascii="Arial" w:hAnsi="Arial" w:cs="Arial"/>
            <w:szCs w:val="20"/>
            <w:rPrChange w:id="375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При этом окончание останова</w:t>
        </w:r>
      </w:ins>
      <w:ins w:id="3756" w:author="Владимир Лаут" w:date="2021-03-17T17:11:00Z">
        <w:r w:rsidRPr="003040B8">
          <w:rPr>
            <w:rFonts w:ascii="Arial" w:hAnsi="Arial" w:cs="Arial"/>
            <w:szCs w:val="20"/>
            <w:rPrChange w:id="375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при необходимости</w:t>
        </w:r>
      </w:ins>
      <w:ins w:id="3758" w:author="Владимир Лаут" w:date="2021-03-17T17:10:00Z">
        <w:r w:rsidRPr="003040B8">
          <w:rPr>
            <w:rFonts w:ascii="Arial" w:hAnsi="Arial" w:cs="Arial"/>
            <w:szCs w:val="20"/>
            <w:rPrChange w:id="375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может </w:t>
        </w:r>
      </w:ins>
      <w:ins w:id="3760" w:author="Владимир Лаут" w:date="2021-03-17T17:11:00Z">
        <w:r w:rsidRPr="003040B8">
          <w:rPr>
            <w:rFonts w:ascii="Arial" w:hAnsi="Arial" w:cs="Arial"/>
            <w:szCs w:val="20"/>
            <w:rPrChange w:id="376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быть изменено в транзакции </w:t>
        </w:r>
        <w:r w:rsidRPr="00943FDD">
          <w:rPr>
            <w:rFonts w:ascii="Arial" w:hAnsi="Arial" w:cs="Arial"/>
            <w:szCs w:val="20"/>
            <w:rPrChange w:id="3762" w:author="Владимир Лаут" w:date="2021-04-06T12:57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ZPM</w:t>
        </w:r>
        <w:r w:rsidRPr="003040B8">
          <w:rPr>
            <w:rFonts w:ascii="Arial" w:hAnsi="Arial" w:cs="Arial"/>
            <w:szCs w:val="20"/>
            <w:rPrChange w:id="3763" w:author="Владимир Лаут" w:date="2021-04-06T12:43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_</w:t>
        </w:r>
        <w:r w:rsidRPr="00943FDD">
          <w:rPr>
            <w:rFonts w:ascii="Arial" w:hAnsi="Arial" w:cs="Arial"/>
            <w:szCs w:val="20"/>
            <w:rPrChange w:id="3764" w:author="Владимир Лаут" w:date="2021-04-06T12:57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IW</w:t>
        </w:r>
        <w:r w:rsidRPr="003040B8">
          <w:rPr>
            <w:rFonts w:ascii="Arial" w:hAnsi="Arial" w:cs="Arial"/>
            <w:szCs w:val="20"/>
            <w:rPrChange w:id="3765" w:author="Владимир Лаут" w:date="2021-04-06T12:43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>22</w:t>
        </w:r>
        <w:r w:rsidRPr="003040B8">
          <w:rPr>
            <w:rFonts w:ascii="Arial" w:hAnsi="Arial" w:cs="Arial"/>
            <w:szCs w:val="20"/>
            <w:rPrChange w:id="376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.</w:t>
        </w:r>
      </w:ins>
      <w:ins w:id="3767" w:author="Владимир Лаут" w:date="2021-03-17T17:12:00Z">
        <w:r w:rsidRPr="003040B8">
          <w:rPr>
            <w:rFonts w:ascii="Arial" w:hAnsi="Arial" w:cs="Arial"/>
            <w:szCs w:val="20"/>
            <w:rPrChange w:id="3768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Полномочия на данное изменение есть у </w:t>
        </w:r>
        <w:r w:rsidRPr="00943FDD">
          <w:rPr>
            <w:rFonts w:ascii="Arial" w:hAnsi="Arial" w:cs="Arial"/>
            <w:szCs w:val="20"/>
            <w:rPrChange w:id="3769" w:author="Владимир Лаут" w:date="2021-04-06T12:57:00Z">
              <w:rPr>
                <w:rFonts w:ascii="Arial" w:eastAsia="Calibri" w:hAnsi="Arial" w:cs="Arial"/>
              </w:rPr>
            </w:rPrChange>
          </w:rPr>
          <w:t>Инженера ТОиР УО, Пл</w:t>
        </w:r>
      </w:ins>
      <w:ins w:id="3770" w:author="Владимир Лаут" w:date="2021-04-06T12:57:00Z">
        <w:r w:rsidR="00943FDD">
          <w:rPr>
            <w:rFonts w:ascii="Arial" w:hAnsi="Arial" w:cs="Arial"/>
            <w:szCs w:val="20"/>
          </w:rPr>
          <w:t>а</w:t>
        </w:r>
      </w:ins>
      <w:ins w:id="3771" w:author="Владимир Лаут" w:date="2021-03-17T17:12:00Z">
        <w:r w:rsidRPr="00943FDD">
          <w:rPr>
            <w:rFonts w:ascii="Arial" w:hAnsi="Arial" w:cs="Arial"/>
            <w:szCs w:val="20"/>
            <w:rPrChange w:id="3772" w:author="Владимир Лаут" w:date="2021-04-06T12:57:00Z">
              <w:rPr>
                <w:rFonts w:ascii="Arial" w:eastAsia="Calibri" w:hAnsi="Arial" w:cs="Arial"/>
              </w:rPr>
            </w:rPrChange>
          </w:rPr>
          <w:t xml:space="preserve">нировщика </w:t>
        </w:r>
      </w:ins>
      <w:ins w:id="3773" w:author="Владимир Лаут" w:date="2021-03-17T17:13:00Z">
        <w:r w:rsidRPr="00943FDD">
          <w:rPr>
            <w:rFonts w:ascii="Arial" w:hAnsi="Arial" w:cs="Arial"/>
            <w:szCs w:val="20"/>
            <w:rPrChange w:id="3774" w:author="Владимир Лаут" w:date="2021-04-06T12:57:00Z">
              <w:rPr>
                <w:rFonts w:ascii="Arial" w:eastAsia="Calibri" w:hAnsi="Arial" w:cs="Arial"/>
              </w:rPr>
            </w:rPrChange>
          </w:rPr>
          <w:t>ТОиР УО и Старшего планировщика ТОиР УО.</w:t>
        </w:r>
      </w:ins>
    </w:p>
    <w:p w14:paraId="36EEEF99" w14:textId="77777777" w:rsidR="00223FE0" w:rsidRPr="003040B8" w:rsidRDefault="00223FE0" w:rsidP="00223FE0">
      <w:pPr>
        <w:pStyle w:val="afa"/>
        <w:ind w:left="851"/>
        <w:rPr>
          <w:ins w:id="3775" w:author="Serjo" w:date="2020-04-27T16:00:00Z"/>
          <w:rFonts w:ascii="Arial" w:hAnsi="Arial" w:cs="Arial"/>
          <w:szCs w:val="20"/>
          <w:lang w:eastAsia="ru-RU"/>
        </w:rPr>
      </w:pPr>
    </w:p>
    <w:p w14:paraId="671C45B3" w14:textId="3AE753FF" w:rsidR="00223FE0" w:rsidRPr="003040B8" w:rsidRDefault="00141540">
      <w:pPr>
        <w:pStyle w:val="afa"/>
        <w:numPr>
          <w:ilvl w:val="0"/>
          <w:numId w:val="94"/>
        </w:numPr>
        <w:ind w:left="851" w:hanging="284"/>
        <w:rPr>
          <w:ins w:id="3776" w:author="Serjo" w:date="2020-04-27T16:00:00Z"/>
          <w:rFonts w:ascii="Arial" w:hAnsi="Arial" w:cs="Arial"/>
          <w:szCs w:val="20"/>
          <w:lang w:eastAsia="ru-RU"/>
        </w:rPr>
        <w:pPrChange w:id="3777" w:author="Владимир Лаут" w:date="2021-04-06T14:25:00Z">
          <w:pPr>
            <w:pStyle w:val="afa"/>
            <w:numPr>
              <w:numId w:val="82"/>
            </w:numPr>
            <w:ind w:left="851" w:hanging="284"/>
          </w:pPr>
        </w:pPrChange>
      </w:pPr>
      <w:ins w:id="3778" w:author="Serjo" w:date="2020-04-27T16:00:00Z">
        <w:r w:rsidRPr="003040B8">
          <w:rPr>
            <w:rFonts w:ascii="Arial" w:hAnsi="Arial" w:cs="Arial"/>
            <w:szCs w:val="20"/>
            <w:lang w:eastAsia="ru-RU"/>
          </w:rPr>
          <w:t>Автоматическое заполнение</w:t>
        </w:r>
        <w:r w:rsidR="00223FE0" w:rsidRPr="003040B8">
          <w:rPr>
            <w:rFonts w:ascii="Arial" w:hAnsi="Arial" w:cs="Arial"/>
            <w:szCs w:val="20"/>
            <w:lang w:eastAsia="ru-RU"/>
            <w:rPrChange w:id="3779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 xml:space="preserve"> даты и времени окончания простоя</w:t>
        </w:r>
      </w:ins>
      <w:ins w:id="3780" w:author="Serjo" w:date="2020-04-27T16:23:00Z">
        <w:r w:rsidRPr="003040B8">
          <w:rPr>
            <w:rFonts w:ascii="Arial" w:hAnsi="Arial" w:cs="Arial"/>
            <w:szCs w:val="20"/>
            <w:lang w:eastAsia="ru-RU"/>
            <w:rPrChange w:id="3781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.</w:t>
        </w:r>
      </w:ins>
    </w:p>
    <w:p w14:paraId="42AAC343" w14:textId="55C4CAAB" w:rsidR="00223FE0" w:rsidRPr="003040B8" w:rsidRDefault="00223FE0">
      <w:pPr>
        <w:ind w:left="426" w:firstLine="567"/>
        <w:rPr>
          <w:ins w:id="3782" w:author="Serjo" w:date="2020-04-27T16:00:00Z"/>
          <w:rFonts w:ascii="Arial" w:hAnsi="Arial" w:cs="Arial"/>
          <w:szCs w:val="20"/>
          <w:rPrChange w:id="3783" w:author="Владимир Лаут" w:date="2021-04-06T12:43:00Z">
            <w:rPr>
              <w:ins w:id="3784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785" w:author="Владимир Лаут" w:date="2021-04-06T12:57:00Z">
          <w:pPr>
            <w:pStyle w:val="afa"/>
            <w:ind w:left="851"/>
          </w:pPr>
        </w:pPrChange>
      </w:pPr>
      <w:ins w:id="3786" w:author="Serjo" w:date="2020-04-27T16:00:00Z">
        <w:r w:rsidRPr="003040B8">
          <w:rPr>
            <w:rFonts w:ascii="Arial" w:hAnsi="Arial" w:cs="Arial"/>
            <w:szCs w:val="20"/>
            <w:rPrChange w:id="378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lastRenderedPageBreak/>
          <w:t>При устано</w:t>
        </w:r>
        <w:r w:rsidR="00141540" w:rsidRPr="003040B8">
          <w:rPr>
            <w:rFonts w:ascii="Arial" w:hAnsi="Arial" w:cs="Arial"/>
            <w:szCs w:val="20"/>
            <w:rPrChange w:id="3788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вке на заказе ТОРО статуса ПРЭК </w:t>
        </w:r>
      </w:ins>
      <w:ins w:id="3789" w:author="Serjo" w:date="2020-04-27T16:24:00Z">
        <w:r w:rsidR="00141540" w:rsidRPr="003040B8">
          <w:rPr>
            <w:rFonts w:ascii="Arial" w:hAnsi="Arial" w:cs="Arial"/>
            <w:szCs w:val="20"/>
            <w:rPrChange w:id="379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«</w:t>
        </w:r>
      </w:ins>
      <w:ins w:id="3791" w:author="Serjo" w:date="2020-04-27T16:27:00Z">
        <w:r w:rsidR="00141540" w:rsidRPr="003040B8">
          <w:rPr>
            <w:rFonts w:ascii="Arial" w:hAnsi="Arial" w:cs="Arial"/>
            <w:szCs w:val="20"/>
            <w:rPrChange w:id="379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Принято эксплуатацией</w:t>
        </w:r>
      </w:ins>
      <w:ins w:id="3793" w:author="Serjo" w:date="2020-04-27T16:24:00Z">
        <w:r w:rsidR="00141540" w:rsidRPr="003040B8">
          <w:rPr>
            <w:rFonts w:ascii="Arial" w:hAnsi="Arial" w:cs="Arial"/>
            <w:szCs w:val="20"/>
            <w:rPrChange w:id="379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»</w:t>
        </w:r>
      </w:ins>
      <w:ins w:id="3795" w:author="Serjo" w:date="2020-04-27T16:27:00Z">
        <w:r w:rsidR="00141540" w:rsidRPr="003040B8">
          <w:rPr>
            <w:rFonts w:ascii="Arial" w:hAnsi="Arial" w:cs="Arial"/>
            <w:szCs w:val="20"/>
            <w:rPrChange w:id="379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,</w:t>
        </w:r>
      </w:ins>
      <w:ins w:id="3797" w:author="Serjo" w:date="2020-04-27T16:24:00Z">
        <w:r w:rsidR="00141540" w:rsidRPr="003040B8">
          <w:rPr>
            <w:rFonts w:ascii="Arial" w:hAnsi="Arial" w:cs="Arial"/>
            <w:szCs w:val="20"/>
            <w:rPrChange w:id="3798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</w:t>
        </w:r>
      </w:ins>
      <w:ins w:id="3799" w:author="Serjo" w:date="2020-04-27T16:25:00Z">
        <w:r w:rsidR="00141540" w:rsidRPr="003040B8">
          <w:rPr>
            <w:rFonts w:ascii="Arial" w:hAnsi="Arial" w:cs="Arial"/>
            <w:szCs w:val="20"/>
            <w:rPrChange w:id="380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в связанном сообщении ТОРО </w:t>
        </w:r>
      </w:ins>
      <w:ins w:id="3801" w:author="Serjo" w:date="2020-04-27T16:00:00Z">
        <w:r w:rsidRPr="003040B8">
          <w:rPr>
            <w:rFonts w:ascii="Arial" w:hAnsi="Arial" w:cs="Arial"/>
            <w:szCs w:val="20"/>
            <w:rPrChange w:id="380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автоматически з</w:t>
        </w:r>
        <w:r w:rsidR="00141540" w:rsidRPr="003040B8">
          <w:rPr>
            <w:rFonts w:ascii="Arial" w:hAnsi="Arial" w:cs="Arial"/>
            <w:szCs w:val="20"/>
            <w:rPrChange w:id="3803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аполняются фактические дата и время</w:t>
        </w:r>
        <w:r w:rsidRPr="003040B8">
          <w:rPr>
            <w:rFonts w:ascii="Arial" w:hAnsi="Arial" w:cs="Arial"/>
            <w:szCs w:val="20"/>
            <w:rPrChange w:id="380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окончания простоя </w:t>
        </w:r>
        <w:r w:rsidR="00141540" w:rsidRPr="003040B8">
          <w:rPr>
            <w:rFonts w:ascii="Arial" w:hAnsi="Arial" w:cs="Arial"/>
            <w:szCs w:val="20"/>
            <w:rPrChange w:id="380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текущей датой и временем</w:t>
        </w:r>
        <w:r w:rsidRPr="003040B8">
          <w:rPr>
            <w:rFonts w:ascii="Arial" w:hAnsi="Arial" w:cs="Arial"/>
            <w:szCs w:val="20"/>
            <w:rPrChange w:id="3806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.</w:t>
        </w:r>
      </w:ins>
    </w:p>
    <w:p w14:paraId="2C11B603" w14:textId="77777777" w:rsidR="00223FE0" w:rsidRPr="003040B8" w:rsidRDefault="00223FE0" w:rsidP="00223FE0">
      <w:pPr>
        <w:pStyle w:val="afa"/>
        <w:ind w:left="851"/>
        <w:rPr>
          <w:ins w:id="3807" w:author="Serjo" w:date="2020-04-27T16:00:00Z"/>
          <w:rFonts w:ascii="Arial" w:hAnsi="Arial" w:cs="Arial"/>
          <w:szCs w:val="20"/>
          <w:lang w:eastAsia="ru-RU"/>
          <w:rPrChange w:id="3808" w:author="Владимир Лаут" w:date="2021-04-06T12:43:00Z">
            <w:rPr>
              <w:ins w:id="3809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</w:pPr>
    </w:p>
    <w:p w14:paraId="3E804E4F" w14:textId="6C348E96" w:rsidR="00223FE0" w:rsidRPr="003040B8" w:rsidRDefault="00223FE0">
      <w:pPr>
        <w:pStyle w:val="afa"/>
        <w:numPr>
          <w:ilvl w:val="0"/>
          <w:numId w:val="94"/>
        </w:numPr>
        <w:ind w:left="851" w:hanging="284"/>
        <w:rPr>
          <w:ins w:id="3810" w:author="Serjo" w:date="2020-04-27T16:00:00Z"/>
          <w:rFonts w:ascii="Arial" w:hAnsi="Arial" w:cs="Arial"/>
          <w:szCs w:val="20"/>
          <w:lang w:eastAsia="ru-RU"/>
          <w:rPrChange w:id="3811" w:author="Владимир Лаут" w:date="2021-04-06T12:43:00Z">
            <w:rPr>
              <w:ins w:id="3812" w:author="Serjo" w:date="2020-04-27T16:00:00Z"/>
              <w:rFonts w:ascii="Arial" w:hAnsi="Arial" w:cs="Arial"/>
              <w:b/>
              <w:szCs w:val="20"/>
              <w:lang w:eastAsia="ru-RU"/>
            </w:rPr>
          </w:rPrChange>
        </w:rPr>
        <w:pPrChange w:id="3813" w:author="Владимир Лаут" w:date="2021-04-06T14:25:00Z">
          <w:pPr>
            <w:pStyle w:val="afa"/>
            <w:numPr>
              <w:numId w:val="82"/>
            </w:numPr>
            <w:ind w:left="851" w:hanging="284"/>
          </w:pPr>
        </w:pPrChange>
      </w:pPr>
      <w:bookmarkStart w:id="3814" w:name="_Hlk16783093"/>
      <w:ins w:id="3815" w:author="Serjo" w:date="2020-04-27T16:00:00Z">
        <w:r w:rsidRPr="003040B8">
          <w:rPr>
            <w:rFonts w:ascii="Arial" w:hAnsi="Arial" w:cs="Arial"/>
            <w:szCs w:val="20"/>
            <w:lang w:eastAsia="ru-RU"/>
            <w:rPrChange w:id="3816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Автоматическое изменения базисных сроков в сообщении ТОРО</w:t>
        </w:r>
      </w:ins>
      <w:bookmarkEnd w:id="3814"/>
      <w:ins w:id="3817" w:author="Serjo" w:date="2020-04-27T16:28:00Z">
        <w:r w:rsidR="00141540" w:rsidRPr="003040B8">
          <w:rPr>
            <w:rFonts w:ascii="Arial" w:hAnsi="Arial" w:cs="Arial"/>
            <w:szCs w:val="20"/>
            <w:lang w:eastAsia="ru-RU"/>
            <w:rPrChange w:id="3818" w:author="Владимир Лаут" w:date="2021-04-06T12:43:00Z">
              <w:rPr>
                <w:rFonts w:ascii="Arial" w:hAnsi="Arial" w:cs="Arial"/>
                <w:b/>
                <w:szCs w:val="20"/>
                <w:lang w:eastAsia="ru-RU"/>
              </w:rPr>
            </w:rPrChange>
          </w:rPr>
          <w:t>.</w:t>
        </w:r>
      </w:ins>
    </w:p>
    <w:p w14:paraId="5B48EF89" w14:textId="7890540C" w:rsidR="00223FE0" w:rsidRPr="003040B8" w:rsidRDefault="00223FE0">
      <w:pPr>
        <w:ind w:left="426" w:firstLine="567"/>
        <w:rPr>
          <w:ins w:id="3819" w:author="Serjo" w:date="2020-04-27T16:00:00Z"/>
          <w:rFonts w:ascii="Arial" w:hAnsi="Arial" w:cs="Arial"/>
          <w:szCs w:val="20"/>
          <w:rPrChange w:id="3820" w:author="Владимир Лаут" w:date="2021-04-06T12:43:00Z">
            <w:rPr>
              <w:ins w:id="3821" w:author="Serjo" w:date="2020-04-27T16:00:00Z"/>
              <w:rFonts w:ascii="Arial" w:hAnsi="Arial" w:cs="Arial"/>
              <w:szCs w:val="20"/>
              <w:lang w:eastAsia="ru-RU"/>
            </w:rPr>
          </w:rPrChange>
        </w:rPr>
        <w:pPrChange w:id="3822" w:author="Владимир Лаут" w:date="2021-04-06T12:57:00Z">
          <w:pPr>
            <w:pStyle w:val="afa"/>
            <w:ind w:left="851"/>
          </w:pPr>
        </w:pPrChange>
      </w:pPr>
      <w:ins w:id="3823" w:author="Serjo" w:date="2020-04-27T16:00:00Z">
        <w:r w:rsidRPr="003040B8">
          <w:rPr>
            <w:rFonts w:ascii="Arial" w:hAnsi="Arial" w:cs="Arial"/>
            <w:szCs w:val="20"/>
            <w:rPrChange w:id="3824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При изменении базис</w:t>
        </w:r>
        <w:r w:rsidR="00141540" w:rsidRPr="003040B8">
          <w:rPr>
            <w:rFonts w:ascii="Arial" w:hAnsi="Arial" w:cs="Arial"/>
            <w:szCs w:val="20"/>
            <w:rPrChange w:id="3825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ных сроков </w:t>
        </w:r>
      </w:ins>
      <w:ins w:id="3826" w:author="Serjo" w:date="2020-04-27T16:28:00Z">
        <w:r w:rsidR="00141540" w:rsidRPr="003040B8">
          <w:rPr>
            <w:rFonts w:ascii="Arial" w:hAnsi="Arial" w:cs="Arial"/>
            <w:szCs w:val="20"/>
            <w:rPrChange w:id="3827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в </w:t>
        </w:r>
      </w:ins>
      <w:ins w:id="3828" w:author="Serjo" w:date="2020-04-27T16:00:00Z">
        <w:r w:rsidR="00141540" w:rsidRPr="003040B8">
          <w:rPr>
            <w:rFonts w:ascii="Arial" w:hAnsi="Arial" w:cs="Arial"/>
            <w:szCs w:val="20"/>
            <w:rPrChange w:id="3829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заказе ТОРО выполняется автоматическая</w:t>
        </w:r>
        <w:r w:rsidRPr="003040B8">
          <w:rPr>
            <w:rFonts w:ascii="Arial" w:hAnsi="Arial" w:cs="Arial"/>
            <w:szCs w:val="20"/>
            <w:rPrChange w:id="3830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корректиро</w:t>
        </w:r>
        <w:r w:rsidR="00141540" w:rsidRPr="003040B8">
          <w:rPr>
            <w:rFonts w:ascii="Arial" w:hAnsi="Arial" w:cs="Arial"/>
            <w:szCs w:val="20"/>
            <w:rPrChange w:id="3831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>вка</w:t>
        </w:r>
        <w:r w:rsidRPr="003040B8">
          <w:rPr>
            <w:rFonts w:ascii="Arial" w:hAnsi="Arial" w:cs="Arial"/>
            <w:szCs w:val="20"/>
            <w:rPrChange w:id="3832" w:author="Владимир Лаут" w:date="2021-04-06T12:4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базисных сроков в сообщении ТОРО.</w:t>
        </w:r>
      </w:ins>
    </w:p>
    <w:p w14:paraId="098ADBB7" w14:textId="77777777" w:rsidR="00223FE0" w:rsidRDefault="00223FE0" w:rsidP="003079A1">
      <w:pPr>
        <w:spacing w:after="240" w:line="276" w:lineRule="auto"/>
        <w:ind w:firstLine="567"/>
        <w:rPr>
          <w:rFonts w:ascii="Arial" w:hAnsi="Arial" w:cs="Arial"/>
          <w:bCs/>
        </w:rPr>
      </w:pPr>
    </w:p>
    <w:p w14:paraId="5CAC7869" w14:textId="4897E023" w:rsidR="006A38E0" w:rsidRPr="003079A1" w:rsidRDefault="006A38E0" w:rsidP="00626396">
      <w:pPr>
        <w:pStyle w:val="3"/>
      </w:pPr>
      <w:bookmarkStart w:id="3833" w:name="_Ref38897683"/>
      <w:bookmarkStart w:id="3834" w:name="_Ref38897889"/>
      <w:bookmarkStart w:id="3835" w:name="_Toc69302515"/>
      <w:r w:rsidRPr="003079A1">
        <w:t xml:space="preserve">Описание разработки </w:t>
      </w:r>
      <w:r w:rsidRPr="001543A9">
        <w:t>«PM</w:t>
      </w:r>
      <w:r>
        <w:t>57 –</w:t>
      </w:r>
      <w:r w:rsidRPr="001543A9">
        <w:t xml:space="preserve"> </w:t>
      </w:r>
      <w:ins w:id="3836" w:author="Serjo" w:date="2020-04-08T16:42:00Z">
        <w:r w:rsidR="00626396" w:rsidRPr="00626396">
          <w:t xml:space="preserve">Интеграция с </w:t>
        </w:r>
        <w:r w:rsidR="000F7CB8">
          <w:t>MES в части НСИ ТОРО и наработк</w:t>
        </w:r>
      </w:ins>
      <w:ins w:id="3837" w:author="Serjo" w:date="2020-04-27T16:47:00Z">
        <w:r w:rsidR="000F7CB8">
          <w:t>и</w:t>
        </w:r>
      </w:ins>
      <w:del w:id="3838" w:author="Serjo" w:date="2020-04-08T16:42:00Z">
        <w:r w:rsidRPr="006A38E0" w:rsidDel="00626396">
          <w:delText>Автоматическая проверка поступивших показаний измерений из внешних систем</w:delText>
        </w:r>
      </w:del>
      <w:r>
        <w:t>»</w:t>
      </w:r>
      <w:bookmarkEnd w:id="3833"/>
      <w:bookmarkEnd w:id="3834"/>
      <w:bookmarkEnd w:id="3835"/>
    </w:p>
    <w:p w14:paraId="5F943A6C" w14:textId="39A95BC5" w:rsidR="00C24186" w:rsidDel="007D3132" w:rsidRDefault="00D40D55" w:rsidP="00D40D55">
      <w:pPr>
        <w:pStyle w:val="afff4"/>
        <w:ind w:firstLine="567"/>
        <w:rPr>
          <w:del w:id="3839" w:author="Serjo" w:date="2020-04-27T16:57:00Z"/>
          <w:rFonts w:ascii="Arial" w:eastAsia="Calibri" w:hAnsi="Arial" w:cs="Arial"/>
          <w:szCs w:val="24"/>
        </w:rPr>
      </w:pPr>
      <w:del w:id="3840" w:author="Serjo" w:date="2020-04-08T16:42:00Z">
        <w:r w:rsidDel="00626396">
          <w:rPr>
            <w:rFonts w:ascii="Arial" w:eastAsia="Calibri" w:hAnsi="Arial" w:cs="Arial"/>
            <w:szCs w:val="24"/>
          </w:rPr>
          <w:delText>А</w:delText>
        </w:r>
      </w:del>
      <w:del w:id="3841" w:author="Serjo" w:date="2020-04-27T16:56:00Z">
        <w:r w:rsidRPr="00101963" w:rsidDel="007D3132">
          <w:rPr>
            <w:rFonts w:ascii="Arial" w:eastAsia="Calibri" w:hAnsi="Arial" w:cs="Arial"/>
            <w:szCs w:val="24"/>
          </w:rPr>
          <w:delText xml:space="preserve">втоматическая проверка поступивших измерений и наработки из внешних систем </w:delText>
        </w:r>
      </w:del>
      <w:del w:id="3842" w:author="Serjo" w:date="2020-04-08T16:43:00Z">
        <w:r w:rsidRPr="00101963" w:rsidDel="00626396">
          <w:rPr>
            <w:rFonts w:ascii="Arial" w:eastAsia="Calibri" w:hAnsi="Arial" w:cs="Arial"/>
            <w:szCs w:val="24"/>
          </w:rPr>
          <w:delText xml:space="preserve">выполняется </w:delText>
        </w:r>
      </w:del>
      <w:del w:id="3843" w:author="Serjo" w:date="2020-04-27T16:56:00Z">
        <w:r w:rsidRPr="00101963" w:rsidDel="007D3132">
          <w:rPr>
            <w:rFonts w:ascii="Arial" w:eastAsia="Calibri" w:hAnsi="Arial" w:cs="Arial"/>
            <w:szCs w:val="24"/>
          </w:rPr>
          <w:delText xml:space="preserve">перед регистрацией измерений и наработки. </w:delText>
        </w:r>
        <w:r w:rsidDel="007D3132">
          <w:rPr>
            <w:rFonts w:ascii="Arial" w:eastAsia="Calibri" w:hAnsi="Arial" w:cs="Arial"/>
            <w:szCs w:val="24"/>
          </w:rPr>
          <w:delText xml:space="preserve">Цель разработки </w:delText>
        </w:r>
        <w:r w:rsidDel="007D3132">
          <w:rPr>
            <w:rFonts w:ascii="Arial" w:eastAsia="Calibri" w:hAnsi="Arial" w:cs="Arial"/>
            <w:szCs w:val="24"/>
            <w:lang w:val="en-US"/>
          </w:rPr>
          <w:delText>PM</w:delText>
        </w:r>
        <w:r w:rsidRPr="00D40D55" w:rsidDel="007D3132">
          <w:rPr>
            <w:rFonts w:ascii="Arial" w:eastAsia="Calibri" w:hAnsi="Arial" w:cs="Arial"/>
            <w:szCs w:val="24"/>
          </w:rPr>
          <w:delText>57</w:delText>
        </w:r>
        <w:r w:rsidR="00C24186" w:rsidDel="007D3132">
          <w:rPr>
            <w:rFonts w:ascii="Arial" w:eastAsia="Calibri" w:hAnsi="Arial" w:cs="Arial"/>
            <w:szCs w:val="24"/>
          </w:rPr>
          <w:delText>: выполнять</w:delText>
        </w:r>
        <w:r w:rsidRPr="00101963" w:rsidDel="007D3132">
          <w:rPr>
            <w:rFonts w:ascii="Arial" w:eastAsia="Calibri" w:hAnsi="Arial" w:cs="Arial"/>
            <w:szCs w:val="24"/>
          </w:rPr>
          <w:delText xml:space="preserve"> автоматическ</w:delText>
        </w:r>
        <w:r w:rsidR="00C24186" w:rsidDel="007D3132">
          <w:rPr>
            <w:rFonts w:ascii="Arial" w:eastAsia="Calibri" w:hAnsi="Arial" w:cs="Arial"/>
            <w:szCs w:val="24"/>
          </w:rPr>
          <w:delText>ую</w:delText>
        </w:r>
        <w:r w:rsidRPr="00101963" w:rsidDel="007D3132">
          <w:rPr>
            <w:rFonts w:ascii="Arial" w:eastAsia="Calibri" w:hAnsi="Arial" w:cs="Arial"/>
            <w:szCs w:val="24"/>
          </w:rPr>
          <w:delText xml:space="preserve"> проверк</w:delText>
        </w:r>
        <w:r w:rsidR="00C24186" w:rsidDel="007D3132">
          <w:rPr>
            <w:rFonts w:ascii="Arial" w:eastAsia="Calibri" w:hAnsi="Arial" w:cs="Arial"/>
            <w:szCs w:val="24"/>
          </w:rPr>
          <w:delText>у</w:delText>
        </w:r>
        <w:r w:rsidRPr="00101963" w:rsidDel="007D3132">
          <w:rPr>
            <w:rFonts w:ascii="Arial" w:eastAsia="Calibri" w:hAnsi="Arial" w:cs="Arial"/>
            <w:szCs w:val="24"/>
          </w:rPr>
          <w:delText xml:space="preserve"> корректности поступивших и зарегистрированных данных измерений или наработки для выявления ошибочных значений. В случае выявления замечаний или несоответствий</w:delText>
        </w:r>
        <w:r w:rsidR="00C24186" w:rsidDel="007D3132">
          <w:rPr>
            <w:rFonts w:ascii="Arial" w:eastAsia="Calibri" w:hAnsi="Arial" w:cs="Arial"/>
            <w:szCs w:val="24"/>
          </w:rPr>
          <w:delText xml:space="preserve"> будет выполняться</w:delText>
        </w:r>
        <w:r w:rsidRPr="00101963" w:rsidDel="007D3132">
          <w:rPr>
            <w:rFonts w:ascii="Arial" w:eastAsia="Calibri" w:hAnsi="Arial" w:cs="Arial"/>
            <w:szCs w:val="24"/>
          </w:rPr>
          <w:delText xml:space="preserve"> </w:delText>
        </w:r>
        <w:r w:rsidR="009D7A15" w:rsidDel="007D3132">
          <w:rPr>
            <w:rFonts w:ascii="Arial" w:eastAsia="Calibri" w:hAnsi="Arial" w:cs="Arial"/>
            <w:szCs w:val="24"/>
          </w:rPr>
          <w:delText>запись в лог</w:delText>
        </w:r>
        <w:r w:rsidRPr="00101963" w:rsidDel="007D3132">
          <w:rPr>
            <w:rFonts w:ascii="Arial" w:eastAsia="Calibri" w:hAnsi="Arial" w:cs="Arial"/>
            <w:szCs w:val="24"/>
          </w:rPr>
          <w:delText xml:space="preserve">. </w:delText>
        </w:r>
      </w:del>
    </w:p>
    <w:p w14:paraId="549218C0" w14:textId="7643E324" w:rsidR="006A38E0" w:rsidRPr="00182BBA" w:rsidDel="007D3132" w:rsidRDefault="006A38E0" w:rsidP="000F7CB8">
      <w:pPr>
        <w:spacing w:line="276" w:lineRule="auto"/>
        <w:rPr>
          <w:del w:id="3844" w:author="Serjo" w:date="2020-04-27T16:57:00Z"/>
          <w:rFonts w:ascii="Arial" w:hAnsi="Arial" w:cs="Arial"/>
          <w:bCs/>
        </w:rPr>
      </w:pPr>
      <w:del w:id="3845" w:author="Serjo" w:date="2020-04-27T16:57:00Z">
        <w:r w:rsidDel="007D3132">
          <w:rPr>
            <w:rFonts w:ascii="Arial" w:hAnsi="Arial" w:cs="Arial"/>
            <w:bCs/>
          </w:rPr>
          <w:delText>Входные данные:</w:delText>
        </w:r>
      </w:del>
    </w:p>
    <w:p w14:paraId="03CC5D96" w14:textId="324A253D" w:rsidR="006A38E0" w:rsidDel="007D3132" w:rsidRDefault="00D40D55" w:rsidP="000F7CB8">
      <w:pPr>
        <w:pStyle w:val="afa"/>
        <w:numPr>
          <w:ilvl w:val="0"/>
          <w:numId w:val="71"/>
        </w:numPr>
        <w:spacing w:line="276" w:lineRule="auto"/>
        <w:rPr>
          <w:del w:id="3846" w:author="Serjo" w:date="2020-04-27T16:57:00Z"/>
          <w:rFonts w:ascii="Arial" w:hAnsi="Arial" w:cs="Arial"/>
        </w:rPr>
      </w:pPr>
      <w:del w:id="3847" w:author="Serjo" w:date="2020-04-27T16:57:00Z">
        <w:r w:rsidRPr="00D40D55" w:rsidDel="007D3132">
          <w:rPr>
            <w:rFonts w:ascii="Arial" w:hAnsi="Arial" w:cs="Arial"/>
          </w:rPr>
          <w:delText>Показание измерительного прибора или наработка с привязкой к точке измерения</w:delText>
        </w:r>
        <w:r w:rsidR="00C24186" w:rsidDel="007D3132">
          <w:rPr>
            <w:rFonts w:ascii="Arial" w:hAnsi="Arial" w:cs="Arial"/>
          </w:rPr>
          <w:delText>;</w:delText>
        </w:r>
      </w:del>
    </w:p>
    <w:p w14:paraId="522F032E" w14:textId="14E9870F" w:rsidR="00C24186" w:rsidDel="007D3132" w:rsidRDefault="00C24186" w:rsidP="000F7CB8">
      <w:pPr>
        <w:pStyle w:val="afa"/>
        <w:numPr>
          <w:ilvl w:val="0"/>
          <w:numId w:val="71"/>
        </w:numPr>
        <w:spacing w:line="276" w:lineRule="auto"/>
        <w:rPr>
          <w:del w:id="3848" w:author="Serjo" w:date="2020-04-27T16:57:00Z"/>
          <w:rFonts w:ascii="Arial" w:hAnsi="Arial" w:cs="Arial"/>
        </w:rPr>
      </w:pPr>
      <w:del w:id="3849" w:author="Serjo" w:date="2020-04-27T16:57:00Z">
        <w:r w:rsidDel="007D3132">
          <w:rPr>
            <w:rFonts w:ascii="Arial" w:hAnsi="Arial" w:cs="Arial"/>
          </w:rPr>
          <w:delText>Максимальные</w:delText>
        </w:r>
        <w:r w:rsidRPr="00C24186" w:rsidDel="007D3132">
          <w:rPr>
            <w:rFonts w:ascii="Arial" w:hAnsi="Arial" w:cs="Arial"/>
          </w:rPr>
          <w:delText>/</w:delText>
        </w:r>
        <w:r w:rsidDel="007D3132">
          <w:rPr>
            <w:rFonts w:ascii="Arial" w:hAnsi="Arial" w:cs="Arial"/>
          </w:rPr>
          <w:delText xml:space="preserve">минимальные значения показаний </w:delText>
        </w:r>
        <w:r w:rsidRPr="00D40D55" w:rsidDel="007D3132">
          <w:rPr>
            <w:rFonts w:ascii="Arial" w:hAnsi="Arial" w:cs="Arial"/>
          </w:rPr>
          <w:delText>с привязкой к точке измерения</w:delText>
        </w:r>
        <w:r w:rsidDel="007D3132">
          <w:rPr>
            <w:rFonts w:ascii="Arial" w:hAnsi="Arial" w:cs="Arial"/>
          </w:rPr>
          <w:delText>;</w:delText>
        </w:r>
      </w:del>
    </w:p>
    <w:p w14:paraId="7099E4AF" w14:textId="1CE4D606" w:rsidR="00C24186" w:rsidDel="007D3132" w:rsidRDefault="00C24186" w:rsidP="000F7CB8">
      <w:pPr>
        <w:pStyle w:val="afa"/>
        <w:numPr>
          <w:ilvl w:val="0"/>
          <w:numId w:val="71"/>
        </w:numPr>
        <w:spacing w:line="276" w:lineRule="auto"/>
        <w:rPr>
          <w:del w:id="3850" w:author="Serjo" w:date="2020-04-27T16:57:00Z"/>
          <w:rFonts w:ascii="Arial" w:hAnsi="Arial" w:cs="Arial"/>
        </w:rPr>
      </w:pPr>
      <w:del w:id="3851" w:author="Serjo" w:date="2020-04-27T16:57:00Z">
        <w:r w:rsidDel="007D3132">
          <w:rPr>
            <w:rFonts w:ascii="Arial" w:hAnsi="Arial" w:cs="Arial"/>
          </w:rPr>
          <w:delText xml:space="preserve">Периодичность передачи значения показаний </w:delText>
        </w:r>
        <w:r w:rsidRPr="00D40D55" w:rsidDel="007D3132">
          <w:rPr>
            <w:rFonts w:ascii="Arial" w:hAnsi="Arial" w:cs="Arial"/>
          </w:rPr>
          <w:delText>с привязкой к точке измерения</w:delText>
        </w:r>
        <w:r w:rsidR="000F7CB8" w:rsidDel="007D3132">
          <w:rPr>
            <w:rFonts w:ascii="Arial" w:hAnsi="Arial" w:cs="Arial"/>
          </w:rPr>
          <w:delText>.</w:delText>
        </w:r>
      </w:del>
    </w:p>
    <w:p w14:paraId="51B308B9" w14:textId="11F36E96" w:rsidR="000F7CB8" w:rsidRPr="000F7CB8" w:rsidDel="007D3132" w:rsidRDefault="000F7CB8" w:rsidP="000F7CB8">
      <w:pPr>
        <w:spacing w:line="276" w:lineRule="auto"/>
        <w:ind w:left="360"/>
        <w:rPr>
          <w:del w:id="3852" w:author="Serjo" w:date="2020-04-27T16:57:00Z"/>
          <w:rFonts w:ascii="Arial" w:hAnsi="Arial" w:cs="Arial"/>
        </w:rPr>
      </w:pPr>
    </w:p>
    <w:p w14:paraId="5AE6F9C5" w14:textId="5D190FED" w:rsidR="00D40D55" w:rsidDel="007D3132" w:rsidRDefault="00D40D55" w:rsidP="000F7CB8">
      <w:pPr>
        <w:spacing w:line="276" w:lineRule="auto"/>
        <w:rPr>
          <w:del w:id="3853" w:author="Serjo" w:date="2020-04-27T16:57:00Z"/>
          <w:rFonts w:ascii="Arial" w:hAnsi="Arial" w:cs="Arial"/>
        </w:rPr>
      </w:pPr>
      <w:del w:id="3854" w:author="Serjo" w:date="2020-04-27T16:57:00Z">
        <w:r w:rsidDel="007D3132">
          <w:rPr>
            <w:rFonts w:ascii="Arial" w:hAnsi="Arial" w:cs="Arial"/>
          </w:rPr>
          <w:delText>Выходные данные:</w:delText>
        </w:r>
      </w:del>
    </w:p>
    <w:p w14:paraId="6A08DF7E" w14:textId="766F74E7" w:rsidR="00D40D55" w:rsidDel="007D3132" w:rsidRDefault="00C24186" w:rsidP="000F7CB8">
      <w:pPr>
        <w:pStyle w:val="afa"/>
        <w:numPr>
          <w:ilvl w:val="0"/>
          <w:numId w:val="71"/>
        </w:numPr>
        <w:spacing w:line="276" w:lineRule="auto"/>
        <w:rPr>
          <w:del w:id="3855" w:author="Serjo" w:date="2020-04-27T16:57:00Z"/>
          <w:rFonts w:ascii="Arial" w:hAnsi="Arial" w:cs="Arial"/>
        </w:rPr>
      </w:pPr>
      <w:del w:id="3856" w:author="Serjo" w:date="2020-04-27T16:57:00Z">
        <w:r w:rsidDel="007D3132">
          <w:rPr>
            <w:rFonts w:ascii="Arial" w:hAnsi="Arial" w:cs="Arial"/>
          </w:rPr>
          <w:delText>Проверенное значение показания;</w:delText>
        </w:r>
      </w:del>
    </w:p>
    <w:p w14:paraId="7172D84F" w14:textId="5FAFE8BB" w:rsidR="00C24186" w:rsidDel="007D3132" w:rsidRDefault="00C24186" w:rsidP="000F7CB8">
      <w:pPr>
        <w:pStyle w:val="afa"/>
        <w:numPr>
          <w:ilvl w:val="0"/>
          <w:numId w:val="71"/>
        </w:numPr>
        <w:spacing w:line="276" w:lineRule="auto"/>
        <w:rPr>
          <w:del w:id="3857" w:author="Serjo" w:date="2020-04-27T16:57:00Z"/>
          <w:rFonts w:ascii="Arial" w:hAnsi="Arial" w:cs="Arial"/>
        </w:rPr>
      </w:pPr>
      <w:del w:id="3858" w:author="Serjo" w:date="2020-04-27T16:57:00Z">
        <w:r w:rsidDel="007D3132">
          <w:rPr>
            <w:rFonts w:ascii="Arial" w:hAnsi="Arial" w:cs="Arial"/>
          </w:rPr>
          <w:delText>Уведомление ответственного лица.</w:delText>
        </w:r>
      </w:del>
    </w:p>
    <w:p w14:paraId="32F0200D" w14:textId="7A803315" w:rsidR="000F7CB8" w:rsidRPr="000F7CB8" w:rsidDel="007D3132" w:rsidRDefault="000F7CB8" w:rsidP="000F7CB8">
      <w:pPr>
        <w:spacing w:line="276" w:lineRule="auto"/>
        <w:rPr>
          <w:del w:id="3859" w:author="Serjo" w:date="2020-04-27T16:57:00Z"/>
          <w:rFonts w:ascii="Arial" w:hAnsi="Arial" w:cs="Arial"/>
        </w:rPr>
      </w:pPr>
    </w:p>
    <w:p w14:paraId="5DE15259" w14:textId="6967F662" w:rsidR="00C24186" w:rsidDel="007D3132" w:rsidRDefault="00C24186" w:rsidP="000F7CB8">
      <w:pPr>
        <w:spacing w:line="276" w:lineRule="auto"/>
        <w:rPr>
          <w:del w:id="3860" w:author="Serjo" w:date="2020-04-27T16:57:00Z"/>
          <w:rFonts w:ascii="Arial" w:hAnsi="Arial" w:cs="Arial"/>
          <w:bCs/>
        </w:rPr>
      </w:pPr>
      <w:bookmarkStart w:id="3861" w:name="_Toc521949858"/>
      <w:bookmarkStart w:id="3862" w:name="_Toc522013198"/>
      <w:bookmarkStart w:id="3863" w:name="_Toc522092276"/>
      <w:bookmarkStart w:id="3864" w:name="_Toc522116664"/>
      <w:bookmarkEnd w:id="3861"/>
      <w:bookmarkEnd w:id="3862"/>
      <w:bookmarkEnd w:id="3863"/>
      <w:bookmarkEnd w:id="3864"/>
      <w:del w:id="3865" w:author="Serjo" w:date="2020-04-27T16:57:00Z">
        <w:r w:rsidRPr="00C24186" w:rsidDel="007D3132">
          <w:rPr>
            <w:rFonts w:ascii="Arial" w:hAnsi="Arial" w:cs="Arial"/>
            <w:bCs/>
          </w:rPr>
          <w:delText>Описание реализации</w:delText>
        </w:r>
        <w:r w:rsidDel="007D3132">
          <w:rPr>
            <w:rFonts w:ascii="Arial" w:hAnsi="Arial" w:cs="Arial"/>
            <w:bCs/>
          </w:rPr>
          <w:delText xml:space="preserve"> разработки</w:delText>
        </w:r>
        <w:r w:rsidRPr="00C24186" w:rsidDel="007D3132">
          <w:rPr>
            <w:rFonts w:ascii="Arial" w:hAnsi="Arial" w:cs="Arial"/>
            <w:bCs/>
          </w:rPr>
          <w:delText>:</w:delText>
        </w:r>
      </w:del>
    </w:p>
    <w:p w14:paraId="620BB129" w14:textId="42C9975A" w:rsidR="007D3132" w:rsidRDefault="00442FE7" w:rsidP="000F7CB8">
      <w:pPr>
        <w:spacing w:line="276" w:lineRule="auto"/>
        <w:ind w:firstLine="567"/>
        <w:rPr>
          <w:ins w:id="3866" w:author="Serjo" w:date="2020-04-27T16:53:00Z"/>
          <w:rFonts w:ascii="Arial" w:hAnsi="Arial" w:cs="Arial"/>
          <w:bCs/>
        </w:rPr>
      </w:pPr>
      <w:del w:id="3867" w:author="Serjo" w:date="2020-04-27T16:57:00Z">
        <w:r w:rsidDel="007D3132">
          <w:rPr>
            <w:rFonts w:ascii="Arial" w:hAnsi="Arial" w:cs="Arial"/>
            <w:bCs/>
          </w:rPr>
          <w:delText>Показания измерительного прибора сравниваются с максимальными</w:delText>
        </w:r>
        <w:r w:rsidRPr="00442FE7" w:rsidDel="007D3132">
          <w:rPr>
            <w:rFonts w:ascii="Arial" w:hAnsi="Arial" w:cs="Arial"/>
            <w:bCs/>
          </w:rPr>
          <w:delText>/</w:delText>
        </w:r>
        <w:r w:rsidDel="007D3132">
          <w:rPr>
            <w:rFonts w:ascii="Arial" w:hAnsi="Arial" w:cs="Arial"/>
            <w:bCs/>
          </w:rPr>
          <w:delText>минимальными значениями, которые они могут принимать в рамках данного измерения</w:delText>
        </w:r>
        <w:r w:rsidR="00071ADF" w:rsidDel="007D3132">
          <w:rPr>
            <w:rFonts w:ascii="Arial" w:hAnsi="Arial" w:cs="Arial"/>
            <w:bCs/>
          </w:rPr>
          <w:delText>. Дельта между датами передачи текущего показания и предыдущего, сравнивается с нормой периодичности получения данного измерения. Данные критерии проверки измерений ведутся на признаке, присвоенном точке измерения на вкладке «значения».</w:delText>
        </w:r>
      </w:del>
    </w:p>
    <w:p w14:paraId="477E7E79" w14:textId="3A64F762" w:rsidR="007D3132" w:rsidRDefault="007D3132">
      <w:pPr>
        <w:pStyle w:val="afff4"/>
        <w:ind w:firstLine="567"/>
        <w:rPr>
          <w:ins w:id="3868" w:author="Serjo" w:date="2020-04-27T16:58:00Z"/>
          <w:rFonts w:ascii="Arial" w:hAnsi="Arial" w:cs="Arial"/>
          <w:bCs/>
        </w:rPr>
        <w:pPrChange w:id="3869" w:author="Serjo" w:date="2020-04-27T16:58:00Z">
          <w:pPr>
            <w:ind w:left="219" w:firstLine="708"/>
          </w:pPr>
        </w:pPrChange>
      </w:pPr>
      <w:ins w:id="3870" w:author="Serjo" w:date="2020-04-27T16:53:00Z">
        <w:r>
          <w:rPr>
            <w:rFonts w:ascii="Arial" w:eastAsia="Calibri" w:hAnsi="Arial" w:cs="Arial"/>
            <w:szCs w:val="24"/>
          </w:rPr>
          <w:t>В данной разработке выполняется а</w:t>
        </w:r>
        <w:r w:rsidRPr="00101963">
          <w:rPr>
            <w:rFonts w:ascii="Arial" w:eastAsia="Calibri" w:hAnsi="Arial" w:cs="Arial"/>
            <w:szCs w:val="24"/>
          </w:rPr>
          <w:t xml:space="preserve">втоматическая проверка </w:t>
        </w:r>
      </w:ins>
      <w:ins w:id="3871" w:author="Serjo" w:date="2020-04-27T16:54:00Z">
        <w:r>
          <w:rPr>
            <w:rFonts w:ascii="Arial" w:eastAsia="Calibri" w:hAnsi="Arial" w:cs="Arial"/>
            <w:szCs w:val="24"/>
          </w:rPr>
          <w:t xml:space="preserve">и последующая регистрация </w:t>
        </w:r>
      </w:ins>
      <w:ins w:id="3872" w:author="Serjo" w:date="2020-04-27T16:53:00Z">
        <w:r w:rsidRPr="00101963">
          <w:rPr>
            <w:rFonts w:ascii="Arial" w:eastAsia="Calibri" w:hAnsi="Arial" w:cs="Arial"/>
            <w:szCs w:val="24"/>
          </w:rPr>
          <w:t xml:space="preserve">поступивших измерений </w:t>
        </w:r>
        <w:r>
          <w:rPr>
            <w:rFonts w:ascii="Arial" w:eastAsia="Calibri" w:hAnsi="Arial" w:cs="Arial"/>
            <w:szCs w:val="24"/>
          </w:rPr>
          <w:t xml:space="preserve">(в том числе пробега </w:t>
        </w:r>
        <w:r w:rsidRPr="00101963">
          <w:rPr>
            <w:rFonts w:ascii="Arial" w:eastAsia="Calibri" w:hAnsi="Arial" w:cs="Arial"/>
            <w:szCs w:val="24"/>
          </w:rPr>
          <w:t>и наработки</w:t>
        </w:r>
        <w:r>
          <w:rPr>
            <w:rFonts w:ascii="Arial" w:eastAsia="Calibri" w:hAnsi="Arial" w:cs="Arial"/>
            <w:szCs w:val="24"/>
          </w:rPr>
          <w:t>)</w:t>
        </w:r>
        <w:r w:rsidRPr="00101963">
          <w:rPr>
            <w:rFonts w:ascii="Arial" w:eastAsia="Calibri" w:hAnsi="Arial" w:cs="Arial"/>
            <w:szCs w:val="24"/>
          </w:rPr>
          <w:t xml:space="preserve"> из </w:t>
        </w:r>
      </w:ins>
      <w:ins w:id="3873" w:author="Serjo" w:date="2020-04-27T16:54:00Z">
        <w:r>
          <w:rPr>
            <w:rFonts w:ascii="Arial" w:eastAsia="Calibri" w:hAnsi="Arial" w:cs="Arial"/>
            <w:szCs w:val="24"/>
            <w:lang w:val="en-US"/>
          </w:rPr>
          <w:t>MES</w:t>
        </w:r>
        <w:r w:rsidRPr="007D3132">
          <w:rPr>
            <w:rFonts w:ascii="Arial" w:eastAsia="Calibri" w:hAnsi="Arial" w:cs="Arial"/>
            <w:szCs w:val="24"/>
            <w:rPrChange w:id="3874" w:author="Serjo" w:date="2020-04-27T16:54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-системы</w:t>
        </w:r>
      </w:ins>
      <w:ins w:id="3875" w:author="Serjo" w:date="2020-04-27T16:53:00Z">
        <w:r w:rsidRPr="00101963">
          <w:rPr>
            <w:rFonts w:ascii="Arial" w:eastAsia="Calibri" w:hAnsi="Arial" w:cs="Arial"/>
            <w:szCs w:val="24"/>
          </w:rPr>
          <w:t xml:space="preserve">. </w:t>
        </w:r>
      </w:ins>
      <w:ins w:id="3876" w:author="Serjo" w:date="2020-04-27T16:55:00Z">
        <w:r>
          <w:rPr>
            <w:rFonts w:ascii="Arial" w:eastAsia="Calibri" w:hAnsi="Arial" w:cs="Arial"/>
            <w:szCs w:val="24"/>
          </w:rPr>
          <w:t>В рамках разра</w:t>
        </w:r>
      </w:ins>
      <w:ins w:id="3877" w:author="Serjo" w:date="2020-04-28T01:55:00Z">
        <w:r w:rsidR="00BF0D20">
          <w:rPr>
            <w:rFonts w:ascii="Arial" w:eastAsia="Calibri" w:hAnsi="Arial" w:cs="Arial"/>
            <w:szCs w:val="24"/>
          </w:rPr>
          <w:t>б</w:t>
        </w:r>
      </w:ins>
      <w:ins w:id="3878" w:author="Serjo" w:date="2020-04-27T16:55:00Z">
        <w:r>
          <w:rPr>
            <w:rFonts w:ascii="Arial" w:eastAsia="Calibri" w:hAnsi="Arial" w:cs="Arial"/>
            <w:szCs w:val="24"/>
          </w:rPr>
          <w:t>отки</w:t>
        </w:r>
      </w:ins>
      <w:ins w:id="3879" w:author="Serjo" w:date="2020-04-27T16:53:00Z">
        <w:r>
          <w:rPr>
            <w:rFonts w:ascii="Arial" w:eastAsia="Calibri" w:hAnsi="Arial" w:cs="Arial"/>
            <w:szCs w:val="24"/>
          </w:rPr>
          <w:t xml:space="preserve"> выполняется</w:t>
        </w:r>
        <w:r w:rsidRPr="00101963">
          <w:rPr>
            <w:rFonts w:ascii="Arial" w:eastAsia="Calibri" w:hAnsi="Arial" w:cs="Arial"/>
            <w:szCs w:val="24"/>
          </w:rPr>
          <w:t xml:space="preserve"> автоматическ</w:t>
        </w:r>
        <w:r>
          <w:rPr>
            <w:rFonts w:ascii="Arial" w:eastAsia="Calibri" w:hAnsi="Arial" w:cs="Arial"/>
            <w:szCs w:val="24"/>
          </w:rPr>
          <w:t>ая</w:t>
        </w:r>
        <w:r w:rsidRPr="00101963">
          <w:rPr>
            <w:rFonts w:ascii="Arial" w:eastAsia="Calibri" w:hAnsi="Arial" w:cs="Arial"/>
            <w:szCs w:val="24"/>
          </w:rPr>
          <w:t xml:space="preserve"> проверк</w:t>
        </w:r>
        <w:r>
          <w:rPr>
            <w:rFonts w:ascii="Arial" w:eastAsia="Calibri" w:hAnsi="Arial" w:cs="Arial"/>
            <w:szCs w:val="24"/>
          </w:rPr>
          <w:t xml:space="preserve">а корректности поступивших </w:t>
        </w:r>
        <w:r w:rsidRPr="00101963">
          <w:rPr>
            <w:rFonts w:ascii="Arial" w:eastAsia="Calibri" w:hAnsi="Arial" w:cs="Arial"/>
            <w:szCs w:val="24"/>
          </w:rPr>
          <w:t>данных измерений или наработки для выявления ошибочных значений. В случае выявления замечаний или несоответствий</w:t>
        </w:r>
        <w:r>
          <w:rPr>
            <w:rFonts w:ascii="Arial" w:eastAsia="Calibri" w:hAnsi="Arial" w:cs="Arial"/>
            <w:szCs w:val="24"/>
          </w:rPr>
          <w:t xml:space="preserve"> </w:t>
        </w:r>
      </w:ins>
      <w:ins w:id="3880" w:author="Serjo" w:date="2020-04-27T16:55:00Z">
        <w:r>
          <w:rPr>
            <w:rFonts w:ascii="Arial" w:eastAsia="Calibri" w:hAnsi="Arial" w:cs="Arial"/>
            <w:szCs w:val="24"/>
          </w:rPr>
          <w:t>выполняется</w:t>
        </w:r>
      </w:ins>
      <w:ins w:id="3881" w:author="Serjo" w:date="2020-04-27T16:53:00Z">
        <w:r w:rsidRPr="00101963">
          <w:rPr>
            <w:rFonts w:ascii="Arial" w:eastAsia="Calibri" w:hAnsi="Arial" w:cs="Arial"/>
            <w:szCs w:val="24"/>
          </w:rPr>
          <w:t xml:space="preserve"> </w:t>
        </w:r>
        <w:r>
          <w:rPr>
            <w:rFonts w:ascii="Arial" w:eastAsia="Calibri" w:hAnsi="Arial" w:cs="Arial"/>
            <w:szCs w:val="24"/>
          </w:rPr>
          <w:t>запись в лог</w:t>
        </w:r>
      </w:ins>
      <w:ins w:id="3882" w:author="Serjo" w:date="2020-04-27T16:55:00Z">
        <w:r>
          <w:rPr>
            <w:rFonts w:ascii="Arial" w:eastAsia="Calibri" w:hAnsi="Arial" w:cs="Arial"/>
            <w:szCs w:val="24"/>
          </w:rPr>
          <w:t xml:space="preserve">, в случае отсутствия ошибок выполняется автоматическое </w:t>
        </w:r>
        <w:del w:id="3883" w:author="Владимир Лаут" w:date="2021-04-06T14:33:00Z">
          <w:r w:rsidDel="00B23D31">
            <w:rPr>
              <w:rFonts w:ascii="Arial" w:eastAsia="Calibri" w:hAnsi="Arial" w:cs="Arial"/>
              <w:szCs w:val="24"/>
            </w:rPr>
            <w:delText>созданеи</w:delText>
          </w:r>
        </w:del>
      </w:ins>
      <w:ins w:id="3884" w:author="Владимир Лаут" w:date="2021-04-06T14:33:00Z">
        <w:r w:rsidR="00B23D31">
          <w:rPr>
            <w:rFonts w:ascii="Arial" w:eastAsia="Calibri" w:hAnsi="Arial" w:cs="Arial"/>
            <w:szCs w:val="24"/>
          </w:rPr>
          <w:t>создании</w:t>
        </w:r>
      </w:ins>
      <w:ins w:id="3885" w:author="Serjo" w:date="2020-04-27T16:55:00Z">
        <w:r>
          <w:rPr>
            <w:rFonts w:ascii="Arial" w:eastAsia="Calibri" w:hAnsi="Arial" w:cs="Arial"/>
            <w:szCs w:val="24"/>
          </w:rPr>
          <w:t xml:space="preserve"> документов измерений.</w:t>
        </w:r>
      </w:ins>
    </w:p>
    <w:p w14:paraId="070D3F88" w14:textId="00995445" w:rsidR="007D3132" w:rsidRPr="007D3132" w:rsidRDefault="007D3132">
      <w:pPr>
        <w:pStyle w:val="afff4"/>
        <w:ind w:firstLine="567"/>
        <w:rPr>
          <w:ins w:id="3886" w:author="Serjo" w:date="2020-04-27T16:58:00Z"/>
          <w:rFonts w:ascii="Arial" w:eastAsia="Calibri" w:hAnsi="Arial" w:cs="Arial"/>
          <w:szCs w:val="24"/>
          <w:rPrChange w:id="3887" w:author="Serjo" w:date="2020-04-27T16:58:00Z">
            <w:rPr>
              <w:ins w:id="3888" w:author="Serjo" w:date="2020-04-27T16:58:00Z"/>
              <w:rFonts w:ascii="Arial" w:hAnsi="Arial" w:cs="Arial"/>
              <w:szCs w:val="20"/>
              <w:lang w:eastAsia="ru-RU"/>
            </w:rPr>
          </w:rPrChange>
        </w:rPr>
        <w:pPrChange w:id="3889" w:author="Serjo" w:date="2020-04-27T16:58:00Z">
          <w:pPr>
            <w:ind w:left="219" w:firstLine="708"/>
          </w:pPr>
        </w:pPrChange>
      </w:pPr>
      <w:ins w:id="3890" w:author="Serjo" w:date="2020-04-27T16:58:00Z">
        <w:r>
          <w:rPr>
            <w:rFonts w:ascii="Arial" w:hAnsi="Arial" w:cs="Arial"/>
            <w:szCs w:val="20"/>
            <w:lang w:eastAsia="ru-RU"/>
          </w:rPr>
          <w:t>В рамках разработки обеспечивается следующая</w:t>
        </w:r>
        <w:r w:rsidRPr="006E26AC">
          <w:rPr>
            <w:rFonts w:ascii="Arial" w:hAnsi="Arial" w:cs="Arial"/>
            <w:szCs w:val="20"/>
            <w:lang w:eastAsia="ru-RU"/>
          </w:rPr>
          <w:t xml:space="preserve"> функциональность:</w:t>
        </w:r>
      </w:ins>
    </w:p>
    <w:p w14:paraId="224AFDA7" w14:textId="7B3207B1" w:rsidR="007D3132" w:rsidRPr="007D3132" w:rsidRDefault="007D3132">
      <w:pPr>
        <w:pStyle w:val="afa"/>
        <w:numPr>
          <w:ilvl w:val="0"/>
          <w:numId w:val="93"/>
        </w:numPr>
        <w:ind w:left="851" w:hanging="284"/>
        <w:rPr>
          <w:ins w:id="3891" w:author="Serjo" w:date="2020-04-27T16:58:00Z"/>
          <w:rFonts w:ascii="Arial" w:hAnsi="Arial" w:cs="Arial"/>
          <w:szCs w:val="20"/>
          <w:lang w:eastAsia="ru-RU"/>
          <w:rPrChange w:id="3892" w:author="Serjo" w:date="2020-04-27T16:59:00Z">
            <w:rPr>
              <w:ins w:id="3893" w:author="Serjo" w:date="2020-04-27T16:58:00Z"/>
              <w:lang w:eastAsia="ru-RU"/>
            </w:rPr>
          </w:rPrChange>
        </w:rPr>
        <w:pPrChange w:id="3894" w:author="Владимир Лаут" w:date="2021-04-06T14:25:00Z">
          <w:pPr>
            <w:pStyle w:val="afa"/>
            <w:numPr>
              <w:numId w:val="81"/>
            </w:numPr>
            <w:ind w:left="927" w:hanging="360"/>
          </w:pPr>
        </w:pPrChange>
      </w:pPr>
      <w:ins w:id="3895" w:author="Serjo" w:date="2020-04-27T16:59:00Z">
        <w:r>
          <w:rPr>
            <w:rFonts w:ascii="Arial" w:hAnsi="Arial" w:cs="Arial"/>
            <w:szCs w:val="20"/>
            <w:lang w:eastAsia="ru-RU"/>
          </w:rPr>
          <w:t>В</w:t>
        </w:r>
      </w:ins>
      <w:ins w:id="3896" w:author="Serjo" w:date="2020-04-27T16:58:00Z">
        <w:r>
          <w:rPr>
            <w:rFonts w:ascii="Arial" w:hAnsi="Arial" w:cs="Arial"/>
            <w:szCs w:val="20"/>
            <w:lang w:eastAsia="ru-RU"/>
          </w:rPr>
          <w:t>ыгрузка</w:t>
        </w:r>
        <w:r w:rsidRPr="007D3132">
          <w:rPr>
            <w:rFonts w:ascii="Arial" w:hAnsi="Arial" w:cs="Arial"/>
            <w:szCs w:val="20"/>
            <w:lang w:eastAsia="ru-RU"/>
            <w:rPrChange w:id="3897" w:author="Serjo" w:date="2020-04-27T16:59:00Z">
              <w:rPr>
                <w:lang w:eastAsia="ru-RU"/>
              </w:rPr>
            </w:rPrChange>
          </w:rPr>
          <w:t xml:space="preserve"> данных по потоку </w:t>
        </w:r>
        <w:r w:rsidRPr="00DC3481">
          <w:rPr>
            <w:rFonts w:ascii="Arial" w:hAnsi="Arial" w:cs="Arial"/>
            <w:szCs w:val="20"/>
            <w:lang w:eastAsia="ru-RU"/>
            <w:rPrChange w:id="3898" w:author="Владимир Лаут" w:date="2021-04-06T14:25:00Z">
              <w:rPr>
                <w:lang w:val="en-US" w:eastAsia="ru-RU"/>
              </w:rPr>
            </w:rPrChange>
          </w:rPr>
          <w:t>SAP</w:t>
        </w:r>
        <w:r w:rsidRPr="007D3132">
          <w:rPr>
            <w:rFonts w:ascii="Arial" w:hAnsi="Arial" w:cs="Arial"/>
            <w:szCs w:val="20"/>
            <w:lang w:eastAsia="ru-RU"/>
            <w:rPrChange w:id="3899" w:author="Serjo" w:date="2020-04-27T16:59:00Z">
              <w:rPr>
                <w:lang w:eastAsia="ru-RU"/>
              </w:rPr>
            </w:rPrChange>
          </w:rPr>
          <w:t>-&gt;</w:t>
        </w:r>
        <w:r w:rsidRPr="00DC3481">
          <w:rPr>
            <w:rFonts w:ascii="Arial" w:hAnsi="Arial" w:cs="Arial"/>
            <w:szCs w:val="20"/>
            <w:lang w:eastAsia="ru-RU"/>
            <w:rPrChange w:id="3900" w:author="Владимир Лаут" w:date="2021-04-06T14:25:00Z">
              <w:rPr>
                <w:lang w:val="en-US" w:eastAsia="ru-RU"/>
              </w:rPr>
            </w:rPrChange>
          </w:rPr>
          <w:t>MES</w:t>
        </w:r>
        <w:r w:rsidRPr="007D3132">
          <w:rPr>
            <w:rFonts w:ascii="Arial" w:hAnsi="Arial" w:cs="Arial"/>
            <w:szCs w:val="20"/>
            <w:lang w:eastAsia="ru-RU"/>
            <w:rPrChange w:id="3901" w:author="Serjo" w:date="2020-04-27T16:59:00Z">
              <w:rPr>
                <w:lang w:eastAsia="ru-RU"/>
              </w:rPr>
            </w:rPrChange>
          </w:rPr>
          <w:t xml:space="preserve"> по следующими объектам:</w:t>
        </w:r>
      </w:ins>
    </w:p>
    <w:p w14:paraId="31F1C0D1" w14:textId="77777777" w:rsidR="007D3132" w:rsidRPr="00DC3481" w:rsidRDefault="007D3132">
      <w:pPr>
        <w:pStyle w:val="a7"/>
        <w:numPr>
          <w:ilvl w:val="0"/>
          <w:numId w:val="62"/>
        </w:numPr>
        <w:rPr>
          <w:ins w:id="3902" w:author="Serjo" w:date="2020-04-27T16:58:00Z"/>
          <w:rFonts w:ascii="Arial" w:hAnsi="Arial" w:cs="Arial"/>
          <w:lang w:val="en-US"/>
          <w:rPrChange w:id="3903" w:author="Владимир Лаут" w:date="2021-04-06T14:24:00Z">
            <w:rPr>
              <w:ins w:id="3904" w:author="Serjo" w:date="2020-04-27T16:58:00Z"/>
              <w:rFonts w:ascii="Arial" w:hAnsi="Arial" w:cs="Arial"/>
              <w:szCs w:val="20"/>
              <w:lang w:eastAsia="ru-RU"/>
            </w:rPr>
          </w:rPrChange>
        </w:rPr>
        <w:pPrChange w:id="3905" w:author="Владимир Лаут" w:date="2021-04-06T14:24:00Z">
          <w:pPr>
            <w:pStyle w:val="afa"/>
            <w:ind w:left="927"/>
          </w:pPr>
        </w:pPrChange>
      </w:pPr>
      <w:ins w:id="3906" w:author="Serjo" w:date="2020-04-27T16:58:00Z">
        <w:del w:id="3907" w:author="Владимир Лаут" w:date="2021-04-06T14:26:00Z">
          <w:r w:rsidRPr="00DC3481" w:rsidDel="000E5A18">
            <w:rPr>
              <w:rFonts w:ascii="Arial" w:hAnsi="Arial" w:cs="Arial"/>
              <w:lang w:val="en-US"/>
              <w:rPrChange w:id="3908" w:author="Владимир Лаут" w:date="2021-04-06T14:24:00Z">
                <w:rPr>
                  <w:rFonts w:ascii="Arial" w:hAnsi="Arial" w:cs="Arial"/>
                  <w:szCs w:val="20"/>
                  <w:lang w:val="en-US"/>
                </w:rPr>
              </w:rPrChange>
            </w:rPr>
            <w:delText xml:space="preserve">- </w:delText>
          </w:r>
        </w:del>
        <w:r w:rsidRPr="00DC3481">
          <w:rPr>
            <w:rFonts w:ascii="Arial" w:hAnsi="Arial" w:cs="Arial"/>
            <w:lang w:val="en-US"/>
            <w:rPrChange w:id="3909" w:author="Владимир Лаут" w:date="2021-04-06T14:24:00Z">
              <w:rPr>
                <w:rFonts w:ascii="Arial" w:hAnsi="Arial" w:cs="Arial"/>
                <w:szCs w:val="20"/>
              </w:rPr>
            </w:rPrChange>
          </w:rPr>
          <w:t>Технические места;</w:t>
        </w:r>
      </w:ins>
    </w:p>
    <w:p w14:paraId="227EE0E7" w14:textId="7CC1C5AD" w:rsidR="007D3132" w:rsidRPr="00DC3481" w:rsidRDefault="007D3132">
      <w:pPr>
        <w:pStyle w:val="a7"/>
        <w:numPr>
          <w:ilvl w:val="0"/>
          <w:numId w:val="62"/>
        </w:numPr>
        <w:rPr>
          <w:ins w:id="3910" w:author="Serjo" w:date="2020-04-27T16:58:00Z"/>
          <w:rFonts w:ascii="Arial" w:hAnsi="Arial" w:cs="Arial"/>
          <w:lang w:val="en-US"/>
          <w:rPrChange w:id="3911" w:author="Владимир Лаут" w:date="2021-04-06T14:24:00Z">
            <w:rPr>
              <w:ins w:id="3912" w:author="Serjo" w:date="2020-04-27T16:58:00Z"/>
              <w:rFonts w:ascii="Arial" w:hAnsi="Arial" w:cs="Arial"/>
              <w:szCs w:val="20"/>
              <w:lang w:eastAsia="ru-RU"/>
            </w:rPr>
          </w:rPrChange>
        </w:rPr>
        <w:pPrChange w:id="3913" w:author="Владимир Лаут" w:date="2021-04-06T14:24:00Z">
          <w:pPr>
            <w:pStyle w:val="afa"/>
            <w:ind w:left="927"/>
          </w:pPr>
        </w:pPrChange>
      </w:pPr>
      <w:ins w:id="3914" w:author="Serjo" w:date="2020-04-27T16:58:00Z">
        <w:del w:id="3915" w:author="Владимир Лаут" w:date="2021-04-06T14:26:00Z">
          <w:r w:rsidRPr="00DC3481" w:rsidDel="000E5A18">
            <w:rPr>
              <w:rFonts w:ascii="Arial" w:hAnsi="Arial" w:cs="Arial"/>
              <w:lang w:val="en-US"/>
              <w:rPrChange w:id="3916" w:author="Владимир Лаут" w:date="2021-04-06T14:24:00Z">
                <w:rPr>
                  <w:rFonts w:ascii="Arial" w:hAnsi="Arial" w:cs="Arial"/>
                  <w:szCs w:val="20"/>
                </w:rPr>
              </w:rPrChange>
            </w:rPr>
            <w:delText xml:space="preserve">- </w:delText>
          </w:r>
        </w:del>
      </w:ins>
      <w:ins w:id="3917" w:author="Serjo" w:date="2020-04-27T16:59:00Z">
        <w:r w:rsidRPr="00DC3481">
          <w:rPr>
            <w:rFonts w:ascii="Arial" w:hAnsi="Arial" w:cs="Arial"/>
            <w:lang w:val="en-US"/>
            <w:rPrChange w:id="3918" w:author="Владимир Лаут" w:date="2021-04-06T14:24:00Z">
              <w:rPr>
                <w:rFonts w:ascii="Arial" w:hAnsi="Arial" w:cs="Arial"/>
                <w:szCs w:val="20"/>
              </w:rPr>
            </w:rPrChange>
          </w:rPr>
          <w:t>Т</w:t>
        </w:r>
      </w:ins>
      <w:ins w:id="3919" w:author="Serjo" w:date="2020-04-27T16:58:00Z">
        <w:r w:rsidRPr="00DC3481">
          <w:rPr>
            <w:rFonts w:ascii="Arial" w:hAnsi="Arial" w:cs="Arial"/>
            <w:lang w:val="en-US"/>
            <w:rPrChange w:id="3920" w:author="Владимир Лаут" w:date="2021-04-06T14:24:00Z">
              <w:rPr>
                <w:rFonts w:ascii="Arial" w:hAnsi="Arial" w:cs="Arial"/>
                <w:szCs w:val="20"/>
              </w:rPr>
            </w:rPrChange>
          </w:rPr>
          <w:t>очки измерений.</w:t>
        </w:r>
      </w:ins>
    </w:p>
    <w:p w14:paraId="28DA744F" w14:textId="77777777" w:rsidR="00B23D31" w:rsidRDefault="00B23D31" w:rsidP="00B23D31">
      <w:pPr>
        <w:pStyle w:val="afff4"/>
        <w:ind w:firstLine="567"/>
        <w:rPr>
          <w:ins w:id="3921" w:author="Владимир Лаут" w:date="2021-04-06T14:35:00Z"/>
          <w:rFonts w:ascii="Arial" w:eastAsia="Calibri" w:hAnsi="Arial" w:cs="Arial"/>
          <w:szCs w:val="24"/>
        </w:rPr>
      </w:pPr>
      <w:ins w:id="3922" w:author="Владимир Лаут" w:date="2021-04-06T14:30:00Z">
        <w:r w:rsidRPr="00B23D31">
          <w:rPr>
            <w:rFonts w:ascii="Arial" w:eastAsia="Calibri" w:hAnsi="Arial" w:cs="Arial"/>
            <w:szCs w:val="24"/>
            <w:rPrChange w:id="3923" w:author="Владимир Лаут" w:date="2021-04-06T14:3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Передача </w:t>
        </w:r>
      </w:ins>
      <w:ins w:id="3924" w:author="Владимир Лаут" w:date="2021-04-06T14:31:00Z">
        <w:r w:rsidRPr="00B23D31">
          <w:rPr>
            <w:rFonts w:ascii="Arial" w:eastAsia="Calibri" w:hAnsi="Arial" w:cs="Arial"/>
            <w:szCs w:val="24"/>
            <w:rPrChange w:id="3925" w:author="Владимир Лаут" w:date="2021-04-06T14:3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данных по справочникам Технических мест и Точек измерения осуществляется в автоматическом режиме при заведении новой записи или </w:t>
        </w:r>
      </w:ins>
      <w:ins w:id="3926" w:author="Владимир Лаут" w:date="2021-04-06T14:32:00Z">
        <w:r w:rsidRPr="00B23D31">
          <w:rPr>
            <w:rFonts w:ascii="Arial" w:eastAsia="Calibri" w:hAnsi="Arial" w:cs="Arial"/>
            <w:szCs w:val="24"/>
            <w:rPrChange w:id="3927" w:author="Владимир Лаут" w:date="2021-04-06T14:33:00Z">
              <w:rPr>
                <w:rFonts w:ascii="Arial" w:hAnsi="Arial" w:cs="Arial"/>
                <w:szCs w:val="20"/>
                <w:lang w:eastAsia="ru-RU"/>
              </w:rPr>
            </w:rPrChange>
          </w:rPr>
          <w:t>изменении / удалении существующей. Кроме того, настроено ежесуточное фоновое задание для передачи</w:t>
        </w:r>
      </w:ins>
      <w:ins w:id="3928" w:author="Владимир Лаут" w:date="2021-04-06T14:33:00Z">
        <w:r>
          <w:rPr>
            <w:rFonts w:ascii="Arial" w:eastAsia="Calibri" w:hAnsi="Arial" w:cs="Arial"/>
            <w:szCs w:val="24"/>
          </w:rPr>
          <w:t xml:space="preserve"> изменений в справочниках за прошедшие сутки.</w:t>
        </w:r>
      </w:ins>
      <w:ins w:id="3929" w:author="Владимир Лаут" w:date="2021-04-06T14:34:00Z">
        <w:r>
          <w:rPr>
            <w:rFonts w:ascii="Arial" w:eastAsia="Calibri" w:hAnsi="Arial" w:cs="Arial"/>
            <w:szCs w:val="24"/>
          </w:rPr>
          <w:t xml:space="preserve"> </w:t>
        </w:r>
      </w:ins>
    </w:p>
    <w:p w14:paraId="6FA46D17" w14:textId="06FB81B4" w:rsidR="00B23D31" w:rsidRPr="00B23D31" w:rsidRDefault="00B23D31">
      <w:pPr>
        <w:pStyle w:val="afff4"/>
        <w:ind w:firstLine="567"/>
        <w:rPr>
          <w:ins w:id="3930" w:author="Владимир Лаут" w:date="2021-04-06T14:30:00Z"/>
          <w:rFonts w:ascii="Arial" w:eastAsia="Calibri" w:hAnsi="Arial" w:cs="Arial"/>
          <w:szCs w:val="24"/>
          <w:rPrChange w:id="3931" w:author="Владимир Лаут" w:date="2021-04-06T14:33:00Z">
            <w:rPr>
              <w:ins w:id="3932" w:author="Владимир Лаут" w:date="2021-04-06T14:30:00Z"/>
              <w:rFonts w:ascii="Arial" w:hAnsi="Arial" w:cs="Arial"/>
              <w:szCs w:val="20"/>
              <w:lang w:eastAsia="ru-RU"/>
            </w:rPr>
          </w:rPrChange>
        </w:rPr>
        <w:pPrChange w:id="3933" w:author="Владимир Лаут" w:date="2021-04-06T14:33:00Z">
          <w:pPr>
            <w:pStyle w:val="afa"/>
            <w:numPr>
              <w:numId w:val="93"/>
            </w:numPr>
            <w:ind w:left="851" w:hanging="284"/>
          </w:pPr>
        </w:pPrChange>
      </w:pPr>
      <w:ins w:id="3934" w:author="Владимир Лаут" w:date="2021-04-06T14:33:00Z">
        <w:r>
          <w:rPr>
            <w:rFonts w:ascii="Arial" w:eastAsia="Calibri" w:hAnsi="Arial" w:cs="Arial"/>
            <w:szCs w:val="24"/>
          </w:rPr>
          <w:t>При</w:t>
        </w:r>
      </w:ins>
      <w:ins w:id="3935" w:author="Владимир Лаут" w:date="2021-04-06T14:34:00Z">
        <w:r>
          <w:rPr>
            <w:rFonts w:ascii="Arial" w:eastAsia="Calibri" w:hAnsi="Arial" w:cs="Arial"/>
            <w:szCs w:val="24"/>
          </w:rPr>
          <w:t xml:space="preserve"> необходимости информация по справочникам может быть передана в </w:t>
        </w:r>
        <w:r>
          <w:rPr>
            <w:rFonts w:ascii="Arial" w:eastAsia="Calibri" w:hAnsi="Arial" w:cs="Arial"/>
            <w:szCs w:val="24"/>
            <w:lang w:val="en-US"/>
          </w:rPr>
          <w:t>MES</w:t>
        </w:r>
        <w:r w:rsidRPr="00B23D31">
          <w:rPr>
            <w:rFonts w:ascii="Arial" w:eastAsia="Calibri" w:hAnsi="Arial" w:cs="Arial"/>
            <w:szCs w:val="24"/>
            <w:rPrChange w:id="3936" w:author="Владимир Лаут" w:date="2021-04-06T14:34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 xml:space="preserve"> / </w:t>
        </w:r>
        <w:r>
          <w:rPr>
            <w:rFonts w:ascii="Arial" w:eastAsia="Calibri" w:hAnsi="Arial" w:cs="Arial"/>
            <w:szCs w:val="24"/>
          </w:rPr>
          <w:t>ИТС</w:t>
        </w:r>
      </w:ins>
      <w:ins w:id="3937" w:author="Владимир Лаут" w:date="2021-04-06T14:35:00Z">
        <w:r>
          <w:rPr>
            <w:rFonts w:ascii="Arial" w:eastAsia="Calibri" w:hAnsi="Arial" w:cs="Arial"/>
            <w:szCs w:val="24"/>
          </w:rPr>
          <w:t xml:space="preserve"> вручную с помощью транзакции </w:t>
        </w:r>
        <w:r>
          <w:rPr>
            <w:rFonts w:ascii="Arial" w:eastAsia="Calibri" w:hAnsi="Arial" w:cs="Arial"/>
            <w:szCs w:val="24"/>
            <w:lang w:val="en-US"/>
          </w:rPr>
          <w:t>ZPM</w:t>
        </w:r>
        <w:r w:rsidRPr="00B23D31">
          <w:rPr>
            <w:rFonts w:ascii="Arial" w:eastAsia="Calibri" w:hAnsi="Arial" w:cs="Arial"/>
            <w:szCs w:val="24"/>
            <w:rPrChange w:id="3938" w:author="Владимир Лаут" w:date="2021-04-06T14:35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_</w:t>
        </w:r>
        <w:r>
          <w:rPr>
            <w:rFonts w:ascii="Arial" w:eastAsia="Calibri" w:hAnsi="Arial" w:cs="Arial"/>
            <w:szCs w:val="24"/>
            <w:lang w:val="en-US"/>
          </w:rPr>
          <w:t>S</w:t>
        </w:r>
        <w:r w:rsidRPr="00B23D31">
          <w:rPr>
            <w:rFonts w:ascii="Arial" w:eastAsia="Calibri" w:hAnsi="Arial" w:cs="Arial"/>
            <w:szCs w:val="24"/>
            <w:rPrChange w:id="3939" w:author="Владимир Лаут" w:date="2021-04-06T14:35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4_</w:t>
        </w:r>
        <w:r>
          <w:rPr>
            <w:rFonts w:ascii="Arial" w:eastAsia="Calibri" w:hAnsi="Arial" w:cs="Arial"/>
            <w:szCs w:val="24"/>
            <w:lang w:val="en-US"/>
          </w:rPr>
          <w:t>TO</w:t>
        </w:r>
        <w:r w:rsidRPr="00B23D31">
          <w:rPr>
            <w:rFonts w:ascii="Arial" w:eastAsia="Calibri" w:hAnsi="Arial" w:cs="Arial"/>
            <w:szCs w:val="24"/>
            <w:rPrChange w:id="3940" w:author="Владимир Лаут" w:date="2021-04-06T14:35:00Z">
              <w:rPr>
                <w:rFonts w:ascii="Arial" w:eastAsia="Calibri" w:hAnsi="Arial" w:cs="Arial"/>
                <w:szCs w:val="24"/>
                <w:lang w:val="en-US"/>
              </w:rPr>
            </w:rPrChange>
          </w:rPr>
          <w:t>_</w:t>
        </w:r>
        <w:r>
          <w:rPr>
            <w:rFonts w:ascii="Arial" w:eastAsia="Calibri" w:hAnsi="Arial" w:cs="Arial"/>
            <w:szCs w:val="24"/>
            <w:lang w:val="en-US"/>
          </w:rPr>
          <w:t>MES</w:t>
        </w:r>
        <w:r>
          <w:rPr>
            <w:rFonts w:ascii="Arial" w:eastAsia="Calibri" w:hAnsi="Arial" w:cs="Arial"/>
            <w:szCs w:val="24"/>
          </w:rPr>
          <w:t xml:space="preserve"> «Передача </w:t>
        </w:r>
      </w:ins>
      <w:ins w:id="3941" w:author="Владимир Лаут" w:date="2021-04-06T14:36:00Z">
        <w:r>
          <w:rPr>
            <w:rFonts w:ascii="Arial" w:eastAsia="Calibri" w:hAnsi="Arial" w:cs="Arial"/>
            <w:szCs w:val="24"/>
          </w:rPr>
          <w:t xml:space="preserve">данных из ТОРО в </w:t>
        </w:r>
        <w:r>
          <w:rPr>
            <w:rFonts w:ascii="Arial" w:eastAsia="Calibri" w:hAnsi="Arial" w:cs="Arial"/>
            <w:szCs w:val="24"/>
            <w:lang w:val="en-US"/>
          </w:rPr>
          <w:t>MES</w:t>
        </w:r>
      </w:ins>
      <w:ins w:id="3942" w:author="Владимир Лаут" w:date="2021-04-06T14:35:00Z">
        <w:r>
          <w:rPr>
            <w:rFonts w:ascii="Arial" w:eastAsia="Calibri" w:hAnsi="Arial" w:cs="Arial"/>
            <w:szCs w:val="24"/>
          </w:rPr>
          <w:t>»</w:t>
        </w:r>
      </w:ins>
      <w:ins w:id="3943" w:author="Владимир Лаут" w:date="2021-04-06T14:36:00Z">
        <w:r>
          <w:rPr>
            <w:rFonts w:ascii="Arial" w:eastAsia="Calibri" w:hAnsi="Arial" w:cs="Arial"/>
            <w:szCs w:val="24"/>
          </w:rPr>
          <w:t>.</w:t>
        </w:r>
      </w:ins>
      <w:ins w:id="3944" w:author="Владимир Лаут" w:date="2021-04-06T14:37:00Z">
        <w:r w:rsidR="008A3A69">
          <w:rPr>
            <w:rFonts w:ascii="Arial" w:eastAsia="Calibri" w:hAnsi="Arial" w:cs="Arial"/>
            <w:szCs w:val="24"/>
          </w:rPr>
          <w:t xml:space="preserve"> Перед передачей данных можно сформировать отчет для просмотра пер</w:t>
        </w:r>
      </w:ins>
      <w:ins w:id="3945" w:author="Владимир Лаут" w:date="2021-04-06T14:38:00Z">
        <w:r w:rsidR="008A3A69">
          <w:rPr>
            <w:rFonts w:ascii="Arial" w:eastAsia="Calibri" w:hAnsi="Arial" w:cs="Arial"/>
            <w:szCs w:val="24"/>
          </w:rPr>
          <w:t>едаваемой информации.</w:t>
        </w:r>
      </w:ins>
      <w:ins w:id="3946" w:author="Владимир Лаут" w:date="2021-04-06T14:34:00Z">
        <w:r>
          <w:rPr>
            <w:rFonts w:ascii="Arial" w:eastAsia="Calibri" w:hAnsi="Arial" w:cs="Arial"/>
            <w:szCs w:val="24"/>
          </w:rPr>
          <w:t xml:space="preserve">  </w:t>
        </w:r>
      </w:ins>
      <w:ins w:id="3947" w:author="Владимир Лаут" w:date="2021-04-06T14:32:00Z">
        <w:r w:rsidRPr="00B23D31">
          <w:rPr>
            <w:rFonts w:ascii="Arial" w:eastAsia="Calibri" w:hAnsi="Arial" w:cs="Arial"/>
            <w:szCs w:val="24"/>
            <w:rPrChange w:id="3948" w:author="Владимир Лаут" w:date="2021-04-06T14:33:00Z">
              <w:rPr>
                <w:rFonts w:ascii="Arial" w:hAnsi="Arial" w:cs="Arial"/>
                <w:szCs w:val="20"/>
                <w:lang w:eastAsia="ru-RU"/>
              </w:rPr>
            </w:rPrChange>
          </w:rPr>
          <w:t xml:space="preserve"> </w:t>
        </w:r>
      </w:ins>
    </w:p>
    <w:p w14:paraId="206EF887" w14:textId="5106096D" w:rsidR="007D3132" w:rsidRDefault="007D3132">
      <w:pPr>
        <w:pStyle w:val="afa"/>
        <w:numPr>
          <w:ilvl w:val="0"/>
          <w:numId w:val="93"/>
        </w:numPr>
        <w:ind w:left="851" w:hanging="284"/>
        <w:rPr>
          <w:ins w:id="3949" w:author="Serjo" w:date="2020-04-27T17:00:00Z"/>
          <w:rFonts w:ascii="Arial" w:hAnsi="Arial" w:cs="Arial"/>
          <w:szCs w:val="20"/>
          <w:lang w:eastAsia="ru-RU"/>
        </w:rPr>
        <w:pPrChange w:id="3950" w:author="Владимир Лаут" w:date="2021-04-06T14:25:00Z">
          <w:pPr>
            <w:pStyle w:val="afa"/>
            <w:numPr>
              <w:numId w:val="83"/>
            </w:numPr>
            <w:ind w:left="927" w:hanging="360"/>
          </w:pPr>
        </w:pPrChange>
      </w:pPr>
      <w:ins w:id="3951" w:author="Serjo" w:date="2020-04-27T17:00:00Z">
        <w:r w:rsidRPr="007D3132">
          <w:rPr>
            <w:rFonts w:ascii="Arial" w:hAnsi="Arial" w:cs="Arial"/>
            <w:szCs w:val="20"/>
            <w:lang w:eastAsia="ru-RU"/>
          </w:rPr>
          <w:t>З</w:t>
        </w:r>
      </w:ins>
      <w:ins w:id="3952" w:author="Serjo" w:date="2020-04-27T16:58:00Z">
        <w:r w:rsidRPr="007D3132">
          <w:rPr>
            <w:rFonts w:ascii="Arial" w:hAnsi="Arial" w:cs="Arial"/>
            <w:szCs w:val="20"/>
            <w:lang w:eastAsia="ru-RU"/>
          </w:rPr>
          <w:t>агрузка</w:t>
        </w:r>
        <w:r w:rsidRPr="007D3132">
          <w:rPr>
            <w:rFonts w:ascii="Arial" w:hAnsi="Arial" w:cs="Arial"/>
            <w:szCs w:val="20"/>
            <w:lang w:eastAsia="ru-RU"/>
            <w:rPrChange w:id="3953" w:author="Serjo" w:date="2020-04-27T17:00:00Z">
              <w:rPr>
                <w:lang w:eastAsia="ru-RU"/>
              </w:rPr>
            </w:rPrChange>
          </w:rPr>
          <w:t xml:space="preserve"> данных по потоку </w:t>
        </w:r>
        <w:r w:rsidRPr="00DC3481">
          <w:rPr>
            <w:rFonts w:ascii="Arial" w:hAnsi="Arial" w:cs="Arial"/>
            <w:szCs w:val="20"/>
            <w:lang w:eastAsia="ru-RU"/>
            <w:rPrChange w:id="3954" w:author="Владимир Лаут" w:date="2021-04-06T14:25:00Z">
              <w:rPr>
                <w:lang w:val="en-US" w:eastAsia="ru-RU"/>
              </w:rPr>
            </w:rPrChange>
          </w:rPr>
          <w:t>MES</w:t>
        </w:r>
        <w:r w:rsidRPr="007D3132">
          <w:rPr>
            <w:rFonts w:ascii="Arial" w:hAnsi="Arial" w:cs="Arial"/>
            <w:szCs w:val="20"/>
            <w:lang w:eastAsia="ru-RU"/>
            <w:rPrChange w:id="3955" w:author="Serjo" w:date="2020-04-27T17:00:00Z">
              <w:rPr>
                <w:lang w:eastAsia="ru-RU"/>
              </w:rPr>
            </w:rPrChange>
          </w:rPr>
          <w:t>-&gt;</w:t>
        </w:r>
        <w:r w:rsidRPr="00DC3481">
          <w:rPr>
            <w:rFonts w:ascii="Arial" w:hAnsi="Arial" w:cs="Arial"/>
            <w:szCs w:val="20"/>
            <w:lang w:eastAsia="ru-RU"/>
            <w:rPrChange w:id="3956" w:author="Владимир Лаут" w:date="2021-04-06T14:25:00Z">
              <w:rPr>
                <w:lang w:val="en-US" w:eastAsia="ru-RU"/>
              </w:rPr>
            </w:rPrChange>
          </w:rPr>
          <w:t>SAP</w:t>
        </w:r>
        <w:r w:rsidRPr="007D3132">
          <w:rPr>
            <w:rFonts w:ascii="Arial" w:hAnsi="Arial" w:cs="Arial"/>
            <w:szCs w:val="20"/>
            <w:lang w:eastAsia="ru-RU"/>
            <w:rPrChange w:id="3957" w:author="Serjo" w:date="2020-04-27T17:00:00Z">
              <w:rPr>
                <w:lang w:eastAsia="ru-RU"/>
              </w:rPr>
            </w:rPrChange>
          </w:rPr>
          <w:t xml:space="preserve"> </w:t>
        </w:r>
      </w:ins>
      <w:ins w:id="3958" w:author="Serjo" w:date="2020-04-27T17:00:00Z">
        <w:r w:rsidRPr="00897122">
          <w:rPr>
            <w:rFonts w:ascii="Arial" w:hAnsi="Arial" w:cs="Arial"/>
            <w:szCs w:val="20"/>
            <w:lang w:eastAsia="ru-RU"/>
          </w:rPr>
          <w:t>по следующими объектам:</w:t>
        </w:r>
      </w:ins>
    </w:p>
    <w:p w14:paraId="64E5639E" w14:textId="0D116EE7" w:rsidR="007D3132" w:rsidRPr="00DC3481" w:rsidRDefault="007D3132">
      <w:pPr>
        <w:pStyle w:val="a7"/>
        <w:numPr>
          <w:ilvl w:val="0"/>
          <w:numId w:val="62"/>
        </w:numPr>
        <w:rPr>
          <w:ins w:id="3959" w:author="Serjo" w:date="2020-04-27T17:01:00Z"/>
          <w:rFonts w:ascii="Arial" w:hAnsi="Arial" w:cs="Arial"/>
          <w:lang w:val="en-US"/>
          <w:rPrChange w:id="3960" w:author="Владимир Лаут" w:date="2021-04-06T14:24:00Z">
            <w:rPr>
              <w:ins w:id="3961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3962" w:author="Владимир Лаут" w:date="2021-04-06T14:24:00Z">
          <w:pPr>
            <w:pStyle w:val="afa"/>
            <w:numPr>
              <w:numId w:val="83"/>
            </w:numPr>
            <w:ind w:left="720" w:hanging="360"/>
          </w:pPr>
        </w:pPrChange>
      </w:pPr>
      <w:ins w:id="3963" w:author="Serjo" w:date="2020-04-27T16:58:00Z">
        <w:del w:id="3964" w:author="Владимир Лаут" w:date="2021-04-06T14:26:00Z">
          <w:r w:rsidRPr="00DC3481" w:rsidDel="000E5A18">
            <w:rPr>
              <w:rFonts w:ascii="Arial" w:hAnsi="Arial" w:cs="Arial"/>
              <w:lang w:val="en-US"/>
              <w:rPrChange w:id="3965" w:author="Владимир Лаут" w:date="2021-04-06T14:24:00Z">
                <w:rPr>
                  <w:rFonts w:ascii="Arial" w:hAnsi="Arial" w:cs="Arial"/>
                  <w:szCs w:val="20"/>
                </w:rPr>
              </w:rPrChange>
            </w:rPr>
            <w:delText xml:space="preserve">- </w:delText>
          </w:r>
        </w:del>
        <w:r w:rsidRPr="00DC3481">
          <w:rPr>
            <w:rFonts w:ascii="Arial" w:hAnsi="Arial" w:cs="Arial"/>
            <w:lang w:val="en-US"/>
            <w:rPrChange w:id="3966" w:author="Владимир Лаут" w:date="2021-04-06T14:24:00Z">
              <w:rPr>
                <w:rFonts w:ascii="Arial" w:hAnsi="Arial" w:cs="Arial"/>
                <w:szCs w:val="20"/>
              </w:rPr>
            </w:rPrChange>
          </w:rPr>
          <w:t>Документы измерений.</w:t>
        </w:r>
      </w:ins>
    </w:p>
    <w:p w14:paraId="70D84598" w14:textId="76CECE17" w:rsidR="007D3132" w:rsidDel="000E5A18" w:rsidRDefault="00BF0D20">
      <w:pPr>
        <w:rPr>
          <w:ins w:id="3967" w:author="Serjo" w:date="2020-04-28T01:56:00Z"/>
          <w:del w:id="3968" w:author="Владимир Лаут" w:date="2021-04-06T14:27:00Z"/>
          <w:rFonts w:ascii="Arial" w:hAnsi="Arial" w:cs="Arial"/>
          <w:szCs w:val="20"/>
          <w:lang w:eastAsia="ru-RU"/>
        </w:rPr>
        <w:pPrChange w:id="3969" w:author="Serjo" w:date="2020-04-28T01:55:00Z">
          <w:pPr>
            <w:pStyle w:val="afa"/>
            <w:numPr>
              <w:numId w:val="83"/>
            </w:numPr>
            <w:ind w:left="720" w:hanging="360"/>
          </w:pPr>
        </w:pPrChange>
      </w:pPr>
      <w:ins w:id="3970" w:author="Serjo" w:date="2020-04-28T01:55:00Z">
        <w:r>
          <w:rPr>
            <w:rFonts w:ascii="Arial" w:hAnsi="Arial" w:cs="Arial"/>
            <w:szCs w:val="20"/>
            <w:lang w:eastAsia="ru-RU"/>
          </w:rPr>
          <w:tab/>
        </w:r>
      </w:ins>
    </w:p>
    <w:p w14:paraId="7AABEBCA" w14:textId="76C5500C" w:rsidR="00BF0D20" w:rsidRPr="00BF0D20" w:rsidRDefault="00BF0D20">
      <w:pPr>
        <w:rPr>
          <w:ins w:id="3971" w:author="Serjo" w:date="2020-04-27T16:58:00Z"/>
          <w:rFonts w:ascii="Arial" w:hAnsi="Arial" w:cs="Arial"/>
          <w:szCs w:val="20"/>
          <w:lang w:eastAsia="ru-RU"/>
          <w:rPrChange w:id="3972" w:author="Serjo" w:date="2020-04-28T01:57:00Z">
            <w:rPr>
              <w:ins w:id="3973" w:author="Serjo" w:date="2020-04-27T16:58:00Z"/>
              <w:lang w:eastAsia="ru-RU"/>
            </w:rPr>
          </w:rPrChange>
        </w:rPr>
        <w:pPrChange w:id="3974" w:author="Serjo" w:date="2020-04-28T01:55:00Z">
          <w:pPr>
            <w:pStyle w:val="afa"/>
            <w:numPr>
              <w:numId w:val="83"/>
            </w:numPr>
            <w:ind w:left="720" w:hanging="360"/>
          </w:pPr>
        </w:pPrChange>
      </w:pPr>
      <w:ins w:id="3975" w:author="Serjo" w:date="2020-04-28T01:56:00Z">
        <w:del w:id="3976" w:author="Владимир Лаут" w:date="2021-04-06T14:27:00Z">
          <w:r w:rsidDel="000E5A18">
            <w:rPr>
              <w:rFonts w:ascii="Arial" w:hAnsi="Arial" w:cs="Arial"/>
              <w:szCs w:val="20"/>
              <w:lang w:eastAsia="ru-RU"/>
            </w:rPr>
            <w:tab/>
          </w:r>
        </w:del>
        <w:r>
          <w:rPr>
            <w:rFonts w:ascii="Arial" w:hAnsi="Arial" w:cs="Arial"/>
            <w:szCs w:val="20"/>
            <w:lang w:eastAsia="ru-RU"/>
          </w:rPr>
          <w:t xml:space="preserve">Документы измерений, полученные из </w:t>
        </w:r>
        <w:r>
          <w:rPr>
            <w:rFonts w:ascii="Arial" w:hAnsi="Arial" w:cs="Arial"/>
            <w:szCs w:val="20"/>
            <w:lang w:val="en-US" w:eastAsia="ru-RU"/>
          </w:rPr>
          <w:t>MES</w:t>
        </w:r>
        <w:r>
          <w:rPr>
            <w:rFonts w:ascii="Arial" w:hAnsi="Arial" w:cs="Arial"/>
            <w:szCs w:val="20"/>
            <w:lang w:eastAsia="ru-RU"/>
          </w:rPr>
          <w:t xml:space="preserve">, создаются на технические места </w:t>
        </w:r>
      </w:ins>
      <w:ins w:id="3977" w:author="Serjo" w:date="2020-04-28T01:57:00Z">
        <w:r>
          <w:rPr>
            <w:rFonts w:ascii="Arial" w:hAnsi="Arial" w:cs="Arial"/>
            <w:szCs w:val="20"/>
            <w:lang w:eastAsia="ru-RU"/>
          </w:rPr>
          <w:t xml:space="preserve">(идентификаторы ТМ и </w:t>
        </w:r>
      </w:ins>
      <w:ins w:id="3978" w:author="Serjo" w:date="2020-04-28T01:58:00Z">
        <w:r>
          <w:rPr>
            <w:rFonts w:ascii="Arial" w:hAnsi="Arial" w:cs="Arial"/>
            <w:szCs w:val="20"/>
            <w:lang w:eastAsia="ru-RU"/>
          </w:rPr>
          <w:t xml:space="preserve">ТИ синхронизируются с </w:t>
        </w:r>
        <w:r>
          <w:rPr>
            <w:rFonts w:ascii="Arial" w:hAnsi="Arial" w:cs="Arial"/>
            <w:szCs w:val="20"/>
            <w:lang w:val="en-US" w:eastAsia="ru-RU"/>
          </w:rPr>
          <w:t>MES</w:t>
        </w:r>
        <w:r w:rsidRPr="00BF0D20">
          <w:rPr>
            <w:rFonts w:ascii="Arial" w:hAnsi="Arial" w:cs="Arial"/>
            <w:szCs w:val="20"/>
            <w:lang w:eastAsia="ru-RU"/>
            <w:rPrChange w:id="3979" w:author="Serjo" w:date="2020-04-28T01:58:00Z">
              <w:rPr>
                <w:rFonts w:ascii="Arial" w:hAnsi="Arial" w:cs="Arial"/>
                <w:szCs w:val="20"/>
                <w:lang w:val="en-US" w:eastAsia="ru-RU"/>
              </w:rPr>
            </w:rPrChange>
          </w:rPr>
          <w:t xml:space="preserve"> </w:t>
        </w:r>
        <w:r>
          <w:rPr>
            <w:rFonts w:ascii="Arial" w:hAnsi="Arial" w:cs="Arial"/>
            <w:szCs w:val="20"/>
            <w:lang w:eastAsia="ru-RU"/>
          </w:rPr>
          <w:t>отдельными потоками</w:t>
        </w:r>
      </w:ins>
      <w:ins w:id="3980" w:author="Serjo" w:date="2020-04-28T02:04:00Z">
        <w:r w:rsidR="00704E47">
          <w:rPr>
            <w:rFonts w:ascii="Arial" w:hAnsi="Arial" w:cs="Arial"/>
            <w:szCs w:val="20"/>
            <w:lang w:eastAsia="ru-RU"/>
          </w:rPr>
          <w:t xml:space="preserve"> данных</w:t>
        </w:r>
      </w:ins>
      <w:ins w:id="3981" w:author="Serjo" w:date="2020-04-28T01:58:00Z">
        <w:r>
          <w:rPr>
            <w:rFonts w:ascii="Arial" w:hAnsi="Arial" w:cs="Arial"/>
            <w:szCs w:val="20"/>
            <w:lang w:eastAsia="ru-RU"/>
          </w:rPr>
          <w:t xml:space="preserve">). </w:t>
        </w:r>
      </w:ins>
      <w:ins w:id="3982" w:author="Serjo" w:date="2020-04-28T01:59:00Z">
        <w:r>
          <w:rPr>
            <w:rFonts w:ascii="Arial" w:hAnsi="Arial" w:cs="Arial"/>
            <w:szCs w:val="20"/>
            <w:lang w:eastAsia="ru-RU"/>
          </w:rPr>
          <w:t>При этом</w:t>
        </w:r>
      </w:ins>
      <w:ins w:id="3983" w:author="Serjo" w:date="2020-04-28T02:04:00Z">
        <w:r w:rsidR="00704E47">
          <w:rPr>
            <w:rFonts w:ascii="Arial" w:hAnsi="Arial" w:cs="Arial"/>
            <w:szCs w:val="20"/>
            <w:lang w:eastAsia="ru-RU"/>
          </w:rPr>
          <w:t>,</w:t>
        </w:r>
      </w:ins>
      <w:ins w:id="3984" w:author="Serjo" w:date="2020-04-28T02:02:00Z">
        <w:r w:rsidR="00704E47">
          <w:rPr>
            <w:rFonts w:ascii="Arial" w:hAnsi="Arial" w:cs="Arial"/>
            <w:szCs w:val="20"/>
            <w:lang w:eastAsia="ru-RU"/>
          </w:rPr>
          <w:t xml:space="preserve"> с использованием стандартной функциональности настроено автоматическое наследование</w:t>
        </w:r>
      </w:ins>
      <w:ins w:id="3985" w:author="Serjo" w:date="2020-04-28T01:59:00Z">
        <w:r>
          <w:rPr>
            <w:rFonts w:ascii="Arial" w:hAnsi="Arial" w:cs="Arial"/>
            <w:szCs w:val="20"/>
            <w:lang w:eastAsia="ru-RU"/>
          </w:rPr>
          <w:t xml:space="preserve"> </w:t>
        </w:r>
      </w:ins>
      <w:ins w:id="3986" w:author="Serjo" w:date="2020-04-28T02:00:00Z">
        <w:r w:rsidR="00704E47">
          <w:rPr>
            <w:rFonts w:ascii="Arial" w:hAnsi="Arial" w:cs="Arial"/>
            <w:szCs w:val="20"/>
            <w:lang w:eastAsia="ru-RU"/>
          </w:rPr>
          <w:t xml:space="preserve">полученных измерений </w:t>
        </w:r>
      </w:ins>
      <w:ins w:id="3987" w:author="Serjo" w:date="2020-04-28T01:57:00Z">
        <w:r w:rsidR="00704E47">
          <w:rPr>
            <w:rFonts w:ascii="Arial" w:hAnsi="Arial" w:cs="Arial"/>
            <w:szCs w:val="20"/>
            <w:lang w:eastAsia="ru-RU"/>
          </w:rPr>
          <w:t xml:space="preserve">на подчиненную единицу оборудования </w:t>
        </w:r>
      </w:ins>
      <w:ins w:id="3988" w:author="Serjo" w:date="2020-04-28T02:00:00Z">
        <w:r w:rsidR="00704E47">
          <w:rPr>
            <w:rFonts w:ascii="Arial" w:hAnsi="Arial" w:cs="Arial"/>
            <w:szCs w:val="20"/>
            <w:lang w:eastAsia="ru-RU"/>
          </w:rPr>
          <w:t>(</w:t>
        </w:r>
      </w:ins>
      <w:ins w:id="3989" w:author="Serjo" w:date="2020-04-28T02:01:00Z">
        <w:r w:rsidR="00704E47">
          <w:rPr>
            <w:rFonts w:ascii="Arial" w:hAnsi="Arial" w:cs="Arial"/>
            <w:szCs w:val="20"/>
            <w:lang w:eastAsia="ru-RU"/>
          </w:rPr>
          <w:t>ПА) и на ее узлы.</w:t>
        </w:r>
      </w:ins>
      <w:ins w:id="3990" w:author="Serjo" w:date="2020-04-28T02:05:00Z">
        <w:r w:rsidR="00704E47">
          <w:rPr>
            <w:rFonts w:ascii="Arial" w:hAnsi="Arial" w:cs="Arial"/>
            <w:szCs w:val="20"/>
            <w:lang w:eastAsia="ru-RU"/>
          </w:rPr>
          <w:t xml:space="preserve"> Таким образом, сохраняется целостность показаний измерений на датчиках </w:t>
        </w:r>
      </w:ins>
      <w:ins w:id="3991" w:author="Serjo" w:date="2020-04-28T02:06:00Z">
        <w:r w:rsidR="00704E47">
          <w:rPr>
            <w:rFonts w:ascii="Arial" w:hAnsi="Arial" w:cs="Arial"/>
            <w:szCs w:val="20"/>
            <w:lang w:eastAsia="ru-RU"/>
          </w:rPr>
          <w:t>ПА и его узлов.</w:t>
        </w:r>
      </w:ins>
    </w:p>
    <w:p w14:paraId="716B346C" w14:textId="116C00E4" w:rsidR="00BF0D20" w:rsidDel="000E5A18" w:rsidRDefault="00BF0D20">
      <w:pPr>
        <w:spacing w:line="276" w:lineRule="auto"/>
        <w:ind w:left="720"/>
        <w:rPr>
          <w:ins w:id="3992" w:author="Serjo" w:date="2020-04-28T01:55:00Z"/>
          <w:del w:id="3993" w:author="Владимир Лаут" w:date="2021-04-06T14:26:00Z"/>
          <w:rFonts w:ascii="Arial" w:hAnsi="Arial" w:cs="Arial"/>
          <w:bCs/>
        </w:rPr>
        <w:pPrChange w:id="3994" w:author="Владимир Лаут" w:date="2021-04-06T14:26:00Z">
          <w:pPr>
            <w:spacing w:after="240" w:line="276" w:lineRule="auto"/>
            <w:ind w:firstLine="567"/>
          </w:pPr>
        </w:pPrChange>
      </w:pPr>
    </w:p>
    <w:p w14:paraId="2820FFB8" w14:textId="0C7B4152" w:rsidR="00C24186" w:rsidDel="000E5A18" w:rsidRDefault="007D3132">
      <w:pPr>
        <w:pStyle w:val="a7"/>
        <w:ind w:left="720"/>
        <w:rPr>
          <w:del w:id="3995" w:author="Serjo" w:date="2020-04-27T16:56:00Z"/>
          <w:rFonts w:ascii="Arial" w:hAnsi="Arial" w:cs="Arial"/>
        </w:rPr>
        <w:pPrChange w:id="3996" w:author="Владимир Лаут" w:date="2021-04-06T14:26:00Z">
          <w:pPr>
            <w:pStyle w:val="a7"/>
            <w:numPr>
              <w:numId w:val="62"/>
            </w:numPr>
            <w:ind w:left="720" w:hanging="360"/>
          </w:pPr>
        </w:pPrChange>
      </w:pPr>
      <w:ins w:id="3997" w:author="Serjo" w:date="2020-04-27T17:00:00Z">
        <w:r w:rsidRPr="000E5A18">
          <w:rPr>
            <w:rFonts w:ascii="Arial" w:hAnsi="Arial" w:cs="Arial"/>
            <w:rPrChange w:id="3998" w:author="Владимир Лаут" w:date="2021-04-06T14:26:00Z">
              <w:rPr>
                <w:rFonts w:ascii="Arial" w:hAnsi="Arial" w:cs="Arial"/>
                <w:bCs/>
              </w:rPr>
            </w:rPrChange>
          </w:rPr>
          <w:t>При загрузке выполняются следующие проверки</w:t>
        </w:r>
      </w:ins>
      <w:ins w:id="3999" w:author="Serjo" w:date="2020-04-27T17:01:00Z">
        <w:r w:rsidRPr="000E5A18">
          <w:rPr>
            <w:rFonts w:ascii="Arial" w:hAnsi="Arial" w:cs="Arial"/>
            <w:rPrChange w:id="4000" w:author="Владимир Лаут" w:date="2021-04-06T14:26:00Z">
              <w:rPr>
                <w:rFonts w:ascii="Arial" w:hAnsi="Arial" w:cs="Arial"/>
                <w:bCs/>
              </w:rPr>
            </w:rPrChange>
          </w:rPr>
          <w:t>:</w:t>
        </w:r>
      </w:ins>
      <w:ins w:id="4001" w:author="Владимир Лаут" w:date="2021-04-06T14:26:00Z">
        <w:r w:rsidR="000E5A18">
          <w:rPr>
            <w:rFonts w:ascii="Arial" w:hAnsi="Arial" w:cs="Arial"/>
          </w:rPr>
          <w:t xml:space="preserve"> </w:t>
        </w:r>
      </w:ins>
    </w:p>
    <w:p w14:paraId="6F85B071" w14:textId="77777777" w:rsidR="000E5A18" w:rsidRPr="000E5A18" w:rsidRDefault="000E5A18">
      <w:pPr>
        <w:pStyle w:val="a7"/>
        <w:ind w:left="720"/>
        <w:rPr>
          <w:ins w:id="4002" w:author="Владимир Лаут" w:date="2021-04-06T14:26:00Z"/>
          <w:rFonts w:ascii="Arial" w:hAnsi="Arial" w:cs="Arial"/>
          <w:rPrChange w:id="4003" w:author="Владимир Лаут" w:date="2021-04-06T14:26:00Z">
            <w:rPr>
              <w:ins w:id="4004" w:author="Владимир Лаут" w:date="2021-04-06T14:26:00Z"/>
              <w:rFonts w:ascii="Arial" w:hAnsi="Arial" w:cs="Arial"/>
              <w:bCs/>
            </w:rPr>
          </w:rPrChange>
        </w:rPr>
        <w:pPrChange w:id="4005" w:author="Владимир Лаут" w:date="2021-04-06T14:26:00Z">
          <w:pPr>
            <w:spacing w:after="240" w:line="276" w:lineRule="auto"/>
            <w:ind w:firstLine="567"/>
          </w:pPr>
        </w:pPrChange>
      </w:pPr>
    </w:p>
    <w:p w14:paraId="0D88653B" w14:textId="20159741" w:rsidR="007D3132" w:rsidRPr="000E5A18" w:rsidRDefault="007D3132">
      <w:pPr>
        <w:pStyle w:val="a7"/>
        <w:numPr>
          <w:ilvl w:val="0"/>
          <w:numId w:val="62"/>
        </w:numPr>
        <w:rPr>
          <w:ins w:id="4006" w:author="Serjo" w:date="2020-04-27T17:01:00Z"/>
          <w:rFonts w:ascii="Arial" w:hAnsi="Arial" w:cs="Arial"/>
          <w:rPrChange w:id="4007" w:author="Владимир Лаут" w:date="2021-04-06T14:26:00Z">
            <w:rPr>
              <w:ins w:id="4008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09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10" w:author="Serjo" w:date="2020-04-27T17:01:00Z">
        <w:r w:rsidRPr="000E5A18">
          <w:rPr>
            <w:rFonts w:ascii="Arial" w:hAnsi="Arial" w:cs="Arial"/>
            <w:rPrChange w:id="4011" w:author="Владимир Лаут" w:date="2021-04-06T14:26:00Z">
              <w:rPr>
                <w:rFonts w:ascii="Arial" w:hAnsi="Arial" w:cs="Arial"/>
                <w:szCs w:val="20"/>
              </w:rPr>
            </w:rPrChange>
          </w:rPr>
          <w:lastRenderedPageBreak/>
          <w:t xml:space="preserve">заполненность обязательных полей; если какое-либо обязательное поле не заполнено, </w:t>
        </w:r>
        <w:r w:rsidR="00221A3D" w:rsidRPr="000E5A18">
          <w:rPr>
            <w:rFonts w:ascii="Arial" w:hAnsi="Arial" w:cs="Arial"/>
            <w:rPrChange w:id="4012" w:author="Владимир Лаут" w:date="2021-04-06T14:26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  <w:r w:rsidRPr="000E5A18">
          <w:rPr>
            <w:rFonts w:ascii="Arial" w:hAnsi="Arial" w:cs="Arial"/>
            <w:rPrChange w:id="4013" w:author="Владимир Лаут" w:date="2021-04-06T14:26:00Z">
              <w:rPr>
                <w:rFonts w:ascii="Arial" w:hAnsi="Arial" w:cs="Arial"/>
                <w:szCs w:val="20"/>
              </w:rPr>
            </w:rPrChange>
          </w:rPr>
          <w:t>; формирование документов измерений</w:t>
        </w:r>
        <w:r w:rsidR="00221A3D" w:rsidRPr="000E5A18">
          <w:rPr>
            <w:rFonts w:ascii="Arial" w:hAnsi="Arial" w:cs="Arial"/>
            <w:rPrChange w:id="4014" w:author="Владимир Лаут" w:date="2021-04-06T14:26:00Z">
              <w:rPr>
                <w:rFonts w:ascii="Arial" w:hAnsi="Arial" w:cs="Arial"/>
                <w:szCs w:val="20"/>
              </w:rPr>
            </w:rPrChange>
          </w:rPr>
          <w:t xml:space="preserve"> по данной записи не производится</w:t>
        </w:r>
        <w:r w:rsidRPr="000E5A18">
          <w:rPr>
            <w:rFonts w:ascii="Arial" w:hAnsi="Arial" w:cs="Arial"/>
            <w:rPrChange w:id="4015" w:author="Владимир Лаут" w:date="2021-04-06T14:26:00Z">
              <w:rPr>
                <w:rFonts w:ascii="Arial" w:hAnsi="Arial" w:cs="Arial"/>
                <w:szCs w:val="20"/>
              </w:rPr>
            </w:rPrChange>
          </w:rPr>
          <w:t>;</w:t>
        </w:r>
      </w:ins>
    </w:p>
    <w:p w14:paraId="44A03C36" w14:textId="0C4EEB26" w:rsidR="007D3132" w:rsidRPr="0042485D" w:rsidRDefault="00221A3D">
      <w:pPr>
        <w:pStyle w:val="a7"/>
        <w:numPr>
          <w:ilvl w:val="0"/>
          <w:numId w:val="62"/>
        </w:numPr>
        <w:rPr>
          <w:ins w:id="4016" w:author="Serjo" w:date="2020-04-27T17:01:00Z"/>
          <w:rFonts w:ascii="Arial" w:hAnsi="Arial" w:cs="Arial"/>
          <w:rPrChange w:id="4017" w:author="Владимир Лаут" w:date="2021-04-07T17:38:00Z">
            <w:rPr>
              <w:ins w:id="4018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19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20" w:author="Serjo" w:date="2020-04-27T17:01:00Z">
        <w:r w:rsidRPr="0042485D">
          <w:rPr>
            <w:rFonts w:ascii="Arial" w:hAnsi="Arial" w:cs="Arial"/>
            <w:rPrChange w:id="4021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>проверяются дата</w:t>
        </w:r>
        <w:r w:rsidR="007D3132" w:rsidRPr="0042485D">
          <w:rPr>
            <w:rFonts w:ascii="Arial" w:hAnsi="Arial" w:cs="Arial"/>
            <w:rPrChange w:id="4022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 xml:space="preserve"> и время измерения; если дата и время измерения меньше момента измерения последнего зарегистрированного ДИ, </w:t>
        </w:r>
        <w:r w:rsidRPr="0042485D">
          <w:rPr>
            <w:rFonts w:ascii="Arial" w:hAnsi="Arial" w:cs="Arial"/>
            <w:rPrChange w:id="4023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  <w:r w:rsidR="007D3132" w:rsidRPr="0042485D">
          <w:rPr>
            <w:rFonts w:ascii="Arial" w:hAnsi="Arial" w:cs="Arial"/>
            <w:rPrChange w:id="4024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>; формирование документов измерений</w:t>
        </w:r>
        <w:r w:rsidRPr="0042485D">
          <w:rPr>
            <w:rFonts w:ascii="Arial" w:hAnsi="Arial" w:cs="Arial"/>
            <w:rPrChange w:id="4025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 xml:space="preserve"> по данной записи не производится</w:t>
        </w:r>
        <w:r w:rsidR="007D3132" w:rsidRPr="0042485D">
          <w:rPr>
            <w:rFonts w:ascii="Arial" w:hAnsi="Arial" w:cs="Arial"/>
            <w:rPrChange w:id="4026" w:author="Владимир Лаут" w:date="2021-04-07T17:38:00Z">
              <w:rPr>
                <w:rFonts w:ascii="Arial" w:hAnsi="Arial" w:cs="Arial"/>
                <w:szCs w:val="20"/>
              </w:rPr>
            </w:rPrChange>
          </w:rPr>
          <w:t>;</w:t>
        </w:r>
      </w:ins>
    </w:p>
    <w:p w14:paraId="5232AACC" w14:textId="66AF2404" w:rsidR="007D3132" w:rsidRPr="0042485D" w:rsidRDefault="007D3132">
      <w:pPr>
        <w:pStyle w:val="a7"/>
        <w:numPr>
          <w:ilvl w:val="0"/>
          <w:numId w:val="62"/>
        </w:numPr>
        <w:rPr>
          <w:ins w:id="4027" w:author="Serjo" w:date="2020-04-27T17:01:00Z"/>
          <w:rFonts w:ascii="Arial" w:hAnsi="Arial" w:cs="Arial"/>
          <w:rPrChange w:id="4028" w:author="Владимир Лаут" w:date="2021-04-07T17:39:00Z">
            <w:rPr>
              <w:ins w:id="4029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30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31" w:author="Serjo" w:date="2020-04-27T17:01:00Z">
        <w:r w:rsidRPr="0042485D">
          <w:rPr>
            <w:rFonts w:ascii="Arial" w:hAnsi="Arial" w:cs="Arial"/>
            <w:rPrChange w:id="403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поиск точки измерений по идентификатору; если точка измерений не найдена, </w:t>
        </w:r>
        <w:r w:rsidR="00221A3D" w:rsidRPr="0042485D">
          <w:rPr>
            <w:rFonts w:ascii="Arial" w:hAnsi="Arial" w:cs="Arial"/>
            <w:rPrChange w:id="403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  <w:r w:rsidRPr="0042485D">
          <w:rPr>
            <w:rFonts w:ascii="Arial" w:hAnsi="Arial" w:cs="Arial"/>
            <w:rPrChange w:id="4034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; формирование документов измерений</w:t>
        </w:r>
        <w:r w:rsidR="00221A3D" w:rsidRPr="0042485D">
          <w:rPr>
            <w:rFonts w:ascii="Arial" w:hAnsi="Arial" w:cs="Arial"/>
            <w:rPrChange w:id="4035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по данной записи не производится</w:t>
        </w:r>
        <w:r w:rsidRPr="0042485D">
          <w:rPr>
            <w:rFonts w:ascii="Arial" w:hAnsi="Arial" w:cs="Arial"/>
            <w:rPrChange w:id="4036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;</w:t>
        </w:r>
      </w:ins>
    </w:p>
    <w:p w14:paraId="7CCF4360" w14:textId="641FDA17" w:rsidR="007D3132" w:rsidRPr="0042485D" w:rsidRDefault="00221A3D">
      <w:pPr>
        <w:pStyle w:val="a7"/>
        <w:numPr>
          <w:ilvl w:val="0"/>
          <w:numId w:val="62"/>
        </w:numPr>
        <w:rPr>
          <w:ins w:id="4037" w:author="Serjo" w:date="2020-04-27T17:01:00Z"/>
          <w:rFonts w:ascii="Arial" w:hAnsi="Arial" w:cs="Arial"/>
          <w:rPrChange w:id="4038" w:author="Владимир Лаут" w:date="2021-04-07T17:39:00Z">
            <w:rPr>
              <w:ins w:id="4039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40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41" w:author="Serjo" w:date="2020-04-27T17:01:00Z">
        <w:r w:rsidRPr="0042485D">
          <w:rPr>
            <w:rFonts w:ascii="Arial" w:hAnsi="Arial" w:cs="Arial"/>
            <w:rPrChange w:id="404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проверяется</w:t>
        </w:r>
        <w:r w:rsidR="007D3132" w:rsidRPr="0042485D">
          <w:rPr>
            <w:rFonts w:ascii="Arial" w:hAnsi="Arial" w:cs="Arial"/>
            <w:rPrChange w:id="404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активность точки измерений; если точка измерений не активна, </w:t>
        </w:r>
      </w:ins>
      <w:ins w:id="4044" w:author="Serjo" w:date="2020-04-27T17:04:00Z">
        <w:r w:rsidRPr="0042485D">
          <w:rPr>
            <w:rFonts w:ascii="Arial" w:hAnsi="Arial" w:cs="Arial"/>
            <w:rPrChange w:id="4045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</w:ins>
      <w:ins w:id="4046" w:author="Serjo" w:date="2020-04-27T17:01:00Z">
        <w:r w:rsidR="007D3132" w:rsidRPr="0042485D">
          <w:rPr>
            <w:rFonts w:ascii="Arial" w:hAnsi="Arial" w:cs="Arial"/>
            <w:rPrChange w:id="4047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; формирование документов измерений по данной записи не </w:t>
        </w:r>
      </w:ins>
      <w:ins w:id="4048" w:author="Serjo" w:date="2020-04-27T17:04:00Z">
        <w:r w:rsidRPr="0042485D">
          <w:rPr>
            <w:rFonts w:ascii="Arial" w:hAnsi="Arial" w:cs="Arial"/>
            <w:rPrChange w:id="4049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производится</w:t>
        </w:r>
      </w:ins>
      <w:ins w:id="4050" w:author="Serjo" w:date="2020-04-27T17:01:00Z">
        <w:r w:rsidR="007D3132" w:rsidRPr="0042485D">
          <w:rPr>
            <w:rFonts w:ascii="Arial" w:hAnsi="Arial" w:cs="Arial"/>
            <w:rPrChange w:id="4051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;</w:t>
        </w:r>
      </w:ins>
    </w:p>
    <w:p w14:paraId="3658AFF7" w14:textId="41F8745B" w:rsidR="007D3132" w:rsidRPr="0042485D" w:rsidRDefault="00221A3D">
      <w:pPr>
        <w:pStyle w:val="a7"/>
        <w:numPr>
          <w:ilvl w:val="0"/>
          <w:numId w:val="62"/>
        </w:numPr>
        <w:rPr>
          <w:ins w:id="4052" w:author="Serjo" w:date="2020-04-27T17:01:00Z"/>
          <w:rFonts w:ascii="Arial" w:hAnsi="Arial" w:cs="Arial"/>
          <w:rPrChange w:id="4053" w:author="Владимир Лаут" w:date="2021-04-07T17:39:00Z">
            <w:rPr>
              <w:ins w:id="4054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55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56" w:author="Serjo" w:date="2020-04-27T17:04:00Z">
        <w:r w:rsidRPr="0042485D">
          <w:rPr>
            <w:rFonts w:ascii="Arial" w:hAnsi="Arial" w:cs="Arial"/>
            <w:rPrChange w:id="4057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проверяется </w:t>
        </w:r>
      </w:ins>
      <w:ins w:id="4058" w:author="Serjo" w:date="2020-04-27T17:01:00Z">
        <w:r w:rsidR="007D3132" w:rsidRPr="0042485D">
          <w:rPr>
            <w:rFonts w:ascii="Arial" w:hAnsi="Arial" w:cs="Arial"/>
            <w:rPrChange w:id="4059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значение измерения на превышение нормативного значения на период регистрации показателя</w:t>
        </w:r>
      </w:ins>
      <w:ins w:id="4060" w:author="Serjo" w:date="2020-04-27T17:04:00Z">
        <w:r w:rsidRPr="0042485D">
          <w:rPr>
            <w:rFonts w:ascii="Arial" w:hAnsi="Arial" w:cs="Arial"/>
            <w:rPrChange w:id="4061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</w:t>
        </w:r>
      </w:ins>
      <w:ins w:id="4062" w:author="Serjo" w:date="2020-04-27T17:01:00Z">
        <w:r w:rsidR="007D3132" w:rsidRPr="0042485D">
          <w:rPr>
            <w:rFonts w:ascii="Arial" w:hAnsi="Arial" w:cs="Arial"/>
            <w:rPrChange w:id="406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(например, наработк</w:t>
        </w:r>
        <w:r w:rsidRPr="0042485D">
          <w:rPr>
            <w:rFonts w:ascii="Arial" w:hAnsi="Arial" w:cs="Arial"/>
            <w:rPrChange w:id="4064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а не должна превышать 24 ч/сут)</w:t>
        </w:r>
        <w:r w:rsidR="007D3132" w:rsidRPr="0042485D">
          <w:rPr>
            <w:rFonts w:ascii="Arial" w:hAnsi="Arial" w:cs="Arial"/>
            <w:rPrChange w:id="4065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; при возникновении ошибки </w:t>
        </w:r>
      </w:ins>
      <w:ins w:id="4066" w:author="Serjo" w:date="2020-04-27T17:04:00Z">
        <w:r w:rsidRPr="0042485D">
          <w:rPr>
            <w:rFonts w:ascii="Arial" w:hAnsi="Arial" w:cs="Arial"/>
            <w:rPrChange w:id="4067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</w:ins>
      <w:ins w:id="4068" w:author="Serjo" w:date="2020-04-27T17:01:00Z">
        <w:r w:rsidR="007D3132" w:rsidRPr="0042485D">
          <w:rPr>
            <w:rFonts w:ascii="Arial" w:hAnsi="Arial" w:cs="Arial"/>
            <w:rPrChange w:id="4069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; формирование документов измерений по данной записи не </w:t>
        </w:r>
      </w:ins>
      <w:ins w:id="4070" w:author="Serjo" w:date="2020-04-27T17:05:00Z">
        <w:r w:rsidRPr="0042485D">
          <w:rPr>
            <w:rFonts w:ascii="Arial" w:hAnsi="Arial" w:cs="Arial"/>
            <w:rPrChange w:id="4071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производится</w:t>
        </w:r>
      </w:ins>
      <w:ins w:id="4072" w:author="Serjo" w:date="2020-04-27T17:01:00Z">
        <w:r w:rsidR="007D3132" w:rsidRPr="0042485D">
          <w:rPr>
            <w:rFonts w:ascii="Arial" w:hAnsi="Arial" w:cs="Arial"/>
            <w:rPrChange w:id="407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;</w:t>
        </w:r>
      </w:ins>
    </w:p>
    <w:p w14:paraId="03635467" w14:textId="21E679D9" w:rsidR="007D3132" w:rsidRPr="0042485D" w:rsidRDefault="00221A3D">
      <w:pPr>
        <w:pStyle w:val="a7"/>
        <w:numPr>
          <w:ilvl w:val="0"/>
          <w:numId w:val="62"/>
        </w:numPr>
        <w:rPr>
          <w:ins w:id="4074" w:author="Serjo" w:date="2020-04-27T17:01:00Z"/>
          <w:rFonts w:ascii="Arial" w:hAnsi="Arial" w:cs="Arial"/>
          <w:rPrChange w:id="4075" w:author="Владимир Лаут" w:date="2021-04-07T17:39:00Z">
            <w:rPr>
              <w:ins w:id="4076" w:author="Serjo" w:date="2020-04-27T17:01:00Z"/>
              <w:rFonts w:ascii="Arial" w:hAnsi="Arial" w:cs="Arial"/>
              <w:szCs w:val="20"/>
              <w:lang w:eastAsia="ru-RU"/>
            </w:rPr>
          </w:rPrChange>
        </w:rPr>
        <w:pPrChange w:id="4077" w:author="Владимир Лаут" w:date="2021-04-06T14:24:00Z">
          <w:pPr>
            <w:pStyle w:val="afa"/>
            <w:numPr>
              <w:numId w:val="84"/>
            </w:numPr>
            <w:ind w:left="1647" w:hanging="360"/>
          </w:pPr>
        </w:pPrChange>
      </w:pPr>
      <w:ins w:id="4078" w:author="Serjo" w:date="2020-04-27T17:05:00Z">
        <w:r w:rsidRPr="0042485D">
          <w:rPr>
            <w:rFonts w:ascii="Arial" w:hAnsi="Arial" w:cs="Arial"/>
            <w:rPrChange w:id="4079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проверяется </w:t>
        </w:r>
      </w:ins>
      <w:ins w:id="4080" w:author="Serjo" w:date="2020-04-27T17:01:00Z">
        <w:r w:rsidR="007D3132" w:rsidRPr="0042485D">
          <w:rPr>
            <w:rFonts w:ascii="Arial" w:hAnsi="Arial" w:cs="Arial"/>
            <w:rPrChange w:id="4081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статус и активность ЕО, по которой выполняется загрузка данных; если ЕО не имеет разрешенный для загрузки статус</w:t>
        </w:r>
      </w:ins>
      <w:ins w:id="4082" w:author="Serjo" w:date="2020-04-27T17:05:00Z">
        <w:r w:rsidRPr="0042485D">
          <w:rPr>
            <w:rFonts w:ascii="Arial" w:hAnsi="Arial" w:cs="Arial"/>
            <w:rPrChange w:id="4083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</w:t>
        </w:r>
      </w:ins>
      <w:ins w:id="4084" w:author="Serjo" w:date="2020-04-27T17:01:00Z">
        <w:r w:rsidR="007D3132" w:rsidRPr="0042485D">
          <w:rPr>
            <w:rFonts w:ascii="Arial" w:hAnsi="Arial" w:cs="Arial"/>
            <w:rPrChange w:id="4085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(определяется настройкой)</w:t>
        </w:r>
        <w:r w:rsidRPr="0042485D">
          <w:rPr>
            <w:rFonts w:ascii="Arial" w:hAnsi="Arial" w:cs="Arial"/>
            <w:rPrChange w:id="4086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 </w:t>
        </w:r>
      </w:ins>
      <w:ins w:id="4087" w:author="Serjo" w:date="2020-04-27T17:05:00Z">
        <w:r w:rsidRPr="0042485D">
          <w:rPr>
            <w:rFonts w:ascii="Arial" w:hAnsi="Arial" w:cs="Arial"/>
            <w:rPrChange w:id="408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или </w:t>
        </w:r>
      </w:ins>
      <w:ins w:id="4089" w:author="Serjo" w:date="2020-04-27T17:01:00Z">
        <w:r w:rsidR="007D3132" w:rsidRPr="0042485D">
          <w:rPr>
            <w:rFonts w:ascii="Arial" w:hAnsi="Arial" w:cs="Arial"/>
            <w:rPrChange w:id="4090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если какое-либо обязательное поле не заполнено, </w:t>
        </w:r>
      </w:ins>
      <w:ins w:id="4091" w:author="Serjo" w:date="2020-04-27T17:05:00Z">
        <w:r w:rsidRPr="0042485D">
          <w:rPr>
            <w:rFonts w:ascii="Arial" w:hAnsi="Arial" w:cs="Arial"/>
            <w:rPrChange w:id="4092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регистрируется в лог критическая ошибка</w:t>
        </w:r>
      </w:ins>
      <w:ins w:id="4093" w:author="Serjo" w:date="2020-04-27T17:01:00Z">
        <w:r w:rsidR="007D3132" w:rsidRPr="0042485D">
          <w:rPr>
            <w:rFonts w:ascii="Arial" w:hAnsi="Arial" w:cs="Arial"/>
            <w:rPrChange w:id="4094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 xml:space="preserve">; формирование документов измерений по данной записи не </w:t>
        </w:r>
      </w:ins>
      <w:ins w:id="4095" w:author="Serjo" w:date="2020-04-27T17:05:00Z">
        <w:r w:rsidRPr="0042485D">
          <w:rPr>
            <w:rFonts w:ascii="Arial" w:hAnsi="Arial" w:cs="Arial"/>
            <w:rPrChange w:id="4096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производится</w:t>
        </w:r>
      </w:ins>
      <w:ins w:id="4097" w:author="Serjo" w:date="2020-04-27T17:01:00Z">
        <w:r w:rsidRPr="0042485D">
          <w:rPr>
            <w:rFonts w:ascii="Arial" w:hAnsi="Arial" w:cs="Arial"/>
            <w:rPrChange w:id="4098" w:author="Владимир Лаут" w:date="2021-04-07T17:39:00Z">
              <w:rPr>
                <w:rFonts w:ascii="Arial" w:hAnsi="Arial" w:cs="Arial"/>
                <w:szCs w:val="20"/>
              </w:rPr>
            </w:rPrChange>
          </w:rPr>
          <w:t>.</w:t>
        </w:r>
      </w:ins>
    </w:p>
    <w:p w14:paraId="521FE0B2" w14:textId="77777777" w:rsidR="007D3132" w:rsidRDefault="007D3132" w:rsidP="00442FE7">
      <w:pPr>
        <w:spacing w:after="240" w:line="276" w:lineRule="auto"/>
        <w:ind w:firstLine="567"/>
        <w:rPr>
          <w:ins w:id="4099" w:author="Serjo" w:date="2020-04-27T17:01:00Z"/>
          <w:rFonts w:ascii="Arial" w:hAnsi="Arial" w:cs="Arial"/>
          <w:bCs/>
        </w:rPr>
      </w:pPr>
    </w:p>
    <w:p w14:paraId="14FEF217" w14:textId="13B7D5FB" w:rsidR="006E7221" w:rsidRDefault="006E7221" w:rsidP="008526E9">
      <w:pPr>
        <w:pStyle w:val="3"/>
      </w:pPr>
      <w:bookmarkStart w:id="4100" w:name="_Toc69302516"/>
      <w:r w:rsidRPr="003079A1">
        <w:t xml:space="preserve">Описание разработки </w:t>
      </w:r>
      <w:r w:rsidRPr="001543A9">
        <w:t>«PM</w:t>
      </w:r>
      <w:r>
        <w:t>07 –</w:t>
      </w:r>
      <w:r w:rsidRPr="001543A9">
        <w:t xml:space="preserve"> </w:t>
      </w:r>
      <w:ins w:id="4101" w:author="Serjo" w:date="2020-04-27T17:07:00Z">
        <w:r w:rsidR="008526E9" w:rsidRPr="008526E9">
          <w:t>Расширение стандартного отчета (IK17) – Просмотр документов изм</w:t>
        </w:r>
        <w:r w:rsidR="008526E9">
          <w:t>ерения для анализа отклонений</w:t>
        </w:r>
      </w:ins>
      <w:del w:id="4102" w:author="Serjo" w:date="2020-04-27T17:07:00Z">
        <w:r w:rsidR="00A7759B" w:rsidDel="008526E9">
          <w:delText>Контроль регистрации измерений</w:delText>
        </w:r>
      </w:del>
      <w:r>
        <w:t>»</w:t>
      </w:r>
      <w:bookmarkEnd w:id="4100"/>
    </w:p>
    <w:p w14:paraId="139A1155" w14:textId="71464E4F" w:rsidR="0027422A" w:rsidRPr="00A7759B" w:rsidDel="00824FE9" w:rsidRDefault="00A7759B" w:rsidP="00A7759B">
      <w:pPr>
        <w:pStyle w:val="afff4"/>
        <w:ind w:firstLine="567"/>
        <w:rPr>
          <w:del w:id="4103" w:author="Serjo" w:date="2020-04-27T17:12:00Z"/>
          <w:rFonts w:ascii="Arial" w:hAnsi="Arial" w:cs="Arial"/>
          <w:bCs/>
          <w:szCs w:val="24"/>
        </w:rPr>
      </w:pPr>
      <w:del w:id="4104" w:author="Serjo" w:date="2020-04-27T17:12:00Z">
        <w:r w:rsidRPr="00A7759B" w:rsidDel="00824FE9">
          <w:rPr>
            <w:rFonts w:ascii="Arial" w:hAnsi="Arial" w:cs="Arial"/>
            <w:bCs/>
            <w:szCs w:val="24"/>
          </w:rPr>
          <w:delText>Данная разработка</w:delText>
        </w:r>
        <w:r w:rsidDel="00824FE9">
          <w:rPr>
            <w:rFonts w:ascii="Arial" w:hAnsi="Arial" w:cs="Arial"/>
            <w:bCs/>
            <w:szCs w:val="24"/>
          </w:rPr>
          <w:delText xml:space="preserve"> представляет собой расширение стандартной транзакции </w:delText>
        </w:r>
        <w:r w:rsidDel="00824FE9">
          <w:rPr>
            <w:rFonts w:ascii="Arial" w:hAnsi="Arial" w:cs="Arial"/>
            <w:bCs/>
            <w:szCs w:val="24"/>
            <w:lang w:val="en-US"/>
          </w:rPr>
          <w:delText>IK</w:delText>
        </w:r>
        <w:r w:rsidRPr="00A7759B" w:rsidDel="00824FE9">
          <w:rPr>
            <w:rFonts w:ascii="Arial" w:hAnsi="Arial" w:cs="Arial"/>
            <w:bCs/>
            <w:szCs w:val="24"/>
          </w:rPr>
          <w:delText>17</w:delText>
        </w:r>
        <w:r w:rsidR="00830F85" w:rsidDel="00824FE9">
          <w:rPr>
            <w:rFonts w:ascii="Arial" w:hAnsi="Arial" w:cs="Arial"/>
            <w:bCs/>
            <w:szCs w:val="24"/>
          </w:rPr>
          <w:delText xml:space="preserve"> «</w:delText>
        </w:r>
        <w:r w:rsidR="00830F85" w:rsidRPr="00830F85" w:rsidDel="00824FE9">
          <w:rPr>
            <w:rFonts w:ascii="Arial" w:hAnsi="Arial" w:cs="Arial"/>
            <w:bCs/>
            <w:szCs w:val="24"/>
          </w:rPr>
          <w:delText>Просмотр списка документов измерений</w:delText>
        </w:r>
        <w:r w:rsidR="00830F85" w:rsidDel="00824FE9">
          <w:rPr>
            <w:rFonts w:ascii="Arial" w:hAnsi="Arial" w:cs="Arial"/>
            <w:bCs/>
            <w:szCs w:val="24"/>
          </w:rPr>
          <w:delText>»</w:delText>
        </w:r>
        <w:r w:rsidDel="00824FE9">
          <w:rPr>
            <w:rFonts w:ascii="Arial" w:hAnsi="Arial" w:cs="Arial"/>
            <w:bCs/>
            <w:szCs w:val="24"/>
          </w:rPr>
          <w:delText xml:space="preserve"> и</w:delText>
        </w:r>
        <w:r w:rsidRPr="00A7759B" w:rsidDel="00824FE9">
          <w:rPr>
            <w:rFonts w:ascii="Arial" w:hAnsi="Arial" w:cs="Arial"/>
            <w:bCs/>
            <w:szCs w:val="24"/>
          </w:rPr>
          <w:delText xml:space="preserve"> предназначена для определения отклонений документов измерений.</w:delText>
        </w:r>
      </w:del>
    </w:p>
    <w:p w14:paraId="1897AD78" w14:textId="31372064" w:rsidR="0027422A" w:rsidRPr="0027422A" w:rsidDel="00824FE9" w:rsidRDefault="0027422A" w:rsidP="0027422A">
      <w:pPr>
        <w:rPr>
          <w:del w:id="4105" w:author="Serjo" w:date="2020-04-27T17:12:00Z"/>
        </w:rPr>
      </w:pPr>
    </w:p>
    <w:p w14:paraId="0DE681EE" w14:textId="2AE26130" w:rsidR="0027422A" w:rsidDel="00824FE9" w:rsidRDefault="0027422A" w:rsidP="0027422A">
      <w:pPr>
        <w:spacing w:after="240" w:line="276" w:lineRule="auto"/>
        <w:rPr>
          <w:del w:id="4106" w:author="Serjo" w:date="2020-04-27T17:12:00Z"/>
          <w:rFonts w:ascii="Arial" w:hAnsi="Arial" w:cs="Arial"/>
          <w:bCs/>
        </w:rPr>
      </w:pPr>
      <w:del w:id="4107" w:author="Serjo" w:date="2020-04-27T17:12:00Z">
        <w:r w:rsidDel="00824FE9">
          <w:rPr>
            <w:rFonts w:ascii="Arial" w:hAnsi="Arial" w:cs="Arial"/>
            <w:bCs/>
          </w:rPr>
          <w:delText>Входные данные:</w:delText>
        </w:r>
      </w:del>
    </w:p>
    <w:p w14:paraId="5F1336D0" w14:textId="49B74581" w:rsidR="005F5A62" w:rsidRPr="005F5A62" w:rsidDel="00824FE9" w:rsidRDefault="005F5A62" w:rsidP="005F5A62">
      <w:pPr>
        <w:pStyle w:val="afa"/>
        <w:numPr>
          <w:ilvl w:val="0"/>
          <w:numId w:val="71"/>
        </w:numPr>
        <w:spacing w:after="240" w:line="276" w:lineRule="auto"/>
        <w:rPr>
          <w:del w:id="4108" w:author="Serjo" w:date="2020-04-27T17:12:00Z"/>
          <w:rFonts w:ascii="Arial" w:hAnsi="Arial" w:cs="Arial"/>
        </w:rPr>
      </w:pPr>
      <w:del w:id="4109" w:author="Serjo" w:date="2020-04-27T17:12:00Z">
        <w:r w:rsidRPr="005F5A62" w:rsidDel="00824FE9">
          <w:rPr>
            <w:rFonts w:ascii="Arial" w:hAnsi="Arial" w:cs="Arial"/>
          </w:rPr>
          <w:delText>Точки измерения;</w:delText>
        </w:r>
      </w:del>
    </w:p>
    <w:p w14:paraId="7F2AC1F8" w14:textId="16F24241" w:rsidR="0027422A" w:rsidDel="00824FE9" w:rsidRDefault="0027422A" w:rsidP="0027422A">
      <w:pPr>
        <w:pStyle w:val="afa"/>
        <w:numPr>
          <w:ilvl w:val="0"/>
          <w:numId w:val="71"/>
        </w:numPr>
        <w:spacing w:after="240" w:line="276" w:lineRule="auto"/>
        <w:rPr>
          <w:del w:id="4110" w:author="Serjo" w:date="2020-04-27T17:12:00Z"/>
          <w:rFonts w:ascii="Arial" w:hAnsi="Arial" w:cs="Arial"/>
        </w:rPr>
      </w:pPr>
      <w:del w:id="4111" w:author="Serjo" w:date="2020-04-27T17:12:00Z">
        <w:r w:rsidDel="00824FE9">
          <w:rPr>
            <w:rFonts w:ascii="Arial" w:hAnsi="Arial" w:cs="Arial"/>
          </w:rPr>
          <w:delText>Документы измерения;</w:delText>
        </w:r>
      </w:del>
    </w:p>
    <w:p w14:paraId="26604354" w14:textId="6C2BC102" w:rsidR="0027422A" w:rsidRPr="0075393C" w:rsidDel="00824FE9" w:rsidRDefault="0027422A" w:rsidP="0027422A">
      <w:pPr>
        <w:pStyle w:val="afa"/>
        <w:numPr>
          <w:ilvl w:val="0"/>
          <w:numId w:val="71"/>
        </w:numPr>
        <w:spacing w:after="240" w:line="276" w:lineRule="auto"/>
        <w:rPr>
          <w:del w:id="4112" w:author="Serjo" w:date="2020-04-27T17:12:00Z"/>
          <w:rFonts w:ascii="Arial" w:hAnsi="Arial" w:cs="Arial"/>
        </w:rPr>
      </w:pPr>
      <w:del w:id="4113" w:author="Serjo" w:date="2020-04-27T17:12:00Z">
        <w:r w:rsidDel="00824FE9">
          <w:rPr>
            <w:rFonts w:ascii="Arial" w:hAnsi="Arial" w:cs="Arial"/>
          </w:rPr>
          <w:delText>Нормативные значения измерений</w:delText>
        </w:r>
        <w:r w:rsidDel="00824FE9">
          <w:rPr>
            <w:rFonts w:ascii="Arial" w:hAnsi="Arial" w:cs="Arial"/>
            <w:lang w:val="en-US"/>
          </w:rPr>
          <w:delText>.</w:delText>
        </w:r>
      </w:del>
    </w:p>
    <w:p w14:paraId="5603A749" w14:textId="65985732" w:rsidR="0027422A" w:rsidDel="00824FE9" w:rsidRDefault="0027422A" w:rsidP="0027422A">
      <w:pPr>
        <w:spacing w:after="240" w:line="276" w:lineRule="auto"/>
        <w:rPr>
          <w:del w:id="4114" w:author="Serjo" w:date="2020-04-27T17:12:00Z"/>
          <w:rFonts w:ascii="Arial" w:hAnsi="Arial" w:cs="Arial"/>
        </w:rPr>
      </w:pPr>
      <w:del w:id="4115" w:author="Serjo" w:date="2020-04-27T17:12:00Z">
        <w:r w:rsidDel="00824FE9">
          <w:rPr>
            <w:rFonts w:ascii="Arial" w:hAnsi="Arial" w:cs="Arial"/>
          </w:rPr>
          <w:delText>Выходные данные:</w:delText>
        </w:r>
      </w:del>
    </w:p>
    <w:p w14:paraId="65357714" w14:textId="2056018B" w:rsidR="005F5A62" w:rsidRPr="005F5A62" w:rsidDel="00824FE9" w:rsidRDefault="005F5A62" w:rsidP="005F5A62">
      <w:pPr>
        <w:pStyle w:val="afa"/>
        <w:numPr>
          <w:ilvl w:val="0"/>
          <w:numId w:val="71"/>
        </w:numPr>
        <w:spacing w:after="240" w:line="276" w:lineRule="auto"/>
        <w:rPr>
          <w:del w:id="4116" w:author="Serjo" w:date="2020-04-27T17:12:00Z"/>
          <w:rFonts w:ascii="Arial" w:hAnsi="Arial" w:cs="Arial"/>
        </w:rPr>
      </w:pPr>
      <w:del w:id="4117" w:author="Serjo" w:date="2020-04-27T17:12:00Z">
        <w:r w:rsidRPr="005F5A62" w:rsidDel="00824FE9">
          <w:rPr>
            <w:rFonts w:ascii="Arial" w:hAnsi="Arial" w:cs="Arial"/>
          </w:rPr>
          <w:delText>Точки измерения;</w:delText>
        </w:r>
      </w:del>
    </w:p>
    <w:p w14:paraId="4F26391E" w14:textId="1E85E5F3" w:rsidR="005F5A62" w:rsidDel="00824FE9" w:rsidRDefault="005F5A62" w:rsidP="005F5A62">
      <w:pPr>
        <w:pStyle w:val="afa"/>
        <w:numPr>
          <w:ilvl w:val="0"/>
          <w:numId w:val="71"/>
        </w:numPr>
        <w:spacing w:after="240" w:line="276" w:lineRule="auto"/>
        <w:rPr>
          <w:del w:id="4118" w:author="Serjo" w:date="2020-04-27T17:12:00Z"/>
          <w:rFonts w:ascii="Arial" w:hAnsi="Arial" w:cs="Arial"/>
        </w:rPr>
      </w:pPr>
      <w:del w:id="4119" w:author="Serjo" w:date="2020-04-27T17:12:00Z">
        <w:r w:rsidDel="00824FE9">
          <w:rPr>
            <w:rFonts w:ascii="Arial" w:hAnsi="Arial" w:cs="Arial"/>
          </w:rPr>
          <w:delText>Документы измерения;</w:delText>
        </w:r>
      </w:del>
    </w:p>
    <w:p w14:paraId="1DB60F50" w14:textId="00A1E077" w:rsidR="00C5157C" w:rsidRPr="0075393C" w:rsidDel="00824FE9" w:rsidRDefault="005F5A62" w:rsidP="005F5A62">
      <w:pPr>
        <w:pStyle w:val="afa"/>
        <w:numPr>
          <w:ilvl w:val="0"/>
          <w:numId w:val="71"/>
        </w:numPr>
        <w:spacing w:after="240" w:line="276" w:lineRule="auto"/>
        <w:rPr>
          <w:del w:id="4120" w:author="Serjo" w:date="2020-04-27T17:12:00Z"/>
          <w:rFonts w:ascii="Arial" w:hAnsi="Arial" w:cs="Arial"/>
        </w:rPr>
      </w:pPr>
      <w:del w:id="4121" w:author="Serjo" w:date="2020-04-27T17:12:00Z">
        <w:r w:rsidDel="00824FE9">
          <w:rPr>
            <w:rFonts w:ascii="Arial" w:hAnsi="Arial" w:cs="Arial"/>
          </w:rPr>
          <w:delText>Нормативные значения измерений</w:delText>
        </w:r>
        <w:r w:rsidDel="00824FE9">
          <w:rPr>
            <w:rFonts w:ascii="Arial" w:hAnsi="Arial" w:cs="Arial"/>
            <w:lang w:val="en-US"/>
          </w:rPr>
          <w:delText>.</w:delText>
        </w:r>
      </w:del>
    </w:p>
    <w:p w14:paraId="6A979B0F" w14:textId="5D2CE51C" w:rsidR="0027422A" w:rsidRPr="0027422A" w:rsidDel="00824FE9" w:rsidRDefault="0027422A" w:rsidP="0027422A">
      <w:pPr>
        <w:spacing w:after="240" w:line="276" w:lineRule="auto"/>
        <w:rPr>
          <w:del w:id="4122" w:author="Serjo" w:date="2020-04-27T17:12:00Z"/>
          <w:rFonts w:ascii="Arial" w:hAnsi="Arial" w:cs="Arial"/>
          <w:bCs/>
        </w:rPr>
      </w:pPr>
      <w:del w:id="4123" w:author="Serjo" w:date="2020-04-27T17:12:00Z">
        <w:r w:rsidRPr="0027422A" w:rsidDel="00824FE9">
          <w:rPr>
            <w:rFonts w:ascii="Arial" w:hAnsi="Arial" w:cs="Arial"/>
            <w:bCs/>
          </w:rPr>
          <w:delText>Описание реализации разработки:</w:delText>
        </w:r>
      </w:del>
    </w:p>
    <w:p w14:paraId="22357BF5" w14:textId="77777777" w:rsidR="00824FE9" w:rsidRDefault="00A7759B">
      <w:pPr>
        <w:spacing w:after="240" w:line="276" w:lineRule="auto"/>
        <w:ind w:firstLine="567"/>
        <w:rPr>
          <w:ins w:id="4124" w:author="Serjo" w:date="2020-04-27T17:12:00Z"/>
          <w:rFonts w:ascii="Arial" w:hAnsi="Arial" w:cs="Arial"/>
          <w:bCs/>
          <w:szCs w:val="24"/>
        </w:rPr>
        <w:pPrChange w:id="4125" w:author="Serjo" w:date="2020-04-27T17:12:00Z">
          <w:pPr>
            <w:pStyle w:val="afa"/>
            <w:numPr>
              <w:numId w:val="85"/>
            </w:numPr>
            <w:ind w:left="720" w:hanging="360"/>
          </w:pPr>
        </w:pPrChange>
      </w:pPr>
      <w:r w:rsidRPr="00101963">
        <w:rPr>
          <w:rFonts w:ascii="Arial" w:hAnsi="Arial" w:cs="Arial"/>
          <w:bCs/>
          <w:szCs w:val="24"/>
        </w:rPr>
        <w:t xml:space="preserve">Данный отчет будет представлять собой расширение стандартной транзакции </w:t>
      </w:r>
      <w:r w:rsidRPr="00101963">
        <w:rPr>
          <w:rFonts w:ascii="Arial" w:hAnsi="Arial" w:cs="Arial"/>
          <w:bCs/>
          <w:szCs w:val="24"/>
          <w:lang w:val="en-US"/>
        </w:rPr>
        <w:t>IK</w:t>
      </w:r>
      <w:r w:rsidRPr="00A03DDE">
        <w:rPr>
          <w:rFonts w:ascii="Arial" w:hAnsi="Arial" w:cs="Arial"/>
          <w:bCs/>
          <w:szCs w:val="24"/>
        </w:rPr>
        <w:t>17, предназначенной для п</w:t>
      </w:r>
      <w:r w:rsidRPr="00101963">
        <w:rPr>
          <w:rFonts w:ascii="Arial" w:hAnsi="Arial" w:cs="Arial"/>
          <w:bCs/>
          <w:szCs w:val="24"/>
        </w:rPr>
        <w:t>росмотра списка документов измерений по выбранным объектам ремонта, точкам измерений или по дате регистрации измерения</w:t>
      </w:r>
      <w:ins w:id="4126" w:author="Serjo" w:date="2020-04-08T16:49:00Z">
        <w:r w:rsidR="00C5157C">
          <w:rPr>
            <w:rFonts w:ascii="Arial" w:hAnsi="Arial" w:cs="Arial"/>
            <w:bCs/>
            <w:szCs w:val="24"/>
          </w:rPr>
          <w:t xml:space="preserve">, также дополненное данными транзакции </w:t>
        </w:r>
        <w:r w:rsidR="00C5157C">
          <w:rPr>
            <w:rFonts w:ascii="Arial" w:hAnsi="Arial" w:cs="Arial"/>
            <w:bCs/>
            <w:szCs w:val="24"/>
            <w:lang w:val="en-US"/>
          </w:rPr>
          <w:t>IW</w:t>
        </w:r>
        <w:r w:rsidR="00C5157C" w:rsidRPr="00C5157C">
          <w:rPr>
            <w:rFonts w:ascii="Arial" w:hAnsi="Arial" w:cs="Arial"/>
            <w:bCs/>
            <w:szCs w:val="24"/>
            <w:rPrChange w:id="4127" w:author="Serjo" w:date="2020-04-08T16:49:00Z">
              <w:rPr>
                <w:rFonts w:ascii="Arial" w:hAnsi="Arial" w:cs="Arial"/>
                <w:bCs/>
                <w:szCs w:val="24"/>
                <w:lang w:val="en-US"/>
              </w:rPr>
            </w:rPrChange>
          </w:rPr>
          <w:t xml:space="preserve">47 </w:t>
        </w:r>
      </w:ins>
      <w:ins w:id="4128" w:author="Serjo" w:date="2020-04-08T16:50:00Z">
        <w:r w:rsidR="00C5157C">
          <w:rPr>
            <w:rFonts w:ascii="Arial" w:hAnsi="Arial" w:cs="Arial"/>
            <w:bCs/>
            <w:szCs w:val="24"/>
          </w:rPr>
          <w:t>по фактическим данным из подтверждений</w:t>
        </w:r>
      </w:ins>
      <w:ins w:id="4129" w:author="Serjo" w:date="2020-04-08T16:53:00Z">
        <w:r w:rsidR="00C5157C" w:rsidRPr="00C5157C">
          <w:rPr>
            <w:rFonts w:ascii="Arial" w:hAnsi="Arial" w:cs="Arial"/>
            <w:bCs/>
            <w:szCs w:val="24"/>
            <w:rPrChange w:id="4130" w:author="Serjo" w:date="2020-04-08T16:53:00Z">
              <w:rPr>
                <w:rFonts w:ascii="Arial" w:hAnsi="Arial" w:cs="Arial"/>
                <w:bCs/>
                <w:szCs w:val="24"/>
                <w:lang w:val="en-US"/>
              </w:rPr>
            </w:rPrChange>
          </w:rPr>
          <w:t xml:space="preserve"> </w:t>
        </w:r>
        <w:r w:rsidR="00C5157C">
          <w:rPr>
            <w:rFonts w:ascii="Arial" w:hAnsi="Arial" w:cs="Arial"/>
            <w:bCs/>
            <w:szCs w:val="24"/>
          </w:rPr>
          <w:t>заказов ТОРО</w:t>
        </w:r>
      </w:ins>
      <w:del w:id="4131" w:author="Serjo" w:date="2020-04-08T16:49:00Z">
        <w:r w:rsidRPr="00101963" w:rsidDel="00C5157C">
          <w:rPr>
            <w:rFonts w:ascii="Arial" w:hAnsi="Arial" w:cs="Arial"/>
            <w:bCs/>
            <w:szCs w:val="24"/>
          </w:rPr>
          <w:delText>.</w:delText>
        </w:r>
      </w:del>
      <w:r w:rsidRPr="00101963">
        <w:rPr>
          <w:rFonts w:ascii="Arial" w:hAnsi="Arial" w:cs="Arial"/>
          <w:bCs/>
          <w:szCs w:val="24"/>
        </w:rPr>
        <w:t xml:space="preserve"> Помимо стандартных столбцов, отображающих данные измерений, будут добавлены столбцы с </w:t>
      </w:r>
      <w:r w:rsidRPr="00824FE9">
        <w:rPr>
          <w:rFonts w:ascii="Arial" w:hAnsi="Arial" w:cs="Arial"/>
          <w:bCs/>
          <w:szCs w:val="24"/>
        </w:rPr>
        <w:t>допустимыми нормами показаний.</w:t>
      </w:r>
    </w:p>
    <w:p w14:paraId="68335348" w14:textId="0943F49B" w:rsidR="00824FE9" w:rsidRPr="00824FE9" w:rsidRDefault="00824FE9">
      <w:pPr>
        <w:spacing w:after="240" w:line="276" w:lineRule="auto"/>
        <w:ind w:firstLine="567"/>
        <w:rPr>
          <w:ins w:id="4132" w:author="Serjo" w:date="2020-04-27T17:12:00Z"/>
          <w:rFonts w:ascii="Arial" w:hAnsi="Arial" w:cs="Arial"/>
          <w:bCs/>
          <w:szCs w:val="24"/>
          <w:rPrChange w:id="4133" w:author="Serjo" w:date="2020-04-27T17:12:00Z">
            <w:rPr>
              <w:ins w:id="4134" w:author="Serjo" w:date="2020-04-27T17:12:00Z"/>
            </w:rPr>
          </w:rPrChange>
        </w:rPr>
        <w:pPrChange w:id="4135" w:author="Serjo" w:date="2020-04-27T17:12:00Z">
          <w:pPr>
            <w:pStyle w:val="afa"/>
            <w:numPr>
              <w:numId w:val="85"/>
            </w:numPr>
            <w:ind w:left="720" w:hanging="360"/>
          </w:pPr>
        </w:pPrChange>
      </w:pPr>
      <w:ins w:id="4136" w:author="Serjo" w:date="2020-04-27T17:12:00Z">
        <w:r w:rsidRPr="00824FE9">
          <w:rPr>
            <w:rFonts w:ascii="Arial" w:hAnsi="Arial" w:cs="Arial"/>
            <w:rPrChange w:id="4137" w:author="Serjo" w:date="2020-04-27T17:12:00Z">
              <w:rPr/>
            </w:rPrChange>
          </w:rPr>
          <w:t>Дополнительные поля</w:t>
        </w:r>
        <w:r>
          <w:rPr>
            <w:rFonts w:ascii="Arial" w:hAnsi="Arial" w:cs="Arial"/>
          </w:rPr>
          <w:t xml:space="preserve"> отчета</w:t>
        </w:r>
        <w:r w:rsidRPr="00824FE9">
          <w:rPr>
            <w:rFonts w:ascii="Arial" w:hAnsi="Arial" w:cs="Arial"/>
            <w:rPrChange w:id="4138" w:author="Serjo" w:date="2020-04-27T17:12:00Z">
              <w:rPr/>
            </w:rPrChange>
          </w:rPr>
          <w:t>:</w:t>
        </w:r>
      </w:ins>
    </w:p>
    <w:p w14:paraId="140EE73F" w14:textId="77777777" w:rsidR="00824FE9" w:rsidRPr="008A3A69" w:rsidRDefault="00824FE9">
      <w:pPr>
        <w:pStyle w:val="a7"/>
        <w:numPr>
          <w:ilvl w:val="0"/>
          <w:numId w:val="62"/>
        </w:numPr>
        <w:rPr>
          <w:ins w:id="4139" w:author="Serjo" w:date="2020-04-27T17:12:00Z"/>
          <w:rFonts w:ascii="Arial" w:hAnsi="Arial" w:cs="Arial"/>
          <w:lang w:val="en-US"/>
          <w:rPrChange w:id="4140" w:author="Владимир Лаут" w:date="2021-04-06T14:39:00Z">
            <w:rPr>
              <w:ins w:id="4141" w:author="Serjo" w:date="2020-04-27T17:12:00Z"/>
            </w:rPr>
          </w:rPrChange>
        </w:rPr>
        <w:pPrChange w:id="4142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43" w:author="Serjo" w:date="2020-04-27T17:12:00Z">
        <w:r w:rsidRPr="008A3A69">
          <w:rPr>
            <w:rFonts w:ascii="Arial" w:hAnsi="Arial" w:cs="Arial"/>
            <w:lang w:val="en-US"/>
            <w:rPrChange w:id="4144" w:author="Владимир Лаут" w:date="2021-04-06T14:39:00Z">
              <w:rPr/>
            </w:rPrChange>
          </w:rPr>
          <w:t>Цех/установка;</w:t>
        </w:r>
      </w:ins>
    </w:p>
    <w:p w14:paraId="1ACA198E" w14:textId="77777777" w:rsidR="00824FE9" w:rsidRPr="008A3A69" w:rsidRDefault="00824FE9">
      <w:pPr>
        <w:pStyle w:val="a7"/>
        <w:numPr>
          <w:ilvl w:val="0"/>
          <w:numId w:val="62"/>
        </w:numPr>
        <w:rPr>
          <w:ins w:id="4145" w:author="Serjo" w:date="2020-04-27T17:12:00Z"/>
          <w:rFonts w:ascii="Arial" w:hAnsi="Arial" w:cs="Arial"/>
          <w:lang w:val="en-US"/>
          <w:rPrChange w:id="4146" w:author="Владимир Лаут" w:date="2021-04-06T14:39:00Z">
            <w:rPr>
              <w:ins w:id="4147" w:author="Serjo" w:date="2020-04-27T17:12:00Z"/>
            </w:rPr>
          </w:rPrChange>
        </w:rPr>
        <w:pPrChange w:id="4148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49" w:author="Serjo" w:date="2020-04-27T17:12:00Z">
        <w:r w:rsidRPr="008A3A69">
          <w:rPr>
            <w:rFonts w:ascii="Arial" w:hAnsi="Arial" w:cs="Arial"/>
            <w:lang w:val="en-US"/>
            <w:rPrChange w:id="4150" w:author="Владимир Лаут" w:date="2021-04-06T14:39:00Z">
              <w:rPr/>
            </w:rPrChange>
          </w:rPr>
          <w:t>Наименование ЕО;</w:t>
        </w:r>
      </w:ins>
    </w:p>
    <w:p w14:paraId="564322DE" w14:textId="77777777" w:rsidR="00824FE9" w:rsidRPr="008A3A69" w:rsidRDefault="00824FE9">
      <w:pPr>
        <w:pStyle w:val="a7"/>
        <w:numPr>
          <w:ilvl w:val="0"/>
          <w:numId w:val="62"/>
        </w:numPr>
        <w:rPr>
          <w:ins w:id="4151" w:author="Serjo" w:date="2020-04-27T17:12:00Z"/>
          <w:rFonts w:ascii="Arial" w:hAnsi="Arial" w:cs="Arial"/>
          <w:lang w:val="en-US"/>
          <w:rPrChange w:id="4152" w:author="Владимир Лаут" w:date="2021-04-06T14:39:00Z">
            <w:rPr>
              <w:ins w:id="4153" w:author="Serjo" w:date="2020-04-27T17:12:00Z"/>
            </w:rPr>
          </w:rPrChange>
        </w:rPr>
        <w:pPrChange w:id="4154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55" w:author="Serjo" w:date="2020-04-27T17:12:00Z">
        <w:r w:rsidRPr="008A3A69">
          <w:rPr>
            <w:rFonts w:ascii="Arial" w:hAnsi="Arial" w:cs="Arial"/>
            <w:lang w:val="en-US"/>
            <w:rPrChange w:id="4156" w:author="Владимир Лаут" w:date="2021-04-06T14:39:00Z">
              <w:rPr/>
            </w:rPrChange>
          </w:rPr>
          <w:t>№ технологической позиции;</w:t>
        </w:r>
      </w:ins>
    </w:p>
    <w:p w14:paraId="689D8705" w14:textId="77777777" w:rsidR="00824FE9" w:rsidRPr="008A3A69" w:rsidRDefault="00824FE9">
      <w:pPr>
        <w:pStyle w:val="a7"/>
        <w:numPr>
          <w:ilvl w:val="0"/>
          <w:numId w:val="62"/>
        </w:numPr>
        <w:rPr>
          <w:ins w:id="4157" w:author="Serjo" w:date="2020-04-27T17:12:00Z"/>
          <w:rFonts w:ascii="Arial" w:hAnsi="Arial" w:cs="Arial"/>
          <w:lang w:val="en-US"/>
          <w:rPrChange w:id="4158" w:author="Владимир Лаут" w:date="2021-04-06T14:39:00Z">
            <w:rPr>
              <w:ins w:id="4159" w:author="Serjo" w:date="2020-04-27T17:12:00Z"/>
            </w:rPr>
          </w:rPrChange>
        </w:rPr>
        <w:pPrChange w:id="4160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61" w:author="Serjo" w:date="2020-04-27T17:12:00Z">
        <w:r w:rsidRPr="008A3A69">
          <w:rPr>
            <w:rFonts w:ascii="Arial" w:hAnsi="Arial" w:cs="Arial"/>
            <w:lang w:val="en-US"/>
            <w:rPrChange w:id="4162" w:author="Владимир Лаут" w:date="2021-04-06T14:39:00Z">
              <w:rPr/>
            </w:rPrChange>
          </w:rPr>
          <w:t>Инвентарный номер;</w:t>
        </w:r>
      </w:ins>
    </w:p>
    <w:p w14:paraId="7E51CBFD" w14:textId="77777777" w:rsidR="00824FE9" w:rsidRPr="008A3A69" w:rsidRDefault="00824FE9">
      <w:pPr>
        <w:pStyle w:val="a7"/>
        <w:numPr>
          <w:ilvl w:val="0"/>
          <w:numId w:val="62"/>
        </w:numPr>
        <w:rPr>
          <w:ins w:id="4163" w:author="Serjo" w:date="2020-04-27T17:12:00Z"/>
          <w:rFonts w:ascii="Arial" w:hAnsi="Arial" w:cs="Arial"/>
          <w:lang w:val="en-US"/>
          <w:rPrChange w:id="4164" w:author="Владимир Лаут" w:date="2021-04-06T14:39:00Z">
            <w:rPr>
              <w:ins w:id="4165" w:author="Serjo" w:date="2020-04-27T17:12:00Z"/>
            </w:rPr>
          </w:rPrChange>
        </w:rPr>
        <w:pPrChange w:id="4166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67" w:author="Serjo" w:date="2020-04-27T17:12:00Z">
        <w:r w:rsidRPr="008A3A69">
          <w:rPr>
            <w:rFonts w:ascii="Arial" w:hAnsi="Arial" w:cs="Arial"/>
            <w:lang w:val="en-US"/>
            <w:rPrChange w:id="4168" w:author="Владимир Лаут" w:date="2021-04-06T14:39:00Z">
              <w:rPr/>
            </w:rPrChange>
          </w:rPr>
          <w:t>Модель;</w:t>
        </w:r>
      </w:ins>
    </w:p>
    <w:p w14:paraId="230BAECF" w14:textId="77777777" w:rsidR="00824FE9" w:rsidRPr="0042485D" w:rsidRDefault="00824FE9">
      <w:pPr>
        <w:pStyle w:val="a7"/>
        <w:numPr>
          <w:ilvl w:val="0"/>
          <w:numId w:val="62"/>
        </w:numPr>
        <w:rPr>
          <w:ins w:id="4169" w:author="Serjo" w:date="2020-04-27T17:12:00Z"/>
          <w:rFonts w:ascii="Arial" w:hAnsi="Arial" w:cs="Arial"/>
          <w:rPrChange w:id="4170" w:author="Владимир Лаут" w:date="2021-04-07T17:39:00Z">
            <w:rPr>
              <w:ins w:id="4171" w:author="Serjo" w:date="2020-04-27T17:12:00Z"/>
            </w:rPr>
          </w:rPrChange>
        </w:rPr>
        <w:pPrChange w:id="4172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73" w:author="Serjo" w:date="2020-04-27T17:12:00Z">
        <w:r w:rsidRPr="0042485D">
          <w:rPr>
            <w:rFonts w:ascii="Arial" w:hAnsi="Arial" w:cs="Arial"/>
            <w:rPrChange w:id="4174" w:author="Владимир Лаут" w:date="2021-04-07T17:39:00Z">
              <w:rPr/>
            </w:rPrChange>
          </w:rPr>
          <w:t>Наработка после ввода в эксплуатацию;</w:t>
        </w:r>
      </w:ins>
    </w:p>
    <w:p w14:paraId="123E0575" w14:textId="77777777" w:rsidR="00824FE9" w:rsidRPr="008A3A69" w:rsidRDefault="00824FE9">
      <w:pPr>
        <w:pStyle w:val="a7"/>
        <w:numPr>
          <w:ilvl w:val="0"/>
          <w:numId w:val="62"/>
        </w:numPr>
        <w:rPr>
          <w:ins w:id="4175" w:author="Serjo" w:date="2020-04-27T17:12:00Z"/>
          <w:rFonts w:ascii="Arial" w:hAnsi="Arial" w:cs="Arial"/>
          <w:lang w:val="en-US"/>
          <w:rPrChange w:id="4176" w:author="Владимир Лаут" w:date="2021-04-06T14:39:00Z">
            <w:rPr>
              <w:ins w:id="4177" w:author="Serjo" w:date="2020-04-27T17:12:00Z"/>
            </w:rPr>
          </w:rPrChange>
        </w:rPr>
        <w:pPrChange w:id="4178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79" w:author="Serjo" w:date="2020-04-27T17:12:00Z">
        <w:r w:rsidRPr="008A3A69">
          <w:rPr>
            <w:rFonts w:ascii="Arial" w:hAnsi="Arial" w:cs="Arial"/>
            <w:lang w:val="en-US"/>
            <w:rPrChange w:id="4180" w:author="Владимир Лаут" w:date="2021-04-06T14:39:00Z">
              <w:rPr/>
            </w:rPrChange>
          </w:rPr>
          <w:t>Плановая дата ремонта;</w:t>
        </w:r>
      </w:ins>
    </w:p>
    <w:p w14:paraId="70640D34" w14:textId="77777777" w:rsidR="00824FE9" w:rsidRPr="008A3A69" w:rsidRDefault="00824FE9">
      <w:pPr>
        <w:pStyle w:val="a7"/>
        <w:numPr>
          <w:ilvl w:val="0"/>
          <w:numId w:val="62"/>
        </w:numPr>
        <w:rPr>
          <w:ins w:id="4181" w:author="Serjo" w:date="2020-04-27T17:12:00Z"/>
          <w:rFonts w:ascii="Arial" w:hAnsi="Arial" w:cs="Arial"/>
          <w:lang w:val="en-US"/>
          <w:rPrChange w:id="4182" w:author="Владимир Лаут" w:date="2021-04-06T14:39:00Z">
            <w:rPr>
              <w:ins w:id="4183" w:author="Serjo" w:date="2020-04-27T17:12:00Z"/>
            </w:rPr>
          </w:rPrChange>
        </w:rPr>
        <w:pPrChange w:id="4184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85" w:author="Serjo" w:date="2020-04-27T17:12:00Z">
        <w:r w:rsidRPr="008A3A69">
          <w:rPr>
            <w:rFonts w:ascii="Arial" w:hAnsi="Arial" w:cs="Arial"/>
            <w:lang w:val="en-US"/>
            <w:rPrChange w:id="4186" w:author="Владимир Лаут" w:date="2021-04-06T14:39:00Z">
              <w:rPr/>
            </w:rPrChange>
          </w:rPr>
          <w:t>Вид планируемого заказа;</w:t>
        </w:r>
      </w:ins>
    </w:p>
    <w:p w14:paraId="495B6A78" w14:textId="77777777" w:rsidR="00824FE9" w:rsidRPr="008A3A69" w:rsidRDefault="00824FE9">
      <w:pPr>
        <w:pStyle w:val="a7"/>
        <w:numPr>
          <w:ilvl w:val="0"/>
          <w:numId w:val="62"/>
        </w:numPr>
        <w:rPr>
          <w:ins w:id="4187" w:author="Serjo" w:date="2020-04-27T17:12:00Z"/>
          <w:rFonts w:ascii="Arial" w:hAnsi="Arial" w:cs="Arial"/>
          <w:lang w:val="en-US"/>
          <w:rPrChange w:id="4188" w:author="Владимир Лаут" w:date="2021-04-06T14:39:00Z">
            <w:rPr>
              <w:ins w:id="4189" w:author="Serjo" w:date="2020-04-27T17:12:00Z"/>
            </w:rPr>
          </w:rPrChange>
        </w:rPr>
        <w:pPrChange w:id="4190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91" w:author="Serjo" w:date="2020-04-27T17:12:00Z">
        <w:r w:rsidRPr="008A3A69">
          <w:rPr>
            <w:rFonts w:ascii="Arial" w:hAnsi="Arial" w:cs="Arial"/>
            <w:lang w:val="en-US"/>
            <w:rPrChange w:id="4192" w:author="Владимир Лаут" w:date="2021-04-06T14:39:00Z">
              <w:rPr/>
            </w:rPrChange>
          </w:rPr>
          <w:t>Вид работ планируемого заказа;</w:t>
        </w:r>
      </w:ins>
    </w:p>
    <w:p w14:paraId="53104AB2" w14:textId="77777777" w:rsidR="00824FE9" w:rsidRPr="008A3A69" w:rsidRDefault="00824FE9">
      <w:pPr>
        <w:pStyle w:val="a7"/>
        <w:numPr>
          <w:ilvl w:val="0"/>
          <w:numId w:val="62"/>
        </w:numPr>
        <w:rPr>
          <w:ins w:id="4193" w:author="Serjo" w:date="2020-04-27T17:12:00Z"/>
          <w:rFonts w:ascii="Arial" w:hAnsi="Arial" w:cs="Arial"/>
          <w:lang w:val="en-US"/>
          <w:rPrChange w:id="4194" w:author="Владимир Лаут" w:date="2021-04-06T14:39:00Z">
            <w:rPr>
              <w:ins w:id="4195" w:author="Serjo" w:date="2020-04-27T17:12:00Z"/>
            </w:rPr>
          </w:rPrChange>
        </w:rPr>
        <w:pPrChange w:id="4196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197" w:author="Serjo" w:date="2020-04-27T17:12:00Z">
        <w:r w:rsidRPr="008A3A69">
          <w:rPr>
            <w:rFonts w:ascii="Arial" w:hAnsi="Arial" w:cs="Arial"/>
            <w:lang w:val="en-US"/>
            <w:rPrChange w:id="4198" w:author="Владимир Лаут" w:date="2021-04-06T14:39:00Z">
              <w:rPr/>
            </w:rPrChange>
          </w:rPr>
          <w:t>Нормативные значения измерений;</w:t>
        </w:r>
      </w:ins>
    </w:p>
    <w:p w14:paraId="330E64FC" w14:textId="77777777" w:rsidR="00824FE9" w:rsidRPr="0042485D" w:rsidRDefault="00824FE9">
      <w:pPr>
        <w:pStyle w:val="a7"/>
        <w:numPr>
          <w:ilvl w:val="0"/>
          <w:numId w:val="62"/>
        </w:numPr>
        <w:rPr>
          <w:ins w:id="4199" w:author="Serjo" w:date="2020-04-27T17:12:00Z"/>
          <w:rFonts w:ascii="Arial" w:hAnsi="Arial" w:cs="Arial"/>
          <w:rPrChange w:id="4200" w:author="Владимир Лаут" w:date="2021-04-07T17:39:00Z">
            <w:rPr>
              <w:ins w:id="4201" w:author="Serjo" w:date="2020-04-27T17:12:00Z"/>
            </w:rPr>
          </w:rPrChange>
        </w:rPr>
        <w:pPrChange w:id="4202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03" w:author="Serjo" w:date="2020-04-27T17:12:00Z">
        <w:r w:rsidRPr="0042485D">
          <w:rPr>
            <w:rFonts w:ascii="Arial" w:hAnsi="Arial" w:cs="Arial"/>
            <w:rPrChange w:id="4204" w:author="Владимир Лаут" w:date="2021-04-07T17:39:00Z">
              <w:rPr/>
            </w:rPrChange>
          </w:rPr>
          <w:t>Фактически отработанное время после предыдущего ремонта, час-ТО;</w:t>
        </w:r>
      </w:ins>
    </w:p>
    <w:p w14:paraId="4A44D49D" w14:textId="77777777" w:rsidR="00824FE9" w:rsidRPr="0042485D" w:rsidRDefault="00824FE9">
      <w:pPr>
        <w:pStyle w:val="a7"/>
        <w:numPr>
          <w:ilvl w:val="0"/>
          <w:numId w:val="62"/>
        </w:numPr>
        <w:rPr>
          <w:ins w:id="4205" w:author="Serjo" w:date="2020-04-27T17:12:00Z"/>
          <w:rFonts w:ascii="Arial" w:hAnsi="Arial" w:cs="Arial"/>
          <w:rPrChange w:id="4206" w:author="Владимир Лаут" w:date="2021-04-07T17:39:00Z">
            <w:rPr>
              <w:ins w:id="4207" w:author="Serjo" w:date="2020-04-27T17:12:00Z"/>
            </w:rPr>
          </w:rPrChange>
        </w:rPr>
        <w:pPrChange w:id="4208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09" w:author="Serjo" w:date="2020-04-27T17:12:00Z">
        <w:r w:rsidRPr="0042485D">
          <w:rPr>
            <w:rFonts w:ascii="Arial" w:hAnsi="Arial" w:cs="Arial"/>
            <w:rPrChange w:id="4210" w:author="Владимир Лаут" w:date="2021-04-07T17:39:00Z">
              <w:rPr/>
            </w:rPrChange>
          </w:rPr>
          <w:lastRenderedPageBreak/>
          <w:t>Фактически отработанное время после предыдущего ремонта, час-КР.</w:t>
        </w:r>
      </w:ins>
    </w:p>
    <w:p w14:paraId="4D9D664C" w14:textId="77777777" w:rsidR="00824FE9" w:rsidRPr="0042485D" w:rsidRDefault="00824FE9">
      <w:pPr>
        <w:pStyle w:val="a7"/>
        <w:numPr>
          <w:ilvl w:val="0"/>
          <w:numId w:val="62"/>
        </w:numPr>
        <w:rPr>
          <w:ins w:id="4211" w:author="Serjo" w:date="2020-04-27T17:12:00Z"/>
          <w:rFonts w:ascii="Arial" w:hAnsi="Arial" w:cs="Arial"/>
          <w:rPrChange w:id="4212" w:author="Владимир Лаут" w:date="2021-04-07T17:39:00Z">
            <w:rPr>
              <w:ins w:id="4213" w:author="Serjo" w:date="2020-04-27T17:12:00Z"/>
            </w:rPr>
          </w:rPrChange>
        </w:rPr>
        <w:pPrChange w:id="4214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15" w:author="Serjo" w:date="2020-04-27T17:12:00Z">
        <w:r w:rsidRPr="0042485D">
          <w:rPr>
            <w:rFonts w:ascii="Arial" w:hAnsi="Arial" w:cs="Arial"/>
            <w:rPrChange w:id="4216" w:author="Владимир Лаут" w:date="2021-04-07T17:39:00Z">
              <w:rPr/>
            </w:rPrChange>
          </w:rPr>
          <w:t xml:space="preserve">Индикатор отклонения от нормативных значений. </w:t>
        </w:r>
      </w:ins>
    </w:p>
    <w:p w14:paraId="2A6A5497" w14:textId="77777777" w:rsidR="00824FE9" w:rsidRPr="008A3A69" w:rsidRDefault="00824FE9">
      <w:pPr>
        <w:pStyle w:val="a7"/>
        <w:numPr>
          <w:ilvl w:val="0"/>
          <w:numId w:val="62"/>
        </w:numPr>
        <w:rPr>
          <w:ins w:id="4217" w:author="Serjo" w:date="2020-04-27T17:12:00Z"/>
          <w:rFonts w:ascii="Arial" w:hAnsi="Arial" w:cs="Arial"/>
          <w:lang w:val="en-US"/>
          <w:rPrChange w:id="4218" w:author="Владимир Лаут" w:date="2021-04-06T14:39:00Z">
            <w:rPr>
              <w:ins w:id="4219" w:author="Serjo" w:date="2020-04-27T17:12:00Z"/>
            </w:rPr>
          </w:rPrChange>
        </w:rPr>
        <w:pPrChange w:id="4220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21" w:author="Serjo" w:date="2020-04-27T17:12:00Z">
        <w:r w:rsidRPr="008A3A69">
          <w:rPr>
            <w:rFonts w:ascii="Arial" w:hAnsi="Arial" w:cs="Arial"/>
            <w:lang w:val="en-US"/>
            <w:rPrChange w:id="4222" w:author="Владимир Лаут" w:date="2021-04-06T14:39:00Z">
              <w:rPr/>
            </w:rPrChange>
          </w:rPr>
          <w:t>МВЗ;</w:t>
        </w:r>
      </w:ins>
    </w:p>
    <w:p w14:paraId="4C3BFCAC" w14:textId="77777777" w:rsidR="00824FE9" w:rsidRPr="008A3A69" w:rsidRDefault="00824FE9">
      <w:pPr>
        <w:pStyle w:val="a7"/>
        <w:numPr>
          <w:ilvl w:val="0"/>
          <w:numId w:val="62"/>
        </w:numPr>
        <w:rPr>
          <w:ins w:id="4223" w:author="Serjo" w:date="2020-04-27T17:12:00Z"/>
          <w:rFonts w:ascii="Arial" w:hAnsi="Arial" w:cs="Arial"/>
          <w:lang w:val="en-US"/>
          <w:rPrChange w:id="4224" w:author="Владимир Лаут" w:date="2021-04-06T14:39:00Z">
            <w:rPr>
              <w:ins w:id="4225" w:author="Serjo" w:date="2020-04-27T17:12:00Z"/>
            </w:rPr>
          </w:rPrChange>
        </w:rPr>
        <w:pPrChange w:id="4226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27" w:author="Serjo" w:date="2020-04-27T17:12:00Z">
        <w:r w:rsidRPr="008A3A69">
          <w:rPr>
            <w:rFonts w:ascii="Arial" w:hAnsi="Arial" w:cs="Arial"/>
            <w:lang w:val="en-US"/>
            <w:rPrChange w:id="4228" w:author="Владимир Лаут" w:date="2021-04-06T14:39:00Z">
              <w:rPr/>
            </w:rPrChange>
          </w:rPr>
          <w:t>Наименование МВЗ;</w:t>
        </w:r>
      </w:ins>
    </w:p>
    <w:p w14:paraId="345927D4" w14:textId="77777777" w:rsidR="00824FE9" w:rsidRPr="008A3A69" w:rsidRDefault="00824FE9">
      <w:pPr>
        <w:pStyle w:val="a7"/>
        <w:numPr>
          <w:ilvl w:val="0"/>
          <w:numId w:val="62"/>
        </w:numPr>
        <w:rPr>
          <w:ins w:id="4229" w:author="Serjo" w:date="2020-04-27T17:12:00Z"/>
          <w:rFonts w:ascii="Arial" w:hAnsi="Arial" w:cs="Arial"/>
          <w:lang w:val="en-US"/>
          <w:rPrChange w:id="4230" w:author="Владимир Лаут" w:date="2021-04-06T14:39:00Z">
            <w:rPr>
              <w:ins w:id="4231" w:author="Serjo" w:date="2020-04-27T17:12:00Z"/>
            </w:rPr>
          </w:rPrChange>
        </w:rPr>
        <w:pPrChange w:id="4232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33" w:author="Serjo" w:date="2020-04-27T17:12:00Z">
        <w:r w:rsidRPr="008A3A69">
          <w:rPr>
            <w:rFonts w:ascii="Arial" w:hAnsi="Arial" w:cs="Arial"/>
            <w:lang w:val="en-US"/>
            <w:rPrChange w:id="4234" w:author="Владимир Лаут" w:date="2021-04-06T14:39:00Z">
              <w:rPr/>
            </w:rPrChange>
          </w:rPr>
          <w:t>Наименование цех/установка;</w:t>
        </w:r>
      </w:ins>
    </w:p>
    <w:p w14:paraId="5B59C595" w14:textId="77777777" w:rsidR="00824FE9" w:rsidRPr="008A3A69" w:rsidRDefault="00824FE9">
      <w:pPr>
        <w:pStyle w:val="a7"/>
        <w:numPr>
          <w:ilvl w:val="0"/>
          <w:numId w:val="62"/>
        </w:numPr>
        <w:rPr>
          <w:ins w:id="4235" w:author="Serjo" w:date="2020-04-27T17:12:00Z"/>
          <w:rFonts w:ascii="Arial" w:hAnsi="Arial" w:cs="Arial"/>
          <w:lang w:val="en-US"/>
          <w:rPrChange w:id="4236" w:author="Владимир Лаут" w:date="2021-04-06T14:39:00Z">
            <w:rPr>
              <w:ins w:id="4237" w:author="Serjo" w:date="2020-04-27T17:12:00Z"/>
            </w:rPr>
          </w:rPrChange>
        </w:rPr>
        <w:pPrChange w:id="4238" w:author="Владимир Лаут" w:date="2021-04-06T14:39:00Z">
          <w:pPr>
            <w:pStyle w:val="afa"/>
            <w:numPr>
              <w:numId w:val="86"/>
            </w:numPr>
            <w:ind w:left="1288" w:hanging="360"/>
          </w:pPr>
        </w:pPrChange>
      </w:pPr>
      <w:ins w:id="4239" w:author="Serjo" w:date="2020-04-27T17:12:00Z">
        <w:r w:rsidRPr="008A3A69">
          <w:rPr>
            <w:rFonts w:ascii="Arial" w:hAnsi="Arial" w:cs="Arial"/>
            <w:lang w:val="en-US"/>
            <w:rPrChange w:id="4240" w:author="Владимир Лаут" w:date="2021-04-06T14:39:00Z">
              <w:rPr/>
            </w:rPrChange>
          </w:rPr>
          <w:t>Наименование моделей.</w:t>
        </w:r>
      </w:ins>
    </w:p>
    <w:p w14:paraId="3D7E97CF" w14:textId="77777777" w:rsidR="00824FE9" w:rsidRDefault="00824FE9" w:rsidP="00A7759B">
      <w:pPr>
        <w:spacing w:after="240" w:line="276" w:lineRule="auto"/>
        <w:ind w:firstLine="567"/>
        <w:rPr>
          <w:rFonts w:ascii="Arial" w:hAnsi="Arial" w:cs="Arial"/>
          <w:bCs/>
          <w:szCs w:val="24"/>
        </w:rPr>
      </w:pPr>
    </w:p>
    <w:p w14:paraId="73C12E06" w14:textId="2C96BF50" w:rsidR="00810377" w:rsidRDefault="00810377" w:rsidP="008579DC">
      <w:pPr>
        <w:pStyle w:val="3"/>
      </w:pPr>
      <w:bookmarkStart w:id="4241" w:name="_Toc69302517"/>
      <w:r w:rsidRPr="003079A1">
        <w:t xml:space="preserve">Описание разработки </w:t>
      </w:r>
      <w:r w:rsidRPr="001543A9">
        <w:t>«PM</w:t>
      </w:r>
      <w:r>
        <w:t>06 –</w:t>
      </w:r>
      <w:r w:rsidRPr="001543A9">
        <w:t xml:space="preserve"> </w:t>
      </w:r>
      <w:ins w:id="4242" w:author="Serjo" w:date="2020-04-09T17:17:00Z">
        <w:r w:rsidR="008579DC" w:rsidRPr="008579DC">
          <w:t>Расширение стандартного отчета списка Сообщ</w:t>
        </w:r>
        <w:r w:rsidR="008579DC">
          <w:t>ений ТОРО</w:t>
        </w:r>
      </w:ins>
      <w:del w:id="4243" w:author="Serjo" w:date="2020-04-09T17:17:00Z">
        <w:r w:rsidDel="008579DC">
          <w:delText xml:space="preserve">Модифицируется стандартная транзакция </w:delText>
        </w:r>
        <w:r w:rsidDel="008579DC">
          <w:rPr>
            <w:lang w:val="en-US"/>
          </w:rPr>
          <w:delText>IW</w:delText>
        </w:r>
        <w:r w:rsidRPr="00810377" w:rsidDel="008579DC">
          <w:delText xml:space="preserve">28 </w:delText>
        </w:r>
        <w:r w:rsidDel="008579DC">
          <w:delText>под просмотр дополнительных данных</w:delText>
        </w:r>
      </w:del>
      <w:r>
        <w:t>»</w:t>
      </w:r>
      <w:bookmarkEnd w:id="4241"/>
    </w:p>
    <w:p w14:paraId="550F81C8" w14:textId="73CA52DD" w:rsidR="00810377" w:rsidRPr="00A7759B" w:rsidRDefault="00810377" w:rsidP="00810377">
      <w:pPr>
        <w:pStyle w:val="afff4"/>
        <w:ind w:firstLine="567"/>
        <w:rPr>
          <w:rFonts w:ascii="Arial" w:hAnsi="Arial" w:cs="Arial"/>
          <w:bCs/>
          <w:szCs w:val="24"/>
        </w:rPr>
      </w:pPr>
      <w:r w:rsidRPr="00A7759B">
        <w:rPr>
          <w:rFonts w:ascii="Arial" w:hAnsi="Arial" w:cs="Arial"/>
          <w:bCs/>
          <w:szCs w:val="24"/>
        </w:rPr>
        <w:t>Данная разработка</w:t>
      </w:r>
      <w:r>
        <w:rPr>
          <w:rFonts w:ascii="Arial" w:hAnsi="Arial" w:cs="Arial"/>
          <w:bCs/>
          <w:szCs w:val="24"/>
        </w:rPr>
        <w:t xml:space="preserve"> представляет собой расширение стандартной транзакции </w:t>
      </w:r>
      <w:r>
        <w:rPr>
          <w:rFonts w:ascii="Arial" w:hAnsi="Arial" w:cs="Arial"/>
          <w:bCs/>
          <w:szCs w:val="24"/>
          <w:lang w:val="en-US"/>
        </w:rPr>
        <w:t>IW</w:t>
      </w:r>
      <w:r>
        <w:rPr>
          <w:rFonts w:ascii="Arial" w:hAnsi="Arial" w:cs="Arial"/>
          <w:bCs/>
          <w:szCs w:val="24"/>
        </w:rPr>
        <w:t>28</w:t>
      </w:r>
      <w:r w:rsidR="00830F85">
        <w:rPr>
          <w:rFonts w:ascii="Arial" w:hAnsi="Arial" w:cs="Arial"/>
          <w:bCs/>
          <w:szCs w:val="24"/>
        </w:rPr>
        <w:t xml:space="preserve"> «</w:t>
      </w:r>
      <w:r w:rsidR="00830F85" w:rsidRPr="00830F85">
        <w:rPr>
          <w:rFonts w:ascii="Arial" w:hAnsi="Arial" w:cs="Arial"/>
          <w:bCs/>
          <w:szCs w:val="24"/>
        </w:rPr>
        <w:t>Изменение списка Сообщений ТОРО</w:t>
      </w:r>
      <w:r w:rsidR="00830F85">
        <w:rPr>
          <w:rFonts w:ascii="Arial" w:hAnsi="Arial" w:cs="Arial"/>
          <w:bCs/>
          <w:szCs w:val="24"/>
        </w:rPr>
        <w:t xml:space="preserve">» </w:t>
      </w:r>
      <w:r>
        <w:rPr>
          <w:rFonts w:ascii="Arial" w:hAnsi="Arial" w:cs="Arial"/>
          <w:bCs/>
          <w:szCs w:val="24"/>
        </w:rPr>
        <w:t>и</w:t>
      </w:r>
      <w:r w:rsidRPr="00A7759B">
        <w:rPr>
          <w:rFonts w:ascii="Arial" w:hAnsi="Arial" w:cs="Arial"/>
          <w:bCs/>
          <w:szCs w:val="24"/>
        </w:rPr>
        <w:t xml:space="preserve"> предназначена для</w:t>
      </w:r>
      <w:r>
        <w:rPr>
          <w:rFonts w:ascii="Arial" w:hAnsi="Arial" w:cs="Arial"/>
          <w:bCs/>
          <w:szCs w:val="24"/>
        </w:rPr>
        <w:t xml:space="preserve"> вывод</w:t>
      </w:r>
      <w:r w:rsidR="002E58D5">
        <w:rPr>
          <w:rFonts w:ascii="Arial" w:hAnsi="Arial" w:cs="Arial"/>
          <w:bCs/>
          <w:szCs w:val="24"/>
        </w:rPr>
        <w:t>а</w:t>
      </w:r>
      <w:r>
        <w:rPr>
          <w:rFonts w:ascii="Arial" w:hAnsi="Arial" w:cs="Arial"/>
          <w:bCs/>
          <w:szCs w:val="24"/>
        </w:rPr>
        <w:t xml:space="preserve"> дополнительных данных</w:t>
      </w:r>
      <w:r w:rsidRPr="00A7759B">
        <w:rPr>
          <w:rFonts w:ascii="Arial" w:hAnsi="Arial" w:cs="Arial"/>
          <w:bCs/>
          <w:szCs w:val="24"/>
        </w:rPr>
        <w:t>.</w:t>
      </w:r>
    </w:p>
    <w:p w14:paraId="31F7DBEC" w14:textId="2AF8CFCA" w:rsidR="002E58D5" w:rsidRPr="002E58D5" w:rsidRDefault="002E58D5">
      <w:pPr>
        <w:ind w:firstLine="567"/>
        <w:rPr>
          <w:ins w:id="4244" w:author="Serjo" w:date="2020-04-27T17:19:00Z"/>
          <w:rFonts w:ascii="Arial" w:hAnsi="Arial" w:cs="Arial"/>
          <w:rPrChange w:id="4245" w:author="Serjo" w:date="2020-04-27T17:19:00Z">
            <w:rPr>
              <w:ins w:id="4246" w:author="Serjo" w:date="2020-04-27T17:19:00Z"/>
            </w:rPr>
          </w:rPrChange>
        </w:rPr>
        <w:pPrChange w:id="4247" w:author="Serjo" w:date="2020-04-27T17:19:00Z">
          <w:pPr>
            <w:pStyle w:val="afa"/>
            <w:ind w:left="0" w:firstLine="568"/>
          </w:pPr>
        </w:pPrChange>
      </w:pPr>
      <w:ins w:id="4248" w:author="Serjo" w:date="2020-04-27T17:19:00Z">
        <w:r>
          <w:rPr>
            <w:rFonts w:ascii="Arial" w:hAnsi="Arial" w:cs="Arial"/>
            <w:szCs w:val="20"/>
            <w:lang w:eastAsia="ru-RU"/>
          </w:rPr>
          <w:t>Д</w:t>
        </w:r>
        <w:r w:rsidRPr="002E58D5">
          <w:rPr>
            <w:rFonts w:ascii="Arial" w:hAnsi="Arial" w:cs="Arial"/>
            <w:szCs w:val="20"/>
            <w:lang w:eastAsia="ru-RU"/>
            <w:rPrChange w:id="4249" w:author="Serjo" w:date="2020-04-27T17:19:00Z">
              <w:rPr>
                <w:lang w:eastAsia="ru-RU"/>
              </w:rPr>
            </w:rPrChange>
          </w:rPr>
          <w:t xml:space="preserve">обавляется возможность вывода </w:t>
        </w:r>
        <w:r>
          <w:rPr>
            <w:rFonts w:ascii="Arial" w:hAnsi="Arial" w:cs="Arial"/>
            <w:szCs w:val="20"/>
            <w:lang w:eastAsia="ru-RU"/>
          </w:rPr>
          <w:t xml:space="preserve">следующих </w:t>
        </w:r>
        <w:r w:rsidRPr="002E58D5">
          <w:rPr>
            <w:rFonts w:ascii="Arial" w:hAnsi="Arial" w:cs="Arial"/>
            <w:szCs w:val="20"/>
            <w:lang w:eastAsia="ru-RU"/>
            <w:rPrChange w:id="4250" w:author="Serjo" w:date="2020-04-27T17:19:00Z">
              <w:rPr>
                <w:lang w:eastAsia="ru-RU"/>
              </w:rPr>
            </w:rPrChange>
          </w:rPr>
          <w:t>дополнительных полей</w:t>
        </w:r>
        <w:r w:rsidRPr="002E58D5">
          <w:rPr>
            <w:rFonts w:ascii="Arial" w:hAnsi="Arial" w:cs="Arial"/>
            <w:rPrChange w:id="4251" w:author="Serjo" w:date="2020-04-27T17:19:00Z">
              <w:rPr/>
            </w:rPrChange>
          </w:rPr>
          <w:t>:</w:t>
        </w:r>
      </w:ins>
    </w:p>
    <w:p w14:paraId="0CBCB784" w14:textId="77777777" w:rsidR="002E58D5" w:rsidRPr="00150079" w:rsidRDefault="002E58D5" w:rsidP="002E58D5">
      <w:pPr>
        <w:pStyle w:val="afa"/>
        <w:numPr>
          <w:ilvl w:val="1"/>
          <w:numId w:val="87"/>
        </w:numPr>
        <w:rPr>
          <w:ins w:id="4252" w:author="Serjo" w:date="2020-04-27T17:19:00Z"/>
          <w:rFonts w:ascii="Arial" w:hAnsi="Arial" w:cs="Arial"/>
        </w:rPr>
      </w:pPr>
      <w:ins w:id="4253" w:author="Serjo" w:date="2020-04-27T17:19:00Z">
        <w:r>
          <w:rPr>
            <w:rFonts w:ascii="Arial" w:hAnsi="Arial" w:cs="Arial"/>
          </w:rPr>
          <w:t>Краткий текст Заказа ТОРО;</w:t>
        </w:r>
        <w:r>
          <w:rPr>
            <w:rFonts w:ascii="Arial" w:hAnsi="Arial" w:cs="Arial"/>
          </w:rPr>
          <w:tab/>
        </w:r>
      </w:ins>
    </w:p>
    <w:p w14:paraId="3ED90112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54" w:author="Serjo" w:date="2020-04-27T17:19:00Z"/>
          <w:rFonts w:ascii="Arial" w:hAnsi="Arial" w:cs="Arial"/>
          <w:szCs w:val="20"/>
          <w:lang w:eastAsia="ru-RU"/>
        </w:rPr>
      </w:pPr>
      <w:ins w:id="4255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Базисное начало Заказа ТОРО;</w:t>
        </w:r>
      </w:ins>
    </w:p>
    <w:p w14:paraId="260AD945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56" w:author="Serjo" w:date="2020-04-27T17:19:00Z"/>
          <w:rFonts w:ascii="Arial" w:hAnsi="Arial" w:cs="Arial"/>
          <w:szCs w:val="20"/>
          <w:lang w:eastAsia="ru-RU"/>
        </w:rPr>
      </w:pPr>
      <w:ins w:id="4257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Базисное окончание Заказа ТОРО;</w:t>
        </w:r>
      </w:ins>
    </w:p>
    <w:p w14:paraId="093DFBB8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58" w:author="Serjo" w:date="2020-04-27T17:19:00Z"/>
          <w:rFonts w:ascii="Arial" w:hAnsi="Arial" w:cs="Arial"/>
          <w:szCs w:val="20"/>
          <w:lang w:eastAsia="ru-RU"/>
        </w:rPr>
      </w:pPr>
      <w:ins w:id="4259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Системный статус Заказа ТОРО;</w:t>
        </w:r>
      </w:ins>
    </w:p>
    <w:p w14:paraId="29EE788B" w14:textId="77777777" w:rsidR="002E58D5" w:rsidRDefault="002E58D5" w:rsidP="002E58D5">
      <w:pPr>
        <w:pStyle w:val="afa"/>
        <w:numPr>
          <w:ilvl w:val="1"/>
          <w:numId w:val="87"/>
        </w:numPr>
        <w:rPr>
          <w:ins w:id="4260" w:author="Serjo" w:date="2020-04-27T17:19:00Z"/>
          <w:rFonts w:ascii="Arial" w:hAnsi="Arial" w:cs="Arial"/>
          <w:szCs w:val="20"/>
          <w:lang w:eastAsia="ru-RU"/>
        </w:rPr>
      </w:pPr>
      <w:ins w:id="4261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Пользовательский статус Заказа ТОРО;</w:t>
        </w:r>
      </w:ins>
    </w:p>
    <w:p w14:paraId="3C9336E7" w14:textId="77777777" w:rsidR="002E58D5" w:rsidRDefault="002E58D5" w:rsidP="002E58D5">
      <w:pPr>
        <w:pStyle w:val="afa"/>
        <w:numPr>
          <w:ilvl w:val="1"/>
          <w:numId w:val="87"/>
        </w:numPr>
        <w:rPr>
          <w:ins w:id="4262" w:author="Serjo" w:date="2020-04-27T17:19:00Z"/>
          <w:rFonts w:ascii="Arial" w:hAnsi="Arial" w:cs="Arial"/>
          <w:szCs w:val="20"/>
          <w:lang w:eastAsia="ru-RU"/>
        </w:rPr>
      </w:pPr>
      <w:ins w:id="4263" w:author="Serjo" w:date="2020-04-27T17:19:00Z">
        <w:r>
          <w:rPr>
            <w:rFonts w:ascii="Arial" w:hAnsi="Arial" w:cs="Arial"/>
            <w:szCs w:val="20"/>
            <w:lang w:eastAsia="ru-RU"/>
          </w:rPr>
          <w:t>Модель оборудования;</w:t>
        </w:r>
      </w:ins>
    </w:p>
    <w:p w14:paraId="76ADFD8D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64" w:author="Serjo" w:date="2020-04-27T17:19:00Z"/>
          <w:rFonts w:ascii="Arial" w:hAnsi="Arial" w:cs="Arial"/>
          <w:szCs w:val="20"/>
          <w:lang w:eastAsia="ru-RU"/>
        </w:rPr>
      </w:pPr>
      <w:ins w:id="4265" w:author="Serjo" w:date="2020-04-27T17:19:00Z">
        <w:r>
          <w:rPr>
            <w:rFonts w:ascii="Arial" w:hAnsi="Arial" w:cs="Arial"/>
            <w:szCs w:val="20"/>
            <w:lang w:eastAsia="ru-RU"/>
          </w:rPr>
          <w:t>Название модели оборудования;</w:t>
        </w:r>
      </w:ins>
    </w:p>
    <w:p w14:paraId="0BE50EED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66" w:author="Serjo" w:date="2020-04-27T17:19:00Z"/>
          <w:rFonts w:ascii="Arial" w:hAnsi="Arial" w:cs="Arial"/>
          <w:szCs w:val="20"/>
          <w:lang w:eastAsia="ru-RU"/>
        </w:rPr>
      </w:pPr>
      <w:ins w:id="4267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Класс ЕО;</w:t>
        </w:r>
      </w:ins>
    </w:p>
    <w:p w14:paraId="6D7A4195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68" w:author="Serjo" w:date="2020-04-27T17:19:00Z"/>
          <w:rFonts w:ascii="Arial" w:hAnsi="Arial" w:cs="Arial"/>
          <w:szCs w:val="20"/>
          <w:lang w:eastAsia="ru-RU"/>
        </w:rPr>
      </w:pPr>
      <w:ins w:id="4269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Наименование класса ЕО;</w:t>
        </w:r>
      </w:ins>
    </w:p>
    <w:p w14:paraId="0632E6C5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70" w:author="Serjo" w:date="2020-04-27T17:19:00Z"/>
          <w:rFonts w:ascii="Arial" w:hAnsi="Arial" w:cs="Arial"/>
          <w:szCs w:val="20"/>
          <w:lang w:eastAsia="ru-RU"/>
        </w:rPr>
      </w:pPr>
      <w:ins w:id="4271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Тип ТК;</w:t>
        </w:r>
      </w:ins>
    </w:p>
    <w:p w14:paraId="69CBCDEF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72" w:author="Serjo" w:date="2020-04-27T17:19:00Z"/>
          <w:rFonts w:ascii="Arial" w:hAnsi="Arial" w:cs="Arial"/>
          <w:szCs w:val="20"/>
          <w:lang w:eastAsia="ru-RU"/>
        </w:rPr>
      </w:pPr>
      <w:ins w:id="4273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Группа ТК;</w:t>
        </w:r>
      </w:ins>
    </w:p>
    <w:p w14:paraId="4AA836C5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74" w:author="Serjo" w:date="2020-04-27T17:19:00Z"/>
          <w:rFonts w:ascii="Arial" w:hAnsi="Arial" w:cs="Arial"/>
          <w:szCs w:val="20"/>
          <w:lang w:eastAsia="ru-RU"/>
        </w:rPr>
      </w:pPr>
      <w:ins w:id="4275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Счетчик группы ТК;</w:t>
        </w:r>
      </w:ins>
    </w:p>
    <w:p w14:paraId="324A0174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76" w:author="Serjo" w:date="2020-04-27T17:19:00Z"/>
          <w:rFonts w:ascii="Arial" w:hAnsi="Arial" w:cs="Arial"/>
          <w:szCs w:val="20"/>
          <w:lang w:eastAsia="ru-RU"/>
        </w:rPr>
      </w:pPr>
      <w:ins w:id="4277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Группа кодов причины отказа;</w:t>
        </w:r>
      </w:ins>
    </w:p>
    <w:p w14:paraId="5C268978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78" w:author="Serjo" w:date="2020-04-27T17:19:00Z"/>
          <w:rFonts w:ascii="Arial" w:hAnsi="Arial" w:cs="Arial"/>
          <w:szCs w:val="20"/>
          <w:lang w:eastAsia="ru-RU"/>
        </w:rPr>
      </w:pPr>
      <w:ins w:id="4279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Код причины отказа;</w:t>
        </w:r>
      </w:ins>
    </w:p>
    <w:p w14:paraId="4D74A1A0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80" w:author="Serjo" w:date="2020-04-27T17:19:00Z"/>
          <w:rFonts w:ascii="Arial" w:hAnsi="Arial" w:cs="Arial"/>
          <w:szCs w:val="20"/>
          <w:lang w:eastAsia="ru-RU"/>
        </w:rPr>
      </w:pPr>
      <w:ins w:id="4281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Причина отказа;</w:t>
        </w:r>
      </w:ins>
    </w:p>
    <w:p w14:paraId="0E695996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82" w:author="Serjo" w:date="2020-04-27T17:19:00Z"/>
          <w:rFonts w:ascii="Arial" w:hAnsi="Arial" w:cs="Arial"/>
          <w:szCs w:val="20"/>
          <w:lang w:eastAsia="ru-RU"/>
        </w:rPr>
      </w:pPr>
      <w:ins w:id="4283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Группа кодов частей объекта;</w:t>
        </w:r>
      </w:ins>
    </w:p>
    <w:p w14:paraId="7A9E7687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84" w:author="Serjo" w:date="2020-04-27T17:19:00Z"/>
          <w:rFonts w:ascii="Arial" w:hAnsi="Arial" w:cs="Arial"/>
          <w:szCs w:val="20"/>
          <w:lang w:eastAsia="ru-RU"/>
        </w:rPr>
      </w:pPr>
      <w:ins w:id="4285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Код части объекта;</w:t>
        </w:r>
      </w:ins>
    </w:p>
    <w:p w14:paraId="2C360B3C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86" w:author="Serjo" w:date="2020-04-27T17:19:00Z"/>
          <w:rFonts w:ascii="Arial" w:hAnsi="Arial" w:cs="Arial"/>
          <w:szCs w:val="20"/>
          <w:lang w:eastAsia="ru-RU"/>
        </w:rPr>
      </w:pPr>
      <w:ins w:id="4287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Часть объекта;</w:t>
        </w:r>
      </w:ins>
    </w:p>
    <w:p w14:paraId="3059CFBE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88" w:author="Serjo" w:date="2020-04-27T17:19:00Z"/>
          <w:rFonts w:ascii="Arial" w:hAnsi="Arial" w:cs="Arial"/>
          <w:szCs w:val="20"/>
          <w:lang w:eastAsia="ru-RU"/>
        </w:rPr>
      </w:pPr>
      <w:ins w:id="4289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Группа кодов картины повреждения;</w:t>
        </w:r>
      </w:ins>
    </w:p>
    <w:p w14:paraId="008388CA" w14:textId="77777777" w:rsidR="002E58D5" w:rsidRPr="00D17168" w:rsidRDefault="002E58D5" w:rsidP="002E58D5">
      <w:pPr>
        <w:pStyle w:val="afa"/>
        <w:numPr>
          <w:ilvl w:val="1"/>
          <w:numId w:val="87"/>
        </w:numPr>
        <w:rPr>
          <w:ins w:id="4290" w:author="Serjo" w:date="2020-04-27T17:19:00Z"/>
          <w:rFonts w:ascii="Arial" w:hAnsi="Arial" w:cs="Arial"/>
          <w:szCs w:val="20"/>
          <w:lang w:eastAsia="ru-RU"/>
        </w:rPr>
      </w:pPr>
      <w:ins w:id="4291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Код картины повреждения;</w:t>
        </w:r>
      </w:ins>
    </w:p>
    <w:p w14:paraId="51235BEA" w14:textId="77777777" w:rsidR="002E58D5" w:rsidRDefault="002E58D5" w:rsidP="002E58D5">
      <w:pPr>
        <w:pStyle w:val="afa"/>
        <w:numPr>
          <w:ilvl w:val="1"/>
          <w:numId w:val="87"/>
        </w:numPr>
        <w:rPr>
          <w:ins w:id="4292" w:author="Serjo" w:date="2020-04-27T17:19:00Z"/>
          <w:rFonts w:ascii="Arial" w:hAnsi="Arial" w:cs="Arial"/>
          <w:szCs w:val="20"/>
          <w:lang w:eastAsia="ru-RU"/>
        </w:rPr>
      </w:pPr>
      <w:ins w:id="4293" w:author="Serjo" w:date="2020-04-27T17:19:00Z">
        <w:r w:rsidRPr="00D17168">
          <w:rPr>
            <w:rFonts w:ascii="Arial" w:hAnsi="Arial" w:cs="Arial"/>
            <w:szCs w:val="20"/>
            <w:lang w:eastAsia="ru-RU"/>
          </w:rPr>
          <w:t>Картина повреждения</w:t>
        </w:r>
        <w:r>
          <w:rPr>
            <w:rFonts w:ascii="Arial" w:hAnsi="Arial" w:cs="Arial"/>
            <w:szCs w:val="20"/>
            <w:lang w:eastAsia="ru-RU"/>
          </w:rPr>
          <w:t>.</w:t>
        </w:r>
      </w:ins>
    </w:p>
    <w:p w14:paraId="5489F221" w14:textId="78B6E80C" w:rsidR="002E58D5" w:rsidRDefault="002E58D5" w:rsidP="002E58D5">
      <w:pPr>
        <w:pStyle w:val="afa"/>
        <w:numPr>
          <w:ilvl w:val="1"/>
          <w:numId w:val="87"/>
        </w:numPr>
        <w:rPr>
          <w:ins w:id="4294" w:author="Владимир Лаут" w:date="2021-03-17T17:15:00Z"/>
          <w:rFonts w:ascii="Arial" w:hAnsi="Arial" w:cs="Arial"/>
          <w:szCs w:val="20"/>
          <w:lang w:eastAsia="ru-RU"/>
        </w:rPr>
      </w:pPr>
      <w:ins w:id="4295" w:author="Serjo" w:date="2020-04-27T17:19:00Z">
        <w:r w:rsidRPr="002E58D5">
          <w:rPr>
            <w:rFonts w:ascii="Arial" w:hAnsi="Arial" w:cs="Arial"/>
            <w:szCs w:val="20"/>
            <w:lang w:eastAsia="ru-RU"/>
            <w:rPrChange w:id="4296" w:author="Serjo" w:date="2020-04-27T17:19:00Z">
              <w:rPr>
                <w:rFonts w:ascii="Arial" w:hAnsi="Arial" w:cs="Arial"/>
                <w:szCs w:val="20"/>
                <w:highlight w:val="green"/>
                <w:lang w:eastAsia="ru-RU"/>
              </w:rPr>
            </w:rPrChange>
          </w:rPr>
          <w:t>Индикатор наличия прикрепленных документов (с возможностью «проваливания»).</w:t>
        </w:r>
      </w:ins>
    </w:p>
    <w:p w14:paraId="08B4C0D3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297" w:author="Владимир Лаут" w:date="2021-03-17T17:15:00Z"/>
          <w:rFonts w:ascii="Arial" w:hAnsi="Arial" w:cs="Arial"/>
          <w:szCs w:val="20"/>
          <w:lang w:eastAsia="ru-RU"/>
        </w:rPr>
      </w:pPr>
      <w:ins w:id="4298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>Дата приемки в эксплуатацию</w:t>
        </w:r>
      </w:ins>
    </w:p>
    <w:p w14:paraId="1956150E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299" w:author="Владимир Лаут" w:date="2021-03-17T17:15:00Z"/>
          <w:rFonts w:ascii="Arial" w:hAnsi="Arial" w:cs="Arial"/>
          <w:szCs w:val="20"/>
          <w:lang w:eastAsia="ru-RU"/>
        </w:rPr>
      </w:pPr>
      <w:ins w:id="4300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>Время приемки в эксплуатацию</w:t>
        </w:r>
      </w:ins>
    </w:p>
    <w:p w14:paraId="1672689F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301" w:author="Владимир Лаут" w:date="2021-03-17T17:15:00Z"/>
          <w:rFonts w:ascii="Arial" w:hAnsi="Arial" w:cs="Arial"/>
          <w:szCs w:val="20"/>
          <w:lang w:eastAsia="ru-RU"/>
        </w:rPr>
      </w:pPr>
      <w:ins w:id="4302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 xml:space="preserve">Отклонение окончания останова и пуска в </w:t>
        </w:r>
        <w:r w:rsidRPr="00AD72B6">
          <w:rPr>
            <w:rFonts w:ascii="Arial" w:hAnsi="Arial" w:cs="Arial"/>
            <w:szCs w:val="20"/>
            <w:lang w:val="en-US" w:eastAsia="ru-RU"/>
          </w:rPr>
          <w:t>MES</w:t>
        </w:r>
      </w:ins>
    </w:p>
    <w:p w14:paraId="3E244785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303" w:author="Владимир Лаут" w:date="2021-03-17T17:15:00Z"/>
          <w:rFonts w:ascii="Arial" w:hAnsi="Arial" w:cs="Arial"/>
          <w:szCs w:val="20"/>
          <w:lang w:eastAsia="ru-RU"/>
        </w:rPr>
      </w:pPr>
      <w:ins w:id="4304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>Отклонение окончания останова и приемки в эксплуатацию</w:t>
        </w:r>
      </w:ins>
    </w:p>
    <w:p w14:paraId="10D89628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305" w:author="Владимир Лаут" w:date="2021-03-17T17:15:00Z"/>
          <w:rFonts w:ascii="Arial" w:hAnsi="Arial" w:cs="Arial"/>
          <w:szCs w:val="20"/>
          <w:lang w:eastAsia="ru-RU"/>
        </w:rPr>
      </w:pPr>
      <w:ins w:id="4306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>Дата окончания выполнения ремонта (сегмент)</w:t>
        </w:r>
      </w:ins>
    </w:p>
    <w:p w14:paraId="60053207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307" w:author="Владимир Лаут" w:date="2021-03-17T17:15:00Z"/>
          <w:rFonts w:ascii="Arial" w:hAnsi="Arial" w:cs="Arial"/>
          <w:szCs w:val="20"/>
          <w:lang w:eastAsia="ru-RU"/>
        </w:rPr>
      </w:pPr>
      <w:ins w:id="4308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>Время окончания выполнения ремонта (сегмент)</w:t>
        </w:r>
      </w:ins>
    </w:p>
    <w:p w14:paraId="425D2AE8" w14:textId="77777777" w:rsidR="009112CC" w:rsidRPr="00AD72B6" w:rsidRDefault="009112CC" w:rsidP="009112CC">
      <w:pPr>
        <w:pStyle w:val="afa"/>
        <w:numPr>
          <w:ilvl w:val="1"/>
          <w:numId w:val="87"/>
        </w:numPr>
        <w:rPr>
          <w:ins w:id="4309" w:author="Владимир Лаут" w:date="2021-03-17T17:15:00Z"/>
          <w:rFonts w:ascii="Arial" w:hAnsi="Arial" w:cs="Arial"/>
          <w:szCs w:val="20"/>
          <w:lang w:eastAsia="ru-RU"/>
        </w:rPr>
      </w:pPr>
      <w:ins w:id="4310" w:author="Владимир Лаут" w:date="2021-03-17T17:15:00Z">
        <w:r w:rsidRPr="00AD72B6">
          <w:rPr>
            <w:rFonts w:ascii="Arial" w:hAnsi="Arial" w:cs="Arial"/>
            <w:szCs w:val="20"/>
            <w:lang w:eastAsia="ru-RU"/>
          </w:rPr>
          <w:t xml:space="preserve">Продолжительность приемки в эксплуатацию </w:t>
        </w:r>
      </w:ins>
    </w:p>
    <w:p w14:paraId="1BF10760" w14:textId="0B43E37F" w:rsidR="009112CC" w:rsidRPr="009112CC" w:rsidRDefault="009112CC" w:rsidP="009112CC">
      <w:pPr>
        <w:pStyle w:val="afa"/>
        <w:numPr>
          <w:ilvl w:val="1"/>
          <w:numId w:val="87"/>
        </w:numPr>
        <w:rPr>
          <w:ins w:id="4311" w:author="Serjo" w:date="2020-04-27T17:20:00Z"/>
          <w:rFonts w:ascii="Arial" w:hAnsi="Arial" w:cs="Arial"/>
          <w:szCs w:val="20"/>
          <w:lang w:eastAsia="ru-RU"/>
        </w:rPr>
      </w:pPr>
      <w:ins w:id="4312" w:author="Владимир Лаут" w:date="2021-03-17T17:15:00Z">
        <w:r w:rsidRPr="009112CC">
          <w:rPr>
            <w:rFonts w:ascii="Arial" w:hAnsi="Arial" w:cs="Arial"/>
            <w:szCs w:val="20"/>
            <w:lang w:eastAsia="ru-RU"/>
            <w:rPrChange w:id="4313" w:author="Владимир Лаут" w:date="2021-03-17T17:15:00Z">
              <w:rPr>
                <w:rFonts w:ascii="Arial" w:hAnsi="Arial" w:cs="Arial"/>
                <w:szCs w:val="20"/>
                <w:highlight w:val="green"/>
                <w:lang w:eastAsia="ru-RU"/>
              </w:rPr>
            </w:rPrChange>
          </w:rPr>
          <w:t>Подробный текст</w:t>
        </w:r>
      </w:ins>
    </w:p>
    <w:p w14:paraId="074CC391" w14:textId="77777777" w:rsidR="002E58D5" w:rsidRPr="002E58D5" w:rsidRDefault="002E58D5">
      <w:pPr>
        <w:pStyle w:val="afa"/>
        <w:ind w:left="1440"/>
        <w:rPr>
          <w:ins w:id="4314" w:author="Serjo" w:date="2020-04-27T17:19:00Z"/>
          <w:rFonts w:ascii="Arial" w:hAnsi="Arial" w:cs="Arial"/>
          <w:szCs w:val="20"/>
          <w:lang w:eastAsia="ru-RU"/>
        </w:rPr>
        <w:pPrChange w:id="4315" w:author="Serjo" w:date="2020-04-27T17:20:00Z">
          <w:pPr>
            <w:pStyle w:val="afa"/>
            <w:numPr>
              <w:ilvl w:val="1"/>
              <w:numId w:val="87"/>
            </w:numPr>
            <w:ind w:left="1440" w:hanging="360"/>
          </w:pPr>
        </w:pPrChange>
      </w:pPr>
    </w:p>
    <w:p w14:paraId="228C2CEE" w14:textId="77777777" w:rsidR="002E58D5" w:rsidRDefault="002E58D5">
      <w:pPr>
        <w:ind w:firstLine="708"/>
        <w:rPr>
          <w:ins w:id="4316" w:author="Serjo" w:date="2020-04-27T17:20:00Z"/>
          <w:rFonts w:ascii="Arial" w:hAnsi="Arial" w:cs="Arial"/>
          <w:szCs w:val="20"/>
          <w:lang w:eastAsia="ru-RU"/>
        </w:rPr>
        <w:pPrChange w:id="4317" w:author="Serjo" w:date="2020-04-27T17:20:00Z">
          <w:pPr>
            <w:ind w:left="987"/>
          </w:pPr>
        </w:pPrChange>
      </w:pPr>
      <w:ins w:id="4318" w:author="Serjo" w:date="2020-04-27T17:20:00Z">
        <w:r>
          <w:rPr>
            <w:rFonts w:ascii="Arial" w:hAnsi="Arial" w:cs="Arial"/>
            <w:szCs w:val="20"/>
            <w:lang w:eastAsia="ru-RU"/>
          </w:rPr>
          <w:lastRenderedPageBreak/>
          <w:t>Также для уменьшения ручного ввода добавляются массовые функции:</w:t>
        </w:r>
      </w:ins>
    </w:p>
    <w:p w14:paraId="76A45AAF" w14:textId="3CE5221E" w:rsidR="002E58D5" w:rsidRDefault="002E58D5" w:rsidP="002E58D5">
      <w:pPr>
        <w:pStyle w:val="afa"/>
        <w:numPr>
          <w:ilvl w:val="0"/>
          <w:numId w:val="88"/>
        </w:numPr>
        <w:rPr>
          <w:ins w:id="4319" w:author="Serjo" w:date="2020-04-27T17:20:00Z"/>
          <w:rFonts w:ascii="Arial" w:hAnsi="Arial" w:cs="Arial"/>
          <w:szCs w:val="20"/>
          <w:lang w:eastAsia="ru-RU"/>
        </w:rPr>
      </w:pPr>
      <w:ins w:id="4320" w:author="Serjo" w:date="2020-04-27T17:20:00Z">
        <w:r>
          <w:rPr>
            <w:rFonts w:ascii="Arial" w:hAnsi="Arial" w:cs="Arial"/>
            <w:szCs w:val="20"/>
            <w:lang w:eastAsia="ru-RU"/>
          </w:rPr>
          <w:t>Функции массовой установки/отмены статуса МТКУ</w:t>
        </w:r>
      </w:ins>
      <w:ins w:id="4321" w:author="Serjo" w:date="2020-04-27T17:21:00Z">
        <w:r>
          <w:rPr>
            <w:rFonts w:ascii="Arial" w:hAnsi="Arial" w:cs="Arial"/>
            <w:szCs w:val="20"/>
            <w:lang w:eastAsia="ru-RU"/>
          </w:rPr>
          <w:t>.</w:t>
        </w:r>
      </w:ins>
    </w:p>
    <w:p w14:paraId="1A37DC92" w14:textId="03BDE9DB" w:rsidR="002E58D5" w:rsidRDefault="002E58D5" w:rsidP="002E58D5">
      <w:pPr>
        <w:pStyle w:val="afa"/>
        <w:numPr>
          <w:ilvl w:val="0"/>
          <w:numId w:val="88"/>
        </w:numPr>
        <w:rPr>
          <w:ins w:id="4322" w:author="Владимир Лаут" w:date="2021-03-17T17:16:00Z"/>
          <w:rFonts w:ascii="Arial" w:hAnsi="Arial" w:cs="Arial"/>
          <w:szCs w:val="20"/>
          <w:lang w:eastAsia="ru-RU"/>
        </w:rPr>
      </w:pPr>
      <w:ins w:id="4323" w:author="Serjo" w:date="2020-04-27T17:20:00Z">
        <w:r w:rsidRPr="0086736C">
          <w:rPr>
            <w:rFonts w:ascii="Arial" w:hAnsi="Arial" w:cs="Arial"/>
            <w:szCs w:val="20"/>
            <w:lang w:eastAsia="ru-RU"/>
          </w:rPr>
          <w:t>Функции массовой отвязки сообщений от заказов ТОРО</w:t>
        </w:r>
      </w:ins>
      <w:ins w:id="4324" w:author="Serjo" w:date="2020-04-27T17:21:00Z">
        <w:r>
          <w:rPr>
            <w:rFonts w:ascii="Arial" w:hAnsi="Arial" w:cs="Arial"/>
            <w:szCs w:val="20"/>
            <w:lang w:eastAsia="ru-RU"/>
          </w:rPr>
          <w:t>.</w:t>
        </w:r>
      </w:ins>
    </w:p>
    <w:p w14:paraId="27C136EC" w14:textId="54AC53A7" w:rsidR="009112CC" w:rsidRPr="0086736C" w:rsidRDefault="009112CC" w:rsidP="002E58D5">
      <w:pPr>
        <w:pStyle w:val="afa"/>
        <w:numPr>
          <w:ilvl w:val="0"/>
          <w:numId w:val="88"/>
        </w:numPr>
        <w:rPr>
          <w:ins w:id="4325" w:author="Serjo" w:date="2020-04-27T17:20:00Z"/>
          <w:rFonts w:ascii="Arial" w:hAnsi="Arial" w:cs="Arial"/>
          <w:szCs w:val="20"/>
          <w:lang w:eastAsia="ru-RU"/>
        </w:rPr>
      </w:pPr>
      <w:ins w:id="4326" w:author="Владимир Лаут" w:date="2021-03-17T17:16:00Z">
        <w:r>
          <w:rPr>
            <w:rFonts w:ascii="Arial" w:hAnsi="Arial" w:cs="Arial"/>
            <w:szCs w:val="20"/>
            <w:lang w:eastAsia="ru-RU"/>
          </w:rPr>
          <w:t>Массовое изменение группы плановиков.</w:t>
        </w:r>
      </w:ins>
    </w:p>
    <w:p w14:paraId="4EF2BB2F" w14:textId="77777777" w:rsidR="00810377" w:rsidRPr="0027422A" w:rsidRDefault="00810377" w:rsidP="00810377"/>
    <w:p w14:paraId="5103D8A2" w14:textId="6F3B123E" w:rsidR="00810377" w:rsidDel="002E58D5" w:rsidRDefault="00810377" w:rsidP="00810377">
      <w:pPr>
        <w:spacing w:after="240" w:line="276" w:lineRule="auto"/>
        <w:rPr>
          <w:del w:id="4327" w:author="Serjo" w:date="2020-04-27T17:21:00Z"/>
          <w:rFonts w:ascii="Arial" w:hAnsi="Arial" w:cs="Arial"/>
          <w:bCs/>
        </w:rPr>
      </w:pPr>
      <w:del w:id="4328" w:author="Serjo" w:date="2020-04-27T17:21:00Z">
        <w:r w:rsidDel="002E58D5">
          <w:rPr>
            <w:rFonts w:ascii="Arial" w:hAnsi="Arial" w:cs="Arial"/>
            <w:bCs/>
          </w:rPr>
          <w:delText>Входные данные:</w:delText>
        </w:r>
        <w:bookmarkStart w:id="4329" w:name="_Toc67659435"/>
        <w:bookmarkStart w:id="4330" w:name="_Toc68882302"/>
        <w:bookmarkStart w:id="4331" w:name="_Toc69302518"/>
        <w:bookmarkEnd w:id="4329"/>
        <w:bookmarkEnd w:id="4330"/>
        <w:bookmarkEnd w:id="4331"/>
      </w:del>
    </w:p>
    <w:p w14:paraId="1B9AA189" w14:textId="20C916AB" w:rsidR="00810377" w:rsidRPr="005F5A62" w:rsidDel="002E58D5" w:rsidRDefault="00810377" w:rsidP="00810377">
      <w:pPr>
        <w:pStyle w:val="afa"/>
        <w:numPr>
          <w:ilvl w:val="0"/>
          <w:numId w:val="71"/>
        </w:numPr>
        <w:spacing w:after="240" w:line="276" w:lineRule="auto"/>
        <w:rPr>
          <w:del w:id="4332" w:author="Serjo" w:date="2020-04-27T17:21:00Z"/>
          <w:rFonts w:ascii="Arial" w:hAnsi="Arial" w:cs="Arial"/>
        </w:rPr>
      </w:pPr>
      <w:del w:id="4333" w:author="Serjo" w:date="2020-04-27T17:21:00Z">
        <w:r w:rsidDel="002E58D5">
          <w:rPr>
            <w:rFonts w:ascii="Arial" w:hAnsi="Arial" w:cs="Arial"/>
          </w:rPr>
          <w:delText>Сообщения ТОРО</w:delText>
        </w:r>
        <w:r w:rsidRPr="005F5A62" w:rsidDel="002E58D5">
          <w:rPr>
            <w:rFonts w:ascii="Arial" w:hAnsi="Arial" w:cs="Arial"/>
          </w:rPr>
          <w:delText>;</w:delText>
        </w:r>
        <w:bookmarkStart w:id="4334" w:name="_Toc67659436"/>
        <w:bookmarkStart w:id="4335" w:name="_Toc68882303"/>
        <w:bookmarkStart w:id="4336" w:name="_Toc69302519"/>
        <w:bookmarkEnd w:id="4334"/>
        <w:bookmarkEnd w:id="4335"/>
        <w:bookmarkEnd w:id="4336"/>
      </w:del>
    </w:p>
    <w:p w14:paraId="1633C0B7" w14:textId="5D77581D" w:rsidR="00810377" w:rsidDel="002E58D5" w:rsidRDefault="00810377" w:rsidP="00810377">
      <w:pPr>
        <w:pStyle w:val="afa"/>
        <w:numPr>
          <w:ilvl w:val="0"/>
          <w:numId w:val="71"/>
        </w:numPr>
        <w:spacing w:after="240" w:line="276" w:lineRule="auto"/>
        <w:rPr>
          <w:del w:id="4337" w:author="Serjo" w:date="2020-04-27T17:21:00Z"/>
          <w:rFonts w:ascii="Arial" w:hAnsi="Arial" w:cs="Arial"/>
        </w:rPr>
      </w:pPr>
      <w:del w:id="4338" w:author="Serjo" w:date="2020-04-27T17:21:00Z">
        <w:r w:rsidDel="002E58D5">
          <w:rPr>
            <w:rFonts w:ascii="Arial" w:hAnsi="Arial" w:cs="Arial"/>
          </w:rPr>
          <w:delText>Документы измерения;</w:delText>
        </w:r>
        <w:bookmarkStart w:id="4339" w:name="_Toc67659437"/>
        <w:bookmarkStart w:id="4340" w:name="_Toc68882304"/>
        <w:bookmarkStart w:id="4341" w:name="_Toc69302520"/>
        <w:bookmarkEnd w:id="4339"/>
        <w:bookmarkEnd w:id="4340"/>
        <w:bookmarkEnd w:id="4341"/>
      </w:del>
    </w:p>
    <w:p w14:paraId="5A74EBF2" w14:textId="6D4B9D3A" w:rsidR="00810377" w:rsidRPr="0075393C" w:rsidDel="002E58D5" w:rsidRDefault="00810377" w:rsidP="00810377">
      <w:pPr>
        <w:pStyle w:val="afa"/>
        <w:numPr>
          <w:ilvl w:val="0"/>
          <w:numId w:val="71"/>
        </w:numPr>
        <w:spacing w:after="240" w:line="276" w:lineRule="auto"/>
        <w:rPr>
          <w:del w:id="4342" w:author="Serjo" w:date="2020-04-27T17:21:00Z"/>
          <w:rFonts w:ascii="Arial" w:hAnsi="Arial" w:cs="Arial"/>
        </w:rPr>
      </w:pPr>
      <w:del w:id="4343" w:author="Serjo" w:date="2020-04-27T17:21:00Z">
        <w:r w:rsidDel="002E58D5">
          <w:rPr>
            <w:rFonts w:ascii="Arial" w:hAnsi="Arial" w:cs="Arial"/>
          </w:rPr>
          <w:delText>Нормативные значения измерений</w:delText>
        </w:r>
        <w:r w:rsidDel="002E58D5">
          <w:rPr>
            <w:rFonts w:ascii="Arial" w:hAnsi="Arial" w:cs="Arial"/>
            <w:lang w:val="en-US"/>
          </w:rPr>
          <w:delText>.</w:delText>
        </w:r>
        <w:bookmarkStart w:id="4344" w:name="_Toc67659438"/>
        <w:bookmarkStart w:id="4345" w:name="_Toc68882305"/>
        <w:bookmarkStart w:id="4346" w:name="_Toc69302521"/>
        <w:bookmarkEnd w:id="4344"/>
        <w:bookmarkEnd w:id="4345"/>
        <w:bookmarkEnd w:id="4346"/>
      </w:del>
    </w:p>
    <w:p w14:paraId="528C76FC" w14:textId="6E7D98A8" w:rsidR="00810377" w:rsidRPr="0027422A" w:rsidDel="002E58D5" w:rsidRDefault="00810377" w:rsidP="00810377">
      <w:pPr>
        <w:spacing w:after="240" w:line="276" w:lineRule="auto"/>
        <w:rPr>
          <w:del w:id="4347" w:author="Serjo" w:date="2020-04-27T17:21:00Z"/>
          <w:rFonts w:ascii="Arial" w:hAnsi="Arial" w:cs="Arial"/>
          <w:bCs/>
        </w:rPr>
      </w:pPr>
      <w:del w:id="4348" w:author="Serjo" w:date="2020-04-27T17:21:00Z">
        <w:r w:rsidRPr="0027422A" w:rsidDel="002E58D5">
          <w:rPr>
            <w:rFonts w:ascii="Arial" w:hAnsi="Arial" w:cs="Arial"/>
            <w:bCs/>
          </w:rPr>
          <w:delText>Описание реализации разработки:</w:delText>
        </w:r>
        <w:bookmarkStart w:id="4349" w:name="_Toc67659439"/>
        <w:bookmarkStart w:id="4350" w:name="_Toc68882306"/>
        <w:bookmarkStart w:id="4351" w:name="_Toc69302522"/>
        <w:bookmarkEnd w:id="4349"/>
        <w:bookmarkEnd w:id="4350"/>
        <w:bookmarkEnd w:id="4351"/>
      </w:del>
    </w:p>
    <w:p w14:paraId="6D90BDA0" w14:textId="6805FAB4" w:rsidR="00342119" w:rsidDel="002E58D5" w:rsidRDefault="00810377" w:rsidP="00342119">
      <w:pPr>
        <w:spacing w:after="240" w:line="276" w:lineRule="auto"/>
        <w:ind w:firstLine="567"/>
        <w:rPr>
          <w:del w:id="4352" w:author="Serjo" w:date="2020-04-27T17:21:00Z"/>
          <w:rFonts w:ascii="Arial" w:hAnsi="Arial" w:cs="Arial"/>
          <w:bCs/>
          <w:szCs w:val="24"/>
        </w:rPr>
      </w:pPr>
      <w:del w:id="4353" w:author="Serjo" w:date="2020-04-27T17:21:00Z">
        <w:r w:rsidRPr="00101963" w:rsidDel="002E58D5">
          <w:rPr>
            <w:rFonts w:ascii="Arial" w:hAnsi="Arial" w:cs="Arial"/>
            <w:bCs/>
            <w:szCs w:val="24"/>
          </w:rPr>
          <w:delText xml:space="preserve">Данный отчет будет представлять собой расширение стандартной транзакции </w:delText>
        </w:r>
        <w:r w:rsidRPr="00101963" w:rsidDel="002E58D5">
          <w:rPr>
            <w:rFonts w:ascii="Arial" w:hAnsi="Arial" w:cs="Arial"/>
            <w:bCs/>
            <w:szCs w:val="24"/>
            <w:lang w:val="en-US"/>
          </w:rPr>
          <w:delText>I</w:delText>
        </w:r>
        <w:r w:rsidDel="002E58D5">
          <w:rPr>
            <w:rFonts w:ascii="Arial" w:hAnsi="Arial" w:cs="Arial"/>
            <w:bCs/>
            <w:szCs w:val="24"/>
            <w:lang w:val="en-US"/>
          </w:rPr>
          <w:delText>W</w:delText>
        </w:r>
        <w:r w:rsidR="00830F85" w:rsidDel="002E58D5">
          <w:rPr>
            <w:rFonts w:ascii="Arial" w:hAnsi="Arial" w:cs="Arial"/>
            <w:bCs/>
            <w:szCs w:val="24"/>
          </w:rPr>
          <w:delText>28</w:delText>
        </w:r>
        <w:r w:rsidRPr="00A03DDE" w:rsidDel="002E58D5">
          <w:rPr>
            <w:rFonts w:ascii="Arial" w:hAnsi="Arial" w:cs="Arial"/>
            <w:bCs/>
            <w:szCs w:val="24"/>
          </w:rPr>
          <w:delText>, предназначенной для п</w:delText>
        </w:r>
        <w:r w:rsidRPr="00101963" w:rsidDel="002E58D5">
          <w:rPr>
            <w:rFonts w:ascii="Arial" w:hAnsi="Arial" w:cs="Arial"/>
            <w:bCs/>
            <w:szCs w:val="24"/>
          </w:rPr>
          <w:delText>росмотра</w:delText>
        </w:r>
        <w:r w:rsidDel="002E58D5">
          <w:rPr>
            <w:rFonts w:ascii="Arial" w:hAnsi="Arial" w:cs="Arial"/>
            <w:bCs/>
            <w:szCs w:val="24"/>
          </w:rPr>
          <w:delText xml:space="preserve"> дополнительных данных</w:delText>
        </w:r>
        <w:r w:rsidRPr="00101963" w:rsidDel="002E58D5">
          <w:rPr>
            <w:rFonts w:ascii="Arial" w:hAnsi="Arial" w:cs="Arial"/>
            <w:bCs/>
            <w:szCs w:val="24"/>
          </w:rPr>
          <w:delText xml:space="preserve">. Помимо стандартных столбцов, отображающих данные </w:delText>
        </w:r>
        <w:r w:rsidDel="002E58D5">
          <w:rPr>
            <w:rFonts w:ascii="Arial" w:hAnsi="Arial" w:cs="Arial"/>
            <w:bCs/>
            <w:szCs w:val="24"/>
          </w:rPr>
          <w:delText>сообщений ТОРО</w:delText>
        </w:r>
        <w:r w:rsidRPr="00101963" w:rsidDel="002E58D5">
          <w:rPr>
            <w:rFonts w:ascii="Arial" w:hAnsi="Arial" w:cs="Arial"/>
            <w:bCs/>
            <w:szCs w:val="24"/>
          </w:rPr>
          <w:delText xml:space="preserve">, будут добавлены столбцы </w:delText>
        </w:r>
        <w:r w:rsidDel="002E58D5">
          <w:rPr>
            <w:rFonts w:ascii="Arial" w:hAnsi="Arial" w:cs="Arial"/>
            <w:bCs/>
            <w:szCs w:val="24"/>
          </w:rPr>
          <w:delText>– «причина дефекта», «часть объекта», «статус заказа ТОРО»</w:delText>
        </w:r>
      </w:del>
      <w:del w:id="4354" w:author="Serjo" w:date="2020-04-08T17:30:00Z">
        <w:r w:rsidDel="006569E9">
          <w:rPr>
            <w:rFonts w:ascii="Arial" w:hAnsi="Arial" w:cs="Arial"/>
            <w:bCs/>
            <w:szCs w:val="24"/>
          </w:rPr>
          <w:delText>.</w:delText>
        </w:r>
      </w:del>
      <w:bookmarkStart w:id="4355" w:name="_Toc67659440"/>
      <w:bookmarkStart w:id="4356" w:name="_Toc68882307"/>
      <w:bookmarkStart w:id="4357" w:name="_Toc69302523"/>
      <w:bookmarkEnd w:id="4355"/>
      <w:bookmarkEnd w:id="4356"/>
      <w:bookmarkEnd w:id="4357"/>
    </w:p>
    <w:p w14:paraId="77105228" w14:textId="0715F5B7" w:rsidR="00342119" w:rsidDel="00C5157C" w:rsidRDefault="00342119" w:rsidP="00342119">
      <w:pPr>
        <w:pStyle w:val="3"/>
        <w:rPr>
          <w:del w:id="4358" w:author="Serjo" w:date="2020-04-08T16:50:00Z"/>
        </w:rPr>
      </w:pPr>
      <w:bookmarkStart w:id="4359" w:name="_Toc37639195"/>
      <w:del w:id="4360" w:author="Serjo" w:date="2020-04-08T16:50:00Z">
        <w:r w:rsidRPr="003079A1" w:rsidDel="00C5157C">
          <w:delText xml:space="preserve">Описание разработки </w:delText>
        </w:r>
        <w:r w:rsidRPr="001543A9" w:rsidDel="00C5157C">
          <w:delText>«PM</w:delText>
        </w:r>
        <w:r w:rsidDel="00C5157C">
          <w:delText>7</w:delText>
        </w:r>
        <w:r w:rsidR="00716E55" w:rsidDel="00C5157C">
          <w:delText>7</w:delText>
        </w:r>
        <w:r w:rsidDel="00C5157C">
          <w:delText xml:space="preserve"> –</w:delText>
        </w:r>
        <w:r w:rsidRPr="001543A9" w:rsidDel="00C5157C">
          <w:delText xml:space="preserve"> </w:delText>
        </w:r>
        <w:r w:rsidDel="00C5157C">
          <w:rPr>
            <w:rFonts w:eastAsia="Calibri" w:cs="Arial"/>
          </w:rPr>
          <w:delText>Отчет</w:delText>
        </w:r>
        <w:r w:rsidRPr="00101963" w:rsidDel="00C5157C">
          <w:rPr>
            <w:rFonts w:eastAsia="Calibri" w:cs="Arial"/>
          </w:rPr>
          <w:delText xml:space="preserve"> о результатах диагностики</w:delText>
        </w:r>
        <w:r w:rsidDel="00C5157C">
          <w:delText>»</w:delText>
        </w:r>
        <w:bookmarkStart w:id="4361" w:name="_Toc67659441"/>
        <w:bookmarkStart w:id="4362" w:name="_Toc68882308"/>
        <w:bookmarkStart w:id="4363" w:name="_Toc69302524"/>
        <w:bookmarkEnd w:id="4359"/>
        <w:bookmarkEnd w:id="4361"/>
        <w:bookmarkEnd w:id="4362"/>
        <w:bookmarkEnd w:id="4363"/>
      </w:del>
    </w:p>
    <w:p w14:paraId="482CCB5B" w14:textId="75E2FC9C" w:rsidR="00342119" w:rsidRPr="00A7759B" w:rsidDel="00C5157C" w:rsidRDefault="00342119" w:rsidP="00342119">
      <w:pPr>
        <w:pStyle w:val="afff4"/>
        <w:ind w:firstLine="567"/>
        <w:rPr>
          <w:del w:id="4364" w:author="Serjo" w:date="2020-04-08T16:50:00Z"/>
          <w:rFonts w:ascii="Arial" w:hAnsi="Arial" w:cs="Arial"/>
          <w:bCs/>
          <w:szCs w:val="24"/>
        </w:rPr>
      </w:pPr>
      <w:del w:id="4365" w:author="Serjo" w:date="2020-04-08T16:50:00Z">
        <w:r w:rsidRPr="00A7759B" w:rsidDel="00C5157C">
          <w:rPr>
            <w:rFonts w:ascii="Arial" w:hAnsi="Arial" w:cs="Arial"/>
            <w:bCs/>
            <w:szCs w:val="24"/>
          </w:rPr>
          <w:delText>Данная разработка</w:delText>
        </w:r>
        <w:r w:rsidDel="00C5157C">
          <w:rPr>
            <w:rFonts w:ascii="Arial" w:hAnsi="Arial" w:cs="Arial"/>
            <w:bCs/>
            <w:szCs w:val="24"/>
          </w:rPr>
          <w:delText xml:space="preserve"> представляет собой </w:delText>
        </w:r>
        <w:r w:rsidDel="00C5157C">
          <w:rPr>
            <w:rFonts w:ascii="Arial" w:eastAsia="Calibri" w:hAnsi="Arial" w:cs="Arial"/>
            <w:szCs w:val="24"/>
          </w:rPr>
          <w:delText>отчет</w:delText>
        </w:r>
        <w:r w:rsidRPr="00101963" w:rsidDel="00C5157C">
          <w:rPr>
            <w:rFonts w:ascii="Arial" w:eastAsia="Calibri" w:hAnsi="Arial" w:cs="Arial"/>
            <w:szCs w:val="24"/>
          </w:rPr>
          <w:delText xml:space="preserve"> о результатах диагностики</w:delText>
        </w:r>
        <w:r w:rsidDel="00C5157C">
          <w:rPr>
            <w:rFonts w:ascii="Arial" w:eastAsia="Calibri" w:hAnsi="Arial" w:cs="Arial"/>
            <w:szCs w:val="24"/>
          </w:rPr>
          <w:delText xml:space="preserve"> для Главного специалиста ТОиР БЕ ГОК.</w:delText>
        </w:r>
        <w:r w:rsidDel="00C5157C">
          <w:rPr>
            <w:rFonts w:ascii="Arial" w:hAnsi="Arial" w:cs="Arial"/>
            <w:bCs/>
            <w:szCs w:val="24"/>
          </w:rPr>
          <w:delText xml:space="preserve"> </w:delText>
        </w:r>
        <w:bookmarkStart w:id="4366" w:name="_Toc67659442"/>
        <w:bookmarkStart w:id="4367" w:name="_Toc68882309"/>
        <w:bookmarkStart w:id="4368" w:name="_Toc69302525"/>
        <w:bookmarkEnd w:id="4366"/>
        <w:bookmarkEnd w:id="4367"/>
        <w:bookmarkEnd w:id="4368"/>
      </w:del>
    </w:p>
    <w:p w14:paraId="79824197" w14:textId="2001DD37" w:rsidR="00342119" w:rsidRPr="0027422A" w:rsidDel="00C5157C" w:rsidRDefault="00342119" w:rsidP="00342119">
      <w:pPr>
        <w:rPr>
          <w:del w:id="4369" w:author="Serjo" w:date="2020-04-08T16:50:00Z"/>
        </w:rPr>
      </w:pPr>
      <w:bookmarkStart w:id="4370" w:name="_Toc67659443"/>
      <w:bookmarkStart w:id="4371" w:name="_Toc68882310"/>
      <w:bookmarkStart w:id="4372" w:name="_Toc69302526"/>
      <w:bookmarkEnd w:id="4370"/>
      <w:bookmarkEnd w:id="4371"/>
      <w:bookmarkEnd w:id="4372"/>
    </w:p>
    <w:p w14:paraId="151B2E67" w14:textId="76E23557" w:rsidR="00342119" w:rsidDel="00C5157C" w:rsidRDefault="00342119" w:rsidP="00342119">
      <w:pPr>
        <w:spacing w:after="240" w:line="276" w:lineRule="auto"/>
        <w:rPr>
          <w:del w:id="4373" w:author="Serjo" w:date="2020-04-08T16:50:00Z"/>
          <w:rFonts w:ascii="Arial" w:hAnsi="Arial" w:cs="Arial"/>
          <w:bCs/>
        </w:rPr>
      </w:pPr>
      <w:del w:id="4374" w:author="Serjo" w:date="2020-04-08T16:50:00Z">
        <w:r w:rsidDel="00C5157C">
          <w:rPr>
            <w:rFonts w:ascii="Arial" w:hAnsi="Arial" w:cs="Arial"/>
            <w:bCs/>
          </w:rPr>
          <w:delText>Входные данные:</w:delText>
        </w:r>
        <w:bookmarkStart w:id="4375" w:name="_Toc67659444"/>
        <w:bookmarkStart w:id="4376" w:name="_Toc68882311"/>
        <w:bookmarkStart w:id="4377" w:name="_Toc69302527"/>
        <w:bookmarkEnd w:id="4375"/>
        <w:bookmarkEnd w:id="4376"/>
        <w:bookmarkEnd w:id="4377"/>
      </w:del>
    </w:p>
    <w:p w14:paraId="4ECFD24D" w14:textId="317DB4DD" w:rsidR="00342119" w:rsidRPr="005F5A62" w:rsidDel="00C5157C" w:rsidRDefault="00342119" w:rsidP="00342119">
      <w:pPr>
        <w:pStyle w:val="afa"/>
        <w:numPr>
          <w:ilvl w:val="0"/>
          <w:numId w:val="71"/>
        </w:numPr>
        <w:spacing w:after="240" w:line="276" w:lineRule="auto"/>
        <w:rPr>
          <w:del w:id="4378" w:author="Serjo" w:date="2020-04-08T16:50:00Z"/>
          <w:rFonts w:ascii="Arial" w:hAnsi="Arial" w:cs="Arial"/>
        </w:rPr>
      </w:pPr>
      <w:del w:id="4379" w:author="Serjo" w:date="2020-04-08T16:50:00Z">
        <w:r w:rsidDel="00C5157C">
          <w:rPr>
            <w:rFonts w:ascii="Arial" w:hAnsi="Arial" w:cs="Arial"/>
          </w:rPr>
          <w:delText>Подтверждения заказов ТОРО</w:delText>
        </w:r>
        <w:r w:rsidRPr="005F5A62" w:rsidDel="00C5157C">
          <w:rPr>
            <w:rFonts w:ascii="Arial" w:hAnsi="Arial" w:cs="Arial"/>
          </w:rPr>
          <w:delText>;</w:delText>
        </w:r>
        <w:bookmarkStart w:id="4380" w:name="_Toc67659445"/>
        <w:bookmarkStart w:id="4381" w:name="_Toc68882312"/>
        <w:bookmarkStart w:id="4382" w:name="_Toc69302528"/>
        <w:bookmarkEnd w:id="4380"/>
        <w:bookmarkEnd w:id="4381"/>
        <w:bookmarkEnd w:id="4382"/>
      </w:del>
    </w:p>
    <w:p w14:paraId="15C3A63F" w14:textId="3E9047F8" w:rsidR="00342119" w:rsidDel="00C5157C" w:rsidRDefault="00342119" w:rsidP="00342119">
      <w:pPr>
        <w:pStyle w:val="afa"/>
        <w:numPr>
          <w:ilvl w:val="0"/>
          <w:numId w:val="71"/>
        </w:numPr>
        <w:spacing w:after="240" w:line="276" w:lineRule="auto"/>
        <w:rPr>
          <w:del w:id="4383" w:author="Serjo" w:date="2020-04-08T16:50:00Z"/>
          <w:rFonts w:ascii="Arial" w:hAnsi="Arial" w:cs="Arial"/>
        </w:rPr>
      </w:pPr>
      <w:del w:id="4384" w:author="Serjo" w:date="2020-04-08T16:50:00Z">
        <w:r w:rsidDel="00C5157C">
          <w:rPr>
            <w:rFonts w:ascii="Arial" w:hAnsi="Arial" w:cs="Arial"/>
          </w:rPr>
          <w:delText>Документы измерения;</w:delText>
        </w:r>
        <w:bookmarkStart w:id="4385" w:name="_Toc67659446"/>
        <w:bookmarkStart w:id="4386" w:name="_Toc68882313"/>
        <w:bookmarkStart w:id="4387" w:name="_Toc69302529"/>
        <w:bookmarkEnd w:id="4385"/>
        <w:bookmarkEnd w:id="4386"/>
        <w:bookmarkEnd w:id="4387"/>
      </w:del>
    </w:p>
    <w:p w14:paraId="0DCD834D" w14:textId="05133D6A" w:rsidR="00342119" w:rsidRPr="0075393C" w:rsidDel="00C5157C" w:rsidRDefault="00342119" w:rsidP="00342119">
      <w:pPr>
        <w:pStyle w:val="afa"/>
        <w:numPr>
          <w:ilvl w:val="0"/>
          <w:numId w:val="71"/>
        </w:numPr>
        <w:spacing w:after="240" w:line="276" w:lineRule="auto"/>
        <w:rPr>
          <w:del w:id="4388" w:author="Serjo" w:date="2020-04-08T16:50:00Z"/>
          <w:rFonts w:ascii="Arial" w:hAnsi="Arial" w:cs="Arial"/>
        </w:rPr>
      </w:pPr>
      <w:del w:id="4389" w:author="Serjo" w:date="2020-04-08T16:50:00Z">
        <w:r w:rsidDel="00C5157C">
          <w:rPr>
            <w:rFonts w:ascii="Arial" w:hAnsi="Arial" w:cs="Arial"/>
          </w:rPr>
          <w:delText>Заказы ТОРО.</w:delText>
        </w:r>
        <w:bookmarkStart w:id="4390" w:name="_Toc67659447"/>
        <w:bookmarkStart w:id="4391" w:name="_Toc68882314"/>
        <w:bookmarkStart w:id="4392" w:name="_Toc69302530"/>
        <w:bookmarkEnd w:id="4390"/>
        <w:bookmarkEnd w:id="4391"/>
        <w:bookmarkEnd w:id="4392"/>
      </w:del>
    </w:p>
    <w:p w14:paraId="2032CE3B" w14:textId="4E27C1AE" w:rsidR="00342119" w:rsidRPr="0027422A" w:rsidDel="00C5157C" w:rsidRDefault="00342119" w:rsidP="00342119">
      <w:pPr>
        <w:spacing w:after="240" w:line="276" w:lineRule="auto"/>
        <w:rPr>
          <w:del w:id="4393" w:author="Serjo" w:date="2020-04-08T16:50:00Z"/>
          <w:rFonts w:ascii="Arial" w:hAnsi="Arial" w:cs="Arial"/>
          <w:bCs/>
        </w:rPr>
      </w:pPr>
      <w:del w:id="4394" w:author="Serjo" w:date="2020-04-08T16:50:00Z">
        <w:r w:rsidRPr="0027422A" w:rsidDel="00C5157C">
          <w:rPr>
            <w:rFonts w:ascii="Arial" w:hAnsi="Arial" w:cs="Arial"/>
            <w:bCs/>
          </w:rPr>
          <w:delText>Описание реализации разработки:</w:delText>
        </w:r>
        <w:bookmarkStart w:id="4395" w:name="_Toc67659448"/>
        <w:bookmarkStart w:id="4396" w:name="_Toc68882315"/>
        <w:bookmarkStart w:id="4397" w:name="_Toc69302531"/>
        <w:bookmarkEnd w:id="4395"/>
        <w:bookmarkEnd w:id="4396"/>
        <w:bookmarkEnd w:id="4397"/>
      </w:del>
    </w:p>
    <w:p w14:paraId="2BDA76E7" w14:textId="408FD8BF" w:rsidR="00342119" w:rsidDel="00C5157C" w:rsidRDefault="00342119" w:rsidP="00342119">
      <w:pPr>
        <w:spacing w:after="240" w:line="276" w:lineRule="auto"/>
        <w:ind w:firstLine="567"/>
        <w:rPr>
          <w:del w:id="4398" w:author="Serjo" w:date="2020-04-08T16:50:00Z"/>
          <w:rFonts w:ascii="Arial" w:eastAsia="Calibri" w:hAnsi="Arial" w:cs="Arial"/>
          <w:szCs w:val="24"/>
        </w:rPr>
      </w:pPr>
      <w:del w:id="4399" w:author="Serjo" w:date="2020-04-08T16:50:00Z">
        <w:r w:rsidRPr="00101963" w:rsidDel="00C5157C">
          <w:rPr>
            <w:rFonts w:ascii="Arial" w:hAnsi="Arial" w:cs="Arial"/>
            <w:bCs/>
            <w:szCs w:val="24"/>
          </w:rPr>
          <w:delText>Данный</w:delText>
        </w:r>
        <w:r w:rsidDel="00C5157C">
          <w:rPr>
            <w:rFonts w:ascii="Arial" w:hAnsi="Arial" w:cs="Arial"/>
            <w:bCs/>
            <w:szCs w:val="24"/>
          </w:rPr>
          <w:delText xml:space="preserve"> отчет будет представлять собой </w:delText>
        </w:r>
        <w:r w:rsidR="00900297" w:rsidDel="00C5157C">
          <w:rPr>
            <w:rFonts w:ascii="Arial" w:hAnsi="Arial" w:cs="Arial"/>
            <w:bCs/>
            <w:szCs w:val="24"/>
          </w:rPr>
          <w:delText>аналитические данные по выполненным мероприятиям диагностики</w:delText>
        </w:r>
        <w:r w:rsidDel="00C5157C">
          <w:rPr>
            <w:rFonts w:ascii="Arial" w:hAnsi="Arial" w:cs="Arial"/>
            <w:bCs/>
            <w:szCs w:val="24"/>
          </w:rPr>
          <w:delText>.</w:delText>
        </w:r>
        <w:r w:rsidR="00900297" w:rsidDel="00C5157C">
          <w:rPr>
            <w:rFonts w:ascii="Arial" w:hAnsi="Arial" w:cs="Arial"/>
            <w:bCs/>
            <w:szCs w:val="24"/>
          </w:rPr>
          <w:delText xml:space="preserve"> </w:delText>
        </w:r>
        <w:r w:rsidR="00900297" w:rsidDel="00C5157C">
          <w:rPr>
            <w:rFonts w:ascii="Arial" w:eastAsia="Calibri" w:hAnsi="Arial" w:cs="Arial"/>
            <w:szCs w:val="24"/>
          </w:rPr>
          <w:delText>Отчет</w:delText>
        </w:r>
        <w:r w:rsidR="00900297" w:rsidRPr="00101963" w:rsidDel="00C5157C">
          <w:rPr>
            <w:rFonts w:ascii="Arial" w:eastAsia="Calibri" w:hAnsi="Arial" w:cs="Arial"/>
            <w:szCs w:val="24"/>
          </w:rPr>
          <w:delText xml:space="preserve"> о результатах диагностики</w:delText>
        </w:r>
        <w:r w:rsidR="00900297" w:rsidDel="00C5157C">
          <w:rPr>
            <w:rFonts w:ascii="Arial" w:eastAsia="Calibri" w:hAnsi="Arial" w:cs="Arial"/>
            <w:szCs w:val="24"/>
          </w:rPr>
          <w:delText xml:space="preserve"> должен позволить Главному специалисту ТОиР БЕ ГОК проверять</w:delText>
        </w:r>
        <w:r w:rsidR="00900297" w:rsidRPr="00101963" w:rsidDel="00C5157C">
          <w:rPr>
            <w:rFonts w:ascii="Arial" w:eastAsia="Calibri" w:hAnsi="Arial" w:cs="Arial"/>
            <w:szCs w:val="24"/>
          </w:rPr>
          <w:delText xml:space="preserve"> корректность отражения в системе </w:delText>
        </w:r>
        <w:r w:rsidR="00900297" w:rsidDel="00C5157C">
          <w:rPr>
            <w:rFonts w:ascii="Arial" w:eastAsia="Calibri" w:hAnsi="Arial" w:cs="Arial"/>
            <w:szCs w:val="24"/>
          </w:rPr>
          <w:delText>результатов диагностики</w:delText>
        </w:r>
        <w:r w:rsidR="00900297" w:rsidRPr="00101963" w:rsidDel="00C5157C">
          <w:rPr>
            <w:rFonts w:ascii="Arial" w:eastAsia="Calibri" w:hAnsi="Arial" w:cs="Arial"/>
            <w:szCs w:val="24"/>
          </w:rPr>
          <w:delText>, полноту выполнения</w:delText>
        </w:r>
        <w:r w:rsidR="00900297" w:rsidDel="00C5157C">
          <w:rPr>
            <w:rFonts w:ascii="Arial" w:eastAsia="Calibri" w:hAnsi="Arial" w:cs="Arial"/>
            <w:szCs w:val="24"/>
          </w:rPr>
          <w:delText xml:space="preserve"> запланированных мероприятий, а так же</w:delText>
        </w:r>
        <w:r w:rsidR="00900297" w:rsidRPr="00101963" w:rsidDel="00C5157C">
          <w:rPr>
            <w:rFonts w:ascii="Arial" w:eastAsia="Calibri" w:hAnsi="Arial" w:cs="Arial"/>
            <w:szCs w:val="24"/>
          </w:rPr>
          <w:delText xml:space="preserve"> наличие рекомендаций</w:delText>
        </w:r>
        <w:r w:rsidR="00900297" w:rsidDel="00C5157C">
          <w:rPr>
            <w:rFonts w:ascii="Arial" w:eastAsia="Calibri" w:hAnsi="Arial" w:cs="Arial"/>
            <w:szCs w:val="24"/>
          </w:rPr>
          <w:delText xml:space="preserve">. </w:delText>
        </w:r>
        <w:r w:rsidR="008E5B6F" w:rsidDel="00C5157C">
          <w:rPr>
            <w:rFonts w:ascii="Arial" w:eastAsia="Calibri" w:hAnsi="Arial" w:cs="Arial"/>
            <w:szCs w:val="24"/>
          </w:rPr>
          <w:delText xml:space="preserve">Отчет </w:delText>
        </w:r>
        <w:r w:rsidR="008E5B6F" w:rsidRPr="00101963" w:rsidDel="00C5157C">
          <w:rPr>
            <w:rFonts w:ascii="Arial" w:eastAsia="Calibri" w:hAnsi="Arial" w:cs="Arial"/>
            <w:szCs w:val="24"/>
          </w:rPr>
          <w:delText>о результатах диагностики</w:delText>
        </w:r>
        <w:r w:rsidR="008E5B6F" w:rsidDel="00C5157C">
          <w:rPr>
            <w:rFonts w:ascii="Arial" w:eastAsia="Calibri" w:hAnsi="Arial" w:cs="Arial"/>
            <w:szCs w:val="24"/>
          </w:rPr>
          <w:delText xml:space="preserve"> использует данные транзакций </w:delText>
        </w:r>
        <w:r w:rsidR="008E5B6F" w:rsidDel="00C5157C">
          <w:rPr>
            <w:rFonts w:ascii="Arial" w:eastAsia="Calibri" w:hAnsi="Arial" w:cs="Arial"/>
            <w:szCs w:val="24"/>
            <w:lang w:val="en-US"/>
          </w:rPr>
          <w:delText>IK</w:delText>
        </w:r>
        <w:r w:rsidR="008E5B6F" w:rsidRPr="008E5B6F" w:rsidDel="00C5157C">
          <w:rPr>
            <w:rFonts w:ascii="Arial" w:eastAsia="Calibri" w:hAnsi="Arial" w:cs="Arial"/>
            <w:szCs w:val="24"/>
          </w:rPr>
          <w:delText xml:space="preserve">17 – </w:delText>
        </w:r>
        <w:r w:rsidR="008E5B6F" w:rsidDel="00C5157C">
          <w:rPr>
            <w:rFonts w:ascii="Arial" w:eastAsia="Calibri" w:hAnsi="Arial" w:cs="Arial"/>
            <w:szCs w:val="24"/>
          </w:rPr>
          <w:delText xml:space="preserve">«Просмотр документов измерений» и </w:delText>
        </w:r>
        <w:r w:rsidR="008E5B6F" w:rsidDel="00C5157C">
          <w:rPr>
            <w:rFonts w:ascii="Arial" w:eastAsia="Calibri" w:hAnsi="Arial" w:cs="Arial"/>
            <w:szCs w:val="24"/>
            <w:lang w:val="en-US"/>
          </w:rPr>
          <w:delText>IW</w:delText>
        </w:r>
        <w:r w:rsidR="008E5B6F" w:rsidRPr="008E5B6F" w:rsidDel="00C5157C">
          <w:rPr>
            <w:rFonts w:ascii="Arial" w:eastAsia="Calibri" w:hAnsi="Arial" w:cs="Arial"/>
            <w:szCs w:val="24"/>
          </w:rPr>
          <w:delText xml:space="preserve">45 </w:delText>
        </w:r>
        <w:r w:rsidR="008E5B6F" w:rsidDel="00C5157C">
          <w:rPr>
            <w:rFonts w:ascii="Arial" w:eastAsia="Calibri" w:hAnsi="Arial" w:cs="Arial"/>
            <w:szCs w:val="24"/>
          </w:rPr>
          <w:delText>–</w:delText>
        </w:r>
        <w:r w:rsidR="008E5B6F" w:rsidRPr="008E5B6F" w:rsidDel="00C5157C">
          <w:rPr>
            <w:rFonts w:ascii="Arial" w:eastAsia="Calibri" w:hAnsi="Arial" w:cs="Arial"/>
            <w:szCs w:val="24"/>
          </w:rPr>
          <w:delText xml:space="preserve"> </w:delText>
        </w:r>
        <w:r w:rsidR="008E5B6F" w:rsidDel="00C5157C">
          <w:rPr>
            <w:rFonts w:ascii="Arial" w:eastAsia="Calibri" w:hAnsi="Arial" w:cs="Arial"/>
            <w:szCs w:val="24"/>
          </w:rPr>
          <w:delText>«Просмотр подтверждений</w:delText>
        </w:r>
        <w:r w:rsidR="008E5B6F" w:rsidRPr="008E5B6F" w:rsidDel="00C5157C">
          <w:rPr>
            <w:rFonts w:ascii="Arial" w:eastAsia="Calibri" w:hAnsi="Arial" w:cs="Arial"/>
            <w:szCs w:val="24"/>
          </w:rPr>
          <w:delText xml:space="preserve"> заказов ТОРО</w:delText>
        </w:r>
        <w:r w:rsidR="008E5B6F" w:rsidDel="00C5157C">
          <w:rPr>
            <w:rFonts w:ascii="Arial" w:eastAsia="Calibri" w:hAnsi="Arial" w:cs="Arial"/>
            <w:szCs w:val="24"/>
          </w:rPr>
          <w:delText>».</w:delText>
        </w:r>
        <w:bookmarkStart w:id="4400" w:name="_Toc67659449"/>
        <w:bookmarkStart w:id="4401" w:name="_Toc68882316"/>
        <w:bookmarkStart w:id="4402" w:name="_Toc69302532"/>
        <w:bookmarkEnd w:id="4400"/>
        <w:bookmarkEnd w:id="4401"/>
        <w:bookmarkEnd w:id="4402"/>
      </w:del>
    </w:p>
    <w:p w14:paraId="5B726EC5" w14:textId="77777777" w:rsidR="009C476C" w:rsidRPr="00BB2304" w:rsidRDefault="009C476C" w:rsidP="009C476C">
      <w:pPr>
        <w:pStyle w:val="3"/>
        <w:ind w:left="567" w:hanging="567"/>
      </w:pPr>
      <w:bookmarkStart w:id="4403" w:name="_Toc522014250"/>
      <w:bookmarkStart w:id="4404" w:name="_Toc525636571"/>
      <w:bookmarkStart w:id="4405" w:name="_Ref38905739"/>
      <w:bookmarkStart w:id="4406" w:name="_Toc69302533"/>
      <w:r>
        <w:t>Описание разработки «PM10</w:t>
      </w:r>
      <w:r w:rsidRPr="00BB2304">
        <w:t xml:space="preserve"> – </w:t>
      </w:r>
      <w:r w:rsidRPr="004B55E3">
        <w:t>Печатная форма наряд-задания на выполнение работ</w:t>
      </w:r>
      <w:r w:rsidRPr="00BB2304">
        <w:t>»</w:t>
      </w:r>
      <w:bookmarkEnd w:id="4403"/>
      <w:bookmarkEnd w:id="4404"/>
      <w:bookmarkEnd w:id="4405"/>
      <w:bookmarkEnd w:id="4406"/>
    </w:p>
    <w:p w14:paraId="501062BE" w14:textId="2FD266DD" w:rsidR="009C476C" w:rsidDel="008D4D34" w:rsidRDefault="009C476C" w:rsidP="009C476C">
      <w:pPr>
        <w:suppressAutoHyphens/>
        <w:spacing w:after="240" w:line="276" w:lineRule="auto"/>
        <w:ind w:firstLine="567"/>
        <w:rPr>
          <w:del w:id="4407" w:author="Serjo" w:date="2020-04-27T18:41:00Z"/>
          <w:rFonts w:ascii="Arial" w:hAnsi="Arial" w:cs="Arial"/>
        </w:rPr>
      </w:pPr>
      <w:del w:id="4408" w:author="Serjo" w:date="2020-04-27T18:41:00Z">
        <w:r w:rsidRPr="00456DD2" w:rsidDel="008D4D34">
          <w:rPr>
            <w:rFonts w:ascii="Arial" w:hAnsi="Arial" w:cs="Arial"/>
          </w:rPr>
          <w:delText>Предпосылки:</w:delText>
        </w:r>
      </w:del>
    </w:p>
    <w:p w14:paraId="1FA8F16F" w14:textId="3FBE52F4" w:rsidR="009C476C" w:rsidRPr="00456DD2" w:rsidDel="008D4D34" w:rsidRDefault="009C476C" w:rsidP="009C476C">
      <w:pPr>
        <w:suppressAutoHyphens/>
        <w:spacing w:after="240" w:line="276" w:lineRule="auto"/>
        <w:ind w:firstLine="567"/>
        <w:rPr>
          <w:del w:id="4409" w:author="Serjo" w:date="2020-04-27T18:41:00Z"/>
          <w:rFonts w:ascii="Arial" w:hAnsi="Arial" w:cs="Arial"/>
        </w:rPr>
      </w:pPr>
      <w:del w:id="4410" w:author="Serjo" w:date="2020-04-27T18:41:00Z">
        <w:r w:rsidDel="008D4D34">
          <w:rPr>
            <w:rFonts w:ascii="Arial" w:hAnsi="Arial" w:cs="Arial"/>
          </w:rPr>
          <w:delText xml:space="preserve">Для выполнения ремонтных работ и проведения ежесменного-технического обслуживания из системы </w:delText>
        </w:r>
        <w:r w:rsidDel="008D4D34">
          <w:rPr>
            <w:rFonts w:ascii="Arial" w:hAnsi="Arial" w:cs="Arial"/>
            <w:lang w:val="en-US"/>
          </w:rPr>
          <w:delText>S</w:delText>
        </w:r>
        <w:r w:rsidRPr="00BB2304" w:rsidDel="008D4D34">
          <w:rPr>
            <w:rFonts w:ascii="Arial" w:hAnsi="Arial" w:cs="Arial"/>
          </w:rPr>
          <w:delText>/4</w:delText>
        </w:r>
        <w:r w:rsidDel="008D4D34">
          <w:rPr>
            <w:rFonts w:ascii="Arial" w:hAnsi="Arial" w:cs="Arial"/>
            <w:lang w:val="en-US"/>
          </w:rPr>
          <w:delText>HANA</w:delText>
        </w:r>
        <w:r w:rsidRPr="00BB2304" w:rsidDel="008D4D34">
          <w:rPr>
            <w:rFonts w:ascii="Arial" w:hAnsi="Arial" w:cs="Arial"/>
          </w:rPr>
          <w:delText xml:space="preserve"> </w:delText>
        </w:r>
        <w:r w:rsidDel="008D4D34">
          <w:rPr>
            <w:rFonts w:ascii="Arial" w:hAnsi="Arial" w:cs="Arial"/>
          </w:rPr>
          <w:delText>должна печататься форма наряд-задания.</w:delText>
        </w:r>
      </w:del>
    </w:p>
    <w:p w14:paraId="2F430412" w14:textId="03812B7E" w:rsidR="009C476C" w:rsidRPr="00456DD2" w:rsidDel="008D4D34" w:rsidRDefault="009C476C" w:rsidP="009C476C">
      <w:pPr>
        <w:suppressAutoHyphens/>
        <w:spacing w:after="120" w:line="276" w:lineRule="auto"/>
        <w:ind w:firstLine="567"/>
        <w:rPr>
          <w:del w:id="4411" w:author="Serjo" w:date="2020-04-27T18:41:00Z"/>
          <w:rFonts w:ascii="Arial" w:hAnsi="Arial" w:cs="Arial"/>
        </w:rPr>
      </w:pPr>
      <w:del w:id="4412" w:author="Serjo" w:date="2020-04-27T18:41:00Z">
        <w:r w:rsidRPr="00456DD2" w:rsidDel="008D4D34">
          <w:rPr>
            <w:rFonts w:ascii="Arial" w:hAnsi="Arial" w:cs="Arial"/>
          </w:rPr>
          <w:delText xml:space="preserve">Входные данные: </w:delText>
        </w:r>
      </w:del>
    </w:p>
    <w:p w14:paraId="38FFEAB9" w14:textId="57C8ED91" w:rsidR="009C476C" w:rsidRPr="00456DD2" w:rsidDel="008D4D34" w:rsidRDefault="009C476C" w:rsidP="009C476C">
      <w:pPr>
        <w:suppressAutoHyphens/>
        <w:spacing w:after="240" w:line="276" w:lineRule="auto"/>
        <w:ind w:firstLine="567"/>
        <w:rPr>
          <w:del w:id="4413" w:author="Serjo" w:date="2020-04-27T18:41:00Z"/>
          <w:rFonts w:ascii="Arial" w:hAnsi="Arial" w:cs="Arial"/>
        </w:rPr>
      </w:pPr>
      <w:del w:id="4414" w:author="Serjo" w:date="2020-04-27T18:41:00Z">
        <w:r w:rsidDel="008D4D34">
          <w:rPr>
            <w:rFonts w:ascii="Arial" w:hAnsi="Arial" w:cs="Arial"/>
          </w:rPr>
          <w:delText>Заказ ТОРО</w:delText>
        </w:r>
        <w:r w:rsidRPr="00456DD2" w:rsidDel="008D4D34">
          <w:rPr>
            <w:rFonts w:ascii="Arial" w:hAnsi="Arial" w:cs="Arial"/>
          </w:rPr>
          <w:delText xml:space="preserve">. </w:delText>
        </w:r>
      </w:del>
    </w:p>
    <w:p w14:paraId="4CDCA049" w14:textId="524EC1AB" w:rsidR="009C476C" w:rsidRPr="00456DD2" w:rsidDel="008D4D34" w:rsidRDefault="009C476C" w:rsidP="009C476C">
      <w:pPr>
        <w:suppressAutoHyphens/>
        <w:spacing w:after="240" w:line="276" w:lineRule="auto"/>
        <w:ind w:firstLine="567"/>
        <w:rPr>
          <w:del w:id="4415" w:author="Serjo" w:date="2020-04-27T18:41:00Z"/>
          <w:rFonts w:ascii="Arial" w:hAnsi="Arial" w:cs="Arial"/>
        </w:rPr>
      </w:pPr>
      <w:del w:id="4416" w:author="Serjo" w:date="2020-04-27T18:41:00Z">
        <w:r w:rsidRPr="00456DD2" w:rsidDel="008D4D34">
          <w:rPr>
            <w:rFonts w:ascii="Arial" w:hAnsi="Arial" w:cs="Arial"/>
          </w:rPr>
          <w:delText xml:space="preserve">Выполнение разработки (укрупнённый алгоритм): </w:delText>
        </w:r>
      </w:del>
    </w:p>
    <w:p w14:paraId="46FDEBA2" w14:textId="7FFC01AA" w:rsidR="009C476C" w:rsidDel="008D4D34" w:rsidRDefault="009C476C" w:rsidP="009C476C">
      <w:pPr>
        <w:suppressAutoHyphens/>
        <w:spacing w:after="240" w:line="276" w:lineRule="auto"/>
        <w:ind w:firstLine="567"/>
        <w:rPr>
          <w:del w:id="4417" w:author="Serjo" w:date="2020-04-27T18:41:00Z"/>
          <w:rFonts w:ascii="Arial" w:hAnsi="Arial" w:cs="Arial"/>
        </w:rPr>
      </w:pPr>
      <w:del w:id="4418" w:author="Serjo" w:date="2020-04-27T18:41:00Z">
        <w:r w:rsidDel="008D4D34">
          <w:rPr>
            <w:rFonts w:ascii="Arial" w:hAnsi="Arial" w:cs="Arial"/>
          </w:rPr>
          <w:delText>Из интерфейсов раб</w:delText>
        </w:r>
        <w:r w:rsidR="00830F85" w:rsidDel="008D4D34">
          <w:rPr>
            <w:rFonts w:ascii="Arial" w:hAnsi="Arial" w:cs="Arial"/>
          </w:rPr>
          <w:delText xml:space="preserve">оты с заказом ТОРО (транзакции </w:delText>
        </w:r>
        <w:r w:rsidDel="008D4D34">
          <w:rPr>
            <w:rFonts w:ascii="Arial" w:hAnsi="Arial" w:cs="Arial"/>
            <w:lang w:val="en-US"/>
          </w:rPr>
          <w:delText>IW</w:delText>
        </w:r>
        <w:r w:rsidDel="008D4D34">
          <w:rPr>
            <w:rFonts w:ascii="Arial" w:hAnsi="Arial" w:cs="Arial"/>
          </w:rPr>
          <w:delText>31</w:delText>
        </w:r>
        <w:r w:rsidR="00830F85" w:rsidDel="008D4D34">
          <w:rPr>
            <w:rFonts w:ascii="Arial" w:hAnsi="Arial" w:cs="Arial"/>
          </w:rPr>
          <w:delText xml:space="preserve"> «Создание заказа ТОРО», </w:delText>
        </w:r>
        <w:r w:rsidDel="008D4D34">
          <w:rPr>
            <w:rFonts w:ascii="Arial" w:hAnsi="Arial" w:cs="Arial"/>
            <w:lang w:val="en-US"/>
          </w:rPr>
          <w:delText>IW</w:delText>
        </w:r>
        <w:r w:rsidR="00830F85" w:rsidDel="008D4D34">
          <w:rPr>
            <w:rFonts w:ascii="Arial" w:hAnsi="Arial" w:cs="Arial"/>
          </w:rPr>
          <w:delText xml:space="preserve">32 «Изменение заказа ТОРО», </w:delText>
        </w:r>
        <w:r w:rsidDel="008D4D34">
          <w:rPr>
            <w:rFonts w:ascii="Arial" w:hAnsi="Arial" w:cs="Arial"/>
            <w:lang w:val="en-US"/>
          </w:rPr>
          <w:delText>IW</w:delText>
        </w:r>
        <w:r w:rsidDel="008D4D34">
          <w:rPr>
            <w:rFonts w:ascii="Arial" w:hAnsi="Arial" w:cs="Arial"/>
          </w:rPr>
          <w:delText>33</w:delText>
        </w:r>
        <w:r w:rsidR="00830F85" w:rsidDel="008D4D34">
          <w:rPr>
            <w:rFonts w:ascii="Arial" w:hAnsi="Arial" w:cs="Arial"/>
          </w:rPr>
          <w:delText xml:space="preserve"> «</w:delText>
        </w:r>
        <w:r w:rsidDel="008D4D34">
          <w:rPr>
            <w:rFonts w:ascii="Arial" w:hAnsi="Arial" w:cs="Arial"/>
          </w:rPr>
          <w:delText>Просмотр заказа ТОРО</w:delText>
        </w:r>
        <w:r w:rsidR="00830F85" w:rsidDel="008D4D34">
          <w:rPr>
            <w:rFonts w:ascii="Arial" w:hAnsi="Arial" w:cs="Arial"/>
          </w:rPr>
          <w:delText>»</w:delText>
        </w:r>
        <w:r w:rsidDel="008D4D34">
          <w:rPr>
            <w:rFonts w:ascii="Arial" w:hAnsi="Arial" w:cs="Arial"/>
          </w:rPr>
          <w:delText>) по кнопке «Печать» должна печататься форма задания для данного заказа ТОРО. Из интерфейсов ра</w:delText>
        </w:r>
        <w:r w:rsidR="00830F85" w:rsidDel="008D4D34">
          <w:rPr>
            <w:rFonts w:ascii="Arial" w:hAnsi="Arial" w:cs="Arial"/>
          </w:rPr>
          <w:delText>боты со списками заказов ТОРО (</w:delText>
        </w:r>
        <w:r w:rsidR="00804F35" w:rsidDel="008D4D34">
          <w:rPr>
            <w:rFonts w:ascii="Arial" w:hAnsi="Arial" w:cs="Arial"/>
          </w:rPr>
          <w:delText xml:space="preserve">транзакции </w:delText>
        </w:r>
        <w:r w:rsidDel="008D4D34">
          <w:rPr>
            <w:rFonts w:ascii="Arial" w:hAnsi="Arial" w:cs="Arial"/>
            <w:lang w:val="en-US"/>
          </w:rPr>
          <w:delText>IW</w:delText>
        </w:r>
        <w:r w:rsidDel="008D4D34">
          <w:rPr>
            <w:rFonts w:ascii="Arial" w:hAnsi="Arial" w:cs="Arial"/>
          </w:rPr>
          <w:delText>38</w:delText>
        </w:r>
        <w:r w:rsidR="00830F85" w:rsidDel="008D4D34">
          <w:rPr>
            <w:rFonts w:ascii="Arial" w:hAnsi="Arial" w:cs="Arial"/>
          </w:rPr>
          <w:delText xml:space="preserve"> «</w:delText>
        </w:r>
        <w:r w:rsidR="00830F85" w:rsidRPr="00830F85" w:rsidDel="008D4D34">
          <w:rPr>
            <w:rFonts w:ascii="Arial" w:hAnsi="Arial" w:cs="Arial"/>
          </w:rPr>
          <w:delText>Изменение списка Заказов ТОРО</w:delText>
        </w:r>
        <w:r w:rsidR="00830F85" w:rsidDel="008D4D34">
          <w:rPr>
            <w:rFonts w:ascii="Arial" w:hAnsi="Arial" w:cs="Arial"/>
          </w:rPr>
          <w:delText xml:space="preserve">» </w:delText>
        </w:r>
        <w:r w:rsidR="00804F35" w:rsidDel="008D4D34">
          <w:rPr>
            <w:rFonts w:ascii="Arial" w:hAnsi="Arial" w:cs="Arial"/>
          </w:rPr>
          <w:delText xml:space="preserve">и </w:delText>
        </w:r>
        <w:r w:rsidDel="008D4D34">
          <w:rPr>
            <w:rFonts w:ascii="Arial" w:hAnsi="Arial" w:cs="Arial"/>
            <w:lang w:val="en-US"/>
          </w:rPr>
          <w:delText>IW</w:delText>
        </w:r>
        <w:r w:rsidDel="008D4D34">
          <w:rPr>
            <w:rFonts w:ascii="Arial" w:hAnsi="Arial" w:cs="Arial"/>
          </w:rPr>
          <w:delText>39</w:delText>
        </w:r>
        <w:r w:rsidR="00804F35" w:rsidDel="008D4D34">
          <w:rPr>
            <w:rFonts w:ascii="Arial" w:hAnsi="Arial" w:cs="Arial"/>
          </w:rPr>
          <w:delText xml:space="preserve"> «</w:delText>
        </w:r>
        <w:r w:rsidR="00804F35" w:rsidRPr="00804F35" w:rsidDel="008D4D34">
          <w:rPr>
            <w:rFonts w:ascii="Arial" w:hAnsi="Arial" w:cs="Arial"/>
          </w:rPr>
          <w:delText>Просмотр списка Заказов ТОРО</w:delText>
        </w:r>
        <w:r w:rsidR="00804F35" w:rsidDel="008D4D34">
          <w:rPr>
            <w:rFonts w:ascii="Arial" w:hAnsi="Arial" w:cs="Arial"/>
          </w:rPr>
          <w:delText>»</w:delText>
        </w:r>
        <w:r w:rsidDel="008D4D34">
          <w:rPr>
            <w:rFonts w:ascii="Arial" w:hAnsi="Arial" w:cs="Arial"/>
          </w:rPr>
          <w:delText>) по кнопке «Печать» должна печататься форма наряд-задания для выбранных заказов ТОРО.</w:delText>
        </w:r>
      </w:del>
    </w:p>
    <w:p w14:paraId="48083211" w14:textId="77777777" w:rsidR="008D4D34" w:rsidRPr="00897122" w:rsidRDefault="008D4D34">
      <w:pPr>
        <w:spacing w:after="240" w:line="276" w:lineRule="auto"/>
        <w:ind w:firstLine="567"/>
        <w:rPr>
          <w:ins w:id="4419" w:author="Serjo" w:date="2020-04-27T18:42:00Z"/>
          <w:rFonts w:ascii="Arial" w:hAnsi="Arial" w:cs="Arial"/>
        </w:rPr>
        <w:pPrChange w:id="4420" w:author="Serjo" w:date="2020-04-27T18:43:00Z">
          <w:pPr>
            <w:spacing w:after="240" w:line="276" w:lineRule="auto"/>
          </w:pPr>
        </w:pPrChange>
      </w:pPr>
      <w:bookmarkStart w:id="4421" w:name="_Hlk522626857"/>
      <w:ins w:id="4422" w:author="Serjo" w:date="2020-04-27T18:42:00Z">
        <w:r w:rsidRPr="00897122">
          <w:rPr>
            <w:rFonts w:ascii="Arial" w:hAnsi="Arial" w:cs="Arial"/>
          </w:rPr>
          <w:t xml:space="preserve">Для выполнения ремонтных работ и проведения сменного технического обслуживания и ремонта из системы S/4HANA </w:t>
        </w:r>
        <w:r>
          <w:rPr>
            <w:rFonts w:ascii="Arial" w:hAnsi="Arial" w:cs="Arial"/>
          </w:rPr>
          <w:t>печатается</w:t>
        </w:r>
        <w:r w:rsidRPr="00897122">
          <w:rPr>
            <w:rFonts w:ascii="Arial" w:hAnsi="Arial" w:cs="Arial"/>
          </w:rPr>
          <w:t xml:space="preserve"> формуляр наряд-задания.</w:t>
        </w:r>
        <w:r>
          <w:rPr>
            <w:rFonts w:ascii="Arial" w:hAnsi="Arial" w:cs="Arial"/>
          </w:rPr>
          <w:t xml:space="preserve"> Печать наряда-задания выполняется из транзакции </w:t>
        </w:r>
        <w:r>
          <w:rPr>
            <w:rFonts w:ascii="Arial" w:hAnsi="Arial" w:cs="Arial"/>
            <w:lang w:val="en-US"/>
          </w:rPr>
          <w:t>IW</w:t>
        </w:r>
        <w:r w:rsidRPr="00897122">
          <w:rPr>
            <w:rFonts w:ascii="Arial" w:hAnsi="Arial" w:cs="Arial"/>
          </w:rPr>
          <w:t xml:space="preserve">38 </w:t>
        </w:r>
        <w:r>
          <w:rPr>
            <w:rFonts w:ascii="Arial" w:hAnsi="Arial" w:cs="Arial"/>
          </w:rPr>
          <w:t>«</w:t>
        </w:r>
        <w:r>
          <w:rPr>
            <w:rFonts w:ascii="Arial" w:eastAsia="Calibri" w:hAnsi="Arial" w:cs="Arial"/>
            <w:szCs w:val="24"/>
          </w:rPr>
          <w:t>Изменение</w:t>
        </w:r>
        <w:r w:rsidRPr="0004209F">
          <w:rPr>
            <w:rFonts w:ascii="Arial" w:eastAsia="Calibri" w:hAnsi="Arial" w:cs="Arial"/>
            <w:szCs w:val="24"/>
          </w:rPr>
          <w:t xml:space="preserve"> сп</w:t>
        </w:r>
        <w:r>
          <w:rPr>
            <w:rFonts w:ascii="Arial" w:eastAsia="Calibri" w:hAnsi="Arial" w:cs="Arial"/>
            <w:szCs w:val="24"/>
          </w:rPr>
          <w:t>иска Заказов ТОРО</w:t>
        </w:r>
        <w:r>
          <w:rPr>
            <w:rFonts w:ascii="Arial" w:hAnsi="Arial" w:cs="Arial"/>
          </w:rPr>
          <w:t>».</w:t>
        </w:r>
        <w:r w:rsidRPr="00897122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Для печати </w:t>
        </w:r>
        <w:r w:rsidRPr="00897122">
          <w:rPr>
            <w:rFonts w:ascii="Arial" w:hAnsi="Arial" w:cs="Arial"/>
          </w:rPr>
          <w:t>используются Ремонтные заказы</w:t>
        </w:r>
        <w:r>
          <w:rPr>
            <w:rFonts w:ascii="Arial" w:hAnsi="Arial" w:cs="Arial"/>
          </w:rPr>
          <w:t>,</w:t>
        </w:r>
        <w:r w:rsidRPr="00897122">
          <w:rPr>
            <w:rFonts w:ascii="Arial" w:hAnsi="Arial" w:cs="Arial"/>
          </w:rPr>
          <w:t xml:space="preserve"> деблокированные и имеющие пользовательский статус УТВН </w:t>
        </w:r>
        <w:r>
          <w:rPr>
            <w:rFonts w:ascii="Arial" w:hAnsi="Arial" w:cs="Arial"/>
          </w:rPr>
          <w:t>«У</w:t>
        </w:r>
        <w:r w:rsidRPr="00897122">
          <w:rPr>
            <w:rFonts w:ascii="Arial" w:hAnsi="Arial" w:cs="Arial"/>
          </w:rPr>
          <w:t>твержден в недельном плане-графике</w:t>
        </w:r>
        <w:r>
          <w:rPr>
            <w:rFonts w:ascii="Arial" w:hAnsi="Arial" w:cs="Arial"/>
          </w:rPr>
          <w:t>»</w:t>
        </w:r>
        <w:r w:rsidRPr="00897122">
          <w:rPr>
            <w:rFonts w:ascii="Arial" w:hAnsi="Arial" w:cs="Arial"/>
          </w:rPr>
          <w:t xml:space="preserve">. </w:t>
        </w:r>
      </w:ins>
    </w:p>
    <w:p w14:paraId="7D75896B" w14:textId="77777777" w:rsidR="008D4D34" w:rsidRPr="00897122" w:rsidRDefault="008D4D34">
      <w:pPr>
        <w:spacing w:after="240" w:line="276" w:lineRule="auto"/>
        <w:ind w:firstLine="567"/>
        <w:rPr>
          <w:ins w:id="4423" w:author="Serjo" w:date="2020-04-27T18:42:00Z"/>
          <w:rFonts w:ascii="Arial" w:hAnsi="Arial" w:cs="Arial"/>
        </w:rPr>
        <w:pPrChange w:id="4424" w:author="Serjo" w:date="2020-04-27T18:43:00Z">
          <w:pPr>
            <w:spacing w:after="240" w:line="276" w:lineRule="auto"/>
          </w:pPr>
        </w:pPrChange>
      </w:pPr>
      <w:ins w:id="4425" w:author="Serjo" w:date="2020-04-27T18:42:00Z">
        <w:r>
          <w:rPr>
            <w:rFonts w:ascii="Arial" w:hAnsi="Arial" w:cs="Arial"/>
          </w:rPr>
          <w:t xml:space="preserve">Наряд-задание </w:t>
        </w:r>
        <w:r w:rsidRPr="00897122">
          <w:rPr>
            <w:rFonts w:ascii="Arial" w:hAnsi="Arial" w:cs="Arial"/>
          </w:rPr>
          <w:t xml:space="preserve">служит документальным основанием для внесения фактических данных в модуль ТОРО </w:t>
        </w:r>
        <w:r w:rsidRPr="00897122">
          <w:rPr>
            <w:rFonts w:ascii="Arial" w:hAnsi="Arial" w:cs="Arial"/>
            <w:lang w:val="en-US"/>
          </w:rPr>
          <w:t>ERP</w:t>
        </w:r>
        <w:r w:rsidRPr="00897122">
          <w:rPr>
            <w:rFonts w:ascii="Arial" w:hAnsi="Arial" w:cs="Arial"/>
          </w:rPr>
          <w:t xml:space="preserve"> </w:t>
        </w:r>
        <w:r w:rsidRPr="00897122">
          <w:rPr>
            <w:rFonts w:ascii="Arial" w:hAnsi="Arial" w:cs="Arial"/>
            <w:lang w:val="en-US"/>
          </w:rPr>
          <w:t>SAP</w:t>
        </w:r>
        <w:r w:rsidRPr="00897122">
          <w:rPr>
            <w:rFonts w:ascii="Arial" w:hAnsi="Arial" w:cs="Arial"/>
          </w:rPr>
          <w:t>. При обнаружении дефекта данные из листа наряд-задания служат основанием для создания сообщения или заказа ТОРО.</w:t>
        </w:r>
      </w:ins>
    </w:p>
    <w:p w14:paraId="2125C682" w14:textId="25236F1F" w:rsidR="008D4D34" w:rsidRPr="00897122" w:rsidRDefault="008D4D34">
      <w:pPr>
        <w:spacing w:after="240" w:line="276" w:lineRule="auto"/>
        <w:ind w:firstLine="567"/>
        <w:rPr>
          <w:ins w:id="4426" w:author="Serjo" w:date="2020-04-27T18:42:00Z"/>
          <w:rFonts w:ascii="Arial" w:hAnsi="Arial" w:cs="Arial"/>
        </w:rPr>
        <w:pPrChange w:id="4427" w:author="Serjo" w:date="2020-04-27T18:43:00Z">
          <w:pPr>
            <w:spacing w:after="240" w:line="276" w:lineRule="auto"/>
          </w:pPr>
        </w:pPrChange>
      </w:pPr>
      <w:ins w:id="4428" w:author="Serjo" w:date="2020-04-27T18:42:00Z">
        <w:r w:rsidRPr="00897122">
          <w:rPr>
            <w:rFonts w:ascii="Arial" w:hAnsi="Arial" w:cs="Arial"/>
          </w:rPr>
          <w:t xml:space="preserve">При выводе на печать наряд-задания </w:t>
        </w:r>
        <w:r>
          <w:rPr>
            <w:rFonts w:ascii="Arial" w:hAnsi="Arial" w:cs="Arial"/>
          </w:rPr>
          <w:t>проводится проверка</w:t>
        </w:r>
        <w:r w:rsidRPr="00897122">
          <w:rPr>
            <w:rFonts w:ascii="Arial" w:hAnsi="Arial" w:cs="Arial"/>
          </w:rPr>
          <w:t xml:space="preserve">, что все разрешения на производство </w:t>
        </w:r>
        <w:del w:id="4429" w:author="Владимир Лаут" w:date="2021-04-14T14:01:00Z">
          <w:r w:rsidRPr="00897122" w:rsidDel="00A804E7">
            <w:rPr>
              <w:rFonts w:ascii="Arial" w:hAnsi="Arial" w:cs="Arial"/>
            </w:rPr>
            <w:delText>опастных</w:delText>
          </w:r>
        </w:del>
      </w:ins>
      <w:ins w:id="4430" w:author="Владимир Лаут" w:date="2021-04-14T14:01:00Z">
        <w:r w:rsidR="00A804E7" w:rsidRPr="00897122">
          <w:rPr>
            <w:rFonts w:ascii="Arial" w:hAnsi="Arial" w:cs="Arial"/>
          </w:rPr>
          <w:t>опасных</w:t>
        </w:r>
      </w:ins>
      <w:ins w:id="4431" w:author="Serjo" w:date="2020-04-27T18:42:00Z">
        <w:r w:rsidRPr="00897122">
          <w:rPr>
            <w:rFonts w:ascii="Arial" w:hAnsi="Arial" w:cs="Arial"/>
          </w:rPr>
          <w:t xml:space="preserve"> работ (работа на высоте, огневые работы и т.д.) выданы.</w:t>
        </w:r>
      </w:ins>
    </w:p>
    <w:p w14:paraId="16457AE6" w14:textId="2369A08A" w:rsidR="009C476C" w:rsidRDefault="009C476C" w:rsidP="009C476C">
      <w:pPr>
        <w:suppressAutoHyphens/>
        <w:spacing w:after="12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наряде-задании ведутся следующие данные</w:t>
      </w:r>
      <w:r w:rsidRPr="00BB2304">
        <w:rPr>
          <w:rFonts w:ascii="Arial" w:hAnsi="Arial" w:cs="Arial"/>
        </w:rPr>
        <w:t>:</w:t>
      </w:r>
    </w:p>
    <w:p w14:paraId="02888341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32" w:author="Владимир Лаут" w:date="2021-04-07T17:39:00Z">
            <w:rPr>
              <w:rFonts w:ascii="Arial" w:hAnsi="Arial" w:cs="Arial"/>
            </w:rPr>
          </w:rPrChange>
        </w:rPr>
        <w:pPrChange w:id="4433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34" w:author="Владимир Лаут" w:date="2021-04-07T17:39:00Z">
            <w:rPr>
              <w:rFonts w:ascii="Arial" w:hAnsi="Arial" w:cs="Arial"/>
            </w:rPr>
          </w:rPrChange>
        </w:rPr>
        <w:t>Номер наряда-задания (номер заказа ТОРО),</w:t>
      </w:r>
    </w:p>
    <w:p w14:paraId="4A2002D8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35" w:author="Владимир Лаут" w:date="2021-04-07T17:39:00Z">
            <w:rPr>
              <w:rFonts w:ascii="Arial" w:hAnsi="Arial" w:cs="Arial"/>
            </w:rPr>
          </w:rPrChange>
        </w:rPr>
        <w:pPrChange w:id="4436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37" w:author="Владимир Лаут" w:date="2021-04-07T17:39:00Z">
            <w:rPr>
              <w:rFonts w:ascii="Arial" w:hAnsi="Arial" w:cs="Arial"/>
            </w:rPr>
          </w:rPrChange>
        </w:rPr>
        <w:t>Подразделение (исполнительное рабочее место из первой операции заказа),</w:t>
      </w:r>
    </w:p>
    <w:p w14:paraId="4919F515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38" w:author="Владимир Лаут" w:date="2021-04-07T17:39:00Z">
            <w:rPr>
              <w:rFonts w:ascii="Arial" w:hAnsi="Arial" w:cs="Arial"/>
            </w:rPr>
          </w:rPrChange>
        </w:rPr>
        <w:pPrChange w:id="4439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40" w:author="Владимир Лаут" w:date="2021-04-07T17:39:00Z">
            <w:rPr>
              <w:rFonts w:ascii="Arial" w:hAnsi="Arial" w:cs="Arial"/>
            </w:rPr>
          </w:rPrChange>
        </w:rPr>
        <w:t>Оборудование (номер и наименование единицы оборудования в заголовке заказа),</w:t>
      </w:r>
    </w:p>
    <w:p w14:paraId="03DC0498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41" w:author="Владимир Лаут" w:date="2021-04-07T17:39:00Z">
            <w:rPr>
              <w:rFonts w:ascii="Arial" w:hAnsi="Arial" w:cs="Arial"/>
            </w:rPr>
          </w:rPrChange>
        </w:rPr>
        <w:pPrChange w:id="4442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43" w:author="Владимир Лаут" w:date="2021-04-07T17:39:00Z">
            <w:rPr>
              <w:rFonts w:ascii="Arial" w:hAnsi="Arial" w:cs="Arial"/>
            </w:rPr>
          </w:rPrChange>
        </w:rPr>
        <w:t>Базовые сроки начала работ (в заголовке заказа),</w:t>
      </w:r>
    </w:p>
    <w:p w14:paraId="2AA8E627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44" w:author="Владимир Лаут" w:date="2021-04-07T17:38:00Z">
            <w:rPr>
              <w:rFonts w:ascii="Arial" w:hAnsi="Arial" w:cs="Arial"/>
            </w:rPr>
          </w:rPrChange>
        </w:rPr>
        <w:pPrChange w:id="4445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46" w:author="Владимир Лаут" w:date="2021-04-07T17:38:00Z">
            <w:rPr>
              <w:rFonts w:ascii="Arial" w:hAnsi="Arial" w:cs="Arial"/>
            </w:rPr>
          </w:rPrChange>
        </w:rPr>
        <w:t>Отметки о выдаче наряда-задания (Выдал, Принял, Дата и время выдачи),</w:t>
      </w:r>
    </w:p>
    <w:p w14:paraId="2C924315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47" w:author="Владимир Лаут" w:date="2021-04-07T17:38:00Z">
            <w:rPr>
              <w:rFonts w:ascii="Arial" w:hAnsi="Arial" w:cs="Arial"/>
            </w:rPr>
          </w:rPrChange>
        </w:rPr>
        <w:pPrChange w:id="4448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49" w:author="Владимир Лаут" w:date="2021-04-07T17:38:00Z">
            <w:rPr>
              <w:rFonts w:ascii="Arial" w:hAnsi="Arial" w:cs="Arial"/>
            </w:rPr>
          </w:rPrChange>
        </w:rPr>
        <w:t>Отметки о выводе оборудования в ремонт (Выдал, Принял, Дата выдачи, а при переносе сроков ремонта Инициатор, Дата и Причина переноса),</w:t>
      </w:r>
    </w:p>
    <w:p w14:paraId="0224391A" w14:textId="77777777" w:rsidR="009C476C" w:rsidRPr="0042485D" w:rsidRDefault="009C476C">
      <w:pPr>
        <w:pStyle w:val="a7"/>
        <w:numPr>
          <w:ilvl w:val="0"/>
          <w:numId w:val="62"/>
        </w:numPr>
        <w:rPr>
          <w:rFonts w:ascii="Arial" w:hAnsi="Arial" w:cs="Arial"/>
          <w:rPrChange w:id="4450" w:author="Владимир Лаут" w:date="2021-04-07T17:39:00Z">
            <w:rPr>
              <w:rFonts w:ascii="Arial" w:hAnsi="Arial" w:cs="Arial"/>
            </w:rPr>
          </w:rPrChange>
        </w:rPr>
        <w:pPrChange w:id="4451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42485D">
        <w:rPr>
          <w:rFonts w:ascii="Arial" w:hAnsi="Arial" w:cs="Arial"/>
          <w:rPrChange w:id="4452" w:author="Владимир Лаут" w:date="2021-04-07T17:39:00Z">
            <w:rPr>
              <w:rFonts w:ascii="Arial" w:hAnsi="Arial" w:cs="Arial"/>
            </w:rPr>
          </w:rPrChange>
        </w:rPr>
        <w:t>Подтверждение выполнения работ (Фактические сроки работ, отметки о приемке работ, отметки о приемке оборудования из ремонта),</w:t>
      </w:r>
    </w:p>
    <w:p w14:paraId="42AF3DF6" w14:textId="77777777" w:rsidR="009C476C" w:rsidRPr="008A3A69" w:rsidRDefault="009C476C">
      <w:pPr>
        <w:pStyle w:val="a7"/>
        <w:numPr>
          <w:ilvl w:val="0"/>
          <w:numId w:val="62"/>
        </w:numPr>
        <w:rPr>
          <w:rFonts w:ascii="Arial" w:hAnsi="Arial" w:cs="Arial"/>
          <w:lang w:val="en-US"/>
          <w:rPrChange w:id="4453" w:author="Владимир Лаут" w:date="2021-04-06T14:39:00Z">
            <w:rPr>
              <w:rFonts w:ascii="Arial" w:hAnsi="Arial" w:cs="Arial"/>
            </w:rPr>
          </w:rPrChange>
        </w:rPr>
        <w:pPrChange w:id="4454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8A3A69">
        <w:rPr>
          <w:rFonts w:ascii="Arial" w:hAnsi="Arial" w:cs="Arial"/>
          <w:lang w:val="en-US"/>
          <w:rPrChange w:id="4455" w:author="Владимир Лаут" w:date="2021-04-06T14:39:00Z">
            <w:rPr>
              <w:rFonts w:ascii="Arial" w:hAnsi="Arial" w:cs="Arial"/>
            </w:rPr>
          </w:rPrChange>
        </w:rPr>
        <w:t>Операции по наряду-заданию,</w:t>
      </w:r>
    </w:p>
    <w:p w14:paraId="57E8E3F4" w14:textId="77777777" w:rsidR="009C476C" w:rsidRPr="008A3A69" w:rsidRDefault="009C476C">
      <w:pPr>
        <w:pStyle w:val="a7"/>
        <w:numPr>
          <w:ilvl w:val="0"/>
          <w:numId w:val="62"/>
        </w:numPr>
        <w:rPr>
          <w:rFonts w:ascii="Arial" w:hAnsi="Arial" w:cs="Arial"/>
          <w:lang w:val="en-US"/>
          <w:rPrChange w:id="4456" w:author="Владимир Лаут" w:date="2021-04-06T14:39:00Z">
            <w:rPr>
              <w:rFonts w:ascii="Arial" w:hAnsi="Arial" w:cs="Arial"/>
            </w:rPr>
          </w:rPrChange>
        </w:rPr>
        <w:pPrChange w:id="4457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8A3A69">
        <w:rPr>
          <w:rFonts w:ascii="Arial" w:hAnsi="Arial" w:cs="Arial"/>
          <w:lang w:val="en-US"/>
          <w:rPrChange w:id="4458" w:author="Владимир Лаут" w:date="2021-04-06T14:39:00Z">
            <w:rPr>
              <w:rFonts w:ascii="Arial" w:hAnsi="Arial" w:cs="Arial"/>
            </w:rPr>
          </w:rPrChange>
        </w:rPr>
        <w:t>Операции по монтажу/демонтажу,</w:t>
      </w:r>
    </w:p>
    <w:p w14:paraId="1C7DF377" w14:textId="77777777" w:rsidR="009C476C" w:rsidRPr="008A3A69" w:rsidRDefault="009C476C">
      <w:pPr>
        <w:pStyle w:val="a7"/>
        <w:numPr>
          <w:ilvl w:val="0"/>
          <w:numId w:val="62"/>
        </w:numPr>
        <w:rPr>
          <w:rFonts w:ascii="Arial" w:hAnsi="Arial" w:cs="Arial"/>
          <w:lang w:val="en-US"/>
          <w:rPrChange w:id="4459" w:author="Владимир Лаут" w:date="2021-04-06T14:39:00Z">
            <w:rPr>
              <w:rFonts w:ascii="Arial" w:hAnsi="Arial" w:cs="Arial"/>
            </w:rPr>
          </w:rPrChange>
        </w:rPr>
        <w:pPrChange w:id="4460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8A3A69">
        <w:rPr>
          <w:rFonts w:ascii="Arial" w:hAnsi="Arial" w:cs="Arial"/>
          <w:lang w:val="en-US"/>
          <w:rPrChange w:id="4461" w:author="Владимир Лаут" w:date="2021-04-06T14:39:00Z">
            <w:rPr>
              <w:rFonts w:ascii="Arial" w:hAnsi="Arial" w:cs="Arial"/>
            </w:rPr>
          </w:rPrChange>
        </w:rPr>
        <w:t>Компоненты,</w:t>
      </w:r>
    </w:p>
    <w:p w14:paraId="17A16446" w14:textId="71815755" w:rsidR="001466BD" w:rsidRPr="008A3A69" w:rsidRDefault="009C476C">
      <w:pPr>
        <w:pStyle w:val="a7"/>
        <w:numPr>
          <w:ilvl w:val="0"/>
          <w:numId w:val="62"/>
        </w:numPr>
        <w:rPr>
          <w:ins w:id="4462" w:author="Serjo" w:date="2020-04-27T18:03:00Z"/>
          <w:rFonts w:ascii="Arial" w:hAnsi="Arial" w:cs="Arial"/>
          <w:lang w:val="en-US"/>
          <w:rPrChange w:id="4463" w:author="Владимир Лаут" w:date="2021-04-06T14:39:00Z">
            <w:rPr>
              <w:ins w:id="4464" w:author="Serjo" w:date="2020-04-27T18:03:00Z"/>
              <w:rFonts w:ascii="Arial" w:hAnsi="Arial" w:cs="Arial"/>
            </w:rPr>
          </w:rPrChange>
        </w:rPr>
        <w:pPrChange w:id="4465" w:author="Владимир Лаут" w:date="2021-04-06T14:39:00Z">
          <w:pPr>
            <w:pStyle w:val="afa"/>
            <w:numPr>
              <w:numId w:val="74"/>
            </w:numPr>
            <w:suppressAutoHyphens/>
            <w:spacing w:after="120" w:line="276" w:lineRule="auto"/>
            <w:ind w:left="851" w:hanging="284"/>
          </w:pPr>
        </w:pPrChange>
      </w:pPr>
      <w:r w:rsidRPr="008A3A69">
        <w:rPr>
          <w:rFonts w:ascii="Arial" w:hAnsi="Arial" w:cs="Arial"/>
          <w:lang w:val="en-US"/>
          <w:rPrChange w:id="4466" w:author="Владимир Лаут" w:date="2021-04-06T14:39:00Z">
            <w:rPr>
              <w:rFonts w:ascii="Arial" w:hAnsi="Arial" w:cs="Arial"/>
            </w:rPr>
          </w:rPrChange>
        </w:rPr>
        <w:t>Измерения.</w:t>
      </w:r>
    </w:p>
    <w:p w14:paraId="54E5B208" w14:textId="20A39C3C" w:rsidR="001466BD" w:rsidRDefault="001466BD" w:rsidP="001466BD">
      <w:pPr>
        <w:suppressAutoHyphens/>
        <w:spacing w:after="120" w:line="276" w:lineRule="auto"/>
        <w:ind w:left="567"/>
        <w:rPr>
          <w:rFonts w:ascii="Arial" w:hAnsi="Arial" w:cs="Arial"/>
        </w:rPr>
      </w:pPr>
    </w:p>
    <w:p w14:paraId="66D66D58" w14:textId="77777777" w:rsidR="001466BD" w:rsidRPr="001466BD" w:rsidRDefault="001466BD" w:rsidP="001466BD">
      <w:pPr>
        <w:suppressAutoHyphens/>
        <w:spacing w:after="120" w:line="276" w:lineRule="auto"/>
        <w:ind w:left="567"/>
        <w:rPr>
          <w:rFonts w:ascii="Arial" w:hAnsi="Arial" w:cs="Arial"/>
        </w:rPr>
      </w:pPr>
    </w:p>
    <w:p w14:paraId="539CC78A" w14:textId="49C7F698" w:rsidR="008B6251" w:rsidRPr="00BB2304" w:rsidRDefault="008B6251" w:rsidP="008B6251">
      <w:pPr>
        <w:pStyle w:val="3"/>
        <w:ind w:left="567" w:hanging="567"/>
        <w:rPr>
          <w:ins w:id="4467" w:author="Serjo" w:date="2020-04-08T17:48:00Z"/>
        </w:rPr>
      </w:pPr>
      <w:bookmarkStart w:id="4468" w:name="_Toc69302534"/>
      <w:bookmarkEnd w:id="4421"/>
      <w:ins w:id="4469" w:author="Serjo" w:date="2020-04-08T17:48:00Z">
        <w:r>
          <w:t>Описание разработки «PM59</w:t>
        </w:r>
        <w:r w:rsidRPr="00BB2304">
          <w:t xml:space="preserve"> – </w:t>
        </w:r>
      </w:ins>
      <w:ins w:id="4470" w:author="Serjo" w:date="2020-04-08T17:49:00Z">
        <w:r>
          <w:t>Проверки в сообщениях ТОРО</w:t>
        </w:r>
      </w:ins>
      <w:ins w:id="4471" w:author="Serjo" w:date="2020-04-08T17:48:00Z">
        <w:r w:rsidRPr="00BB2304">
          <w:t>»</w:t>
        </w:r>
        <w:bookmarkEnd w:id="4468"/>
      </w:ins>
    </w:p>
    <w:p w14:paraId="4DFC19B1" w14:textId="72A0A7F3" w:rsidR="009C476C" w:rsidRPr="008A3A69" w:rsidRDefault="008B6251">
      <w:pPr>
        <w:spacing w:after="240" w:line="276" w:lineRule="auto"/>
        <w:ind w:firstLine="567"/>
        <w:rPr>
          <w:ins w:id="4472" w:author="Serjo" w:date="2020-04-08T17:50:00Z"/>
          <w:rFonts w:ascii="Arial" w:hAnsi="Arial" w:cs="Arial"/>
        </w:rPr>
      </w:pPr>
      <w:ins w:id="4473" w:author="Serjo" w:date="2020-04-08T17:49:00Z">
        <w:r>
          <w:rPr>
            <w:rFonts w:ascii="Arial" w:hAnsi="Arial" w:cs="Arial"/>
          </w:rPr>
          <w:t>Данная разработка включает в себя ряд проверок, которые выполняются при сохра</w:t>
        </w:r>
        <w:r w:rsidRPr="008A3A69">
          <w:rPr>
            <w:rFonts w:ascii="Arial" w:hAnsi="Arial" w:cs="Arial"/>
          </w:rPr>
          <w:t xml:space="preserve">нении сообщений </w:t>
        </w:r>
      </w:ins>
      <w:ins w:id="4474" w:author="Serjo" w:date="2020-04-08T17:50:00Z">
        <w:r w:rsidRPr="008A3A69">
          <w:rPr>
            <w:rFonts w:ascii="Arial" w:hAnsi="Arial" w:cs="Arial"/>
          </w:rPr>
          <w:t>ТОРО:</w:t>
        </w:r>
      </w:ins>
    </w:p>
    <w:p w14:paraId="18580D64" w14:textId="7B40B534" w:rsidR="008B6251" w:rsidRPr="0042485D" w:rsidRDefault="008B6251">
      <w:pPr>
        <w:pStyle w:val="a7"/>
        <w:numPr>
          <w:ilvl w:val="0"/>
          <w:numId w:val="62"/>
        </w:numPr>
        <w:rPr>
          <w:ins w:id="4475" w:author="Serjo" w:date="2020-04-08T17:52:00Z"/>
          <w:rFonts w:ascii="Arial" w:hAnsi="Arial" w:cs="Arial"/>
          <w:rPrChange w:id="4476" w:author="Владимир Лаут" w:date="2021-04-07T17:39:00Z">
            <w:rPr>
              <w:ins w:id="4477" w:author="Serjo" w:date="2020-04-08T17:52:00Z"/>
              <w:rFonts w:ascii="Arial" w:hAnsi="Arial" w:cs="Arial"/>
              <w:bCs/>
            </w:rPr>
          </w:rPrChange>
        </w:rPr>
        <w:pPrChange w:id="4478" w:author="Владимир Лаут" w:date="2021-04-06T14:40:00Z">
          <w:pPr>
            <w:spacing w:after="240" w:line="276" w:lineRule="auto"/>
            <w:ind w:firstLine="567"/>
          </w:pPr>
        </w:pPrChange>
      </w:pPr>
      <w:ins w:id="4479" w:author="Serjo" w:date="2020-04-08T17:51:00Z">
        <w:r w:rsidRPr="0042485D">
          <w:rPr>
            <w:rFonts w:ascii="Arial" w:hAnsi="Arial" w:cs="Arial"/>
            <w:rPrChange w:id="4480" w:author="Владимир Лаут" w:date="2021-04-07T17:39:00Z">
              <w:rPr>
                <w:rFonts w:ascii="Arial" w:hAnsi="Arial" w:cs="Arial"/>
                <w:bCs/>
              </w:rPr>
            </w:rPrChange>
          </w:rPr>
          <w:t>Обязательность заполнения фактических данных простоя при закрытии сообщения</w:t>
        </w:r>
      </w:ins>
      <w:ins w:id="4481" w:author="Serjo" w:date="2020-04-08T17:52:00Z">
        <w:r w:rsidRPr="0042485D">
          <w:rPr>
            <w:rFonts w:ascii="Arial" w:hAnsi="Arial" w:cs="Arial"/>
            <w:rPrChange w:id="4482" w:author="Владимир Лаут" w:date="2021-04-07T17:39:00Z">
              <w:rPr>
                <w:rFonts w:ascii="Arial" w:hAnsi="Arial" w:cs="Arial"/>
                <w:bCs/>
              </w:rPr>
            </w:rPrChange>
          </w:rPr>
          <w:t>, если в заказе ТОРО, связанном с сообщением, введен плановый простой.</w:t>
        </w:r>
      </w:ins>
    </w:p>
    <w:p w14:paraId="409A51CB" w14:textId="0031F76E" w:rsidR="008B6251" w:rsidRPr="0042485D" w:rsidRDefault="008B6251">
      <w:pPr>
        <w:pStyle w:val="a7"/>
        <w:numPr>
          <w:ilvl w:val="0"/>
          <w:numId w:val="62"/>
        </w:numPr>
        <w:rPr>
          <w:ins w:id="4483" w:author="Serjo" w:date="2020-04-08T17:53:00Z"/>
          <w:rFonts w:ascii="Arial" w:hAnsi="Arial" w:cs="Arial"/>
          <w:rPrChange w:id="4484" w:author="Владимир Лаут" w:date="2021-04-07T17:39:00Z">
            <w:rPr>
              <w:ins w:id="4485" w:author="Serjo" w:date="2020-04-08T17:53:00Z"/>
              <w:rFonts w:ascii="Arial" w:hAnsi="Arial" w:cs="Arial"/>
              <w:bCs/>
            </w:rPr>
          </w:rPrChange>
        </w:rPr>
        <w:pPrChange w:id="4486" w:author="Владимир Лаут" w:date="2021-04-06T14:40:00Z">
          <w:pPr>
            <w:spacing w:after="240" w:line="276" w:lineRule="auto"/>
            <w:ind w:firstLine="567"/>
          </w:pPr>
        </w:pPrChange>
      </w:pPr>
      <w:ins w:id="4487" w:author="Serjo" w:date="2020-04-08T17:52:00Z">
        <w:r w:rsidRPr="0042485D">
          <w:rPr>
            <w:rFonts w:ascii="Arial" w:hAnsi="Arial" w:cs="Arial"/>
            <w:rPrChange w:id="4488" w:author="Владимир Лаут" w:date="2021-04-07T17:39:00Z">
              <w:rPr>
                <w:rFonts w:ascii="Arial" w:hAnsi="Arial" w:cs="Arial"/>
                <w:bCs/>
              </w:rPr>
            </w:rPrChange>
          </w:rPr>
          <w:lastRenderedPageBreak/>
          <w:t>Обязательность ведения дефектов при закрытии сообщения</w:t>
        </w:r>
      </w:ins>
      <w:ins w:id="4489" w:author="Serjo" w:date="2020-04-08T17:53:00Z">
        <w:r w:rsidRPr="0042485D">
          <w:rPr>
            <w:rFonts w:ascii="Arial" w:hAnsi="Arial" w:cs="Arial"/>
            <w:rPrChange w:id="4490" w:author="Владимир Лаут" w:date="2021-04-07T17:39:00Z">
              <w:rPr>
                <w:rFonts w:ascii="Arial" w:hAnsi="Arial" w:cs="Arial"/>
                <w:bCs/>
              </w:rPr>
            </w:rPrChange>
          </w:rPr>
          <w:t xml:space="preserve">, в зависимости от </w:t>
        </w:r>
      </w:ins>
      <w:ins w:id="4491" w:author="Serjo" w:date="2020-04-11T16:04:00Z">
        <w:r w:rsidR="006C2AA2" w:rsidRPr="0042485D">
          <w:rPr>
            <w:rFonts w:ascii="Arial" w:hAnsi="Arial" w:cs="Arial"/>
            <w:rPrChange w:id="4492" w:author="Владимир Лаут" w:date="2021-04-07T17:39:00Z">
              <w:rPr>
                <w:rFonts w:ascii="Arial" w:hAnsi="Arial" w:cs="Arial"/>
                <w:bCs/>
              </w:rPr>
            </w:rPrChange>
          </w:rPr>
          <w:t xml:space="preserve">параметров, заданных в настроечной таблице – </w:t>
        </w:r>
      </w:ins>
      <w:ins w:id="4493" w:author="Serjo" w:date="2020-04-08T17:53:00Z">
        <w:r w:rsidRPr="0042485D">
          <w:rPr>
            <w:rFonts w:ascii="Arial" w:hAnsi="Arial" w:cs="Arial"/>
            <w:rPrChange w:id="4494" w:author="Владимир Лаут" w:date="2021-04-07T17:39:00Z">
              <w:rPr>
                <w:rFonts w:ascii="Arial" w:hAnsi="Arial" w:cs="Arial"/>
                <w:bCs/>
              </w:rPr>
            </w:rPrChange>
          </w:rPr>
          <w:t xml:space="preserve">вида сообщения, планирующего завода, </w:t>
        </w:r>
      </w:ins>
      <w:ins w:id="4495" w:author="Serjo" w:date="2020-04-11T16:04:00Z">
        <w:r w:rsidR="006C2AA2" w:rsidRPr="0042485D">
          <w:rPr>
            <w:rFonts w:ascii="Arial" w:hAnsi="Arial" w:cs="Arial"/>
            <w:rPrChange w:id="4496" w:author="Владимир Лаут" w:date="2021-04-07T17:39:00Z">
              <w:rPr>
                <w:rFonts w:ascii="Arial" w:hAnsi="Arial" w:cs="Arial"/>
                <w:bCs/>
              </w:rPr>
            </w:rPrChange>
          </w:rPr>
          <w:t>группы плановиков.</w:t>
        </w:r>
      </w:ins>
    </w:p>
    <w:p w14:paraId="7C60E1A1" w14:textId="2E8ED7A8" w:rsidR="008D4D34" w:rsidRPr="0042485D" w:rsidRDefault="00FD6247">
      <w:pPr>
        <w:pStyle w:val="a7"/>
        <w:numPr>
          <w:ilvl w:val="0"/>
          <w:numId w:val="62"/>
        </w:numPr>
        <w:rPr>
          <w:ins w:id="4497" w:author="Serjo" w:date="2020-04-27T18:43:00Z"/>
          <w:rFonts w:ascii="Arial" w:hAnsi="Arial" w:cs="Arial"/>
          <w:rPrChange w:id="4498" w:author="Владимир Лаут" w:date="2021-04-07T17:39:00Z">
            <w:rPr>
              <w:ins w:id="4499" w:author="Serjo" w:date="2020-04-27T18:43:00Z"/>
              <w:rFonts w:ascii="Arial" w:hAnsi="Arial" w:cs="Arial"/>
              <w:bCs/>
            </w:rPr>
          </w:rPrChange>
        </w:rPr>
        <w:pPrChange w:id="4500" w:author="Владимир Лаут" w:date="2021-04-06T14:40:00Z">
          <w:pPr>
            <w:pStyle w:val="afa"/>
            <w:numPr>
              <w:numId w:val="75"/>
            </w:numPr>
            <w:spacing w:after="240" w:line="276" w:lineRule="auto"/>
            <w:ind w:left="1287" w:hanging="360"/>
          </w:pPr>
        </w:pPrChange>
      </w:pPr>
      <w:ins w:id="4501" w:author="Serjo" w:date="2020-04-08T17:59:00Z">
        <w:r w:rsidRPr="0042485D">
          <w:rPr>
            <w:rFonts w:ascii="Arial" w:hAnsi="Arial" w:cs="Arial"/>
            <w:rPrChange w:id="4502" w:author="Владимир Лаут" w:date="2021-04-07T17:39:00Z">
              <w:rPr>
                <w:rFonts w:ascii="Arial" w:hAnsi="Arial" w:cs="Arial"/>
                <w:bCs/>
              </w:rPr>
            </w:rPrChange>
          </w:rPr>
          <w:t xml:space="preserve">Обязательность ведения </w:t>
        </w:r>
      </w:ins>
      <w:ins w:id="4503" w:author="Serjo" w:date="2020-04-08T18:00:00Z">
        <w:r w:rsidRPr="0042485D">
          <w:rPr>
            <w:rFonts w:ascii="Arial" w:hAnsi="Arial" w:cs="Arial"/>
            <w:rPrChange w:id="4504" w:author="Владимир Лаут" w:date="2021-04-07T17:39:00Z">
              <w:rPr>
                <w:rFonts w:ascii="Arial" w:hAnsi="Arial" w:cs="Arial"/>
                <w:bCs/>
              </w:rPr>
            </w:rPrChange>
          </w:rPr>
          <w:t xml:space="preserve">мероприятий – сегментов ремонтного простоя – в сообщении, </w:t>
        </w:r>
      </w:ins>
      <w:ins w:id="4505" w:author="Serjo" w:date="2020-04-27T18:44:00Z">
        <w:r w:rsidR="008D4D34" w:rsidRPr="0042485D">
          <w:rPr>
            <w:rFonts w:ascii="Arial" w:hAnsi="Arial" w:cs="Arial"/>
            <w:rPrChange w:id="4506" w:author="Владимир Лаут" w:date="2021-04-07T17:39:00Z">
              <w:rPr>
                <w:rFonts w:ascii="Arial" w:hAnsi="Arial" w:cs="Arial"/>
                <w:bCs/>
              </w:rPr>
            </w:rPrChange>
          </w:rPr>
          <w:t>в зависимости от параметров, заданных в настроечной таблице – вида сообщения, планирующего завода, класса ЕО, критичности оборудования.</w:t>
        </w:r>
      </w:ins>
    </w:p>
    <w:p w14:paraId="61CFEBED" w14:textId="7CDDAEC1" w:rsidR="00FD6247" w:rsidRPr="0042485D" w:rsidRDefault="008D4D34">
      <w:pPr>
        <w:pStyle w:val="a7"/>
        <w:numPr>
          <w:ilvl w:val="0"/>
          <w:numId w:val="62"/>
        </w:numPr>
        <w:rPr>
          <w:rFonts w:ascii="Arial" w:hAnsi="Arial" w:cs="Arial"/>
          <w:rPrChange w:id="4507" w:author="Владимир Лаут" w:date="2021-04-07T17:39:00Z">
            <w:rPr/>
          </w:rPrChange>
        </w:rPr>
        <w:pPrChange w:id="4508" w:author="Владимир Лаут" w:date="2021-04-06T14:40:00Z">
          <w:pPr>
            <w:spacing w:after="240" w:line="276" w:lineRule="auto"/>
            <w:ind w:firstLine="567"/>
          </w:pPr>
        </w:pPrChange>
      </w:pPr>
      <w:ins w:id="4509" w:author="Serjo" w:date="2020-04-27T18:45:00Z">
        <w:r w:rsidRPr="0042485D">
          <w:rPr>
            <w:rFonts w:ascii="Arial" w:hAnsi="Arial" w:cs="Arial"/>
            <w:rPrChange w:id="4510" w:author="Владимир Лаут" w:date="2021-04-07T17:39:00Z">
              <w:rPr>
                <w:rFonts w:ascii="Arial" w:hAnsi="Arial" w:cs="Arial"/>
                <w:bCs/>
              </w:rPr>
            </w:rPrChange>
          </w:rPr>
          <w:t>К</w:t>
        </w:r>
      </w:ins>
      <w:ins w:id="4511" w:author="Serjo" w:date="2020-04-08T18:00:00Z">
        <w:r w:rsidR="00FD6247" w:rsidRPr="0042485D">
          <w:rPr>
            <w:rFonts w:ascii="Arial" w:hAnsi="Arial" w:cs="Arial"/>
            <w:rPrChange w:id="4512" w:author="Владимир Лаут" w:date="2021-04-07T17:39:00Z">
              <w:rPr/>
            </w:rPrChange>
          </w:rPr>
          <w:t xml:space="preserve">онтроль сроков </w:t>
        </w:r>
      </w:ins>
      <w:ins w:id="4513" w:author="Serjo" w:date="2020-04-27T18:45:00Z">
        <w:r w:rsidRPr="0042485D">
          <w:rPr>
            <w:rFonts w:ascii="Arial" w:hAnsi="Arial" w:cs="Arial"/>
            <w:rPrChange w:id="4514" w:author="Владимир Лаут" w:date="2021-04-07T17:39:00Z">
              <w:rPr>
                <w:rFonts w:ascii="Arial" w:hAnsi="Arial" w:cs="Arial"/>
                <w:bCs/>
              </w:rPr>
            </w:rPrChange>
          </w:rPr>
          <w:t>сегментов ремонтного простоя</w:t>
        </w:r>
      </w:ins>
      <w:ins w:id="4515" w:author="Serjo" w:date="2020-04-08T18:00:00Z">
        <w:r w:rsidR="00FD6247" w:rsidRPr="0042485D">
          <w:rPr>
            <w:rFonts w:ascii="Arial" w:hAnsi="Arial" w:cs="Arial"/>
            <w:rPrChange w:id="4516" w:author="Владимир Лаут" w:date="2021-04-07T17:39:00Z">
              <w:rPr/>
            </w:rPrChange>
          </w:rPr>
          <w:t xml:space="preserve">, в зависимости от </w:t>
        </w:r>
      </w:ins>
      <w:ins w:id="4517" w:author="Serjo" w:date="2020-04-08T18:01:00Z">
        <w:r w:rsidR="00FD6247" w:rsidRPr="0042485D">
          <w:rPr>
            <w:rFonts w:ascii="Arial" w:hAnsi="Arial" w:cs="Arial"/>
            <w:rPrChange w:id="4518" w:author="Владимир Лаут" w:date="2021-04-07T17:39:00Z">
              <w:rPr/>
            </w:rPrChange>
          </w:rPr>
          <w:t xml:space="preserve">фактических </w:t>
        </w:r>
      </w:ins>
      <w:ins w:id="4519" w:author="Serjo" w:date="2020-04-08T18:00:00Z">
        <w:r w:rsidR="00FD6247" w:rsidRPr="0042485D">
          <w:rPr>
            <w:rFonts w:ascii="Arial" w:hAnsi="Arial" w:cs="Arial"/>
            <w:rPrChange w:id="4520" w:author="Владимир Лаут" w:date="2021-04-07T17:39:00Z">
              <w:rPr/>
            </w:rPrChange>
          </w:rPr>
          <w:t>данных простоя.</w:t>
        </w:r>
      </w:ins>
    </w:p>
    <w:p w14:paraId="0C0E23D5" w14:textId="30F09DA3" w:rsidR="00810377" w:rsidRPr="008A3A69" w:rsidRDefault="001466BD">
      <w:pPr>
        <w:spacing w:after="240" w:line="276" w:lineRule="auto"/>
        <w:ind w:firstLine="567"/>
        <w:rPr>
          <w:ins w:id="4521" w:author="Serjo" w:date="2020-04-27T17:59:00Z"/>
          <w:rFonts w:ascii="Arial" w:hAnsi="Arial" w:cs="Arial"/>
          <w:rPrChange w:id="4522" w:author="Владимир Лаут" w:date="2021-04-06T14:40:00Z">
            <w:rPr>
              <w:ins w:id="4523" w:author="Serjo" w:date="2020-04-27T17:59:00Z"/>
              <w:rFonts w:ascii="Arial" w:hAnsi="Arial" w:cs="Arial"/>
              <w:bCs/>
            </w:rPr>
          </w:rPrChange>
        </w:rPr>
        <w:pPrChange w:id="4524" w:author="Владимир Лаут" w:date="2021-04-06T14:40:00Z">
          <w:pPr>
            <w:spacing w:after="240" w:line="276" w:lineRule="auto"/>
          </w:pPr>
        </w:pPrChange>
      </w:pPr>
      <w:ins w:id="4525" w:author="Serjo" w:date="2020-04-27T17:59:00Z">
        <w:r w:rsidRPr="008A3A69">
          <w:rPr>
            <w:rFonts w:ascii="Arial" w:hAnsi="Arial" w:cs="Arial"/>
            <w:rPrChange w:id="4526" w:author="Владимир Лаут" w:date="2021-04-06T14:40:00Z">
              <w:rPr>
                <w:rFonts w:ascii="Arial" w:hAnsi="Arial" w:cs="Arial"/>
                <w:bCs/>
              </w:rPr>
            </w:rPrChange>
          </w:rPr>
          <w:t>Также автоматизируются следующие функции</w:t>
        </w:r>
      </w:ins>
      <w:ins w:id="4527" w:author="Serjo" w:date="2020-04-27T18:50:00Z">
        <w:r w:rsidR="00EF1CC4" w:rsidRPr="008A3A69">
          <w:rPr>
            <w:rFonts w:ascii="Arial" w:hAnsi="Arial" w:cs="Arial"/>
            <w:rPrChange w:id="4528" w:author="Владимир Лаут" w:date="2021-04-06T14:40:00Z">
              <w:rPr>
                <w:rFonts w:ascii="Arial" w:hAnsi="Arial" w:cs="Arial"/>
                <w:bCs/>
              </w:rPr>
            </w:rPrChange>
          </w:rPr>
          <w:t xml:space="preserve"> при работе в сообщениях ТОРО</w:t>
        </w:r>
      </w:ins>
      <w:ins w:id="4529" w:author="Serjo" w:date="2020-04-27T17:59:00Z">
        <w:r w:rsidRPr="008A3A69">
          <w:rPr>
            <w:rFonts w:ascii="Arial" w:hAnsi="Arial" w:cs="Arial"/>
            <w:rPrChange w:id="4530" w:author="Владимир Лаут" w:date="2021-04-06T14:40:00Z">
              <w:rPr>
                <w:rFonts w:ascii="Arial" w:hAnsi="Arial" w:cs="Arial"/>
                <w:bCs/>
              </w:rPr>
            </w:rPrChange>
          </w:rPr>
          <w:t>:</w:t>
        </w:r>
      </w:ins>
    </w:p>
    <w:p w14:paraId="082AB639" w14:textId="3193C442" w:rsidR="008D4D34" w:rsidRPr="0042485D" w:rsidRDefault="008D4D34">
      <w:pPr>
        <w:pStyle w:val="a7"/>
        <w:numPr>
          <w:ilvl w:val="0"/>
          <w:numId w:val="62"/>
        </w:numPr>
        <w:rPr>
          <w:ins w:id="4531" w:author="Serjo" w:date="2020-04-27T18:44:00Z"/>
          <w:rFonts w:ascii="Arial" w:hAnsi="Arial" w:cs="Arial"/>
          <w:rPrChange w:id="4532" w:author="Владимир Лаут" w:date="2021-04-07T17:39:00Z">
            <w:rPr>
              <w:ins w:id="4533" w:author="Serjo" w:date="2020-04-27T18:44:00Z"/>
              <w:rFonts w:ascii="Arial" w:hAnsi="Arial" w:cs="Arial"/>
              <w:bCs/>
            </w:rPr>
          </w:rPrChange>
        </w:rPr>
        <w:pPrChange w:id="4534" w:author="Владимир Лаут" w:date="2021-04-06T14:40:00Z">
          <w:pPr>
            <w:pStyle w:val="afa"/>
            <w:numPr>
              <w:numId w:val="75"/>
            </w:numPr>
            <w:spacing w:after="240" w:line="276" w:lineRule="auto"/>
            <w:ind w:left="1287" w:hanging="360"/>
          </w:pPr>
        </w:pPrChange>
      </w:pPr>
      <w:ins w:id="4535" w:author="Serjo" w:date="2020-04-27T18:44:00Z">
        <w:r w:rsidRPr="0042485D">
          <w:rPr>
            <w:rFonts w:ascii="Arial" w:hAnsi="Arial" w:cs="Arial"/>
            <w:rPrChange w:id="4536" w:author="Владимир Лаут" w:date="2021-04-07T17:39:00Z">
              <w:rPr>
                <w:rFonts w:ascii="Arial" w:hAnsi="Arial" w:cs="Arial"/>
                <w:bCs/>
              </w:rPr>
            </w:rPrChange>
          </w:rPr>
          <w:t>Автоматическое создание мероприятий – сегментов ремонтного простоя – при создании сообщения, в зависимости от параметров, заданных в настроечной таблице.</w:t>
        </w:r>
      </w:ins>
    </w:p>
    <w:p w14:paraId="2679ECC7" w14:textId="18A9B05C" w:rsidR="001466BD" w:rsidRPr="0042485D" w:rsidRDefault="008D4D34">
      <w:pPr>
        <w:pStyle w:val="a7"/>
        <w:numPr>
          <w:ilvl w:val="0"/>
          <w:numId w:val="62"/>
        </w:numPr>
        <w:rPr>
          <w:ins w:id="4537" w:author="Serjo" w:date="2020-04-27T18:51:00Z"/>
          <w:rFonts w:ascii="Arial" w:hAnsi="Arial" w:cs="Arial"/>
          <w:rPrChange w:id="4538" w:author="Владимир Лаут" w:date="2021-04-07T17:39:00Z">
            <w:rPr>
              <w:ins w:id="4539" w:author="Serjo" w:date="2020-04-27T18:51:00Z"/>
              <w:rFonts w:ascii="Arial" w:hAnsi="Arial" w:cs="Arial"/>
              <w:bCs/>
            </w:rPr>
          </w:rPrChange>
        </w:rPr>
        <w:pPrChange w:id="4540" w:author="Владимир Лаут" w:date="2021-04-06T14:40:00Z">
          <w:pPr>
            <w:spacing w:after="240" w:line="276" w:lineRule="auto"/>
          </w:pPr>
        </w:pPrChange>
      </w:pPr>
      <w:ins w:id="4541" w:author="Serjo" w:date="2020-04-27T18:44:00Z">
        <w:r w:rsidRPr="0042485D">
          <w:rPr>
            <w:rFonts w:ascii="Arial" w:hAnsi="Arial" w:cs="Arial"/>
            <w:rPrChange w:id="4542" w:author="Владимир Лаут" w:date="2021-04-07T17:39:00Z">
              <w:rPr>
                <w:rFonts w:ascii="Arial" w:hAnsi="Arial" w:cs="Arial"/>
                <w:bCs/>
              </w:rPr>
            </w:rPrChange>
          </w:rPr>
          <w:t>Автоматическое закрытие мероприятий – сегментов ремонтного простоя – при закрытии сообщения.</w:t>
        </w:r>
      </w:ins>
    </w:p>
    <w:p w14:paraId="40DF8879" w14:textId="77777777" w:rsidR="00EF1CC4" w:rsidRPr="00EF1CC4" w:rsidRDefault="00EF1CC4">
      <w:pPr>
        <w:spacing w:after="240" w:line="276" w:lineRule="auto"/>
        <w:rPr>
          <w:rFonts w:ascii="Arial" w:hAnsi="Arial" w:cs="Arial"/>
          <w:bCs/>
          <w:rPrChange w:id="4543" w:author="Serjo" w:date="2020-04-27T18:51:00Z">
            <w:rPr/>
          </w:rPrChange>
        </w:rPr>
      </w:pPr>
    </w:p>
    <w:p w14:paraId="158153C2" w14:textId="77777777" w:rsidR="002F400F" w:rsidRDefault="002F400F" w:rsidP="002F400F">
      <w:pPr>
        <w:pStyle w:val="1"/>
        <w:overflowPunct w:val="0"/>
        <w:autoSpaceDE w:val="0"/>
        <w:autoSpaceDN w:val="0"/>
        <w:adjustRightInd w:val="0"/>
        <w:spacing w:before="360" w:after="120"/>
        <w:ind w:left="0" w:firstLine="0"/>
        <w:textAlignment w:val="baseline"/>
      </w:pPr>
      <w:bookmarkStart w:id="4544" w:name="_Toc523059722"/>
      <w:bookmarkStart w:id="4545" w:name="_Toc523158740"/>
      <w:bookmarkStart w:id="4546" w:name="_Toc523159193"/>
      <w:bookmarkStart w:id="4547" w:name="_Toc523159643"/>
      <w:bookmarkStart w:id="4548" w:name="_Toc523166744"/>
      <w:bookmarkStart w:id="4549" w:name="_Toc69302535"/>
      <w:bookmarkEnd w:id="4544"/>
      <w:bookmarkEnd w:id="4545"/>
      <w:bookmarkEnd w:id="4546"/>
      <w:bookmarkEnd w:id="4547"/>
      <w:bookmarkEnd w:id="4548"/>
      <w:r w:rsidRPr="00F94454">
        <w:t>Информационная Безопасность</w:t>
      </w:r>
      <w:bookmarkEnd w:id="3282"/>
      <w:bookmarkEnd w:id="3283"/>
      <w:bookmarkEnd w:id="4549"/>
    </w:p>
    <w:p w14:paraId="1D7707DB" w14:textId="77777777" w:rsidR="008C1ADB" w:rsidRDefault="008C1ADB" w:rsidP="008C1ADB"/>
    <w:p w14:paraId="7A750FE2" w14:textId="77777777" w:rsidR="008C1ADB" w:rsidRPr="007F25D4" w:rsidRDefault="007F25D4" w:rsidP="0052647E">
      <w:pPr>
        <w:spacing w:after="240" w:line="276" w:lineRule="auto"/>
        <w:ind w:firstLine="567"/>
        <w:rPr>
          <w:rFonts w:ascii="Arial" w:hAnsi="Arial" w:cs="Arial"/>
          <w:bCs/>
        </w:rPr>
      </w:pPr>
      <w:r w:rsidRPr="007F25D4">
        <w:rPr>
          <w:rFonts w:ascii="Arial" w:hAnsi="Arial" w:cs="Arial"/>
          <w:bCs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77EF3B32" w14:textId="77777777" w:rsidR="00882AFC" w:rsidRDefault="00882AFC" w:rsidP="00B61C4B">
      <w:pPr>
        <w:pStyle w:val="1"/>
        <w:rPr>
          <w:rFonts w:eastAsia="Calibri"/>
        </w:rPr>
      </w:pPr>
      <w:bookmarkStart w:id="4550" w:name="_Toc69302536"/>
      <w:r w:rsidRPr="00F94454">
        <w:rPr>
          <w:rFonts w:eastAsia="Calibri"/>
        </w:rPr>
        <w:lastRenderedPageBreak/>
        <w:t>Организационные изменения</w:t>
      </w:r>
      <w:bookmarkEnd w:id="4550"/>
    </w:p>
    <w:p w14:paraId="2FBEF529" w14:textId="77777777" w:rsidR="00E30D22" w:rsidRPr="008C7F95" w:rsidRDefault="00E30D22" w:rsidP="00E30D22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51" w:name="_Toc69302537"/>
      <w:r>
        <w:rPr>
          <w:rFonts w:eastAsiaTheme="majorEastAsia" w:cstheme="majorBidi"/>
          <w:bCs w:val="0"/>
          <w:iCs w:val="0"/>
          <w:szCs w:val="26"/>
        </w:rPr>
        <w:t>Ключевые процессные изменения и области улучшений</w:t>
      </w:r>
      <w:bookmarkEnd w:id="4551"/>
    </w:p>
    <w:p w14:paraId="63D54341" w14:textId="74E55E3B" w:rsidR="00EF06C7" w:rsidRDefault="00EF06C7" w:rsidP="00EF06C7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CC3339">
        <w:rPr>
          <w:rFonts w:ascii="Arial" w:hAnsi="Arial" w:cs="Arial"/>
          <w:b/>
          <w:sz w:val="22"/>
        </w:rPr>
        <w:t>2</w:t>
      </w:r>
      <w:ins w:id="4552" w:author="Serjo" w:date="2020-04-29T12:26:00Z">
        <w:r w:rsidR="001E116D">
          <w:rPr>
            <w:rFonts w:ascii="Arial" w:hAnsi="Arial" w:cs="Arial"/>
            <w:b/>
            <w:sz w:val="22"/>
          </w:rPr>
          <w:t>5</w:t>
        </w:r>
      </w:ins>
      <w:del w:id="4553" w:author="Serjo" w:date="2020-04-29T12:26:00Z">
        <w:r w:rsidR="00CC3339" w:rsidDel="001E116D">
          <w:rPr>
            <w:rFonts w:ascii="Arial" w:hAnsi="Arial" w:cs="Arial"/>
            <w:b/>
            <w:sz w:val="22"/>
          </w:rPr>
          <w:delText>3</w:delText>
        </w:r>
      </w:del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4554" w:author="Владимир Лаут" w:date="2021-04-09T17:37:00Z">
        <w:r w:rsidR="00CB5031">
          <w:rPr>
            <w:rFonts w:ascii="Arial" w:hAnsi="Arial" w:cs="Arial"/>
            <w:b/>
            <w:noProof/>
            <w:sz w:val="22"/>
          </w:rPr>
          <w:t>6</w:t>
        </w:r>
      </w:ins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4"/>
        <w:gridCol w:w="1134"/>
        <w:gridCol w:w="1003"/>
        <w:gridCol w:w="1105"/>
        <w:gridCol w:w="1187"/>
        <w:gridCol w:w="2027"/>
        <w:gridCol w:w="826"/>
        <w:gridCol w:w="1162"/>
        <w:gridCol w:w="1248"/>
      </w:tblGrid>
      <w:tr w:rsidR="00EF06C7" w:rsidRPr="006F5656" w14:paraId="47557661" w14:textId="77777777" w:rsidTr="00EF06C7">
        <w:trPr>
          <w:cantSplit/>
          <w:trHeight w:val="397"/>
          <w:tblHeader/>
        </w:trPr>
        <w:tc>
          <w:tcPr>
            <w:tcW w:w="238" w:type="pct"/>
            <w:shd w:val="clear" w:color="auto" w:fill="FFC000"/>
            <w:vAlign w:val="center"/>
          </w:tcPr>
          <w:p w14:paraId="0782066F" w14:textId="77777777" w:rsidR="00EF06C7" w:rsidRDefault="00EF06C7" w:rsidP="00EF06C7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223D806E" w14:textId="77777777" w:rsidR="00EF06C7" w:rsidRPr="000F37E2" w:rsidRDefault="00EF06C7" w:rsidP="00EF06C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2C74C6F7" w14:textId="77777777" w:rsidR="00EF06C7" w:rsidRPr="006F5656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493" w:type="pct"/>
            <w:shd w:val="clear" w:color="auto" w:fill="FFC000"/>
            <w:vAlign w:val="center"/>
          </w:tcPr>
          <w:p w14:paraId="1701C4C1" w14:textId="77777777" w:rsidR="00EF06C7" w:rsidRPr="006F5656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543" w:type="pct"/>
            <w:shd w:val="clear" w:color="auto" w:fill="FFC000"/>
            <w:vAlign w:val="center"/>
          </w:tcPr>
          <w:p w14:paraId="39E5DD7B" w14:textId="77777777" w:rsidR="00EF06C7" w:rsidRPr="008C7F95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83" w:type="pct"/>
            <w:shd w:val="clear" w:color="auto" w:fill="FFC000"/>
            <w:vAlign w:val="center"/>
          </w:tcPr>
          <w:p w14:paraId="426E8875" w14:textId="77777777" w:rsidR="00EF06C7" w:rsidRPr="008C7F95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996" w:type="pct"/>
            <w:shd w:val="clear" w:color="auto" w:fill="FFC000"/>
            <w:vAlign w:val="center"/>
          </w:tcPr>
          <w:p w14:paraId="2575C300" w14:textId="77777777" w:rsidR="00EF06C7" w:rsidRPr="008C7F95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406" w:type="pct"/>
            <w:shd w:val="clear" w:color="auto" w:fill="FFC000"/>
            <w:vAlign w:val="center"/>
          </w:tcPr>
          <w:p w14:paraId="31C6B051" w14:textId="77777777" w:rsidR="00EF06C7" w:rsidRPr="008C7F95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571" w:type="pct"/>
            <w:shd w:val="clear" w:color="auto" w:fill="FFC000"/>
            <w:vAlign w:val="center"/>
          </w:tcPr>
          <w:p w14:paraId="2E66DAAF" w14:textId="77777777" w:rsidR="00EF06C7" w:rsidRPr="006F5656" w:rsidRDefault="00EF06C7" w:rsidP="00EF06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улучшений </w:t>
            </w:r>
          </w:p>
        </w:tc>
        <w:tc>
          <w:tcPr>
            <w:tcW w:w="613" w:type="pct"/>
            <w:shd w:val="clear" w:color="auto" w:fill="FFC000"/>
            <w:vAlign w:val="center"/>
          </w:tcPr>
          <w:p w14:paraId="3AE03B73" w14:textId="77777777" w:rsidR="00EF06C7" w:rsidRDefault="00EF06C7" w:rsidP="00EF06C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EF06C7" w:rsidRPr="00B4018C" w14:paraId="0F19AE8C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1D693A7B" w14:textId="77777777" w:rsidR="00EF06C7" w:rsidRPr="00B4018C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7" w:type="pct"/>
          </w:tcPr>
          <w:p w14:paraId="68F5306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14F210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73B31787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83" w:type="pct"/>
          </w:tcPr>
          <w:p w14:paraId="389A9E43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PM.PC.1.6 </w:t>
            </w:r>
            <w:r w:rsidRPr="00976A92">
              <w:rPr>
                <w:rFonts w:ascii="Arial" w:hAnsi="Arial" w:cs="Arial"/>
                <w:sz w:val="18"/>
                <w:szCs w:val="18"/>
              </w:rPr>
              <w:t>Организация процедуры ранжирования активов в системе</w:t>
            </w:r>
          </w:p>
          <w:p w14:paraId="1EB652DF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6" w:type="pct"/>
          </w:tcPr>
          <w:p w14:paraId="53960961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 системе создаётся и ведётся перечень оборудования </w:t>
            </w:r>
          </w:p>
          <w:p w14:paraId="3DF2BC4F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методике «Определение критичности оборудования» будут определены критерии критичности оборудования</w:t>
            </w:r>
          </w:p>
          <w:p w14:paraId="242EF606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Роль Инженер по надёжности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определяет критичность оборудования на основании критериев критичности и вносит информацию в систему</w:t>
            </w:r>
          </w:p>
          <w:p w14:paraId="38A0F70F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системе формируется отчетность в разрезе единиц оборудования для обоснования бюджета ремонтов (критичность, тех состояние, даты проведения ремонтов, графики воздействия)</w:t>
            </w:r>
          </w:p>
          <w:p w14:paraId="1232BABE" w14:textId="12C593EB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На основании ранга единиц оборудования в системе происходит приоритизирование воздействий на заказах ТОРО и сетевых графиках в соотв</w:t>
            </w:r>
            <w:r w:rsidR="00840EE1">
              <w:rPr>
                <w:rFonts w:ascii="Arial" w:hAnsi="Arial" w:cs="Arial"/>
                <w:sz w:val="18"/>
                <w:szCs w:val="18"/>
              </w:rPr>
              <w:t>етствии с методикой ранжирования</w:t>
            </w:r>
          </w:p>
          <w:p w14:paraId="3F32B8A8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Приоритизация проектов выполняется в системе SAP BPC в соответствии с методикой планирования</w:t>
            </w:r>
          </w:p>
        </w:tc>
        <w:tc>
          <w:tcPr>
            <w:tcW w:w="406" w:type="pct"/>
          </w:tcPr>
          <w:p w14:paraId="17E2D043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735C5BE6" w14:textId="77777777" w:rsidR="00EF06C7" w:rsidRPr="003238EE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393E844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2E65B691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EF06C7" w:rsidRPr="00B4018C" w14:paraId="0B114164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12DC6D88" w14:textId="77777777" w:rsidR="00EF06C7" w:rsidRPr="00962584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lastRenderedPageBreak/>
              <w:t>12</w:t>
            </w:r>
          </w:p>
        </w:tc>
        <w:tc>
          <w:tcPr>
            <w:tcW w:w="557" w:type="pct"/>
          </w:tcPr>
          <w:p w14:paraId="2D62B992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3F75F49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2B357444" w14:textId="77777777" w:rsidR="00EF06C7" w:rsidRDefault="00EF06C7" w:rsidP="00EF06C7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3CBA10A5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PM.PC.2.1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Централизованное ведение унифицированной БДО/БДН </w:t>
            </w:r>
            <w:r w:rsidRPr="00976A92">
              <w:rPr>
                <w:rFonts w:ascii="Arial" w:hAnsi="Arial" w:cs="Arial"/>
                <w:sz w:val="18"/>
                <w:szCs w:val="18"/>
              </w:rPr>
              <w:br/>
              <w:t>(тех. места, единицы оборудования, стратегии обслуживания,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br/>
              <w:t>тех. карты, операции, нормы)</w:t>
            </w:r>
          </w:p>
        </w:tc>
        <w:tc>
          <w:tcPr>
            <w:tcW w:w="996" w:type="pct"/>
          </w:tcPr>
          <w:p w14:paraId="491D6FC5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Централизованное управление БДО/БДН</w:t>
            </w:r>
          </w:p>
          <w:p w14:paraId="0955ACA4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Единый инструмент ведения и актуализации пооперационных временных нормативов на выполнение работ мероприятий ТОиР</w:t>
            </w:r>
          </w:p>
          <w:p w14:paraId="36CCBB69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Единый инструмент ведения квалификационных требований к выполнению работ в технологических картах</w:t>
            </w:r>
          </w:p>
          <w:p w14:paraId="673E8EF2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Ведение и поддержание в актуальном состоянии НСИ ТОиР в системе SAP</w:t>
            </w:r>
          </w:p>
          <w:p w14:paraId="65FED80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Корректировка нормативов на основание накопленной статистики по фактическим данным</w:t>
            </w:r>
          </w:p>
        </w:tc>
        <w:tc>
          <w:tcPr>
            <w:tcW w:w="406" w:type="pct"/>
          </w:tcPr>
          <w:p w14:paraId="7CB20630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54A45F7D" w14:textId="77777777" w:rsidR="00EF06C7" w:rsidRPr="005751AF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Планирование воздействий на все ПА с учетом критичности с использованием нормативов, %</w:t>
            </w:r>
          </w:p>
          <w:p w14:paraId="40F02895" w14:textId="77777777" w:rsidR="00EF06C7" w:rsidRPr="005751AF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5751AF">
              <w:rPr>
                <w:rFonts w:ascii="Arial" w:hAnsi="Arial" w:cs="Arial"/>
                <w:sz w:val="18"/>
                <w:szCs w:val="18"/>
              </w:rPr>
              <w:t>Снижение рисков производственных инцидентов за счет автоматизации нарядов-допусков</w:t>
            </w:r>
          </w:p>
          <w:p w14:paraId="5851C4BA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53F5034A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Качественный показатель </w:t>
            </w:r>
          </w:p>
          <w:p w14:paraId="798C010D" w14:textId="77777777" w:rsidR="00EF06C7" w:rsidRPr="005751AF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5751AF">
              <w:rPr>
                <w:rFonts w:ascii="Arial" w:hAnsi="Arial" w:cs="Arial"/>
                <w:sz w:val="18"/>
                <w:szCs w:val="18"/>
              </w:rPr>
              <w:t>Качественный показатель </w:t>
            </w:r>
          </w:p>
        </w:tc>
      </w:tr>
      <w:tr w:rsidR="00EF06C7" w:rsidRPr="00B4018C" w14:paraId="52E47409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1B6EA81F" w14:textId="77777777" w:rsidR="00EF06C7" w:rsidRPr="00714201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557" w:type="pct"/>
          </w:tcPr>
          <w:p w14:paraId="7F345EA3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171F87F5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ПП-07.04</w:t>
            </w:r>
            <w:r>
              <w:rPr>
                <w:rFonts w:ascii="Arial" w:hAnsi="Arial" w:cs="Arial"/>
                <w:sz w:val="18"/>
                <w:szCs w:val="18"/>
              </w:rPr>
              <w:br/>
              <w:t>Мониторинг и оценка технического состояния ПА</w:t>
            </w:r>
          </w:p>
        </w:tc>
        <w:tc>
          <w:tcPr>
            <w:tcW w:w="543" w:type="pct"/>
          </w:tcPr>
          <w:p w14:paraId="2FAF757B" w14:textId="77777777" w:rsidR="00EF06C7" w:rsidRDefault="00EF06C7" w:rsidP="00EF06C7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793AC15A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PM.PC.2.3 </w:t>
            </w:r>
            <w:r w:rsidRPr="00976A92">
              <w:rPr>
                <w:rFonts w:ascii="Arial" w:hAnsi="Arial" w:cs="Arial"/>
                <w:sz w:val="18"/>
                <w:szCs w:val="18"/>
              </w:rPr>
              <w:t>Анализ технического состояния ПА, включая ежесменное техобслуживание, диагностику</w:t>
            </w:r>
          </w:p>
          <w:p w14:paraId="5E189972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6" w:type="pct"/>
          </w:tcPr>
          <w:p w14:paraId="70C39F13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На объектах ТОРО фиксируются измерения эксплуатационных параметров, дефекты, причины и места возникновения неисправностей</w:t>
            </w:r>
          </w:p>
          <w:p w14:paraId="1BBA94FD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Накопление статистики по наработке и мероприятиям ТОиР в разрезе единиц оборудования</w:t>
            </w:r>
          </w:p>
          <w:p w14:paraId="5FF275C4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Интеграция с MES в части получения данных по измерениям, наработке</w:t>
            </w:r>
          </w:p>
          <w:p w14:paraId="739CC175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Проводится обработка результатов диагностики и неисправностей для дальнейшего формирования рекомендуемых воздействий</w:t>
            </w:r>
          </w:p>
          <w:p w14:paraId="5FB69CDD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Результаты анализа передаются на вход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Планировщику ТОиР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для планирования корректирующих воздействий, а также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Специалистам по надёжности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для пересмотра стратегий, состава операций и норм воздействий</w:t>
            </w:r>
          </w:p>
        </w:tc>
        <w:tc>
          <w:tcPr>
            <w:tcW w:w="406" w:type="pct"/>
          </w:tcPr>
          <w:p w14:paraId="7BACB1C2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2B2C59C3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Средняя наработка между отказами (MTBF), ч.</w:t>
            </w:r>
          </w:p>
          <w:p w14:paraId="5F7C521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667521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</w:rPr>
              <w:t>Средняя частота внеплановых ремонтов (FBPM), шт.</w:t>
            </w:r>
          </w:p>
        </w:tc>
        <w:tc>
          <w:tcPr>
            <w:tcW w:w="613" w:type="pct"/>
          </w:tcPr>
          <w:p w14:paraId="58A849FB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A10B56">
              <w:rPr>
                <w:rFonts w:ascii="Arial" w:hAnsi="Arial" w:cs="Arial"/>
                <w:sz w:val="18"/>
                <w:szCs w:val="18"/>
              </w:rPr>
              <w:t>MTBF: Mean time between failures = время между поломками любых видов* одной ед. оборудования, т.е. внеплановыми ремонтами (т.к. остановка на плановое обслуживание не производится по причине поломки, а выполняется согласно плану).</w:t>
            </w:r>
          </w:p>
          <w:p w14:paraId="4B2AF79A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A69AB7B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A10B56"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FBPM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Failures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between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planned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maintenance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 = количество поломок между двумя плановыми ремонтами по определенному виду. Для ед. оборудования в целом берется максимальная величина из </w:t>
            </w:r>
            <w:r w:rsidRPr="00A10B56">
              <w:rPr>
                <w:rFonts w:ascii="Arial" w:hAnsi="Arial" w:cs="Arial"/>
                <w:sz w:val="18"/>
                <w:szCs w:val="18"/>
                <w:lang w:val="en-US"/>
              </w:rPr>
              <w:t>FBPM</w:t>
            </w:r>
            <w:r w:rsidRPr="00A10B56">
              <w:rPr>
                <w:rFonts w:ascii="Arial" w:hAnsi="Arial" w:cs="Arial"/>
                <w:sz w:val="18"/>
                <w:szCs w:val="18"/>
              </w:rPr>
              <w:t xml:space="preserve"> для всех видов поломок.</w:t>
            </w:r>
          </w:p>
        </w:tc>
      </w:tr>
      <w:tr w:rsidR="00EF06C7" w:rsidRPr="00B4018C" w14:paraId="5880707E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21445BC2" w14:textId="77777777" w:rsidR="00EF06C7" w:rsidRPr="00714201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557" w:type="pct"/>
          </w:tcPr>
          <w:p w14:paraId="5680D6D3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7BE4315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ПП-07.04</w:t>
            </w:r>
            <w:r>
              <w:rPr>
                <w:rFonts w:ascii="Arial" w:hAnsi="Arial" w:cs="Arial"/>
                <w:sz w:val="18"/>
                <w:szCs w:val="18"/>
              </w:rPr>
              <w:br/>
              <w:t>Мониторинг и оценка технического состояния ПА</w:t>
            </w:r>
          </w:p>
        </w:tc>
        <w:tc>
          <w:tcPr>
            <w:tcW w:w="543" w:type="pct"/>
          </w:tcPr>
          <w:p w14:paraId="49203BB8" w14:textId="77777777" w:rsidR="00EF06C7" w:rsidRDefault="00EF06C7" w:rsidP="00EF06C7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749FD96F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PM.PC.2.4 </w:t>
            </w:r>
            <w:r w:rsidRPr="00976A92">
              <w:rPr>
                <w:rFonts w:ascii="Arial" w:hAnsi="Arial" w:cs="Arial"/>
                <w:sz w:val="18"/>
                <w:szCs w:val="18"/>
              </w:rPr>
              <w:t>Передача значений эксплуатационных показателей в  систему SAP за счёт использования программных интерфейсов с технологическими системами управления (</w:t>
            </w:r>
            <w:r w:rsidRPr="00976A92">
              <w:rPr>
                <w:rFonts w:ascii="Arial" w:hAnsi="Arial" w:cs="Arial"/>
                <w:sz w:val="18"/>
                <w:szCs w:val="18"/>
                <w:lang w:val="en-US"/>
              </w:rPr>
              <w:t>MES</w:t>
            </w:r>
            <w:r w:rsidRPr="00976A92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996" w:type="pct"/>
          </w:tcPr>
          <w:p w14:paraId="33655E20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Актуальная информация об отказах, фактической наработке, простоях </w:t>
            </w:r>
          </w:p>
          <w:p w14:paraId="52D8D38E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Сбор информации для расчета фактических показателей КИО, КТГ </w:t>
            </w:r>
          </w:p>
          <w:p w14:paraId="6338D7EF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контроль за вводимыми вручную параметрами и параметрами, получаемыми из внешних систем</w:t>
            </w:r>
          </w:p>
        </w:tc>
        <w:tc>
          <w:tcPr>
            <w:tcW w:w="406" w:type="pct"/>
          </w:tcPr>
          <w:p w14:paraId="16C0D480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7EA502D2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переданных сообщений о дефектах оборудования, шт.</w:t>
            </w:r>
          </w:p>
          <w:p w14:paraId="1B6A27B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81F02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</w:rPr>
              <w:t>Повышение качества данных</w:t>
            </w:r>
          </w:p>
        </w:tc>
        <w:tc>
          <w:tcPr>
            <w:tcW w:w="613" w:type="pct"/>
          </w:tcPr>
          <w:p w14:paraId="5DE6876B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переданных сообщений о дефектах оборудования, шт.</w:t>
            </w:r>
          </w:p>
          <w:p w14:paraId="6FE5F4C0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EB64A1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Качественны показатель</w:t>
            </w:r>
          </w:p>
        </w:tc>
      </w:tr>
      <w:tr w:rsidR="00EF06C7" w:rsidRPr="00B4018C" w14:paraId="23847B51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52688337" w14:textId="77777777" w:rsidR="00EF06C7" w:rsidRPr="00714201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557" w:type="pct"/>
          </w:tcPr>
          <w:p w14:paraId="0E7EAEF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D0B3FB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ПП-07.04</w:t>
            </w:r>
            <w:r>
              <w:rPr>
                <w:rFonts w:ascii="Arial" w:hAnsi="Arial" w:cs="Arial"/>
                <w:sz w:val="18"/>
                <w:szCs w:val="18"/>
              </w:rPr>
              <w:br/>
              <w:t>Мониторинг и оценка технического состояния ПА</w:t>
            </w:r>
          </w:p>
        </w:tc>
        <w:tc>
          <w:tcPr>
            <w:tcW w:w="543" w:type="pct"/>
          </w:tcPr>
          <w:p w14:paraId="2397AD8A" w14:textId="77777777" w:rsidR="00EF06C7" w:rsidRDefault="00EF06C7" w:rsidP="00EF06C7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0CE9561C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PM.PC.2.5 </w:t>
            </w:r>
            <w:r w:rsidRPr="00976A92">
              <w:rPr>
                <w:rFonts w:ascii="Arial" w:hAnsi="Arial" w:cs="Arial"/>
                <w:sz w:val="18"/>
                <w:szCs w:val="18"/>
              </w:rPr>
              <w:t>Оперативный сбор и передача значений эксплуатационных показателей в  систему SAP за счёт использования мобильного ТОРО</w:t>
            </w:r>
          </w:p>
        </w:tc>
        <w:tc>
          <w:tcPr>
            <w:tcW w:w="996" w:type="pct"/>
          </w:tcPr>
          <w:p w14:paraId="6E9934E1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Регистрация эксплуатационных показателей в мобильном устройстве</w:t>
            </w:r>
          </w:p>
          <w:p w14:paraId="068E8B3C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Использование NFC меток, пооперационного контроля и регистрации результатов выполнения работ (фиксация фото) с использованием мобильных устройств</w:t>
            </w:r>
          </w:p>
          <w:p w14:paraId="25803B10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Сокращение времени принятия решения на устранение неисправности</w:t>
            </w:r>
          </w:p>
        </w:tc>
        <w:tc>
          <w:tcPr>
            <w:tcW w:w="406" w:type="pct"/>
          </w:tcPr>
          <w:p w14:paraId="4366AC7B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54F3B217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зафиксированных дефектов с помощью мобильного ТОРО, шт.</w:t>
            </w:r>
          </w:p>
          <w:p w14:paraId="2403FA2B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7A106FB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</w:rPr>
              <w:t>Повышение контроля за исполнением работ</w:t>
            </w:r>
          </w:p>
        </w:tc>
        <w:tc>
          <w:tcPr>
            <w:tcW w:w="613" w:type="pct"/>
          </w:tcPr>
          <w:p w14:paraId="0795B057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зафиксированных дефектов с помощью мобильного ТОРО, шт.</w:t>
            </w:r>
          </w:p>
          <w:p w14:paraId="149AB55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2B021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22FB7356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Качественный показатель</w:t>
            </w:r>
          </w:p>
        </w:tc>
      </w:tr>
      <w:tr w:rsidR="00EF06C7" w:rsidRPr="00B4018C" w14:paraId="76E8FAF5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2C7B9A6F" w14:textId="77777777" w:rsidR="00EF06C7" w:rsidRPr="00282A36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557" w:type="pct"/>
          </w:tcPr>
          <w:p w14:paraId="1CE05D28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6662904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ПП-07.04</w:t>
            </w:r>
            <w:r>
              <w:rPr>
                <w:rFonts w:ascii="Arial" w:hAnsi="Arial" w:cs="Arial"/>
                <w:sz w:val="18"/>
                <w:szCs w:val="18"/>
              </w:rPr>
              <w:br/>
              <w:t>Мониторинг и оценка технического состояния ПА</w:t>
            </w:r>
          </w:p>
        </w:tc>
        <w:tc>
          <w:tcPr>
            <w:tcW w:w="543" w:type="pct"/>
          </w:tcPr>
          <w:p w14:paraId="6E4628AB" w14:textId="77777777" w:rsidR="00EF06C7" w:rsidRDefault="00EF06C7" w:rsidP="00EF06C7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14931465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PM.PC.2.6 </w:t>
            </w:r>
            <w:r w:rsidRPr="00976A92">
              <w:rPr>
                <w:rFonts w:ascii="Arial" w:hAnsi="Arial" w:cs="Arial"/>
                <w:sz w:val="18"/>
                <w:szCs w:val="18"/>
              </w:rPr>
              <w:t>Регистрация данных о дефектах, неисправностях и возможность создания заявок на внеплановые работы через сообщения ТОРО</w:t>
            </w:r>
          </w:p>
        </w:tc>
        <w:tc>
          <w:tcPr>
            <w:tcW w:w="996" w:type="pct"/>
          </w:tcPr>
          <w:p w14:paraId="69822C4C" w14:textId="77777777" w:rsidR="00EF06C7" w:rsidRPr="00976A92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Актуальная информация о неисправностях и результатах обходов/осмотров, вводится на сообщениях ТОРО эксплуатационным и ремонтным персоналом с ролью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Инициатор ТОиР</w:t>
            </w:r>
          </w:p>
          <w:p w14:paraId="41EA55FF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Сокращение времени принятия решения на выявление и устранение неисправности при отсутствии мобильных устройств и MES-систем</w:t>
            </w:r>
          </w:p>
        </w:tc>
        <w:tc>
          <w:tcPr>
            <w:tcW w:w="406" w:type="pct"/>
          </w:tcPr>
          <w:p w14:paraId="55F1F12D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3DBE2783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зафиксированных дефектов через сообщения ТОРО, шт.</w:t>
            </w:r>
          </w:p>
          <w:p w14:paraId="42FE901A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AEB022C" w14:textId="77777777" w:rsidR="00EF06C7" w:rsidRPr="00A10B56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</w:rPr>
              <w:t>Оперативное уточнение плана воздействия на ПА, качественный</w:t>
            </w:r>
          </w:p>
        </w:tc>
        <w:tc>
          <w:tcPr>
            <w:tcW w:w="613" w:type="pct"/>
          </w:tcPr>
          <w:p w14:paraId="64BF2BD2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A10B56">
              <w:rPr>
                <w:rFonts w:ascii="Arial" w:hAnsi="Arial" w:cs="Arial"/>
                <w:sz w:val="18"/>
                <w:szCs w:val="18"/>
              </w:rPr>
              <w:t>Количество зафиксированных дефектов через сообщения ТОРО, шт.</w:t>
            </w:r>
          </w:p>
          <w:p w14:paraId="15010F54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4B5BC8A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0EEEB9" w14:textId="77777777" w:rsidR="00EF06C7" w:rsidRDefault="00EF06C7" w:rsidP="00EF06C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Качественный показатель</w:t>
            </w:r>
          </w:p>
        </w:tc>
      </w:tr>
      <w:tr w:rsidR="006D6F43" w:rsidRPr="00B4018C" w14:paraId="72B80709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314476DE" w14:textId="7EC85468" w:rsidR="006D6F43" w:rsidRDefault="006D6F43" w:rsidP="006D6F4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557" w:type="pct"/>
          </w:tcPr>
          <w:p w14:paraId="2A90FC7D" w14:textId="7E6AD504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17331916" w14:textId="637AE992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ПП-07.07 </w:t>
            </w:r>
            <w:r w:rsidRPr="007E482A">
              <w:rPr>
                <w:rFonts w:ascii="Arial" w:hAnsi="Arial" w:cs="Arial"/>
                <w:sz w:val="18"/>
                <w:szCs w:val="18"/>
              </w:rPr>
              <w:t>Анализ эффективности системы управления активами</w:t>
            </w:r>
          </w:p>
        </w:tc>
        <w:tc>
          <w:tcPr>
            <w:tcW w:w="543" w:type="pct"/>
          </w:tcPr>
          <w:p w14:paraId="1E561405" w14:textId="7D5F6E43" w:rsidR="006D6F43" w:rsidRDefault="006D6F43" w:rsidP="006D6F43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83" w:type="pct"/>
          </w:tcPr>
          <w:p w14:paraId="5115F394" w14:textId="77777777" w:rsidR="006D6F43" w:rsidRPr="00976A92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PM.PC.2.7 </w:t>
            </w:r>
            <w:r w:rsidRPr="00976A92">
              <w:rPr>
                <w:rFonts w:ascii="Arial" w:hAnsi="Arial" w:cs="Arial"/>
                <w:sz w:val="18"/>
                <w:szCs w:val="18"/>
              </w:rPr>
              <w:t>План-факт: анализ показателей эксплуатации оборудования</w:t>
            </w:r>
          </w:p>
          <w:p w14:paraId="674AD20A" w14:textId="522E5CB1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на основании оперативной и аналитической отчётности в системе SAP, в том числе информ-панели руководителей</w:t>
            </w:r>
          </w:p>
        </w:tc>
        <w:tc>
          <w:tcPr>
            <w:tcW w:w="996" w:type="pct"/>
          </w:tcPr>
          <w:p w14:paraId="57A6C9AB" w14:textId="77777777" w:rsidR="006D6F43" w:rsidRPr="00976A92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Гибкая оперативная и сводная отчетность </w:t>
            </w:r>
          </w:p>
          <w:p w14:paraId="34937705" w14:textId="77777777" w:rsidR="006D6F43" w:rsidRPr="00976A92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Информационные панели руководителей по ключевым показателям эффективности процесса</w:t>
            </w:r>
          </w:p>
          <w:p w14:paraId="3C68BBC0" w14:textId="1849C2C0" w:rsidR="006D6F43" w:rsidRPr="00976A92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Возможность сравнительного анализа БЕ по сопоставимым показателям</w:t>
            </w:r>
          </w:p>
        </w:tc>
        <w:tc>
          <w:tcPr>
            <w:tcW w:w="406" w:type="pct"/>
          </w:tcPr>
          <w:p w14:paraId="18F780BB" w14:textId="60C1019C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6767B0E9" w14:textId="77777777" w:rsidR="006D6F43" w:rsidRPr="00A10B56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Оперативность принятия решения при корректировке планов ТОиР</w:t>
            </w:r>
          </w:p>
          <w:p w14:paraId="6A124073" w14:textId="0FFAC26C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A10B56">
              <w:rPr>
                <w:rFonts w:ascii="Arial" w:hAnsi="Arial" w:cs="Arial"/>
                <w:sz w:val="18"/>
                <w:szCs w:val="18"/>
              </w:rPr>
              <w:t>Возможность детального план-факт анализа</w:t>
            </w:r>
          </w:p>
        </w:tc>
        <w:tc>
          <w:tcPr>
            <w:tcW w:w="613" w:type="pct"/>
          </w:tcPr>
          <w:p w14:paraId="2C98BDE6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Качественный показатель</w:t>
            </w:r>
          </w:p>
          <w:p w14:paraId="593F76A9" w14:textId="66AC65C0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Качественный показатель</w:t>
            </w:r>
          </w:p>
        </w:tc>
      </w:tr>
      <w:tr w:rsidR="006D6F43" w:rsidRPr="00B4018C" w14:paraId="7D2AF317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5EE1E288" w14:textId="7B102D94" w:rsidR="006D6F43" w:rsidRPr="006D6F43" w:rsidRDefault="006D6F43" w:rsidP="006D6F4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19</w:t>
            </w:r>
          </w:p>
        </w:tc>
        <w:tc>
          <w:tcPr>
            <w:tcW w:w="557" w:type="pct"/>
          </w:tcPr>
          <w:p w14:paraId="1ABC6429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485B29D3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6C604E94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обеспеченности мероприятий ТОиР ресурсами </w:t>
            </w:r>
          </w:p>
        </w:tc>
        <w:tc>
          <w:tcPr>
            <w:tcW w:w="583" w:type="pct"/>
          </w:tcPr>
          <w:p w14:paraId="45B3762E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PM.PC.3.2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Управление аналогами и взаимо-заменяемостью материалов и запасных частей </w:t>
            </w:r>
          </w:p>
        </w:tc>
        <w:tc>
          <w:tcPr>
            <w:tcW w:w="996" w:type="pct"/>
          </w:tcPr>
          <w:p w14:paraId="10C9AAA4" w14:textId="77777777" w:rsidR="006D6F43" w:rsidRPr="00976A92" w:rsidRDefault="006D6F43" w:rsidP="006D6F43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Ведение базы аналогов и статистической информации их применения в рамках мероприятий ТОиР</w:t>
            </w:r>
          </w:p>
          <w:p w14:paraId="23A40695" w14:textId="77777777" w:rsidR="006D6F43" w:rsidRDefault="006D6F43" w:rsidP="006D6F43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поиск аналогов при внеплановой потребности</w:t>
            </w:r>
          </w:p>
        </w:tc>
        <w:tc>
          <w:tcPr>
            <w:tcW w:w="406" w:type="pct"/>
          </w:tcPr>
          <w:p w14:paraId="669D5406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3CAD587A" w14:textId="77777777" w:rsidR="006D6F43" w:rsidRPr="006F78B0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Оптимизация бюджета в условиях ограничений</w:t>
            </w:r>
          </w:p>
          <w:p w14:paraId="6128022E" w14:textId="77777777" w:rsidR="006D6F43" w:rsidRPr="006F78B0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Возможность выполнения ремонта при отсутствии оригинальной зап. Части</w:t>
            </w:r>
          </w:p>
          <w:p w14:paraId="56E891F3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333FF0E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  <w:p w14:paraId="6CCC8583" w14:textId="77777777" w:rsidR="006D6F43" w:rsidRPr="006F78B0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6D6F43" w:rsidRPr="00B4018C" w14:paraId="6ADEE6F3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73BCA6F9" w14:textId="5333E886" w:rsidR="006D6F43" w:rsidRPr="006D6F43" w:rsidRDefault="006D6F43" w:rsidP="006D6F4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</w:t>
            </w:r>
          </w:p>
        </w:tc>
        <w:tc>
          <w:tcPr>
            <w:tcW w:w="557" w:type="pct"/>
          </w:tcPr>
          <w:p w14:paraId="275E94C5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727E1C36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6B0D2ADE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обеспеченности мероприятий ТОиР ресурсами </w:t>
            </w:r>
          </w:p>
        </w:tc>
        <w:tc>
          <w:tcPr>
            <w:tcW w:w="583" w:type="pct"/>
          </w:tcPr>
          <w:p w14:paraId="73326C2C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PM.PC.3.3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Централизованное ведение нормативно-справочной информации ТОиР в системе </w:t>
            </w:r>
            <w:r w:rsidRPr="00976A92">
              <w:rPr>
                <w:rFonts w:ascii="Arial" w:hAnsi="Arial" w:cs="Arial"/>
                <w:sz w:val="18"/>
                <w:szCs w:val="18"/>
                <w:lang w:val="en-US"/>
              </w:rPr>
              <w:t>SAP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(стратегии обслуживания, тех. карты, операции, нормы – более 30 справочников)</w:t>
            </w:r>
          </w:p>
        </w:tc>
        <w:tc>
          <w:tcPr>
            <w:tcW w:w="996" w:type="pct"/>
          </w:tcPr>
          <w:p w14:paraId="706CD8FB" w14:textId="77777777" w:rsidR="006D6F43" w:rsidRPr="00976A92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Централизованное ведение части объектов БДО/БДН в КСУ НСИ с единым подходом по созданию и обработки заявок на корректировку/создание НСИ ТОиР, включая маршруты согласования на разных уровнях управления</w:t>
            </w:r>
          </w:p>
          <w:p w14:paraId="1ACCFEE9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Ведение объектов в БДО/БДН в SAP, включая статусную схему согласования. Единый подход по созданию и обработки заявок на корректировку/создание НСИ ТОиР в КСУ НСИ</w:t>
            </w:r>
          </w:p>
        </w:tc>
        <w:tc>
          <w:tcPr>
            <w:tcW w:w="406" w:type="pct"/>
          </w:tcPr>
          <w:p w14:paraId="455BEF82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571" w:type="pct"/>
            <w:shd w:val="clear" w:color="auto" w:fill="auto"/>
          </w:tcPr>
          <w:p w14:paraId="73003746" w14:textId="77777777" w:rsidR="006D6F43" w:rsidRPr="006F78B0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Планирование воздействий на все ПА с учетом критичности с использованием нормативов, %</w:t>
            </w:r>
          </w:p>
          <w:p w14:paraId="6A556B98" w14:textId="77777777" w:rsidR="006D6F43" w:rsidRPr="006F78B0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Т</w:t>
            </w:r>
            <w:r w:rsidRPr="006F78B0">
              <w:rPr>
                <w:rFonts w:ascii="Arial" w:hAnsi="Arial" w:cs="Arial"/>
                <w:sz w:val="18"/>
                <w:szCs w:val="18"/>
              </w:rPr>
              <w:t xml:space="preserve">очность и полнота планирования материально-технических ресурсов и персонала </w:t>
            </w:r>
          </w:p>
          <w:p w14:paraId="6A0D8719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2404C4F7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  <w:p w14:paraId="66050D5F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6D6F43" w:rsidRPr="00B4018C" w14:paraId="33813B7A" w14:textId="77777777" w:rsidTr="00EF06C7">
        <w:trPr>
          <w:cantSplit/>
        </w:trPr>
        <w:tc>
          <w:tcPr>
            <w:tcW w:w="238" w:type="pct"/>
            <w:shd w:val="clear" w:color="auto" w:fill="auto"/>
          </w:tcPr>
          <w:p w14:paraId="044EF8A2" w14:textId="1946090A" w:rsidR="006D6F43" w:rsidRPr="00714201" w:rsidRDefault="006D6F43" w:rsidP="006D6F4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557" w:type="pct"/>
          </w:tcPr>
          <w:p w14:paraId="64A5182B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493" w:type="pct"/>
          </w:tcPr>
          <w:p w14:paraId="2C9D281A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543" w:type="pct"/>
          </w:tcPr>
          <w:p w14:paraId="2418384D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Нормирование ТОиР всего оборудования. Реализация аналитической отчетности  с учетом требований РиК.</w:t>
            </w:r>
          </w:p>
        </w:tc>
        <w:tc>
          <w:tcPr>
            <w:tcW w:w="583" w:type="pct"/>
          </w:tcPr>
          <w:p w14:paraId="5034A70E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PM.PC.4.1 Реализация контрольных процедур в ERP</w:t>
            </w:r>
          </w:p>
        </w:tc>
        <w:tc>
          <w:tcPr>
            <w:tcW w:w="996" w:type="pct"/>
          </w:tcPr>
          <w:p w14:paraId="0EF9B010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рамках Программы трансформации на базе ERP контрольные процедуры 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406" w:type="pct"/>
          </w:tcPr>
          <w:p w14:paraId="1BE3FF7A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571" w:type="pct"/>
            <w:shd w:val="clear" w:color="auto" w:fill="auto"/>
          </w:tcPr>
          <w:p w14:paraId="14CC9E80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08E94A4D" w14:textId="77777777" w:rsidR="006D6F43" w:rsidRPr="00F622E1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8D42F7B" w14:textId="77777777" w:rsidR="006D6F43" w:rsidRPr="00E72F57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13" w:type="pct"/>
          </w:tcPr>
          <w:p w14:paraId="7F2E74C5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3442A9C5" w14:textId="77777777" w:rsidR="006D6F43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C77BC4F" w14:textId="77777777" w:rsidR="006D6F43" w:rsidRPr="00F622E1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0296C" w14:textId="77777777" w:rsidR="006D6F43" w:rsidRPr="00E72F57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07C1DE7E" w14:textId="77777777" w:rsidR="006D6F43" w:rsidRPr="00E72F57" w:rsidRDefault="006D6F43" w:rsidP="006D6F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2ABA6F" w14:textId="77777777" w:rsidR="00EF06C7" w:rsidRDefault="00EF06C7" w:rsidP="00EF06C7">
      <w:pPr>
        <w:rPr>
          <w:rFonts w:ascii="Arial" w:eastAsia="Calibri" w:hAnsi="Arial" w:cs="Arial"/>
        </w:rPr>
      </w:pPr>
    </w:p>
    <w:p w14:paraId="5B3EFC07" w14:textId="77777777" w:rsidR="00EF06C7" w:rsidRPr="008C7F95" w:rsidRDefault="00EF06C7" w:rsidP="00EF06C7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55" w:name="_Toc69302538"/>
      <w:r>
        <w:rPr>
          <w:rFonts w:eastAsiaTheme="majorEastAsia" w:cstheme="majorBidi"/>
          <w:bCs w:val="0"/>
          <w:iCs w:val="0"/>
          <w:szCs w:val="26"/>
        </w:rPr>
        <w:t>Организационные аспекты</w:t>
      </w:r>
      <w:bookmarkEnd w:id="4555"/>
    </w:p>
    <w:p w14:paraId="2C919450" w14:textId="70F8C5D1" w:rsidR="00EF06C7" w:rsidRPr="00AE5A2B" w:rsidRDefault="00EF06C7" w:rsidP="00EF06C7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4556" w:author="Владимир Лаут" w:date="2021-04-09T17:37:00Z">
        <w:r w:rsidR="00CB5031">
          <w:rPr>
            <w:rFonts w:ascii="Arial" w:hAnsi="Arial" w:cs="Arial"/>
            <w:b/>
            <w:noProof/>
            <w:sz w:val="22"/>
          </w:rPr>
          <w:t>7</w:t>
        </w:r>
      </w:ins>
      <w:del w:id="4557" w:author="Владимир Лаут" w:date="2021-04-09T17:37:00Z">
        <w:r w:rsidDel="00CB5031">
          <w:rPr>
            <w:rFonts w:ascii="Arial" w:hAnsi="Arial" w:cs="Arial"/>
            <w:b/>
            <w:noProof/>
            <w:sz w:val="22"/>
          </w:rPr>
          <w:delText>2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ins w:id="4558" w:author="Serjo" w:date="2020-04-29T12:26:00Z">
        <w:r w:rsidR="001E116D">
          <w:rPr>
            <w:rFonts w:ascii="Arial" w:hAnsi="Arial" w:cs="Arial"/>
            <w:b/>
            <w:sz w:val="22"/>
          </w:rPr>
          <w:t>6</w:t>
        </w:r>
      </w:ins>
      <w:del w:id="4559" w:author="Serjo" w:date="2020-04-29T12:26:00Z">
        <w:r w:rsidR="00CC3339" w:rsidDel="001E116D">
          <w:rPr>
            <w:rFonts w:ascii="Arial" w:hAnsi="Arial" w:cs="Arial"/>
            <w:b/>
            <w:sz w:val="22"/>
          </w:rPr>
          <w:delText>4</w:delText>
        </w:r>
      </w:del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Ключевые орг. изменения*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84"/>
        <w:gridCol w:w="1488"/>
        <w:gridCol w:w="1290"/>
        <w:gridCol w:w="1587"/>
        <w:gridCol w:w="1191"/>
        <w:gridCol w:w="2182"/>
        <w:gridCol w:w="1854"/>
      </w:tblGrid>
      <w:tr w:rsidR="00EF06C7" w:rsidRPr="00B4018C" w14:paraId="3F26B5E2" w14:textId="77777777" w:rsidTr="00EF06C7">
        <w:trPr>
          <w:cantSplit/>
          <w:trHeight w:val="410"/>
          <w:tblHeader/>
        </w:trPr>
        <w:tc>
          <w:tcPr>
            <w:tcW w:w="287" w:type="pct"/>
            <w:shd w:val="clear" w:color="auto" w:fill="FFC000"/>
            <w:vAlign w:val="center"/>
          </w:tcPr>
          <w:p w14:paraId="67F38159" w14:textId="77777777" w:rsidR="00EF06C7" w:rsidRDefault="00EF06C7" w:rsidP="00EF06C7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03B62DB2" w14:textId="77777777" w:rsidR="00EF06C7" w:rsidRPr="00B4018C" w:rsidRDefault="00EF06C7" w:rsidP="00EF06C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731" w:type="pct"/>
            <w:shd w:val="clear" w:color="auto" w:fill="FFC000"/>
            <w:vAlign w:val="center"/>
          </w:tcPr>
          <w:p w14:paraId="7F03AA86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634" w:type="pct"/>
            <w:shd w:val="clear" w:color="auto" w:fill="FFC000"/>
            <w:vAlign w:val="center"/>
          </w:tcPr>
          <w:p w14:paraId="4AB1E4F8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780" w:type="pct"/>
            <w:shd w:val="clear" w:color="auto" w:fill="FFC000"/>
            <w:vAlign w:val="center"/>
          </w:tcPr>
          <w:p w14:paraId="25A9D589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</w:t>
            </w: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изменения</w:t>
            </w:r>
          </w:p>
        </w:tc>
        <w:tc>
          <w:tcPr>
            <w:tcW w:w="585" w:type="pct"/>
            <w:shd w:val="clear" w:color="auto" w:fill="FFC000"/>
            <w:vAlign w:val="center"/>
          </w:tcPr>
          <w:p w14:paraId="7F71C1A2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1072" w:type="pct"/>
            <w:shd w:val="clear" w:color="auto" w:fill="FFC000"/>
            <w:vAlign w:val="center"/>
          </w:tcPr>
          <w:p w14:paraId="4A1E4E06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07A424DC" w14:textId="77777777" w:rsidR="00EF06C7" w:rsidRPr="00B4018C" w:rsidRDefault="00EF06C7" w:rsidP="00EF06C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018C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CC3339" w:rsidRPr="00B4018C" w14:paraId="160585AE" w14:textId="77777777" w:rsidTr="00EF06C7">
        <w:trPr>
          <w:cantSplit/>
          <w:trHeight w:val="2856"/>
        </w:trPr>
        <w:tc>
          <w:tcPr>
            <w:tcW w:w="287" w:type="pct"/>
            <w:shd w:val="clear" w:color="auto" w:fill="auto"/>
          </w:tcPr>
          <w:p w14:paraId="79893FD4" w14:textId="707A41C5" w:rsidR="00CC3339" w:rsidRDefault="00CC3339" w:rsidP="00CC333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731" w:type="pct"/>
          </w:tcPr>
          <w:p w14:paraId="216290EB" w14:textId="1D3A2804" w:rsidR="00CC3339" w:rsidRDefault="00CC3339" w:rsidP="00CC333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5D5E463C" w14:textId="5B1DE842" w:rsidR="00CC3339" w:rsidRDefault="00CC3339" w:rsidP="00CC333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0" w:type="pct"/>
          </w:tcPr>
          <w:p w14:paraId="04B954DA" w14:textId="25641EC5" w:rsidR="00CC3339" w:rsidRDefault="00CC3339" w:rsidP="00CC333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PM.ORG.08 Централизация функции диагностики и ведения НСИ  </w:t>
            </w:r>
          </w:p>
        </w:tc>
        <w:tc>
          <w:tcPr>
            <w:tcW w:w="585" w:type="pct"/>
          </w:tcPr>
          <w:p w14:paraId="54F8D5A2" w14:textId="0CFD2989" w:rsidR="00CC3339" w:rsidRDefault="00CC3339" w:rsidP="00CC333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>Функции бизнес-подразделений</w:t>
            </w:r>
          </w:p>
        </w:tc>
        <w:tc>
          <w:tcPr>
            <w:tcW w:w="1072" w:type="pct"/>
          </w:tcPr>
          <w:p w14:paraId="692888A8" w14:textId="672F288F" w:rsidR="00CC3339" w:rsidRDefault="00CC3339" w:rsidP="00CC33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>отдельные проекты - программа трансформации, руководитель В. Загребин</w:t>
            </w:r>
          </w:p>
        </w:tc>
        <w:tc>
          <w:tcPr>
            <w:tcW w:w="911" w:type="pct"/>
            <w:shd w:val="clear" w:color="auto" w:fill="auto"/>
          </w:tcPr>
          <w:p w14:paraId="530F88F2" w14:textId="1733F435" w:rsidR="00CC3339" w:rsidRDefault="00CC3339" w:rsidP="00CC333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8638F">
              <w:rPr>
                <w:rFonts w:ascii="Arial" w:hAnsi="Arial" w:cs="Arial"/>
                <w:color w:val="000000"/>
                <w:sz w:val="18"/>
                <w:szCs w:val="18"/>
              </w:rPr>
              <w:t> ОИ должно быть реализовано до запуска системы в эксплуатацию</w:t>
            </w:r>
          </w:p>
        </w:tc>
      </w:tr>
      <w:tr w:rsidR="00EF06C7" w:rsidRPr="00B4018C" w14:paraId="2C12ECE7" w14:textId="77777777" w:rsidTr="00EF06C7">
        <w:trPr>
          <w:cantSplit/>
          <w:trHeight w:val="2856"/>
        </w:trPr>
        <w:tc>
          <w:tcPr>
            <w:tcW w:w="287" w:type="pct"/>
            <w:shd w:val="clear" w:color="auto" w:fill="auto"/>
          </w:tcPr>
          <w:p w14:paraId="06E677CD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731" w:type="pct"/>
          </w:tcPr>
          <w:p w14:paraId="528EB9D4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487BE95C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Мониторинг и оценка технического состояния ПА (надежность)</w:t>
            </w:r>
          </w:p>
        </w:tc>
        <w:tc>
          <w:tcPr>
            <w:tcW w:w="780" w:type="pct"/>
          </w:tcPr>
          <w:p w14:paraId="54B4451D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PM.ORG.03 Регистрация технического состояния ПА – ролевая модель</w:t>
            </w:r>
          </w:p>
        </w:tc>
        <w:tc>
          <w:tcPr>
            <w:tcW w:w="585" w:type="pct"/>
          </w:tcPr>
          <w:p w14:paraId="22CC4972" w14:textId="77777777" w:rsidR="00EF06C7" w:rsidRDefault="00EF06C7" w:rsidP="00EF06C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1072" w:type="pct"/>
          </w:tcPr>
          <w:p w14:paraId="122A6113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Расширение функционала для ролей, задействованных в бизнес-процессе.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Роли: Инициатор ТОиР БЕ (Оператор, Обходчик, Инженер ТОиР), Ответственный за технически  исправное состояние ПА, Специалист по диагностике 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Инициатор ТОиР: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Регистрация дефекта/отказа и создание заявки на внеплановые работы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Ответственный за исправное тех состояние: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Определение приоритета сообщений и подтверждение необходимости внеплановых работ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Закрытие сообщений ТОРО вида дефект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Специалист по диагностике БЕ: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выдача рекомендаций по обслуживанию оборудования - создание сообщения с низким приоритетом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Специалист по надёжности: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Анализ мероприятий по устранению дефекта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Определение корневых причин дефектов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Подтверждение физического износа ПА</w:t>
            </w:r>
          </w:p>
        </w:tc>
        <w:tc>
          <w:tcPr>
            <w:tcW w:w="911" w:type="pct"/>
            <w:shd w:val="clear" w:color="auto" w:fill="auto"/>
          </w:tcPr>
          <w:p w14:paraId="7EDAD464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запуска системы в эксплуатацию</w:t>
            </w:r>
          </w:p>
        </w:tc>
      </w:tr>
      <w:tr w:rsidR="00EF06C7" w:rsidRPr="00B4018C" w14:paraId="31B557D9" w14:textId="77777777" w:rsidTr="00EF06C7">
        <w:trPr>
          <w:cantSplit/>
          <w:trHeight w:val="2856"/>
        </w:trPr>
        <w:tc>
          <w:tcPr>
            <w:tcW w:w="287" w:type="pct"/>
            <w:shd w:val="clear" w:color="auto" w:fill="auto"/>
          </w:tcPr>
          <w:p w14:paraId="6D171509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731" w:type="pct"/>
          </w:tcPr>
          <w:p w14:paraId="298EE02C" w14:textId="77777777" w:rsidR="00EF06C7" w:rsidRDefault="00EF06C7" w:rsidP="00EF06C7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634" w:type="pct"/>
          </w:tcPr>
          <w:p w14:paraId="693AD305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0" w:type="pct"/>
          </w:tcPr>
          <w:p w14:paraId="10BE5B42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PM.ORG.04 Актуализация перечня НМД Компании</w:t>
            </w:r>
          </w:p>
        </w:tc>
        <w:tc>
          <w:tcPr>
            <w:tcW w:w="585" w:type="pct"/>
          </w:tcPr>
          <w:p w14:paraId="71BFB0CA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1072" w:type="pct"/>
          </w:tcPr>
          <w:p w14:paraId="61EE2FF7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Перечень документов для актуализации на последующих этапах зафиксирован в проектном документе:  ERP.3.16_ОСМ_Перечень процессных и организационных изменений с оценктой влияния</w:t>
            </w:r>
          </w:p>
        </w:tc>
        <w:tc>
          <w:tcPr>
            <w:tcW w:w="911" w:type="pct"/>
            <w:shd w:val="clear" w:color="auto" w:fill="auto"/>
          </w:tcPr>
          <w:p w14:paraId="09B2F6DE" w14:textId="77777777" w:rsidR="00EF06C7" w:rsidRDefault="00EF06C7" w:rsidP="00EF06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определённого этапа Программы</w:t>
            </w:r>
          </w:p>
        </w:tc>
      </w:tr>
    </w:tbl>
    <w:p w14:paraId="14F7F853" w14:textId="77777777" w:rsidR="00EF06C7" w:rsidRDefault="00EF06C7" w:rsidP="00EF06C7">
      <w:pPr>
        <w:rPr>
          <w:rFonts w:ascii="Arial" w:eastAsia="Calibri" w:hAnsi="Arial" w:cs="Arial"/>
        </w:rPr>
      </w:pPr>
    </w:p>
    <w:p w14:paraId="07FE4F7D" w14:textId="77777777" w:rsidR="00EF06C7" w:rsidRDefault="00EF06C7" w:rsidP="00EF06C7">
      <w:pP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* не включая перечень НМД</w:t>
      </w:r>
    </w:p>
    <w:p w14:paraId="423C1EE4" w14:textId="77777777" w:rsidR="00EF06C7" w:rsidRDefault="00EF06C7" w:rsidP="00EF06C7">
      <w:pPr>
        <w:rPr>
          <w:rFonts w:ascii="Arial" w:eastAsia="Calibri" w:hAnsi="Arial" w:cs="Arial"/>
        </w:rPr>
      </w:pPr>
    </w:p>
    <w:p w14:paraId="6B9952F7" w14:textId="77777777" w:rsidR="00D13493" w:rsidRPr="00F94454" w:rsidRDefault="00D13493" w:rsidP="006F664D">
      <w:pPr>
        <w:rPr>
          <w:rFonts w:ascii="Arial" w:eastAsia="Calibri" w:hAnsi="Arial" w:cs="Arial"/>
        </w:rPr>
      </w:pPr>
    </w:p>
    <w:p w14:paraId="7410BEA5" w14:textId="77777777" w:rsidR="00220F8C" w:rsidRPr="00F94454" w:rsidRDefault="00220F8C" w:rsidP="00220F8C">
      <w:pPr>
        <w:pStyle w:val="1"/>
        <w:rPr>
          <w:rFonts w:eastAsia="Calibri"/>
        </w:rPr>
      </w:pPr>
      <w:bookmarkStart w:id="4560" w:name="_Toc69302539"/>
      <w:r w:rsidRPr="00F94454">
        <w:rPr>
          <w:rFonts w:eastAsia="Calibri"/>
        </w:rPr>
        <w:t>Открытые вопросы</w:t>
      </w:r>
      <w:bookmarkEnd w:id="4560"/>
    </w:p>
    <w:bookmarkEnd w:id="0"/>
    <w:bookmarkEnd w:id="1"/>
    <w:bookmarkEnd w:id="2"/>
    <w:bookmarkEnd w:id="3"/>
    <w:bookmarkEnd w:id="980"/>
    <w:bookmarkEnd w:id="983"/>
    <w:p w14:paraId="416EB5F4" w14:textId="77777777" w:rsidR="006C72EE" w:rsidRPr="00D5483C" w:rsidRDefault="00CE295F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  <w:lang w:val="en-US"/>
        </w:rPr>
      </w:pPr>
      <w:r w:rsidRPr="00D5483C">
        <w:rPr>
          <w:rFonts w:ascii="Arial" w:eastAsia="Calibri" w:hAnsi="Arial" w:cs="Arial"/>
          <w:rPrChange w:id="4561" w:author="Serjo" w:date="2020-04-28T14:18:00Z">
            <w:rPr>
              <w:rFonts w:eastAsia="Calibri"/>
            </w:rPr>
          </w:rPrChange>
        </w:rPr>
        <w:t>Нет открытых вопросов.</w:t>
      </w:r>
      <w:r w:rsidR="006C72EE" w:rsidRPr="00D5483C">
        <w:rPr>
          <w:rFonts w:ascii="Arial" w:eastAsia="Calibri" w:hAnsi="Arial" w:cs="Arial"/>
          <w:rPrChange w:id="4562" w:author="Serjo" w:date="2020-04-28T14:18:00Z">
            <w:rPr>
              <w:rFonts w:eastAsia="Calibri"/>
            </w:rPr>
          </w:rPrChange>
        </w:rPr>
        <w:br w:type="page"/>
      </w:r>
    </w:p>
    <w:p w14:paraId="4F472EC7" w14:textId="77777777" w:rsidR="00FB3F4C" w:rsidRPr="00F94454" w:rsidRDefault="00FB3F4C" w:rsidP="00FB3F4C">
      <w:pPr>
        <w:pStyle w:val="1"/>
        <w:rPr>
          <w:rFonts w:eastAsia="Calibri"/>
        </w:rPr>
      </w:pPr>
      <w:bookmarkStart w:id="4563" w:name="_Toc69302540"/>
      <w:r w:rsidRPr="00F94454">
        <w:rPr>
          <w:rFonts w:eastAsia="Calibri"/>
        </w:rPr>
        <w:lastRenderedPageBreak/>
        <w:t>Приложения</w:t>
      </w:r>
      <w:bookmarkEnd w:id="4563"/>
    </w:p>
    <w:p w14:paraId="78DA59A9" w14:textId="4070ED04" w:rsidR="00FB3F4C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64" w:name="_Toc69302541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3F72AF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123735">
        <w:rPr>
          <w:rFonts w:eastAsiaTheme="majorEastAsia" w:cstheme="majorBidi"/>
          <w:bCs w:val="0"/>
          <w:iCs w:val="0"/>
          <w:szCs w:val="26"/>
        </w:rPr>
        <w:t xml:space="preserve">1. </w:t>
      </w:r>
      <w:r w:rsidR="00952581">
        <w:rPr>
          <w:rFonts w:eastAsiaTheme="majorEastAsia" w:cstheme="majorBidi"/>
          <w:bCs w:val="0"/>
          <w:iCs w:val="0"/>
          <w:szCs w:val="26"/>
        </w:rPr>
        <w:t>Модели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 бизнес-процесс</w:t>
      </w:r>
      <w:r w:rsidR="00952581">
        <w:rPr>
          <w:rFonts w:eastAsiaTheme="majorEastAsia" w:cstheme="majorBidi"/>
          <w:bCs w:val="0"/>
          <w:iCs w:val="0"/>
          <w:szCs w:val="26"/>
        </w:rPr>
        <w:t>ов</w:t>
      </w:r>
      <w:bookmarkEnd w:id="4564"/>
      <w:r w:rsidR="006A3BC7" w:rsidRPr="006A3BC7">
        <w:rPr>
          <w:rFonts w:eastAsia="Calibri" w:cs="Arial"/>
          <w:noProof/>
          <w:szCs w:val="22"/>
        </w:rPr>
        <w:t xml:space="preserve"> </w:t>
      </w:r>
    </w:p>
    <w:p w14:paraId="6BAEB2A3" w14:textId="77777777" w:rsidR="00E73E1F" w:rsidRPr="00A03DDE" w:rsidRDefault="00404595">
      <w:pPr>
        <w:pStyle w:val="a7"/>
        <w:ind w:firstLine="576"/>
        <w:rPr>
          <w:rFonts w:ascii="Arial" w:eastAsiaTheme="majorEastAsia" w:hAnsi="Arial" w:cs="Arial"/>
          <w:noProof/>
        </w:rPr>
      </w:pPr>
      <w:r w:rsidRPr="00A03DDE">
        <w:rPr>
          <w:rFonts w:ascii="Arial" w:hAnsi="Arial" w:cs="Arial"/>
        </w:rPr>
        <w:t>ПП-07.04.01-ERP Регистрация технического состояния оборудования (дефекты, простои, в т.ч вне</w:t>
      </w:r>
      <w:r w:rsidR="00C336AA" w:rsidRPr="00A03DDE">
        <w:rPr>
          <w:rFonts w:ascii="Arial" w:hAnsi="Arial" w:cs="Arial"/>
        </w:rPr>
        <w:t>плановые остановы</w:t>
      </w:r>
      <w:r w:rsidRPr="00A03DDE">
        <w:rPr>
          <w:rFonts w:ascii="Arial" w:hAnsi="Arial" w:cs="Arial"/>
        </w:rPr>
        <w:t>)</w:t>
      </w:r>
      <w:r w:rsidRPr="00A03DDE">
        <w:rPr>
          <w:rFonts w:ascii="Arial" w:eastAsiaTheme="majorEastAsia" w:hAnsi="Arial" w:cs="Arial"/>
          <w:noProof/>
        </w:rPr>
        <w:t xml:space="preserve"> </w:t>
      </w:r>
    </w:p>
    <w:bookmarkStart w:id="4565" w:name="_MON_1649077360"/>
    <w:bookmarkEnd w:id="4565"/>
    <w:p w14:paraId="2807F600" w14:textId="69E6719F" w:rsidR="00404595" w:rsidRPr="00A03DDE" w:rsidRDefault="009E5646" w:rsidP="00404595">
      <w:pPr>
        <w:pStyle w:val="a7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object w:dxaOrig="1520" w:dyaOrig="987" w14:anchorId="6E92F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2" o:title=""/>
          </v:shape>
          <o:OLEObject Type="Embed" ProgID="Word.Document.8" ShapeID="_x0000_i1025" DrawAspect="Icon" ObjectID="_1679930918" r:id="rId23">
            <o:FieldCodes>\s</o:FieldCodes>
          </o:OLEObject>
        </w:object>
      </w:r>
    </w:p>
    <w:p w14:paraId="54752F4C" w14:textId="77777777" w:rsidR="00404595" w:rsidRPr="00A03DDE" w:rsidRDefault="00404595" w:rsidP="00224B02">
      <w:pPr>
        <w:pStyle w:val="a7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>ПП-07.04.02-ERP Регистрация технических параметров эксплуатации оборудования (измерения, наработка)</w:t>
      </w:r>
    </w:p>
    <w:bookmarkStart w:id="4566" w:name="_MON_1649077483"/>
    <w:bookmarkEnd w:id="4566"/>
    <w:p w14:paraId="2EA45386" w14:textId="27C26115" w:rsidR="00E73E1F" w:rsidRPr="00A03DDE" w:rsidRDefault="00AD5372" w:rsidP="00A03DDE">
      <w:pPr>
        <w:pStyle w:val="a7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1C09E2FC">
          <v:shape id="_x0000_i1026" type="#_x0000_t75" style="width:76.5pt;height:49.5pt" o:ole="">
            <v:imagedata r:id="rId24" o:title=""/>
          </v:shape>
          <o:OLEObject Type="Embed" ProgID="Word.Document.8" ShapeID="_x0000_i1026" DrawAspect="Icon" ObjectID="_1679930919" r:id="rId25">
            <o:FieldCodes>\s</o:FieldCodes>
          </o:OLEObject>
        </w:object>
      </w:r>
    </w:p>
    <w:p w14:paraId="7124F825" w14:textId="7CFFF07E" w:rsidR="003B5E9D" w:rsidRPr="00A03DDE" w:rsidRDefault="00404595" w:rsidP="00224B02">
      <w:pPr>
        <w:pStyle w:val="a7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 xml:space="preserve">ПП-07.04.03-ERP </w:t>
      </w:r>
      <w:r w:rsidR="00E24688" w:rsidRPr="00E24688">
        <w:rPr>
          <w:rFonts w:ascii="Arial" w:hAnsi="Arial" w:cs="Arial"/>
        </w:rPr>
        <w:t>Выполнение и регистрация результатов диагностики производственных активов</w:t>
      </w:r>
    </w:p>
    <w:bookmarkStart w:id="4567" w:name="_MON_1649077513"/>
    <w:bookmarkEnd w:id="4567"/>
    <w:p w14:paraId="325093AF" w14:textId="47920F8A" w:rsidR="00404595" w:rsidRPr="00A03DDE" w:rsidRDefault="00723FAB" w:rsidP="00A03DDE">
      <w:pPr>
        <w:pStyle w:val="a7"/>
        <w:rPr>
          <w:rFonts w:ascii="Arial" w:hAnsi="Arial" w:cs="Arial"/>
        </w:rPr>
      </w:pPr>
      <w:r>
        <w:rPr>
          <w:rFonts w:ascii="Arial" w:hAnsi="Arial" w:cs="Arial"/>
        </w:rPr>
        <w:object w:dxaOrig="1900" w:dyaOrig="1233" w14:anchorId="1F3D82B5">
          <v:shape id="_x0000_i1027" type="#_x0000_t75" style="width:95.25pt;height:60.75pt" o:ole="">
            <v:imagedata r:id="rId26" o:title=""/>
          </v:shape>
          <o:OLEObject Type="Embed" ProgID="Word.Document.8" ShapeID="_x0000_i1027" DrawAspect="Icon" ObjectID="_1679930920" r:id="rId27">
            <o:FieldCodes>\s</o:FieldCodes>
          </o:OLEObject>
        </w:object>
      </w:r>
    </w:p>
    <w:p w14:paraId="583E7E4F" w14:textId="77777777" w:rsidR="00404595" w:rsidRPr="00A03DDE" w:rsidRDefault="00404595" w:rsidP="00224B02">
      <w:pPr>
        <w:pStyle w:val="a7"/>
        <w:ind w:firstLine="567"/>
        <w:rPr>
          <w:rFonts w:ascii="Arial" w:hAnsi="Arial" w:cs="Arial"/>
        </w:rPr>
      </w:pPr>
      <w:r w:rsidRPr="00A03DDE">
        <w:rPr>
          <w:rFonts w:ascii="Arial" w:hAnsi="Arial" w:cs="Arial"/>
        </w:rPr>
        <w:t>ПП-07.04.04-ERP Анализ технического состояния производственных  активов</w:t>
      </w:r>
    </w:p>
    <w:bookmarkStart w:id="4568" w:name="_MON_1649077544"/>
    <w:bookmarkEnd w:id="4568"/>
    <w:p w14:paraId="70807F74" w14:textId="19D863A7" w:rsidR="00404595" w:rsidRPr="00A03DDE" w:rsidRDefault="00DD3347" w:rsidP="003B5E9D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object w:dxaOrig="1900" w:dyaOrig="1233" w14:anchorId="2867C7F9">
          <v:shape id="_x0000_i1028" type="#_x0000_t75" style="width:95.25pt;height:60.75pt" o:ole="">
            <v:imagedata r:id="rId28" o:title=""/>
          </v:shape>
          <o:OLEObject Type="Embed" ProgID="Word.Document.8" ShapeID="_x0000_i1028" DrawAspect="Icon" ObjectID="_1679930921" r:id="rId29">
            <o:FieldCodes>\s</o:FieldCodes>
          </o:OLEObject>
        </w:object>
      </w:r>
    </w:p>
    <w:p w14:paraId="0CA66E6B" w14:textId="77777777" w:rsidR="00F13D31" w:rsidRPr="003B5E9D" w:rsidRDefault="00F13D31" w:rsidP="003B5E9D">
      <w:pPr>
        <w:rPr>
          <w:rFonts w:eastAsiaTheme="majorEastAsia"/>
        </w:rPr>
      </w:pPr>
    </w:p>
    <w:p w14:paraId="67E6BA4A" w14:textId="77777777" w:rsidR="00386C3A" w:rsidRDefault="00386C3A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69" w:name="_Toc69302542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2. </w:t>
      </w:r>
      <w:r w:rsidR="00D45D95">
        <w:rPr>
          <w:rFonts w:eastAsiaTheme="majorEastAsia" w:cstheme="majorBidi"/>
          <w:bCs w:val="0"/>
          <w:iCs w:val="0"/>
          <w:szCs w:val="26"/>
        </w:rPr>
        <w:t>Р</w:t>
      </w:r>
      <w:r w:rsidR="00363CBE">
        <w:rPr>
          <w:rFonts w:eastAsiaTheme="majorEastAsia" w:cstheme="majorBidi"/>
          <w:bCs w:val="0"/>
          <w:iCs w:val="0"/>
          <w:szCs w:val="26"/>
        </w:rPr>
        <w:t>еестр бизнес-требований</w:t>
      </w:r>
      <w:bookmarkEnd w:id="4569"/>
    </w:p>
    <w:bookmarkStart w:id="4570" w:name="_MON_1596804376"/>
    <w:bookmarkEnd w:id="4570"/>
    <w:p w14:paraId="1985844C" w14:textId="463BCB49" w:rsidR="003B5E9D" w:rsidRDefault="00706E39" w:rsidP="003B5E9D">
      <w:pPr>
        <w:rPr>
          <w:rFonts w:eastAsiaTheme="majorEastAsia"/>
        </w:rPr>
      </w:pPr>
      <w:r>
        <w:rPr>
          <w:rFonts w:eastAsiaTheme="majorEastAsia"/>
        </w:rPr>
        <w:object w:dxaOrig="1376" w:dyaOrig="899" w14:anchorId="2FD1C520">
          <v:shape id="_x0000_i1029" type="#_x0000_t75" style="width:77.25pt;height:53.25pt" o:ole="">
            <v:imagedata r:id="rId30" o:title=""/>
          </v:shape>
          <o:OLEObject Type="Embed" ProgID="Excel.Sheet.12" ShapeID="_x0000_i1029" DrawAspect="Icon" ObjectID="_1679930922" r:id="rId31"/>
        </w:object>
      </w:r>
    </w:p>
    <w:p w14:paraId="3231222A" w14:textId="77777777" w:rsidR="00363CBE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71" w:name="_Toc69302543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3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Описание шагов бизнес-процессов</w:t>
      </w:r>
      <w:bookmarkEnd w:id="4571"/>
    </w:p>
    <w:p w14:paraId="21F874D5" w14:textId="1F309E5B" w:rsidR="00363CBE" w:rsidRPr="00A63F5C" w:rsidRDefault="00B53F4B" w:rsidP="003B5E9D">
      <w:pPr>
        <w:rPr>
          <w:rFonts w:eastAsiaTheme="majorEastAsia"/>
          <w:lang w:val="en-US"/>
        </w:rPr>
      </w:pPr>
      <w:r>
        <w:rPr>
          <w:rFonts w:eastAsiaTheme="majorEastAsia"/>
        </w:rPr>
        <w:br w:type="textWrapping" w:clear="all"/>
      </w:r>
      <w:bookmarkStart w:id="4572" w:name="_MON_1590826951"/>
      <w:bookmarkEnd w:id="4572"/>
      <w:r w:rsidR="009647C2">
        <w:rPr>
          <w:rFonts w:eastAsiaTheme="majorEastAsia"/>
          <w:noProof/>
        </w:rPr>
        <w:object w:dxaOrig="1287" w:dyaOrig="832" w14:anchorId="1D843AF6">
          <v:shape id="_x0000_i1030" type="#_x0000_t75" style="width:1in;height:48pt" o:ole="">
            <v:imagedata r:id="rId32" o:title=""/>
          </v:shape>
          <o:OLEObject Type="Embed" ProgID="Excel.Sheet.12" ShapeID="_x0000_i1030" DrawAspect="Icon" ObjectID="_1679930923" r:id="rId33"/>
        </w:object>
      </w:r>
    </w:p>
    <w:p w14:paraId="53A6E578" w14:textId="77777777" w:rsidR="00D45D95" w:rsidRDefault="00D45D95" w:rsidP="003B5E9D">
      <w:pPr>
        <w:rPr>
          <w:rFonts w:eastAsiaTheme="majorEastAsia"/>
        </w:rPr>
      </w:pPr>
    </w:p>
    <w:p w14:paraId="44BE217B" w14:textId="77777777" w:rsidR="00363CBE" w:rsidRDefault="00363CBE" w:rsidP="00363CBE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73" w:name="_Toc69302544"/>
      <w:r w:rsidRPr="00013D76">
        <w:rPr>
          <w:rFonts w:eastAsiaTheme="majorEastAsia" w:cstheme="majorBidi"/>
          <w:bCs w:val="0"/>
          <w:iCs w:val="0"/>
          <w:szCs w:val="26"/>
        </w:rPr>
        <w:lastRenderedPageBreak/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4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П</w:t>
      </w:r>
      <w:r>
        <w:rPr>
          <w:rFonts w:eastAsiaTheme="majorEastAsia" w:cstheme="majorBidi"/>
          <w:bCs w:val="0"/>
          <w:iCs w:val="0"/>
          <w:szCs w:val="26"/>
        </w:rPr>
        <w:t>рочее</w:t>
      </w:r>
      <w:bookmarkEnd w:id="4573"/>
    </w:p>
    <w:p w14:paraId="4D17534F" w14:textId="77777777" w:rsidR="00363CBE" w:rsidRPr="007A0858" w:rsidRDefault="007A0858" w:rsidP="003B5E9D">
      <w:pPr>
        <w:rPr>
          <w:rFonts w:ascii="Arial" w:eastAsiaTheme="majorEastAsia" w:hAnsi="Arial" w:cs="Arial"/>
        </w:rPr>
      </w:pPr>
      <w:r w:rsidRPr="007A0858">
        <w:rPr>
          <w:rFonts w:ascii="Arial" w:eastAsiaTheme="majorEastAsia" w:hAnsi="Arial" w:cs="Arial"/>
        </w:rPr>
        <w:t>Нет прочей информации.</w:t>
      </w:r>
    </w:p>
    <w:p w14:paraId="12E3DF8F" w14:textId="77777777" w:rsidR="00F662E9" w:rsidRPr="00013D76" w:rsidRDefault="00F662E9" w:rsidP="00013D76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74" w:name="_Toc69302545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611D04" w:rsidRPr="00013D76">
        <w:rPr>
          <w:rFonts w:eastAsiaTheme="majorEastAsia" w:cstheme="majorBidi"/>
          <w:bCs w:val="0"/>
          <w:iCs w:val="0"/>
          <w:szCs w:val="26"/>
        </w:rPr>
        <w:t>РП1-6</w:t>
      </w:r>
      <w:r w:rsidRPr="00013D76">
        <w:rPr>
          <w:rFonts w:eastAsiaTheme="majorEastAsia" w:cstheme="majorBidi"/>
          <w:bCs w:val="0"/>
          <w:iCs w:val="0"/>
          <w:szCs w:val="26"/>
        </w:rPr>
        <w:t>: Роли и полномочия</w:t>
      </w:r>
      <w:bookmarkEnd w:id="4574"/>
    </w:p>
    <w:p w14:paraId="4B042CF7" w14:textId="5A93EA8C" w:rsidR="00F662E9" w:rsidRPr="00AA2297" w:rsidRDefault="00452978" w:rsidP="00F662E9">
      <w:pPr>
        <w:rPr>
          <w:rFonts w:ascii="Arial" w:eastAsia="Calibri" w:hAnsi="Arial" w:cs="Arial"/>
          <w:lang w:val="en-US"/>
        </w:rPr>
      </w:pPr>
      <w:ins w:id="4575" w:author="Владимир Лаут" w:date="2021-04-05T09:17:00Z">
        <w:r>
          <w:object w:dxaOrig="1538" w:dyaOrig="993" w14:anchorId="2778A663">
            <v:shape id="_x0000_i1031" type="#_x0000_t75" style="width:77.25pt;height:49.5pt" o:ole="">
              <v:imagedata r:id="rId34" o:title=""/>
            </v:shape>
            <o:OLEObject Type="Embed" ProgID="Excel.Sheet.12" ShapeID="_x0000_i1031" DrawAspect="Icon" ObjectID="_1679930924" r:id="rId35"/>
          </w:object>
        </w:r>
      </w:ins>
      <w:del w:id="4576" w:author="Владимир Лаут" w:date="2021-04-05T09:17:00Z">
        <w:r w:rsidR="0080472E" w:rsidDel="00452978">
          <w:fldChar w:fldCharType="begin"/>
        </w:r>
        <w:r w:rsidR="0080472E" w:rsidDel="00452978">
          <w:fldChar w:fldCharType="end"/>
        </w:r>
      </w:del>
      <w:del w:id="4577" w:author="Владимир Лаут" w:date="2021-04-05T08:57:00Z">
        <w:r w:rsidR="00175E96" w:rsidDel="0080472E">
          <w:fldChar w:fldCharType="begin"/>
        </w:r>
        <w:r w:rsidR="00175E96" w:rsidDel="0080472E">
          <w:fldChar w:fldCharType="end"/>
        </w:r>
      </w:del>
      <w:del w:id="4578" w:author="Владимир Лаут" w:date="2021-04-02T18:27:00Z">
        <w:r w:rsidR="00415738" w:rsidDel="00175E96">
          <w:fldChar w:fldCharType="begin"/>
        </w:r>
        <w:r w:rsidR="00415738" w:rsidDel="00175E96">
          <w:fldChar w:fldCharType="end"/>
        </w:r>
      </w:del>
      <w:bookmarkStart w:id="4579" w:name="_MON_1677527648"/>
      <w:bookmarkEnd w:id="4579"/>
      <w:ins w:id="4580" w:author="Serjo" w:date="2020-04-28T14:10:00Z">
        <w:del w:id="4581" w:author="Владимир Лаут" w:date="2021-03-17T22:57:00Z">
          <w:r w:rsidR="00415738" w:rsidDel="00415738">
            <w:rPr>
              <w:rFonts w:ascii="Arial" w:eastAsia="Calibri" w:hAnsi="Arial" w:cs="Arial"/>
              <w:noProof/>
            </w:rPr>
            <w:object w:dxaOrig="1900" w:dyaOrig="1233" w14:anchorId="4153E5F1">
              <v:shape id="_x0000_i1032" type="#_x0000_t75" style="width:95.25pt;height:60.75pt" o:ole="">
                <v:imagedata r:id="rId36" o:title=""/>
              </v:shape>
              <o:OLEObject Type="Embed" ProgID="Excel.Sheet.12" ShapeID="_x0000_i1032" DrawAspect="Icon" ObjectID="_1679930925" r:id="rId37"/>
            </w:object>
          </w:r>
        </w:del>
      </w:ins>
      <w:del w:id="4582" w:author="Serjo" w:date="2020-04-28T14:10:00Z">
        <w:r w:rsidR="00AD5372" w:rsidDel="00801E03">
          <w:rPr>
            <w:rFonts w:ascii="Arial" w:eastAsia="Calibri" w:hAnsi="Arial" w:cs="Arial"/>
            <w:noProof/>
          </w:rPr>
          <w:fldChar w:fldCharType="begin"/>
        </w:r>
        <w:r w:rsidR="00AD5372" w:rsidDel="00801E03">
          <w:rPr>
            <w:rFonts w:ascii="Arial" w:eastAsia="Calibri" w:hAnsi="Arial" w:cs="Arial"/>
            <w:noProof/>
          </w:rPr>
          <w:fldChar w:fldCharType="end"/>
        </w:r>
      </w:del>
      <w:bookmarkStart w:id="4583" w:name="_MON_1598688140"/>
      <w:bookmarkEnd w:id="4583"/>
      <w:del w:id="4584" w:author="Serjo" w:date="2020-04-22T12:53:00Z">
        <w:r w:rsidR="00AA227B" w:rsidDel="00AA227B">
          <w:rPr>
            <w:rFonts w:ascii="Arial" w:eastAsia="Calibri" w:hAnsi="Arial" w:cs="Arial"/>
            <w:noProof/>
          </w:rPr>
          <w:object w:dxaOrig="1309" w:dyaOrig="850" w14:anchorId="2C4EF11C">
            <v:shape id="_x0000_i1033" type="#_x0000_t75" style="width:69pt;height:48pt" o:ole="">
              <v:imagedata r:id="rId38" o:title=""/>
            </v:shape>
            <o:OLEObject Type="Embed" ProgID="Excel.Sheet.12" ShapeID="_x0000_i1033" DrawAspect="Icon" ObjectID="_1679930926" r:id="rId39"/>
          </w:object>
        </w:r>
      </w:del>
    </w:p>
    <w:p w14:paraId="7A3DEC86" w14:textId="77777777" w:rsidR="00A63EB7" w:rsidRPr="00013D76" w:rsidRDefault="00A63EB7" w:rsidP="00A63EB7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85" w:name="_Toc521949870"/>
      <w:bookmarkStart w:id="4586" w:name="_Toc69302546"/>
      <w:r>
        <w:rPr>
          <w:rFonts w:eastAsiaTheme="majorEastAsia" w:cstheme="majorBidi"/>
          <w:bCs w:val="0"/>
          <w:iCs w:val="0"/>
          <w:szCs w:val="26"/>
        </w:rPr>
        <w:t xml:space="preserve">Приложение № </w:t>
      </w:r>
      <w:r w:rsidRPr="00013D76">
        <w:rPr>
          <w:rFonts w:eastAsiaTheme="majorEastAsia" w:cstheme="majorBidi"/>
          <w:bCs w:val="0"/>
          <w:iCs w:val="0"/>
          <w:szCs w:val="26"/>
        </w:rPr>
        <w:t>РиК1. Матрица рисков и контрольных процедур</w:t>
      </w:r>
      <w:bookmarkEnd w:id="4585"/>
      <w:bookmarkEnd w:id="4586"/>
    </w:p>
    <w:p w14:paraId="34A7C6FE" w14:textId="3968CA07" w:rsidR="00A63EB7" w:rsidRPr="00F94454" w:rsidRDefault="0052292B" w:rsidP="00A63EB7">
      <w:pPr>
        <w:rPr>
          <w:rFonts w:ascii="Arial" w:eastAsia="Calibri" w:hAnsi="Arial" w:cs="Arial"/>
        </w:rPr>
      </w:pPr>
      <w:ins w:id="4587" w:author="MOS\karabanovame" w:date="2021-03-23T14:47:00Z">
        <w:r>
          <w:rPr>
            <w:rFonts w:ascii="Arial" w:eastAsia="Calibri" w:hAnsi="Arial" w:cs="Arial"/>
          </w:rPr>
          <w:object w:dxaOrig="1535" w:dyaOrig="993" w14:anchorId="60B3AB18">
            <v:shape id="_x0000_i1034" type="#_x0000_t75" style="width:76.5pt;height:49.5pt" o:ole="">
              <v:imagedata r:id="rId40" o:title=""/>
            </v:shape>
            <o:OLEObject Type="Embed" ProgID="Excel.Sheet.12" ShapeID="_x0000_i1034" DrawAspect="Icon" ObjectID="_1679930927" r:id="rId41"/>
          </w:object>
        </w:r>
      </w:ins>
    </w:p>
    <w:p w14:paraId="2389D0EC" w14:textId="77777777" w:rsidR="00A63EB7" w:rsidRPr="00013D76" w:rsidRDefault="00A63EB7" w:rsidP="00A63EB7">
      <w:pPr>
        <w:pStyle w:val="21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4588" w:name="_Toc521949871"/>
      <w:bookmarkStart w:id="4589" w:name="_Toc69302547"/>
      <w:r w:rsidRPr="00013D76">
        <w:rPr>
          <w:rFonts w:eastAsiaTheme="majorEastAsia" w:cstheme="majorBidi"/>
          <w:bCs w:val="0"/>
          <w:iCs w:val="0"/>
          <w:szCs w:val="26"/>
        </w:rPr>
        <w:t>Приложение №</w:t>
      </w:r>
      <w:r>
        <w:rPr>
          <w:rFonts w:eastAsiaTheme="majorEastAsia" w:cstheme="majorBidi"/>
          <w:bCs w:val="0"/>
          <w:iCs w:val="0"/>
          <w:szCs w:val="26"/>
        </w:rPr>
        <w:t xml:space="preserve"> </w:t>
      </w:r>
      <w:r w:rsidRPr="00013D76">
        <w:rPr>
          <w:rFonts w:eastAsiaTheme="majorEastAsia" w:cstheme="majorBidi"/>
          <w:bCs w:val="0"/>
          <w:iCs w:val="0"/>
          <w:szCs w:val="26"/>
        </w:rPr>
        <w:t>КП1. Матрица конфликтов полномочий</w:t>
      </w:r>
      <w:bookmarkEnd w:id="4588"/>
      <w:bookmarkEnd w:id="4589"/>
    </w:p>
    <w:bookmarkStart w:id="4590" w:name="_MON_1597742819"/>
    <w:bookmarkEnd w:id="4590"/>
    <w:p w14:paraId="7920AE9E" w14:textId="1AC3E1BD" w:rsidR="00E923F1" w:rsidRPr="00AA2297" w:rsidRDefault="007A5D7C" w:rsidP="00F662E9">
      <w:pPr>
        <w:rPr>
          <w:rFonts w:ascii="Arial" w:eastAsia="Calibri" w:hAnsi="Arial" w:cs="Arial"/>
          <w:lang w:val="en-US"/>
        </w:rPr>
      </w:pPr>
      <w:del w:id="4591" w:author="Лазарев Артем Андреевич (Подрядчик. ООО БерингПойнт) [2]" w:date="2020-04-15T19:51:00Z">
        <w:r w:rsidDel="000D0FA8">
          <w:rPr>
            <w:rFonts w:ascii="Arial" w:eastAsia="Calibri" w:hAnsi="Arial" w:cs="Arial"/>
            <w:noProof/>
            <w:szCs w:val="28"/>
          </w:rPr>
          <w:object w:dxaOrig="1534" w:dyaOrig="991" w14:anchorId="7247102A">
            <v:shape id="_x0000_i1035" type="#_x0000_t75" style="width:92.25pt;height:57pt" o:ole="">
              <v:imagedata r:id="rId42" o:title=""/>
            </v:shape>
            <o:OLEObject Type="Embed" ProgID="Excel.Sheet.12" ShapeID="_x0000_i1035" DrawAspect="Icon" ObjectID="_1679930928" r:id="rId43"/>
          </w:object>
        </w:r>
      </w:del>
      <w:ins w:id="4592" w:author="Лазарев Артем Андреевич (Подрядчик. ООО БерингПойнт) [2]" w:date="2020-04-15T19:51:00Z">
        <w:r w:rsidR="00F80DF2">
          <w:rPr>
            <w:rFonts w:ascii="Arial" w:eastAsia="Calibri" w:hAnsi="Arial" w:cs="Arial"/>
            <w:noProof/>
            <w:szCs w:val="28"/>
          </w:rPr>
          <w:object w:dxaOrig="1933" w:dyaOrig="1251" w14:anchorId="770DC338">
            <v:shape id="_x0000_i1036" type="#_x0000_t75" style="width:95.25pt;height:63pt" o:ole="">
              <v:imagedata r:id="rId44" o:title=""/>
            </v:shape>
            <o:OLEObject Type="Embed" ProgID="Excel.Sheet.12" ShapeID="_x0000_i1036" DrawAspect="Icon" ObjectID="_1679930929" r:id="rId45"/>
          </w:object>
        </w:r>
      </w:ins>
    </w:p>
    <w:sectPr w:rsidR="00E923F1" w:rsidRPr="00AA2297" w:rsidSect="000F4678">
      <w:headerReference w:type="default" r:id="rId46"/>
      <w:headerReference w:type="first" r:id="rId47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BA45F" w14:textId="77777777" w:rsidR="00C20637" w:rsidRDefault="00C20637" w:rsidP="006C0925">
      <w:r>
        <w:separator/>
      </w:r>
    </w:p>
  </w:endnote>
  <w:endnote w:type="continuationSeparator" w:id="0">
    <w:p w14:paraId="2FC4E2BC" w14:textId="77777777" w:rsidR="00C20637" w:rsidRDefault="00C20637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31700910"/>
      <w:docPartObj>
        <w:docPartGallery w:val="Page Numbers (Bottom of Page)"/>
        <w:docPartUnique/>
      </w:docPartObj>
    </w:sdtPr>
    <w:sdtEndPr/>
    <w:sdtContent>
      <w:p w14:paraId="1C55214D" w14:textId="4B358976" w:rsidR="00363AAC" w:rsidRDefault="00363AAC" w:rsidP="007A0A95">
        <w:pPr>
          <w:pStyle w:val="a5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>
          <w:rPr>
            <w:rFonts w:ascii="Arial" w:hAnsi="Arial"/>
            <w:noProof/>
            <w:sz w:val="24"/>
            <w:szCs w:val="28"/>
          </w:rPr>
          <w:t>37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93726" w14:textId="77777777" w:rsidR="00363AAC" w:rsidRDefault="00363AAC" w:rsidP="007A0A9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0AD283" w14:textId="77777777" w:rsidR="00C20637" w:rsidRDefault="00C20637" w:rsidP="006C0925">
      <w:r>
        <w:separator/>
      </w:r>
    </w:p>
  </w:footnote>
  <w:footnote w:type="continuationSeparator" w:id="0">
    <w:p w14:paraId="4E975E08" w14:textId="77777777" w:rsidR="00C20637" w:rsidRDefault="00C20637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363AAC" w14:paraId="00916E5F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EC7DD6C" w14:textId="77777777" w:rsidR="00363AAC" w:rsidRDefault="00363AAC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72A7F869" wp14:editId="30F1C7AF">
                <wp:extent cx="2240329" cy="504000"/>
                <wp:effectExtent l="0" t="0" r="0" b="0"/>
                <wp:docPr id="1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48655AC" w14:textId="77777777" w:rsidR="00363AAC" w:rsidRPr="00916FAB" w:rsidRDefault="00363AAC" w:rsidP="00EC00D2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color w:val="000000"/>
              <w:szCs w:val="20"/>
              <w:lang w:eastAsia="ru-RU"/>
            </w:rPr>
            <w:t>Мониторинг и оценка технического состояния ПА</w:t>
          </w:r>
        </w:p>
      </w:tc>
    </w:tr>
    <w:tr w:rsidR="00363AAC" w:rsidRPr="00DB4B2F" w14:paraId="3F0B6263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643DF8B" w14:textId="77777777" w:rsidR="00363AAC" w:rsidRDefault="00363AAC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4E3B7B4" w14:textId="77777777" w:rsidR="00363AAC" w:rsidRPr="000B5B67" w:rsidRDefault="00363AAC" w:rsidP="00916FAB">
          <w:pPr>
            <w:jc w:val="center"/>
            <w:rPr>
              <w:b/>
              <w:bCs/>
            </w:rPr>
          </w:pPr>
        </w:p>
      </w:tc>
    </w:tr>
  </w:tbl>
  <w:p w14:paraId="32CA3C51" w14:textId="77777777" w:rsidR="00363AAC" w:rsidRDefault="00363A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D50375" w14:textId="77777777" w:rsidR="00363AAC" w:rsidRDefault="00363AAC" w:rsidP="00916FAB">
    <w:pPr>
      <w:pStyle w:val="a3"/>
      <w:jc w:val="left"/>
    </w:pPr>
    <w:r>
      <w:rPr>
        <w:b/>
        <w:bCs/>
        <w:noProof/>
        <w:lang w:eastAsia="ru-RU"/>
      </w:rPr>
      <w:drawing>
        <wp:inline distT="0" distB="0" distL="0" distR="0" wp14:anchorId="46866202" wp14:editId="2C6AD3F9">
          <wp:extent cx="2240329" cy="504000"/>
          <wp:effectExtent l="0" t="0" r="0" b="0"/>
          <wp:docPr id="2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F2858F" w14:textId="77777777" w:rsidR="00363AAC" w:rsidRDefault="00363AA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363AAC" w14:paraId="4AEEFA3E" w14:textId="77777777" w:rsidTr="007B1C43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63F94C6" w14:textId="77777777" w:rsidR="00363AAC" w:rsidRDefault="00363AAC" w:rsidP="003949D0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952CADB" wp14:editId="183CED68">
                <wp:extent cx="2240329" cy="504000"/>
                <wp:effectExtent l="0" t="0" r="0" b="0"/>
                <wp:docPr id="3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03B3863" w14:textId="77777777" w:rsidR="00363AAC" w:rsidRPr="00916FAB" w:rsidRDefault="00363AAC" w:rsidP="003949D0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color w:val="000000"/>
              <w:szCs w:val="20"/>
              <w:lang w:eastAsia="ru-RU"/>
            </w:rPr>
            <w:t>Мониторинг и оценка технического состояния ПА</w:t>
          </w:r>
        </w:p>
      </w:tc>
    </w:tr>
    <w:tr w:rsidR="00363AAC" w:rsidRPr="00DB4B2F" w14:paraId="4CC69DEC" w14:textId="77777777" w:rsidTr="007B1C43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D02F2EA" w14:textId="77777777" w:rsidR="00363AAC" w:rsidRDefault="00363AAC" w:rsidP="003949D0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52DE569" w14:textId="77777777" w:rsidR="00363AAC" w:rsidRPr="000B5B67" w:rsidRDefault="00363AAC" w:rsidP="003949D0">
          <w:pPr>
            <w:jc w:val="center"/>
            <w:rPr>
              <w:b/>
              <w:bCs/>
            </w:rPr>
          </w:pPr>
        </w:p>
      </w:tc>
    </w:tr>
  </w:tbl>
  <w:p w14:paraId="7AA54A16" w14:textId="77777777" w:rsidR="00363AAC" w:rsidRDefault="00363AAC" w:rsidP="003949D0">
    <w:pPr>
      <w:pStyle w:val="a3"/>
    </w:pPr>
  </w:p>
  <w:p w14:paraId="321828A7" w14:textId="77777777" w:rsidR="00363AAC" w:rsidRDefault="00363AAC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363AAC" w14:paraId="68B6326A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5E20019" w14:textId="77777777" w:rsidR="00363AAC" w:rsidRDefault="00363AAC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746C6AF2" wp14:editId="7E4FC0A5">
                <wp:extent cx="2240329" cy="504000"/>
                <wp:effectExtent l="0" t="0" r="0" b="0"/>
                <wp:docPr id="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A2A6D77" w14:textId="77777777" w:rsidR="00363AAC" w:rsidRPr="00916FAB" w:rsidRDefault="00363AAC" w:rsidP="00916FAB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color w:val="000000"/>
              <w:szCs w:val="20"/>
              <w:lang w:eastAsia="ru-RU"/>
            </w:rPr>
            <w:t>Мониторинг и оценка технического состояния ПА</w:t>
          </w:r>
        </w:p>
      </w:tc>
    </w:tr>
    <w:tr w:rsidR="00363AAC" w:rsidRPr="00DB4B2F" w14:paraId="4FBA295A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0B8F196" w14:textId="77777777" w:rsidR="00363AAC" w:rsidRDefault="00363AAC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4218E29B" w14:textId="77777777" w:rsidR="00363AAC" w:rsidRPr="000B5B67" w:rsidRDefault="00363AAC" w:rsidP="00916FAB">
          <w:pPr>
            <w:jc w:val="center"/>
            <w:rPr>
              <w:b/>
              <w:bCs/>
            </w:rPr>
          </w:pPr>
        </w:p>
      </w:tc>
    </w:tr>
  </w:tbl>
  <w:p w14:paraId="33D141C1" w14:textId="77777777" w:rsidR="00363AAC" w:rsidRDefault="00363AAC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363AAC" w14:paraId="50DFDC2C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71BC55D" w14:textId="77777777" w:rsidR="00363AAC" w:rsidRDefault="00363AAC" w:rsidP="00A54CF5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549E6829" wp14:editId="5C0ECE3A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F6F6E1B" w14:textId="77777777" w:rsidR="00363AAC" w:rsidRPr="00916FAB" w:rsidRDefault="00363AAC" w:rsidP="00A54CF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color w:val="000000"/>
              <w:szCs w:val="20"/>
              <w:lang w:eastAsia="ru-RU"/>
            </w:rPr>
            <w:t>Мониторинг и оценка технического состояния ПА</w:t>
          </w:r>
        </w:p>
      </w:tc>
    </w:tr>
    <w:tr w:rsidR="00363AAC" w:rsidRPr="00DB4B2F" w14:paraId="370E6743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70E6012" w14:textId="77777777" w:rsidR="00363AAC" w:rsidRDefault="00363AAC" w:rsidP="00A54CF5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3D887572" w14:textId="77777777" w:rsidR="00363AAC" w:rsidRPr="000B5B67" w:rsidRDefault="00363AAC" w:rsidP="00A54CF5">
          <w:pPr>
            <w:jc w:val="center"/>
            <w:rPr>
              <w:b/>
              <w:bCs/>
            </w:rPr>
          </w:pPr>
        </w:p>
      </w:tc>
    </w:tr>
  </w:tbl>
  <w:p w14:paraId="3E9C4ECE" w14:textId="77777777" w:rsidR="00363AAC" w:rsidRDefault="00363AAC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363AAC" w14:paraId="4D684068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6F59C8A" w14:textId="77777777" w:rsidR="00363AAC" w:rsidRDefault="00363AAC" w:rsidP="00B307BD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F0A5F09" wp14:editId="0BECBF8E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783267D" w14:textId="77777777" w:rsidR="00363AAC" w:rsidRPr="00916FAB" w:rsidRDefault="00363AAC" w:rsidP="00B307BD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</w:r>
          <w:r>
            <w:rPr>
              <w:color w:val="000000"/>
              <w:szCs w:val="20"/>
              <w:lang w:eastAsia="ru-RU"/>
            </w:rPr>
            <w:t>Мониторинг и оценка технического состояния ПА</w:t>
          </w:r>
        </w:p>
      </w:tc>
    </w:tr>
    <w:tr w:rsidR="00363AAC" w:rsidRPr="00DB4B2F" w14:paraId="36E37D91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7BBC0F" w14:textId="77777777" w:rsidR="00363AAC" w:rsidRDefault="00363AAC" w:rsidP="00B307BD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2CEA62F8" w14:textId="77777777" w:rsidR="00363AAC" w:rsidRPr="000B5B67" w:rsidRDefault="00363AAC" w:rsidP="00B307BD">
          <w:pPr>
            <w:jc w:val="center"/>
            <w:rPr>
              <w:b/>
              <w:bCs/>
            </w:rPr>
          </w:pPr>
        </w:p>
      </w:tc>
    </w:tr>
  </w:tbl>
  <w:p w14:paraId="5054E35D" w14:textId="77777777" w:rsidR="00363AAC" w:rsidRDefault="00363AAC" w:rsidP="007200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50F4F"/>
    <w:multiLevelType w:val="multilevel"/>
    <w:tmpl w:val="2DAC690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71EBF"/>
    <w:multiLevelType w:val="hybridMultilevel"/>
    <w:tmpl w:val="71C63654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50662EB"/>
    <w:multiLevelType w:val="hybridMultilevel"/>
    <w:tmpl w:val="46463A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F169BE"/>
    <w:multiLevelType w:val="hybridMultilevel"/>
    <w:tmpl w:val="E466A3A8"/>
    <w:lvl w:ilvl="0" w:tplc="D9EA733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97103"/>
    <w:multiLevelType w:val="hybridMultilevel"/>
    <w:tmpl w:val="B91CF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B4FEA"/>
    <w:multiLevelType w:val="hybridMultilevel"/>
    <w:tmpl w:val="4EA68914"/>
    <w:lvl w:ilvl="0" w:tplc="3C2CB54A">
      <w:start w:val="1"/>
      <w:numFmt w:val="decimal"/>
      <w:lvlText w:val="%1."/>
      <w:lvlJc w:val="left"/>
      <w:pPr>
        <w:ind w:left="142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0E28569A"/>
    <w:multiLevelType w:val="hybridMultilevel"/>
    <w:tmpl w:val="356253F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1A43212D"/>
    <w:multiLevelType w:val="hybridMultilevel"/>
    <w:tmpl w:val="C7C0C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1F15F2"/>
    <w:multiLevelType w:val="hybridMultilevel"/>
    <w:tmpl w:val="D25CA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C64BD"/>
    <w:multiLevelType w:val="hybridMultilevel"/>
    <w:tmpl w:val="9CB4374C"/>
    <w:lvl w:ilvl="0" w:tplc="D9EA733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E21ED"/>
    <w:multiLevelType w:val="hybridMultilevel"/>
    <w:tmpl w:val="58F8A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5454E"/>
    <w:multiLevelType w:val="hybridMultilevel"/>
    <w:tmpl w:val="F6048A5A"/>
    <w:lvl w:ilvl="0" w:tplc="D9EA733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43904"/>
    <w:multiLevelType w:val="hybridMultilevel"/>
    <w:tmpl w:val="0BC6F5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D45E1"/>
    <w:multiLevelType w:val="hybridMultilevel"/>
    <w:tmpl w:val="80EA140C"/>
    <w:lvl w:ilvl="0" w:tplc="946461BA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C2A7386"/>
    <w:multiLevelType w:val="hybridMultilevel"/>
    <w:tmpl w:val="662E7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14BF4"/>
    <w:multiLevelType w:val="hybridMultilevel"/>
    <w:tmpl w:val="EB76AC40"/>
    <w:lvl w:ilvl="0" w:tplc="A9103A64">
      <w:start w:val="1"/>
      <w:numFmt w:val="bullet"/>
      <w:pStyle w:val="10"/>
      <w:lvlText w:val=""/>
      <w:lvlJc w:val="left"/>
      <w:pPr>
        <w:ind w:left="786" w:hanging="360"/>
      </w:pPr>
      <w:rPr>
        <w:rFonts w:ascii="Symbol" w:hAnsi="Symbol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A1E1A"/>
    <w:multiLevelType w:val="hybridMultilevel"/>
    <w:tmpl w:val="27A89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96A60"/>
    <w:multiLevelType w:val="hybridMultilevel"/>
    <w:tmpl w:val="5ED219D2"/>
    <w:lvl w:ilvl="0" w:tplc="D9EA733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912AD"/>
    <w:multiLevelType w:val="hybridMultilevel"/>
    <w:tmpl w:val="6958DC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ADE277A"/>
    <w:multiLevelType w:val="hybridMultilevel"/>
    <w:tmpl w:val="4B9E7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7476D"/>
    <w:multiLevelType w:val="hybridMultilevel"/>
    <w:tmpl w:val="D40C694A"/>
    <w:lvl w:ilvl="0" w:tplc="7876AB1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7033C"/>
    <w:multiLevelType w:val="hybridMultilevel"/>
    <w:tmpl w:val="4EA68914"/>
    <w:lvl w:ilvl="0" w:tplc="3C2CB54A">
      <w:start w:val="1"/>
      <w:numFmt w:val="decimal"/>
      <w:lvlText w:val="%1."/>
      <w:lvlJc w:val="left"/>
      <w:pPr>
        <w:ind w:left="142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3D191DAC"/>
    <w:multiLevelType w:val="hybridMultilevel"/>
    <w:tmpl w:val="C6C06C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25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4B75DCB"/>
    <w:multiLevelType w:val="hybridMultilevel"/>
    <w:tmpl w:val="F2D46E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7583E6D"/>
    <w:multiLevelType w:val="hybridMultilevel"/>
    <w:tmpl w:val="2ABA8A54"/>
    <w:lvl w:ilvl="0" w:tplc="81A6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C641D"/>
    <w:multiLevelType w:val="hybridMultilevel"/>
    <w:tmpl w:val="CB204A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4D852DE7"/>
    <w:multiLevelType w:val="hybridMultilevel"/>
    <w:tmpl w:val="74704602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4FE8354C"/>
    <w:multiLevelType w:val="hybridMultilevel"/>
    <w:tmpl w:val="E1BCA6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0965FAF"/>
    <w:multiLevelType w:val="hybridMultilevel"/>
    <w:tmpl w:val="46187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39E0EF2"/>
    <w:multiLevelType w:val="hybridMultilevel"/>
    <w:tmpl w:val="2138A464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6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58D70BB3"/>
    <w:multiLevelType w:val="multilevel"/>
    <w:tmpl w:val="488A47A0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590A0B41"/>
    <w:multiLevelType w:val="hybridMultilevel"/>
    <w:tmpl w:val="FE827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2E7103"/>
    <w:multiLevelType w:val="hybridMultilevel"/>
    <w:tmpl w:val="377AB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3C2CB3"/>
    <w:multiLevelType w:val="hybridMultilevel"/>
    <w:tmpl w:val="51080DD0"/>
    <w:lvl w:ilvl="0" w:tplc="47F28888">
      <w:start w:val="1"/>
      <w:numFmt w:val="decimal"/>
      <w:lvlText w:val="%1.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41" w15:restartNumberingAfterBreak="0">
    <w:nsid w:val="5F297DD5"/>
    <w:multiLevelType w:val="hybridMultilevel"/>
    <w:tmpl w:val="6B7C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7829F7"/>
    <w:multiLevelType w:val="hybridMultilevel"/>
    <w:tmpl w:val="4EA68914"/>
    <w:lvl w:ilvl="0" w:tplc="3C2CB54A">
      <w:start w:val="1"/>
      <w:numFmt w:val="decimal"/>
      <w:lvlText w:val="%1."/>
      <w:lvlJc w:val="left"/>
      <w:pPr>
        <w:ind w:left="142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3" w15:restartNumberingAfterBreak="0">
    <w:nsid w:val="64F4393E"/>
    <w:multiLevelType w:val="hybridMultilevel"/>
    <w:tmpl w:val="9A7CFFD2"/>
    <w:lvl w:ilvl="0" w:tplc="D9EA7330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86038A"/>
    <w:multiLevelType w:val="multilevel"/>
    <w:tmpl w:val="6486CD1A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6BD214CE"/>
    <w:multiLevelType w:val="hybridMultilevel"/>
    <w:tmpl w:val="D3620E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C247809"/>
    <w:multiLevelType w:val="hybridMultilevel"/>
    <w:tmpl w:val="79203FD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7" w15:restartNumberingAfterBreak="0">
    <w:nsid w:val="6C802868"/>
    <w:multiLevelType w:val="hybridMultilevel"/>
    <w:tmpl w:val="9EC45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CA251F2"/>
    <w:multiLevelType w:val="hybridMultilevel"/>
    <w:tmpl w:val="CC06ABC8"/>
    <w:lvl w:ilvl="0" w:tplc="A0707F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CE683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2CD76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F607D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7A96D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C8B0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526A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4A8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2599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1622D6"/>
    <w:multiLevelType w:val="hybridMultilevel"/>
    <w:tmpl w:val="2D4079A6"/>
    <w:lvl w:ilvl="0" w:tplc="509E1AA6">
      <w:start w:val="1"/>
      <w:numFmt w:val="bullet"/>
      <w:pStyle w:val="20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51" w15:restartNumberingAfterBreak="0">
    <w:nsid w:val="74535911"/>
    <w:multiLevelType w:val="hybridMultilevel"/>
    <w:tmpl w:val="48C622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77B65665"/>
    <w:multiLevelType w:val="hybridMultilevel"/>
    <w:tmpl w:val="63C4B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A305CAA"/>
    <w:multiLevelType w:val="hybridMultilevel"/>
    <w:tmpl w:val="AF2A527E"/>
    <w:lvl w:ilvl="0" w:tplc="00D2C7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5" w15:restartNumberingAfterBreak="0">
    <w:nsid w:val="7E850E54"/>
    <w:multiLevelType w:val="multilevel"/>
    <w:tmpl w:val="7E850E54"/>
    <w:lvl w:ilvl="0">
      <w:start w:val="1"/>
      <w:numFmt w:val="decimal"/>
      <w:lvlText w:val="%1."/>
      <w:lvlJc w:val="left"/>
      <w:pPr>
        <w:tabs>
          <w:tab w:val="num" w:pos="283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85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2160" w:hanging="360"/>
      </w:pPr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3240" w:hanging="360"/>
      </w:pPr>
    </w:lvl>
    <w:lvl w:ilvl="8">
      <w:start w:val="1"/>
      <w:numFmt w:val="lowerRoman"/>
      <w:lvlText w:val="%9."/>
      <w:lvlJc w:val="right"/>
      <w:pPr>
        <w:tabs>
          <w:tab w:val="num" w:pos="2551"/>
        </w:tabs>
        <w:ind w:left="3600" w:hanging="360"/>
      </w:pPr>
    </w:lvl>
  </w:abstractNum>
  <w:num w:numId="1">
    <w:abstractNumId w:val="49"/>
  </w:num>
  <w:num w:numId="2">
    <w:abstractNumId w:val="54"/>
  </w:num>
  <w:num w:numId="3">
    <w:abstractNumId w:val="31"/>
  </w:num>
  <w:num w:numId="4">
    <w:abstractNumId w:val="36"/>
  </w:num>
  <w:num w:numId="5">
    <w:abstractNumId w:val="2"/>
  </w:num>
  <w:num w:numId="6">
    <w:abstractNumId w:val="15"/>
  </w:num>
  <w:num w:numId="7">
    <w:abstractNumId w:val="50"/>
  </w:num>
  <w:num w:numId="8">
    <w:abstractNumId w:val="0"/>
  </w:num>
  <w:num w:numId="9">
    <w:abstractNumId w:val="26"/>
  </w:num>
  <w:num w:numId="10">
    <w:abstractNumId w:val="25"/>
  </w:num>
  <w:num w:numId="11">
    <w:abstractNumId w:val="37"/>
  </w:num>
  <w:num w:numId="12">
    <w:abstractNumId w:val="28"/>
  </w:num>
  <w:num w:numId="13">
    <w:abstractNumId w:val="30"/>
  </w:num>
  <w:num w:numId="14">
    <w:abstractNumId w:val="8"/>
  </w:num>
  <w:num w:numId="15">
    <w:abstractNumId w:val="46"/>
  </w:num>
  <w:num w:numId="16">
    <w:abstractNumId w:val="34"/>
  </w:num>
  <w:num w:numId="17">
    <w:abstractNumId w:val="51"/>
  </w:num>
  <w:num w:numId="18">
    <w:abstractNumId w:val="20"/>
  </w:num>
  <w:num w:numId="19">
    <w:abstractNumId w:val="29"/>
  </w:num>
  <w:num w:numId="20">
    <w:abstractNumId w:val="55"/>
  </w:num>
  <w:num w:numId="21">
    <w:abstractNumId w:val="47"/>
  </w:num>
  <w:num w:numId="22">
    <w:abstractNumId w:val="45"/>
  </w:num>
  <w:num w:numId="23">
    <w:abstractNumId w:val="14"/>
  </w:num>
  <w:num w:numId="24">
    <w:abstractNumId w:val="41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10"/>
  </w:num>
  <w:num w:numId="57">
    <w:abstractNumId w:val="39"/>
  </w:num>
  <w:num w:numId="58">
    <w:abstractNumId w:val="43"/>
  </w:num>
  <w:num w:numId="59">
    <w:abstractNumId w:val="12"/>
  </w:num>
  <w:num w:numId="60">
    <w:abstractNumId w:val="19"/>
  </w:num>
  <w:num w:numId="61">
    <w:abstractNumId w:val="4"/>
  </w:num>
  <w:num w:numId="62">
    <w:abstractNumId w:val="5"/>
  </w:num>
  <w:num w:numId="63">
    <w:abstractNumId w:val="48"/>
  </w:num>
  <w:num w:numId="64">
    <w:abstractNumId w:val="52"/>
  </w:num>
  <w:num w:numId="65">
    <w:abstractNumId w:val="37"/>
  </w:num>
  <w:num w:numId="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</w:num>
  <w:num w:numId="69">
    <w:abstractNumId w:val="1"/>
  </w:num>
  <w:num w:numId="70">
    <w:abstractNumId w:val="0"/>
  </w:num>
  <w:num w:numId="71">
    <w:abstractNumId w:val="9"/>
  </w:num>
  <w:num w:numId="72">
    <w:abstractNumId w:val="0"/>
  </w:num>
  <w:num w:numId="73">
    <w:abstractNumId w:val="0"/>
  </w:num>
  <w:num w:numId="74">
    <w:abstractNumId w:val="22"/>
  </w:num>
  <w:num w:numId="75">
    <w:abstractNumId w:val="3"/>
  </w:num>
  <w:num w:numId="76">
    <w:abstractNumId w:val="21"/>
  </w:num>
  <w:num w:numId="77">
    <w:abstractNumId w:val="27"/>
  </w:num>
  <w:num w:numId="78">
    <w:abstractNumId w:val="24"/>
  </w:num>
  <w:num w:numId="79">
    <w:abstractNumId w:val="17"/>
  </w:num>
  <w:num w:numId="80">
    <w:abstractNumId w:val="11"/>
  </w:num>
  <w:num w:numId="81">
    <w:abstractNumId w:val="44"/>
  </w:num>
  <w:num w:numId="82">
    <w:abstractNumId w:val="42"/>
  </w:num>
  <w:num w:numId="83">
    <w:abstractNumId w:val="13"/>
  </w:num>
  <w:num w:numId="84">
    <w:abstractNumId w:val="7"/>
  </w:num>
  <w:num w:numId="85">
    <w:abstractNumId w:val="53"/>
  </w:num>
  <w:num w:numId="86">
    <w:abstractNumId w:val="35"/>
  </w:num>
  <w:num w:numId="87">
    <w:abstractNumId w:val="38"/>
  </w:num>
  <w:num w:numId="88">
    <w:abstractNumId w:val="40"/>
  </w:num>
  <w:num w:numId="89">
    <w:abstractNumId w:val="18"/>
  </w:num>
  <w:num w:numId="90">
    <w:abstractNumId w:val="32"/>
  </w:num>
  <w:num w:numId="91">
    <w:abstractNumId w:val="16"/>
  </w:num>
  <w:num w:numId="92">
    <w:abstractNumId w:val="33"/>
  </w:num>
  <w:num w:numId="93">
    <w:abstractNumId w:val="6"/>
  </w:num>
  <w:num w:numId="94">
    <w:abstractNumId w:val="23"/>
  </w:num>
  <w:numIdMacAtCleanup w:val="8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erjo">
    <w15:presenceInfo w15:providerId="None" w15:userId="Serjo"/>
  </w15:person>
  <w15:person w15:author="Владимир Лаут">
    <w15:presenceInfo w15:providerId="Windows Live" w15:userId="61ba5594a813f493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  <w15:person w15:author="Лазарев Артем Андреевич (Подрядчик. ООО БерингПойнт) [2]">
    <w15:presenceInfo w15:providerId="AD" w15:userId="S-1-5-21-4125628198-1674668921-3204586943-128829"/>
  </w15:person>
  <w15:person w15:author="MOS\karabanovame">
    <w15:presenceInfo w15:providerId="None" w15:userId="MOS\karabanov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553"/>
    <w:rsid w:val="000008ED"/>
    <w:rsid w:val="00000DA8"/>
    <w:rsid w:val="0000121D"/>
    <w:rsid w:val="00002E6A"/>
    <w:rsid w:val="0000312E"/>
    <w:rsid w:val="00003B5C"/>
    <w:rsid w:val="00005384"/>
    <w:rsid w:val="00005858"/>
    <w:rsid w:val="000061D4"/>
    <w:rsid w:val="00011229"/>
    <w:rsid w:val="000121D0"/>
    <w:rsid w:val="00013D76"/>
    <w:rsid w:val="000140FD"/>
    <w:rsid w:val="0001421B"/>
    <w:rsid w:val="00016279"/>
    <w:rsid w:val="000167BC"/>
    <w:rsid w:val="00017420"/>
    <w:rsid w:val="00021196"/>
    <w:rsid w:val="00021B25"/>
    <w:rsid w:val="00022528"/>
    <w:rsid w:val="00022BD8"/>
    <w:rsid w:val="00022C33"/>
    <w:rsid w:val="000253EA"/>
    <w:rsid w:val="000257ED"/>
    <w:rsid w:val="00030719"/>
    <w:rsid w:val="00031214"/>
    <w:rsid w:val="00031353"/>
    <w:rsid w:val="00034486"/>
    <w:rsid w:val="0003771C"/>
    <w:rsid w:val="00037853"/>
    <w:rsid w:val="000378F2"/>
    <w:rsid w:val="0003799D"/>
    <w:rsid w:val="000409BC"/>
    <w:rsid w:val="0004179C"/>
    <w:rsid w:val="00041BBD"/>
    <w:rsid w:val="0004209F"/>
    <w:rsid w:val="00042B24"/>
    <w:rsid w:val="00042D94"/>
    <w:rsid w:val="000449B7"/>
    <w:rsid w:val="000460F5"/>
    <w:rsid w:val="00046445"/>
    <w:rsid w:val="00046EAC"/>
    <w:rsid w:val="00051398"/>
    <w:rsid w:val="0005148A"/>
    <w:rsid w:val="00052605"/>
    <w:rsid w:val="00052832"/>
    <w:rsid w:val="00052F89"/>
    <w:rsid w:val="0005357E"/>
    <w:rsid w:val="00053817"/>
    <w:rsid w:val="00055FCD"/>
    <w:rsid w:val="00056222"/>
    <w:rsid w:val="00060BBA"/>
    <w:rsid w:val="00061440"/>
    <w:rsid w:val="0006232A"/>
    <w:rsid w:val="000629A8"/>
    <w:rsid w:val="00063358"/>
    <w:rsid w:val="00065F2F"/>
    <w:rsid w:val="000663E0"/>
    <w:rsid w:val="00066BCF"/>
    <w:rsid w:val="00066C80"/>
    <w:rsid w:val="0006749D"/>
    <w:rsid w:val="000674C3"/>
    <w:rsid w:val="00067E6E"/>
    <w:rsid w:val="000702A3"/>
    <w:rsid w:val="00070870"/>
    <w:rsid w:val="00071ADF"/>
    <w:rsid w:val="0007301A"/>
    <w:rsid w:val="000755A7"/>
    <w:rsid w:val="0007571B"/>
    <w:rsid w:val="000803F4"/>
    <w:rsid w:val="0008085E"/>
    <w:rsid w:val="00082FA6"/>
    <w:rsid w:val="000835FE"/>
    <w:rsid w:val="00083B95"/>
    <w:rsid w:val="00087503"/>
    <w:rsid w:val="000878E0"/>
    <w:rsid w:val="000904D2"/>
    <w:rsid w:val="000908CE"/>
    <w:rsid w:val="0009099C"/>
    <w:rsid w:val="00090C5C"/>
    <w:rsid w:val="00090CE7"/>
    <w:rsid w:val="00090FD1"/>
    <w:rsid w:val="00092789"/>
    <w:rsid w:val="00093072"/>
    <w:rsid w:val="0009329E"/>
    <w:rsid w:val="000938D9"/>
    <w:rsid w:val="00093B54"/>
    <w:rsid w:val="00093F9B"/>
    <w:rsid w:val="000946E9"/>
    <w:rsid w:val="00095000"/>
    <w:rsid w:val="00095EE1"/>
    <w:rsid w:val="00097264"/>
    <w:rsid w:val="000A0F05"/>
    <w:rsid w:val="000A1C0B"/>
    <w:rsid w:val="000A2E2C"/>
    <w:rsid w:val="000A32FF"/>
    <w:rsid w:val="000A3339"/>
    <w:rsid w:val="000A4910"/>
    <w:rsid w:val="000A4BF6"/>
    <w:rsid w:val="000A52E7"/>
    <w:rsid w:val="000A7506"/>
    <w:rsid w:val="000A7AB0"/>
    <w:rsid w:val="000A7E85"/>
    <w:rsid w:val="000B04B3"/>
    <w:rsid w:val="000B07BC"/>
    <w:rsid w:val="000B1387"/>
    <w:rsid w:val="000B1B81"/>
    <w:rsid w:val="000B2E90"/>
    <w:rsid w:val="000B2F49"/>
    <w:rsid w:val="000B2F7B"/>
    <w:rsid w:val="000B3D6E"/>
    <w:rsid w:val="000B52B4"/>
    <w:rsid w:val="000B5ACE"/>
    <w:rsid w:val="000C05F2"/>
    <w:rsid w:val="000C1778"/>
    <w:rsid w:val="000C29F8"/>
    <w:rsid w:val="000C32E6"/>
    <w:rsid w:val="000C3DB8"/>
    <w:rsid w:val="000C4AD6"/>
    <w:rsid w:val="000C71A7"/>
    <w:rsid w:val="000C7565"/>
    <w:rsid w:val="000C7A69"/>
    <w:rsid w:val="000D01FE"/>
    <w:rsid w:val="000D030E"/>
    <w:rsid w:val="000D0FA8"/>
    <w:rsid w:val="000D18EF"/>
    <w:rsid w:val="000D3F42"/>
    <w:rsid w:val="000D5D5D"/>
    <w:rsid w:val="000E27A5"/>
    <w:rsid w:val="000E29B5"/>
    <w:rsid w:val="000E2CAC"/>
    <w:rsid w:val="000E490E"/>
    <w:rsid w:val="000E4F0E"/>
    <w:rsid w:val="000E511F"/>
    <w:rsid w:val="000E520D"/>
    <w:rsid w:val="000E5A18"/>
    <w:rsid w:val="000E62EF"/>
    <w:rsid w:val="000E7318"/>
    <w:rsid w:val="000E794D"/>
    <w:rsid w:val="000F0387"/>
    <w:rsid w:val="000F06F3"/>
    <w:rsid w:val="000F0A03"/>
    <w:rsid w:val="000F15F5"/>
    <w:rsid w:val="000F18F7"/>
    <w:rsid w:val="000F290B"/>
    <w:rsid w:val="000F4678"/>
    <w:rsid w:val="000F496D"/>
    <w:rsid w:val="000F6264"/>
    <w:rsid w:val="000F7A90"/>
    <w:rsid w:val="000F7B18"/>
    <w:rsid w:val="000F7CB8"/>
    <w:rsid w:val="00100A29"/>
    <w:rsid w:val="001013DC"/>
    <w:rsid w:val="00101963"/>
    <w:rsid w:val="0010251A"/>
    <w:rsid w:val="001029A0"/>
    <w:rsid w:val="001035CD"/>
    <w:rsid w:val="0010395D"/>
    <w:rsid w:val="00103F12"/>
    <w:rsid w:val="001046C8"/>
    <w:rsid w:val="0010632D"/>
    <w:rsid w:val="00106AE3"/>
    <w:rsid w:val="001129D6"/>
    <w:rsid w:val="00112BA1"/>
    <w:rsid w:val="001135C1"/>
    <w:rsid w:val="001137EA"/>
    <w:rsid w:val="0011484B"/>
    <w:rsid w:val="00115A16"/>
    <w:rsid w:val="00115B36"/>
    <w:rsid w:val="001207ED"/>
    <w:rsid w:val="00121FC5"/>
    <w:rsid w:val="001227F8"/>
    <w:rsid w:val="00123600"/>
    <w:rsid w:val="00123735"/>
    <w:rsid w:val="00123782"/>
    <w:rsid w:val="0012614B"/>
    <w:rsid w:val="00132381"/>
    <w:rsid w:val="00133CB9"/>
    <w:rsid w:val="00133F21"/>
    <w:rsid w:val="001359EF"/>
    <w:rsid w:val="00135A0C"/>
    <w:rsid w:val="00136956"/>
    <w:rsid w:val="00136A70"/>
    <w:rsid w:val="00137FFC"/>
    <w:rsid w:val="00141540"/>
    <w:rsid w:val="00141AF8"/>
    <w:rsid w:val="001434BD"/>
    <w:rsid w:val="00143715"/>
    <w:rsid w:val="0014394D"/>
    <w:rsid w:val="00144F3F"/>
    <w:rsid w:val="00145830"/>
    <w:rsid w:val="0014596D"/>
    <w:rsid w:val="00145B59"/>
    <w:rsid w:val="00145D6F"/>
    <w:rsid w:val="00145E66"/>
    <w:rsid w:val="001465C1"/>
    <w:rsid w:val="001466BD"/>
    <w:rsid w:val="00146AD1"/>
    <w:rsid w:val="00146FDE"/>
    <w:rsid w:val="00150A16"/>
    <w:rsid w:val="00151AC3"/>
    <w:rsid w:val="00152A17"/>
    <w:rsid w:val="0015398F"/>
    <w:rsid w:val="00157D57"/>
    <w:rsid w:val="0016134B"/>
    <w:rsid w:val="0016245D"/>
    <w:rsid w:val="001627DB"/>
    <w:rsid w:val="0016569A"/>
    <w:rsid w:val="00166989"/>
    <w:rsid w:val="00166A7F"/>
    <w:rsid w:val="00166EBC"/>
    <w:rsid w:val="001672D4"/>
    <w:rsid w:val="00171158"/>
    <w:rsid w:val="00171C58"/>
    <w:rsid w:val="00173325"/>
    <w:rsid w:val="001741AB"/>
    <w:rsid w:val="001741F9"/>
    <w:rsid w:val="00175AB7"/>
    <w:rsid w:val="00175AE5"/>
    <w:rsid w:val="00175B15"/>
    <w:rsid w:val="00175E96"/>
    <w:rsid w:val="0017607D"/>
    <w:rsid w:val="00176FDF"/>
    <w:rsid w:val="00177CDF"/>
    <w:rsid w:val="0018021D"/>
    <w:rsid w:val="00180D02"/>
    <w:rsid w:val="00182BBA"/>
    <w:rsid w:val="001830C1"/>
    <w:rsid w:val="001831D4"/>
    <w:rsid w:val="00184247"/>
    <w:rsid w:val="001842C0"/>
    <w:rsid w:val="00184767"/>
    <w:rsid w:val="00184F3E"/>
    <w:rsid w:val="00185BAF"/>
    <w:rsid w:val="00187499"/>
    <w:rsid w:val="0018750A"/>
    <w:rsid w:val="00187BE8"/>
    <w:rsid w:val="00190F93"/>
    <w:rsid w:val="001917F2"/>
    <w:rsid w:val="00193343"/>
    <w:rsid w:val="00194E24"/>
    <w:rsid w:val="00196052"/>
    <w:rsid w:val="001966AB"/>
    <w:rsid w:val="00197F95"/>
    <w:rsid w:val="00197FA2"/>
    <w:rsid w:val="001A0D2C"/>
    <w:rsid w:val="001A19DF"/>
    <w:rsid w:val="001A2810"/>
    <w:rsid w:val="001A2C67"/>
    <w:rsid w:val="001A2FBF"/>
    <w:rsid w:val="001A3F9C"/>
    <w:rsid w:val="001B0193"/>
    <w:rsid w:val="001B0A1D"/>
    <w:rsid w:val="001B0B0A"/>
    <w:rsid w:val="001B19C5"/>
    <w:rsid w:val="001B1D52"/>
    <w:rsid w:val="001B36BE"/>
    <w:rsid w:val="001B3BC2"/>
    <w:rsid w:val="001B43A6"/>
    <w:rsid w:val="001B4800"/>
    <w:rsid w:val="001B5D66"/>
    <w:rsid w:val="001B792D"/>
    <w:rsid w:val="001C0462"/>
    <w:rsid w:val="001C06A4"/>
    <w:rsid w:val="001C11D2"/>
    <w:rsid w:val="001C1359"/>
    <w:rsid w:val="001C1DB3"/>
    <w:rsid w:val="001C29E5"/>
    <w:rsid w:val="001C32C0"/>
    <w:rsid w:val="001C32C7"/>
    <w:rsid w:val="001C3310"/>
    <w:rsid w:val="001C45C5"/>
    <w:rsid w:val="001C489B"/>
    <w:rsid w:val="001C49EC"/>
    <w:rsid w:val="001C4E0C"/>
    <w:rsid w:val="001C5FA5"/>
    <w:rsid w:val="001D1F09"/>
    <w:rsid w:val="001D205E"/>
    <w:rsid w:val="001D3A3F"/>
    <w:rsid w:val="001D5F1A"/>
    <w:rsid w:val="001D6464"/>
    <w:rsid w:val="001E116D"/>
    <w:rsid w:val="001E1478"/>
    <w:rsid w:val="001E1FD8"/>
    <w:rsid w:val="001E272C"/>
    <w:rsid w:val="001E34D8"/>
    <w:rsid w:val="001E3A67"/>
    <w:rsid w:val="001E3D54"/>
    <w:rsid w:val="001E41E9"/>
    <w:rsid w:val="001F08B0"/>
    <w:rsid w:val="001F186A"/>
    <w:rsid w:val="001F1908"/>
    <w:rsid w:val="001F1CC5"/>
    <w:rsid w:val="001F1E89"/>
    <w:rsid w:val="001F2E19"/>
    <w:rsid w:val="001F352C"/>
    <w:rsid w:val="001F3F84"/>
    <w:rsid w:val="001F454F"/>
    <w:rsid w:val="001F4EE7"/>
    <w:rsid w:val="001F592D"/>
    <w:rsid w:val="001F665A"/>
    <w:rsid w:val="001F7709"/>
    <w:rsid w:val="00200151"/>
    <w:rsid w:val="00200796"/>
    <w:rsid w:val="00200C0D"/>
    <w:rsid w:val="002020AD"/>
    <w:rsid w:val="0020387C"/>
    <w:rsid w:val="00205274"/>
    <w:rsid w:val="00210EF4"/>
    <w:rsid w:val="0021336A"/>
    <w:rsid w:val="00213C32"/>
    <w:rsid w:val="00215551"/>
    <w:rsid w:val="00216D1E"/>
    <w:rsid w:val="00220F8C"/>
    <w:rsid w:val="002216D9"/>
    <w:rsid w:val="00221A3D"/>
    <w:rsid w:val="00221BEE"/>
    <w:rsid w:val="00222186"/>
    <w:rsid w:val="00222296"/>
    <w:rsid w:val="00223FE0"/>
    <w:rsid w:val="00224B02"/>
    <w:rsid w:val="00225069"/>
    <w:rsid w:val="002261A9"/>
    <w:rsid w:val="00226785"/>
    <w:rsid w:val="00227421"/>
    <w:rsid w:val="00227B5C"/>
    <w:rsid w:val="00227FF1"/>
    <w:rsid w:val="00230C28"/>
    <w:rsid w:val="00230F3D"/>
    <w:rsid w:val="002324ED"/>
    <w:rsid w:val="00233F06"/>
    <w:rsid w:val="0023429B"/>
    <w:rsid w:val="0023490D"/>
    <w:rsid w:val="00235220"/>
    <w:rsid w:val="002353F6"/>
    <w:rsid w:val="0023713D"/>
    <w:rsid w:val="00237DA5"/>
    <w:rsid w:val="002400D2"/>
    <w:rsid w:val="00241A90"/>
    <w:rsid w:val="00242191"/>
    <w:rsid w:val="00244A1A"/>
    <w:rsid w:val="0024575F"/>
    <w:rsid w:val="00247751"/>
    <w:rsid w:val="00252C11"/>
    <w:rsid w:val="00252D72"/>
    <w:rsid w:val="00252E29"/>
    <w:rsid w:val="002541A8"/>
    <w:rsid w:val="00254CFC"/>
    <w:rsid w:val="00255318"/>
    <w:rsid w:val="002560F7"/>
    <w:rsid w:val="0026014F"/>
    <w:rsid w:val="00260692"/>
    <w:rsid w:val="00260C77"/>
    <w:rsid w:val="00262081"/>
    <w:rsid w:val="0026254A"/>
    <w:rsid w:val="00263CEB"/>
    <w:rsid w:val="00263EFE"/>
    <w:rsid w:val="0026492C"/>
    <w:rsid w:val="00265174"/>
    <w:rsid w:val="00266A87"/>
    <w:rsid w:val="00272B69"/>
    <w:rsid w:val="00273F08"/>
    <w:rsid w:val="0027422A"/>
    <w:rsid w:val="00274A86"/>
    <w:rsid w:val="00274B73"/>
    <w:rsid w:val="002759BC"/>
    <w:rsid w:val="0028024C"/>
    <w:rsid w:val="00280D56"/>
    <w:rsid w:val="00281FAF"/>
    <w:rsid w:val="00283421"/>
    <w:rsid w:val="002845F3"/>
    <w:rsid w:val="00284A12"/>
    <w:rsid w:val="00284F7A"/>
    <w:rsid w:val="00286938"/>
    <w:rsid w:val="00290187"/>
    <w:rsid w:val="002913A4"/>
    <w:rsid w:val="00291C80"/>
    <w:rsid w:val="00292319"/>
    <w:rsid w:val="0029271C"/>
    <w:rsid w:val="00293313"/>
    <w:rsid w:val="00293EA3"/>
    <w:rsid w:val="0029485C"/>
    <w:rsid w:val="00294F2C"/>
    <w:rsid w:val="00296D7C"/>
    <w:rsid w:val="002A0756"/>
    <w:rsid w:val="002A0BE2"/>
    <w:rsid w:val="002A10CA"/>
    <w:rsid w:val="002A22A8"/>
    <w:rsid w:val="002A2717"/>
    <w:rsid w:val="002A3659"/>
    <w:rsid w:val="002A53A6"/>
    <w:rsid w:val="002A5916"/>
    <w:rsid w:val="002B10C1"/>
    <w:rsid w:val="002B2BA9"/>
    <w:rsid w:val="002B3669"/>
    <w:rsid w:val="002B3863"/>
    <w:rsid w:val="002B3CDF"/>
    <w:rsid w:val="002B4B91"/>
    <w:rsid w:val="002B5ED6"/>
    <w:rsid w:val="002B603F"/>
    <w:rsid w:val="002B7FCB"/>
    <w:rsid w:val="002C06CF"/>
    <w:rsid w:val="002C0703"/>
    <w:rsid w:val="002C0BE8"/>
    <w:rsid w:val="002C0BEC"/>
    <w:rsid w:val="002C0F01"/>
    <w:rsid w:val="002C4EE9"/>
    <w:rsid w:val="002C556C"/>
    <w:rsid w:val="002C7198"/>
    <w:rsid w:val="002D0532"/>
    <w:rsid w:val="002D0875"/>
    <w:rsid w:val="002D0983"/>
    <w:rsid w:val="002D0A76"/>
    <w:rsid w:val="002D193C"/>
    <w:rsid w:val="002D224E"/>
    <w:rsid w:val="002D2502"/>
    <w:rsid w:val="002D3C44"/>
    <w:rsid w:val="002D3F19"/>
    <w:rsid w:val="002D4B04"/>
    <w:rsid w:val="002D6619"/>
    <w:rsid w:val="002E07AA"/>
    <w:rsid w:val="002E16C4"/>
    <w:rsid w:val="002E2870"/>
    <w:rsid w:val="002E3A9D"/>
    <w:rsid w:val="002E4C17"/>
    <w:rsid w:val="002E551C"/>
    <w:rsid w:val="002E58D5"/>
    <w:rsid w:val="002E594D"/>
    <w:rsid w:val="002E5B33"/>
    <w:rsid w:val="002E5B59"/>
    <w:rsid w:val="002E63EB"/>
    <w:rsid w:val="002E67E7"/>
    <w:rsid w:val="002E6B09"/>
    <w:rsid w:val="002E7854"/>
    <w:rsid w:val="002F03CE"/>
    <w:rsid w:val="002F1911"/>
    <w:rsid w:val="002F230E"/>
    <w:rsid w:val="002F2DC6"/>
    <w:rsid w:val="002F334B"/>
    <w:rsid w:val="002F3468"/>
    <w:rsid w:val="002F3AB3"/>
    <w:rsid w:val="002F400F"/>
    <w:rsid w:val="002F5E19"/>
    <w:rsid w:val="002F794C"/>
    <w:rsid w:val="0030053A"/>
    <w:rsid w:val="00300F34"/>
    <w:rsid w:val="0030319F"/>
    <w:rsid w:val="0030384E"/>
    <w:rsid w:val="00303B55"/>
    <w:rsid w:val="003040B8"/>
    <w:rsid w:val="00304848"/>
    <w:rsid w:val="003048AD"/>
    <w:rsid w:val="0030596E"/>
    <w:rsid w:val="003079A1"/>
    <w:rsid w:val="00307BB9"/>
    <w:rsid w:val="00307BFA"/>
    <w:rsid w:val="003108F5"/>
    <w:rsid w:val="0031090D"/>
    <w:rsid w:val="00312665"/>
    <w:rsid w:val="00312DD8"/>
    <w:rsid w:val="003136E9"/>
    <w:rsid w:val="00315248"/>
    <w:rsid w:val="003156A9"/>
    <w:rsid w:val="00317011"/>
    <w:rsid w:val="00320B27"/>
    <w:rsid w:val="00321B9E"/>
    <w:rsid w:val="00324381"/>
    <w:rsid w:val="0032485A"/>
    <w:rsid w:val="00326257"/>
    <w:rsid w:val="00327E05"/>
    <w:rsid w:val="0033013D"/>
    <w:rsid w:val="003301F6"/>
    <w:rsid w:val="0033177E"/>
    <w:rsid w:val="00332BA8"/>
    <w:rsid w:val="00333EDF"/>
    <w:rsid w:val="00335B86"/>
    <w:rsid w:val="00335F23"/>
    <w:rsid w:val="00336A07"/>
    <w:rsid w:val="00337B70"/>
    <w:rsid w:val="0034023F"/>
    <w:rsid w:val="00342119"/>
    <w:rsid w:val="003434CD"/>
    <w:rsid w:val="00343AC3"/>
    <w:rsid w:val="00343CF9"/>
    <w:rsid w:val="0034436C"/>
    <w:rsid w:val="00344992"/>
    <w:rsid w:val="00344CBB"/>
    <w:rsid w:val="00344D35"/>
    <w:rsid w:val="0034548E"/>
    <w:rsid w:val="00350084"/>
    <w:rsid w:val="0035045A"/>
    <w:rsid w:val="00352365"/>
    <w:rsid w:val="003529F7"/>
    <w:rsid w:val="00352BCC"/>
    <w:rsid w:val="00353B21"/>
    <w:rsid w:val="0035456B"/>
    <w:rsid w:val="00354BEF"/>
    <w:rsid w:val="003563E6"/>
    <w:rsid w:val="00356C09"/>
    <w:rsid w:val="003616A7"/>
    <w:rsid w:val="00361901"/>
    <w:rsid w:val="00362516"/>
    <w:rsid w:val="00362E09"/>
    <w:rsid w:val="00363AAC"/>
    <w:rsid w:val="00363CBE"/>
    <w:rsid w:val="003646FF"/>
    <w:rsid w:val="00366FD1"/>
    <w:rsid w:val="00367066"/>
    <w:rsid w:val="003676BE"/>
    <w:rsid w:val="00367C39"/>
    <w:rsid w:val="003701C2"/>
    <w:rsid w:val="00370826"/>
    <w:rsid w:val="00370C89"/>
    <w:rsid w:val="00372606"/>
    <w:rsid w:val="00374123"/>
    <w:rsid w:val="00375E67"/>
    <w:rsid w:val="00375F0B"/>
    <w:rsid w:val="00376035"/>
    <w:rsid w:val="00376CC6"/>
    <w:rsid w:val="00377313"/>
    <w:rsid w:val="00377F82"/>
    <w:rsid w:val="00381CC7"/>
    <w:rsid w:val="00382232"/>
    <w:rsid w:val="00382828"/>
    <w:rsid w:val="003830F7"/>
    <w:rsid w:val="0038322D"/>
    <w:rsid w:val="00383728"/>
    <w:rsid w:val="00385691"/>
    <w:rsid w:val="00385F5B"/>
    <w:rsid w:val="00386654"/>
    <w:rsid w:val="00386B3C"/>
    <w:rsid w:val="00386C3A"/>
    <w:rsid w:val="00387BF7"/>
    <w:rsid w:val="00393B7B"/>
    <w:rsid w:val="003945DC"/>
    <w:rsid w:val="00394625"/>
    <w:rsid w:val="003949D0"/>
    <w:rsid w:val="00396683"/>
    <w:rsid w:val="003A0BA9"/>
    <w:rsid w:val="003A13C8"/>
    <w:rsid w:val="003A1731"/>
    <w:rsid w:val="003A2160"/>
    <w:rsid w:val="003A21EB"/>
    <w:rsid w:val="003A2E54"/>
    <w:rsid w:val="003A3879"/>
    <w:rsid w:val="003A7727"/>
    <w:rsid w:val="003B1130"/>
    <w:rsid w:val="003B1969"/>
    <w:rsid w:val="003B1B76"/>
    <w:rsid w:val="003B2157"/>
    <w:rsid w:val="003B27B9"/>
    <w:rsid w:val="003B4C91"/>
    <w:rsid w:val="003B5E9D"/>
    <w:rsid w:val="003C214E"/>
    <w:rsid w:val="003C2569"/>
    <w:rsid w:val="003C57BD"/>
    <w:rsid w:val="003C639F"/>
    <w:rsid w:val="003C6718"/>
    <w:rsid w:val="003C6800"/>
    <w:rsid w:val="003C6A0E"/>
    <w:rsid w:val="003C6DC1"/>
    <w:rsid w:val="003C7B93"/>
    <w:rsid w:val="003C7D4D"/>
    <w:rsid w:val="003D0704"/>
    <w:rsid w:val="003D0D1F"/>
    <w:rsid w:val="003D198A"/>
    <w:rsid w:val="003D1D35"/>
    <w:rsid w:val="003D2C43"/>
    <w:rsid w:val="003D3A4D"/>
    <w:rsid w:val="003D46A4"/>
    <w:rsid w:val="003D4F6A"/>
    <w:rsid w:val="003D5605"/>
    <w:rsid w:val="003D5919"/>
    <w:rsid w:val="003D6B77"/>
    <w:rsid w:val="003D77B9"/>
    <w:rsid w:val="003E0081"/>
    <w:rsid w:val="003E027A"/>
    <w:rsid w:val="003E1BBF"/>
    <w:rsid w:val="003E1FC2"/>
    <w:rsid w:val="003E29A7"/>
    <w:rsid w:val="003E2D3F"/>
    <w:rsid w:val="003E44A3"/>
    <w:rsid w:val="003E5B3A"/>
    <w:rsid w:val="003E7F74"/>
    <w:rsid w:val="003F0B9D"/>
    <w:rsid w:val="003F127C"/>
    <w:rsid w:val="003F167A"/>
    <w:rsid w:val="003F26FB"/>
    <w:rsid w:val="003F35CD"/>
    <w:rsid w:val="003F3702"/>
    <w:rsid w:val="003F382F"/>
    <w:rsid w:val="003F62DC"/>
    <w:rsid w:val="003F71ED"/>
    <w:rsid w:val="003F72AF"/>
    <w:rsid w:val="004014FB"/>
    <w:rsid w:val="00401837"/>
    <w:rsid w:val="0040204D"/>
    <w:rsid w:val="00402114"/>
    <w:rsid w:val="004024E8"/>
    <w:rsid w:val="004035B2"/>
    <w:rsid w:val="00403C27"/>
    <w:rsid w:val="00404595"/>
    <w:rsid w:val="004051AC"/>
    <w:rsid w:val="00405721"/>
    <w:rsid w:val="00405A53"/>
    <w:rsid w:val="00406185"/>
    <w:rsid w:val="0041077E"/>
    <w:rsid w:val="00412125"/>
    <w:rsid w:val="00412ABD"/>
    <w:rsid w:val="00412B62"/>
    <w:rsid w:val="00413190"/>
    <w:rsid w:val="00413387"/>
    <w:rsid w:val="004138B3"/>
    <w:rsid w:val="0041513E"/>
    <w:rsid w:val="00415228"/>
    <w:rsid w:val="00415738"/>
    <w:rsid w:val="00416AF8"/>
    <w:rsid w:val="00420440"/>
    <w:rsid w:val="0042062D"/>
    <w:rsid w:val="00421084"/>
    <w:rsid w:val="004222CE"/>
    <w:rsid w:val="004239DC"/>
    <w:rsid w:val="004241D1"/>
    <w:rsid w:val="00424712"/>
    <w:rsid w:val="0042485D"/>
    <w:rsid w:val="004248BA"/>
    <w:rsid w:val="00424F61"/>
    <w:rsid w:val="00425E71"/>
    <w:rsid w:val="0042690D"/>
    <w:rsid w:val="00427766"/>
    <w:rsid w:val="00427AA2"/>
    <w:rsid w:val="00430202"/>
    <w:rsid w:val="00430408"/>
    <w:rsid w:val="0043064F"/>
    <w:rsid w:val="00430A68"/>
    <w:rsid w:val="00432159"/>
    <w:rsid w:val="00433391"/>
    <w:rsid w:val="0043622A"/>
    <w:rsid w:val="00436787"/>
    <w:rsid w:val="00436C86"/>
    <w:rsid w:val="00437CC5"/>
    <w:rsid w:val="00441608"/>
    <w:rsid w:val="004424BA"/>
    <w:rsid w:val="00442DC2"/>
    <w:rsid w:val="00442FE7"/>
    <w:rsid w:val="00443E74"/>
    <w:rsid w:val="00443F7D"/>
    <w:rsid w:val="00443F98"/>
    <w:rsid w:val="00443FD2"/>
    <w:rsid w:val="004445DF"/>
    <w:rsid w:val="00445421"/>
    <w:rsid w:val="00447176"/>
    <w:rsid w:val="004474BA"/>
    <w:rsid w:val="004504B1"/>
    <w:rsid w:val="00450958"/>
    <w:rsid w:val="00451032"/>
    <w:rsid w:val="00451D66"/>
    <w:rsid w:val="00452978"/>
    <w:rsid w:val="004531C6"/>
    <w:rsid w:val="00453453"/>
    <w:rsid w:val="004536E0"/>
    <w:rsid w:val="00453B2E"/>
    <w:rsid w:val="0045504D"/>
    <w:rsid w:val="004552A5"/>
    <w:rsid w:val="00455D76"/>
    <w:rsid w:val="00456E58"/>
    <w:rsid w:val="004574C1"/>
    <w:rsid w:val="00460C47"/>
    <w:rsid w:val="004617B2"/>
    <w:rsid w:val="00461CFD"/>
    <w:rsid w:val="004625B5"/>
    <w:rsid w:val="0046310A"/>
    <w:rsid w:val="00463507"/>
    <w:rsid w:val="00464B6C"/>
    <w:rsid w:val="00464E8C"/>
    <w:rsid w:val="00465279"/>
    <w:rsid w:val="00466813"/>
    <w:rsid w:val="00466B4E"/>
    <w:rsid w:val="00467379"/>
    <w:rsid w:val="00470B81"/>
    <w:rsid w:val="0047169D"/>
    <w:rsid w:val="0047264F"/>
    <w:rsid w:val="00472AC5"/>
    <w:rsid w:val="00472C2B"/>
    <w:rsid w:val="00472EBA"/>
    <w:rsid w:val="004732B6"/>
    <w:rsid w:val="0047462B"/>
    <w:rsid w:val="004754A2"/>
    <w:rsid w:val="00477218"/>
    <w:rsid w:val="004779BB"/>
    <w:rsid w:val="0048013A"/>
    <w:rsid w:val="004801A9"/>
    <w:rsid w:val="00485AD4"/>
    <w:rsid w:val="00485EA8"/>
    <w:rsid w:val="00486455"/>
    <w:rsid w:val="0048740F"/>
    <w:rsid w:val="0049011D"/>
    <w:rsid w:val="00492169"/>
    <w:rsid w:val="004922B4"/>
    <w:rsid w:val="004925D4"/>
    <w:rsid w:val="00493599"/>
    <w:rsid w:val="00494407"/>
    <w:rsid w:val="0049560E"/>
    <w:rsid w:val="0049594B"/>
    <w:rsid w:val="00496820"/>
    <w:rsid w:val="004968FF"/>
    <w:rsid w:val="00497361"/>
    <w:rsid w:val="004A0D1C"/>
    <w:rsid w:val="004A1139"/>
    <w:rsid w:val="004A1469"/>
    <w:rsid w:val="004A34D0"/>
    <w:rsid w:val="004A3621"/>
    <w:rsid w:val="004A493F"/>
    <w:rsid w:val="004A6A3A"/>
    <w:rsid w:val="004A7283"/>
    <w:rsid w:val="004A7B5E"/>
    <w:rsid w:val="004B1D72"/>
    <w:rsid w:val="004B1DCC"/>
    <w:rsid w:val="004B2813"/>
    <w:rsid w:val="004B306F"/>
    <w:rsid w:val="004B30DF"/>
    <w:rsid w:val="004B3549"/>
    <w:rsid w:val="004B46FA"/>
    <w:rsid w:val="004B7991"/>
    <w:rsid w:val="004B7F99"/>
    <w:rsid w:val="004C0636"/>
    <w:rsid w:val="004C06CE"/>
    <w:rsid w:val="004C06EF"/>
    <w:rsid w:val="004C25E3"/>
    <w:rsid w:val="004C27E6"/>
    <w:rsid w:val="004C28F8"/>
    <w:rsid w:val="004C32E7"/>
    <w:rsid w:val="004C358A"/>
    <w:rsid w:val="004C3B90"/>
    <w:rsid w:val="004C617E"/>
    <w:rsid w:val="004D252D"/>
    <w:rsid w:val="004D390F"/>
    <w:rsid w:val="004D6680"/>
    <w:rsid w:val="004D6DAE"/>
    <w:rsid w:val="004E077E"/>
    <w:rsid w:val="004E1131"/>
    <w:rsid w:val="004E12A3"/>
    <w:rsid w:val="004E16E8"/>
    <w:rsid w:val="004E2CF3"/>
    <w:rsid w:val="004E3DC5"/>
    <w:rsid w:val="004E569F"/>
    <w:rsid w:val="004E58C1"/>
    <w:rsid w:val="004E6135"/>
    <w:rsid w:val="004E7F6B"/>
    <w:rsid w:val="004F03F7"/>
    <w:rsid w:val="004F09BB"/>
    <w:rsid w:val="004F0C56"/>
    <w:rsid w:val="004F42E6"/>
    <w:rsid w:val="004F64DC"/>
    <w:rsid w:val="004F75B6"/>
    <w:rsid w:val="0050115F"/>
    <w:rsid w:val="00502E81"/>
    <w:rsid w:val="00504B33"/>
    <w:rsid w:val="0050514E"/>
    <w:rsid w:val="005063DE"/>
    <w:rsid w:val="005065B1"/>
    <w:rsid w:val="00506C8E"/>
    <w:rsid w:val="0051055D"/>
    <w:rsid w:val="005124F4"/>
    <w:rsid w:val="00513EF2"/>
    <w:rsid w:val="00514A38"/>
    <w:rsid w:val="00515488"/>
    <w:rsid w:val="005162DE"/>
    <w:rsid w:val="005173BB"/>
    <w:rsid w:val="0051772B"/>
    <w:rsid w:val="0052280E"/>
    <w:rsid w:val="0052292B"/>
    <w:rsid w:val="00522AC0"/>
    <w:rsid w:val="00522F35"/>
    <w:rsid w:val="00524878"/>
    <w:rsid w:val="00524E4E"/>
    <w:rsid w:val="00525493"/>
    <w:rsid w:val="00525953"/>
    <w:rsid w:val="005260E4"/>
    <w:rsid w:val="0052647E"/>
    <w:rsid w:val="0052791C"/>
    <w:rsid w:val="00530099"/>
    <w:rsid w:val="00530700"/>
    <w:rsid w:val="00530EC5"/>
    <w:rsid w:val="00531406"/>
    <w:rsid w:val="005318CF"/>
    <w:rsid w:val="0053266C"/>
    <w:rsid w:val="0053317A"/>
    <w:rsid w:val="00534420"/>
    <w:rsid w:val="00535AE4"/>
    <w:rsid w:val="00536024"/>
    <w:rsid w:val="00536A74"/>
    <w:rsid w:val="00536D34"/>
    <w:rsid w:val="00536E70"/>
    <w:rsid w:val="00541214"/>
    <w:rsid w:val="00541591"/>
    <w:rsid w:val="00543376"/>
    <w:rsid w:val="00543D12"/>
    <w:rsid w:val="00543D1B"/>
    <w:rsid w:val="00543F9D"/>
    <w:rsid w:val="00544937"/>
    <w:rsid w:val="00544B61"/>
    <w:rsid w:val="0054502F"/>
    <w:rsid w:val="005500A9"/>
    <w:rsid w:val="00550F37"/>
    <w:rsid w:val="005517E0"/>
    <w:rsid w:val="00552035"/>
    <w:rsid w:val="00552368"/>
    <w:rsid w:val="005528EC"/>
    <w:rsid w:val="00552C80"/>
    <w:rsid w:val="005531C7"/>
    <w:rsid w:val="00553C23"/>
    <w:rsid w:val="00553C8E"/>
    <w:rsid w:val="00553D25"/>
    <w:rsid w:val="00554225"/>
    <w:rsid w:val="0055473F"/>
    <w:rsid w:val="005551FC"/>
    <w:rsid w:val="005552E8"/>
    <w:rsid w:val="0055537A"/>
    <w:rsid w:val="00556BB3"/>
    <w:rsid w:val="00556C0C"/>
    <w:rsid w:val="00557479"/>
    <w:rsid w:val="005626E9"/>
    <w:rsid w:val="0056292E"/>
    <w:rsid w:val="00563CAA"/>
    <w:rsid w:val="00564DB2"/>
    <w:rsid w:val="00565E49"/>
    <w:rsid w:val="005662F2"/>
    <w:rsid w:val="00567BD4"/>
    <w:rsid w:val="00567F86"/>
    <w:rsid w:val="00571B6A"/>
    <w:rsid w:val="00572383"/>
    <w:rsid w:val="00573297"/>
    <w:rsid w:val="005748A3"/>
    <w:rsid w:val="00574D35"/>
    <w:rsid w:val="0057589B"/>
    <w:rsid w:val="00575C91"/>
    <w:rsid w:val="005761C9"/>
    <w:rsid w:val="00577968"/>
    <w:rsid w:val="00580207"/>
    <w:rsid w:val="00584736"/>
    <w:rsid w:val="00585040"/>
    <w:rsid w:val="0058540C"/>
    <w:rsid w:val="00585A2B"/>
    <w:rsid w:val="005860C3"/>
    <w:rsid w:val="00586707"/>
    <w:rsid w:val="0058722B"/>
    <w:rsid w:val="005906BA"/>
    <w:rsid w:val="005908CB"/>
    <w:rsid w:val="00591C8D"/>
    <w:rsid w:val="005922E9"/>
    <w:rsid w:val="0059264C"/>
    <w:rsid w:val="00593574"/>
    <w:rsid w:val="005949B9"/>
    <w:rsid w:val="005958A8"/>
    <w:rsid w:val="005A15E8"/>
    <w:rsid w:val="005A2DCE"/>
    <w:rsid w:val="005A52D4"/>
    <w:rsid w:val="005B1E68"/>
    <w:rsid w:val="005B2441"/>
    <w:rsid w:val="005B2E56"/>
    <w:rsid w:val="005B2F15"/>
    <w:rsid w:val="005B53B5"/>
    <w:rsid w:val="005B65BD"/>
    <w:rsid w:val="005B6782"/>
    <w:rsid w:val="005B6923"/>
    <w:rsid w:val="005B7863"/>
    <w:rsid w:val="005C342C"/>
    <w:rsid w:val="005C4B88"/>
    <w:rsid w:val="005C57FF"/>
    <w:rsid w:val="005C604E"/>
    <w:rsid w:val="005D0026"/>
    <w:rsid w:val="005D012A"/>
    <w:rsid w:val="005D02CC"/>
    <w:rsid w:val="005D122E"/>
    <w:rsid w:val="005D1D51"/>
    <w:rsid w:val="005D75F5"/>
    <w:rsid w:val="005D781E"/>
    <w:rsid w:val="005D7D86"/>
    <w:rsid w:val="005E11FA"/>
    <w:rsid w:val="005E15EF"/>
    <w:rsid w:val="005E1CE4"/>
    <w:rsid w:val="005E25BB"/>
    <w:rsid w:val="005E4DA4"/>
    <w:rsid w:val="005E536F"/>
    <w:rsid w:val="005E6AA2"/>
    <w:rsid w:val="005F00A5"/>
    <w:rsid w:val="005F2071"/>
    <w:rsid w:val="005F2EFF"/>
    <w:rsid w:val="005F58F9"/>
    <w:rsid w:val="005F5A62"/>
    <w:rsid w:val="005F5D2A"/>
    <w:rsid w:val="005F7DD1"/>
    <w:rsid w:val="005F7FB9"/>
    <w:rsid w:val="00600E26"/>
    <w:rsid w:val="006013AB"/>
    <w:rsid w:val="0060274E"/>
    <w:rsid w:val="00603DBA"/>
    <w:rsid w:val="006060C3"/>
    <w:rsid w:val="00606CF3"/>
    <w:rsid w:val="00607327"/>
    <w:rsid w:val="00607D69"/>
    <w:rsid w:val="00610CAC"/>
    <w:rsid w:val="00610F41"/>
    <w:rsid w:val="006118C2"/>
    <w:rsid w:val="00611BD5"/>
    <w:rsid w:val="00611D04"/>
    <w:rsid w:val="00612DF0"/>
    <w:rsid w:val="00613B4D"/>
    <w:rsid w:val="006144E5"/>
    <w:rsid w:val="00614552"/>
    <w:rsid w:val="006146A9"/>
    <w:rsid w:val="00614B45"/>
    <w:rsid w:val="00615120"/>
    <w:rsid w:val="00617BC4"/>
    <w:rsid w:val="00621930"/>
    <w:rsid w:val="006220FA"/>
    <w:rsid w:val="00623055"/>
    <w:rsid w:val="006240F4"/>
    <w:rsid w:val="006241FF"/>
    <w:rsid w:val="00625826"/>
    <w:rsid w:val="00626396"/>
    <w:rsid w:val="00626A76"/>
    <w:rsid w:val="00626AE7"/>
    <w:rsid w:val="00626C16"/>
    <w:rsid w:val="00626D72"/>
    <w:rsid w:val="00632131"/>
    <w:rsid w:val="00633050"/>
    <w:rsid w:val="00633CBA"/>
    <w:rsid w:val="00633D09"/>
    <w:rsid w:val="0063413F"/>
    <w:rsid w:val="00635545"/>
    <w:rsid w:val="0064151C"/>
    <w:rsid w:val="00641635"/>
    <w:rsid w:val="00643098"/>
    <w:rsid w:val="00647C2F"/>
    <w:rsid w:val="00650072"/>
    <w:rsid w:val="00653ACA"/>
    <w:rsid w:val="00653E7D"/>
    <w:rsid w:val="00654CB9"/>
    <w:rsid w:val="006569E9"/>
    <w:rsid w:val="006569FD"/>
    <w:rsid w:val="00656E34"/>
    <w:rsid w:val="0065790E"/>
    <w:rsid w:val="006603DF"/>
    <w:rsid w:val="00660DD6"/>
    <w:rsid w:val="0066117E"/>
    <w:rsid w:val="00661974"/>
    <w:rsid w:val="0066208D"/>
    <w:rsid w:val="00663798"/>
    <w:rsid w:val="00663B9B"/>
    <w:rsid w:val="00664784"/>
    <w:rsid w:val="006656BD"/>
    <w:rsid w:val="0066666C"/>
    <w:rsid w:val="00667F39"/>
    <w:rsid w:val="00670D87"/>
    <w:rsid w:val="00671120"/>
    <w:rsid w:val="006721D1"/>
    <w:rsid w:val="00674450"/>
    <w:rsid w:val="00675A2F"/>
    <w:rsid w:val="00676C7E"/>
    <w:rsid w:val="006800F6"/>
    <w:rsid w:val="00682408"/>
    <w:rsid w:val="006829EB"/>
    <w:rsid w:val="006839CA"/>
    <w:rsid w:val="00683CA1"/>
    <w:rsid w:val="00684A56"/>
    <w:rsid w:val="00684C40"/>
    <w:rsid w:val="00686203"/>
    <w:rsid w:val="00686E03"/>
    <w:rsid w:val="00686FB3"/>
    <w:rsid w:val="00686FF0"/>
    <w:rsid w:val="00687976"/>
    <w:rsid w:val="00692912"/>
    <w:rsid w:val="00692EB3"/>
    <w:rsid w:val="00693ACF"/>
    <w:rsid w:val="006941CB"/>
    <w:rsid w:val="00694556"/>
    <w:rsid w:val="00695202"/>
    <w:rsid w:val="00696860"/>
    <w:rsid w:val="006A013F"/>
    <w:rsid w:val="006A30E9"/>
    <w:rsid w:val="006A38E0"/>
    <w:rsid w:val="006A3BC7"/>
    <w:rsid w:val="006A46AF"/>
    <w:rsid w:val="006A4842"/>
    <w:rsid w:val="006A5174"/>
    <w:rsid w:val="006A5319"/>
    <w:rsid w:val="006A5FE0"/>
    <w:rsid w:val="006B1065"/>
    <w:rsid w:val="006B1CF6"/>
    <w:rsid w:val="006B299F"/>
    <w:rsid w:val="006B4A09"/>
    <w:rsid w:val="006B6189"/>
    <w:rsid w:val="006B7209"/>
    <w:rsid w:val="006C057D"/>
    <w:rsid w:val="006C0925"/>
    <w:rsid w:val="006C1405"/>
    <w:rsid w:val="006C2AA2"/>
    <w:rsid w:val="006C49F8"/>
    <w:rsid w:val="006C72EE"/>
    <w:rsid w:val="006D0FE1"/>
    <w:rsid w:val="006D155B"/>
    <w:rsid w:val="006D186A"/>
    <w:rsid w:val="006D1906"/>
    <w:rsid w:val="006D210F"/>
    <w:rsid w:val="006D3451"/>
    <w:rsid w:val="006D3D98"/>
    <w:rsid w:val="006D474B"/>
    <w:rsid w:val="006D5381"/>
    <w:rsid w:val="006D6F43"/>
    <w:rsid w:val="006D6F91"/>
    <w:rsid w:val="006E1B50"/>
    <w:rsid w:val="006E1F10"/>
    <w:rsid w:val="006E329C"/>
    <w:rsid w:val="006E7221"/>
    <w:rsid w:val="006E76F1"/>
    <w:rsid w:val="006E7D92"/>
    <w:rsid w:val="006E7F02"/>
    <w:rsid w:val="006F0403"/>
    <w:rsid w:val="006F17CD"/>
    <w:rsid w:val="006F1A1F"/>
    <w:rsid w:val="006F1D12"/>
    <w:rsid w:val="006F22BF"/>
    <w:rsid w:val="006F2689"/>
    <w:rsid w:val="006F27C7"/>
    <w:rsid w:val="006F2F10"/>
    <w:rsid w:val="006F3685"/>
    <w:rsid w:val="006F3772"/>
    <w:rsid w:val="006F5656"/>
    <w:rsid w:val="006F5FAC"/>
    <w:rsid w:val="006F664D"/>
    <w:rsid w:val="006F6D24"/>
    <w:rsid w:val="006F6D6A"/>
    <w:rsid w:val="006F714E"/>
    <w:rsid w:val="006F72EF"/>
    <w:rsid w:val="006F7DCA"/>
    <w:rsid w:val="00700BD1"/>
    <w:rsid w:val="00700D29"/>
    <w:rsid w:val="0070128C"/>
    <w:rsid w:val="007018F2"/>
    <w:rsid w:val="0070489F"/>
    <w:rsid w:val="00704948"/>
    <w:rsid w:val="00704B52"/>
    <w:rsid w:val="00704E47"/>
    <w:rsid w:val="0070670B"/>
    <w:rsid w:val="00706A2F"/>
    <w:rsid w:val="00706E39"/>
    <w:rsid w:val="00707A75"/>
    <w:rsid w:val="00711AA6"/>
    <w:rsid w:val="00711D50"/>
    <w:rsid w:val="00712F94"/>
    <w:rsid w:val="00713043"/>
    <w:rsid w:val="007146A9"/>
    <w:rsid w:val="00715745"/>
    <w:rsid w:val="007158AB"/>
    <w:rsid w:val="00716E55"/>
    <w:rsid w:val="00717654"/>
    <w:rsid w:val="007178F4"/>
    <w:rsid w:val="00717F3B"/>
    <w:rsid w:val="007200B1"/>
    <w:rsid w:val="007201B2"/>
    <w:rsid w:val="00721440"/>
    <w:rsid w:val="007215B2"/>
    <w:rsid w:val="00722225"/>
    <w:rsid w:val="0072255A"/>
    <w:rsid w:val="00723FAB"/>
    <w:rsid w:val="007247D9"/>
    <w:rsid w:val="00724D1D"/>
    <w:rsid w:val="00725A94"/>
    <w:rsid w:val="00725E0E"/>
    <w:rsid w:val="00725E7D"/>
    <w:rsid w:val="00731410"/>
    <w:rsid w:val="00732563"/>
    <w:rsid w:val="00732723"/>
    <w:rsid w:val="00742174"/>
    <w:rsid w:val="00746621"/>
    <w:rsid w:val="0075146A"/>
    <w:rsid w:val="007515E9"/>
    <w:rsid w:val="00751FF1"/>
    <w:rsid w:val="007528FB"/>
    <w:rsid w:val="0075393C"/>
    <w:rsid w:val="00753D91"/>
    <w:rsid w:val="0075432D"/>
    <w:rsid w:val="00754858"/>
    <w:rsid w:val="007569DE"/>
    <w:rsid w:val="00757273"/>
    <w:rsid w:val="00757930"/>
    <w:rsid w:val="00761BD3"/>
    <w:rsid w:val="00765814"/>
    <w:rsid w:val="00766A6A"/>
    <w:rsid w:val="0076758A"/>
    <w:rsid w:val="00770A0B"/>
    <w:rsid w:val="00770E36"/>
    <w:rsid w:val="00772A9A"/>
    <w:rsid w:val="00772AE4"/>
    <w:rsid w:val="00772F95"/>
    <w:rsid w:val="0077613F"/>
    <w:rsid w:val="00776967"/>
    <w:rsid w:val="00777655"/>
    <w:rsid w:val="00780299"/>
    <w:rsid w:val="00780D46"/>
    <w:rsid w:val="00781959"/>
    <w:rsid w:val="00781AE2"/>
    <w:rsid w:val="00781E67"/>
    <w:rsid w:val="007830EE"/>
    <w:rsid w:val="00783156"/>
    <w:rsid w:val="007843C1"/>
    <w:rsid w:val="007851B5"/>
    <w:rsid w:val="007852EC"/>
    <w:rsid w:val="0079023F"/>
    <w:rsid w:val="0079177F"/>
    <w:rsid w:val="00791B91"/>
    <w:rsid w:val="00791BE7"/>
    <w:rsid w:val="00792ED8"/>
    <w:rsid w:val="007944C0"/>
    <w:rsid w:val="007959A0"/>
    <w:rsid w:val="00795F75"/>
    <w:rsid w:val="00797966"/>
    <w:rsid w:val="007A0858"/>
    <w:rsid w:val="007A0A95"/>
    <w:rsid w:val="007A1214"/>
    <w:rsid w:val="007A37C6"/>
    <w:rsid w:val="007A3DF3"/>
    <w:rsid w:val="007A4B4D"/>
    <w:rsid w:val="007A537B"/>
    <w:rsid w:val="007A5BA9"/>
    <w:rsid w:val="007A5D7C"/>
    <w:rsid w:val="007A5F49"/>
    <w:rsid w:val="007A6AEF"/>
    <w:rsid w:val="007A6F0E"/>
    <w:rsid w:val="007A7757"/>
    <w:rsid w:val="007A7771"/>
    <w:rsid w:val="007A778F"/>
    <w:rsid w:val="007A7797"/>
    <w:rsid w:val="007B0019"/>
    <w:rsid w:val="007B116C"/>
    <w:rsid w:val="007B1C43"/>
    <w:rsid w:val="007B1EA3"/>
    <w:rsid w:val="007B33A1"/>
    <w:rsid w:val="007B445C"/>
    <w:rsid w:val="007B4DDB"/>
    <w:rsid w:val="007B56D5"/>
    <w:rsid w:val="007B62DC"/>
    <w:rsid w:val="007B64A5"/>
    <w:rsid w:val="007B69BC"/>
    <w:rsid w:val="007B6C36"/>
    <w:rsid w:val="007B71CC"/>
    <w:rsid w:val="007B7B3F"/>
    <w:rsid w:val="007C0BD4"/>
    <w:rsid w:val="007C1500"/>
    <w:rsid w:val="007C1C7B"/>
    <w:rsid w:val="007C37D3"/>
    <w:rsid w:val="007C389F"/>
    <w:rsid w:val="007C4A57"/>
    <w:rsid w:val="007C5E48"/>
    <w:rsid w:val="007C604E"/>
    <w:rsid w:val="007C6D1B"/>
    <w:rsid w:val="007C7527"/>
    <w:rsid w:val="007C7DAA"/>
    <w:rsid w:val="007D15E9"/>
    <w:rsid w:val="007D2266"/>
    <w:rsid w:val="007D27D9"/>
    <w:rsid w:val="007D296F"/>
    <w:rsid w:val="007D29A7"/>
    <w:rsid w:val="007D307F"/>
    <w:rsid w:val="007D3132"/>
    <w:rsid w:val="007D5928"/>
    <w:rsid w:val="007D5A3B"/>
    <w:rsid w:val="007D65AC"/>
    <w:rsid w:val="007D7261"/>
    <w:rsid w:val="007D7641"/>
    <w:rsid w:val="007E0894"/>
    <w:rsid w:val="007E0A3D"/>
    <w:rsid w:val="007E1986"/>
    <w:rsid w:val="007E1DEC"/>
    <w:rsid w:val="007E266F"/>
    <w:rsid w:val="007E2BAA"/>
    <w:rsid w:val="007E364E"/>
    <w:rsid w:val="007E39CB"/>
    <w:rsid w:val="007E3B39"/>
    <w:rsid w:val="007E3E2B"/>
    <w:rsid w:val="007E47DA"/>
    <w:rsid w:val="007E5078"/>
    <w:rsid w:val="007E7E75"/>
    <w:rsid w:val="007E7F96"/>
    <w:rsid w:val="007F25D4"/>
    <w:rsid w:val="007F492A"/>
    <w:rsid w:val="007F52DA"/>
    <w:rsid w:val="007F5600"/>
    <w:rsid w:val="007F67E7"/>
    <w:rsid w:val="007F7A5E"/>
    <w:rsid w:val="007F7C2C"/>
    <w:rsid w:val="007F7DC6"/>
    <w:rsid w:val="00800325"/>
    <w:rsid w:val="00800C31"/>
    <w:rsid w:val="00800FF8"/>
    <w:rsid w:val="0080139C"/>
    <w:rsid w:val="00801E03"/>
    <w:rsid w:val="00803B5C"/>
    <w:rsid w:val="0080472E"/>
    <w:rsid w:val="00804E96"/>
    <w:rsid w:val="00804F35"/>
    <w:rsid w:val="008058D3"/>
    <w:rsid w:val="008065EE"/>
    <w:rsid w:val="0080664E"/>
    <w:rsid w:val="0080670C"/>
    <w:rsid w:val="00810377"/>
    <w:rsid w:val="008107C7"/>
    <w:rsid w:val="00810E4E"/>
    <w:rsid w:val="008156AE"/>
    <w:rsid w:val="00815D66"/>
    <w:rsid w:val="00816AE2"/>
    <w:rsid w:val="00817653"/>
    <w:rsid w:val="00820477"/>
    <w:rsid w:val="00820951"/>
    <w:rsid w:val="00821649"/>
    <w:rsid w:val="0082199A"/>
    <w:rsid w:val="00821A85"/>
    <w:rsid w:val="008240EA"/>
    <w:rsid w:val="00824D20"/>
    <w:rsid w:val="00824FE9"/>
    <w:rsid w:val="0082567F"/>
    <w:rsid w:val="00826E48"/>
    <w:rsid w:val="0082751E"/>
    <w:rsid w:val="0083011C"/>
    <w:rsid w:val="00830F85"/>
    <w:rsid w:val="00834BC2"/>
    <w:rsid w:val="008354C4"/>
    <w:rsid w:val="008354D0"/>
    <w:rsid w:val="00836B65"/>
    <w:rsid w:val="00836F7D"/>
    <w:rsid w:val="00837043"/>
    <w:rsid w:val="00837373"/>
    <w:rsid w:val="00837448"/>
    <w:rsid w:val="008404C3"/>
    <w:rsid w:val="00840EE1"/>
    <w:rsid w:val="00840EE8"/>
    <w:rsid w:val="00841D39"/>
    <w:rsid w:val="00843172"/>
    <w:rsid w:val="00844DB1"/>
    <w:rsid w:val="00844F33"/>
    <w:rsid w:val="00845587"/>
    <w:rsid w:val="00846843"/>
    <w:rsid w:val="0084765C"/>
    <w:rsid w:val="00847F2E"/>
    <w:rsid w:val="00851406"/>
    <w:rsid w:val="0085151F"/>
    <w:rsid w:val="008526E9"/>
    <w:rsid w:val="00852D07"/>
    <w:rsid w:val="00853D2A"/>
    <w:rsid w:val="00855D6F"/>
    <w:rsid w:val="008579DC"/>
    <w:rsid w:val="00860594"/>
    <w:rsid w:val="008613FC"/>
    <w:rsid w:val="00862D82"/>
    <w:rsid w:val="00862F08"/>
    <w:rsid w:val="008640F5"/>
    <w:rsid w:val="00864328"/>
    <w:rsid w:val="0086487D"/>
    <w:rsid w:val="008652D8"/>
    <w:rsid w:val="00866AA4"/>
    <w:rsid w:val="00870291"/>
    <w:rsid w:val="008708BD"/>
    <w:rsid w:val="00873ABD"/>
    <w:rsid w:val="00876A3F"/>
    <w:rsid w:val="0087765F"/>
    <w:rsid w:val="00877660"/>
    <w:rsid w:val="0088011B"/>
    <w:rsid w:val="00882AFC"/>
    <w:rsid w:val="00883234"/>
    <w:rsid w:val="00883609"/>
    <w:rsid w:val="00883FB5"/>
    <w:rsid w:val="0088516D"/>
    <w:rsid w:val="008853DB"/>
    <w:rsid w:val="00885ACA"/>
    <w:rsid w:val="00887A00"/>
    <w:rsid w:val="00887ECB"/>
    <w:rsid w:val="0089137A"/>
    <w:rsid w:val="00893858"/>
    <w:rsid w:val="0089389D"/>
    <w:rsid w:val="0089397D"/>
    <w:rsid w:val="00893D21"/>
    <w:rsid w:val="00894032"/>
    <w:rsid w:val="0089467C"/>
    <w:rsid w:val="0089502E"/>
    <w:rsid w:val="00895A65"/>
    <w:rsid w:val="0089708E"/>
    <w:rsid w:val="008975BA"/>
    <w:rsid w:val="008A0196"/>
    <w:rsid w:val="008A1E33"/>
    <w:rsid w:val="008A1EEA"/>
    <w:rsid w:val="008A2B98"/>
    <w:rsid w:val="008A3A69"/>
    <w:rsid w:val="008A45A4"/>
    <w:rsid w:val="008A5A50"/>
    <w:rsid w:val="008A6093"/>
    <w:rsid w:val="008A6601"/>
    <w:rsid w:val="008A7D51"/>
    <w:rsid w:val="008B000D"/>
    <w:rsid w:val="008B0DB7"/>
    <w:rsid w:val="008B0FE9"/>
    <w:rsid w:val="008B25B3"/>
    <w:rsid w:val="008B5656"/>
    <w:rsid w:val="008B5D0D"/>
    <w:rsid w:val="008B6251"/>
    <w:rsid w:val="008B7BB4"/>
    <w:rsid w:val="008B7C11"/>
    <w:rsid w:val="008C00C6"/>
    <w:rsid w:val="008C09EA"/>
    <w:rsid w:val="008C1ADB"/>
    <w:rsid w:val="008C25A8"/>
    <w:rsid w:val="008C266A"/>
    <w:rsid w:val="008C470B"/>
    <w:rsid w:val="008C7F95"/>
    <w:rsid w:val="008D0957"/>
    <w:rsid w:val="008D3381"/>
    <w:rsid w:val="008D363B"/>
    <w:rsid w:val="008D4138"/>
    <w:rsid w:val="008D471B"/>
    <w:rsid w:val="008D4D34"/>
    <w:rsid w:val="008D4E52"/>
    <w:rsid w:val="008D5010"/>
    <w:rsid w:val="008D54E9"/>
    <w:rsid w:val="008D6EB5"/>
    <w:rsid w:val="008D790F"/>
    <w:rsid w:val="008D7AC1"/>
    <w:rsid w:val="008E095C"/>
    <w:rsid w:val="008E0F54"/>
    <w:rsid w:val="008E2653"/>
    <w:rsid w:val="008E3307"/>
    <w:rsid w:val="008E3AFC"/>
    <w:rsid w:val="008E45DE"/>
    <w:rsid w:val="008E4BF6"/>
    <w:rsid w:val="008E5A4F"/>
    <w:rsid w:val="008E5B6F"/>
    <w:rsid w:val="008E5E2B"/>
    <w:rsid w:val="008E79BE"/>
    <w:rsid w:val="008F24BA"/>
    <w:rsid w:val="008F3A12"/>
    <w:rsid w:val="008F456C"/>
    <w:rsid w:val="008F4F6A"/>
    <w:rsid w:val="008F5094"/>
    <w:rsid w:val="008F5319"/>
    <w:rsid w:val="008F645F"/>
    <w:rsid w:val="008F774E"/>
    <w:rsid w:val="00900297"/>
    <w:rsid w:val="00902419"/>
    <w:rsid w:val="00902D5A"/>
    <w:rsid w:val="00902F13"/>
    <w:rsid w:val="00904D97"/>
    <w:rsid w:val="00906262"/>
    <w:rsid w:val="009078DE"/>
    <w:rsid w:val="009112CC"/>
    <w:rsid w:val="00913030"/>
    <w:rsid w:val="009132E9"/>
    <w:rsid w:val="009144C0"/>
    <w:rsid w:val="00915DDC"/>
    <w:rsid w:val="009163D4"/>
    <w:rsid w:val="00916FAB"/>
    <w:rsid w:val="00920224"/>
    <w:rsid w:val="0092044E"/>
    <w:rsid w:val="00920943"/>
    <w:rsid w:val="00922262"/>
    <w:rsid w:val="00922E77"/>
    <w:rsid w:val="00924B01"/>
    <w:rsid w:val="009251F1"/>
    <w:rsid w:val="00926277"/>
    <w:rsid w:val="00926C68"/>
    <w:rsid w:val="0092776B"/>
    <w:rsid w:val="00927CCC"/>
    <w:rsid w:val="00930A3E"/>
    <w:rsid w:val="00930E55"/>
    <w:rsid w:val="00931387"/>
    <w:rsid w:val="009317D2"/>
    <w:rsid w:val="00931A7F"/>
    <w:rsid w:val="00933F52"/>
    <w:rsid w:val="009355EA"/>
    <w:rsid w:val="00935729"/>
    <w:rsid w:val="00935B93"/>
    <w:rsid w:val="009404C1"/>
    <w:rsid w:val="00941EAB"/>
    <w:rsid w:val="009432E4"/>
    <w:rsid w:val="00943380"/>
    <w:rsid w:val="0094342C"/>
    <w:rsid w:val="009437F2"/>
    <w:rsid w:val="00943FDD"/>
    <w:rsid w:val="00944FF0"/>
    <w:rsid w:val="009456A1"/>
    <w:rsid w:val="0094716A"/>
    <w:rsid w:val="00950516"/>
    <w:rsid w:val="00951790"/>
    <w:rsid w:val="00952076"/>
    <w:rsid w:val="00952581"/>
    <w:rsid w:val="00952BA0"/>
    <w:rsid w:val="00952F78"/>
    <w:rsid w:val="00954BE3"/>
    <w:rsid w:val="00956C78"/>
    <w:rsid w:val="00957AD6"/>
    <w:rsid w:val="009618BD"/>
    <w:rsid w:val="00961E5B"/>
    <w:rsid w:val="0096257F"/>
    <w:rsid w:val="0096261D"/>
    <w:rsid w:val="009647C2"/>
    <w:rsid w:val="00964D11"/>
    <w:rsid w:val="009663BA"/>
    <w:rsid w:val="00970B89"/>
    <w:rsid w:val="00975176"/>
    <w:rsid w:val="00976A40"/>
    <w:rsid w:val="0097718F"/>
    <w:rsid w:val="00977C5E"/>
    <w:rsid w:val="0098166D"/>
    <w:rsid w:val="0098268A"/>
    <w:rsid w:val="00982803"/>
    <w:rsid w:val="009848FC"/>
    <w:rsid w:val="00986ADF"/>
    <w:rsid w:val="00990109"/>
    <w:rsid w:val="009933E7"/>
    <w:rsid w:val="009955B7"/>
    <w:rsid w:val="00996144"/>
    <w:rsid w:val="009966B0"/>
    <w:rsid w:val="009967CD"/>
    <w:rsid w:val="0099718D"/>
    <w:rsid w:val="00997A37"/>
    <w:rsid w:val="009A00C2"/>
    <w:rsid w:val="009A0122"/>
    <w:rsid w:val="009A0FF1"/>
    <w:rsid w:val="009A12EA"/>
    <w:rsid w:val="009A156C"/>
    <w:rsid w:val="009A2973"/>
    <w:rsid w:val="009A2B20"/>
    <w:rsid w:val="009A4DB8"/>
    <w:rsid w:val="009A505E"/>
    <w:rsid w:val="009A5113"/>
    <w:rsid w:val="009A62FC"/>
    <w:rsid w:val="009B086A"/>
    <w:rsid w:val="009B1610"/>
    <w:rsid w:val="009B2D23"/>
    <w:rsid w:val="009B335C"/>
    <w:rsid w:val="009B3546"/>
    <w:rsid w:val="009B3C23"/>
    <w:rsid w:val="009B3F63"/>
    <w:rsid w:val="009B41AE"/>
    <w:rsid w:val="009B4B69"/>
    <w:rsid w:val="009B5289"/>
    <w:rsid w:val="009B5C55"/>
    <w:rsid w:val="009B5C6F"/>
    <w:rsid w:val="009B7FDF"/>
    <w:rsid w:val="009C1072"/>
    <w:rsid w:val="009C306F"/>
    <w:rsid w:val="009C327D"/>
    <w:rsid w:val="009C44C6"/>
    <w:rsid w:val="009C476C"/>
    <w:rsid w:val="009C56DE"/>
    <w:rsid w:val="009C60CD"/>
    <w:rsid w:val="009C6B4E"/>
    <w:rsid w:val="009C6D93"/>
    <w:rsid w:val="009C7153"/>
    <w:rsid w:val="009C724B"/>
    <w:rsid w:val="009C7E42"/>
    <w:rsid w:val="009D0594"/>
    <w:rsid w:val="009D152B"/>
    <w:rsid w:val="009D1D02"/>
    <w:rsid w:val="009D24AE"/>
    <w:rsid w:val="009D27C1"/>
    <w:rsid w:val="009D33D2"/>
    <w:rsid w:val="009D3839"/>
    <w:rsid w:val="009D3A71"/>
    <w:rsid w:val="009D4D4C"/>
    <w:rsid w:val="009D6139"/>
    <w:rsid w:val="009D6C83"/>
    <w:rsid w:val="009D7A15"/>
    <w:rsid w:val="009E16EA"/>
    <w:rsid w:val="009E1FA8"/>
    <w:rsid w:val="009E24D5"/>
    <w:rsid w:val="009E2D90"/>
    <w:rsid w:val="009E4196"/>
    <w:rsid w:val="009E5646"/>
    <w:rsid w:val="009E56FD"/>
    <w:rsid w:val="009E5A6D"/>
    <w:rsid w:val="009E5C1C"/>
    <w:rsid w:val="009E5E69"/>
    <w:rsid w:val="009E6037"/>
    <w:rsid w:val="009E610C"/>
    <w:rsid w:val="009E7952"/>
    <w:rsid w:val="009F1AEF"/>
    <w:rsid w:val="009F2534"/>
    <w:rsid w:val="009F52ED"/>
    <w:rsid w:val="009F5EA5"/>
    <w:rsid w:val="009F663D"/>
    <w:rsid w:val="009F74FF"/>
    <w:rsid w:val="009F7922"/>
    <w:rsid w:val="009F7C6D"/>
    <w:rsid w:val="00A008AA"/>
    <w:rsid w:val="00A01706"/>
    <w:rsid w:val="00A02452"/>
    <w:rsid w:val="00A02E6B"/>
    <w:rsid w:val="00A03DDE"/>
    <w:rsid w:val="00A05167"/>
    <w:rsid w:val="00A06B08"/>
    <w:rsid w:val="00A079B5"/>
    <w:rsid w:val="00A10240"/>
    <w:rsid w:val="00A119DE"/>
    <w:rsid w:val="00A11F88"/>
    <w:rsid w:val="00A128CB"/>
    <w:rsid w:val="00A13E82"/>
    <w:rsid w:val="00A152FB"/>
    <w:rsid w:val="00A15E23"/>
    <w:rsid w:val="00A16399"/>
    <w:rsid w:val="00A205FE"/>
    <w:rsid w:val="00A20F9F"/>
    <w:rsid w:val="00A21270"/>
    <w:rsid w:val="00A2266A"/>
    <w:rsid w:val="00A23FCD"/>
    <w:rsid w:val="00A25D4B"/>
    <w:rsid w:val="00A25E54"/>
    <w:rsid w:val="00A266AF"/>
    <w:rsid w:val="00A27392"/>
    <w:rsid w:val="00A27E55"/>
    <w:rsid w:val="00A319B1"/>
    <w:rsid w:val="00A319C7"/>
    <w:rsid w:val="00A34696"/>
    <w:rsid w:val="00A348BC"/>
    <w:rsid w:val="00A359D4"/>
    <w:rsid w:val="00A35BC9"/>
    <w:rsid w:val="00A411EA"/>
    <w:rsid w:val="00A418EE"/>
    <w:rsid w:val="00A42330"/>
    <w:rsid w:val="00A44863"/>
    <w:rsid w:val="00A4588C"/>
    <w:rsid w:val="00A462BD"/>
    <w:rsid w:val="00A465C1"/>
    <w:rsid w:val="00A46F15"/>
    <w:rsid w:val="00A47B9C"/>
    <w:rsid w:val="00A50147"/>
    <w:rsid w:val="00A5103A"/>
    <w:rsid w:val="00A51292"/>
    <w:rsid w:val="00A529A8"/>
    <w:rsid w:val="00A52D6B"/>
    <w:rsid w:val="00A53DEF"/>
    <w:rsid w:val="00A54CF5"/>
    <w:rsid w:val="00A557B1"/>
    <w:rsid w:val="00A55D06"/>
    <w:rsid w:val="00A6025C"/>
    <w:rsid w:val="00A61E5C"/>
    <w:rsid w:val="00A624C4"/>
    <w:rsid w:val="00A63274"/>
    <w:rsid w:val="00A63315"/>
    <w:rsid w:val="00A637A3"/>
    <w:rsid w:val="00A63EB7"/>
    <w:rsid w:val="00A63F5C"/>
    <w:rsid w:val="00A643B0"/>
    <w:rsid w:val="00A65734"/>
    <w:rsid w:val="00A658C5"/>
    <w:rsid w:val="00A66691"/>
    <w:rsid w:val="00A6671F"/>
    <w:rsid w:val="00A66844"/>
    <w:rsid w:val="00A67918"/>
    <w:rsid w:val="00A704FF"/>
    <w:rsid w:val="00A70E98"/>
    <w:rsid w:val="00A72DE2"/>
    <w:rsid w:val="00A73C3B"/>
    <w:rsid w:val="00A75499"/>
    <w:rsid w:val="00A75987"/>
    <w:rsid w:val="00A76A3B"/>
    <w:rsid w:val="00A77495"/>
    <w:rsid w:val="00A7757F"/>
    <w:rsid w:val="00A7759B"/>
    <w:rsid w:val="00A804E7"/>
    <w:rsid w:val="00A816E4"/>
    <w:rsid w:val="00A8186B"/>
    <w:rsid w:val="00A82689"/>
    <w:rsid w:val="00A83857"/>
    <w:rsid w:val="00A8389E"/>
    <w:rsid w:val="00A84606"/>
    <w:rsid w:val="00A8466C"/>
    <w:rsid w:val="00A84801"/>
    <w:rsid w:val="00A85B0F"/>
    <w:rsid w:val="00A86680"/>
    <w:rsid w:val="00A86A6D"/>
    <w:rsid w:val="00A87C9D"/>
    <w:rsid w:val="00A9000F"/>
    <w:rsid w:val="00A90858"/>
    <w:rsid w:val="00A90C1A"/>
    <w:rsid w:val="00A912E8"/>
    <w:rsid w:val="00A91968"/>
    <w:rsid w:val="00A93159"/>
    <w:rsid w:val="00A9343B"/>
    <w:rsid w:val="00A934B7"/>
    <w:rsid w:val="00A9387D"/>
    <w:rsid w:val="00A941FB"/>
    <w:rsid w:val="00A95AB6"/>
    <w:rsid w:val="00A95DFE"/>
    <w:rsid w:val="00A96CAF"/>
    <w:rsid w:val="00A96D21"/>
    <w:rsid w:val="00AA0F29"/>
    <w:rsid w:val="00AA2198"/>
    <w:rsid w:val="00AA227B"/>
    <w:rsid w:val="00AA2297"/>
    <w:rsid w:val="00AA26F6"/>
    <w:rsid w:val="00AA2D8D"/>
    <w:rsid w:val="00AA2FF8"/>
    <w:rsid w:val="00AA5BFA"/>
    <w:rsid w:val="00AA624E"/>
    <w:rsid w:val="00AA6394"/>
    <w:rsid w:val="00AA6571"/>
    <w:rsid w:val="00AA7BA2"/>
    <w:rsid w:val="00AB098B"/>
    <w:rsid w:val="00AB0C9C"/>
    <w:rsid w:val="00AB0FDD"/>
    <w:rsid w:val="00AB2D34"/>
    <w:rsid w:val="00AB318C"/>
    <w:rsid w:val="00AB3EE8"/>
    <w:rsid w:val="00AB4A9E"/>
    <w:rsid w:val="00AB5E23"/>
    <w:rsid w:val="00AB6169"/>
    <w:rsid w:val="00AB6F87"/>
    <w:rsid w:val="00AB712C"/>
    <w:rsid w:val="00AB76F0"/>
    <w:rsid w:val="00AB7B4A"/>
    <w:rsid w:val="00AB7EFB"/>
    <w:rsid w:val="00AC2009"/>
    <w:rsid w:val="00AC2D14"/>
    <w:rsid w:val="00AC2FD8"/>
    <w:rsid w:val="00AC3AFF"/>
    <w:rsid w:val="00AC4C64"/>
    <w:rsid w:val="00AC5B2E"/>
    <w:rsid w:val="00AC5CB5"/>
    <w:rsid w:val="00AC628B"/>
    <w:rsid w:val="00AC6F0A"/>
    <w:rsid w:val="00AC75AF"/>
    <w:rsid w:val="00AC7946"/>
    <w:rsid w:val="00AD0CAB"/>
    <w:rsid w:val="00AD2A18"/>
    <w:rsid w:val="00AD3310"/>
    <w:rsid w:val="00AD4FFA"/>
    <w:rsid w:val="00AD5372"/>
    <w:rsid w:val="00AD5383"/>
    <w:rsid w:val="00AD539E"/>
    <w:rsid w:val="00AD54E2"/>
    <w:rsid w:val="00AD591D"/>
    <w:rsid w:val="00AE0159"/>
    <w:rsid w:val="00AE16A4"/>
    <w:rsid w:val="00AE1907"/>
    <w:rsid w:val="00AE3289"/>
    <w:rsid w:val="00AE40D7"/>
    <w:rsid w:val="00AE5F4F"/>
    <w:rsid w:val="00AE7B7C"/>
    <w:rsid w:val="00AE7F20"/>
    <w:rsid w:val="00AF0189"/>
    <w:rsid w:val="00AF0C70"/>
    <w:rsid w:val="00AF0CE2"/>
    <w:rsid w:val="00AF2878"/>
    <w:rsid w:val="00AF2D68"/>
    <w:rsid w:val="00AF7282"/>
    <w:rsid w:val="00AF7858"/>
    <w:rsid w:val="00AF791B"/>
    <w:rsid w:val="00AF7E80"/>
    <w:rsid w:val="00B02119"/>
    <w:rsid w:val="00B021B0"/>
    <w:rsid w:val="00B02B42"/>
    <w:rsid w:val="00B06265"/>
    <w:rsid w:val="00B06F54"/>
    <w:rsid w:val="00B0706E"/>
    <w:rsid w:val="00B1064E"/>
    <w:rsid w:val="00B1260E"/>
    <w:rsid w:val="00B141F2"/>
    <w:rsid w:val="00B143F0"/>
    <w:rsid w:val="00B1497C"/>
    <w:rsid w:val="00B14F9D"/>
    <w:rsid w:val="00B16F05"/>
    <w:rsid w:val="00B17899"/>
    <w:rsid w:val="00B17CAC"/>
    <w:rsid w:val="00B22373"/>
    <w:rsid w:val="00B23833"/>
    <w:rsid w:val="00B23D31"/>
    <w:rsid w:val="00B23D52"/>
    <w:rsid w:val="00B247FC"/>
    <w:rsid w:val="00B24B13"/>
    <w:rsid w:val="00B2678C"/>
    <w:rsid w:val="00B27386"/>
    <w:rsid w:val="00B27644"/>
    <w:rsid w:val="00B307BD"/>
    <w:rsid w:val="00B30D21"/>
    <w:rsid w:val="00B31B7C"/>
    <w:rsid w:val="00B31E2A"/>
    <w:rsid w:val="00B31E51"/>
    <w:rsid w:val="00B34666"/>
    <w:rsid w:val="00B3475F"/>
    <w:rsid w:val="00B360E3"/>
    <w:rsid w:val="00B377DE"/>
    <w:rsid w:val="00B37E23"/>
    <w:rsid w:val="00B4018C"/>
    <w:rsid w:val="00B4138A"/>
    <w:rsid w:val="00B41FB9"/>
    <w:rsid w:val="00B42BAD"/>
    <w:rsid w:val="00B4573F"/>
    <w:rsid w:val="00B45A8E"/>
    <w:rsid w:val="00B45CF3"/>
    <w:rsid w:val="00B50F26"/>
    <w:rsid w:val="00B53CC1"/>
    <w:rsid w:val="00B53E12"/>
    <w:rsid w:val="00B53F4B"/>
    <w:rsid w:val="00B54A10"/>
    <w:rsid w:val="00B54ED9"/>
    <w:rsid w:val="00B55642"/>
    <w:rsid w:val="00B56876"/>
    <w:rsid w:val="00B578F0"/>
    <w:rsid w:val="00B60BEC"/>
    <w:rsid w:val="00B61C4B"/>
    <w:rsid w:val="00B6649B"/>
    <w:rsid w:val="00B67BD9"/>
    <w:rsid w:val="00B7116F"/>
    <w:rsid w:val="00B71313"/>
    <w:rsid w:val="00B7195A"/>
    <w:rsid w:val="00B7205B"/>
    <w:rsid w:val="00B7477A"/>
    <w:rsid w:val="00B754C6"/>
    <w:rsid w:val="00B7680A"/>
    <w:rsid w:val="00B76C50"/>
    <w:rsid w:val="00B76FE6"/>
    <w:rsid w:val="00B7718F"/>
    <w:rsid w:val="00B778C7"/>
    <w:rsid w:val="00B77C78"/>
    <w:rsid w:val="00B802A8"/>
    <w:rsid w:val="00B80766"/>
    <w:rsid w:val="00B81002"/>
    <w:rsid w:val="00B81641"/>
    <w:rsid w:val="00B850F3"/>
    <w:rsid w:val="00B852D0"/>
    <w:rsid w:val="00B85573"/>
    <w:rsid w:val="00B86E07"/>
    <w:rsid w:val="00B91376"/>
    <w:rsid w:val="00B91576"/>
    <w:rsid w:val="00B92DA8"/>
    <w:rsid w:val="00B93640"/>
    <w:rsid w:val="00B953FD"/>
    <w:rsid w:val="00B9591F"/>
    <w:rsid w:val="00B96404"/>
    <w:rsid w:val="00B968EF"/>
    <w:rsid w:val="00B9760A"/>
    <w:rsid w:val="00B97AD0"/>
    <w:rsid w:val="00BA0059"/>
    <w:rsid w:val="00BA0166"/>
    <w:rsid w:val="00BA0FB8"/>
    <w:rsid w:val="00BA18FE"/>
    <w:rsid w:val="00BA2B8D"/>
    <w:rsid w:val="00BA2DBD"/>
    <w:rsid w:val="00BA5907"/>
    <w:rsid w:val="00BA5ACC"/>
    <w:rsid w:val="00BA5BBF"/>
    <w:rsid w:val="00BA6929"/>
    <w:rsid w:val="00BA7106"/>
    <w:rsid w:val="00BA77AC"/>
    <w:rsid w:val="00BB08F9"/>
    <w:rsid w:val="00BB0A7B"/>
    <w:rsid w:val="00BB0CEE"/>
    <w:rsid w:val="00BB0DA6"/>
    <w:rsid w:val="00BB139A"/>
    <w:rsid w:val="00BB33F2"/>
    <w:rsid w:val="00BB379E"/>
    <w:rsid w:val="00BB3DFF"/>
    <w:rsid w:val="00BB438D"/>
    <w:rsid w:val="00BB6249"/>
    <w:rsid w:val="00BB6387"/>
    <w:rsid w:val="00BB64AA"/>
    <w:rsid w:val="00BB65E5"/>
    <w:rsid w:val="00BB6C5F"/>
    <w:rsid w:val="00BC0188"/>
    <w:rsid w:val="00BC03B3"/>
    <w:rsid w:val="00BC0685"/>
    <w:rsid w:val="00BC2239"/>
    <w:rsid w:val="00BC237C"/>
    <w:rsid w:val="00BC4359"/>
    <w:rsid w:val="00BC52AC"/>
    <w:rsid w:val="00BC56DB"/>
    <w:rsid w:val="00BC5B03"/>
    <w:rsid w:val="00BC5E4F"/>
    <w:rsid w:val="00BC5E85"/>
    <w:rsid w:val="00BC6CED"/>
    <w:rsid w:val="00BC6DBC"/>
    <w:rsid w:val="00BC7595"/>
    <w:rsid w:val="00BD0544"/>
    <w:rsid w:val="00BD0658"/>
    <w:rsid w:val="00BD0EF7"/>
    <w:rsid w:val="00BD2859"/>
    <w:rsid w:val="00BD32B6"/>
    <w:rsid w:val="00BD4FB0"/>
    <w:rsid w:val="00BD5882"/>
    <w:rsid w:val="00BD62EB"/>
    <w:rsid w:val="00BD6B28"/>
    <w:rsid w:val="00BD748E"/>
    <w:rsid w:val="00BE0060"/>
    <w:rsid w:val="00BE014D"/>
    <w:rsid w:val="00BE055C"/>
    <w:rsid w:val="00BE0C6A"/>
    <w:rsid w:val="00BE1AA6"/>
    <w:rsid w:val="00BE211D"/>
    <w:rsid w:val="00BE59C5"/>
    <w:rsid w:val="00BE5FCA"/>
    <w:rsid w:val="00BE7629"/>
    <w:rsid w:val="00BF0AAE"/>
    <w:rsid w:val="00BF0D20"/>
    <w:rsid w:val="00BF1E1A"/>
    <w:rsid w:val="00BF47F7"/>
    <w:rsid w:val="00BF4B39"/>
    <w:rsid w:val="00BF5010"/>
    <w:rsid w:val="00BF5047"/>
    <w:rsid w:val="00BF565E"/>
    <w:rsid w:val="00BF6981"/>
    <w:rsid w:val="00BF7D32"/>
    <w:rsid w:val="00BF7E12"/>
    <w:rsid w:val="00C00B1A"/>
    <w:rsid w:val="00C0117E"/>
    <w:rsid w:val="00C0164E"/>
    <w:rsid w:val="00C038EA"/>
    <w:rsid w:val="00C06007"/>
    <w:rsid w:val="00C079C4"/>
    <w:rsid w:val="00C11D29"/>
    <w:rsid w:val="00C1252F"/>
    <w:rsid w:val="00C126D9"/>
    <w:rsid w:val="00C129C9"/>
    <w:rsid w:val="00C13229"/>
    <w:rsid w:val="00C136D8"/>
    <w:rsid w:val="00C149E9"/>
    <w:rsid w:val="00C16091"/>
    <w:rsid w:val="00C17766"/>
    <w:rsid w:val="00C2001B"/>
    <w:rsid w:val="00C20637"/>
    <w:rsid w:val="00C215F2"/>
    <w:rsid w:val="00C223CC"/>
    <w:rsid w:val="00C24186"/>
    <w:rsid w:val="00C24EEF"/>
    <w:rsid w:val="00C258FD"/>
    <w:rsid w:val="00C27059"/>
    <w:rsid w:val="00C2727B"/>
    <w:rsid w:val="00C27B07"/>
    <w:rsid w:val="00C316FE"/>
    <w:rsid w:val="00C32723"/>
    <w:rsid w:val="00C32E29"/>
    <w:rsid w:val="00C33337"/>
    <w:rsid w:val="00C336AA"/>
    <w:rsid w:val="00C33E22"/>
    <w:rsid w:val="00C348AC"/>
    <w:rsid w:val="00C35A68"/>
    <w:rsid w:val="00C369E5"/>
    <w:rsid w:val="00C36F07"/>
    <w:rsid w:val="00C37433"/>
    <w:rsid w:val="00C37A9D"/>
    <w:rsid w:val="00C402CF"/>
    <w:rsid w:val="00C40503"/>
    <w:rsid w:val="00C40A6C"/>
    <w:rsid w:val="00C41152"/>
    <w:rsid w:val="00C41430"/>
    <w:rsid w:val="00C4201C"/>
    <w:rsid w:val="00C43BBB"/>
    <w:rsid w:val="00C43F39"/>
    <w:rsid w:val="00C447CA"/>
    <w:rsid w:val="00C44B19"/>
    <w:rsid w:val="00C455C3"/>
    <w:rsid w:val="00C46864"/>
    <w:rsid w:val="00C46C7D"/>
    <w:rsid w:val="00C474E6"/>
    <w:rsid w:val="00C5060F"/>
    <w:rsid w:val="00C5107B"/>
    <w:rsid w:val="00C5112C"/>
    <w:rsid w:val="00C5157C"/>
    <w:rsid w:val="00C5263A"/>
    <w:rsid w:val="00C52669"/>
    <w:rsid w:val="00C53079"/>
    <w:rsid w:val="00C5441A"/>
    <w:rsid w:val="00C54719"/>
    <w:rsid w:val="00C54728"/>
    <w:rsid w:val="00C54AB8"/>
    <w:rsid w:val="00C55336"/>
    <w:rsid w:val="00C56AA6"/>
    <w:rsid w:val="00C57158"/>
    <w:rsid w:val="00C57FF7"/>
    <w:rsid w:val="00C609BD"/>
    <w:rsid w:val="00C6276D"/>
    <w:rsid w:val="00C63926"/>
    <w:rsid w:val="00C63BEA"/>
    <w:rsid w:val="00C64FDB"/>
    <w:rsid w:val="00C65268"/>
    <w:rsid w:val="00C65624"/>
    <w:rsid w:val="00C66013"/>
    <w:rsid w:val="00C660E1"/>
    <w:rsid w:val="00C6627B"/>
    <w:rsid w:val="00C6648A"/>
    <w:rsid w:val="00C66596"/>
    <w:rsid w:val="00C667D6"/>
    <w:rsid w:val="00C669BD"/>
    <w:rsid w:val="00C66CEB"/>
    <w:rsid w:val="00C676B6"/>
    <w:rsid w:val="00C67BC8"/>
    <w:rsid w:val="00C7059D"/>
    <w:rsid w:val="00C71336"/>
    <w:rsid w:val="00C714C9"/>
    <w:rsid w:val="00C71610"/>
    <w:rsid w:val="00C716A4"/>
    <w:rsid w:val="00C727C5"/>
    <w:rsid w:val="00C73DE6"/>
    <w:rsid w:val="00C740A4"/>
    <w:rsid w:val="00C7411B"/>
    <w:rsid w:val="00C742BB"/>
    <w:rsid w:val="00C774BF"/>
    <w:rsid w:val="00C80747"/>
    <w:rsid w:val="00C82CF6"/>
    <w:rsid w:val="00C83CDC"/>
    <w:rsid w:val="00C83E2C"/>
    <w:rsid w:val="00C85AD2"/>
    <w:rsid w:val="00C85B92"/>
    <w:rsid w:val="00C85E47"/>
    <w:rsid w:val="00C85EC5"/>
    <w:rsid w:val="00C86895"/>
    <w:rsid w:val="00C876E5"/>
    <w:rsid w:val="00C87D2D"/>
    <w:rsid w:val="00C9006D"/>
    <w:rsid w:val="00C90640"/>
    <w:rsid w:val="00C906F7"/>
    <w:rsid w:val="00C90C3C"/>
    <w:rsid w:val="00C910F9"/>
    <w:rsid w:val="00C914B3"/>
    <w:rsid w:val="00C91BD6"/>
    <w:rsid w:val="00C921C9"/>
    <w:rsid w:val="00C93D2B"/>
    <w:rsid w:val="00C94D81"/>
    <w:rsid w:val="00C94EF2"/>
    <w:rsid w:val="00C94FF5"/>
    <w:rsid w:val="00C95639"/>
    <w:rsid w:val="00C97348"/>
    <w:rsid w:val="00C97966"/>
    <w:rsid w:val="00C97E3D"/>
    <w:rsid w:val="00CA27A5"/>
    <w:rsid w:val="00CA660B"/>
    <w:rsid w:val="00CA6B40"/>
    <w:rsid w:val="00CB1538"/>
    <w:rsid w:val="00CB165E"/>
    <w:rsid w:val="00CB460F"/>
    <w:rsid w:val="00CB5031"/>
    <w:rsid w:val="00CC0E9D"/>
    <w:rsid w:val="00CC2552"/>
    <w:rsid w:val="00CC3339"/>
    <w:rsid w:val="00CC400E"/>
    <w:rsid w:val="00CC48A1"/>
    <w:rsid w:val="00CC4CCE"/>
    <w:rsid w:val="00CC5AAE"/>
    <w:rsid w:val="00CC6D5A"/>
    <w:rsid w:val="00CD0B79"/>
    <w:rsid w:val="00CD12F5"/>
    <w:rsid w:val="00CD2C56"/>
    <w:rsid w:val="00CD3498"/>
    <w:rsid w:val="00CD470D"/>
    <w:rsid w:val="00CD5E35"/>
    <w:rsid w:val="00CD6260"/>
    <w:rsid w:val="00CD6DED"/>
    <w:rsid w:val="00CD7971"/>
    <w:rsid w:val="00CD7BB3"/>
    <w:rsid w:val="00CE14B3"/>
    <w:rsid w:val="00CE17CF"/>
    <w:rsid w:val="00CE1F7B"/>
    <w:rsid w:val="00CE295F"/>
    <w:rsid w:val="00CE3022"/>
    <w:rsid w:val="00CE39E1"/>
    <w:rsid w:val="00CE55C6"/>
    <w:rsid w:val="00CE5BBE"/>
    <w:rsid w:val="00CE6E71"/>
    <w:rsid w:val="00CE7416"/>
    <w:rsid w:val="00CE7CF8"/>
    <w:rsid w:val="00CE7E9C"/>
    <w:rsid w:val="00CF0D61"/>
    <w:rsid w:val="00CF1156"/>
    <w:rsid w:val="00CF33E8"/>
    <w:rsid w:val="00CF4558"/>
    <w:rsid w:val="00CF4EA8"/>
    <w:rsid w:val="00CF54C4"/>
    <w:rsid w:val="00CF61AD"/>
    <w:rsid w:val="00CF73FC"/>
    <w:rsid w:val="00CF7ACD"/>
    <w:rsid w:val="00D000BA"/>
    <w:rsid w:val="00D00D65"/>
    <w:rsid w:val="00D00ED1"/>
    <w:rsid w:val="00D01EB0"/>
    <w:rsid w:val="00D0266C"/>
    <w:rsid w:val="00D04AC9"/>
    <w:rsid w:val="00D051A8"/>
    <w:rsid w:val="00D067B6"/>
    <w:rsid w:val="00D06EC7"/>
    <w:rsid w:val="00D07761"/>
    <w:rsid w:val="00D078A5"/>
    <w:rsid w:val="00D12B5F"/>
    <w:rsid w:val="00D12ECC"/>
    <w:rsid w:val="00D13493"/>
    <w:rsid w:val="00D14609"/>
    <w:rsid w:val="00D148FE"/>
    <w:rsid w:val="00D14FE6"/>
    <w:rsid w:val="00D152B0"/>
    <w:rsid w:val="00D15905"/>
    <w:rsid w:val="00D15B89"/>
    <w:rsid w:val="00D1680C"/>
    <w:rsid w:val="00D20277"/>
    <w:rsid w:val="00D20D7C"/>
    <w:rsid w:val="00D2438B"/>
    <w:rsid w:val="00D24482"/>
    <w:rsid w:val="00D2616F"/>
    <w:rsid w:val="00D27367"/>
    <w:rsid w:val="00D27A57"/>
    <w:rsid w:val="00D27AFE"/>
    <w:rsid w:val="00D31030"/>
    <w:rsid w:val="00D328FE"/>
    <w:rsid w:val="00D32BED"/>
    <w:rsid w:val="00D348DA"/>
    <w:rsid w:val="00D3551F"/>
    <w:rsid w:val="00D356ED"/>
    <w:rsid w:val="00D35A07"/>
    <w:rsid w:val="00D35DCF"/>
    <w:rsid w:val="00D36FD6"/>
    <w:rsid w:val="00D37A33"/>
    <w:rsid w:val="00D4042A"/>
    <w:rsid w:val="00D40715"/>
    <w:rsid w:val="00D40D55"/>
    <w:rsid w:val="00D41EC0"/>
    <w:rsid w:val="00D42197"/>
    <w:rsid w:val="00D422D7"/>
    <w:rsid w:val="00D4236F"/>
    <w:rsid w:val="00D42737"/>
    <w:rsid w:val="00D42EC8"/>
    <w:rsid w:val="00D440C5"/>
    <w:rsid w:val="00D44D0E"/>
    <w:rsid w:val="00D45D95"/>
    <w:rsid w:val="00D460BB"/>
    <w:rsid w:val="00D46130"/>
    <w:rsid w:val="00D46388"/>
    <w:rsid w:val="00D47ED2"/>
    <w:rsid w:val="00D51D39"/>
    <w:rsid w:val="00D52881"/>
    <w:rsid w:val="00D531C3"/>
    <w:rsid w:val="00D5456A"/>
    <w:rsid w:val="00D5483C"/>
    <w:rsid w:val="00D54989"/>
    <w:rsid w:val="00D550A0"/>
    <w:rsid w:val="00D550EC"/>
    <w:rsid w:val="00D55AD9"/>
    <w:rsid w:val="00D56003"/>
    <w:rsid w:val="00D5682C"/>
    <w:rsid w:val="00D56EAD"/>
    <w:rsid w:val="00D60408"/>
    <w:rsid w:val="00D61629"/>
    <w:rsid w:val="00D61D83"/>
    <w:rsid w:val="00D63560"/>
    <w:rsid w:val="00D641F8"/>
    <w:rsid w:val="00D64F65"/>
    <w:rsid w:val="00D668B3"/>
    <w:rsid w:val="00D67503"/>
    <w:rsid w:val="00D67E2A"/>
    <w:rsid w:val="00D70852"/>
    <w:rsid w:val="00D7266A"/>
    <w:rsid w:val="00D72C78"/>
    <w:rsid w:val="00D737D0"/>
    <w:rsid w:val="00D80D26"/>
    <w:rsid w:val="00D80E61"/>
    <w:rsid w:val="00D81523"/>
    <w:rsid w:val="00D828B2"/>
    <w:rsid w:val="00D83902"/>
    <w:rsid w:val="00D83931"/>
    <w:rsid w:val="00D85833"/>
    <w:rsid w:val="00D866BF"/>
    <w:rsid w:val="00D91AFA"/>
    <w:rsid w:val="00D936C6"/>
    <w:rsid w:val="00D95966"/>
    <w:rsid w:val="00D95E15"/>
    <w:rsid w:val="00D9695B"/>
    <w:rsid w:val="00D97366"/>
    <w:rsid w:val="00D97AFE"/>
    <w:rsid w:val="00DA1008"/>
    <w:rsid w:val="00DA137F"/>
    <w:rsid w:val="00DA19C9"/>
    <w:rsid w:val="00DA2A1A"/>
    <w:rsid w:val="00DA3802"/>
    <w:rsid w:val="00DA3CA2"/>
    <w:rsid w:val="00DA482A"/>
    <w:rsid w:val="00DA4A21"/>
    <w:rsid w:val="00DA52A4"/>
    <w:rsid w:val="00DA59BB"/>
    <w:rsid w:val="00DA647B"/>
    <w:rsid w:val="00DA6A77"/>
    <w:rsid w:val="00DA724C"/>
    <w:rsid w:val="00DA76FF"/>
    <w:rsid w:val="00DB1201"/>
    <w:rsid w:val="00DB44CE"/>
    <w:rsid w:val="00DB7F69"/>
    <w:rsid w:val="00DC0467"/>
    <w:rsid w:val="00DC0DD0"/>
    <w:rsid w:val="00DC21EA"/>
    <w:rsid w:val="00DC2497"/>
    <w:rsid w:val="00DC3481"/>
    <w:rsid w:val="00DC3B4A"/>
    <w:rsid w:val="00DC4963"/>
    <w:rsid w:val="00DC6980"/>
    <w:rsid w:val="00DC6B34"/>
    <w:rsid w:val="00DC6B5A"/>
    <w:rsid w:val="00DC7AD6"/>
    <w:rsid w:val="00DD2665"/>
    <w:rsid w:val="00DD2B10"/>
    <w:rsid w:val="00DD3347"/>
    <w:rsid w:val="00DD38C6"/>
    <w:rsid w:val="00DD5012"/>
    <w:rsid w:val="00DD56A5"/>
    <w:rsid w:val="00DD591D"/>
    <w:rsid w:val="00DD594F"/>
    <w:rsid w:val="00DD5C13"/>
    <w:rsid w:val="00DD6DB3"/>
    <w:rsid w:val="00DD7549"/>
    <w:rsid w:val="00DE3013"/>
    <w:rsid w:val="00DE4377"/>
    <w:rsid w:val="00DE452B"/>
    <w:rsid w:val="00DE70F5"/>
    <w:rsid w:val="00DF0459"/>
    <w:rsid w:val="00DF0ED6"/>
    <w:rsid w:val="00DF0EEA"/>
    <w:rsid w:val="00DF167E"/>
    <w:rsid w:val="00DF1B01"/>
    <w:rsid w:val="00DF277F"/>
    <w:rsid w:val="00DF4130"/>
    <w:rsid w:val="00DF475A"/>
    <w:rsid w:val="00DF643C"/>
    <w:rsid w:val="00E002B5"/>
    <w:rsid w:val="00E00665"/>
    <w:rsid w:val="00E0149C"/>
    <w:rsid w:val="00E01682"/>
    <w:rsid w:val="00E0209E"/>
    <w:rsid w:val="00E02CB2"/>
    <w:rsid w:val="00E0360D"/>
    <w:rsid w:val="00E03A10"/>
    <w:rsid w:val="00E03AC1"/>
    <w:rsid w:val="00E04171"/>
    <w:rsid w:val="00E05770"/>
    <w:rsid w:val="00E069A5"/>
    <w:rsid w:val="00E06A09"/>
    <w:rsid w:val="00E10466"/>
    <w:rsid w:val="00E106AE"/>
    <w:rsid w:val="00E10B18"/>
    <w:rsid w:val="00E1112D"/>
    <w:rsid w:val="00E116EF"/>
    <w:rsid w:val="00E11CAA"/>
    <w:rsid w:val="00E11CD9"/>
    <w:rsid w:val="00E1327C"/>
    <w:rsid w:val="00E13648"/>
    <w:rsid w:val="00E136BF"/>
    <w:rsid w:val="00E1376F"/>
    <w:rsid w:val="00E13AF0"/>
    <w:rsid w:val="00E13F1A"/>
    <w:rsid w:val="00E14379"/>
    <w:rsid w:val="00E1524D"/>
    <w:rsid w:val="00E15CE2"/>
    <w:rsid w:val="00E15F49"/>
    <w:rsid w:val="00E15FD0"/>
    <w:rsid w:val="00E160FA"/>
    <w:rsid w:val="00E173B0"/>
    <w:rsid w:val="00E1794F"/>
    <w:rsid w:val="00E20376"/>
    <w:rsid w:val="00E21576"/>
    <w:rsid w:val="00E22663"/>
    <w:rsid w:val="00E23592"/>
    <w:rsid w:val="00E24327"/>
    <w:rsid w:val="00E243E4"/>
    <w:rsid w:val="00E24688"/>
    <w:rsid w:val="00E25241"/>
    <w:rsid w:val="00E25B78"/>
    <w:rsid w:val="00E260A7"/>
    <w:rsid w:val="00E26278"/>
    <w:rsid w:val="00E263BC"/>
    <w:rsid w:val="00E26B09"/>
    <w:rsid w:val="00E26DCC"/>
    <w:rsid w:val="00E27A96"/>
    <w:rsid w:val="00E30D22"/>
    <w:rsid w:val="00E310EE"/>
    <w:rsid w:val="00E317DE"/>
    <w:rsid w:val="00E3336E"/>
    <w:rsid w:val="00E334CB"/>
    <w:rsid w:val="00E347C5"/>
    <w:rsid w:val="00E352BE"/>
    <w:rsid w:val="00E35544"/>
    <w:rsid w:val="00E3556B"/>
    <w:rsid w:val="00E359E3"/>
    <w:rsid w:val="00E37772"/>
    <w:rsid w:val="00E40857"/>
    <w:rsid w:val="00E42BB0"/>
    <w:rsid w:val="00E444F9"/>
    <w:rsid w:val="00E454C2"/>
    <w:rsid w:val="00E45842"/>
    <w:rsid w:val="00E45E96"/>
    <w:rsid w:val="00E46600"/>
    <w:rsid w:val="00E46631"/>
    <w:rsid w:val="00E46BD3"/>
    <w:rsid w:val="00E47104"/>
    <w:rsid w:val="00E47423"/>
    <w:rsid w:val="00E4797B"/>
    <w:rsid w:val="00E5291C"/>
    <w:rsid w:val="00E53B9D"/>
    <w:rsid w:val="00E540E3"/>
    <w:rsid w:val="00E5571A"/>
    <w:rsid w:val="00E56165"/>
    <w:rsid w:val="00E56782"/>
    <w:rsid w:val="00E56B8F"/>
    <w:rsid w:val="00E606EF"/>
    <w:rsid w:val="00E60E81"/>
    <w:rsid w:val="00E60F06"/>
    <w:rsid w:val="00E6247B"/>
    <w:rsid w:val="00E6327F"/>
    <w:rsid w:val="00E64B44"/>
    <w:rsid w:val="00E654FE"/>
    <w:rsid w:val="00E66DB0"/>
    <w:rsid w:val="00E66FEF"/>
    <w:rsid w:val="00E67C85"/>
    <w:rsid w:val="00E72B59"/>
    <w:rsid w:val="00E72D13"/>
    <w:rsid w:val="00E73E1F"/>
    <w:rsid w:val="00E741B2"/>
    <w:rsid w:val="00E7451F"/>
    <w:rsid w:val="00E74672"/>
    <w:rsid w:val="00E750B1"/>
    <w:rsid w:val="00E800DB"/>
    <w:rsid w:val="00E8192A"/>
    <w:rsid w:val="00E81E44"/>
    <w:rsid w:val="00E82127"/>
    <w:rsid w:val="00E8329A"/>
    <w:rsid w:val="00E83782"/>
    <w:rsid w:val="00E8403C"/>
    <w:rsid w:val="00E84405"/>
    <w:rsid w:val="00E847F0"/>
    <w:rsid w:val="00E86841"/>
    <w:rsid w:val="00E87163"/>
    <w:rsid w:val="00E9019F"/>
    <w:rsid w:val="00E9118A"/>
    <w:rsid w:val="00E91A33"/>
    <w:rsid w:val="00E920B4"/>
    <w:rsid w:val="00E9211F"/>
    <w:rsid w:val="00E923F1"/>
    <w:rsid w:val="00E93146"/>
    <w:rsid w:val="00E93423"/>
    <w:rsid w:val="00E934B7"/>
    <w:rsid w:val="00E93852"/>
    <w:rsid w:val="00E97D15"/>
    <w:rsid w:val="00EA0A41"/>
    <w:rsid w:val="00EA3237"/>
    <w:rsid w:val="00EA3337"/>
    <w:rsid w:val="00EA442B"/>
    <w:rsid w:val="00EA4DDE"/>
    <w:rsid w:val="00EA78A6"/>
    <w:rsid w:val="00EB0AEE"/>
    <w:rsid w:val="00EB0F82"/>
    <w:rsid w:val="00EB112F"/>
    <w:rsid w:val="00EB16BC"/>
    <w:rsid w:val="00EB17E6"/>
    <w:rsid w:val="00EB27D7"/>
    <w:rsid w:val="00EB7BFD"/>
    <w:rsid w:val="00EC009C"/>
    <w:rsid w:val="00EC00D2"/>
    <w:rsid w:val="00EC1411"/>
    <w:rsid w:val="00EC1DF4"/>
    <w:rsid w:val="00EC2B57"/>
    <w:rsid w:val="00EC305D"/>
    <w:rsid w:val="00EC5BDA"/>
    <w:rsid w:val="00EC6F87"/>
    <w:rsid w:val="00EC70E9"/>
    <w:rsid w:val="00EC76BE"/>
    <w:rsid w:val="00EC7938"/>
    <w:rsid w:val="00ED02DF"/>
    <w:rsid w:val="00ED1D11"/>
    <w:rsid w:val="00ED226F"/>
    <w:rsid w:val="00ED2871"/>
    <w:rsid w:val="00ED3502"/>
    <w:rsid w:val="00ED40D3"/>
    <w:rsid w:val="00ED4AA0"/>
    <w:rsid w:val="00ED63CA"/>
    <w:rsid w:val="00ED6A92"/>
    <w:rsid w:val="00ED6AF0"/>
    <w:rsid w:val="00ED6E53"/>
    <w:rsid w:val="00EE09C3"/>
    <w:rsid w:val="00EE0F5C"/>
    <w:rsid w:val="00EE2F2A"/>
    <w:rsid w:val="00EE3911"/>
    <w:rsid w:val="00EE48D6"/>
    <w:rsid w:val="00EE4D66"/>
    <w:rsid w:val="00EE561D"/>
    <w:rsid w:val="00EE772D"/>
    <w:rsid w:val="00EE7F73"/>
    <w:rsid w:val="00EF0475"/>
    <w:rsid w:val="00EF06C7"/>
    <w:rsid w:val="00EF1CC4"/>
    <w:rsid w:val="00EF266E"/>
    <w:rsid w:val="00EF2C99"/>
    <w:rsid w:val="00EF2ECF"/>
    <w:rsid w:val="00EF2FDE"/>
    <w:rsid w:val="00EF32B2"/>
    <w:rsid w:val="00EF3EF3"/>
    <w:rsid w:val="00EF43D5"/>
    <w:rsid w:val="00EF49C8"/>
    <w:rsid w:val="00EF5166"/>
    <w:rsid w:val="00EF5DA4"/>
    <w:rsid w:val="00EF607A"/>
    <w:rsid w:val="00EF6D5B"/>
    <w:rsid w:val="00F01296"/>
    <w:rsid w:val="00F01D29"/>
    <w:rsid w:val="00F022BC"/>
    <w:rsid w:val="00F02310"/>
    <w:rsid w:val="00F02AB2"/>
    <w:rsid w:val="00F03454"/>
    <w:rsid w:val="00F0365E"/>
    <w:rsid w:val="00F07204"/>
    <w:rsid w:val="00F07375"/>
    <w:rsid w:val="00F07980"/>
    <w:rsid w:val="00F10E71"/>
    <w:rsid w:val="00F12049"/>
    <w:rsid w:val="00F12BDD"/>
    <w:rsid w:val="00F13D31"/>
    <w:rsid w:val="00F14410"/>
    <w:rsid w:val="00F15C67"/>
    <w:rsid w:val="00F15C88"/>
    <w:rsid w:val="00F167E4"/>
    <w:rsid w:val="00F16BE1"/>
    <w:rsid w:val="00F1753C"/>
    <w:rsid w:val="00F20CFF"/>
    <w:rsid w:val="00F239EF"/>
    <w:rsid w:val="00F27003"/>
    <w:rsid w:val="00F303E3"/>
    <w:rsid w:val="00F336CF"/>
    <w:rsid w:val="00F34553"/>
    <w:rsid w:val="00F351E5"/>
    <w:rsid w:val="00F35836"/>
    <w:rsid w:val="00F35F4A"/>
    <w:rsid w:val="00F37C18"/>
    <w:rsid w:val="00F37E47"/>
    <w:rsid w:val="00F40130"/>
    <w:rsid w:val="00F40468"/>
    <w:rsid w:val="00F40568"/>
    <w:rsid w:val="00F40873"/>
    <w:rsid w:val="00F40EAB"/>
    <w:rsid w:val="00F41818"/>
    <w:rsid w:val="00F42170"/>
    <w:rsid w:val="00F42807"/>
    <w:rsid w:val="00F42E75"/>
    <w:rsid w:val="00F443A1"/>
    <w:rsid w:val="00F44EE0"/>
    <w:rsid w:val="00F45391"/>
    <w:rsid w:val="00F45467"/>
    <w:rsid w:val="00F45D9C"/>
    <w:rsid w:val="00F47C95"/>
    <w:rsid w:val="00F47DDA"/>
    <w:rsid w:val="00F51231"/>
    <w:rsid w:val="00F514D6"/>
    <w:rsid w:val="00F5214F"/>
    <w:rsid w:val="00F5489D"/>
    <w:rsid w:val="00F553BF"/>
    <w:rsid w:val="00F56578"/>
    <w:rsid w:val="00F5760D"/>
    <w:rsid w:val="00F6212D"/>
    <w:rsid w:val="00F65DA8"/>
    <w:rsid w:val="00F662E9"/>
    <w:rsid w:val="00F66D67"/>
    <w:rsid w:val="00F66ECE"/>
    <w:rsid w:val="00F7120E"/>
    <w:rsid w:val="00F7281E"/>
    <w:rsid w:val="00F72B81"/>
    <w:rsid w:val="00F73480"/>
    <w:rsid w:val="00F7348D"/>
    <w:rsid w:val="00F73B2C"/>
    <w:rsid w:val="00F742C5"/>
    <w:rsid w:val="00F74638"/>
    <w:rsid w:val="00F74B07"/>
    <w:rsid w:val="00F75BAF"/>
    <w:rsid w:val="00F75F06"/>
    <w:rsid w:val="00F76553"/>
    <w:rsid w:val="00F773DD"/>
    <w:rsid w:val="00F77665"/>
    <w:rsid w:val="00F80D52"/>
    <w:rsid w:val="00F80DF2"/>
    <w:rsid w:val="00F810F3"/>
    <w:rsid w:val="00F83AD5"/>
    <w:rsid w:val="00F8547F"/>
    <w:rsid w:val="00F8654F"/>
    <w:rsid w:val="00F8692F"/>
    <w:rsid w:val="00F90F68"/>
    <w:rsid w:val="00F91805"/>
    <w:rsid w:val="00F92A5D"/>
    <w:rsid w:val="00F93AC1"/>
    <w:rsid w:val="00F93EC1"/>
    <w:rsid w:val="00F94454"/>
    <w:rsid w:val="00F952C1"/>
    <w:rsid w:val="00F962F9"/>
    <w:rsid w:val="00FA0DC0"/>
    <w:rsid w:val="00FA10FB"/>
    <w:rsid w:val="00FA3F4E"/>
    <w:rsid w:val="00FA4315"/>
    <w:rsid w:val="00FA5075"/>
    <w:rsid w:val="00FA572B"/>
    <w:rsid w:val="00FA63E0"/>
    <w:rsid w:val="00FA74CE"/>
    <w:rsid w:val="00FB0F78"/>
    <w:rsid w:val="00FB2EA4"/>
    <w:rsid w:val="00FB356D"/>
    <w:rsid w:val="00FB3731"/>
    <w:rsid w:val="00FB3780"/>
    <w:rsid w:val="00FB3846"/>
    <w:rsid w:val="00FB3F4C"/>
    <w:rsid w:val="00FB51EF"/>
    <w:rsid w:val="00FB59FC"/>
    <w:rsid w:val="00FB6B73"/>
    <w:rsid w:val="00FC11B9"/>
    <w:rsid w:val="00FC152B"/>
    <w:rsid w:val="00FC4BCE"/>
    <w:rsid w:val="00FC5BB5"/>
    <w:rsid w:val="00FC6A09"/>
    <w:rsid w:val="00FC7417"/>
    <w:rsid w:val="00FD0E01"/>
    <w:rsid w:val="00FD1AD0"/>
    <w:rsid w:val="00FD4385"/>
    <w:rsid w:val="00FD4606"/>
    <w:rsid w:val="00FD52E2"/>
    <w:rsid w:val="00FD5AF8"/>
    <w:rsid w:val="00FD61BE"/>
    <w:rsid w:val="00FD6247"/>
    <w:rsid w:val="00FE01CA"/>
    <w:rsid w:val="00FE02AF"/>
    <w:rsid w:val="00FE140C"/>
    <w:rsid w:val="00FE1C94"/>
    <w:rsid w:val="00FE2CDF"/>
    <w:rsid w:val="00FE2EEC"/>
    <w:rsid w:val="00FE330F"/>
    <w:rsid w:val="00FE3A27"/>
    <w:rsid w:val="00FE3C17"/>
    <w:rsid w:val="00FE42C7"/>
    <w:rsid w:val="00FE56D1"/>
    <w:rsid w:val="00FE57DC"/>
    <w:rsid w:val="00FE7250"/>
    <w:rsid w:val="00FE74FD"/>
    <w:rsid w:val="00FE7C27"/>
    <w:rsid w:val="00FF0E3C"/>
    <w:rsid w:val="00FF0F9C"/>
    <w:rsid w:val="00FF51E4"/>
    <w:rsid w:val="00FF5232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4400D"/>
  <w15:docId w15:val="{81148EB8-799F-4B72-9478-524305F7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6F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aliases w:val="H1,H11,H12,H13,H14,H15,H16,H17,H18,H19,H110,H111,H112,H113,H114,H115,H116,H121,H131,H141,H151,H161,H171,H181,H191,H1101,H1111,H1121,H1131,H1141,H1151,H117,H118,H119,H120,H122,H123,H124,H125,H126,H1110,H132,H142,H152,H162,H172,H182,H127,H1112"/>
    <w:basedOn w:val="a"/>
    <w:next w:val="a"/>
    <w:link w:val="12"/>
    <w:autoRedefine/>
    <w:qFormat/>
    <w:rsid w:val="00882AFC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1">
    <w:name w:val="heading 2"/>
    <w:aliases w:val="2 Заголовок 2"/>
    <w:basedOn w:val="a"/>
    <w:next w:val="a"/>
    <w:link w:val="22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">
    <w:name w:val="heading 3"/>
    <w:aliases w:val="3 Заголовок 3"/>
    <w:basedOn w:val="a"/>
    <w:next w:val="a"/>
    <w:link w:val="31"/>
    <w:autoRedefine/>
    <w:uiPriority w:val="9"/>
    <w:qFormat/>
    <w:rsid w:val="0084765C"/>
    <w:pPr>
      <w:keepNext/>
      <w:keepLines/>
      <w:numPr>
        <w:ilvl w:val="2"/>
        <w:numId w:val="8"/>
      </w:numPr>
      <w:spacing w:before="160" w:after="120" w:line="276" w:lineRule="auto"/>
      <w:outlineLvl w:val="2"/>
    </w:pPr>
    <w:rPr>
      <w:rFonts w:ascii="Arial" w:eastAsiaTheme="majorEastAsia" w:hAnsi="Arial" w:cstheme="majorBidi"/>
      <w:b/>
      <w:szCs w:val="24"/>
    </w:rPr>
  </w:style>
  <w:style w:type="paragraph" w:styleId="4">
    <w:name w:val="heading 4"/>
    <w:aliases w:val="H4,заголовок 4"/>
    <w:basedOn w:val="a"/>
    <w:next w:val="a"/>
    <w:link w:val="41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aliases w:val="H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H1 Знак,H11 Знак,H12 Знак,H13 Знак,H14 Знак,H15 Знак,H16 Знак,H17 Знак,H18 Знак,H19 Знак,H110 Знак,H111 Знак,H112 Знак,H113 Знак,H114 Знак,H115 Знак,H116 Знак,H121 Знак,H131 Знак,H141 Знак,H151 Знак,H161 Знак,H171 Знак,H181 Знак"/>
    <w:basedOn w:val="a0"/>
    <w:link w:val="1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2">
    <w:name w:val="Заголовок 2 Знак"/>
    <w:aliases w:val="2 Заголовок 2 Знак"/>
    <w:basedOn w:val="a0"/>
    <w:link w:val="21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1">
    <w:name w:val="Заголовок 3 Знак"/>
    <w:aliases w:val="3 Заголовок 3 Знак"/>
    <w:basedOn w:val="a0"/>
    <w:link w:val="3"/>
    <w:uiPriority w:val="9"/>
    <w:rsid w:val="0084765C"/>
    <w:rPr>
      <w:rFonts w:ascii="Arial" w:eastAsiaTheme="majorEastAsia" w:hAnsi="Arial" w:cstheme="majorBidi"/>
      <w:b/>
      <w:sz w:val="24"/>
      <w:szCs w:val="24"/>
    </w:rPr>
  </w:style>
  <w:style w:type="character" w:customStyle="1" w:styleId="41">
    <w:name w:val="Заголовок 4 Знак"/>
    <w:aliases w:val="H4 Знак,заголовок 4 Знак"/>
    <w:basedOn w:val="a0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"/>
    <w:link w:val="a8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"/>
    <w:next w:val="a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3">
    <w:name w:val="toc 2"/>
    <w:basedOn w:val="a"/>
    <w:next w:val="a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2">
    <w:name w:val="toc 3"/>
    <w:basedOn w:val="a"/>
    <w:next w:val="a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0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"/>
    <w:link w:val="ae"/>
    <w:semiHidden/>
    <w:rsid w:val="006C0925"/>
    <w:rPr>
      <w:rFonts w:ascii="Tahoma" w:hAnsi="Tahoma" w:cs="Tahoma"/>
      <w:sz w:val="16"/>
      <w:szCs w:val="16"/>
    </w:rPr>
  </w:style>
  <w:style w:type="paragraph" w:styleId="33">
    <w:name w:val="Body Text 3"/>
    <w:basedOn w:val="a"/>
    <w:link w:val="34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4">
    <w:name w:val="Основной текст 3 Знак"/>
    <w:basedOn w:val="a0"/>
    <w:link w:val="33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0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5">
    <w:name w:val="Body Text Indent 3"/>
    <w:basedOn w:val="a"/>
    <w:link w:val="36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0"/>
    <w:link w:val="35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4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0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"/>
    <w:next w:val="a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5">
    <w:name w:val="Body Text 2"/>
    <w:basedOn w:val="a"/>
    <w:link w:val="26"/>
    <w:rsid w:val="006C0925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"/>
    <w:next w:val="a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0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0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0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0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0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aliases w:val="H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1">
    <w:name w:val="САП_Заголовок 1"/>
    <w:basedOn w:val="a"/>
    <w:next w:val="a"/>
    <w:link w:val="19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1"/>
    <w:next w:val="a"/>
    <w:link w:val="27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0">
    <w:name w:val="САП_Заголовок 3"/>
    <w:basedOn w:val="2"/>
    <w:autoRedefine/>
    <w:qFormat/>
    <w:rsid w:val="00B143F0"/>
    <w:pPr>
      <w:numPr>
        <w:ilvl w:val="2"/>
      </w:numPr>
      <w:outlineLvl w:val="2"/>
    </w:pPr>
  </w:style>
  <w:style w:type="paragraph" w:customStyle="1" w:styleId="40">
    <w:name w:val="САП_Заголовок 4"/>
    <w:basedOn w:val="30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7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1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"/>
    <w:link w:val="affe"/>
    <w:uiPriority w:val="99"/>
    <w:semiHidden/>
    <w:unhideWhenUsed/>
    <w:rsid w:val="00D15905"/>
    <w:rPr>
      <w:szCs w:val="24"/>
    </w:rPr>
  </w:style>
  <w:style w:type="character" w:customStyle="1" w:styleId="affe">
    <w:name w:val="Схема документа Знак"/>
    <w:basedOn w:val="a0"/>
    <w:link w:val="affd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0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h">
    <w:name w:val="h"/>
    <w:rsid w:val="004925D4"/>
    <w:pPr>
      <w:spacing w:after="0" w:line="360" w:lineRule="auto"/>
      <w:jc w:val="center"/>
    </w:pPr>
    <w:rPr>
      <w:rFonts w:ascii="Arial" w:eastAsia="Arial" w:hAnsi="Arial" w:cs="Arial"/>
      <w:b/>
      <w:color w:val="000000"/>
      <w:sz w:val="20"/>
      <w:szCs w:val="20"/>
      <w:shd w:val="clear" w:color="auto" w:fill="FFC000"/>
      <w:lang w:eastAsia="ru-RU"/>
    </w:rPr>
  </w:style>
  <w:style w:type="paragraph" w:customStyle="1" w:styleId="bbb">
    <w:name w:val="bbb"/>
    <w:rsid w:val="004925D4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4">
    <w:name w:val="МИ_Текст"/>
    <w:basedOn w:val="a"/>
    <w:qFormat/>
    <w:rsid w:val="0041077E"/>
    <w:pPr>
      <w:spacing w:after="120" w:line="276" w:lineRule="auto"/>
      <w:ind w:firstLine="709"/>
    </w:pPr>
    <w:rPr>
      <w:rFonts w:ascii="Meta Offc Pro" w:hAnsi="Meta Offc Pro" w:cstheme="minorBidi"/>
    </w:rPr>
  </w:style>
  <w:style w:type="paragraph" w:customStyle="1" w:styleId="ECON">
    <w:name w:val="ECON Основной текст с отступом"/>
    <w:basedOn w:val="a"/>
    <w:link w:val="ECON0"/>
    <w:rsid w:val="00DD5C13"/>
    <w:pPr>
      <w:spacing w:before="80" w:after="80"/>
      <w:ind w:firstLine="357"/>
    </w:pPr>
    <w:rPr>
      <w:lang w:eastAsia="x-none"/>
    </w:rPr>
  </w:style>
  <w:style w:type="character" w:customStyle="1" w:styleId="ECON0">
    <w:name w:val="ECON Основной текст с отступом Знак"/>
    <w:link w:val="ECON"/>
    <w:rsid w:val="00DD5C13"/>
    <w:rPr>
      <w:rFonts w:ascii="Times New Roman" w:eastAsia="Times New Roman" w:hAnsi="Times New Roman" w:cs="Times New Roman"/>
      <w:sz w:val="24"/>
      <w:lang w:eastAsia="x-none"/>
    </w:rPr>
  </w:style>
  <w:style w:type="character" w:customStyle="1" w:styleId="UnresolvedMention1">
    <w:name w:val="Unresolved Mention1"/>
    <w:basedOn w:val="a0"/>
    <w:uiPriority w:val="99"/>
    <w:semiHidden/>
    <w:unhideWhenUsed/>
    <w:rsid w:val="00AA7BA2"/>
    <w:rPr>
      <w:color w:val="808080"/>
      <w:shd w:val="clear" w:color="auto" w:fill="E6E6E6"/>
    </w:rPr>
  </w:style>
  <w:style w:type="paragraph" w:customStyle="1" w:styleId="1a">
    <w:name w:val="Список 1"/>
    <w:basedOn w:val="a"/>
    <w:link w:val="1Char"/>
    <w:autoRedefine/>
    <w:qFormat/>
    <w:rsid w:val="00BD32B6"/>
    <w:pPr>
      <w:keepLines/>
      <w:spacing w:after="60" w:line="276" w:lineRule="auto"/>
      <w:ind w:left="710"/>
    </w:pPr>
    <w:rPr>
      <w:sz w:val="26"/>
      <w:szCs w:val="20"/>
      <w:lang w:eastAsia="ru-RU"/>
    </w:rPr>
  </w:style>
  <w:style w:type="paragraph" w:customStyle="1" w:styleId="afff5">
    <w:name w:val="КД обычный текст"/>
    <w:basedOn w:val="a"/>
    <w:link w:val="afff6"/>
    <w:qFormat/>
    <w:rsid w:val="00BD32B6"/>
    <w:pPr>
      <w:overflowPunct w:val="0"/>
      <w:autoSpaceDE w:val="0"/>
      <w:autoSpaceDN w:val="0"/>
      <w:adjustRightInd w:val="0"/>
      <w:spacing w:before="60"/>
      <w:ind w:firstLine="720"/>
      <w:textAlignment w:val="baseline"/>
    </w:pPr>
    <w:rPr>
      <w:sz w:val="26"/>
      <w:szCs w:val="20"/>
      <w:lang w:eastAsia="ru-RU"/>
    </w:rPr>
  </w:style>
  <w:style w:type="character" w:customStyle="1" w:styleId="afff6">
    <w:name w:val="КД обычный текст Знак"/>
    <w:basedOn w:val="a0"/>
    <w:link w:val="afff5"/>
    <w:rsid w:val="00BD32B6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1Char">
    <w:name w:val="Список 1 Char"/>
    <w:basedOn w:val="a0"/>
    <w:link w:val="1a"/>
    <w:rsid w:val="00BD32B6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fff7">
    <w:name w:val="Light Grid"/>
    <w:basedOn w:val="a1"/>
    <w:uiPriority w:val="62"/>
    <w:unhideWhenUsed/>
    <w:rsid w:val="00785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113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/>
        <w:b/>
        <w:bCs/>
        <w:caps/>
        <w:smallCaps w:val="0"/>
        <w:sz w:val="1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2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a8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7"/>
    <w:uiPriority w:val="35"/>
    <w:locked/>
    <w:rsid w:val="008C1ADB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ff8">
    <w:name w:val="ПР_таблица Текст"/>
    <w:basedOn w:val="a"/>
    <w:qFormat/>
    <w:rsid w:val="009E7952"/>
    <w:pPr>
      <w:spacing w:before="40" w:after="40"/>
      <w:jc w:val="left"/>
    </w:pPr>
    <w:rPr>
      <w:rFonts w:asciiTheme="minorHAnsi" w:hAnsiTheme="minorHAnsi" w:cs="Arial"/>
      <w:noProof/>
      <w:sz w:val="22"/>
      <w:szCs w:val="24"/>
    </w:rPr>
  </w:style>
  <w:style w:type="paragraph" w:customStyle="1" w:styleId="Tabname">
    <w:name w:val="Tab_name"/>
    <w:link w:val="TabnameChar"/>
    <w:qFormat/>
    <w:rsid w:val="000D18EF"/>
    <w:pPr>
      <w:widowControl w:val="0"/>
      <w:spacing w:before="240" w:after="0" w:line="240" w:lineRule="auto"/>
    </w:pPr>
    <w:rPr>
      <w:rFonts w:ascii="Arial" w:eastAsia="Times New Roman" w:hAnsi="Arial" w:cs="Times New Roman"/>
      <w:b/>
      <w:iCs/>
      <w:sz w:val="20"/>
      <w:szCs w:val="24"/>
    </w:rPr>
  </w:style>
  <w:style w:type="character" w:customStyle="1" w:styleId="TabnameChar">
    <w:name w:val="Tab_name Char"/>
    <w:basedOn w:val="a0"/>
    <w:link w:val="Tabname"/>
    <w:rsid w:val="000D18EF"/>
    <w:rPr>
      <w:rFonts w:ascii="Arial" w:eastAsia="Times New Roman" w:hAnsi="Arial" w:cs="Times New Roman"/>
      <w:b/>
      <w:iCs/>
      <w:sz w:val="20"/>
      <w:szCs w:val="24"/>
    </w:rPr>
  </w:style>
  <w:style w:type="paragraph" w:customStyle="1" w:styleId="tabletext">
    <w:name w:val="tabletext"/>
    <w:basedOn w:val="a"/>
    <w:rsid w:val="003F127C"/>
    <w:pPr>
      <w:spacing w:before="100" w:beforeAutospacing="1" w:after="100" w:afterAutospacing="1"/>
      <w:jc w:val="left"/>
    </w:pPr>
    <w:rPr>
      <w:szCs w:val="24"/>
      <w:lang w:eastAsia="ru-RU"/>
    </w:rPr>
  </w:style>
  <w:style w:type="table" w:customStyle="1" w:styleId="37">
    <w:name w:val="Сетка таблицы3"/>
    <w:basedOn w:val="a1"/>
    <w:next w:val="af7"/>
    <w:uiPriority w:val="59"/>
    <w:rsid w:val="00F4013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0">
    <w:name w:val="Выделенный 1"/>
    <w:basedOn w:val="a"/>
    <w:qFormat/>
    <w:rsid w:val="00F40130"/>
    <w:pPr>
      <w:widowControl w:val="0"/>
      <w:numPr>
        <w:numId w:val="79"/>
      </w:numPr>
      <w:spacing w:after="100" w:afterAutospacing="1" w:line="360" w:lineRule="auto"/>
    </w:pPr>
    <w:rPr>
      <w:rFonts w:ascii="Arial" w:hAnsi="Arial"/>
      <w:szCs w:val="24"/>
      <w:lang w:eastAsia="ru-RU"/>
    </w:rPr>
  </w:style>
  <w:style w:type="character" w:styleId="afff9">
    <w:name w:val="Unresolved Mention"/>
    <w:basedOn w:val="a0"/>
    <w:uiPriority w:val="99"/>
    <w:semiHidden/>
    <w:unhideWhenUsed/>
    <w:rsid w:val="00424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3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4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4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4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8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4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41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image" Target="media/image9.emf"/><Relationship Id="rId39" Type="http://schemas.openxmlformats.org/officeDocument/2006/relationships/package" Target="embeddings/Microsoft_Excel_Worksheet4.xlsx"/><Relationship Id="rId21" Type="http://schemas.openxmlformats.org/officeDocument/2006/relationships/image" Target="media/image6.png"/><Relationship Id="rId34" Type="http://schemas.openxmlformats.org/officeDocument/2006/relationships/image" Target="media/image13.emf"/><Relationship Id="rId42" Type="http://schemas.openxmlformats.org/officeDocument/2006/relationships/image" Target="media/image17.emf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oleObject" Target="embeddings/Microsoft_Word_97_-_2003_Document3.doc"/><Relationship Id="rId11" Type="http://schemas.openxmlformats.org/officeDocument/2006/relationships/header" Target="header1.xml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package" Target="embeddings/Microsoft_Excel_Worksheet3.xlsx"/><Relationship Id="rId40" Type="http://schemas.openxmlformats.org/officeDocument/2006/relationships/image" Target="media/image16.emf"/><Relationship Id="rId45" Type="http://schemas.openxmlformats.org/officeDocument/2006/relationships/package" Target="embeddings/Microsoft_Excel_Worksheet7.xlsx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oleObject" Target="embeddings/Microsoft_Word_97_-_2003_Document.doc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49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package" Target="embeddings/Microsoft_Excel_Worksheet.xlsx"/><Relationship Id="rId44" Type="http://schemas.openxmlformats.org/officeDocument/2006/relationships/image" Target="media/image18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emf"/><Relationship Id="rId27" Type="http://schemas.openxmlformats.org/officeDocument/2006/relationships/oleObject" Target="embeddings/Microsoft_Word_97_-_2003_Document2.doc"/><Relationship Id="rId30" Type="http://schemas.openxmlformats.org/officeDocument/2006/relationships/image" Target="media/image11.emf"/><Relationship Id="rId35" Type="http://schemas.openxmlformats.org/officeDocument/2006/relationships/package" Target="embeddings/Microsoft_Excel_Worksheet2.xlsx"/><Relationship Id="rId43" Type="http://schemas.openxmlformats.org/officeDocument/2006/relationships/package" Target="embeddings/Microsoft_Excel_Worksheet6.xlsx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oleObject" Target="embeddings/Microsoft_Word_97_-_2003_Document1.doc"/><Relationship Id="rId33" Type="http://schemas.openxmlformats.org/officeDocument/2006/relationships/package" Target="embeddings/Microsoft_Excel_Worksheet1.xlsx"/><Relationship Id="rId38" Type="http://schemas.openxmlformats.org/officeDocument/2006/relationships/image" Target="media/image15.emf"/><Relationship Id="rId46" Type="http://schemas.openxmlformats.org/officeDocument/2006/relationships/header" Target="header5.xml"/><Relationship Id="rId20" Type="http://schemas.openxmlformats.org/officeDocument/2006/relationships/image" Target="media/image5.png"/><Relationship Id="rId41" Type="http://schemas.openxmlformats.org/officeDocument/2006/relationships/package" Target="embeddings/Microsoft_Excel_Worksheet5.xlsx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F000EB-0E6A-434B-9597-7376A42B0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F436AB-B25E-4A94-B629-2BC861126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77</Pages>
  <Words>25688</Words>
  <Characters>146425</Characters>
  <Application>Microsoft Office Word</Application>
  <DocSecurity>0</DocSecurity>
  <Lines>1220</Lines>
  <Paragraphs>343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171770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Владимир Лаут</cp:lastModifiedBy>
  <cp:revision>14</cp:revision>
  <cp:lastPrinted>2018-02-10T01:40:00Z</cp:lastPrinted>
  <dcterms:created xsi:type="dcterms:W3CDTF">2021-04-09T07:17:00Z</dcterms:created>
  <dcterms:modified xsi:type="dcterms:W3CDTF">2021-04-14T15:42:00Z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>A8601B4F132AD5D6C60EB7B7DA73880C6C2B63C83E29411BF904DCD97830A48D</vt:lpwstr>
  </property>
  <property fmtid="{D5CDD505-2E9C-101B-9397-08002B2CF9AE}" pid="6" name="Hide date">
    <vt:lpwstr>13/04/2020 6:57:09 PM</vt:lpwstr>
  </property>
  <property fmtid="{D5CDD505-2E9C-101B-9397-08002B2CF9AE}" pid="7" name="Classification">
    <vt:lpwstr>Confidential</vt:lpwstr>
  </property>
</Properties>
</file>