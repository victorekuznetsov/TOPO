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F34F02" w14:textId="2A35123B" w:rsidR="00F66ECE" w:rsidRPr="00F94454" w:rsidRDefault="0047297B" w:rsidP="009F701C">
      <w:pPr>
        <w:rPr>
          <w:rFonts w:ascii="Arial" w:hAnsi="Arial" w:cs="Arial"/>
        </w:rPr>
      </w:pPr>
      <w:bookmarkStart w:id="0" w:name="_Toc352939869"/>
      <w:bookmarkStart w:id="1" w:name="_Ref353369916"/>
      <w:bookmarkStart w:id="2" w:name="_Toc357586935"/>
      <w:bookmarkStart w:id="3" w:name="_Toc359333746"/>
      <w:r>
        <w:rPr>
          <w:rFonts w:ascii="Arial" w:hAnsi="Arial" w:cs="Arial"/>
        </w:rPr>
        <w:t xml:space="preserve"> </w:t>
      </w:r>
    </w:p>
    <w:p w14:paraId="4A2ABFCA" w14:textId="77777777" w:rsidR="00F66ECE" w:rsidRPr="00F94454" w:rsidRDefault="00F66ECE" w:rsidP="009F701C">
      <w:pPr>
        <w:rPr>
          <w:rFonts w:ascii="Arial" w:hAnsi="Arial" w:cs="Arial"/>
        </w:rPr>
      </w:pPr>
    </w:p>
    <w:p w14:paraId="650C8DD5" w14:textId="77777777" w:rsidR="00F66ECE" w:rsidRPr="00F94454" w:rsidRDefault="00F66ECE" w:rsidP="009F701C">
      <w:pPr>
        <w:rPr>
          <w:rFonts w:ascii="Arial" w:hAnsi="Arial" w:cs="Arial"/>
        </w:rPr>
      </w:pPr>
    </w:p>
    <w:p w14:paraId="2DAA2256" w14:textId="77777777" w:rsidR="00F66ECE" w:rsidRPr="00F94454" w:rsidRDefault="00F66ECE" w:rsidP="00632245">
      <w:pPr>
        <w:jc w:val="center"/>
        <w:rPr>
          <w:rFonts w:ascii="Arial" w:hAnsi="Arial" w:cs="Arial"/>
        </w:rPr>
      </w:pPr>
    </w:p>
    <w:p w14:paraId="72F3FDAE" w14:textId="77777777" w:rsidR="00F66ECE" w:rsidRPr="00F94454" w:rsidRDefault="00F66ECE" w:rsidP="00632245">
      <w:pPr>
        <w:jc w:val="center"/>
        <w:rPr>
          <w:rFonts w:ascii="Arial" w:hAnsi="Arial" w:cs="Arial"/>
        </w:rPr>
      </w:pPr>
    </w:p>
    <w:p w14:paraId="1557DE25" w14:textId="77777777" w:rsidR="00F66ECE" w:rsidRPr="00F94454" w:rsidRDefault="00F66ECE" w:rsidP="00632245">
      <w:pPr>
        <w:jc w:val="center"/>
        <w:rPr>
          <w:rFonts w:ascii="Arial" w:hAnsi="Arial" w:cs="Arial"/>
        </w:rPr>
      </w:pPr>
    </w:p>
    <w:p w14:paraId="66F1F480" w14:textId="77777777" w:rsidR="00F66ECE" w:rsidRPr="00F94454" w:rsidRDefault="00F66ECE" w:rsidP="00632245">
      <w:pPr>
        <w:jc w:val="center"/>
        <w:rPr>
          <w:rFonts w:ascii="Arial" w:hAnsi="Arial" w:cs="Arial"/>
        </w:rPr>
      </w:pPr>
    </w:p>
    <w:p w14:paraId="6B3DC224" w14:textId="77777777" w:rsidR="00193343" w:rsidRPr="00F94454" w:rsidRDefault="00193343" w:rsidP="00632245">
      <w:pPr>
        <w:jc w:val="center"/>
        <w:rPr>
          <w:rFonts w:ascii="Arial" w:hAnsi="Arial" w:cs="Arial"/>
        </w:rPr>
      </w:pPr>
    </w:p>
    <w:p w14:paraId="3B4DD1A5" w14:textId="77777777" w:rsidR="00193343" w:rsidRPr="00F94454" w:rsidRDefault="00193343" w:rsidP="00632245">
      <w:pPr>
        <w:jc w:val="center"/>
        <w:rPr>
          <w:rFonts w:ascii="Arial" w:hAnsi="Arial" w:cs="Arial"/>
        </w:rPr>
      </w:pPr>
    </w:p>
    <w:p w14:paraId="33707671" w14:textId="77777777" w:rsidR="00193343" w:rsidRPr="00F94454" w:rsidRDefault="00193343" w:rsidP="00632245">
      <w:pPr>
        <w:jc w:val="center"/>
        <w:rPr>
          <w:rFonts w:ascii="Arial" w:hAnsi="Arial" w:cs="Arial"/>
        </w:rPr>
      </w:pPr>
    </w:p>
    <w:p w14:paraId="7C7C9C2C" w14:textId="77777777" w:rsidR="00193343" w:rsidRPr="00F94454" w:rsidRDefault="00193343" w:rsidP="00632245">
      <w:pPr>
        <w:jc w:val="center"/>
        <w:rPr>
          <w:rFonts w:ascii="Arial" w:hAnsi="Arial" w:cs="Arial"/>
        </w:rPr>
      </w:pPr>
    </w:p>
    <w:p w14:paraId="53803CFE" w14:textId="77777777" w:rsidR="00193343" w:rsidRPr="00F94454" w:rsidRDefault="00193343" w:rsidP="00632245">
      <w:pPr>
        <w:jc w:val="center"/>
        <w:rPr>
          <w:rFonts w:ascii="Arial" w:hAnsi="Arial" w:cs="Arial"/>
        </w:rPr>
      </w:pPr>
    </w:p>
    <w:p w14:paraId="79B0C399" w14:textId="77777777" w:rsidR="00F66ECE" w:rsidRPr="00F94454" w:rsidRDefault="00F66ECE" w:rsidP="00632245">
      <w:pPr>
        <w:jc w:val="center"/>
        <w:rPr>
          <w:rFonts w:ascii="Arial" w:hAnsi="Arial" w:cs="Arial"/>
        </w:rPr>
      </w:pPr>
    </w:p>
    <w:p w14:paraId="0D4CB0EF" w14:textId="77777777" w:rsidR="00F66ECE" w:rsidRPr="00F94454" w:rsidRDefault="00F66ECE" w:rsidP="00632245">
      <w:pPr>
        <w:jc w:val="center"/>
        <w:rPr>
          <w:rFonts w:ascii="Arial" w:hAnsi="Arial" w:cs="Arial"/>
        </w:rPr>
      </w:pPr>
    </w:p>
    <w:p w14:paraId="522C671D" w14:textId="77777777" w:rsidR="00F66ECE" w:rsidRPr="00F00EDF" w:rsidRDefault="00D000BA">
      <w:pPr>
        <w:jc w:val="center"/>
        <w:rPr>
          <w:rFonts w:ascii="Arial" w:hAnsi="Arial" w:cs="Arial"/>
          <w:b/>
          <w:sz w:val="32"/>
          <w:szCs w:val="32"/>
        </w:rPr>
      </w:pPr>
      <w:r w:rsidRPr="00F00EDF">
        <w:rPr>
          <w:rFonts w:ascii="Arial" w:hAnsi="Arial" w:cs="Arial"/>
          <w:b/>
          <w:sz w:val="32"/>
          <w:szCs w:val="32"/>
        </w:rPr>
        <w:t>КОНЦЕПТУАЛЬНЫЙ ДИЗАЙН</w:t>
      </w:r>
    </w:p>
    <w:p w14:paraId="0C7C9669" w14:textId="77777777" w:rsidR="00916FAB" w:rsidRPr="00F00EDF" w:rsidRDefault="00916FAB">
      <w:pPr>
        <w:jc w:val="center"/>
        <w:rPr>
          <w:rFonts w:ascii="Arial" w:hAnsi="Arial" w:cs="Arial"/>
          <w:b/>
          <w:sz w:val="32"/>
          <w:szCs w:val="32"/>
        </w:rPr>
      </w:pPr>
    </w:p>
    <w:p w14:paraId="22A2E994" w14:textId="192322CE" w:rsidR="00EC00D2" w:rsidRPr="00F00EDF" w:rsidRDefault="00A023C8">
      <w:pPr>
        <w:jc w:val="center"/>
        <w:rPr>
          <w:rFonts w:ascii="Arial" w:hAnsi="Arial" w:cs="Arial"/>
          <w:bCs/>
          <w:kern w:val="32"/>
          <w:sz w:val="32"/>
          <w:szCs w:val="32"/>
        </w:rPr>
      </w:pPr>
      <w:r w:rsidRPr="00F00EDF">
        <w:rPr>
          <w:rFonts w:ascii="Arial" w:hAnsi="Arial" w:cs="Arial"/>
          <w:bCs/>
          <w:kern w:val="32"/>
          <w:sz w:val="32"/>
          <w:szCs w:val="32"/>
        </w:rPr>
        <w:t>ТОиР</w:t>
      </w:r>
    </w:p>
    <w:p w14:paraId="5EE7856A" w14:textId="32C10EFD" w:rsidR="00EC00D2" w:rsidRPr="00F00EDF" w:rsidRDefault="00EC00D2">
      <w:pPr>
        <w:jc w:val="center"/>
        <w:rPr>
          <w:rFonts w:ascii="Arial" w:hAnsi="Arial" w:cs="Arial"/>
          <w:bCs/>
          <w:kern w:val="32"/>
          <w:sz w:val="32"/>
          <w:szCs w:val="32"/>
        </w:rPr>
      </w:pPr>
    </w:p>
    <w:p w14:paraId="72F62B9D" w14:textId="7C106867" w:rsidR="000F6264" w:rsidRPr="00F00EDF" w:rsidRDefault="00733F6B">
      <w:pPr>
        <w:jc w:val="center"/>
        <w:rPr>
          <w:rFonts w:ascii="Arial" w:hAnsi="Arial" w:cs="Arial"/>
          <w:bCs/>
          <w:kern w:val="32"/>
          <w:sz w:val="32"/>
          <w:szCs w:val="32"/>
        </w:rPr>
      </w:pPr>
      <w:r w:rsidRPr="00F00EDF">
        <w:rPr>
          <w:rFonts w:ascii="Arial" w:hAnsi="Arial" w:cs="Arial"/>
          <w:bCs/>
          <w:kern w:val="32"/>
          <w:sz w:val="32"/>
          <w:szCs w:val="32"/>
        </w:rPr>
        <w:t xml:space="preserve">Ресурсное обеспечение </w:t>
      </w:r>
      <w:r w:rsidR="00A023C8" w:rsidRPr="00F00EDF">
        <w:rPr>
          <w:rFonts w:ascii="Arial" w:hAnsi="Arial" w:cs="Arial"/>
          <w:bCs/>
          <w:kern w:val="32"/>
          <w:sz w:val="32"/>
          <w:szCs w:val="32"/>
        </w:rPr>
        <w:t>ТОиР</w:t>
      </w:r>
    </w:p>
    <w:p w14:paraId="68F42CC1" w14:textId="77777777" w:rsidR="00916FAB" w:rsidRPr="00F00EDF" w:rsidRDefault="00916FAB">
      <w:pPr>
        <w:jc w:val="center"/>
        <w:rPr>
          <w:rFonts w:ascii="Arial" w:hAnsi="Arial" w:cs="Arial"/>
          <w:bCs/>
          <w:kern w:val="32"/>
          <w:sz w:val="32"/>
          <w:szCs w:val="32"/>
        </w:rPr>
      </w:pPr>
    </w:p>
    <w:p w14:paraId="7A65D8BA" w14:textId="00EB52AB" w:rsidR="00916FAB" w:rsidRPr="00F00EDF" w:rsidRDefault="005E0E1A">
      <w:pPr>
        <w:jc w:val="center"/>
        <w:rPr>
          <w:rFonts w:ascii="Arial" w:hAnsi="Arial" w:cs="Arial"/>
          <w:color w:val="FF0000"/>
          <w:sz w:val="32"/>
          <w:szCs w:val="32"/>
        </w:rPr>
      </w:pPr>
      <w:r w:rsidRPr="00F00EDF">
        <w:rPr>
          <w:rFonts w:ascii="Arial" w:hAnsi="Arial" w:cs="Arial"/>
          <w:bCs/>
          <w:kern w:val="32"/>
          <w:sz w:val="32"/>
          <w:szCs w:val="32"/>
        </w:rPr>
        <w:t>ERP.</w:t>
      </w:r>
      <w:del w:id="4" w:author="Дмитрий Ковтун" w:date="2021-03-12T21:16:00Z">
        <w:r w:rsidR="0013114D" w:rsidRPr="00F00EDF" w:rsidDel="0075778F">
          <w:rPr>
            <w:rFonts w:ascii="Arial" w:hAnsi="Arial" w:cs="Arial"/>
            <w:bCs/>
            <w:kern w:val="32"/>
            <w:sz w:val="32"/>
            <w:szCs w:val="32"/>
          </w:rPr>
          <w:delText>9</w:delText>
        </w:r>
      </w:del>
      <w:ins w:id="5" w:author="Дмитрий Ковтун" w:date="2021-03-12T21:16:00Z">
        <w:r w:rsidR="0075778F">
          <w:rPr>
            <w:rFonts w:ascii="Arial" w:hAnsi="Arial" w:cs="Arial"/>
            <w:bCs/>
            <w:kern w:val="32"/>
            <w:sz w:val="32"/>
            <w:szCs w:val="32"/>
          </w:rPr>
          <w:t>13</w:t>
        </w:r>
      </w:ins>
      <w:r w:rsidRPr="00F00EDF">
        <w:rPr>
          <w:rFonts w:ascii="Arial" w:hAnsi="Arial" w:cs="Arial"/>
          <w:bCs/>
          <w:kern w:val="32"/>
          <w:sz w:val="32"/>
          <w:szCs w:val="32"/>
        </w:rPr>
        <w:t>.</w:t>
      </w:r>
      <w:r w:rsidR="0013114D" w:rsidRPr="00F00EDF">
        <w:rPr>
          <w:rFonts w:ascii="Arial" w:hAnsi="Arial" w:cs="Arial"/>
          <w:bCs/>
          <w:kern w:val="32"/>
          <w:sz w:val="32"/>
          <w:szCs w:val="32"/>
        </w:rPr>
        <w:t>9</w:t>
      </w:r>
      <w:r w:rsidRPr="00F00EDF">
        <w:rPr>
          <w:rFonts w:ascii="Arial" w:hAnsi="Arial" w:cs="Arial"/>
          <w:bCs/>
          <w:kern w:val="32"/>
          <w:sz w:val="32"/>
          <w:szCs w:val="32"/>
        </w:rPr>
        <w:t>.</w:t>
      </w:r>
      <w:r w:rsidR="0013114D" w:rsidRPr="00F00EDF">
        <w:rPr>
          <w:rFonts w:ascii="Arial" w:hAnsi="Arial" w:cs="Arial"/>
          <w:bCs/>
          <w:kern w:val="32"/>
          <w:sz w:val="32"/>
          <w:szCs w:val="32"/>
        </w:rPr>
        <w:t>2.</w:t>
      </w:r>
      <w:r w:rsidRPr="00F00EDF">
        <w:rPr>
          <w:rFonts w:ascii="Arial" w:hAnsi="Arial" w:cs="Arial"/>
          <w:bCs/>
          <w:kern w:val="32"/>
          <w:sz w:val="32"/>
          <w:szCs w:val="32"/>
        </w:rPr>
        <w:t>57</w:t>
      </w:r>
    </w:p>
    <w:p w14:paraId="30385800" w14:textId="77777777" w:rsidR="00916FAB" w:rsidRPr="00F00EDF" w:rsidRDefault="00916FAB">
      <w:pPr>
        <w:jc w:val="center"/>
        <w:rPr>
          <w:rFonts w:ascii="Arial" w:hAnsi="Arial" w:cs="Arial"/>
          <w:sz w:val="32"/>
          <w:szCs w:val="32"/>
        </w:rPr>
      </w:pPr>
    </w:p>
    <w:p w14:paraId="7C94B85C" w14:textId="0260428B" w:rsidR="00916FAB" w:rsidRPr="00F00EDF" w:rsidRDefault="00D82E4A">
      <w:pPr>
        <w:jc w:val="center"/>
        <w:rPr>
          <w:rFonts w:ascii="Arial" w:hAnsi="Arial" w:cs="Arial"/>
          <w:sz w:val="32"/>
          <w:szCs w:val="32"/>
        </w:rPr>
      </w:pPr>
      <w:r w:rsidRPr="00F00EDF">
        <w:rPr>
          <w:rFonts w:ascii="Arial" w:eastAsiaTheme="majorEastAsia" w:hAnsi="Arial" w:cs="Arial"/>
          <w:caps/>
          <w:spacing w:val="-10"/>
          <w:kern w:val="28"/>
          <w:sz w:val="28"/>
          <w:szCs w:val="32"/>
        </w:rPr>
        <w:t>317102. ВНЕДРЕНИЕ ПИЛОТА И СТАБИЛИЗАЦИЯ РЕШЕНИЯ</w:t>
      </w:r>
    </w:p>
    <w:p w14:paraId="7071A2BF" w14:textId="77777777" w:rsidR="000F6264" w:rsidRPr="00F00EDF" w:rsidRDefault="000F6264">
      <w:pPr>
        <w:jc w:val="center"/>
        <w:rPr>
          <w:rFonts w:ascii="Arial" w:hAnsi="Arial" w:cs="Arial"/>
          <w:sz w:val="32"/>
          <w:szCs w:val="32"/>
        </w:rPr>
      </w:pPr>
    </w:p>
    <w:p w14:paraId="527D6702" w14:textId="77777777" w:rsidR="00F66ECE" w:rsidRPr="00F00EDF" w:rsidRDefault="00F66ECE" w:rsidP="00632245">
      <w:pPr>
        <w:jc w:val="center"/>
        <w:rPr>
          <w:rFonts w:ascii="Arial" w:hAnsi="Arial" w:cs="Arial"/>
        </w:rPr>
      </w:pPr>
    </w:p>
    <w:p w14:paraId="2FE587AD" w14:textId="77777777" w:rsidR="002E67E7" w:rsidRPr="00F00EDF" w:rsidRDefault="002E67E7">
      <w:pPr>
        <w:tabs>
          <w:tab w:val="left" w:pos="3285"/>
        </w:tabs>
        <w:jc w:val="center"/>
        <w:rPr>
          <w:rFonts w:ascii="Arial" w:hAnsi="Arial" w:cs="Arial"/>
        </w:rPr>
      </w:pPr>
    </w:p>
    <w:p w14:paraId="1392CA6C" w14:textId="77777777" w:rsidR="00FA3F4E" w:rsidRPr="00F00EDF" w:rsidRDefault="00FA3F4E">
      <w:pPr>
        <w:tabs>
          <w:tab w:val="left" w:pos="3285"/>
        </w:tabs>
        <w:jc w:val="center"/>
        <w:rPr>
          <w:rFonts w:ascii="Arial" w:hAnsi="Arial" w:cs="Arial"/>
        </w:rPr>
      </w:pPr>
    </w:p>
    <w:p w14:paraId="016C4B28" w14:textId="77777777" w:rsidR="00FA3F4E" w:rsidRPr="00F00EDF" w:rsidRDefault="00FA3F4E">
      <w:pPr>
        <w:tabs>
          <w:tab w:val="left" w:pos="3285"/>
        </w:tabs>
        <w:jc w:val="center"/>
        <w:rPr>
          <w:rFonts w:ascii="Arial" w:hAnsi="Arial" w:cs="Arial"/>
        </w:rPr>
      </w:pPr>
    </w:p>
    <w:p w14:paraId="328C00AB" w14:textId="77777777" w:rsidR="00193343" w:rsidRPr="00F00EDF" w:rsidRDefault="00193343">
      <w:pPr>
        <w:tabs>
          <w:tab w:val="left" w:pos="3285"/>
        </w:tabs>
        <w:jc w:val="center"/>
        <w:rPr>
          <w:rFonts w:ascii="Arial" w:hAnsi="Arial" w:cs="Arial"/>
        </w:rPr>
      </w:pPr>
    </w:p>
    <w:p w14:paraId="4002705F" w14:textId="77777777" w:rsidR="00193343" w:rsidRPr="00F00EDF" w:rsidRDefault="00193343">
      <w:pPr>
        <w:tabs>
          <w:tab w:val="left" w:pos="3285"/>
        </w:tabs>
        <w:jc w:val="center"/>
        <w:rPr>
          <w:rFonts w:ascii="Arial" w:hAnsi="Arial" w:cs="Arial"/>
        </w:rPr>
      </w:pPr>
    </w:p>
    <w:p w14:paraId="389DC018" w14:textId="77777777" w:rsidR="00193343" w:rsidRPr="00F00EDF" w:rsidRDefault="00193343">
      <w:pPr>
        <w:tabs>
          <w:tab w:val="left" w:pos="3285"/>
        </w:tabs>
        <w:jc w:val="center"/>
        <w:rPr>
          <w:rFonts w:ascii="Arial" w:hAnsi="Arial" w:cs="Arial"/>
        </w:rPr>
      </w:pPr>
    </w:p>
    <w:p w14:paraId="16DF3722" w14:textId="77777777" w:rsidR="00FA3F4E" w:rsidRPr="00F00EDF" w:rsidRDefault="00FA3F4E">
      <w:pPr>
        <w:tabs>
          <w:tab w:val="left" w:pos="3285"/>
        </w:tabs>
        <w:jc w:val="center"/>
        <w:rPr>
          <w:rFonts w:ascii="Arial" w:hAnsi="Arial" w:cs="Arial"/>
        </w:rPr>
      </w:pPr>
    </w:p>
    <w:p w14:paraId="0C52C1BC" w14:textId="77777777" w:rsidR="00FA3F4E" w:rsidRPr="00F00EDF" w:rsidRDefault="00FA3F4E">
      <w:pPr>
        <w:tabs>
          <w:tab w:val="left" w:pos="3285"/>
        </w:tabs>
        <w:jc w:val="center"/>
        <w:rPr>
          <w:rFonts w:ascii="Arial" w:hAnsi="Arial" w:cs="Arial"/>
        </w:rPr>
      </w:pPr>
    </w:p>
    <w:p w14:paraId="5DDF0D7B" w14:textId="77777777" w:rsidR="00FA3F4E" w:rsidRPr="00F00EDF" w:rsidRDefault="00FA3F4E">
      <w:pPr>
        <w:tabs>
          <w:tab w:val="left" w:pos="3285"/>
        </w:tabs>
        <w:jc w:val="center"/>
        <w:rPr>
          <w:rFonts w:ascii="Arial" w:hAnsi="Arial" w:cs="Arial"/>
        </w:rPr>
      </w:pPr>
    </w:p>
    <w:p w14:paraId="51150CC3" w14:textId="77777777" w:rsidR="00FA3F4E" w:rsidRPr="00F00EDF" w:rsidRDefault="00FA3F4E">
      <w:pPr>
        <w:tabs>
          <w:tab w:val="left" w:pos="3285"/>
        </w:tabs>
        <w:jc w:val="center"/>
        <w:rPr>
          <w:rFonts w:ascii="Arial" w:hAnsi="Arial" w:cs="Arial"/>
        </w:rPr>
      </w:pPr>
    </w:p>
    <w:p w14:paraId="2F976FF4" w14:textId="77777777" w:rsidR="00175B15" w:rsidRPr="00F00EDF" w:rsidRDefault="00175B15">
      <w:pPr>
        <w:tabs>
          <w:tab w:val="left" w:pos="3285"/>
        </w:tabs>
        <w:jc w:val="center"/>
        <w:rPr>
          <w:rFonts w:ascii="Arial" w:hAnsi="Arial" w:cs="Arial"/>
        </w:rPr>
      </w:pPr>
    </w:p>
    <w:p w14:paraId="5FAEB8AF" w14:textId="77777777" w:rsidR="00175B15" w:rsidRPr="00F00EDF" w:rsidRDefault="00175B15">
      <w:pPr>
        <w:tabs>
          <w:tab w:val="left" w:pos="3285"/>
        </w:tabs>
        <w:jc w:val="center"/>
        <w:rPr>
          <w:rFonts w:ascii="Arial" w:hAnsi="Arial" w:cs="Arial"/>
        </w:rPr>
      </w:pPr>
    </w:p>
    <w:p w14:paraId="4CEFF1A2" w14:textId="77777777" w:rsidR="00175B15" w:rsidRPr="00F00EDF" w:rsidRDefault="00175B15">
      <w:pPr>
        <w:tabs>
          <w:tab w:val="left" w:pos="3285"/>
        </w:tabs>
        <w:jc w:val="center"/>
        <w:rPr>
          <w:rFonts w:ascii="Arial" w:hAnsi="Arial" w:cs="Arial"/>
        </w:rPr>
      </w:pPr>
    </w:p>
    <w:p w14:paraId="2C15A872" w14:textId="77777777" w:rsidR="00175B15" w:rsidRPr="00F00EDF" w:rsidRDefault="00175B15" w:rsidP="00632245">
      <w:pPr>
        <w:tabs>
          <w:tab w:val="left" w:pos="3285"/>
        </w:tabs>
        <w:jc w:val="center"/>
        <w:rPr>
          <w:rFonts w:ascii="Arial" w:hAnsi="Arial" w:cs="Arial"/>
        </w:rPr>
      </w:pPr>
    </w:p>
    <w:p w14:paraId="55EBFA06" w14:textId="77777777" w:rsidR="008F456C" w:rsidRPr="00F00EDF" w:rsidRDefault="008F456C" w:rsidP="00632245">
      <w:pPr>
        <w:tabs>
          <w:tab w:val="left" w:pos="3285"/>
        </w:tabs>
        <w:jc w:val="center"/>
        <w:rPr>
          <w:rFonts w:ascii="Arial" w:hAnsi="Arial" w:cs="Arial"/>
        </w:rPr>
      </w:pPr>
    </w:p>
    <w:p w14:paraId="58E3A580" w14:textId="77777777" w:rsidR="008F456C" w:rsidRPr="00F00EDF" w:rsidRDefault="008F456C" w:rsidP="00632245">
      <w:pPr>
        <w:tabs>
          <w:tab w:val="left" w:pos="3285"/>
        </w:tabs>
        <w:jc w:val="center"/>
        <w:rPr>
          <w:rFonts w:ascii="Arial" w:hAnsi="Arial" w:cs="Arial"/>
        </w:rPr>
      </w:pPr>
    </w:p>
    <w:p w14:paraId="3050F9DD" w14:textId="77777777" w:rsidR="008F456C" w:rsidRPr="00F00EDF" w:rsidRDefault="008F456C" w:rsidP="00632245">
      <w:pPr>
        <w:tabs>
          <w:tab w:val="left" w:pos="3285"/>
        </w:tabs>
        <w:jc w:val="center"/>
        <w:rPr>
          <w:rFonts w:ascii="Arial" w:hAnsi="Arial" w:cs="Arial"/>
        </w:rPr>
      </w:pPr>
    </w:p>
    <w:p w14:paraId="2D8E6F60" w14:textId="77777777" w:rsidR="008F456C" w:rsidRPr="00F00EDF" w:rsidRDefault="008F456C" w:rsidP="00632245">
      <w:pPr>
        <w:tabs>
          <w:tab w:val="left" w:pos="3285"/>
        </w:tabs>
        <w:jc w:val="center"/>
        <w:rPr>
          <w:rFonts w:ascii="Arial" w:hAnsi="Arial" w:cs="Arial"/>
        </w:rPr>
      </w:pPr>
    </w:p>
    <w:p w14:paraId="4C53726B" w14:textId="30FABE5C" w:rsidR="00D12ECC" w:rsidRPr="00F00EDF" w:rsidRDefault="00916FAB">
      <w:pPr>
        <w:jc w:val="center"/>
        <w:rPr>
          <w:rFonts w:ascii="Arial" w:hAnsi="Arial" w:cs="Arial"/>
          <w:b/>
          <w:sz w:val="22"/>
        </w:rPr>
      </w:pPr>
      <w:r w:rsidRPr="00F00EDF">
        <w:rPr>
          <w:rFonts w:ascii="Arial" w:hAnsi="Arial" w:cs="Arial"/>
          <w:b/>
          <w:sz w:val="22"/>
        </w:rPr>
        <w:t xml:space="preserve">Москва </w:t>
      </w:r>
      <w:del w:id="6" w:author="Дмитрий Ковтун" w:date="2021-03-09T13:57:00Z">
        <w:r w:rsidR="0013114D" w:rsidRPr="00F00EDF" w:rsidDel="00477B3C">
          <w:rPr>
            <w:rFonts w:ascii="Arial" w:hAnsi="Arial" w:cs="Arial"/>
            <w:b/>
            <w:sz w:val="22"/>
          </w:rPr>
          <w:delText>2020</w:delText>
        </w:r>
      </w:del>
      <w:ins w:id="7" w:author="Дмитрий Ковтун" w:date="2021-03-09T13:57:00Z">
        <w:r w:rsidR="00477B3C" w:rsidRPr="00F00EDF">
          <w:rPr>
            <w:rFonts w:ascii="Arial" w:hAnsi="Arial" w:cs="Arial"/>
            <w:b/>
            <w:sz w:val="22"/>
          </w:rPr>
          <w:t>202</w:t>
        </w:r>
        <w:r w:rsidR="00477B3C">
          <w:rPr>
            <w:rFonts w:ascii="Arial" w:hAnsi="Arial" w:cs="Arial"/>
            <w:b/>
            <w:sz w:val="22"/>
          </w:rPr>
          <w:t>1</w:t>
        </w:r>
      </w:ins>
    </w:p>
    <w:p w14:paraId="385943B8" w14:textId="77777777" w:rsidR="00D12ECC" w:rsidRPr="00F00EDF" w:rsidRDefault="00D12ECC" w:rsidP="00632245">
      <w:pPr>
        <w:spacing w:after="200" w:line="276" w:lineRule="auto"/>
        <w:jc w:val="center"/>
        <w:rPr>
          <w:rFonts w:ascii="Arial" w:hAnsi="Arial" w:cs="Arial"/>
          <w:b/>
          <w:sz w:val="20"/>
        </w:rPr>
      </w:pPr>
      <w:r w:rsidRPr="00F00EDF">
        <w:rPr>
          <w:rFonts w:ascii="Arial" w:hAnsi="Arial" w:cs="Arial"/>
          <w:b/>
          <w:sz w:val="20"/>
        </w:rPr>
        <w:br w:type="page"/>
      </w:r>
    </w:p>
    <w:p w14:paraId="5387C34F" w14:textId="03DA037B" w:rsidR="003701C2" w:rsidRPr="00F00EDF" w:rsidRDefault="003701C2" w:rsidP="00632245">
      <w:pPr>
        <w:pStyle w:val="a7"/>
        <w:keepNext/>
        <w:spacing w:after="240" w:afterAutospacing="0" w:line="276" w:lineRule="auto"/>
        <w:rPr>
          <w:rFonts w:ascii="Arial" w:hAnsi="Arial" w:cs="Arial"/>
          <w:b/>
          <w:sz w:val="22"/>
        </w:rPr>
      </w:pPr>
      <w:r w:rsidRPr="00F00EDF">
        <w:rPr>
          <w:rFonts w:ascii="Arial" w:hAnsi="Arial" w:cs="Arial"/>
          <w:b/>
          <w:sz w:val="22"/>
        </w:rPr>
        <w:lastRenderedPageBreak/>
        <w:t xml:space="preserve">Таблица </w:t>
      </w:r>
      <w:r w:rsidR="00106AE3" w:rsidRPr="00632245">
        <w:rPr>
          <w:rFonts w:ascii="Arial" w:hAnsi="Arial" w:cs="Arial"/>
          <w:b/>
          <w:sz w:val="22"/>
        </w:rPr>
        <w:fldChar w:fldCharType="begin"/>
      </w:r>
      <w:r w:rsidR="00106AE3" w:rsidRPr="00F00EDF">
        <w:rPr>
          <w:rFonts w:ascii="Arial" w:hAnsi="Arial" w:cs="Arial"/>
          <w:b/>
          <w:sz w:val="22"/>
        </w:rPr>
        <w:instrText xml:space="preserve"> SEQ Таблица \* ARABIC </w:instrText>
      </w:r>
      <w:r w:rsidR="00106AE3" w:rsidRPr="00632245">
        <w:rPr>
          <w:rFonts w:ascii="Arial" w:hAnsi="Arial" w:cs="Arial"/>
          <w:b/>
          <w:sz w:val="22"/>
        </w:rPr>
        <w:fldChar w:fldCharType="separate"/>
      </w:r>
      <w:r w:rsidR="008176EC">
        <w:rPr>
          <w:rFonts w:ascii="Arial" w:hAnsi="Arial" w:cs="Arial"/>
          <w:b/>
          <w:noProof/>
          <w:sz w:val="22"/>
        </w:rPr>
        <w:t>1</w:t>
      </w:r>
      <w:r w:rsidR="00106AE3" w:rsidRPr="00632245">
        <w:rPr>
          <w:rFonts w:ascii="Arial" w:hAnsi="Arial" w:cs="Arial"/>
          <w:b/>
          <w:noProof/>
          <w:sz w:val="22"/>
        </w:rPr>
        <w:fldChar w:fldCharType="end"/>
      </w:r>
      <w:r w:rsidRPr="00F00EDF">
        <w:rPr>
          <w:rFonts w:ascii="Arial" w:hAnsi="Arial"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00"/>
        <w:gridCol w:w="2218"/>
        <w:gridCol w:w="5359"/>
        <w:gridCol w:w="1699"/>
      </w:tblGrid>
      <w:tr w:rsidR="00175B15" w:rsidRPr="00F00EDF" w14:paraId="6BB353A2" w14:textId="77777777" w:rsidTr="0055118D">
        <w:trPr>
          <w:cantSplit/>
          <w:trHeight w:val="397"/>
          <w:tblHeader/>
        </w:trPr>
        <w:tc>
          <w:tcPr>
            <w:tcW w:w="442" w:type="pct"/>
            <w:shd w:val="clear" w:color="auto" w:fill="FFC000"/>
            <w:vAlign w:val="center"/>
          </w:tcPr>
          <w:p w14:paraId="1A5C82E5" w14:textId="77777777" w:rsidR="00175B15" w:rsidRPr="00F00EDF" w:rsidRDefault="00175B15" w:rsidP="00632245">
            <w:pPr>
              <w:rPr>
                <w:rFonts w:ascii="Arial" w:hAnsi="Arial" w:cs="Arial"/>
                <w:b/>
                <w:sz w:val="20"/>
              </w:rPr>
            </w:pPr>
            <w:r w:rsidRPr="00F00EDF">
              <w:rPr>
                <w:rFonts w:ascii="Arial" w:hAnsi="Arial" w:cs="Arial"/>
                <w:b/>
                <w:sz w:val="20"/>
              </w:rPr>
              <w:t>Версия</w:t>
            </w:r>
          </w:p>
        </w:tc>
        <w:tc>
          <w:tcPr>
            <w:tcW w:w="1090" w:type="pct"/>
            <w:shd w:val="clear" w:color="auto" w:fill="FFC000"/>
            <w:vAlign w:val="center"/>
          </w:tcPr>
          <w:p w14:paraId="6A1652D2" w14:textId="77777777" w:rsidR="00175B15" w:rsidRPr="00F00EDF" w:rsidRDefault="00175B15" w:rsidP="00632245">
            <w:pPr>
              <w:rPr>
                <w:rFonts w:ascii="Arial" w:hAnsi="Arial" w:cs="Arial"/>
                <w:b/>
                <w:sz w:val="20"/>
              </w:rPr>
            </w:pPr>
            <w:r w:rsidRPr="00F00EDF">
              <w:rPr>
                <w:rFonts w:ascii="Arial" w:hAnsi="Arial" w:cs="Arial"/>
                <w:b/>
                <w:sz w:val="20"/>
              </w:rPr>
              <w:t>Дата</w:t>
            </w:r>
          </w:p>
        </w:tc>
        <w:tc>
          <w:tcPr>
            <w:tcW w:w="2633" w:type="pct"/>
            <w:shd w:val="clear" w:color="auto" w:fill="FFC000"/>
            <w:vAlign w:val="center"/>
          </w:tcPr>
          <w:p w14:paraId="75743500" w14:textId="77777777" w:rsidR="00175B15" w:rsidRPr="00F00EDF" w:rsidRDefault="00175B15" w:rsidP="00632245">
            <w:pPr>
              <w:rPr>
                <w:rFonts w:ascii="Arial" w:hAnsi="Arial" w:cs="Arial"/>
                <w:b/>
                <w:sz w:val="20"/>
              </w:rPr>
            </w:pPr>
            <w:r w:rsidRPr="00F00EDF">
              <w:rPr>
                <w:rFonts w:ascii="Arial" w:hAnsi="Arial" w:cs="Arial"/>
                <w:b/>
                <w:sz w:val="20"/>
              </w:rPr>
              <w:t>Комментарий</w:t>
            </w:r>
          </w:p>
        </w:tc>
        <w:tc>
          <w:tcPr>
            <w:tcW w:w="835" w:type="pct"/>
            <w:shd w:val="clear" w:color="auto" w:fill="FFC000"/>
            <w:vAlign w:val="center"/>
          </w:tcPr>
          <w:p w14:paraId="062244BA" w14:textId="77777777" w:rsidR="00175B15" w:rsidRPr="00F00EDF" w:rsidRDefault="00175B15" w:rsidP="00632245">
            <w:pPr>
              <w:rPr>
                <w:rFonts w:ascii="Arial" w:hAnsi="Arial" w:cs="Arial"/>
                <w:b/>
                <w:sz w:val="20"/>
              </w:rPr>
            </w:pPr>
            <w:r w:rsidRPr="00F00EDF">
              <w:rPr>
                <w:rFonts w:ascii="Arial" w:hAnsi="Arial" w:cs="Arial"/>
                <w:b/>
                <w:sz w:val="20"/>
              </w:rPr>
              <w:t>Автор</w:t>
            </w:r>
          </w:p>
        </w:tc>
      </w:tr>
      <w:tr w:rsidR="00612CA5" w:rsidRPr="00F00EDF" w14:paraId="1A5E13CE" w14:textId="77777777" w:rsidTr="0055118D">
        <w:trPr>
          <w:cantSplit/>
        </w:trPr>
        <w:tc>
          <w:tcPr>
            <w:tcW w:w="442" w:type="pct"/>
          </w:tcPr>
          <w:p w14:paraId="599C534E" w14:textId="63A35105" w:rsidR="00612CA5" w:rsidRPr="00F00EDF" w:rsidRDefault="004E6A4E" w:rsidP="00632245">
            <w:pPr>
              <w:rPr>
                <w:rFonts w:ascii="Arial" w:hAnsi="Arial" w:cs="Arial"/>
                <w:sz w:val="20"/>
              </w:rPr>
            </w:pPr>
            <w:r w:rsidRPr="00F00EDF">
              <w:rPr>
                <w:rFonts w:ascii="Arial" w:hAnsi="Arial" w:cs="Arial"/>
                <w:sz w:val="20"/>
              </w:rPr>
              <w:t>3</w:t>
            </w:r>
            <w:r w:rsidR="00612CA5" w:rsidRPr="00F00EDF">
              <w:rPr>
                <w:rFonts w:ascii="Arial" w:hAnsi="Arial" w:cs="Arial"/>
                <w:sz w:val="20"/>
              </w:rPr>
              <w:t>.0</w:t>
            </w:r>
          </w:p>
        </w:tc>
        <w:tc>
          <w:tcPr>
            <w:tcW w:w="1090" w:type="pct"/>
          </w:tcPr>
          <w:p w14:paraId="5D34AF13" w14:textId="0B6812B9" w:rsidR="00612CA5" w:rsidRPr="00F00EDF" w:rsidRDefault="00612CA5">
            <w:pPr>
              <w:rPr>
                <w:rFonts w:ascii="Arial" w:hAnsi="Arial" w:cs="Arial"/>
                <w:sz w:val="20"/>
              </w:rPr>
            </w:pPr>
            <w:r w:rsidRPr="00F00EDF">
              <w:rPr>
                <w:rFonts w:ascii="Arial" w:hAnsi="Arial" w:cs="Arial"/>
                <w:sz w:val="20"/>
              </w:rPr>
              <w:t>30.03.2020</w:t>
            </w:r>
          </w:p>
        </w:tc>
        <w:tc>
          <w:tcPr>
            <w:tcW w:w="2633" w:type="pct"/>
          </w:tcPr>
          <w:p w14:paraId="492D60A4" w14:textId="32A2F7E2" w:rsidR="00612CA5" w:rsidRPr="00F00EDF" w:rsidRDefault="00612CA5">
            <w:pPr>
              <w:rPr>
                <w:rFonts w:ascii="Arial" w:hAnsi="Arial" w:cs="Arial"/>
                <w:sz w:val="20"/>
              </w:rPr>
            </w:pPr>
            <w:r w:rsidRPr="00F00EDF">
              <w:rPr>
                <w:rFonts w:ascii="Arial" w:hAnsi="Arial" w:cs="Arial"/>
                <w:sz w:val="20"/>
              </w:rPr>
              <w:t>Начальная версия</w:t>
            </w:r>
          </w:p>
        </w:tc>
        <w:tc>
          <w:tcPr>
            <w:tcW w:w="835" w:type="pct"/>
          </w:tcPr>
          <w:p w14:paraId="6CE14D44" w14:textId="310C672E" w:rsidR="00612CA5" w:rsidRPr="00F00EDF" w:rsidRDefault="00612CA5" w:rsidP="00632245">
            <w:pPr>
              <w:rPr>
                <w:rFonts w:ascii="Arial" w:hAnsi="Arial" w:cs="Arial"/>
                <w:sz w:val="20"/>
              </w:rPr>
            </w:pPr>
            <w:r w:rsidRPr="00F00EDF">
              <w:rPr>
                <w:rFonts w:ascii="Arial" w:hAnsi="Arial" w:cs="Arial"/>
                <w:sz w:val="20"/>
              </w:rPr>
              <w:t>Ковтун Д.В.</w:t>
            </w:r>
          </w:p>
        </w:tc>
      </w:tr>
      <w:tr w:rsidR="00175B15" w:rsidRPr="00F00EDF" w14:paraId="63280762" w14:textId="77777777" w:rsidTr="0055118D">
        <w:trPr>
          <w:cantSplit/>
        </w:trPr>
        <w:tc>
          <w:tcPr>
            <w:tcW w:w="442" w:type="pct"/>
          </w:tcPr>
          <w:p w14:paraId="262A811B" w14:textId="43DF0D87" w:rsidR="00175B15" w:rsidRPr="00F00EDF" w:rsidRDefault="004E6A4E" w:rsidP="00632245">
            <w:pPr>
              <w:rPr>
                <w:rFonts w:ascii="Arial" w:hAnsi="Arial" w:cs="Arial"/>
                <w:sz w:val="20"/>
              </w:rPr>
            </w:pPr>
            <w:r w:rsidRPr="00F00EDF">
              <w:rPr>
                <w:rFonts w:ascii="Arial" w:hAnsi="Arial" w:cs="Arial"/>
                <w:sz w:val="20"/>
              </w:rPr>
              <w:t>3.0</w:t>
            </w:r>
          </w:p>
        </w:tc>
        <w:tc>
          <w:tcPr>
            <w:tcW w:w="1090" w:type="pct"/>
          </w:tcPr>
          <w:p w14:paraId="47A7B649" w14:textId="5F16C843" w:rsidR="00175B15" w:rsidRPr="00F00EDF" w:rsidRDefault="00F81D4C">
            <w:pPr>
              <w:rPr>
                <w:rFonts w:ascii="Arial" w:hAnsi="Arial" w:cs="Arial"/>
                <w:sz w:val="20"/>
              </w:rPr>
            </w:pPr>
            <w:r w:rsidRPr="00F00EDF">
              <w:rPr>
                <w:rFonts w:ascii="Arial" w:hAnsi="Arial" w:cs="Arial"/>
                <w:sz w:val="20"/>
              </w:rPr>
              <w:t>31.03.2020</w:t>
            </w:r>
          </w:p>
        </w:tc>
        <w:tc>
          <w:tcPr>
            <w:tcW w:w="2633" w:type="pct"/>
          </w:tcPr>
          <w:p w14:paraId="0808E152" w14:textId="080D927A" w:rsidR="00175B15" w:rsidRPr="00F00EDF" w:rsidRDefault="005849CC">
            <w:pPr>
              <w:rPr>
                <w:rFonts w:ascii="Arial" w:hAnsi="Arial" w:cs="Arial"/>
                <w:sz w:val="20"/>
              </w:rPr>
            </w:pPr>
            <w:r w:rsidRPr="00F00EDF">
              <w:rPr>
                <w:rFonts w:ascii="Arial" w:hAnsi="Arial" w:cs="Arial"/>
                <w:sz w:val="20"/>
              </w:rPr>
              <w:t xml:space="preserve">Обновлены основные пункты бизнес-процесса "ПП-07.05.01-ERP" </w:t>
            </w:r>
          </w:p>
        </w:tc>
        <w:tc>
          <w:tcPr>
            <w:tcW w:w="835" w:type="pct"/>
          </w:tcPr>
          <w:p w14:paraId="57B8AF40" w14:textId="0BB90786" w:rsidR="00175B15" w:rsidRPr="00F00EDF" w:rsidRDefault="00F81D4C" w:rsidP="00632245">
            <w:pPr>
              <w:rPr>
                <w:rFonts w:ascii="Arial" w:hAnsi="Arial" w:cs="Arial"/>
                <w:sz w:val="20"/>
              </w:rPr>
            </w:pPr>
            <w:r w:rsidRPr="00F00EDF">
              <w:rPr>
                <w:rFonts w:ascii="Arial" w:hAnsi="Arial" w:cs="Arial"/>
                <w:sz w:val="20"/>
              </w:rPr>
              <w:t>Шмиц И.Я.</w:t>
            </w:r>
          </w:p>
        </w:tc>
      </w:tr>
      <w:tr w:rsidR="0055118D" w:rsidRPr="00F00EDF" w14:paraId="1C9E222F" w14:textId="77777777" w:rsidTr="0055118D">
        <w:trPr>
          <w:cantSplit/>
        </w:trPr>
        <w:tc>
          <w:tcPr>
            <w:tcW w:w="442" w:type="pct"/>
          </w:tcPr>
          <w:p w14:paraId="11B03257" w14:textId="546251CE" w:rsidR="0055118D" w:rsidRPr="00F00EDF" w:rsidRDefault="004E6A4E" w:rsidP="00632245">
            <w:pPr>
              <w:rPr>
                <w:rFonts w:ascii="Arial" w:hAnsi="Arial" w:cs="Arial"/>
                <w:sz w:val="20"/>
              </w:rPr>
            </w:pPr>
            <w:r w:rsidRPr="00F00EDF">
              <w:rPr>
                <w:rFonts w:ascii="Arial" w:hAnsi="Arial" w:cs="Arial"/>
                <w:sz w:val="20"/>
              </w:rPr>
              <w:t>3.0</w:t>
            </w:r>
          </w:p>
        </w:tc>
        <w:tc>
          <w:tcPr>
            <w:tcW w:w="1090" w:type="pct"/>
          </w:tcPr>
          <w:p w14:paraId="2F87F11F" w14:textId="5AE93988" w:rsidR="0055118D" w:rsidRPr="00F00EDF" w:rsidRDefault="0055118D">
            <w:pPr>
              <w:rPr>
                <w:rFonts w:ascii="Arial" w:hAnsi="Arial" w:cs="Arial"/>
                <w:sz w:val="20"/>
              </w:rPr>
            </w:pPr>
            <w:r w:rsidRPr="00F00EDF">
              <w:rPr>
                <w:rFonts w:ascii="Arial" w:hAnsi="Arial" w:cs="Arial"/>
                <w:sz w:val="20"/>
              </w:rPr>
              <w:t>22.04.2020</w:t>
            </w:r>
          </w:p>
        </w:tc>
        <w:tc>
          <w:tcPr>
            <w:tcW w:w="2633" w:type="pct"/>
          </w:tcPr>
          <w:p w14:paraId="0D3A10F9" w14:textId="7BAA77BA" w:rsidR="0055118D" w:rsidRPr="00F00EDF" w:rsidRDefault="0055118D">
            <w:pPr>
              <w:rPr>
                <w:rFonts w:ascii="Arial" w:hAnsi="Arial" w:cs="Arial"/>
                <w:sz w:val="20"/>
              </w:rPr>
            </w:pPr>
            <w:r w:rsidRPr="00F00EDF">
              <w:rPr>
                <w:rFonts w:ascii="Arial" w:hAnsi="Arial" w:cs="Arial"/>
                <w:sz w:val="20"/>
              </w:rPr>
              <w:t>Обновлены пункты</w:t>
            </w:r>
            <w:r w:rsidRPr="00632245">
              <w:rPr>
                <w:rFonts w:ascii="Arial" w:hAnsi="Arial" w:cs="Arial"/>
                <w:sz w:val="20"/>
              </w:rPr>
              <w:t>:</w:t>
            </w:r>
            <w:r w:rsidRPr="00F00EDF">
              <w:rPr>
                <w:rFonts w:ascii="Arial" w:hAnsi="Arial" w:cs="Arial"/>
                <w:sz w:val="20"/>
              </w:rPr>
              <w:t xml:space="preserve"> 5.3 Роли и полномочия</w:t>
            </w:r>
            <w:r w:rsidR="003D365E" w:rsidRPr="00F00EDF">
              <w:rPr>
                <w:rFonts w:ascii="Arial" w:hAnsi="Arial" w:cs="Arial"/>
                <w:sz w:val="20"/>
              </w:rPr>
              <w:t xml:space="preserve"> и доп. замечаний </w:t>
            </w:r>
          </w:p>
        </w:tc>
        <w:tc>
          <w:tcPr>
            <w:tcW w:w="835" w:type="pct"/>
          </w:tcPr>
          <w:p w14:paraId="07A9EAB7" w14:textId="55C025B6" w:rsidR="0055118D" w:rsidRPr="00F00EDF" w:rsidRDefault="0055118D" w:rsidP="00632245">
            <w:pPr>
              <w:rPr>
                <w:rFonts w:ascii="Arial" w:hAnsi="Arial" w:cs="Arial"/>
                <w:sz w:val="20"/>
              </w:rPr>
            </w:pPr>
            <w:r w:rsidRPr="00F00EDF">
              <w:rPr>
                <w:rFonts w:ascii="Arial" w:hAnsi="Arial" w:cs="Arial"/>
                <w:sz w:val="20"/>
              </w:rPr>
              <w:t>Шмиц И.Я.</w:t>
            </w:r>
          </w:p>
        </w:tc>
      </w:tr>
      <w:tr w:rsidR="00E375DF" w:rsidRPr="00F00EDF" w14:paraId="5FA86F7A" w14:textId="77777777" w:rsidTr="0055118D">
        <w:trPr>
          <w:cantSplit/>
        </w:trPr>
        <w:tc>
          <w:tcPr>
            <w:tcW w:w="442" w:type="pct"/>
          </w:tcPr>
          <w:p w14:paraId="3FE9DDE4" w14:textId="20B9F19D" w:rsidR="00E375DF" w:rsidRPr="00F00EDF" w:rsidRDefault="00477B3C" w:rsidP="00632245">
            <w:pPr>
              <w:rPr>
                <w:rFonts w:ascii="Arial" w:hAnsi="Arial" w:cs="Arial"/>
                <w:sz w:val="20"/>
              </w:rPr>
            </w:pPr>
            <w:ins w:id="8" w:author="Дмитрий Ковтун" w:date="2021-03-09T13:57:00Z">
              <w:r>
                <w:rPr>
                  <w:rFonts w:ascii="Arial" w:hAnsi="Arial" w:cs="Arial"/>
                  <w:sz w:val="20"/>
                </w:rPr>
                <w:t>4.0</w:t>
              </w:r>
            </w:ins>
          </w:p>
        </w:tc>
        <w:tc>
          <w:tcPr>
            <w:tcW w:w="1090" w:type="pct"/>
          </w:tcPr>
          <w:p w14:paraId="09F25C48" w14:textId="768D671E" w:rsidR="00E375DF" w:rsidRPr="00F00EDF" w:rsidRDefault="001E3EB1">
            <w:pPr>
              <w:rPr>
                <w:rFonts w:ascii="Arial" w:hAnsi="Arial" w:cs="Arial"/>
                <w:sz w:val="20"/>
              </w:rPr>
            </w:pPr>
            <w:ins w:id="9" w:author="Дмитрий Ковтун" w:date="2021-03-12T17:23:00Z">
              <w:r>
                <w:rPr>
                  <w:rFonts w:ascii="Arial" w:hAnsi="Arial" w:cs="Arial"/>
                  <w:sz w:val="20"/>
                </w:rPr>
                <w:t>12</w:t>
              </w:r>
            </w:ins>
            <w:ins w:id="10" w:author="Дмитрий Ковтун" w:date="2021-03-09T13:57:00Z">
              <w:r w:rsidR="00477B3C">
                <w:rPr>
                  <w:rFonts w:ascii="Arial" w:hAnsi="Arial" w:cs="Arial"/>
                  <w:sz w:val="20"/>
                </w:rPr>
                <w:t>.03.2021</w:t>
              </w:r>
            </w:ins>
          </w:p>
        </w:tc>
        <w:tc>
          <w:tcPr>
            <w:tcW w:w="2633" w:type="pct"/>
          </w:tcPr>
          <w:p w14:paraId="31CAF193" w14:textId="14740B3B" w:rsidR="00E375DF" w:rsidRPr="00F00EDF" w:rsidRDefault="00477B3C">
            <w:pPr>
              <w:rPr>
                <w:rFonts w:ascii="Arial" w:hAnsi="Arial" w:cs="Arial"/>
                <w:sz w:val="20"/>
              </w:rPr>
            </w:pPr>
            <w:ins w:id="11" w:author="Дмитрий Ковтун" w:date="2021-03-09T13:58:00Z">
              <w:r>
                <w:rPr>
                  <w:rFonts w:ascii="Arial" w:hAnsi="Arial" w:cs="Arial"/>
                  <w:sz w:val="20"/>
                </w:rPr>
                <w:t>Актуализация КД по результатам ОПЭ КБЕ</w:t>
              </w:r>
            </w:ins>
          </w:p>
        </w:tc>
        <w:tc>
          <w:tcPr>
            <w:tcW w:w="835" w:type="pct"/>
          </w:tcPr>
          <w:p w14:paraId="51A26FD0" w14:textId="49E44A84" w:rsidR="00E375DF" w:rsidRPr="00F00EDF" w:rsidRDefault="00477B3C" w:rsidP="00632245">
            <w:pPr>
              <w:rPr>
                <w:rStyle w:val="aff5"/>
              </w:rPr>
            </w:pPr>
            <w:ins w:id="12" w:author="Дмитрий Ковтун" w:date="2021-03-09T13:58:00Z">
              <w:r w:rsidRPr="00F00EDF">
                <w:rPr>
                  <w:rFonts w:ascii="Arial" w:hAnsi="Arial" w:cs="Arial"/>
                  <w:sz w:val="20"/>
                </w:rPr>
                <w:t>Ковтун Д.В</w:t>
              </w:r>
            </w:ins>
          </w:p>
        </w:tc>
      </w:tr>
      <w:tr w:rsidR="00E375DF" w:rsidRPr="00F00EDF" w14:paraId="5A488D47" w14:textId="77777777" w:rsidTr="0055118D">
        <w:trPr>
          <w:cantSplit/>
        </w:trPr>
        <w:tc>
          <w:tcPr>
            <w:tcW w:w="442" w:type="pct"/>
          </w:tcPr>
          <w:p w14:paraId="1147EEA2" w14:textId="1D652605" w:rsidR="00E375DF" w:rsidRPr="00632245" w:rsidRDefault="00E375DF" w:rsidP="00632245">
            <w:pPr>
              <w:rPr>
                <w:rFonts w:ascii="Arial" w:hAnsi="Arial" w:cs="Arial"/>
                <w:sz w:val="20"/>
              </w:rPr>
            </w:pPr>
          </w:p>
        </w:tc>
        <w:tc>
          <w:tcPr>
            <w:tcW w:w="1090" w:type="pct"/>
          </w:tcPr>
          <w:p w14:paraId="0F9A7C2B" w14:textId="4C705F0A" w:rsidR="00E375DF" w:rsidRPr="00F00EDF" w:rsidRDefault="00E375DF">
            <w:pPr>
              <w:rPr>
                <w:rFonts w:ascii="Arial" w:hAnsi="Arial" w:cs="Arial"/>
                <w:sz w:val="20"/>
              </w:rPr>
            </w:pPr>
          </w:p>
        </w:tc>
        <w:tc>
          <w:tcPr>
            <w:tcW w:w="2633" w:type="pct"/>
          </w:tcPr>
          <w:p w14:paraId="349A43C1" w14:textId="0DFAD894" w:rsidR="00E375DF" w:rsidRPr="00F00EDF" w:rsidRDefault="00E375DF">
            <w:pPr>
              <w:rPr>
                <w:rFonts w:ascii="Arial" w:hAnsi="Arial" w:cs="Arial"/>
                <w:sz w:val="20"/>
              </w:rPr>
            </w:pPr>
          </w:p>
        </w:tc>
        <w:tc>
          <w:tcPr>
            <w:tcW w:w="835" w:type="pct"/>
          </w:tcPr>
          <w:p w14:paraId="1D261D8E" w14:textId="6B53665A" w:rsidR="00E375DF" w:rsidRPr="00F00EDF" w:rsidRDefault="00E375DF" w:rsidP="00632245">
            <w:pPr>
              <w:rPr>
                <w:rFonts w:ascii="Arial" w:hAnsi="Arial" w:cs="Arial"/>
                <w:sz w:val="20"/>
              </w:rPr>
            </w:pPr>
          </w:p>
        </w:tc>
      </w:tr>
      <w:tr w:rsidR="00E375DF" w:rsidRPr="00F00EDF" w14:paraId="57A7C5F0" w14:textId="77777777" w:rsidTr="0055118D">
        <w:trPr>
          <w:cantSplit/>
        </w:trPr>
        <w:tc>
          <w:tcPr>
            <w:tcW w:w="442" w:type="pct"/>
          </w:tcPr>
          <w:p w14:paraId="26DDBA23" w14:textId="798A7A8F" w:rsidR="00E375DF" w:rsidRPr="00F00EDF" w:rsidRDefault="00E375DF" w:rsidP="00632245">
            <w:pPr>
              <w:rPr>
                <w:rFonts w:ascii="Arial" w:hAnsi="Arial" w:cs="Arial"/>
                <w:sz w:val="20"/>
              </w:rPr>
            </w:pPr>
          </w:p>
        </w:tc>
        <w:tc>
          <w:tcPr>
            <w:tcW w:w="1090" w:type="pct"/>
          </w:tcPr>
          <w:p w14:paraId="233A8923" w14:textId="508CC77E" w:rsidR="00E375DF" w:rsidRPr="00F00EDF" w:rsidRDefault="00E375DF">
            <w:pPr>
              <w:rPr>
                <w:rFonts w:ascii="Arial" w:hAnsi="Arial" w:cs="Arial"/>
                <w:sz w:val="20"/>
              </w:rPr>
            </w:pPr>
          </w:p>
        </w:tc>
        <w:tc>
          <w:tcPr>
            <w:tcW w:w="2633" w:type="pct"/>
          </w:tcPr>
          <w:p w14:paraId="17ABD4F1" w14:textId="55449FA6" w:rsidR="00E375DF" w:rsidRPr="00F00EDF" w:rsidRDefault="00E375DF">
            <w:pPr>
              <w:rPr>
                <w:rFonts w:ascii="Arial" w:hAnsi="Arial" w:cs="Arial"/>
                <w:sz w:val="20"/>
              </w:rPr>
            </w:pPr>
          </w:p>
        </w:tc>
        <w:tc>
          <w:tcPr>
            <w:tcW w:w="835" w:type="pct"/>
          </w:tcPr>
          <w:p w14:paraId="3614D122" w14:textId="44AD9220" w:rsidR="00E375DF" w:rsidRPr="00F00EDF" w:rsidRDefault="00E375DF" w:rsidP="00632245">
            <w:pPr>
              <w:rPr>
                <w:rFonts w:ascii="Arial" w:hAnsi="Arial" w:cs="Arial"/>
                <w:sz w:val="20"/>
              </w:rPr>
            </w:pPr>
          </w:p>
        </w:tc>
      </w:tr>
      <w:tr w:rsidR="00E375DF" w:rsidRPr="00F00EDF" w14:paraId="21816EDA" w14:textId="77777777" w:rsidTr="0055118D">
        <w:trPr>
          <w:cantSplit/>
        </w:trPr>
        <w:tc>
          <w:tcPr>
            <w:tcW w:w="442" w:type="pct"/>
          </w:tcPr>
          <w:p w14:paraId="0F231100" w14:textId="51CBA1E7" w:rsidR="00E375DF" w:rsidRPr="00F00EDF" w:rsidRDefault="00E375DF" w:rsidP="00632245">
            <w:pPr>
              <w:rPr>
                <w:rFonts w:ascii="Arial" w:hAnsi="Arial" w:cs="Arial"/>
                <w:sz w:val="20"/>
              </w:rPr>
            </w:pPr>
          </w:p>
        </w:tc>
        <w:tc>
          <w:tcPr>
            <w:tcW w:w="1090" w:type="pct"/>
          </w:tcPr>
          <w:p w14:paraId="4F4FF288" w14:textId="0C0EF150" w:rsidR="00E375DF" w:rsidRPr="00F00EDF" w:rsidRDefault="00E375DF">
            <w:pPr>
              <w:rPr>
                <w:rFonts w:ascii="Arial" w:hAnsi="Arial" w:cs="Arial"/>
                <w:sz w:val="20"/>
              </w:rPr>
            </w:pPr>
          </w:p>
        </w:tc>
        <w:tc>
          <w:tcPr>
            <w:tcW w:w="2633" w:type="pct"/>
          </w:tcPr>
          <w:p w14:paraId="49183AD3" w14:textId="6E5CEC39" w:rsidR="00E375DF" w:rsidRPr="00F00EDF" w:rsidRDefault="00E375DF">
            <w:pPr>
              <w:rPr>
                <w:rFonts w:ascii="Arial" w:hAnsi="Arial" w:cs="Arial"/>
                <w:sz w:val="20"/>
              </w:rPr>
            </w:pPr>
          </w:p>
        </w:tc>
        <w:tc>
          <w:tcPr>
            <w:tcW w:w="835" w:type="pct"/>
          </w:tcPr>
          <w:p w14:paraId="41958E50" w14:textId="7DDF2A0F" w:rsidR="00E375DF" w:rsidRPr="00F00EDF" w:rsidRDefault="00E375DF" w:rsidP="00632245">
            <w:pPr>
              <w:rPr>
                <w:rFonts w:ascii="Arial" w:hAnsi="Arial" w:cs="Arial"/>
                <w:sz w:val="20"/>
              </w:rPr>
            </w:pPr>
          </w:p>
        </w:tc>
      </w:tr>
      <w:tr w:rsidR="00E375DF" w:rsidRPr="00F00EDF" w14:paraId="7BBE050B" w14:textId="77777777" w:rsidTr="0055118D">
        <w:trPr>
          <w:cantSplit/>
        </w:trPr>
        <w:tc>
          <w:tcPr>
            <w:tcW w:w="442" w:type="pct"/>
          </w:tcPr>
          <w:p w14:paraId="44C5B5CC" w14:textId="755D7C41" w:rsidR="00E375DF" w:rsidRPr="00F00EDF" w:rsidRDefault="00E375DF" w:rsidP="00632245">
            <w:pPr>
              <w:rPr>
                <w:rFonts w:ascii="Arial" w:hAnsi="Arial" w:cs="Arial"/>
                <w:sz w:val="20"/>
              </w:rPr>
            </w:pPr>
          </w:p>
        </w:tc>
        <w:tc>
          <w:tcPr>
            <w:tcW w:w="1090" w:type="pct"/>
          </w:tcPr>
          <w:p w14:paraId="6FDC1B90" w14:textId="1E74BEBB" w:rsidR="00E375DF" w:rsidRPr="00F00EDF" w:rsidRDefault="00E375DF">
            <w:pPr>
              <w:rPr>
                <w:rFonts w:ascii="Arial" w:hAnsi="Arial" w:cs="Arial"/>
                <w:sz w:val="20"/>
              </w:rPr>
            </w:pPr>
          </w:p>
        </w:tc>
        <w:tc>
          <w:tcPr>
            <w:tcW w:w="2633" w:type="pct"/>
          </w:tcPr>
          <w:p w14:paraId="6A1A55F3" w14:textId="7FC5BBCF" w:rsidR="00E375DF" w:rsidRPr="00F00EDF" w:rsidRDefault="00E375DF">
            <w:pPr>
              <w:rPr>
                <w:rFonts w:ascii="Arial" w:hAnsi="Arial" w:cs="Arial"/>
                <w:sz w:val="20"/>
              </w:rPr>
            </w:pPr>
          </w:p>
        </w:tc>
        <w:tc>
          <w:tcPr>
            <w:tcW w:w="835" w:type="pct"/>
          </w:tcPr>
          <w:p w14:paraId="0F604830" w14:textId="5FC2F706" w:rsidR="00E375DF" w:rsidRPr="00F00EDF" w:rsidRDefault="00E375DF" w:rsidP="00632245">
            <w:pPr>
              <w:rPr>
                <w:rFonts w:ascii="Arial" w:hAnsi="Arial" w:cs="Arial"/>
                <w:sz w:val="20"/>
              </w:rPr>
            </w:pPr>
          </w:p>
        </w:tc>
      </w:tr>
      <w:tr w:rsidR="00E375DF" w:rsidRPr="00F00EDF" w14:paraId="5C49CB4B" w14:textId="77777777" w:rsidTr="0055118D">
        <w:trPr>
          <w:cantSplit/>
        </w:trPr>
        <w:tc>
          <w:tcPr>
            <w:tcW w:w="442" w:type="pct"/>
          </w:tcPr>
          <w:p w14:paraId="66B4A052" w14:textId="558B80B6" w:rsidR="00E375DF" w:rsidRPr="00F00EDF" w:rsidRDefault="00E375DF" w:rsidP="00632245">
            <w:pPr>
              <w:rPr>
                <w:rFonts w:ascii="Arial" w:hAnsi="Arial" w:cs="Arial"/>
                <w:sz w:val="20"/>
              </w:rPr>
            </w:pPr>
          </w:p>
        </w:tc>
        <w:tc>
          <w:tcPr>
            <w:tcW w:w="1090" w:type="pct"/>
          </w:tcPr>
          <w:p w14:paraId="3A775D54" w14:textId="63D5B6A8" w:rsidR="00E375DF" w:rsidRPr="00F00EDF" w:rsidRDefault="00E375DF">
            <w:pPr>
              <w:rPr>
                <w:rFonts w:ascii="Arial" w:hAnsi="Arial" w:cs="Arial"/>
                <w:sz w:val="20"/>
              </w:rPr>
            </w:pPr>
          </w:p>
        </w:tc>
        <w:tc>
          <w:tcPr>
            <w:tcW w:w="2633" w:type="pct"/>
          </w:tcPr>
          <w:p w14:paraId="10443CCE" w14:textId="18CD447E" w:rsidR="00E375DF" w:rsidRPr="00F00EDF" w:rsidRDefault="00E375DF">
            <w:pPr>
              <w:rPr>
                <w:rFonts w:ascii="Arial" w:hAnsi="Arial" w:cs="Arial"/>
                <w:sz w:val="20"/>
              </w:rPr>
            </w:pPr>
          </w:p>
        </w:tc>
        <w:tc>
          <w:tcPr>
            <w:tcW w:w="835" w:type="pct"/>
          </w:tcPr>
          <w:p w14:paraId="24DD63C9" w14:textId="15C95A1C" w:rsidR="00E375DF" w:rsidRPr="00F00EDF" w:rsidRDefault="00E375DF" w:rsidP="00632245">
            <w:pPr>
              <w:rPr>
                <w:rFonts w:ascii="Arial" w:hAnsi="Arial" w:cs="Arial"/>
                <w:sz w:val="20"/>
              </w:rPr>
            </w:pPr>
          </w:p>
        </w:tc>
      </w:tr>
      <w:tr w:rsidR="00E375DF" w:rsidRPr="00F00EDF" w14:paraId="4D1E0C44" w14:textId="77777777" w:rsidTr="0055118D">
        <w:trPr>
          <w:cantSplit/>
        </w:trPr>
        <w:tc>
          <w:tcPr>
            <w:tcW w:w="442" w:type="pct"/>
          </w:tcPr>
          <w:p w14:paraId="5F76DC02" w14:textId="6892B0D2" w:rsidR="00E375DF" w:rsidRPr="00F00EDF" w:rsidRDefault="00E375DF" w:rsidP="00632245">
            <w:pPr>
              <w:rPr>
                <w:rFonts w:ascii="Arial" w:hAnsi="Arial" w:cs="Arial"/>
                <w:sz w:val="20"/>
              </w:rPr>
            </w:pPr>
          </w:p>
        </w:tc>
        <w:tc>
          <w:tcPr>
            <w:tcW w:w="1090" w:type="pct"/>
          </w:tcPr>
          <w:p w14:paraId="6DE32E96" w14:textId="5E966186" w:rsidR="00E375DF" w:rsidRPr="00F00EDF" w:rsidRDefault="00E375DF">
            <w:pPr>
              <w:rPr>
                <w:rFonts w:ascii="Arial" w:hAnsi="Arial" w:cs="Arial"/>
                <w:sz w:val="20"/>
              </w:rPr>
            </w:pPr>
          </w:p>
        </w:tc>
        <w:tc>
          <w:tcPr>
            <w:tcW w:w="2633" w:type="pct"/>
          </w:tcPr>
          <w:p w14:paraId="3F7F25FB" w14:textId="4A282779" w:rsidR="00E375DF" w:rsidRPr="00F00EDF" w:rsidRDefault="00E375DF">
            <w:pPr>
              <w:rPr>
                <w:rFonts w:ascii="Arial" w:hAnsi="Arial" w:cs="Arial"/>
                <w:sz w:val="20"/>
              </w:rPr>
            </w:pPr>
          </w:p>
        </w:tc>
        <w:tc>
          <w:tcPr>
            <w:tcW w:w="835" w:type="pct"/>
          </w:tcPr>
          <w:p w14:paraId="0BE0E0D5" w14:textId="05E09335" w:rsidR="00E375DF" w:rsidRPr="00F00EDF" w:rsidRDefault="00E375DF" w:rsidP="00632245">
            <w:pPr>
              <w:rPr>
                <w:rFonts w:ascii="Arial" w:hAnsi="Arial" w:cs="Arial"/>
                <w:sz w:val="20"/>
              </w:rPr>
            </w:pPr>
          </w:p>
        </w:tc>
      </w:tr>
      <w:tr w:rsidR="00E375DF" w:rsidRPr="00F00EDF" w14:paraId="248F5BB0" w14:textId="77777777" w:rsidTr="0055118D">
        <w:trPr>
          <w:cantSplit/>
        </w:trPr>
        <w:tc>
          <w:tcPr>
            <w:tcW w:w="442" w:type="pct"/>
          </w:tcPr>
          <w:p w14:paraId="68CAC21B" w14:textId="137C1241" w:rsidR="00E375DF" w:rsidRPr="00632245" w:rsidRDefault="00E375DF" w:rsidP="00632245">
            <w:pPr>
              <w:rPr>
                <w:rFonts w:ascii="Arial" w:hAnsi="Arial" w:cs="Arial"/>
                <w:sz w:val="20"/>
              </w:rPr>
            </w:pPr>
          </w:p>
        </w:tc>
        <w:tc>
          <w:tcPr>
            <w:tcW w:w="1090" w:type="pct"/>
          </w:tcPr>
          <w:p w14:paraId="4585663E" w14:textId="19D4F6DB" w:rsidR="00E375DF" w:rsidRPr="00632245" w:rsidRDefault="00E375DF">
            <w:pPr>
              <w:rPr>
                <w:rFonts w:ascii="Arial" w:hAnsi="Arial" w:cs="Arial"/>
                <w:sz w:val="20"/>
              </w:rPr>
            </w:pPr>
          </w:p>
        </w:tc>
        <w:tc>
          <w:tcPr>
            <w:tcW w:w="2633" w:type="pct"/>
          </w:tcPr>
          <w:p w14:paraId="29B02999" w14:textId="1A0EDC5A" w:rsidR="00E375DF" w:rsidRPr="00F00EDF" w:rsidRDefault="00E375DF">
            <w:pPr>
              <w:rPr>
                <w:rFonts w:ascii="Arial" w:hAnsi="Arial" w:cs="Arial"/>
                <w:sz w:val="20"/>
              </w:rPr>
            </w:pPr>
          </w:p>
        </w:tc>
        <w:tc>
          <w:tcPr>
            <w:tcW w:w="835" w:type="pct"/>
          </w:tcPr>
          <w:p w14:paraId="66389A96" w14:textId="4728157C" w:rsidR="00E375DF" w:rsidRPr="00F00EDF" w:rsidRDefault="00E375DF" w:rsidP="00632245">
            <w:pPr>
              <w:rPr>
                <w:rFonts w:ascii="Arial" w:hAnsi="Arial" w:cs="Arial"/>
                <w:sz w:val="20"/>
              </w:rPr>
            </w:pPr>
          </w:p>
        </w:tc>
      </w:tr>
      <w:tr w:rsidR="00E375DF" w:rsidRPr="00F00EDF" w14:paraId="328B0A8F" w14:textId="77777777" w:rsidTr="0055118D">
        <w:trPr>
          <w:cantSplit/>
        </w:trPr>
        <w:tc>
          <w:tcPr>
            <w:tcW w:w="442" w:type="pct"/>
          </w:tcPr>
          <w:p w14:paraId="0AA6F22E" w14:textId="67CD0932" w:rsidR="00E375DF" w:rsidRPr="00F00EDF" w:rsidRDefault="00E375DF" w:rsidP="00632245">
            <w:pPr>
              <w:rPr>
                <w:rFonts w:ascii="Arial" w:hAnsi="Arial" w:cs="Arial"/>
                <w:sz w:val="20"/>
              </w:rPr>
            </w:pPr>
          </w:p>
        </w:tc>
        <w:tc>
          <w:tcPr>
            <w:tcW w:w="1090" w:type="pct"/>
          </w:tcPr>
          <w:p w14:paraId="41A577D9" w14:textId="3FE6BCB3" w:rsidR="00E375DF" w:rsidRPr="00F00EDF" w:rsidRDefault="00E375DF">
            <w:pPr>
              <w:rPr>
                <w:rFonts w:ascii="Arial" w:hAnsi="Arial" w:cs="Arial"/>
                <w:sz w:val="20"/>
              </w:rPr>
            </w:pPr>
          </w:p>
        </w:tc>
        <w:tc>
          <w:tcPr>
            <w:tcW w:w="2633" w:type="pct"/>
          </w:tcPr>
          <w:p w14:paraId="03F38EF6" w14:textId="11E1EA55" w:rsidR="00E375DF" w:rsidRPr="00F00EDF" w:rsidRDefault="00E375DF">
            <w:pPr>
              <w:rPr>
                <w:rFonts w:ascii="Arial" w:hAnsi="Arial" w:cs="Arial"/>
                <w:sz w:val="20"/>
              </w:rPr>
            </w:pPr>
          </w:p>
        </w:tc>
        <w:tc>
          <w:tcPr>
            <w:tcW w:w="835" w:type="pct"/>
          </w:tcPr>
          <w:p w14:paraId="31C01FA7" w14:textId="22E78769" w:rsidR="00E375DF" w:rsidRPr="00F00EDF" w:rsidRDefault="00E375DF" w:rsidP="00632245">
            <w:pPr>
              <w:rPr>
                <w:rFonts w:ascii="Arial" w:hAnsi="Arial" w:cs="Arial"/>
                <w:sz w:val="20"/>
              </w:rPr>
            </w:pPr>
          </w:p>
        </w:tc>
      </w:tr>
      <w:tr w:rsidR="00E375DF" w:rsidRPr="00F00EDF" w14:paraId="02C298BC" w14:textId="77777777" w:rsidTr="0055118D">
        <w:trPr>
          <w:cantSplit/>
        </w:trPr>
        <w:tc>
          <w:tcPr>
            <w:tcW w:w="442" w:type="pct"/>
          </w:tcPr>
          <w:p w14:paraId="15FFC7BA" w14:textId="27429A64" w:rsidR="00E375DF" w:rsidRPr="00632245" w:rsidRDefault="00E375DF" w:rsidP="00632245">
            <w:pPr>
              <w:rPr>
                <w:rFonts w:ascii="Arial" w:hAnsi="Arial" w:cs="Arial"/>
                <w:sz w:val="20"/>
              </w:rPr>
            </w:pPr>
          </w:p>
        </w:tc>
        <w:tc>
          <w:tcPr>
            <w:tcW w:w="1090" w:type="pct"/>
          </w:tcPr>
          <w:p w14:paraId="109DE099" w14:textId="4129C09A" w:rsidR="00E375DF" w:rsidRPr="00632245" w:rsidRDefault="00E375DF">
            <w:pPr>
              <w:rPr>
                <w:rFonts w:ascii="Arial" w:hAnsi="Arial" w:cs="Arial"/>
                <w:sz w:val="20"/>
              </w:rPr>
            </w:pPr>
          </w:p>
        </w:tc>
        <w:tc>
          <w:tcPr>
            <w:tcW w:w="2633" w:type="pct"/>
          </w:tcPr>
          <w:p w14:paraId="13BDFFA3" w14:textId="05B7AEAF" w:rsidR="00E375DF" w:rsidRPr="00F00EDF" w:rsidRDefault="00E375DF">
            <w:pPr>
              <w:rPr>
                <w:rFonts w:ascii="Arial" w:hAnsi="Arial" w:cs="Arial"/>
                <w:sz w:val="20"/>
              </w:rPr>
            </w:pPr>
          </w:p>
        </w:tc>
        <w:tc>
          <w:tcPr>
            <w:tcW w:w="835" w:type="pct"/>
          </w:tcPr>
          <w:p w14:paraId="7B04D093" w14:textId="72B517F5" w:rsidR="00E375DF" w:rsidRPr="00F00EDF" w:rsidRDefault="00E375DF" w:rsidP="00632245">
            <w:pPr>
              <w:rPr>
                <w:rFonts w:ascii="Arial" w:hAnsi="Arial" w:cs="Arial"/>
                <w:sz w:val="20"/>
              </w:rPr>
            </w:pPr>
          </w:p>
        </w:tc>
      </w:tr>
      <w:tr w:rsidR="00E375DF" w:rsidRPr="00F00EDF" w14:paraId="149A8800" w14:textId="77777777" w:rsidTr="0055118D">
        <w:trPr>
          <w:cantSplit/>
        </w:trPr>
        <w:tc>
          <w:tcPr>
            <w:tcW w:w="442" w:type="pct"/>
            <w:tcBorders>
              <w:top w:val="single" w:sz="6" w:space="0" w:color="auto"/>
              <w:left w:val="single" w:sz="12" w:space="0" w:color="auto"/>
              <w:bottom w:val="single" w:sz="6" w:space="0" w:color="auto"/>
              <w:right w:val="single" w:sz="6" w:space="0" w:color="auto"/>
            </w:tcBorders>
          </w:tcPr>
          <w:p w14:paraId="2D5EDADF" w14:textId="47EB736A" w:rsidR="00E375DF" w:rsidRPr="00F00EDF" w:rsidRDefault="00E375DF" w:rsidP="00632245">
            <w:pPr>
              <w:rPr>
                <w:rFonts w:ascii="Arial" w:hAnsi="Arial" w:cs="Arial"/>
                <w:sz w:val="20"/>
              </w:rPr>
            </w:pPr>
          </w:p>
        </w:tc>
        <w:tc>
          <w:tcPr>
            <w:tcW w:w="1090" w:type="pct"/>
            <w:tcBorders>
              <w:top w:val="single" w:sz="6" w:space="0" w:color="auto"/>
              <w:left w:val="single" w:sz="6" w:space="0" w:color="auto"/>
              <w:bottom w:val="single" w:sz="6" w:space="0" w:color="auto"/>
              <w:right w:val="single" w:sz="6" w:space="0" w:color="auto"/>
            </w:tcBorders>
          </w:tcPr>
          <w:p w14:paraId="2AFF7A99" w14:textId="2EB77496" w:rsidR="00E375DF" w:rsidRPr="00632245" w:rsidRDefault="00E375DF">
            <w:pPr>
              <w:rPr>
                <w:rFonts w:ascii="Arial" w:hAnsi="Arial" w:cs="Arial"/>
                <w:sz w:val="20"/>
              </w:rPr>
            </w:pPr>
          </w:p>
        </w:tc>
        <w:tc>
          <w:tcPr>
            <w:tcW w:w="2633" w:type="pct"/>
            <w:tcBorders>
              <w:top w:val="single" w:sz="6" w:space="0" w:color="auto"/>
              <w:left w:val="single" w:sz="6" w:space="0" w:color="auto"/>
              <w:bottom w:val="single" w:sz="6" w:space="0" w:color="auto"/>
              <w:right w:val="single" w:sz="6" w:space="0" w:color="auto"/>
            </w:tcBorders>
          </w:tcPr>
          <w:p w14:paraId="260F1467" w14:textId="601AE64A" w:rsidR="00E375DF" w:rsidRPr="00F00EDF" w:rsidRDefault="00E375DF">
            <w:pPr>
              <w:rPr>
                <w:rFonts w:ascii="Arial" w:hAnsi="Arial" w:cs="Arial"/>
                <w:sz w:val="20"/>
              </w:rPr>
            </w:pPr>
          </w:p>
        </w:tc>
        <w:tc>
          <w:tcPr>
            <w:tcW w:w="835" w:type="pct"/>
            <w:tcBorders>
              <w:top w:val="single" w:sz="6" w:space="0" w:color="auto"/>
              <w:left w:val="single" w:sz="6" w:space="0" w:color="auto"/>
              <w:bottom w:val="single" w:sz="6" w:space="0" w:color="auto"/>
              <w:right w:val="single" w:sz="12" w:space="0" w:color="auto"/>
            </w:tcBorders>
          </w:tcPr>
          <w:p w14:paraId="2B8E7E93" w14:textId="03019C66" w:rsidR="00E375DF" w:rsidRPr="00F00EDF" w:rsidRDefault="00E375DF" w:rsidP="00632245">
            <w:pPr>
              <w:rPr>
                <w:rFonts w:ascii="Arial" w:hAnsi="Arial" w:cs="Arial"/>
                <w:sz w:val="20"/>
              </w:rPr>
            </w:pPr>
          </w:p>
        </w:tc>
      </w:tr>
      <w:tr w:rsidR="00E375DF" w:rsidRPr="00F00EDF" w14:paraId="17D50B24" w14:textId="77777777" w:rsidTr="0055118D">
        <w:trPr>
          <w:cantSplit/>
        </w:trPr>
        <w:tc>
          <w:tcPr>
            <w:tcW w:w="442" w:type="pct"/>
            <w:tcBorders>
              <w:top w:val="single" w:sz="6" w:space="0" w:color="auto"/>
              <w:left w:val="single" w:sz="12" w:space="0" w:color="auto"/>
              <w:bottom w:val="single" w:sz="6" w:space="0" w:color="auto"/>
              <w:right w:val="single" w:sz="6" w:space="0" w:color="auto"/>
            </w:tcBorders>
          </w:tcPr>
          <w:p w14:paraId="7C48D334" w14:textId="6FD99DAA" w:rsidR="00E375DF" w:rsidRPr="00F00EDF" w:rsidRDefault="00E375DF" w:rsidP="00632245">
            <w:pPr>
              <w:rPr>
                <w:rFonts w:ascii="Arial" w:hAnsi="Arial" w:cs="Arial"/>
                <w:sz w:val="20"/>
              </w:rPr>
            </w:pPr>
          </w:p>
        </w:tc>
        <w:tc>
          <w:tcPr>
            <w:tcW w:w="1090" w:type="pct"/>
            <w:tcBorders>
              <w:top w:val="single" w:sz="6" w:space="0" w:color="auto"/>
              <w:left w:val="single" w:sz="6" w:space="0" w:color="auto"/>
              <w:bottom w:val="single" w:sz="6" w:space="0" w:color="auto"/>
              <w:right w:val="single" w:sz="6" w:space="0" w:color="auto"/>
            </w:tcBorders>
          </w:tcPr>
          <w:p w14:paraId="10DB73F8" w14:textId="0A826DD6" w:rsidR="00E375DF" w:rsidRPr="00F00EDF" w:rsidRDefault="00E375DF">
            <w:pPr>
              <w:rPr>
                <w:rFonts w:ascii="Arial" w:hAnsi="Arial" w:cs="Arial"/>
                <w:sz w:val="20"/>
              </w:rPr>
            </w:pPr>
          </w:p>
        </w:tc>
        <w:tc>
          <w:tcPr>
            <w:tcW w:w="2633" w:type="pct"/>
            <w:tcBorders>
              <w:top w:val="single" w:sz="6" w:space="0" w:color="auto"/>
              <w:left w:val="single" w:sz="6" w:space="0" w:color="auto"/>
              <w:bottom w:val="single" w:sz="6" w:space="0" w:color="auto"/>
              <w:right w:val="single" w:sz="6" w:space="0" w:color="auto"/>
            </w:tcBorders>
          </w:tcPr>
          <w:p w14:paraId="4DFCB128" w14:textId="7E68D126" w:rsidR="00E375DF" w:rsidRPr="00F00EDF" w:rsidRDefault="00E375DF">
            <w:pPr>
              <w:rPr>
                <w:rFonts w:ascii="Arial" w:hAnsi="Arial" w:cs="Arial"/>
                <w:sz w:val="20"/>
              </w:rPr>
            </w:pPr>
          </w:p>
        </w:tc>
        <w:tc>
          <w:tcPr>
            <w:tcW w:w="835" w:type="pct"/>
            <w:tcBorders>
              <w:top w:val="single" w:sz="6" w:space="0" w:color="auto"/>
              <w:left w:val="single" w:sz="6" w:space="0" w:color="auto"/>
              <w:bottom w:val="single" w:sz="6" w:space="0" w:color="auto"/>
              <w:right w:val="single" w:sz="12" w:space="0" w:color="auto"/>
            </w:tcBorders>
          </w:tcPr>
          <w:p w14:paraId="722530FB" w14:textId="162C9DA9" w:rsidR="00E375DF" w:rsidRPr="00F00EDF" w:rsidRDefault="00E375DF" w:rsidP="00632245">
            <w:pPr>
              <w:rPr>
                <w:rFonts w:ascii="Arial" w:hAnsi="Arial" w:cs="Arial"/>
                <w:sz w:val="20"/>
              </w:rPr>
            </w:pPr>
          </w:p>
        </w:tc>
      </w:tr>
      <w:tr w:rsidR="00E375DF" w:rsidRPr="00F00EDF" w14:paraId="2FDBB395" w14:textId="77777777" w:rsidTr="0055118D">
        <w:trPr>
          <w:cantSplit/>
        </w:trPr>
        <w:tc>
          <w:tcPr>
            <w:tcW w:w="442" w:type="pct"/>
            <w:tcBorders>
              <w:top w:val="single" w:sz="6" w:space="0" w:color="auto"/>
              <w:left w:val="single" w:sz="12" w:space="0" w:color="auto"/>
              <w:bottom w:val="single" w:sz="6" w:space="0" w:color="auto"/>
              <w:right w:val="single" w:sz="6" w:space="0" w:color="auto"/>
            </w:tcBorders>
          </w:tcPr>
          <w:p w14:paraId="2671537F" w14:textId="2525D877" w:rsidR="00E375DF" w:rsidRPr="00F00EDF" w:rsidDel="0013114D" w:rsidRDefault="00E375DF" w:rsidP="00632245">
            <w:pPr>
              <w:rPr>
                <w:rFonts w:ascii="Arial" w:hAnsi="Arial" w:cs="Arial"/>
                <w:sz w:val="20"/>
              </w:rPr>
            </w:pPr>
          </w:p>
        </w:tc>
        <w:tc>
          <w:tcPr>
            <w:tcW w:w="1090" w:type="pct"/>
            <w:tcBorders>
              <w:top w:val="single" w:sz="6" w:space="0" w:color="auto"/>
              <w:left w:val="single" w:sz="6" w:space="0" w:color="auto"/>
              <w:bottom w:val="single" w:sz="6" w:space="0" w:color="auto"/>
              <w:right w:val="single" w:sz="6" w:space="0" w:color="auto"/>
            </w:tcBorders>
          </w:tcPr>
          <w:p w14:paraId="649CE3A9" w14:textId="77D0ED20" w:rsidR="00E375DF" w:rsidRPr="00F00EDF" w:rsidDel="0013114D" w:rsidRDefault="00E375DF">
            <w:pPr>
              <w:rPr>
                <w:rFonts w:ascii="Arial" w:hAnsi="Arial" w:cs="Arial"/>
                <w:sz w:val="20"/>
              </w:rPr>
            </w:pPr>
          </w:p>
        </w:tc>
        <w:tc>
          <w:tcPr>
            <w:tcW w:w="2633" w:type="pct"/>
            <w:tcBorders>
              <w:top w:val="single" w:sz="6" w:space="0" w:color="auto"/>
              <w:left w:val="single" w:sz="6" w:space="0" w:color="auto"/>
              <w:bottom w:val="single" w:sz="6" w:space="0" w:color="auto"/>
              <w:right w:val="single" w:sz="6" w:space="0" w:color="auto"/>
            </w:tcBorders>
          </w:tcPr>
          <w:p w14:paraId="71D6B0E5" w14:textId="4D2AA38B" w:rsidR="00E375DF" w:rsidRPr="00F00EDF" w:rsidDel="0013114D" w:rsidRDefault="00E375DF">
            <w:pPr>
              <w:rPr>
                <w:rFonts w:ascii="Arial" w:hAnsi="Arial" w:cs="Arial"/>
                <w:sz w:val="20"/>
              </w:rPr>
            </w:pPr>
          </w:p>
        </w:tc>
        <w:tc>
          <w:tcPr>
            <w:tcW w:w="835" w:type="pct"/>
            <w:tcBorders>
              <w:top w:val="single" w:sz="6" w:space="0" w:color="auto"/>
              <w:left w:val="single" w:sz="6" w:space="0" w:color="auto"/>
              <w:bottom w:val="single" w:sz="6" w:space="0" w:color="auto"/>
              <w:right w:val="single" w:sz="12" w:space="0" w:color="auto"/>
            </w:tcBorders>
          </w:tcPr>
          <w:p w14:paraId="544D2D9D" w14:textId="6F91F32B" w:rsidR="00E375DF" w:rsidRPr="00F00EDF" w:rsidDel="0013114D" w:rsidRDefault="00E375DF" w:rsidP="00632245">
            <w:pPr>
              <w:rPr>
                <w:rFonts w:ascii="Arial" w:hAnsi="Arial" w:cs="Arial"/>
                <w:sz w:val="20"/>
              </w:rPr>
            </w:pPr>
          </w:p>
        </w:tc>
      </w:tr>
    </w:tbl>
    <w:p w14:paraId="79922549" w14:textId="586C9FB9" w:rsidR="00354BEF" w:rsidRPr="00F00EDF" w:rsidRDefault="00354BEF"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00106AE3" w:rsidRPr="000B674F">
        <w:rPr>
          <w:rFonts w:ascii="Arial" w:hAnsi="Arial" w:cs="Arial"/>
          <w:b/>
          <w:sz w:val="22"/>
        </w:rPr>
        <w:fldChar w:fldCharType="begin"/>
      </w:r>
      <w:r w:rsidR="00106AE3" w:rsidRPr="00F00EDF">
        <w:rPr>
          <w:rFonts w:ascii="Arial" w:hAnsi="Arial" w:cs="Arial"/>
          <w:b/>
          <w:sz w:val="22"/>
        </w:rPr>
        <w:instrText xml:space="preserve"> SEQ Таблица \* ARABIC </w:instrText>
      </w:r>
      <w:r w:rsidR="00106AE3" w:rsidRPr="000B674F">
        <w:rPr>
          <w:rFonts w:ascii="Arial" w:hAnsi="Arial" w:cs="Arial"/>
          <w:b/>
          <w:sz w:val="22"/>
        </w:rPr>
        <w:fldChar w:fldCharType="separate"/>
      </w:r>
      <w:r w:rsidR="008176EC">
        <w:rPr>
          <w:rFonts w:ascii="Arial" w:hAnsi="Arial" w:cs="Arial"/>
          <w:b/>
          <w:noProof/>
          <w:sz w:val="22"/>
        </w:rPr>
        <w:t>2</w:t>
      </w:r>
      <w:r w:rsidR="00106AE3" w:rsidRPr="000B674F">
        <w:rPr>
          <w:rFonts w:ascii="Arial" w:hAnsi="Arial" w:cs="Arial"/>
          <w:b/>
          <w:sz w:val="22"/>
        </w:rPr>
        <w:fldChar w:fldCharType="end"/>
      </w:r>
      <w:r w:rsidRPr="00F00EDF">
        <w:rPr>
          <w:rFonts w:ascii="Arial" w:hAnsi="Arial"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191"/>
        <w:gridCol w:w="2756"/>
        <w:gridCol w:w="1229"/>
      </w:tblGrid>
      <w:tr w:rsidR="00175B15" w:rsidRPr="00F00EDF" w14:paraId="1F6CF97D" w14:textId="77777777" w:rsidTr="00E13693">
        <w:trPr>
          <w:cantSplit/>
          <w:trHeight w:val="397"/>
          <w:tblHeader/>
        </w:trPr>
        <w:tc>
          <w:tcPr>
            <w:tcW w:w="3042" w:type="pct"/>
            <w:shd w:val="clear" w:color="auto" w:fill="FFC000"/>
            <w:vAlign w:val="center"/>
          </w:tcPr>
          <w:p w14:paraId="76AD54E8" w14:textId="77777777" w:rsidR="00175B15" w:rsidRPr="00F00EDF" w:rsidRDefault="00175B15" w:rsidP="00632245">
            <w:pPr>
              <w:rPr>
                <w:rFonts w:ascii="Arial" w:hAnsi="Arial" w:cs="Arial"/>
                <w:b/>
                <w:sz w:val="20"/>
              </w:rPr>
            </w:pPr>
            <w:r w:rsidRPr="00F00EDF">
              <w:rPr>
                <w:rFonts w:ascii="Arial" w:hAnsi="Arial" w:cs="Arial"/>
                <w:b/>
                <w:sz w:val="20"/>
              </w:rPr>
              <w:t>Название документа</w:t>
            </w:r>
          </w:p>
        </w:tc>
        <w:tc>
          <w:tcPr>
            <w:tcW w:w="1354" w:type="pct"/>
            <w:shd w:val="clear" w:color="auto" w:fill="FFC000"/>
            <w:vAlign w:val="center"/>
          </w:tcPr>
          <w:p w14:paraId="729F3DFE" w14:textId="77777777" w:rsidR="00175B15" w:rsidRPr="00F00EDF" w:rsidRDefault="00175B15" w:rsidP="00632245">
            <w:pPr>
              <w:rPr>
                <w:rFonts w:ascii="Arial" w:hAnsi="Arial" w:cs="Arial"/>
                <w:b/>
                <w:sz w:val="20"/>
              </w:rPr>
            </w:pPr>
            <w:r w:rsidRPr="00F00EDF">
              <w:rPr>
                <w:rFonts w:ascii="Arial" w:hAnsi="Arial" w:cs="Arial"/>
                <w:b/>
                <w:sz w:val="20"/>
              </w:rPr>
              <w:t>Номер версии /</w:t>
            </w:r>
            <w:r w:rsidR="00354BEF" w:rsidRPr="00F00EDF">
              <w:rPr>
                <w:rFonts w:ascii="Arial" w:hAnsi="Arial" w:cs="Arial"/>
                <w:b/>
                <w:sz w:val="20"/>
              </w:rPr>
              <w:t xml:space="preserve"> и</w:t>
            </w:r>
            <w:r w:rsidRPr="00F00EDF">
              <w:rPr>
                <w:rFonts w:ascii="Arial" w:hAnsi="Arial" w:cs="Arial"/>
                <w:b/>
                <w:sz w:val="20"/>
              </w:rPr>
              <w:t>мя файла</w:t>
            </w:r>
          </w:p>
        </w:tc>
        <w:tc>
          <w:tcPr>
            <w:tcW w:w="604" w:type="pct"/>
            <w:shd w:val="clear" w:color="auto" w:fill="FFC000"/>
            <w:vAlign w:val="center"/>
          </w:tcPr>
          <w:p w14:paraId="621A20E6" w14:textId="77777777" w:rsidR="00175B15" w:rsidRPr="00F00EDF" w:rsidRDefault="00175B15" w:rsidP="00632245">
            <w:pPr>
              <w:rPr>
                <w:rFonts w:ascii="Arial" w:hAnsi="Arial" w:cs="Arial"/>
                <w:b/>
                <w:sz w:val="20"/>
              </w:rPr>
            </w:pPr>
            <w:r w:rsidRPr="00F00EDF">
              <w:rPr>
                <w:rFonts w:ascii="Arial" w:hAnsi="Arial" w:cs="Arial"/>
                <w:b/>
                <w:sz w:val="20"/>
              </w:rPr>
              <w:t>Дата</w:t>
            </w:r>
          </w:p>
        </w:tc>
      </w:tr>
      <w:tr w:rsidR="00FB355C" w:rsidRPr="00F00EDF" w14:paraId="405FE102" w14:textId="77777777" w:rsidTr="00E13693">
        <w:trPr>
          <w:cantSplit/>
        </w:trPr>
        <w:tc>
          <w:tcPr>
            <w:tcW w:w="3042" w:type="pct"/>
          </w:tcPr>
          <w:p w14:paraId="32ABF366" w14:textId="7AD4ACE0" w:rsidR="00FB355C" w:rsidRPr="00F00EDF" w:rsidRDefault="00FB355C">
            <w:pPr>
              <w:rPr>
                <w:rFonts w:ascii="Arial" w:hAnsi="Arial" w:cs="Arial"/>
                <w:sz w:val="20"/>
              </w:rPr>
            </w:pPr>
            <w:r w:rsidRPr="00F00EDF">
              <w:rPr>
                <w:rFonts w:ascii="Arial" w:hAnsi="Arial" w:cs="Arial"/>
                <w:sz w:val="20"/>
              </w:rPr>
              <w:t>ERP.</w:t>
            </w:r>
            <w:r w:rsidR="007056F3" w:rsidRPr="00F00EDF">
              <w:rPr>
                <w:rFonts w:ascii="Arial" w:hAnsi="Arial" w:cs="Arial"/>
                <w:sz w:val="20"/>
              </w:rPr>
              <w:t>9</w:t>
            </w:r>
            <w:r w:rsidRPr="00F00EDF">
              <w:rPr>
                <w:rFonts w:ascii="Arial" w:hAnsi="Arial" w:cs="Arial"/>
                <w:sz w:val="20"/>
              </w:rPr>
              <w:t>.</w:t>
            </w:r>
            <w:r w:rsidR="007056F3" w:rsidRPr="00F00EDF">
              <w:rPr>
                <w:rFonts w:ascii="Arial" w:hAnsi="Arial" w:cs="Arial"/>
                <w:sz w:val="20"/>
              </w:rPr>
              <w:t>9</w:t>
            </w:r>
            <w:r w:rsidRPr="00F00EDF">
              <w:rPr>
                <w:rFonts w:ascii="Arial" w:hAnsi="Arial" w:cs="Arial"/>
                <w:sz w:val="20"/>
              </w:rPr>
              <w:t>.</w:t>
            </w:r>
            <w:r w:rsidR="007056F3" w:rsidRPr="00F00EDF">
              <w:rPr>
                <w:rFonts w:ascii="Arial" w:hAnsi="Arial" w:cs="Arial"/>
                <w:sz w:val="20"/>
              </w:rPr>
              <w:t>2.</w:t>
            </w:r>
            <w:r w:rsidRPr="00F00EDF">
              <w:rPr>
                <w:rFonts w:ascii="Arial" w:hAnsi="Arial" w:cs="Arial"/>
                <w:sz w:val="20"/>
              </w:rPr>
              <w:t>7_</w:t>
            </w:r>
            <w:r w:rsidRPr="00F00EDF">
              <w:rPr>
                <w:rFonts w:ascii="Arial" w:hAnsi="Arial" w:cs="Arial"/>
                <w:sz w:val="20"/>
                <w:lang w:val="en-US"/>
              </w:rPr>
              <w:t>PM</w:t>
            </w:r>
            <w:r w:rsidRPr="00F00EDF">
              <w:rPr>
                <w:rFonts w:ascii="Arial" w:hAnsi="Arial" w:cs="Arial"/>
                <w:sz w:val="20"/>
              </w:rPr>
              <w:t xml:space="preserve">_КД </w:t>
            </w:r>
            <w:r w:rsidR="00A023C8" w:rsidRPr="00F00EDF">
              <w:rPr>
                <w:rFonts w:ascii="Arial" w:hAnsi="Arial" w:cs="Arial"/>
                <w:sz w:val="20"/>
              </w:rPr>
              <w:t>ТОиР</w:t>
            </w:r>
            <w:r w:rsidRPr="00F00EDF">
              <w:rPr>
                <w:rFonts w:ascii="Arial" w:hAnsi="Arial" w:cs="Arial"/>
                <w:sz w:val="20"/>
              </w:rPr>
              <w:t xml:space="preserve"> Управление основными данными</w:t>
            </w:r>
            <w:r w:rsidR="00CC2DE5" w:rsidRPr="00F00EDF">
              <w:rPr>
                <w:rFonts w:ascii="Arial" w:hAnsi="Arial" w:cs="Arial"/>
                <w:sz w:val="20"/>
              </w:rPr>
              <w:t xml:space="preserve"> по направлению ТОиР</w:t>
            </w:r>
          </w:p>
        </w:tc>
        <w:tc>
          <w:tcPr>
            <w:tcW w:w="1354" w:type="pct"/>
          </w:tcPr>
          <w:p w14:paraId="09A5525F" w14:textId="18D969CB" w:rsidR="00FB355C" w:rsidRPr="00F00EDF" w:rsidRDefault="00FB355C" w:rsidP="00632245">
            <w:pPr>
              <w:rPr>
                <w:rFonts w:ascii="Arial" w:hAnsi="Arial" w:cs="Arial"/>
                <w:sz w:val="20"/>
              </w:rPr>
            </w:pPr>
          </w:p>
        </w:tc>
        <w:tc>
          <w:tcPr>
            <w:tcW w:w="604" w:type="pct"/>
          </w:tcPr>
          <w:p w14:paraId="2655B079" w14:textId="77777777" w:rsidR="00FB355C" w:rsidRPr="00F00EDF" w:rsidRDefault="00FB355C" w:rsidP="00632245">
            <w:pPr>
              <w:rPr>
                <w:rFonts w:ascii="Arial" w:hAnsi="Arial" w:cs="Arial"/>
                <w:sz w:val="20"/>
              </w:rPr>
            </w:pPr>
          </w:p>
        </w:tc>
      </w:tr>
      <w:tr w:rsidR="00FB355C" w:rsidRPr="00F00EDF" w14:paraId="0B89BF1D" w14:textId="77777777" w:rsidTr="00E13693">
        <w:trPr>
          <w:cantSplit/>
        </w:trPr>
        <w:tc>
          <w:tcPr>
            <w:tcW w:w="3042" w:type="pct"/>
          </w:tcPr>
          <w:p w14:paraId="3947D568" w14:textId="6C60AF4E" w:rsidR="00FB355C" w:rsidRPr="00F00EDF" w:rsidRDefault="00FB355C">
            <w:pPr>
              <w:rPr>
                <w:rFonts w:ascii="Arial" w:hAnsi="Arial" w:cs="Arial"/>
                <w:sz w:val="20"/>
              </w:rPr>
            </w:pPr>
            <w:r w:rsidRPr="00F00EDF">
              <w:rPr>
                <w:rFonts w:ascii="Arial" w:hAnsi="Arial" w:cs="Arial"/>
                <w:sz w:val="20"/>
              </w:rPr>
              <w:t>ERP.</w:t>
            </w:r>
            <w:r w:rsidR="007056F3" w:rsidRPr="00F00EDF">
              <w:rPr>
                <w:rFonts w:ascii="Arial" w:hAnsi="Arial" w:cs="Arial"/>
                <w:sz w:val="20"/>
              </w:rPr>
              <w:t>9</w:t>
            </w:r>
            <w:r w:rsidRPr="00F00EDF">
              <w:rPr>
                <w:rFonts w:ascii="Arial" w:hAnsi="Arial" w:cs="Arial"/>
                <w:sz w:val="20"/>
              </w:rPr>
              <w:t>.</w:t>
            </w:r>
            <w:r w:rsidR="007056F3" w:rsidRPr="00F00EDF">
              <w:rPr>
                <w:rFonts w:ascii="Arial" w:hAnsi="Arial" w:cs="Arial"/>
                <w:sz w:val="20"/>
              </w:rPr>
              <w:t>9</w:t>
            </w:r>
            <w:r w:rsidRPr="00F00EDF">
              <w:rPr>
                <w:rFonts w:ascii="Arial" w:hAnsi="Arial" w:cs="Arial"/>
                <w:sz w:val="20"/>
              </w:rPr>
              <w:t>.</w:t>
            </w:r>
            <w:r w:rsidR="007056F3" w:rsidRPr="00F00EDF">
              <w:rPr>
                <w:rFonts w:ascii="Arial" w:hAnsi="Arial" w:cs="Arial"/>
                <w:sz w:val="20"/>
              </w:rPr>
              <w:t>2.</w:t>
            </w:r>
            <w:r w:rsidRPr="00F00EDF">
              <w:rPr>
                <w:rFonts w:ascii="Arial" w:hAnsi="Arial" w:cs="Arial"/>
                <w:sz w:val="20"/>
              </w:rPr>
              <w:t xml:space="preserve">54_PM_КД </w:t>
            </w:r>
            <w:r w:rsidR="00460C2D" w:rsidRPr="00F00EDF">
              <w:rPr>
                <w:rFonts w:ascii="Arial" w:hAnsi="Arial" w:cs="Arial"/>
                <w:sz w:val="20"/>
              </w:rPr>
              <w:t xml:space="preserve">Оперативное планирование мероприятий </w:t>
            </w:r>
            <w:r w:rsidR="00A023C8" w:rsidRPr="00F00EDF">
              <w:rPr>
                <w:rFonts w:ascii="Arial" w:hAnsi="Arial" w:cs="Arial"/>
                <w:sz w:val="20"/>
              </w:rPr>
              <w:t>ТОиР</w:t>
            </w:r>
          </w:p>
        </w:tc>
        <w:tc>
          <w:tcPr>
            <w:tcW w:w="1354" w:type="pct"/>
          </w:tcPr>
          <w:p w14:paraId="13D2BBCB" w14:textId="67BC4F75" w:rsidR="00FB355C" w:rsidRPr="00F00EDF" w:rsidRDefault="00FB355C" w:rsidP="00632245">
            <w:pPr>
              <w:rPr>
                <w:rFonts w:ascii="Arial" w:hAnsi="Arial" w:cs="Arial"/>
                <w:sz w:val="20"/>
              </w:rPr>
            </w:pPr>
          </w:p>
        </w:tc>
        <w:tc>
          <w:tcPr>
            <w:tcW w:w="604" w:type="pct"/>
          </w:tcPr>
          <w:p w14:paraId="167B1964" w14:textId="77777777" w:rsidR="00FB355C" w:rsidRPr="00F00EDF" w:rsidRDefault="00FB355C" w:rsidP="00632245">
            <w:pPr>
              <w:rPr>
                <w:rFonts w:ascii="Arial" w:hAnsi="Arial" w:cs="Arial"/>
                <w:sz w:val="20"/>
              </w:rPr>
            </w:pPr>
          </w:p>
        </w:tc>
      </w:tr>
      <w:tr w:rsidR="00FB355C" w:rsidRPr="00F00EDF" w14:paraId="52FCECD5" w14:textId="77777777" w:rsidTr="00E13693">
        <w:trPr>
          <w:cantSplit/>
        </w:trPr>
        <w:tc>
          <w:tcPr>
            <w:tcW w:w="3042" w:type="pct"/>
          </w:tcPr>
          <w:p w14:paraId="3E756E56" w14:textId="271699BA" w:rsidR="00FB355C" w:rsidRPr="00F00EDF" w:rsidRDefault="00FB355C">
            <w:pPr>
              <w:rPr>
                <w:rFonts w:ascii="Arial" w:hAnsi="Arial" w:cs="Arial"/>
                <w:sz w:val="20"/>
              </w:rPr>
            </w:pPr>
            <w:r w:rsidRPr="00F00EDF">
              <w:rPr>
                <w:rFonts w:ascii="Arial" w:hAnsi="Arial" w:cs="Arial"/>
                <w:sz w:val="20"/>
              </w:rPr>
              <w:t>ERP.</w:t>
            </w:r>
            <w:r w:rsidR="007056F3" w:rsidRPr="00F00EDF">
              <w:rPr>
                <w:rFonts w:ascii="Arial" w:hAnsi="Arial" w:cs="Arial"/>
                <w:sz w:val="20"/>
              </w:rPr>
              <w:t>9</w:t>
            </w:r>
            <w:r w:rsidRPr="00F00EDF">
              <w:rPr>
                <w:rFonts w:ascii="Arial" w:hAnsi="Arial" w:cs="Arial"/>
                <w:sz w:val="20"/>
              </w:rPr>
              <w:t>.</w:t>
            </w:r>
            <w:r w:rsidR="007056F3" w:rsidRPr="00F00EDF">
              <w:rPr>
                <w:rFonts w:ascii="Arial" w:hAnsi="Arial" w:cs="Arial"/>
                <w:sz w:val="20"/>
              </w:rPr>
              <w:t>9</w:t>
            </w:r>
            <w:r w:rsidRPr="00F00EDF">
              <w:rPr>
                <w:rFonts w:ascii="Arial" w:hAnsi="Arial" w:cs="Arial"/>
                <w:sz w:val="20"/>
              </w:rPr>
              <w:t>.</w:t>
            </w:r>
            <w:r w:rsidR="007056F3" w:rsidRPr="00F00EDF">
              <w:rPr>
                <w:rFonts w:ascii="Arial" w:hAnsi="Arial" w:cs="Arial"/>
                <w:sz w:val="20"/>
              </w:rPr>
              <w:t>2.</w:t>
            </w:r>
            <w:r w:rsidRPr="00F00EDF">
              <w:rPr>
                <w:rFonts w:ascii="Arial" w:hAnsi="Arial" w:cs="Arial"/>
                <w:sz w:val="20"/>
              </w:rPr>
              <w:t>52_PM_КД Годовое планирование воздействий на ПА</w:t>
            </w:r>
          </w:p>
        </w:tc>
        <w:tc>
          <w:tcPr>
            <w:tcW w:w="1354" w:type="pct"/>
          </w:tcPr>
          <w:p w14:paraId="3A16B8ED" w14:textId="3E413CFB" w:rsidR="00FB355C" w:rsidRPr="00F00EDF" w:rsidRDefault="00FB355C" w:rsidP="00632245">
            <w:pPr>
              <w:rPr>
                <w:rFonts w:ascii="Arial" w:hAnsi="Arial" w:cs="Arial"/>
                <w:sz w:val="20"/>
              </w:rPr>
            </w:pPr>
          </w:p>
        </w:tc>
        <w:tc>
          <w:tcPr>
            <w:tcW w:w="604" w:type="pct"/>
          </w:tcPr>
          <w:p w14:paraId="14C13437" w14:textId="77777777" w:rsidR="00FB355C" w:rsidRPr="00F00EDF" w:rsidRDefault="00FB355C" w:rsidP="00632245">
            <w:pPr>
              <w:rPr>
                <w:rFonts w:ascii="Arial" w:hAnsi="Arial" w:cs="Arial"/>
                <w:sz w:val="20"/>
              </w:rPr>
            </w:pPr>
          </w:p>
        </w:tc>
      </w:tr>
      <w:tr w:rsidR="00FB355C" w:rsidRPr="00F00EDF" w14:paraId="0FC72159" w14:textId="77777777" w:rsidTr="00E13693">
        <w:trPr>
          <w:cantSplit/>
        </w:trPr>
        <w:tc>
          <w:tcPr>
            <w:tcW w:w="3042" w:type="pct"/>
          </w:tcPr>
          <w:p w14:paraId="4C1692D3" w14:textId="2E43C673" w:rsidR="00FB355C" w:rsidRPr="00F00EDF" w:rsidRDefault="00FB355C">
            <w:pPr>
              <w:rPr>
                <w:rFonts w:ascii="Arial" w:hAnsi="Arial" w:cs="Arial"/>
                <w:sz w:val="20"/>
              </w:rPr>
            </w:pPr>
            <w:r w:rsidRPr="00F00EDF">
              <w:rPr>
                <w:rFonts w:ascii="Arial" w:hAnsi="Arial" w:cs="Arial"/>
                <w:sz w:val="20"/>
              </w:rPr>
              <w:t>ERP.</w:t>
            </w:r>
            <w:r w:rsidR="00CC2DE5" w:rsidRPr="00F00EDF">
              <w:rPr>
                <w:rFonts w:ascii="Arial" w:hAnsi="Arial" w:cs="Arial"/>
                <w:sz w:val="20"/>
              </w:rPr>
              <w:t>9</w:t>
            </w:r>
            <w:r w:rsidRPr="00F00EDF">
              <w:rPr>
                <w:rFonts w:ascii="Arial" w:hAnsi="Arial" w:cs="Arial"/>
                <w:sz w:val="20"/>
              </w:rPr>
              <w:t>.</w:t>
            </w:r>
            <w:r w:rsidR="00CC2DE5" w:rsidRPr="00F00EDF">
              <w:rPr>
                <w:rFonts w:ascii="Arial" w:hAnsi="Arial" w:cs="Arial"/>
                <w:sz w:val="20"/>
              </w:rPr>
              <w:t>9.2.</w:t>
            </w:r>
            <w:r w:rsidRPr="00F00EDF">
              <w:rPr>
                <w:rFonts w:ascii="Arial" w:hAnsi="Arial" w:cs="Arial"/>
                <w:sz w:val="20"/>
              </w:rPr>
              <w:t xml:space="preserve">51_PM_КД Формирование и управление бюджетами </w:t>
            </w:r>
            <w:r w:rsidR="00A023C8" w:rsidRPr="00F00EDF">
              <w:rPr>
                <w:rFonts w:ascii="Arial" w:hAnsi="Arial" w:cs="Arial"/>
                <w:sz w:val="20"/>
              </w:rPr>
              <w:t>ТОиР</w:t>
            </w:r>
          </w:p>
        </w:tc>
        <w:tc>
          <w:tcPr>
            <w:tcW w:w="1354" w:type="pct"/>
          </w:tcPr>
          <w:p w14:paraId="190B94A0" w14:textId="67CD3E3A" w:rsidR="00FB355C" w:rsidRPr="00F00EDF" w:rsidRDefault="00FB355C" w:rsidP="00632245">
            <w:pPr>
              <w:rPr>
                <w:rFonts w:ascii="Arial" w:hAnsi="Arial" w:cs="Arial"/>
                <w:sz w:val="20"/>
              </w:rPr>
            </w:pPr>
          </w:p>
        </w:tc>
        <w:tc>
          <w:tcPr>
            <w:tcW w:w="604" w:type="pct"/>
          </w:tcPr>
          <w:p w14:paraId="6C518E25" w14:textId="77777777" w:rsidR="00FB355C" w:rsidRPr="00F00EDF" w:rsidRDefault="00FB355C" w:rsidP="00632245">
            <w:pPr>
              <w:rPr>
                <w:rFonts w:ascii="Arial" w:hAnsi="Arial" w:cs="Arial"/>
                <w:sz w:val="20"/>
              </w:rPr>
            </w:pPr>
          </w:p>
        </w:tc>
      </w:tr>
      <w:tr w:rsidR="00FB355C" w:rsidRPr="00F00EDF" w14:paraId="08591C23" w14:textId="77777777" w:rsidTr="00E13693">
        <w:trPr>
          <w:cantSplit/>
        </w:trPr>
        <w:tc>
          <w:tcPr>
            <w:tcW w:w="3042" w:type="pct"/>
          </w:tcPr>
          <w:p w14:paraId="65570934" w14:textId="2BA33193" w:rsidR="00FB355C" w:rsidRPr="00F00EDF" w:rsidRDefault="00FB355C">
            <w:pPr>
              <w:rPr>
                <w:rFonts w:ascii="Arial" w:hAnsi="Arial" w:cs="Arial"/>
                <w:sz w:val="20"/>
              </w:rPr>
            </w:pPr>
            <w:r w:rsidRPr="00F00EDF">
              <w:rPr>
                <w:rFonts w:ascii="Arial" w:hAnsi="Arial" w:cs="Arial"/>
                <w:sz w:val="20"/>
              </w:rPr>
              <w:t>ERP.</w:t>
            </w:r>
            <w:r w:rsidR="002D1828" w:rsidRPr="00F00EDF">
              <w:rPr>
                <w:rFonts w:ascii="Arial" w:hAnsi="Arial" w:cs="Arial"/>
                <w:sz w:val="20"/>
              </w:rPr>
              <w:t>9</w:t>
            </w:r>
            <w:r w:rsidRPr="00F00EDF">
              <w:rPr>
                <w:rFonts w:ascii="Arial" w:hAnsi="Arial" w:cs="Arial"/>
                <w:sz w:val="20"/>
              </w:rPr>
              <w:t>.</w:t>
            </w:r>
            <w:r w:rsidR="002D1828" w:rsidRPr="00F00EDF">
              <w:rPr>
                <w:rFonts w:ascii="Arial" w:hAnsi="Arial" w:cs="Arial"/>
                <w:sz w:val="20"/>
              </w:rPr>
              <w:t>9</w:t>
            </w:r>
            <w:r w:rsidRPr="00F00EDF">
              <w:rPr>
                <w:rFonts w:ascii="Arial" w:hAnsi="Arial" w:cs="Arial"/>
                <w:sz w:val="20"/>
              </w:rPr>
              <w:t>.</w:t>
            </w:r>
            <w:r w:rsidR="002D1828" w:rsidRPr="00F00EDF">
              <w:rPr>
                <w:rFonts w:ascii="Arial" w:hAnsi="Arial" w:cs="Arial"/>
                <w:sz w:val="20"/>
              </w:rPr>
              <w:t>2.</w:t>
            </w:r>
            <w:r w:rsidRPr="00F00EDF">
              <w:rPr>
                <w:rFonts w:ascii="Arial" w:hAnsi="Arial" w:cs="Arial"/>
                <w:sz w:val="20"/>
              </w:rPr>
              <w:t xml:space="preserve">57_PM_КД_Ресурсное обеспечение </w:t>
            </w:r>
            <w:r w:rsidR="00A023C8" w:rsidRPr="00F00EDF">
              <w:rPr>
                <w:rFonts w:ascii="Arial" w:hAnsi="Arial" w:cs="Arial"/>
                <w:sz w:val="20"/>
              </w:rPr>
              <w:t>ТОиР</w:t>
            </w:r>
            <w:r w:rsidRPr="00F00EDF">
              <w:rPr>
                <w:rFonts w:ascii="Arial" w:hAnsi="Arial" w:cs="Arial"/>
                <w:sz w:val="20"/>
              </w:rPr>
              <w:t xml:space="preserve"> (в части </w:t>
            </w:r>
            <w:r w:rsidR="008E0AA0" w:rsidRPr="00F00EDF">
              <w:rPr>
                <w:rFonts w:ascii="Arial" w:hAnsi="Arial" w:cs="Arial"/>
                <w:sz w:val="20"/>
              </w:rPr>
              <w:t>ОФ</w:t>
            </w:r>
            <w:r w:rsidRPr="00F00EDF">
              <w:rPr>
                <w:rFonts w:ascii="Arial" w:hAnsi="Arial" w:cs="Arial"/>
                <w:sz w:val="20"/>
              </w:rPr>
              <w:t>)</w:t>
            </w:r>
          </w:p>
        </w:tc>
        <w:tc>
          <w:tcPr>
            <w:tcW w:w="1354" w:type="pct"/>
          </w:tcPr>
          <w:p w14:paraId="570900BB" w14:textId="47D91721" w:rsidR="00FB355C" w:rsidRPr="00F00EDF" w:rsidRDefault="00FB355C" w:rsidP="00632245">
            <w:pPr>
              <w:rPr>
                <w:rFonts w:ascii="Arial" w:hAnsi="Arial" w:cs="Arial"/>
                <w:sz w:val="20"/>
              </w:rPr>
            </w:pPr>
          </w:p>
        </w:tc>
        <w:tc>
          <w:tcPr>
            <w:tcW w:w="604" w:type="pct"/>
          </w:tcPr>
          <w:p w14:paraId="0F6DF4E8" w14:textId="77777777" w:rsidR="00FB355C" w:rsidRPr="00F00EDF" w:rsidRDefault="00FB355C" w:rsidP="00632245">
            <w:pPr>
              <w:rPr>
                <w:rFonts w:ascii="Arial" w:hAnsi="Arial" w:cs="Arial"/>
                <w:sz w:val="20"/>
              </w:rPr>
            </w:pPr>
          </w:p>
        </w:tc>
      </w:tr>
      <w:tr w:rsidR="00FB355C" w:rsidRPr="00F00EDF" w14:paraId="75A33AEC" w14:textId="77777777" w:rsidTr="00E13693">
        <w:trPr>
          <w:cantSplit/>
        </w:trPr>
        <w:tc>
          <w:tcPr>
            <w:tcW w:w="3042" w:type="pct"/>
          </w:tcPr>
          <w:p w14:paraId="5D991280" w14:textId="6EAD7244" w:rsidR="00FB355C" w:rsidRPr="00F00EDF" w:rsidRDefault="00FB355C">
            <w:pPr>
              <w:rPr>
                <w:rFonts w:ascii="Arial" w:hAnsi="Arial" w:cs="Arial"/>
                <w:sz w:val="20"/>
              </w:rPr>
            </w:pPr>
            <w:r w:rsidRPr="00F00EDF">
              <w:rPr>
                <w:rFonts w:ascii="Arial" w:hAnsi="Arial" w:cs="Arial"/>
                <w:sz w:val="20"/>
              </w:rPr>
              <w:t>ERP.</w:t>
            </w:r>
            <w:r w:rsidR="00CA25D2" w:rsidRPr="00F00EDF">
              <w:rPr>
                <w:rFonts w:ascii="Arial" w:hAnsi="Arial" w:cs="Arial"/>
                <w:sz w:val="20"/>
              </w:rPr>
              <w:t>9</w:t>
            </w:r>
            <w:r w:rsidRPr="00F00EDF">
              <w:rPr>
                <w:rFonts w:ascii="Arial" w:hAnsi="Arial" w:cs="Arial"/>
                <w:sz w:val="20"/>
              </w:rPr>
              <w:t>.</w:t>
            </w:r>
            <w:r w:rsidR="00CA25D2" w:rsidRPr="00F00EDF">
              <w:rPr>
                <w:rFonts w:ascii="Arial" w:hAnsi="Arial" w:cs="Arial"/>
                <w:sz w:val="20"/>
              </w:rPr>
              <w:t>9</w:t>
            </w:r>
            <w:r w:rsidRPr="00F00EDF">
              <w:rPr>
                <w:rFonts w:ascii="Arial" w:hAnsi="Arial" w:cs="Arial"/>
                <w:sz w:val="20"/>
              </w:rPr>
              <w:t>.</w:t>
            </w:r>
            <w:r w:rsidR="00CA25D2" w:rsidRPr="00F00EDF">
              <w:rPr>
                <w:rFonts w:ascii="Arial" w:hAnsi="Arial" w:cs="Arial"/>
                <w:sz w:val="20"/>
              </w:rPr>
              <w:t>2.</w:t>
            </w:r>
            <w:r w:rsidRPr="00F00EDF">
              <w:rPr>
                <w:rFonts w:ascii="Arial" w:hAnsi="Arial" w:cs="Arial"/>
                <w:sz w:val="20"/>
              </w:rPr>
              <w:t>50_PM_КД_Управление портфелем ПА</w:t>
            </w:r>
          </w:p>
        </w:tc>
        <w:tc>
          <w:tcPr>
            <w:tcW w:w="1354" w:type="pct"/>
          </w:tcPr>
          <w:p w14:paraId="5467A3A6" w14:textId="6E592194" w:rsidR="00FB355C" w:rsidRPr="00F00EDF" w:rsidRDefault="00FB355C" w:rsidP="00632245">
            <w:pPr>
              <w:rPr>
                <w:rFonts w:ascii="Arial" w:hAnsi="Arial" w:cs="Arial"/>
                <w:sz w:val="20"/>
              </w:rPr>
            </w:pPr>
          </w:p>
        </w:tc>
        <w:tc>
          <w:tcPr>
            <w:tcW w:w="604" w:type="pct"/>
          </w:tcPr>
          <w:p w14:paraId="26FDE768" w14:textId="77777777" w:rsidR="00FB355C" w:rsidRPr="00F00EDF" w:rsidRDefault="00FB355C" w:rsidP="00632245">
            <w:pPr>
              <w:rPr>
                <w:rFonts w:ascii="Arial" w:hAnsi="Arial" w:cs="Arial"/>
                <w:sz w:val="20"/>
              </w:rPr>
            </w:pPr>
          </w:p>
        </w:tc>
      </w:tr>
      <w:tr w:rsidR="00FB355C" w:rsidRPr="00F00EDF" w14:paraId="0F2B6594" w14:textId="77777777" w:rsidTr="00E13693">
        <w:trPr>
          <w:cantSplit/>
        </w:trPr>
        <w:tc>
          <w:tcPr>
            <w:tcW w:w="3042" w:type="pct"/>
          </w:tcPr>
          <w:p w14:paraId="4AEB27EB" w14:textId="0F058CAC" w:rsidR="00FB355C" w:rsidRPr="00F00EDF" w:rsidRDefault="00FB355C">
            <w:pPr>
              <w:rPr>
                <w:rFonts w:ascii="Arial" w:hAnsi="Arial" w:cs="Arial"/>
                <w:sz w:val="20"/>
              </w:rPr>
            </w:pPr>
            <w:r w:rsidRPr="00F00EDF">
              <w:rPr>
                <w:rFonts w:ascii="Arial" w:hAnsi="Arial" w:cs="Arial"/>
                <w:color w:val="000000"/>
                <w:sz w:val="20"/>
                <w:szCs w:val="20"/>
              </w:rPr>
              <w:t xml:space="preserve">Альбом форм по направлению </w:t>
            </w:r>
            <w:r w:rsidR="00A023C8" w:rsidRPr="00F00EDF">
              <w:rPr>
                <w:rFonts w:ascii="Arial" w:hAnsi="Arial" w:cs="Arial"/>
                <w:color w:val="000000"/>
                <w:sz w:val="20"/>
                <w:szCs w:val="20"/>
              </w:rPr>
              <w:t>ТОиР</w:t>
            </w:r>
          </w:p>
        </w:tc>
        <w:tc>
          <w:tcPr>
            <w:tcW w:w="1354" w:type="pct"/>
          </w:tcPr>
          <w:p w14:paraId="238C6BAA" w14:textId="6C6A2DBD" w:rsidR="00762A5B" w:rsidRPr="00F00EDF" w:rsidRDefault="00762A5B" w:rsidP="00632245">
            <w:pPr>
              <w:rPr>
                <w:rFonts w:ascii="Arial" w:hAnsi="Arial" w:cs="Arial"/>
                <w:sz w:val="20"/>
              </w:rPr>
            </w:pPr>
          </w:p>
        </w:tc>
        <w:tc>
          <w:tcPr>
            <w:tcW w:w="604" w:type="pct"/>
          </w:tcPr>
          <w:p w14:paraId="5D0B2230" w14:textId="77777777" w:rsidR="00FB355C" w:rsidRPr="00F00EDF" w:rsidRDefault="00FB355C" w:rsidP="00632245">
            <w:pPr>
              <w:rPr>
                <w:rFonts w:ascii="Arial" w:hAnsi="Arial" w:cs="Arial"/>
                <w:sz w:val="20"/>
              </w:rPr>
            </w:pPr>
          </w:p>
        </w:tc>
      </w:tr>
      <w:tr w:rsidR="0047496E" w:rsidRPr="00F00EDF" w14:paraId="0764EC24" w14:textId="77777777" w:rsidTr="00E13693">
        <w:trPr>
          <w:cantSplit/>
        </w:trPr>
        <w:tc>
          <w:tcPr>
            <w:tcW w:w="3042" w:type="pct"/>
          </w:tcPr>
          <w:p w14:paraId="0EE4A5F3" w14:textId="62F26099" w:rsidR="0047496E" w:rsidRPr="00F00EDF" w:rsidRDefault="0047496E">
            <w:pPr>
              <w:spacing w:line="276" w:lineRule="auto"/>
              <w:rPr>
                <w:rFonts w:ascii="Arial" w:hAnsi="Arial" w:cs="Arial"/>
                <w:color w:val="000000"/>
                <w:sz w:val="20"/>
                <w:szCs w:val="20"/>
              </w:rPr>
            </w:pPr>
            <w:r w:rsidRPr="00F00EDF">
              <w:rPr>
                <w:rFonts w:ascii="Arial" w:hAnsi="Arial" w:cs="Arial"/>
                <w:color w:val="000000"/>
                <w:sz w:val="20"/>
                <w:szCs w:val="20"/>
              </w:rPr>
              <w:t xml:space="preserve">НМД «ERP.2.1.19.PM Методика учета и управления </w:t>
            </w:r>
            <w:r w:rsidR="00CC2DE5" w:rsidRPr="00F00EDF">
              <w:rPr>
                <w:rFonts w:ascii="Arial" w:hAnsi="Arial" w:cs="Arial"/>
                <w:color w:val="000000"/>
                <w:sz w:val="20"/>
                <w:szCs w:val="20"/>
              </w:rPr>
              <w:t xml:space="preserve">оборотным </w:t>
            </w:r>
            <w:r w:rsidRPr="00F00EDF">
              <w:rPr>
                <w:rFonts w:ascii="Arial" w:hAnsi="Arial" w:cs="Arial"/>
                <w:color w:val="000000"/>
                <w:sz w:val="20"/>
                <w:szCs w:val="20"/>
              </w:rPr>
              <w:t>фондом»</w:t>
            </w:r>
          </w:p>
        </w:tc>
        <w:tc>
          <w:tcPr>
            <w:tcW w:w="1354" w:type="pct"/>
          </w:tcPr>
          <w:p w14:paraId="74BF242E" w14:textId="406998FB" w:rsidR="0047496E" w:rsidRPr="00F00EDF" w:rsidRDefault="0047496E" w:rsidP="00632245">
            <w:pPr>
              <w:rPr>
                <w:rFonts w:ascii="Arial" w:hAnsi="Arial" w:cs="Arial"/>
                <w:sz w:val="20"/>
              </w:rPr>
            </w:pPr>
          </w:p>
        </w:tc>
        <w:tc>
          <w:tcPr>
            <w:tcW w:w="604" w:type="pct"/>
          </w:tcPr>
          <w:p w14:paraId="63DBEECC" w14:textId="77777777" w:rsidR="0047496E" w:rsidRPr="00F00EDF" w:rsidRDefault="0047496E" w:rsidP="00632245">
            <w:pPr>
              <w:rPr>
                <w:rFonts w:ascii="Arial" w:hAnsi="Arial" w:cs="Arial"/>
                <w:sz w:val="20"/>
              </w:rPr>
            </w:pPr>
          </w:p>
        </w:tc>
      </w:tr>
      <w:tr w:rsidR="00BA2C7B" w:rsidRPr="00F00EDF" w14:paraId="7E4511DD" w14:textId="77777777" w:rsidTr="00E13693">
        <w:trPr>
          <w:cantSplit/>
        </w:trPr>
        <w:tc>
          <w:tcPr>
            <w:tcW w:w="3042" w:type="pct"/>
          </w:tcPr>
          <w:p w14:paraId="68374D75" w14:textId="4E279632" w:rsidR="00BA2C7B" w:rsidRPr="00F00EDF" w:rsidRDefault="00BA2C7B">
            <w:pPr>
              <w:spacing w:line="276" w:lineRule="auto"/>
              <w:rPr>
                <w:rFonts w:ascii="Arial" w:hAnsi="Arial" w:cs="Arial"/>
                <w:color w:val="000000"/>
                <w:sz w:val="20"/>
                <w:szCs w:val="20"/>
              </w:rPr>
            </w:pPr>
            <w:r w:rsidRPr="00F00EDF">
              <w:rPr>
                <w:rFonts w:ascii="Arial" w:hAnsi="Arial" w:cs="Arial"/>
                <w:color w:val="000000"/>
                <w:sz w:val="20"/>
                <w:szCs w:val="20"/>
              </w:rPr>
              <w:t>ERP.</w:t>
            </w:r>
            <w:r w:rsidR="00CA25D2" w:rsidRPr="00F00EDF">
              <w:rPr>
                <w:rFonts w:ascii="Arial" w:hAnsi="Arial" w:cs="Arial"/>
                <w:color w:val="000000"/>
                <w:sz w:val="20"/>
                <w:szCs w:val="20"/>
              </w:rPr>
              <w:t>9</w:t>
            </w:r>
            <w:r w:rsidRPr="00F00EDF">
              <w:rPr>
                <w:rFonts w:ascii="Arial" w:hAnsi="Arial" w:cs="Arial"/>
                <w:color w:val="000000"/>
                <w:sz w:val="20"/>
                <w:szCs w:val="20"/>
              </w:rPr>
              <w:t>.</w:t>
            </w:r>
            <w:r w:rsidR="00CA25D2" w:rsidRPr="00F00EDF">
              <w:rPr>
                <w:rFonts w:ascii="Arial" w:hAnsi="Arial" w:cs="Arial"/>
                <w:color w:val="000000"/>
                <w:sz w:val="20"/>
                <w:szCs w:val="20"/>
              </w:rPr>
              <w:t>9.2</w:t>
            </w:r>
            <w:r w:rsidR="00CC2DE5" w:rsidRPr="00F00EDF">
              <w:rPr>
                <w:rFonts w:ascii="Arial" w:hAnsi="Arial" w:cs="Arial"/>
                <w:color w:val="000000"/>
                <w:sz w:val="20"/>
                <w:szCs w:val="20"/>
              </w:rPr>
              <w:t>.</w:t>
            </w:r>
            <w:r w:rsidRPr="00F00EDF">
              <w:rPr>
                <w:rFonts w:ascii="Arial" w:hAnsi="Arial" w:cs="Arial"/>
                <w:color w:val="000000"/>
                <w:sz w:val="20"/>
                <w:szCs w:val="20"/>
              </w:rPr>
              <w:t>27_FI_КД_Учет_ВНА</w:t>
            </w:r>
          </w:p>
        </w:tc>
        <w:tc>
          <w:tcPr>
            <w:tcW w:w="1354" w:type="pct"/>
          </w:tcPr>
          <w:p w14:paraId="2CA369CE" w14:textId="2E1EAFA0" w:rsidR="00BA2C7B" w:rsidRPr="00F00EDF" w:rsidRDefault="00BA2C7B" w:rsidP="00632245">
            <w:pPr>
              <w:rPr>
                <w:rFonts w:ascii="Arial" w:hAnsi="Arial" w:cs="Arial"/>
                <w:color w:val="000000"/>
                <w:sz w:val="20"/>
                <w:szCs w:val="20"/>
              </w:rPr>
            </w:pPr>
          </w:p>
        </w:tc>
        <w:tc>
          <w:tcPr>
            <w:tcW w:w="604" w:type="pct"/>
          </w:tcPr>
          <w:p w14:paraId="141ED7AF" w14:textId="77777777" w:rsidR="00BA2C7B" w:rsidRPr="00F00EDF" w:rsidRDefault="00BA2C7B" w:rsidP="00632245">
            <w:pPr>
              <w:rPr>
                <w:rFonts w:ascii="Arial" w:hAnsi="Arial" w:cs="Arial"/>
                <w:sz w:val="20"/>
              </w:rPr>
            </w:pPr>
          </w:p>
        </w:tc>
      </w:tr>
      <w:tr w:rsidR="00DB4DB1" w:rsidRPr="00F00EDF" w14:paraId="183B25B9" w14:textId="77777777" w:rsidTr="00E13693">
        <w:trPr>
          <w:cantSplit/>
        </w:trPr>
        <w:tc>
          <w:tcPr>
            <w:tcW w:w="3042" w:type="pct"/>
          </w:tcPr>
          <w:p w14:paraId="09531956" w14:textId="7AC34E75" w:rsidR="00DB4DB1" w:rsidRPr="00F00EDF" w:rsidRDefault="00DB4DB1">
            <w:pPr>
              <w:spacing w:line="276" w:lineRule="auto"/>
              <w:rPr>
                <w:rFonts w:ascii="Arial" w:hAnsi="Arial" w:cs="Arial"/>
                <w:color w:val="000000"/>
                <w:sz w:val="20"/>
                <w:szCs w:val="20"/>
              </w:rPr>
            </w:pPr>
            <w:r w:rsidRPr="00F00EDF">
              <w:rPr>
                <w:rFonts w:ascii="Arial" w:hAnsi="Arial" w:cs="Arial"/>
                <w:color w:val="000000"/>
                <w:sz w:val="20"/>
                <w:szCs w:val="20"/>
                <w:lang w:val="en-US"/>
              </w:rPr>
              <w:t>ERP</w:t>
            </w:r>
            <w:r w:rsidRPr="00F00EDF">
              <w:rPr>
                <w:rFonts w:ascii="Arial" w:hAnsi="Arial" w:cs="Arial"/>
                <w:color w:val="000000"/>
                <w:sz w:val="20"/>
                <w:szCs w:val="20"/>
              </w:rPr>
              <w:t>.</w:t>
            </w:r>
            <w:r w:rsidR="007C7B48" w:rsidRPr="00F00EDF">
              <w:rPr>
                <w:rFonts w:ascii="Arial" w:hAnsi="Arial" w:cs="Arial"/>
                <w:color w:val="000000"/>
                <w:sz w:val="20"/>
                <w:szCs w:val="20"/>
              </w:rPr>
              <w:t>9</w:t>
            </w:r>
            <w:r w:rsidRPr="00F00EDF">
              <w:rPr>
                <w:rFonts w:ascii="Arial" w:hAnsi="Arial" w:cs="Arial"/>
                <w:color w:val="000000"/>
                <w:sz w:val="20"/>
                <w:szCs w:val="20"/>
              </w:rPr>
              <w:t>.</w:t>
            </w:r>
            <w:r w:rsidR="007C7B48" w:rsidRPr="00F00EDF">
              <w:rPr>
                <w:rFonts w:ascii="Arial" w:hAnsi="Arial" w:cs="Arial"/>
                <w:color w:val="000000"/>
                <w:sz w:val="20"/>
                <w:szCs w:val="20"/>
              </w:rPr>
              <w:t>9</w:t>
            </w:r>
            <w:r w:rsidRPr="00F00EDF">
              <w:rPr>
                <w:rFonts w:ascii="Arial" w:hAnsi="Arial" w:cs="Arial"/>
                <w:color w:val="000000"/>
                <w:sz w:val="20"/>
                <w:szCs w:val="20"/>
              </w:rPr>
              <w:t>.</w:t>
            </w:r>
            <w:r w:rsidR="007C7B48" w:rsidRPr="00F00EDF">
              <w:rPr>
                <w:rFonts w:ascii="Arial" w:hAnsi="Arial" w:cs="Arial"/>
                <w:color w:val="000000"/>
                <w:sz w:val="20"/>
                <w:szCs w:val="20"/>
              </w:rPr>
              <w:t>2.</w:t>
            </w:r>
            <w:r w:rsidRPr="00F00EDF">
              <w:rPr>
                <w:rFonts w:ascii="Arial" w:hAnsi="Arial" w:cs="Arial"/>
                <w:color w:val="000000"/>
                <w:sz w:val="20"/>
                <w:szCs w:val="20"/>
              </w:rPr>
              <w:t>47_Концепция по нормативно-справочной информации</w:t>
            </w:r>
          </w:p>
        </w:tc>
        <w:tc>
          <w:tcPr>
            <w:tcW w:w="1354" w:type="pct"/>
          </w:tcPr>
          <w:p w14:paraId="53FFAD84" w14:textId="77777777" w:rsidR="00DB4DB1" w:rsidRPr="00F00EDF" w:rsidRDefault="00DB4DB1" w:rsidP="00632245">
            <w:pPr>
              <w:rPr>
                <w:rFonts w:ascii="Arial" w:hAnsi="Arial" w:cs="Arial"/>
                <w:color w:val="000000"/>
                <w:sz w:val="20"/>
                <w:szCs w:val="20"/>
              </w:rPr>
            </w:pPr>
          </w:p>
        </w:tc>
        <w:tc>
          <w:tcPr>
            <w:tcW w:w="604" w:type="pct"/>
          </w:tcPr>
          <w:p w14:paraId="12B0806A" w14:textId="77777777" w:rsidR="00DB4DB1" w:rsidRPr="00F00EDF" w:rsidRDefault="00DB4DB1" w:rsidP="00632245">
            <w:pPr>
              <w:rPr>
                <w:rFonts w:ascii="Arial" w:hAnsi="Arial" w:cs="Arial"/>
                <w:sz w:val="20"/>
              </w:rPr>
            </w:pPr>
          </w:p>
        </w:tc>
      </w:tr>
    </w:tbl>
    <w:p w14:paraId="45C3E75C" w14:textId="682C069B" w:rsidR="00B81641" w:rsidRPr="00F00EDF" w:rsidRDefault="00B81641"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00106AE3" w:rsidRPr="000B674F">
        <w:rPr>
          <w:rFonts w:ascii="Arial" w:hAnsi="Arial" w:cs="Arial"/>
          <w:b/>
          <w:sz w:val="22"/>
        </w:rPr>
        <w:fldChar w:fldCharType="begin"/>
      </w:r>
      <w:r w:rsidR="00106AE3" w:rsidRPr="00F00EDF">
        <w:rPr>
          <w:rFonts w:ascii="Arial" w:hAnsi="Arial" w:cs="Arial"/>
          <w:b/>
          <w:sz w:val="22"/>
        </w:rPr>
        <w:instrText xml:space="preserve"> SEQ Таблица \* ARABIC </w:instrText>
      </w:r>
      <w:r w:rsidR="00106AE3" w:rsidRPr="000B674F">
        <w:rPr>
          <w:rFonts w:ascii="Arial" w:hAnsi="Arial" w:cs="Arial"/>
          <w:b/>
          <w:sz w:val="22"/>
        </w:rPr>
        <w:fldChar w:fldCharType="separate"/>
      </w:r>
      <w:r w:rsidR="008176EC">
        <w:rPr>
          <w:rFonts w:ascii="Arial" w:hAnsi="Arial" w:cs="Arial"/>
          <w:b/>
          <w:noProof/>
          <w:sz w:val="22"/>
        </w:rPr>
        <w:t>3</w:t>
      </w:r>
      <w:r w:rsidR="00106AE3" w:rsidRPr="000B674F">
        <w:rPr>
          <w:rFonts w:ascii="Arial" w:hAnsi="Arial" w:cs="Arial"/>
          <w:b/>
          <w:sz w:val="22"/>
        </w:rPr>
        <w:fldChar w:fldCharType="end"/>
      </w:r>
      <w:r w:rsidRPr="00F00EDF">
        <w:rPr>
          <w:rFonts w:ascii="Arial" w:hAnsi="Arial"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00EDF" w14:paraId="082D2240" w14:textId="77777777" w:rsidTr="009355EA">
        <w:trPr>
          <w:cantSplit/>
          <w:trHeight w:val="397"/>
          <w:tblHeader/>
        </w:trPr>
        <w:tc>
          <w:tcPr>
            <w:tcW w:w="2500" w:type="pct"/>
            <w:shd w:val="clear" w:color="auto" w:fill="FFC000"/>
            <w:vAlign w:val="center"/>
          </w:tcPr>
          <w:p w14:paraId="078F9CCD" w14:textId="77777777" w:rsidR="00175B15" w:rsidRPr="00F00EDF" w:rsidRDefault="00175B15" w:rsidP="00632245">
            <w:pPr>
              <w:rPr>
                <w:rFonts w:ascii="Arial" w:hAnsi="Arial" w:cs="Arial"/>
                <w:b/>
                <w:sz w:val="20"/>
              </w:rPr>
            </w:pPr>
            <w:r w:rsidRPr="00F00EDF">
              <w:rPr>
                <w:rFonts w:ascii="Arial" w:hAnsi="Arial" w:cs="Arial"/>
                <w:b/>
                <w:sz w:val="20"/>
              </w:rPr>
              <w:t>Название документа</w:t>
            </w:r>
          </w:p>
        </w:tc>
        <w:tc>
          <w:tcPr>
            <w:tcW w:w="1542" w:type="pct"/>
            <w:shd w:val="clear" w:color="auto" w:fill="FFC000"/>
            <w:vAlign w:val="center"/>
          </w:tcPr>
          <w:p w14:paraId="2B7F18ED" w14:textId="77777777" w:rsidR="00175B15" w:rsidRPr="00F00EDF" w:rsidRDefault="00175B15" w:rsidP="00632245">
            <w:pPr>
              <w:rPr>
                <w:rFonts w:ascii="Arial" w:hAnsi="Arial" w:cs="Arial"/>
                <w:b/>
                <w:sz w:val="20"/>
              </w:rPr>
            </w:pPr>
            <w:r w:rsidRPr="00F00EDF">
              <w:rPr>
                <w:rFonts w:ascii="Arial" w:hAnsi="Arial" w:cs="Arial"/>
                <w:b/>
                <w:sz w:val="20"/>
              </w:rPr>
              <w:t>Номер версии /</w:t>
            </w:r>
            <w:r w:rsidR="00E6247B" w:rsidRPr="00F00EDF">
              <w:rPr>
                <w:rFonts w:ascii="Arial" w:hAnsi="Arial" w:cs="Arial"/>
                <w:b/>
                <w:sz w:val="20"/>
              </w:rPr>
              <w:t xml:space="preserve"> и</w:t>
            </w:r>
            <w:r w:rsidRPr="00F00EDF">
              <w:rPr>
                <w:rFonts w:ascii="Arial" w:hAnsi="Arial" w:cs="Arial"/>
                <w:b/>
                <w:sz w:val="20"/>
              </w:rPr>
              <w:t>мя файла</w:t>
            </w:r>
          </w:p>
        </w:tc>
        <w:tc>
          <w:tcPr>
            <w:tcW w:w="958" w:type="pct"/>
            <w:shd w:val="clear" w:color="auto" w:fill="FFC000"/>
            <w:vAlign w:val="center"/>
          </w:tcPr>
          <w:p w14:paraId="45EBF545" w14:textId="77777777" w:rsidR="00175B15" w:rsidRPr="00F00EDF" w:rsidRDefault="00175B15" w:rsidP="00632245">
            <w:pPr>
              <w:rPr>
                <w:rFonts w:ascii="Arial" w:hAnsi="Arial" w:cs="Arial"/>
                <w:b/>
                <w:sz w:val="20"/>
              </w:rPr>
            </w:pPr>
            <w:r w:rsidRPr="00F00EDF">
              <w:rPr>
                <w:rFonts w:ascii="Arial" w:hAnsi="Arial" w:cs="Arial"/>
                <w:b/>
                <w:sz w:val="20"/>
              </w:rPr>
              <w:t>Дата</w:t>
            </w:r>
          </w:p>
        </w:tc>
      </w:tr>
      <w:tr w:rsidR="00E16EBA" w:rsidRPr="00F00EDF" w14:paraId="03FE90FD" w14:textId="77777777" w:rsidTr="00927CCC">
        <w:trPr>
          <w:cantSplit/>
        </w:trPr>
        <w:tc>
          <w:tcPr>
            <w:tcW w:w="2500" w:type="pct"/>
          </w:tcPr>
          <w:p w14:paraId="46879DFB" w14:textId="21C3D1A7" w:rsidR="00E16EBA" w:rsidRPr="00F00EDF" w:rsidRDefault="00E16EBA">
            <w:pPr>
              <w:rPr>
                <w:rFonts w:ascii="Arial" w:hAnsi="Arial" w:cs="Arial"/>
                <w:sz w:val="20"/>
              </w:rPr>
            </w:pPr>
            <w:r w:rsidRPr="00F00EDF">
              <w:rPr>
                <w:rFonts w:ascii="Arial" w:hAnsi="Arial" w:cs="Arial"/>
                <w:sz w:val="20"/>
                <w:szCs w:val="20"/>
              </w:rPr>
              <w:t>ПРИЛОЖЕНИЕ № 1.  МОДЕЛИ БИЗНЕС-ПРОЦЕССОВ</w:t>
            </w:r>
          </w:p>
        </w:tc>
        <w:tc>
          <w:tcPr>
            <w:tcW w:w="1542" w:type="pct"/>
          </w:tcPr>
          <w:p w14:paraId="5BC490E1" w14:textId="71850177" w:rsidR="00E16EBA" w:rsidRPr="00F00EDF" w:rsidRDefault="00E16EBA" w:rsidP="00632245">
            <w:pPr>
              <w:rPr>
                <w:rFonts w:ascii="Arial" w:hAnsi="Arial" w:cs="Arial"/>
                <w:sz w:val="20"/>
              </w:rPr>
            </w:pPr>
          </w:p>
        </w:tc>
        <w:tc>
          <w:tcPr>
            <w:tcW w:w="958" w:type="pct"/>
          </w:tcPr>
          <w:p w14:paraId="1EF6FAC1" w14:textId="77777777" w:rsidR="00E16EBA" w:rsidRPr="00F00EDF" w:rsidRDefault="00E16EBA" w:rsidP="00632245">
            <w:pPr>
              <w:rPr>
                <w:rFonts w:ascii="Arial" w:hAnsi="Arial" w:cs="Arial"/>
                <w:sz w:val="20"/>
              </w:rPr>
            </w:pPr>
          </w:p>
        </w:tc>
      </w:tr>
      <w:tr w:rsidR="00E16EBA" w:rsidRPr="00F00EDF" w14:paraId="42634B96" w14:textId="77777777" w:rsidTr="00927CCC">
        <w:trPr>
          <w:cantSplit/>
        </w:trPr>
        <w:tc>
          <w:tcPr>
            <w:tcW w:w="2500" w:type="pct"/>
          </w:tcPr>
          <w:p w14:paraId="580CE957" w14:textId="17FB5F40" w:rsidR="00E16EBA" w:rsidRPr="00F00EDF" w:rsidRDefault="00E16EBA">
            <w:pPr>
              <w:rPr>
                <w:rFonts w:ascii="Arial" w:hAnsi="Arial" w:cs="Arial"/>
                <w:sz w:val="20"/>
              </w:rPr>
            </w:pPr>
            <w:r w:rsidRPr="00F00EDF">
              <w:rPr>
                <w:rFonts w:ascii="Arial" w:hAnsi="Arial" w:cs="Arial"/>
                <w:sz w:val="20"/>
                <w:szCs w:val="20"/>
              </w:rPr>
              <w:t xml:space="preserve">ПРИЛОЖЕНИЕ № </w:t>
            </w:r>
            <w:r w:rsidRPr="00F00EDF">
              <w:rPr>
                <w:rFonts w:ascii="Arial" w:hAnsi="Arial" w:cs="Arial"/>
                <w:sz w:val="20"/>
                <w:szCs w:val="20"/>
                <w:lang w:val="en-US"/>
              </w:rPr>
              <w:t>2</w:t>
            </w:r>
            <w:r w:rsidRPr="00F00EDF">
              <w:rPr>
                <w:rFonts w:ascii="Arial" w:hAnsi="Arial" w:cs="Arial"/>
                <w:sz w:val="20"/>
                <w:szCs w:val="20"/>
              </w:rPr>
              <w:t>.</w:t>
            </w:r>
            <w:r w:rsidRPr="00F00EDF">
              <w:rPr>
                <w:rFonts w:ascii="Arial" w:hAnsi="Arial" w:cs="Arial"/>
                <w:sz w:val="20"/>
                <w:szCs w:val="20"/>
                <w:lang w:val="en-US"/>
              </w:rPr>
              <w:t xml:space="preserve"> </w:t>
            </w:r>
            <w:r w:rsidRPr="00F00EDF">
              <w:rPr>
                <w:rFonts w:ascii="Arial" w:hAnsi="Arial" w:cs="Arial"/>
                <w:sz w:val="20"/>
                <w:szCs w:val="20"/>
              </w:rPr>
              <w:t>РЕЕСТР БИЗНЕС-ТРЕБОВАНИЙ</w:t>
            </w:r>
          </w:p>
        </w:tc>
        <w:tc>
          <w:tcPr>
            <w:tcW w:w="1542" w:type="pct"/>
          </w:tcPr>
          <w:p w14:paraId="026087A0" w14:textId="16963608" w:rsidR="00E16EBA" w:rsidRPr="00F00EDF" w:rsidRDefault="00E16EBA" w:rsidP="00632245">
            <w:pPr>
              <w:rPr>
                <w:rFonts w:ascii="Arial" w:hAnsi="Arial" w:cs="Arial"/>
                <w:sz w:val="20"/>
              </w:rPr>
            </w:pPr>
          </w:p>
        </w:tc>
        <w:tc>
          <w:tcPr>
            <w:tcW w:w="958" w:type="pct"/>
          </w:tcPr>
          <w:p w14:paraId="4C3FB082" w14:textId="77777777" w:rsidR="00E16EBA" w:rsidRPr="00F00EDF" w:rsidRDefault="00E16EBA" w:rsidP="00632245">
            <w:pPr>
              <w:rPr>
                <w:rFonts w:ascii="Arial" w:hAnsi="Arial" w:cs="Arial"/>
                <w:sz w:val="20"/>
              </w:rPr>
            </w:pPr>
          </w:p>
        </w:tc>
      </w:tr>
      <w:tr w:rsidR="00E16EBA" w:rsidRPr="00F00EDF" w14:paraId="3BF9C7CD" w14:textId="77777777" w:rsidTr="00927CCC">
        <w:trPr>
          <w:cantSplit/>
        </w:trPr>
        <w:tc>
          <w:tcPr>
            <w:tcW w:w="2500" w:type="pct"/>
          </w:tcPr>
          <w:p w14:paraId="76579A99" w14:textId="0C032724" w:rsidR="00E16EBA" w:rsidRPr="00F00EDF" w:rsidRDefault="00E16EBA">
            <w:pPr>
              <w:rPr>
                <w:rFonts w:ascii="Arial" w:hAnsi="Arial" w:cs="Arial"/>
                <w:sz w:val="20"/>
              </w:rPr>
            </w:pPr>
            <w:r w:rsidRPr="00F00EDF">
              <w:rPr>
                <w:rFonts w:ascii="Arial" w:hAnsi="Arial" w:cs="Arial"/>
                <w:sz w:val="20"/>
                <w:szCs w:val="20"/>
              </w:rPr>
              <w:lastRenderedPageBreak/>
              <w:t>ПРИЛОЖЕНИЕ № 3. ОПИСАНИЕ ШАГОВ БИЗНЕС-ПРОЦЕССОВ</w:t>
            </w:r>
          </w:p>
        </w:tc>
        <w:tc>
          <w:tcPr>
            <w:tcW w:w="1542" w:type="pct"/>
          </w:tcPr>
          <w:p w14:paraId="19D2C902" w14:textId="1BA397DE" w:rsidR="00E16EBA" w:rsidRPr="00F00EDF" w:rsidRDefault="00E16EBA" w:rsidP="00632245">
            <w:pPr>
              <w:rPr>
                <w:rFonts w:ascii="Arial" w:hAnsi="Arial" w:cs="Arial"/>
                <w:sz w:val="20"/>
              </w:rPr>
            </w:pPr>
          </w:p>
        </w:tc>
        <w:tc>
          <w:tcPr>
            <w:tcW w:w="958" w:type="pct"/>
          </w:tcPr>
          <w:p w14:paraId="46761B15" w14:textId="77777777" w:rsidR="00E16EBA" w:rsidRPr="00F00EDF" w:rsidRDefault="00E16EBA" w:rsidP="00632245">
            <w:pPr>
              <w:rPr>
                <w:rFonts w:ascii="Arial" w:hAnsi="Arial" w:cs="Arial"/>
                <w:sz w:val="20"/>
              </w:rPr>
            </w:pPr>
          </w:p>
        </w:tc>
      </w:tr>
      <w:tr w:rsidR="00E16EBA" w:rsidRPr="00F00EDF" w14:paraId="166D46D4" w14:textId="77777777" w:rsidTr="00927CCC">
        <w:trPr>
          <w:cantSplit/>
        </w:trPr>
        <w:tc>
          <w:tcPr>
            <w:tcW w:w="2500" w:type="pct"/>
          </w:tcPr>
          <w:p w14:paraId="7872CEC6" w14:textId="7DE51519" w:rsidR="00E16EBA" w:rsidRPr="00F00EDF" w:rsidRDefault="00E16EBA">
            <w:pPr>
              <w:rPr>
                <w:rFonts w:ascii="Arial" w:hAnsi="Arial" w:cs="Arial"/>
                <w:sz w:val="20"/>
              </w:rPr>
            </w:pPr>
            <w:r w:rsidRPr="00F00EDF">
              <w:rPr>
                <w:rFonts w:ascii="Arial" w:hAnsi="Arial" w:cs="Arial"/>
                <w:sz w:val="20"/>
                <w:szCs w:val="20"/>
              </w:rPr>
              <w:t>ПРИЛОЖЕНИЕ № РП1-6: РОЛИ И ПОЛНОМОЧИЯ</w:t>
            </w:r>
          </w:p>
        </w:tc>
        <w:tc>
          <w:tcPr>
            <w:tcW w:w="1542" w:type="pct"/>
          </w:tcPr>
          <w:p w14:paraId="677370D2" w14:textId="6E05D3A5" w:rsidR="00E16EBA" w:rsidRPr="00F00EDF" w:rsidRDefault="00E16EBA" w:rsidP="00632245">
            <w:pPr>
              <w:rPr>
                <w:rStyle w:val="aff5"/>
              </w:rPr>
            </w:pPr>
          </w:p>
        </w:tc>
        <w:tc>
          <w:tcPr>
            <w:tcW w:w="958" w:type="pct"/>
          </w:tcPr>
          <w:p w14:paraId="52BC21E6" w14:textId="77777777" w:rsidR="00E16EBA" w:rsidRPr="00F00EDF" w:rsidRDefault="00E16EBA" w:rsidP="00632245">
            <w:pPr>
              <w:rPr>
                <w:rFonts w:ascii="Arial" w:hAnsi="Arial" w:cs="Arial"/>
                <w:sz w:val="20"/>
              </w:rPr>
            </w:pPr>
          </w:p>
        </w:tc>
      </w:tr>
      <w:tr w:rsidR="00E16EBA" w:rsidRPr="00F00EDF" w14:paraId="43C6F9E3" w14:textId="77777777" w:rsidTr="00927CCC">
        <w:trPr>
          <w:cantSplit/>
        </w:trPr>
        <w:tc>
          <w:tcPr>
            <w:tcW w:w="2500" w:type="pct"/>
          </w:tcPr>
          <w:p w14:paraId="7942F76C" w14:textId="0D9E4808" w:rsidR="00E16EBA" w:rsidRPr="00F00EDF" w:rsidRDefault="00E16EBA">
            <w:pPr>
              <w:rPr>
                <w:rFonts w:ascii="Arial" w:hAnsi="Arial" w:cs="Arial"/>
                <w:sz w:val="20"/>
              </w:rPr>
            </w:pPr>
            <w:r w:rsidRPr="00F00EDF">
              <w:rPr>
                <w:rFonts w:ascii="Arial" w:hAnsi="Arial" w:cs="Arial"/>
                <w:sz w:val="20"/>
                <w:szCs w:val="20"/>
              </w:rPr>
              <w:t>ПРИЛОЖЕНИЕ № РИК1. МАТРИЦА РИСКОВ И КОНТРОЛЬНЫХ ПРОЦЕДУР</w:t>
            </w:r>
          </w:p>
        </w:tc>
        <w:tc>
          <w:tcPr>
            <w:tcW w:w="1542" w:type="pct"/>
          </w:tcPr>
          <w:p w14:paraId="191AE438" w14:textId="70956364" w:rsidR="00E16EBA" w:rsidRPr="00F00EDF" w:rsidRDefault="00E16EBA" w:rsidP="00632245">
            <w:pPr>
              <w:rPr>
                <w:rStyle w:val="aff5"/>
              </w:rPr>
            </w:pPr>
          </w:p>
        </w:tc>
        <w:tc>
          <w:tcPr>
            <w:tcW w:w="958" w:type="pct"/>
          </w:tcPr>
          <w:p w14:paraId="37B20718" w14:textId="77777777" w:rsidR="00E16EBA" w:rsidRPr="00F00EDF" w:rsidRDefault="00E16EBA" w:rsidP="00632245">
            <w:pPr>
              <w:rPr>
                <w:rFonts w:ascii="Arial" w:hAnsi="Arial" w:cs="Arial"/>
                <w:sz w:val="20"/>
              </w:rPr>
            </w:pPr>
          </w:p>
        </w:tc>
      </w:tr>
      <w:tr w:rsidR="00E16EBA" w:rsidRPr="00F00EDF" w14:paraId="2264A05E" w14:textId="77777777" w:rsidTr="00927CCC">
        <w:trPr>
          <w:cantSplit/>
        </w:trPr>
        <w:tc>
          <w:tcPr>
            <w:tcW w:w="2500" w:type="pct"/>
          </w:tcPr>
          <w:p w14:paraId="436D4EF5" w14:textId="46D113B5" w:rsidR="00E16EBA" w:rsidRPr="00F00EDF" w:rsidRDefault="00E16EBA">
            <w:pPr>
              <w:rPr>
                <w:rFonts w:ascii="Arial" w:hAnsi="Arial" w:cs="Arial"/>
                <w:sz w:val="20"/>
              </w:rPr>
            </w:pPr>
            <w:r w:rsidRPr="00F00EDF">
              <w:rPr>
                <w:rFonts w:ascii="Arial" w:hAnsi="Arial" w:cs="Arial"/>
                <w:sz w:val="20"/>
                <w:szCs w:val="20"/>
              </w:rPr>
              <w:t>ПРИЛОЖЕНИЕ № КП1. МАТРИЦА КОНФЛИКТОВ ПОЛНОМОЧИЙ</w:t>
            </w:r>
          </w:p>
        </w:tc>
        <w:tc>
          <w:tcPr>
            <w:tcW w:w="1542" w:type="pct"/>
          </w:tcPr>
          <w:p w14:paraId="537AF082" w14:textId="2E12D64F" w:rsidR="00E16EBA" w:rsidRPr="00F00EDF" w:rsidRDefault="00E16EBA" w:rsidP="00632245">
            <w:pPr>
              <w:rPr>
                <w:rStyle w:val="aff5"/>
              </w:rPr>
            </w:pPr>
          </w:p>
        </w:tc>
        <w:tc>
          <w:tcPr>
            <w:tcW w:w="958" w:type="pct"/>
          </w:tcPr>
          <w:p w14:paraId="2E698D75" w14:textId="77777777" w:rsidR="00E16EBA" w:rsidRPr="00F00EDF" w:rsidRDefault="00E16EBA" w:rsidP="00632245">
            <w:pPr>
              <w:rPr>
                <w:rFonts w:ascii="Arial" w:hAnsi="Arial" w:cs="Arial"/>
                <w:sz w:val="20"/>
              </w:rPr>
            </w:pPr>
          </w:p>
        </w:tc>
      </w:tr>
      <w:tr w:rsidR="00E16EBA" w:rsidRPr="00F00EDF" w14:paraId="420FE744" w14:textId="77777777" w:rsidTr="00927CCC">
        <w:trPr>
          <w:cantSplit/>
        </w:trPr>
        <w:tc>
          <w:tcPr>
            <w:tcW w:w="2500" w:type="pct"/>
          </w:tcPr>
          <w:p w14:paraId="0968E7FB" w14:textId="0C603B47" w:rsidR="00E16EBA" w:rsidRPr="00F00EDF" w:rsidRDefault="00E16EBA">
            <w:pPr>
              <w:rPr>
                <w:rFonts w:ascii="Arial" w:hAnsi="Arial" w:cs="Arial"/>
                <w:sz w:val="20"/>
              </w:rPr>
            </w:pPr>
            <w:r w:rsidRPr="00F00EDF">
              <w:rPr>
                <w:rFonts w:ascii="Arial" w:hAnsi="Arial" w:cs="Arial"/>
                <w:sz w:val="20"/>
                <w:szCs w:val="20"/>
              </w:rPr>
              <w:t>ПРИЛОЖЕНИЕ № 1.  МОДЕЛИ БИЗНЕС-ПРОЦЕССОВ</w:t>
            </w:r>
          </w:p>
        </w:tc>
        <w:tc>
          <w:tcPr>
            <w:tcW w:w="1542" w:type="pct"/>
          </w:tcPr>
          <w:p w14:paraId="189833A5" w14:textId="23B46C98" w:rsidR="00E16EBA" w:rsidRPr="00F00EDF" w:rsidRDefault="00E16EBA" w:rsidP="00632245">
            <w:pPr>
              <w:rPr>
                <w:rStyle w:val="aff5"/>
              </w:rPr>
            </w:pPr>
          </w:p>
        </w:tc>
        <w:tc>
          <w:tcPr>
            <w:tcW w:w="958" w:type="pct"/>
          </w:tcPr>
          <w:p w14:paraId="220201E8" w14:textId="77777777" w:rsidR="00E16EBA" w:rsidRPr="00F00EDF" w:rsidRDefault="00E16EBA" w:rsidP="00632245">
            <w:pPr>
              <w:rPr>
                <w:rFonts w:ascii="Arial" w:hAnsi="Arial" w:cs="Arial"/>
                <w:sz w:val="20"/>
              </w:rPr>
            </w:pPr>
          </w:p>
        </w:tc>
      </w:tr>
    </w:tbl>
    <w:p w14:paraId="7727E834" w14:textId="77777777" w:rsidR="0033013D" w:rsidRPr="00F00EDF" w:rsidRDefault="0033013D" w:rsidP="00632245">
      <w:pPr>
        <w:pStyle w:val="a7"/>
        <w:keepNext/>
        <w:rPr>
          <w:rFonts w:ascii="Arial" w:hAnsi="Arial" w:cs="Arial"/>
        </w:rPr>
      </w:pPr>
    </w:p>
    <w:p w14:paraId="5103FE30" w14:textId="77777777" w:rsidR="0033013D" w:rsidRPr="00F00EDF" w:rsidRDefault="0033013D">
      <w:pPr>
        <w:spacing w:after="200" w:line="276" w:lineRule="auto"/>
        <w:rPr>
          <w:rFonts w:ascii="Arial" w:eastAsia="Calibri" w:hAnsi="Arial" w:cs="Arial"/>
        </w:rPr>
      </w:pPr>
      <w:r w:rsidRPr="00632245">
        <w:rPr>
          <w:rFonts w:ascii="Arial" w:hAnsi="Arial" w:cs="Arial"/>
        </w:rPr>
        <w:br w:type="page"/>
      </w:r>
    </w:p>
    <w:p w14:paraId="213B557A" w14:textId="77777777" w:rsidR="009355EA" w:rsidRPr="00F00EDF" w:rsidRDefault="009355EA">
      <w:pPr>
        <w:pStyle w:val="a7"/>
        <w:keepNext/>
        <w:spacing w:after="240" w:afterAutospacing="0" w:line="276" w:lineRule="auto"/>
        <w:rPr>
          <w:rFonts w:ascii="Arial" w:hAnsi="Arial" w:cs="Arial"/>
          <w:b/>
          <w:sz w:val="22"/>
        </w:rPr>
      </w:pPr>
      <w:bookmarkStart w:id="13" w:name="_Toc392078586"/>
      <w:bookmarkStart w:id="14" w:name="_Toc392838968"/>
      <w:bookmarkStart w:id="15" w:name="_Toc393208389"/>
      <w:r w:rsidRPr="00F00EDF">
        <w:rPr>
          <w:rFonts w:ascii="Arial" w:hAnsi="Arial" w:cs="Arial"/>
          <w:b/>
          <w:sz w:val="28"/>
        </w:rPr>
        <w:lastRenderedPageBreak/>
        <w:t>ЛИСТ СОГЛАСОВАНИЯ</w:t>
      </w:r>
      <w:bookmarkEnd w:id="13"/>
      <w:bookmarkEnd w:id="14"/>
      <w:bookmarkEnd w:id="15"/>
    </w:p>
    <w:p w14:paraId="7C4ADB38" w14:textId="0DFB5E6B" w:rsidR="00E0149C" w:rsidRPr="00F00EDF" w:rsidRDefault="00E0149C"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00106AE3" w:rsidRPr="000B674F">
        <w:rPr>
          <w:rFonts w:ascii="Arial" w:hAnsi="Arial" w:cs="Arial"/>
          <w:b/>
          <w:sz w:val="22"/>
        </w:rPr>
        <w:fldChar w:fldCharType="begin"/>
      </w:r>
      <w:r w:rsidR="00106AE3" w:rsidRPr="00F00EDF">
        <w:rPr>
          <w:rFonts w:ascii="Arial" w:hAnsi="Arial" w:cs="Arial"/>
          <w:b/>
          <w:sz w:val="22"/>
        </w:rPr>
        <w:instrText xml:space="preserve"> SEQ Таблица \* ARABIC </w:instrText>
      </w:r>
      <w:r w:rsidR="00106AE3" w:rsidRPr="000B674F">
        <w:rPr>
          <w:rFonts w:ascii="Arial" w:hAnsi="Arial" w:cs="Arial"/>
          <w:b/>
          <w:sz w:val="22"/>
        </w:rPr>
        <w:fldChar w:fldCharType="separate"/>
      </w:r>
      <w:r w:rsidR="008176EC">
        <w:rPr>
          <w:rFonts w:ascii="Arial" w:hAnsi="Arial" w:cs="Arial"/>
          <w:b/>
          <w:noProof/>
          <w:sz w:val="22"/>
        </w:rPr>
        <w:t>4</w:t>
      </w:r>
      <w:r w:rsidR="00106AE3" w:rsidRPr="000B674F">
        <w:rPr>
          <w:rFonts w:ascii="Arial" w:hAnsi="Arial" w:cs="Arial"/>
          <w:b/>
          <w:sz w:val="22"/>
        </w:rPr>
        <w:fldChar w:fldCharType="end"/>
      </w:r>
      <w:r w:rsidRPr="00F00EDF">
        <w:rPr>
          <w:rFonts w:ascii="Arial" w:hAnsi="Arial"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F00EDF" w14:paraId="5A610108" w14:textId="77777777" w:rsidTr="009355EA">
        <w:trPr>
          <w:cantSplit/>
          <w:trHeight w:val="397"/>
          <w:tblHeader/>
        </w:trPr>
        <w:tc>
          <w:tcPr>
            <w:tcW w:w="3936" w:type="dxa"/>
            <w:shd w:val="clear" w:color="auto" w:fill="FFC000"/>
            <w:vAlign w:val="center"/>
          </w:tcPr>
          <w:p w14:paraId="5EC8F27F" w14:textId="77777777" w:rsidR="00175B15" w:rsidRPr="00F00EDF" w:rsidRDefault="00175B15" w:rsidP="00632245">
            <w:pPr>
              <w:rPr>
                <w:rFonts w:ascii="Arial" w:hAnsi="Arial" w:cs="Arial"/>
                <w:b/>
                <w:sz w:val="20"/>
              </w:rPr>
            </w:pPr>
            <w:r w:rsidRPr="00F00EDF">
              <w:rPr>
                <w:rFonts w:ascii="Arial" w:hAnsi="Arial" w:cs="Arial"/>
                <w:b/>
                <w:sz w:val="20"/>
              </w:rPr>
              <w:t>Кто утвердил</w:t>
            </w:r>
          </w:p>
        </w:tc>
        <w:tc>
          <w:tcPr>
            <w:tcW w:w="2693" w:type="dxa"/>
            <w:shd w:val="clear" w:color="auto" w:fill="FFC000"/>
            <w:vAlign w:val="center"/>
          </w:tcPr>
          <w:p w14:paraId="5E0BD56A" w14:textId="77777777" w:rsidR="00175B15" w:rsidRPr="00F00EDF" w:rsidRDefault="00175B15" w:rsidP="00632245">
            <w:pPr>
              <w:rPr>
                <w:rFonts w:ascii="Arial" w:hAnsi="Arial" w:cs="Arial"/>
                <w:b/>
                <w:sz w:val="20"/>
              </w:rPr>
            </w:pPr>
            <w:r w:rsidRPr="00F00EDF">
              <w:rPr>
                <w:rFonts w:ascii="Arial" w:hAnsi="Arial" w:cs="Arial"/>
                <w:b/>
                <w:sz w:val="20"/>
              </w:rPr>
              <w:t>ФИО</w:t>
            </w:r>
          </w:p>
        </w:tc>
        <w:tc>
          <w:tcPr>
            <w:tcW w:w="1395" w:type="dxa"/>
            <w:shd w:val="clear" w:color="auto" w:fill="FFC000"/>
            <w:vAlign w:val="center"/>
          </w:tcPr>
          <w:p w14:paraId="07073733" w14:textId="77777777" w:rsidR="00175B15" w:rsidRPr="00F00EDF" w:rsidRDefault="00175B15" w:rsidP="00632245">
            <w:pPr>
              <w:rPr>
                <w:rFonts w:ascii="Arial" w:hAnsi="Arial" w:cs="Arial"/>
                <w:b/>
                <w:sz w:val="20"/>
              </w:rPr>
            </w:pPr>
            <w:r w:rsidRPr="00F00EDF">
              <w:rPr>
                <w:rFonts w:ascii="Arial" w:hAnsi="Arial" w:cs="Arial"/>
                <w:b/>
                <w:sz w:val="20"/>
              </w:rPr>
              <w:t>Дата</w:t>
            </w:r>
          </w:p>
        </w:tc>
        <w:tc>
          <w:tcPr>
            <w:tcW w:w="2167" w:type="dxa"/>
            <w:shd w:val="clear" w:color="auto" w:fill="FFC000"/>
            <w:vAlign w:val="center"/>
          </w:tcPr>
          <w:p w14:paraId="3ADD6463" w14:textId="77777777" w:rsidR="00175B15" w:rsidRPr="00F00EDF" w:rsidRDefault="00175B15" w:rsidP="00632245">
            <w:pPr>
              <w:rPr>
                <w:rFonts w:ascii="Arial" w:hAnsi="Arial" w:cs="Arial"/>
                <w:b/>
                <w:sz w:val="20"/>
              </w:rPr>
            </w:pPr>
            <w:r w:rsidRPr="00F00EDF">
              <w:rPr>
                <w:rFonts w:ascii="Arial" w:hAnsi="Arial" w:cs="Arial"/>
                <w:b/>
                <w:sz w:val="20"/>
              </w:rPr>
              <w:t>Подпись</w:t>
            </w:r>
          </w:p>
        </w:tc>
      </w:tr>
      <w:tr w:rsidR="00601048" w:rsidRPr="00F00EDF" w14:paraId="3534172E" w14:textId="77777777" w:rsidTr="009355EA">
        <w:trPr>
          <w:cantSplit/>
        </w:trPr>
        <w:tc>
          <w:tcPr>
            <w:tcW w:w="3936" w:type="dxa"/>
          </w:tcPr>
          <w:p w14:paraId="56716C4B" w14:textId="77777777" w:rsidR="00601048" w:rsidRPr="00F00EDF" w:rsidRDefault="00601048">
            <w:pPr>
              <w:rPr>
                <w:rFonts w:ascii="Arial" w:hAnsi="Arial" w:cs="Arial"/>
                <w:sz w:val="20"/>
              </w:rPr>
            </w:pPr>
            <w:r w:rsidRPr="00F00EDF">
              <w:rPr>
                <w:rFonts w:ascii="Arial" w:hAnsi="Arial" w:cs="Arial"/>
                <w:sz w:val="20"/>
              </w:rPr>
              <w:t>Вице-президент по трансформации бизнеса</w:t>
            </w:r>
          </w:p>
        </w:tc>
        <w:tc>
          <w:tcPr>
            <w:tcW w:w="2693" w:type="dxa"/>
          </w:tcPr>
          <w:p w14:paraId="585451A9" w14:textId="77777777" w:rsidR="00601048" w:rsidRPr="00F00EDF" w:rsidRDefault="00601048" w:rsidP="00632245">
            <w:pPr>
              <w:rPr>
                <w:rFonts w:ascii="Arial" w:hAnsi="Arial" w:cs="Arial"/>
                <w:sz w:val="20"/>
              </w:rPr>
            </w:pPr>
            <w:r w:rsidRPr="00F00EDF">
              <w:rPr>
                <w:rFonts w:ascii="Arial" w:hAnsi="Arial" w:cs="Arial"/>
                <w:sz w:val="20"/>
              </w:rPr>
              <w:t>Л.Г. Бондаренко</w:t>
            </w:r>
          </w:p>
        </w:tc>
        <w:tc>
          <w:tcPr>
            <w:tcW w:w="1395" w:type="dxa"/>
          </w:tcPr>
          <w:p w14:paraId="35CDA71F" w14:textId="77777777" w:rsidR="00601048" w:rsidRPr="00F00EDF" w:rsidRDefault="00601048" w:rsidP="00632245">
            <w:pPr>
              <w:rPr>
                <w:rFonts w:ascii="Arial" w:hAnsi="Arial" w:cs="Arial"/>
                <w:sz w:val="20"/>
              </w:rPr>
            </w:pPr>
          </w:p>
        </w:tc>
        <w:tc>
          <w:tcPr>
            <w:tcW w:w="2167" w:type="dxa"/>
          </w:tcPr>
          <w:p w14:paraId="2D912B3A" w14:textId="77777777" w:rsidR="00601048" w:rsidRPr="00F00EDF" w:rsidRDefault="00601048" w:rsidP="00632245">
            <w:pPr>
              <w:rPr>
                <w:rFonts w:ascii="Arial" w:hAnsi="Arial" w:cs="Arial"/>
                <w:sz w:val="20"/>
              </w:rPr>
            </w:pPr>
          </w:p>
        </w:tc>
      </w:tr>
    </w:tbl>
    <w:p w14:paraId="7FC1C962" w14:textId="71EC2CCB" w:rsidR="00E0149C" w:rsidRPr="00F00EDF" w:rsidRDefault="00E0149C"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00106AE3" w:rsidRPr="000B674F">
        <w:rPr>
          <w:rFonts w:ascii="Arial" w:hAnsi="Arial" w:cs="Arial"/>
          <w:b/>
          <w:sz w:val="22"/>
        </w:rPr>
        <w:fldChar w:fldCharType="begin"/>
      </w:r>
      <w:r w:rsidR="00106AE3" w:rsidRPr="00F00EDF">
        <w:rPr>
          <w:rFonts w:ascii="Arial" w:hAnsi="Arial" w:cs="Arial"/>
          <w:b/>
          <w:sz w:val="22"/>
        </w:rPr>
        <w:instrText xml:space="preserve"> SEQ Таблица \* ARABIC </w:instrText>
      </w:r>
      <w:r w:rsidR="00106AE3" w:rsidRPr="000B674F">
        <w:rPr>
          <w:rFonts w:ascii="Arial" w:hAnsi="Arial" w:cs="Arial"/>
          <w:b/>
          <w:sz w:val="22"/>
        </w:rPr>
        <w:fldChar w:fldCharType="separate"/>
      </w:r>
      <w:r w:rsidR="008176EC">
        <w:rPr>
          <w:rFonts w:ascii="Arial" w:hAnsi="Arial" w:cs="Arial"/>
          <w:b/>
          <w:noProof/>
          <w:sz w:val="22"/>
        </w:rPr>
        <w:t>5</w:t>
      </w:r>
      <w:r w:rsidR="00106AE3" w:rsidRPr="000B674F">
        <w:rPr>
          <w:rFonts w:ascii="Arial" w:hAnsi="Arial" w:cs="Arial"/>
          <w:b/>
          <w:sz w:val="22"/>
        </w:rPr>
        <w:fldChar w:fldCharType="end"/>
      </w:r>
      <w:r w:rsidRPr="00F00EDF">
        <w:rPr>
          <w:rFonts w:ascii="Arial" w:hAnsi="Arial"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F00EDF" w14:paraId="1CBD541E" w14:textId="77777777" w:rsidTr="009355EA">
        <w:trPr>
          <w:cantSplit/>
          <w:trHeight w:val="397"/>
          <w:tblHeader/>
        </w:trPr>
        <w:tc>
          <w:tcPr>
            <w:tcW w:w="4077" w:type="dxa"/>
            <w:shd w:val="clear" w:color="auto" w:fill="FFC000"/>
            <w:vAlign w:val="center"/>
          </w:tcPr>
          <w:p w14:paraId="4857A5BE" w14:textId="77777777" w:rsidR="00175B15" w:rsidRPr="00F00EDF" w:rsidRDefault="00175B15" w:rsidP="00632245">
            <w:pPr>
              <w:rPr>
                <w:rFonts w:ascii="Arial" w:hAnsi="Arial" w:cs="Arial"/>
                <w:b/>
                <w:sz w:val="20"/>
              </w:rPr>
            </w:pPr>
            <w:r w:rsidRPr="00F00EDF">
              <w:rPr>
                <w:rFonts w:ascii="Arial" w:hAnsi="Arial" w:cs="Arial"/>
                <w:b/>
                <w:sz w:val="20"/>
              </w:rPr>
              <w:t>Дополнительные визы</w:t>
            </w:r>
          </w:p>
        </w:tc>
        <w:tc>
          <w:tcPr>
            <w:tcW w:w="2552" w:type="dxa"/>
            <w:shd w:val="clear" w:color="auto" w:fill="FFC000"/>
            <w:vAlign w:val="center"/>
          </w:tcPr>
          <w:p w14:paraId="657E4EA6" w14:textId="77777777" w:rsidR="00175B15" w:rsidRPr="00F00EDF" w:rsidRDefault="00175B15" w:rsidP="00632245">
            <w:pPr>
              <w:rPr>
                <w:rFonts w:ascii="Arial" w:hAnsi="Arial" w:cs="Arial"/>
                <w:b/>
                <w:sz w:val="20"/>
              </w:rPr>
            </w:pPr>
            <w:r w:rsidRPr="00F00EDF">
              <w:rPr>
                <w:rFonts w:ascii="Arial" w:hAnsi="Arial" w:cs="Arial"/>
                <w:b/>
                <w:sz w:val="20"/>
              </w:rPr>
              <w:t>ФИО</w:t>
            </w:r>
          </w:p>
        </w:tc>
        <w:tc>
          <w:tcPr>
            <w:tcW w:w="1395" w:type="dxa"/>
            <w:shd w:val="clear" w:color="auto" w:fill="FFC000"/>
            <w:vAlign w:val="center"/>
          </w:tcPr>
          <w:p w14:paraId="399C3456" w14:textId="77777777" w:rsidR="00175B15" w:rsidRPr="00F00EDF" w:rsidRDefault="00175B15" w:rsidP="00632245">
            <w:pPr>
              <w:rPr>
                <w:rFonts w:ascii="Arial" w:hAnsi="Arial" w:cs="Arial"/>
                <w:b/>
                <w:sz w:val="20"/>
              </w:rPr>
            </w:pPr>
            <w:r w:rsidRPr="00F00EDF">
              <w:rPr>
                <w:rFonts w:ascii="Arial" w:hAnsi="Arial" w:cs="Arial"/>
                <w:b/>
                <w:sz w:val="20"/>
              </w:rPr>
              <w:t>Дата</w:t>
            </w:r>
          </w:p>
        </w:tc>
        <w:tc>
          <w:tcPr>
            <w:tcW w:w="2167" w:type="dxa"/>
            <w:shd w:val="clear" w:color="auto" w:fill="FFC000"/>
            <w:vAlign w:val="center"/>
          </w:tcPr>
          <w:p w14:paraId="38908EA6" w14:textId="77777777" w:rsidR="00175B15" w:rsidRPr="00F00EDF" w:rsidRDefault="00175B15" w:rsidP="00632245">
            <w:pPr>
              <w:rPr>
                <w:rFonts w:ascii="Arial" w:hAnsi="Arial" w:cs="Arial"/>
                <w:b/>
                <w:sz w:val="20"/>
              </w:rPr>
            </w:pPr>
            <w:r w:rsidRPr="00F00EDF">
              <w:rPr>
                <w:rFonts w:ascii="Arial" w:hAnsi="Arial" w:cs="Arial"/>
                <w:b/>
                <w:sz w:val="20"/>
              </w:rPr>
              <w:t>Подпись</w:t>
            </w:r>
          </w:p>
        </w:tc>
      </w:tr>
      <w:tr w:rsidR="005C2B61" w:rsidRPr="00F00EDF" w14:paraId="5ACC2D4C"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2650C643" w14:textId="77777777" w:rsidR="005C2B61" w:rsidRPr="00F00EDF" w:rsidRDefault="005C2B61">
            <w:pPr>
              <w:rPr>
                <w:rFonts w:ascii="Arial" w:hAnsi="Arial" w:cs="Arial"/>
                <w:sz w:val="20"/>
              </w:rPr>
            </w:pPr>
            <w:r w:rsidRPr="00F00EDF">
              <w:rPr>
                <w:rFonts w:ascii="Arial" w:hAnsi="Arial" w:cs="Arial"/>
                <w:sz w:val="20"/>
              </w:rPr>
              <w:t>Вице-президент по производству и технической политике блока по производству и технической политике</w:t>
            </w:r>
          </w:p>
        </w:tc>
        <w:tc>
          <w:tcPr>
            <w:tcW w:w="2552" w:type="dxa"/>
            <w:tcBorders>
              <w:top w:val="single" w:sz="6" w:space="0" w:color="auto"/>
              <w:left w:val="single" w:sz="6" w:space="0" w:color="auto"/>
              <w:bottom w:val="single" w:sz="6" w:space="0" w:color="auto"/>
              <w:right w:val="single" w:sz="6" w:space="0" w:color="auto"/>
            </w:tcBorders>
          </w:tcPr>
          <w:p w14:paraId="03D2B722" w14:textId="77777777" w:rsidR="005C2B61" w:rsidRPr="00F00EDF" w:rsidRDefault="005C2B61" w:rsidP="00632245">
            <w:pPr>
              <w:rPr>
                <w:rFonts w:ascii="Arial" w:hAnsi="Arial" w:cs="Arial"/>
                <w:sz w:val="20"/>
              </w:rPr>
            </w:pPr>
            <w:r w:rsidRPr="00F00EDF">
              <w:rPr>
                <w:rFonts w:ascii="Arial" w:hAnsi="Arial" w:cs="Arial"/>
                <w:sz w:val="20"/>
              </w:rPr>
              <w:t>Крылов А.М.</w:t>
            </w:r>
          </w:p>
        </w:tc>
        <w:tc>
          <w:tcPr>
            <w:tcW w:w="1395" w:type="dxa"/>
            <w:tcBorders>
              <w:top w:val="single" w:sz="6" w:space="0" w:color="auto"/>
              <w:left w:val="single" w:sz="6" w:space="0" w:color="auto"/>
              <w:bottom w:val="single" w:sz="6" w:space="0" w:color="auto"/>
              <w:right w:val="single" w:sz="6" w:space="0" w:color="auto"/>
            </w:tcBorders>
          </w:tcPr>
          <w:p w14:paraId="45C84F12"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308E3676" w14:textId="77777777" w:rsidR="005C2B61" w:rsidRPr="00F00EDF" w:rsidRDefault="005C2B61" w:rsidP="00632245">
            <w:pPr>
              <w:rPr>
                <w:rFonts w:ascii="Arial" w:hAnsi="Arial" w:cs="Arial"/>
                <w:sz w:val="20"/>
              </w:rPr>
            </w:pPr>
          </w:p>
        </w:tc>
      </w:tr>
      <w:tr w:rsidR="005C2B61" w:rsidRPr="00F00EDF" w14:paraId="7FF5B656"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65F2B40B" w14:textId="77777777" w:rsidR="005C2B61" w:rsidRPr="00F00EDF" w:rsidRDefault="005C2B61">
            <w:pPr>
              <w:rPr>
                <w:rFonts w:ascii="Arial" w:hAnsi="Arial" w:cs="Arial"/>
                <w:sz w:val="20"/>
              </w:rPr>
            </w:pPr>
            <w:r w:rsidRPr="00F00EDF">
              <w:rPr>
                <w:rFonts w:ascii="Arial" w:hAnsi="Arial" w:cs="Arial"/>
                <w:sz w:val="20"/>
              </w:rPr>
              <w:t>Вице-президент по трансформации бизнеса</w:t>
            </w:r>
          </w:p>
        </w:tc>
        <w:tc>
          <w:tcPr>
            <w:tcW w:w="2552" w:type="dxa"/>
            <w:tcBorders>
              <w:top w:val="single" w:sz="6" w:space="0" w:color="auto"/>
              <w:left w:val="single" w:sz="6" w:space="0" w:color="auto"/>
              <w:bottom w:val="single" w:sz="6" w:space="0" w:color="auto"/>
              <w:right w:val="single" w:sz="6" w:space="0" w:color="auto"/>
            </w:tcBorders>
          </w:tcPr>
          <w:p w14:paraId="2AF1F85E" w14:textId="77777777" w:rsidR="005C2B61" w:rsidRPr="00F00EDF" w:rsidRDefault="005C2B61" w:rsidP="00632245">
            <w:pPr>
              <w:rPr>
                <w:rFonts w:ascii="Arial" w:hAnsi="Arial" w:cs="Arial"/>
                <w:sz w:val="20"/>
              </w:rPr>
            </w:pPr>
            <w:r w:rsidRPr="00F00EDF">
              <w:rPr>
                <w:rFonts w:ascii="Arial" w:hAnsi="Arial" w:cs="Arial"/>
                <w:sz w:val="20"/>
              </w:rPr>
              <w:t>Бондаренко Л.Г.</w:t>
            </w:r>
          </w:p>
        </w:tc>
        <w:tc>
          <w:tcPr>
            <w:tcW w:w="1395" w:type="dxa"/>
            <w:tcBorders>
              <w:top w:val="single" w:sz="6" w:space="0" w:color="auto"/>
              <w:left w:val="single" w:sz="6" w:space="0" w:color="auto"/>
              <w:bottom w:val="single" w:sz="6" w:space="0" w:color="auto"/>
              <w:right w:val="single" w:sz="6" w:space="0" w:color="auto"/>
            </w:tcBorders>
          </w:tcPr>
          <w:p w14:paraId="1FD1F6FB"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54FCC3F0" w14:textId="77777777" w:rsidR="005C2B61" w:rsidRPr="00F00EDF" w:rsidRDefault="005C2B61" w:rsidP="00632245">
            <w:pPr>
              <w:rPr>
                <w:rFonts w:ascii="Arial" w:hAnsi="Arial" w:cs="Arial"/>
                <w:sz w:val="20"/>
              </w:rPr>
            </w:pPr>
          </w:p>
        </w:tc>
      </w:tr>
      <w:tr w:rsidR="005C2B61" w:rsidRPr="00F00EDF" w14:paraId="3E87E2D2"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1060ED84" w14:textId="77777777" w:rsidR="005C2B61" w:rsidRPr="00F00EDF" w:rsidRDefault="005C2B61">
            <w:pPr>
              <w:rPr>
                <w:rFonts w:ascii="Arial" w:hAnsi="Arial" w:cs="Arial"/>
                <w:sz w:val="20"/>
              </w:rPr>
            </w:pPr>
            <w:r w:rsidRPr="00F00EDF">
              <w:rPr>
                <w:rFonts w:ascii="Arial" w:hAnsi="Arial" w:cs="Arial"/>
                <w:sz w:val="20"/>
              </w:rPr>
              <w:t>Технический директор блока по производству и технической политике</w:t>
            </w:r>
          </w:p>
        </w:tc>
        <w:tc>
          <w:tcPr>
            <w:tcW w:w="2552" w:type="dxa"/>
            <w:tcBorders>
              <w:top w:val="single" w:sz="6" w:space="0" w:color="auto"/>
              <w:left w:val="single" w:sz="6" w:space="0" w:color="auto"/>
              <w:bottom w:val="single" w:sz="6" w:space="0" w:color="auto"/>
              <w:right w:val="single" w:sz="6" w:space="0" w:color="auto"/>
            </w:tcBorders>
          </w:tcPr>
          <w:p w14:paraId="7184A68F" w14:textId="77777777" w:rsidR="005C2B61" w:rsidRPr="00F00EDF" w:rsidRDefault="005C2B61" w:rsidP="00632245">
            <w:pPr>
              <w:rPr>
                <w:rFonts w:ascii="Arial" w:hAnsi="Arial" w:cs="Arial"/>
                <w:sz w:val="20"/>
              </w:rPr>
            </w:pPr>
            <w:r w:rsidRPr="00F00EDF">
              <w:rPr>
                <w:rFonts w:ascii="Arial" w:hAnsi="Arial" w:cs="Arial"/>
                <w:sz w:val="20"/>
              </w:rPr>
              <w:t>Белоглазов К.В.</w:t>
            </w:r>
          </w:p>
        </w:tc>
        <w:tc>
          <w:tcPr>
            <w:tcW w:w="1395" w:type="dxa"/>
            <w:tcBorders>
              <w:top w:val="single" w:sz="6" w:space="0" w:color="auto"/>
              <w:left w:val="single" w:sz="6" w:space="0" w:color="auto"/>
              <w:bottom w:val="single" w:sz="6" w:space="0" w:color="auto"/>
              <w:right w:val="single" w:sz="6" w:space="0" w:color="auto"/>
            </w:tcBorders>
          </w:tcPr>
          <w:p w14:paraId="08F6B257"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7B2466C7" w14:textId="77777777" w:rsidR="005C2B61" w:rsidRPr="00F00EDF" w:rsidRDefault="005C2B61" w:rsidP="00632245">
            <w:pPr>
              <w:rPr>
                <w:rFonts w:ascii="Arial" w:hAnsi="Arial" w:cs="Arial"/>
                <w:sz w:val="20"/>
              </w:rPr>
            </w:pPr>
          </w:p>
        </w:tc>
      </w:tr>
      <w:tr w:rsidR="005C2B61" w:rsidRPr="00F00EDF" w14:paraId="0D86AB5A"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7E1555F2" w14:textId="77777777" w:rsidR="005C2B61" w:rsidRPr="00F00EDF" w:rsidRDefault="005C2B61">
            <w:pPr>
              <w:rPr>
                <w:rFonts w:ascii="Arial" w:hAnsi="Arial" w:cs="Arial"/>
                <w:sz w:val="20"/>
              </w:rPr>
            </w:pPr>
            <w:r w:rsidRPr="00F00EDF">
              <w:rPr>
                <w:rFonts w:ascii="Arial" w:hAnsi="Arial" w:cs="Arial"/>
                <w:sz w:val="20"/>
              </w:rPr>
              <w:t>Директор департамента планирования, управления запасами и развития МТС</w:t>
            </w:r>
          </w:p>
        </w:tc>
        <w:tc>
          <w:tcPr>
            <w:tcW w:w="2552" w:type="dxa"/>
            <w:tcBorders>
              <w:top w:val="single" w:sz="6" w:space="0" w:color="auto"/>
              <w:left w:val="single" w:sz="6" w:space="0" w:color="auto"/>
              <w:bottom w:val="single" w:sz="6" w:space="0" w:color="auto"/>
              <w:right w:val="single" w:sz="6" w:space="0" w:color="auto"/>
            </w:tcBorders>
          </w:tcPr>
          <w:p w14:paraId="138F25F2" w14:textId="77777777" w:rsidR="005C2B61" w:rsidRPr="00F00EDF" w:rsidRDefault="005C2B61" w:rsidP="00632245">
            <w:pPr>
              <w:rPr>
                <w:rFonts w:ascii="Arial" w:hAnsi="Arial" w:cs="Arial"/>
                <w:sz w:val="20"/>
              </w:rPr>
            </w:pPr>
            <w:r w:rsidRPr="00F00EDF">
              <w:rPr>
                <w:rFonts w:ascii="Arial" w:hAnsi="Arial" w:cs="Arial"/>
                <w:sz w:val="20"/>
              </w:rPr>
              <w:t>Братцева Ю.С.</w:t>
            </w:r>
          </w:p>
        </w:tc>
        <w:tc>
          <w:tcPr>
            <w:tcW w:w="1395" w:type="dxa"/>
            <w:tcBorders>
              <w:top w:val="single" w:sz="6" w:space="0" w:color="auto"/>
              <w:left w:val="single" w:sz="6" w:space="0" w:color="auto"/>
              <w:bottom w:val="single" w:sz="6" w:space="0" w:color="auto"/>
              <w:right w:val="single" w:sz="6" w:space="0" w:color="auto"/>
            </w:tcBorders>
          </w:tcPr>
          <w:p w14:paraId="75AF604B"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640E23F7" w14:textId="77777777" w:rsidR="005C2B61" w:rsidRPr="00F00EDF" w:rsidRDefault="005C2B61" w:rsidP="00632245">
            <w:pPr>
              <w:rPr>
                <w:rFonts w:ascii="Arial" w:hAnsi="Arial" w:cs="Arial"/>
                <w:sz w:val="20"/>
              </w:rPr>
            </w:pPr>
          </w:p>
        </w:tc>
      </w:tr>
      <w:tr w:rsidR="005C2B61" w:rsidRPr="00F00EDF" w14:paraId="422F83F8"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02684F66" w14:textId="77777777" w:rsidR="005C2B61" w:rsidRPr="00F00EDF" w:rsidRDefault="005C2B61">
            <w:pPr>
              <w:rPr>
                <w:rFonts w:ascii="Arial" w:hAnsi="Arial" w:cs="Arial"/>
                <w:sz w:val="20"/>
              </w:rPr>
            </w:pPr>
            <w:r w:rsidRPr="00F00EDF">
              <w:rPr>
                <w:rFonts w:ascii="Arial" w:hAnsi="Arial" w:cs="Arial"/>
                <w:sz w:val="20"/>
              </w:rPr>
              <w:t>Директор департамента методологии и управления контролем корп. программ</w:t>
            </w:r>
          </w:p>
        </w:tc>
        <w:tc>
          <w:tcPr>
            <w:tcW w:w="2552" w:type="dxa"/>
            <w:tcBorders>
              <w:top w:val="single" w:sz="6" w:space="0" w:color="auto"/>
              <w:left w:val="single" w:sz="6" w:space="0" w:color="auto"/>
              <w:bottom w:val="single" w:sz="6" w:space="0" w:color="auto"/>
              <w:right w:val="single" w:sz="6" w:space="0" w:color="auto"/>
            </w:tcBorders>
          </w:tcPr>
          <w:p w14:paraId="76BABC44" w14:textId="77777777" w:rsidR="005C2B61" w:rsidRPr="00F00EDF" w:rsidRDefault="005C2B61" w:rsidP="00632245">
            <w:pPr>
              <w:rPr>
                <w:rFonts w:ascii="Arial" w:hAnsi="Arial" w:cs="Arial"/>
                <w:sz w:val="20"/>
              </w:rPr>
            </w:pPr>
            <w:proofErr w:type="spellStart"/>
            <w:r w:rsidRPr="00F00EDF">
              <w:rPr>
                <w:rFonts w:ascii="Arial" w:hAnsi="Arial" w:cs="Arial"/>
                <w:sz w:val="20"/>
              </w:rPr>
              <w:t>Арифулин</w:t>
            </w:r>
            <w:proofErr w:type="spellEnd"/>
            <w:r w:rsidRPr="00F00EDF">
              <w:rPr>
                <w:rFonts w:ascii="Arial" w:hAnsi="Arial" w:cs="Arial"/>
                <w:sz w:val="20"/>
              </w:rPr>
              <w:t xml:space="preserve"> Д.Р.</w:t>
            </w:r>
          </w:p>
        </w:tc>
        <w:tc>
          <w:tcPr>
            <w:tcW w:w="1395" w:type="dxa"/>
            <w:tcBorders>
              <w:top w:val="single" w:sz="6" w:space="0" w:color="auto"/>
              <w:left w:val="single" w:sz="6" w:space="0" w:color="auto"/>
              <w:bottom w:val="single" w:sz="6" w:space="0" w:color="auto"/>
              <w:right w:val="single" w:sz="6" w:space="0" w:color="auto"/>
            </w:tcBorders>
          </w:tcPr>
          <w:p w14:paraId="74D57018"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3B3A2F25" w14:textId="77777777" w:rsidR="005C2B61" w:rsidRPr="00F00EDF" w:rsidRDefault="005C2B61" w:rsidP="00632245">
            <w:pPr>
              <w:rPr>
                <w:rFonts w:ascii="Arial" w:hAnsi="Arial" w:cs="Arial"/>
                <w:sz w:val="20"/>
              </w:rPr>
            </w:pPr>
          </w:p>
        </w:tc>
      </w:tr>
      <w:tr w:rsidR="005C2B61" w:rsidRPr="00F00EDF" w14:paraId="26E3F511"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33E69FA8" w14:textId="77777777" w:rsidR="005C2B61" w:rsidRPr="00F00EDF" w:rsidRDefault="005C2B61">
            <w:pPr>
              <w:rPr>
                <w:rFonts w:ascii="Arial" w:hAnsi="Arial" w:cs="Arial"/>
                <w:sz w:val="20"/>
              </w:rPr>
            </w:pPr>
            <w:r w:rsidRPr="00F00EDF">
              <w:rPr>
                <w:rFonts w:ascii="Arial" w:hAnsi="Arial" w:cs="Arial"/>
                <w:sz w:val="20"/>
              </w:rPr>
              <w:t>Начальник управления информационной безопасности</w:t>
            </w:r>
          </w:p>
        </w:tc>
        <w:tc>
          <w:tcPr>
            <w:tcW w:w="2552" w:type="dxa"/>
            <w:tcBorders>
              <w:top w:val="single" w:sz="6" w:space="0" w:color="auto"/>
              <w:left w:val="single" w:sz="6" w:space="0" w:color="auto"/>
              <w:bottom w:val="single" w:sz="6" w:space="0" w:color="auto"/>
              <w:right w:val="single" w:sz="6" w:space="0" w:color="auto"/>
            </w:tcBorders>
          </w:tcPr>
          <w:p w14:paraId="3187AC5A" w14:textId="77777777" w:rsidR="005C2B61" w:rsidRPr="00F00EDF" w:rsidRDefault="005C2B61" w:rsidP="00632245">
            <w:pPr>
              <w:rPr>
                <w:rFonts w:ascii="Arial" w:hAnsi="Arial" w:cs="Arial"/>
                <w:sz w:val="20"/>
              </w:rPr>
            </w:pPr>
            <w:proofErr w:type="spellStart"/>
            <w:r w:rsidRPr="00F00EDF">
              <w:rPr>
                <w:rFonts w:ascii="Arial" w:hAnsi="Arial" w:cs="Arial"/>
                <w:sz w:val="20"/>
              </w:rPr>
              <w:t>Епихов</w:t>
            </w:r>
            <w:proofErr w:type="spellEnd"/>
            <w:r w:rsidRPr="00F00EDF">
              <w:rPr>
                <w:rFonts w:ascii="Arial" w:hAnsi="Arial" w:cs="Arial"/>
                <w:sz w:val="20"/>
              </w:rPr>
              <w:t xml:space="preserve"> А.А.</w:t>
            </w:r>
          </w:p>
        </w:tc>
        <w:tc>
          <w:tcPr>
            <w:tcW w:w="1395" w:type="dxa"/>
            <w:tcBorders>
              <w:top w:val="single" w:sz="6" w:space="0" w:color="auto"/>
              <w:left w:val="single" w:sz="6" w:space="0" w:color="auto"/>
              <w:bottom w:val="single" w:sz="6" w:space="0" w:color="auto"/>
              <w:right w:val="single" w:sz="6" w:space="0" w:color="auto"/>
            </w:tcBorders>
          </w:tcPr>
          <w:p w14:paraId="3CEBB4A3"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397DB70B" w14:textId="77777777" w:rsidR="005C2B61" w:rsidRPr="00F00EDF" w:rsidRDefault="005C2B61" w:rsidP="00632245">
            <w:pPr>
              <w:rPr>
                <w:rFonts w:ascii="Arial" w:hAnsi="Arial" w:cs="Arial"/>
                <w:sz w:val="20"/>
              </w:rPr>
            </w:pPr>
          </w:p>
        </w:tc>
      </w:tr>
      <w:tr w:rsidR="005C2B61" w:rsidRPr="00F00EDF" w14:paraId="5752357A"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123D5F60" w14:textId="77777777" w:rsidR="005C2B61" w:rsidRPr="00F00EDF" w:rsidRDefault="005C2B61">
            <w:pPr>
              <w:rPr>
                <w:rFonts w:ascii="Arial" w:hAnsi="Arial" w:cs="Arial"/>
                <w:sz w:val="20"/>
              </w:rPr>
            </w:pPr>
            <w:r w:rsidRPr="00F00EDF">
              <w:rPr>
                <w:rFonts w:ascii="Arial" w:hAnsi="Arial" w:cs="Arial"/>
                <w:sz w:val="20"/>
              </w:rPr>
              <w:t xml:space="preserve">Проектный офис программы по внедрению интегрированной системы управления Руководитель программы </w:t>
            </w:r>
          </w:p>
        </w:tc>
        <w:tc>
          <w:tcPr>
            <w:tcW w:w="2552" w:type="dxa"/>
            <w:tcBorders>
              <w:top w:val="single" w:sz="6" w:space="0" w:color="auto"/>
              <w:left w:val="single" w:sz="6" w:space="0" w:color="auto"/>
              <w:bottom w:val="single" w:sz="6" w:space="0" w:color="auto"/>
              <w:right w:val="single" w:sz="6" w:space="0" w:color="auto"/>
            </w:tcBorders>
          </w:tcPr>
          <w:p w14:paraId="5780A351" w14:textId="77777777" w:rsidR="005C2B61" w:rsidRPr="00F00EDF" w:rsidRDefault="005C2B61" w:rsidP="00632245">
            <w:pPr>
              <w:rPr>
                <w:rFonts w:ascii="Arial" w:hAnsi="Arial" w:cs="Arial"/>
                <w:sz w:val="20"/>
              </w:rPr>
            </w:pPr>
            <w:r w:rsidRPr="00F00EDF">
              <w:rPr>
                <w:rFonts w:ascii="Arial" w:hAnsi="Arial" w:cs="Arial"/>
                <w:sz w:val="20"/>
              </w:rPr>
              <w:t>Рындин Е.Б.</w:t>
            </w:r>
          </w:p>
        </w:tc>
        <w:tc>
          <w:tcPr>
            <w:tcW w:w="1395" w:type="dxa"/>
            <w:tcBorders>
              <w:top w:val="single" w:sz="6" w:space="0" w:color="auto"/>
              <w:left w:val="single" w:sz="6" w:space="0" w:color="auto"/>
              <w:bottom w:val="single" w:sz="6" w:space="0" w:color="auto"/>
              <w:right w:val="single" w:sz="6" w:space="0" w:color="auto"/>
            </w:tcBorders>
          </w:tcPr>
          <w:p w14:paraId="7D06322A"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71BF69FE" w14:textId="77777777" w:rsidR="005C2B61" w:rsidRPr="00F00EDF" w:rsidRDefault="005C2B61" w:rsidP="00632245">
            <w:pPr>
              <w:rPr>
                <w:rFonts w:ascii="Arial" w:hAnsi="Arial" w:cs="Arial"/>
                <w:sz w:val="20"/>
              </w:rPr>
            </w:pPr>
          </w:p>
        </w:tc>
      </w:tr>
      <w:tr w:rsidR="005C2B61" w:rsidRPr="00F00EDF" w14:paraId="6D49E651"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07DA5B12" w14:textId="77777777" w:rsidR="005C2B61" w:rsidRPr="00F00EDF" w:rsidRDefault="005C2B61">
            <w:pPr>
              <w:rPr>
                <w:rFonts w:ascii="Arial" w:hAnsi="Arial" w:cs="Arial"/>
                <w:sz w:val="20"/>
              </w:rPr>
            </w:pPr>
            <w:r w:rsidRPr="00F00EDF">
              <w:rPr>
                <w:rFonts w:ascii="Arial" w:hAnsi="Arial" w:cs="Arial"/>
                <w:sz w:val="20"/>
              </w:rPr>
              <w:t>Директор по внедрению интегрированной системы управления АО "Полюс Красноярск" (Красноярск)</w:t>
            </w:r>
          </w:p>
        </w:tc>
        <w:tc>
          <w:tcPr>
            <w:tcW w:w="2552" w:type="dxa"/>
            <w:tcBorders>
              <w:top w:val="single" w:sz="6" w:space="0" w:color="auto"/>
              <w:left w:val="single" w:sz="6" w:space="0" w:color="auto"/>
              <w:bottom w:val="single" w:sz="6" w:space="0" w:color="auto"/>
              <w:right w:val="single" w:sz="6" w:space="0" w:color="auto"/>
            </w:tcBorders>
          </w:tcPr>
          <w:p w14:paraId="5EE47B88" w14:textId="77777777" w:rsidR="005C2B61" w:rsidRPr="00F00EDF" w:rsidRDefault="005C2B61" w:rsidP="00632245">
            <w:pPr>
              <w:rPr>
                <w:rFonts w:ascii="Arial" w:hAnsi="Arial" w:cs="Arial"/>
                <w:sz w:val="20"/>
              </w:rPr>
            </w:pPr>
            <w:proofErr w:type="spellStart"/>
            <w:r w:rsidRPr="00F00EDF">
              <w:rPr>
                <w:rFonts w:ascii="Arial" w:hAnsi="Arial" w:cs="Arial"/>
                <w:sz w:val="20"/>
              </w:rPr>
              <w:t>Климовских</w:t>
            </w:r>
            <w:proofErr w:type="spellEnd"/>
            <w:r w:rsidRPr="00F00EDF">
              <w:rPr>
                <w:rFonts w:ascii="Arial" w:hAnsi="Arial" w:cs="Arial"/>
                <w:sz w:val="20"/>
              </w:rPr>
              <w:t xml:space="preserve"> Е.М.</w:t>
            </w:r>
          </w:p>
        </w:tc>
        <w:tc>
          <w:tcPr>
            <w:tcW w:w="1395" w:type="dxa"/>
            <w:tcBorders>
              <w:top w:val="single" w:sz="6" w:space="0" w:color="auto"/>
              <w:left w:val="single" w:sz="6" w:space="0" w:color="auto"/>
              <w:bottom w:val="single" w:sz="6" w:space="0" w:color="auto"/>
              <w:right w:val="single" w:sz="6" w:space="0" w:color="auto"/>
            </w:tcBorders>
          </w:tcPr>
          <w:p w14:paraId="7E6400DF"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5D825D80" w14:textId="77777777" w:rsidR="005C2B61" w:rsidRPr="00F00EDF" w:rsidRDefault="005C2B61" w:rsidP="00632245">
            <w:pPr>
              <w:rPr>
                <w:rFonts w:ascii="Arial" w:hAnsi="Arial" w:cs="Arial"/>
                <w:sz w:val="20"/>
              </w:rPr>
            </w:pPr>
          </w:p>
        </w:tc>
      </w:tr>
      <w:tr w:rsidR="005C2B61" w:rsidRPr="00F00EDF" w14:paraId="570274C1"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4715A411" w14:textId="77777777" w:rsidR="005C2B61" w:rsidRPr="00F00EDF" w:rsidRDefault="005C2B61">
            <w:pPr>
              <w:rPr>
                <w:rFonts w:ascii="Arial" w:hAnsi="Arial" w:cs="Arial"/>
                <w:sz w:val="20"/>
              </w:rPr>
            </w:pPr>
            <w:r w:rsidRPr="00F00EDF">
              <w:rPr>
                <w:rFonts w:ascii="Arial" w:hAnsi="Arial" w:cs="Arial"/>
                <w:sz w:val="20"/>
              </w:rPr>
              <w:t xml:space="preserve">Директор по внедрению интегрированной системы управления АО "Полюс Красноярск" (Нижний </w:t>
            </w:r>
            <w:r w:rsidR="00D878F1" w:rsidRPr="00F00EDF">
              <w:rPr>
                <w:rFonts w:ascii="Arial" w:hAnsi="Arial" w:cs="Arial"/>
                <w:sz w:val="20"/>
              </w:rPr>
              <w:t>К</w:t>
            </w:r>
            <w:r w:rsidRPr="00F00EDF">
              <w:rPr>
                <w:rFonts w:ascii="Arial" w:hAnsi="Arial" w:cs="Arial"/>
                <w:sz w:val="20"/>
              </w:rPr>
              <w:t>уранах)</w:t>
            </w:r>
          </w:p>
        </w:tc>
        <w:tc>
          <w:tcPr>
            <w:tcW w:w="2552" w:type="dxa"/>
            <w:tcBorders>
              <w:top w:val="single" w:sz="6" w:space="0" w:color="auto"/>
              <w:left w:val="single" w:sz="6" w:space="0" w:color="auto"/>
              <w:bottom w:val="single" w:sz="6" w:space="0" w:color="auto"/>
              <w:right w:val="single" w:sz="6" w:space="0" w:color="auto"/>
            </w:tcBorders>
          </w:tcPr>
          <w:p w14:paraId="2443F6B8" w14:textId="77777777" w:rsidR="005C2B61" w:rsidRPr="00F00EDF" w:rsidRDefault="005C2B61" w:rsidP="00632245">
            <w:pPr>
              <w:rPr>
                <w:rFonts w:ascii="Arial" w:hAnsi="Arial" w:cs="Arial"/>
                <w:sz w:val="20"/>
              </w:rPr>
            </w:pPr>
            <w:r w:rsidRPr="00F00EDF">
              <w:rPr>
                <w:rFonts w:ascii="Arial" w:hAnsi="Arial" w:cs="Arial"/>
                <w:sz w:val="20"/>
              </w:rPr>
              <w:t>Валеев Е. Н.</w:t>
            </w:r>
          </w:p>
        </w:tc>
        <w:tc>
          <w:tcPr>
            <w:tcW w:w="1395" w:type="dxa"/>
            <w:tcBorders>
              <w:top w:val="single" w:sz="6" w:space="0" w:color="auto"/>
              <w:left w:val="single" w:sz="6" w:space="0" w:color="auto"/>
              <w:bottom w:val="single" w:sz="6" w:space="0" w:color="auto"/>
              <w:right w:val="single" w:sz="6" w:space="0" w:color="auto"/>
            </w:tcBorders>
          </w:tcPr>
          <w:p w14:paraId="5E5CC2D0"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27AA9AD4" w14:textId="77777777" w:rsidR="005C2B61" w:rsidRPr="00F00EDF" w:rsidRDefault="005C2B61" w:rsidP="00632245">
            <w:pPr>
              <w:rPr>
                <w:rFonts w:ascii="Arial" w:hAnsi="Arial" w:cs="Arial"/>
                <w:sz w:val="20"/>
              </w:rPr>
            </w:pPr>
          </w:p>
        </w:tc>
      </w:tr>
      <w:tr w:rsidR="005C2B61" w:rsidRPr="00F00EDF" w14:paraId="4F2AE1D6"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144603BB" w14:textId="77777777" w:rsidR="005C2B61" w:rsidRPr="00F00EDF" w:rsidRDefault="005C2B61">
            <w:pPr>
              <w:rPr>
                <w:rFonts w:ascii="Arial" w:hAnsi="Arial" w:cs="Arial"/>
                <w:sz w:val="20"/>
              </w:rPr>
            </w:pPr>
            <w:r w:rsidRPr="00F00EDF">
              <w:rPr>
                <w:rFonts w:ascii="Arial" w:hAnsi="Arial" w:cs="Arial"/>
                <w:sz w:val="20"/>
              </w:rPr>
              <w:t>Директор по внедрению интегрированной системы управления АО "Полюс Вернинское"</w:t>
            </w:r>
          </w:p>
        </w:tc>
        <w:tc>
          <w:tcPr>
            <w:tcW w:w="2552" w:type="dxa"/>
            <w:tcBorders>
              <w:top w:val="single" w:sz="6" w:space="0" w:color="auto"/>
              <w:left w:val="single" w:sz="6" w:space="0" w:color="auto"/>
              <w:bottom w:val="single" w:sz="6" w:space="0" w:color="auto"/>
              <w:right w:val="single" w:sz="6" w:space="0" w:color="auto"/>
            </w:tcBorders>
          </w:tcPr>
          <w:p w14:paraId="5D09DAD3" w14:textId="77777777" w:rsidR="005C2B61" w:rsidRPr="00F00EDF" w:rsidRDefault="005C2B61" w:rsidP="00632245">
            <w:pPr>
              <w:rPr>
                <w:rFonts w:ascii="Arial" w:hAnsi="Arial" w:cs="Arial"/>
                <w:sz w:val="20"/>
              </w:rPr>
            </w:pPr>
            <w:r w:rsidRPr="00F00EDF">
              <w:rPr>
                <w:rFonts w:ascii="Arial" w:hAnsi="Arial" w:cs="Arial"/>
                <w:sz w:val="20"/>
              </w:rPr>
              <w:t>Романова В. А.</w:t>
            </w:r>
          </w:p>
        </w:tc>
        <w:tc>
          <w:tcPr>
            <w:tcW w:w="1395" w:type="dxa"/>
            <w:tcBorders>
              <w:top w:val="single" w:sz="6" w:space="0" w:color="auto"/>
              <w:left w:val="single" w:sz="6" w:space="0" w:color="auto"/>
              <w:bottom w:val="single" w:sz="6" w:space="0" w:color="auto"/>
              <w:right w:val="single" w:sz="6" w:space="0" w:color="auto"/>
            </w:tcBorders>
          </w:tcPr>
          <w:p w14:paraId="5E1CABD7"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0CF9331F" w14:textId="77777777" w:rsidR="005C2B61" w:rsidRPr="00F00EDF" w:rsidRDefault="005C2B61" w:rsidP="00632245">
            <w:pPr>
              <w:rPr>
                <w:rFonts w:ascii="Arial" w:hAnsi="Arial" w:cs="Arial"/>
                <w:sz w:val="20"/>
              </w:rPr>
            </w:pPr>
          </w:p>
        </w:tc>
      </w:tr>
      <w:tr w:rsidR="005C2B61" w:rsidRPr="00F00EDF" w14:paraId="1F01345D"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3B26A3B6" w14:textId="77777777" w:rsidR="005C2B61" w:rsidRPr="00F00EDF" w:rsidRDefault="005C2B61">
            <w:pPr>
              <w:rPr>
                <w:rFonts w:ascii="Arial" w:hAnsi="Arial" w:cs="Arial"/>
                <w:sz w:val="20"/>
              </w:rPr>
            </w:pPr>
            <w:r w:rsidRPr="00F00EDF">
              <w:rPr>
                <w:rFonts w:ascii="Arial" w:hAnsi="Arial" w:cs="Arial"/>
                <w:sz w:val="20"/>
              </w:rPr>
              <w:t>Директор по внедрению  интегрированной системы управления АО "Полюс Красноярск" (Магадан)</w:t>
            </w:r>
          </w:p>
        </w:tc>
        <w:tc>
          <w:tcPr>
            <w:tcW w:w="2552" w:type="dxa"/>
            <w:tcBorders>
              <w:top w:val="single" w:sz="6" w:space="0" w:color="auto"/>
              <w:left w:val="single" w:sz="6" w:space="0" w:color="auto"/>
              <w:bottom w:val="single" w:sz="6" w:space="0" w:color="auto"/>
              <w:right w:val="single" w:sz="6" w:space="0" w:color="auto"/>
            </w:tcBorders>
          </w:tcPr>
          <w:p w14:paraId="54635635" w14:textId="77777777" w:rsidR="005C2B61" w:rsidRPr="00F00EDF" w:rsidRDefault="005C2B61" w:rsidP="00632245">
            <w:pPr>
              <w:rPr>
                <w:rFonts w:ascii="Arial" w:hAnsi="Arial" w:cs="Arial"/>
                <w:sz w:val="20"/>
              </w:rPr>
            </w:pPr>
            <w:r w:rsidRPr="00F00EDF">
              <w:rPr>
                <w:rFonts w:ascii="Arial" w:hAnsi="Arial" w:cs="Arial"/>
                <w:sz w:val="20"/>
              </w:rPr>
              <w:t>Плешкова Е. Н.</w:t>
            </w:r>
          </w:p>
        </w:tc>
        <w:tc>
          <w:tcPr>
            <w:tcW w:w="1395" w:type="dxa"/>
            <w:tcBorders>
              <w:top w:val="single" w:sz="6" w:space="0" w:color="auto"/>
              <w:left w:val="single" w:sz="6" w:space="0" w:color="auto"/>
              <w:bottom w:val="single" w:sz="6" w:space="0" w:color="auto"/>
              <w:right w:val="single" w:sz="6" w:space="0" w:color="auto"/>
            </w:tcBorders>
          </w:tcPr>
          <w:p w14:paraId="01EF07F9"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4A119155" w14:textId="77777777" w:rsidR="005C2B61" w:rsidRPr="00F00EDF" w:rsidRDefault="005C2B61" w:rsidP="00632245">
            <w:pPr>
              <w:rPr>
                <w:rFonts w:ascii="Arial" w:hAnsi="Arial" w:cs="Arial"/>
                <w:sz w:val="20"/>
              </w:rPr>
            </w:pPr>
          </w:p>
        </w:tc>
      </w:tr>
      <w:tr w:rsidR="005C2B61" w:rsidRPr="00F00EDF" w14:paraId="375738A0"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0C428D09" w14:textId="77777777" w:rsidR="005C2B61" w:rsidRPr="00F00EDF" w:rsidRDefault="005C2B61">
            <w:pPr>
              <w:rPr>
                <w:rFonts w:ascii="Arial" w:hAnsi="Arial" w:cs="Arial"/>
                <w:sz w:val="20"/>
              </w:rPr>
            </w:pPr>
            <w:r w:rsidRPr="00F00EDF">
              <w:rPr>
                <w:rFonts w:ascii="Arial" w:hAnsi="Arial" w:cs="Arial"/>
                <w:sz w:val="20"/>
              </w:rPr>
              <w:t>Руководитель направления архитектуры информационных систем</w:t>
            </w:r>
          </w:p>
        </w:tc>
        <w:tc>
          <w:tcPr>
            <w:tcW w:w="2552" w:type="dxa"/>
            <w:tcBorders>
              <w:top w:val="single" w:sz="6" w:space="0" w:color="auto"/>
              <w:left w:val="single" w:sz="6" w:space="0" w:color="auto"/>
              <w:bottom w:val="single" w:sz="6" w:space="0" w:color="auto"/>
              <w:right w:val="single" w:sz="6" w:space="0" w:color="auto"/>
            </w:tcBorders>
          </w:tcPr>
          <w:p w14:paraId="70293D0D" w14:textId="77777777" w:rsidR="005C2B61" w:rsidRPr="00F00EDF" w:rsidRDefault="005C2B61" w:rsidP="00632245">
            <w:pPr>
              <w:rPr>
                <w:rFonts w:ascii="Arial" w:hAnsi="Arial" w:cs="Arial"/>
                <w:sz w:val="20"/>
              </w:rPr>
            </w:pPr>
            <w:r w:rsidRPr="00F00EDF">
              <w:rPr>
                <w:rFonts w:ascii="Arial" w:hAnsi="Arial" w:cs="Arial"/>
                <w:sz w:val="20"/>
              </w:rPr>
              <w:t>Безродний А.В.</w:t>
            </w:r>
          </w:p>
        </w:tc>
        <w:tc>
          <w:tcPr>
            <w:tcW w:w="1395" w:type="dxa"/>
            <w:tcBorders>
              <w:top w:val="single" w:sz="6" w:space="0" w:color="auto"/>
              <w:left w:val="single" w:sz="6" w:space="0" w:color="auto"/>
              <w:bottom w:val="single" w:sz="6" w:space="0" w:color="auto"/>
              <w:right w:val="single" w:sz="6" w:space="0" w:color="auto"/>
            </w:tcBorders>
          </w:tcPr>
          <w:p w14:paraId="7918110F"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2B5357AC" w14:textId="77777777" w:rsidR="005C2B61" w:rsidRPr="00F00EDF" w:rsidRDefault="005C2B61" w:rsidP="00632245">
            <w:pPr>
              <w:rPr>
                <w:rFonts w:ascii="Arial" w:hAnsi="Arial" w:cs="Arial"/>
                <w:sz w:val="20"/>
              </w:rPr>
            </w:pPr>
          </w:p>
        </w:tc>
      </w:tr>
      <w:tr w:rsidR="005C2B61" w:rsidRPr="00F00EDF" w14:paraId="5FB76C36"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2824357B" w14:textId="77777777" w:rsidR="005C2B61" w:rsidRPr="00F00EDF" w:rsidRDefault="005C2B61">
            <w:pPr>
              <w:rPr>
                <w:rFonts w:ascii="Arial" w:hAnsi="Arial" w:cs="Arial"/>
                <w:sz w:val="20"/>
              </w:rPr>
            </w:pPr>
            <w:r w:rsidRPr="00F00EDF">
              <w:rPr>
                <w:rFonts w:ascii="Arial" w:hAnsi="Arial" w:cs="Arial"/>
                <w:sz w:val="20"/>
              </w:rPr>
              <w:t>Старший менеджер по интеграции проектов операционного блока</w:t>
            </w:r>
          </w:p>
        </w:tc>
        <w:tc>
          <w:tcPr>
            <w:tcW w:w="2552" w:type="dxa"/>
            <w:tcBorders>
              <w:top w:val="single" w:sz="6" w:space="0" w:color="auto"/>
              <w:left w:val="single" w:sz="6" w:space="0" w:color="auto"/>
              <w:bottom w:val="single" w:sz="6" w:space="0" w:color="auto"/>
              <w:right w:val="single" w:sz="6" w:space="0" w:color="auto"/>
            </w:tcBorders>
          </w:tcPr>
          <w:p w14:paraId="102483FB" w14:textId="77777777" w:rsidR="005C2B61" w:rsidRPr="00F00EDF" w:rsidRDefault="005C2B61" w:rsidP="00632245">
            <w:pPr>
              <w:rPr>
                <w:rFonts w:ascii="Arial" w:hAnsi="Arial" w:cs="Arial"/>
                <w:sz w:val="20"/>
              </w:rPr>
            </w:pPr>
            <w:r w:rsidRPr="00F00EDF">
              <w:rPr>
                <w:rFonts w:ascii="Arial" w:hAnsi="Arial" w:cs="Arial"/>
                <w:sz w:val="20"/>
              </w:rPr>
              <w:t>Кузьмин А.А.</w:t>
            </w:r>
          </w:p>
        </w:tc>
        <w:tc>
          <w:tcPr>
            <w:tcW w:w="1395" w:type="dxa"/>
            <w:tcBorders>
              <w:top w:val="single" w:sz="6" w:space="0" w:color="auto"/>
              <w:left w:val="single" w:sz="6" w:space="0" w:color="auto"/>
              <w:bottom w:val="single" w:sz="6" w:space="0" w:color="auto"/>
              <w:right w:val="single" w:sz="6" w:space="0" w:color="auto"/>
            </w:tcBorders>
          </w:tcPr>
          <w:p w14:paraId="63E7F4EB"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54ABD92D" w14:textId="77777777" w:rsidR="005C2B61" w:rsidRPr="00F00EDF" w:rsidRDefault="005C2B61" w:rsidP="00632245">
            <w:pPr>
              <w:rPr>
                <w:rFonts w:ascii="Arial" w:hAnsi="Arial" w:cs="Arial"/>
                <w:sz w:val="20"/>
              </w:rPr>
            </w:pPr>
          </w:p>
        </w:tc>
      </w:tr>
      <w:tr w:rsidR="005C2B61" w:rsidRPr="00F00EDF" w14:paraId="67C9E4A8"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1ABF3DCB" w14:textId="77777777" w:rsidR="005C2B61" w:rsidRPr="00F00EDF" w:rsidRDefault="005C2B61">
            <w:pPr>
              <w:rPr>
                <w:rFonts w:ascii="Arial" w:hAnsi="Arial" w:cs="Arial"/>
                <w:sz w:val="20"/>
              </w:rPr>
            </w:pPr>
            <w:r w:rsidRPr="00F00EDF">
              <w:rPr>
                <w:rFonts w:ascii="Arial" w:hAnsi="Arial" w:cs="Arial"/>
                <w:sz w:val="20"/>
              </w:rPr>
              <w:t>Старший менеджер по интеграции проектов корпоративных функций</w:t>
            </w:r>
          </w:p>
        </w:tc>
        <w:tc>
          <w:tcPr>
            <w:tcW w:w="2552" w:type="dxa"/>
            <w:tcBorders>
              <w:top w:val="single" w:sz="6" w:space="0" w:color="auto"/>
              <w:left w:val="single" w:sz="6" w:space="0" w:color="auto"/>
              <w:bottom w:val="single" w:sz="6" w:space="0" w:color="auto"/>
              <w:right w:val="single" w:sz="6" w:space="0" w:color="auto"/>
            </w:tcBorders>
          </w:tcPr>
          <w:p w14:paraId="35B256FC" w14:textId="77777777" w:rsidR="005C2B61" w:rsidRPr="00F00EDF" w:rsidRDefault="005C2B61" w:rsidP="00632245">
            <w:pPr>
              <w:rPr>
                <w:rFonts w:ascii="Arial" w:hAnsi="Arial" w:cs="Arial"/>
                <w:sz w:val="20"/>
              </w:rPr>
            </w:pPr>
            <w:proofErr w:type="spellStart"/>
            <w:r w:rsidRPr="00F00EDF">
              <w:rPr>
                <w:rFonts w:ascii="Arial" w:hAnsi="Arial" w:cs="Arial"/>
                <w:sz w:val="20"/>
              </w:rPr>
              <w:t>Тюриков</w:t>
            </w:r>
            <w:proofErr w:type="spellEnd"/>
            <w:r w:rsidRPr="00F00EDF">
              <w:rPr>
                <w:rFonts w:ascii="Arial" w:hAnsi="Arial" w:cs="Arial"/>
                <w:sz w:val="20"/>
              </w:rPr>
              <w:t xml:space="preserve"> М.Ю.</w:t>
            </w:r>
          </w:p>
        </w:tc>
        <w:tc>
          <w:tcPr>
            <w:tcW w:w="1395" w:type="dxa"/>
            <w:tcBorders>
              <w:top w:val="single" w:sz="6" w:space="0" w:color="auto"/>
              <w:left w:val="single" w:sz="6" w:space="0" w:color="auto"/>
              <w:bottom w:val="single" w:sz="6" w:space="0" w:color="auto"/>
              <w:right w:val="single" w:sz="6" w:space="0" w:color="auto"/>
            </w:tcBorders>
          </w:tcPr>
          <w:p w14:paraId="15BFCAE8"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79D7D316" w14:textId="77777777" w:rsidR="005C2B61" w:rsidRPr="00F00EDF" w:rsidRDefault="005C2B61" w:rsidP="00632245">
            <w:pPr>
              <w:rPr>
                <w:rFonts w:ascii="Arial" w:hAnsi="Arial" w:cs="Arial"/>
                <w:sz w:val="20"/>
              </w:rPr>
            </w:pPr>
          </w:p>
        </w:tc>
      </w:tr>
      <w:tr w:rsidR="005C2B61" w:rsidRPr="00F00EDF" w14:paraId="6908F5D0" w14:textId="77777777" w:rsidTr="005C2B61">
        <w:trPr>
          <w:cantSplit/>
        </w:trPr>
        <w:tc>
          <w:tcPr>
            <w:tcW w:w="4077" w:type="dxa"/>
            <w:tcBorders>
              <w:top w:val="single" w:sz="6" w:space="0" w:color="auto"/>
              <w:left w:val="single" w:sz="12" w:space="0" w:color="auto"/>
              <w:bottom w:val="single" w:sz="6" w:space="0" w:color="auto"/>
              <w:right w:val="single" w:sz="6" w:space="0" w:color="auto"/>
            </w:tcBorders>
          </w:tcPr>
          <w:p w14:paraId="4755F000" w14:textId="77777777" w:rsidR="005C2B61" w:rsidRPr="00F00EDF" w:rsidRDefault="005C2B61">
            <w:pPr>
              <w:rPr>
                <w:rFonts w:ascii="Arial" w:hAnsi="Arial" w:cs="Arial"/>
                <w:sz w:val="20"/>
              </w:rPr>
            </w:pPr>
            <w:r w:rsidRPr="00F00EDF">
              <w:rPr>
                <w:rFonts w:ascii="Arial" w:hAnsi="Arial" w:cs="Arial"/>
                <w:sz w:val="20"/>
              </w:rPr>
              <w:t>Руководитель группы по технической архитектуре и ИТ-безопасности</w:t>
            </w:r>
          </w:p>
        </w:tc>
        <w:tc>
          <w:tcPr>
            <w:tcW w:w="2552" w:type="dxa"/>
            <w:tcBorders>
              <w:top w:val="single" w:sz="6" w:space="0" w:color="auto"/>
              <w:left w:val="single" w:sz="6" w:space="0" w:color="auto"/>
              <w:bottom w:val="single" w:sz="6" w:space="0" w:color="auto"/>
              <w:right w:val="single" w:sz="6" w:space="0" w:color="auto"/>
            </w:tcBorders>
          </w:tcPr>
          <w:p w14:paraId="46E50A37" w14:textId="77777777" w:rsidR="005C2B61" w:rsidRPr="00F00EDF" w:rsidRDefault="005C2B61" w:rsidP="00632245">
            <w:pPr>
              <w:rPr>
                <w:rFonts w:ascii="Arial" w:hAnsi="Arial" w:cs="Arial"/>
                <w:sz w:val="20"/>
              </w:rPr>
            </w:pPr>
            <w:r w:rsidRPr="00F00EDF">
              <w:rPr>
                <w:rFonts w:ascii="Arial" w:hAnsi="Arial" w:cs="Arial"/>
                <w:sz w:val="20"/>
              </w:rPr>
              <w:t>Волков А. В.</w:t>
            </w:r>
          </w:p>
        </w:tc>
        <w:tc>
          <w:tcPr>
            <w:tcW w:w="1395" w:type="dxa"/>
            <w:tcBorders>
              <w:top w:val="single" w:sz="6" w:space="0" w:color="auto"/>
              <w:left w:val="single" w:sz="6" w:space="0" w:color="auto"/>
              <w:bottom w:val="single" w:sz="6" w:space="0" w:color="auto"/>
              <w:right w:val="single" w:sz="6" w:space="0" w:color="auto"/>
            </w:tcBorders>
          </w:tcPr>
          <w:p w14:paraId="5BC5AE21"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49B61323" w14:textId="77777777" w:rsidR="005C2B61" w:rsidRPr="00F00EDF" w:rsidRDefault="005C2B61" w:rsidP="00632245">
            <w:pPr>
              <w:rPr>
                <w:rFonts w:ascii="Arial" w:hAnsi="Arial" w:cs="Arial"/>
                <w:sz w:val="20"/>
              </w:rPr>
            </w:pPr>
          </w:p>
        </w:tc>
      </w:tr>
      <w:tr w:rsidR="005C2B61" w:rsidRPr="00F00EDF" w14:paraId="32F2D9A1" w14:textId="77777777" w:rsidTr="00A65643">
        <w:trPr>
          <w:cantSplit/>
        </w:trPr>
        <w:tc>
          <w:tcPr>
            <w:tcW w:w="4077" w:type="dxa"/>
            <w:tcBorders>
              <w:top w:val="single" w:sz="6" w:space="0" w:color="auto"/>
              <w:left w:val="single" w:sz="12" w:space="0" w:color="auto"/>
              <w:bottom w:val="single" w:sz="6" w:space="0" w:color="auto"/>
              <w:right w:val="single" w:sz="6" w:space="0" w:color="auto"/>
            </w:tcBorders>
          </w:tcPr>
          <w:p w14:paraId="17CB0D13" w14:textId="77777777" w:rsidR="005C2B61" w:rsidRPr="00F00EDF" w:rsidRDefault="005C2B61">
            <w:pPr>
              <w:rPr>
                <w:rFonts w:ascii="Arial" w:hAnsi="Arial" w:cs="Arial"/>
                <w:sz w:val="20"/>
              </w:rPr>
            </w:pPr>
            <w:r w:rsidRPr="00F00EDF">
              <w:rPr>
                <w:rFonts w:ascii="Arial" w:hAnsi="Arial" w:cs="Arial"/>
                <w:sz w:val="20"/>
              </w:rPr>
              <w:t>Руководитель группы контроли и риски</w:t>
            </w:r>
          </w:p>
        </w:tc>
        <w:tc>
          <w:tcPr>
            <w:tcW w:w="2552" w:type="dxa"/>
            <w:tcBorders>
              <w:top w:val="single" w:sz="6" w:space="0" w:color="auto"/>
              <w:left w:val="single" w:sz="6" w:space="0" w:color="auto"/>
              <w:bottom w:val="single" w:sz="6" w:space="0" w:color="auto"/>
              <w:right w:val="single" w:sz="6" w:space="0" w:color="auto"/>
            </w:tcBorders>
          </w:tcPr>
          <w:p w14:paraId="63C14394" w14:textId="77777777" w:rsidR="005C2B61" w:rsidRPr="00F00EDF" w:rsidRDefault="005C2B61" w:rsidP="00632245">
            <w:pPr>
              <w:rPr>
                <w:rFonts w:ascii="Arial" w:hAnsi="Arial" w:cs="Arial"/>
                <w:sz w:val="20"/>
              </w:rPr>
            </w:pPr>
            <w:r w:rsidRPr="00F00EDF">
              <w:rPr>
                <w:rFonts w:ascii="Arial" w:hAnsi="Arial" w:cs="Arial"/>
                <w:sz w:val="20"/>
              </w:rPr>
              <w:t>Глухова А. В.</w:t>
            </w:r>
          </w:p>
        </w:tc>
        <w:tc>
          <w:tcPr>
            <w:tcW w:w="1395" w:type="dxa"/>
            <w:tcBorders>
              <w:top w:val="single" w:sz="6" w:space="0" w:color="auto"/>
              <w:left w:val="single" w:sz="6" w:space="0" w:color="auto"/>
              <w:bottom w:val="single" w:sz="6" w:space="0" w:color="auto"/>
              <w:right w:val="single" w:sz="6" w:space="0" w:color="auto"/>
            </w:tcBorders>
          </w:tcPr>
          <w:p w14:paraId="084A6F05"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6" w:space="0" w:color="auto"/>
              <w:right w:val="single" w:sz="12" w:space="0" w:color="auto"/>
            </w:tcBorders>
          </w:tcPr>
          <w:p w14:paraId="2A91B5A9" w14:textId="77777777" w:rsidR="005C2B61" w:rsidRPr="00F00EDF" w:rsidRDefault="005C2B61" w:rsidP="00632245">
            <w:pPr>
              <w:rPr>
                <w:rFonts w:ascii="Arial" w:hAnsi="Arial" w:cs="Arial"/>
                <w:sz w:val="20"/>
              </w:rPr>
            </w:pPr>
          </w:p>
        </w:tc>
      </w:tr>
      <w:tr w:rsidR="005C2B61" w:rsidRPr="00F00EDF" w14:paraId="5224B348" w14:textId="77777777" w:rsidTr="005C2B61">
        <w:trPr>
          <w:cantSplit/>
        </w:trPr>
        <w:tc>
          <w:tcPr>
            <w:tcW w:w="4077" w:type="dxa"/>
            <w:tcBorders>
              <w:top w:val="single" w:sz="6" w:space="0" w:color="auto"/>
              <w:left w:val="single" w:sz="12" w:space="0" w:color="auto"/>
              <w:bottom w:val="single" w:sz="12" w:space="0" w:color="auto"/>
              <w:right w:val="single" w:sz="6" w:space="0" w:color="auto"/>
            </w:tcBorders>
          </w:tcPr>
          <w:p w14:paraId="2993C909" w14:textId="77777777" w:rsidR="005C2B61" w:rsidRPr="00F00EDF" w:rsidRDefault="001B4C55">
            <w:pPr>
              <w:rPr>
                <w:rFonts w:ascii="Arial" w:hAnsi="Arial" w:cs="Arial"/>
                <w:sz w:val="20"/>
              </w:rPr>
            </w:pPr>
            <w:r w:rsidRPr="00F00EDF">
              <w:rPr>
                <w:rFonts w:ascii="Arial" w:hAnsi="Arial" w:cs="Arial"/>
                <w:sz w:val="20"/>
              </w:rPr>
              <w:t>Руководитель программы трансформации системы управления основными фондами</w:t>
            </w:r>
          </w:p>
        </w:tc>
        <w:tc>
          <w:tcPr>
            <w:tcW w:w="2552" w:type="dxa"/>
            <w:tcBorders>
              <w:top w:val="single" w:sz="6" w:space="0" w:color="auto"/>
              <w:left w:val="single" w:sz="6" w:space="0" w:color="auto"/>
              <w:bottom w:val="single" w:sz="12" w:space="0" w:color="auto"/>
              <w:right w:val="single" w:sz="6" w:space="0" w:color="auto"/>
            </w:tcBorders>
          </w:tcPr>
          <w:p w14:paraId="2594260E" w14:textId="77777777" w:rsidR="005C2B61" w:rsidRPr="00F00EDF" w:rsidRDefault="005C2B61" w:rsidP="00632245">
            <w:pPr>
              <w:rPr>
                <w:rFonts w:ascii="Arial" w:hAnsi="Arial" w:cs="Arial"/>
                <w:sz w:val="20"/>
              </w:rPr>
            </w:pPr>
            <w:r w:rsidRPr="00F00EDF">
              <w:rPr>
                <w:rFonts w:ascii="Arial" w:hAnsi="Arial" w:cs="Arial"/>
                <w:sz w:val="20"/>
              </w:rPr>
              <w:t>Загребин В. В.</w:t>
            </w:r>
          </w:p>
        </w:tc>
        <w:tc>
          <w:tcPr>
            <w:tcW w:w="1395" w:type="dxa"/>
            <w:tcBorders>
              <w:top w:val="single" w:sz="6" w:space="0" w:color="auto"/>
              <w:left w:val="single" w:sz="6" w:space="0" w:color="auto"/>
              <w:bottom w:val="single" w:sz="12" w:space="0" w:color="auto"/>
              <w:right w:val="single" w:sz="6" w:space="0" w:color="auto"/>
            </w:tcBorders>
          </w:tcPr>
          <w:p w14:paraId="3F849B03" w14:textId="77777777" w:rsidR="005C2B61" w:rsidRPr="00F00EDF" w:rsidRDefault="005C2B61" w:rsidP="00632245">
            <w:pPr>
              <w:rPr>
                <w:rFonts w:ascii="Arial" w:hAnsi="Arial" w:cs="Arial"/>
                <w:sz w:val="20"/>
              </w:rPr>
            </w:pPr>
          </w:p>
        </w:tc>
        <w:tc>
          <w:tcPr>
            <w:tcW w:w="2167" w:type="dxa"/>
            <w:tcBorders>
              <w:top w:val="single" w:sz="6" w:space="0" w:color="auto"/>
              <w:left w:val="single" w:sz="6" w:space="0" w:color="auto"/>
              <w:bottom w:val="single" w:sz="12" w:space="0" w:color="auto"/>
              <w:right w:val="single" w:sz="12" w:space="0" w:color="auto"/>
            </w:tcBorders>
          </w:tcPr>
          <w:p w14:paraId="5D3B9735" w14:textId="77777777" w:rsidR="005C2B61" w:rsidRPr="00F00EDF" w:rsidRDefault="005C2B61" w:rsidP="00632245">
            <w:pPr>
              <w:rPr>
                <w:rFonts w:ascii="Arial" w:hAnsi="Arial" w:cs="Arial"/>
                <w:sz w:val="20"/>
              </w:rPr>
            </w:pPr>
          </w:p>
        </w:tc>
      </w:tr>
    </w:tbl>
    <w:bookmarkStart w:id="16" w:name="_Toc512271224" w:displacedByCustomXml="next"/>
    <w:sdt>
      <w:sdtPr>
        <w:rPr>
          <w:rFonts w:ascii="Times New Roman" w:hAnsi="Times New Roman" w:cs="Times New Roman"/>
          <w:b w:val="0"/>
          <w:noProof w:val="0"/>
          <w:sz w:val="24"/>
          <w:szCs w:val="22"/>
        </w:rPr>
        <w:id w:val="513270047"/>
        <w:docPartObj>
          <w:docPartGallery w:val="Table of Contents"/>
          <w:docPartUnique/>
        </w:docPartObj>
      </w:sdtPr>
      <w:sdtEndPr>
        <w:rPr>
          <w:szCs w:val="24"/>
        </w:rPr>
      </w:sdtEndPr>
      <w:sdtContent>
        <w:p w14:paraId="73E77035" w14:textId="77777777" w:rsidR="00E058C2" w:rsidRPr="00F00EDF" w:rsidRDefault="00E058C2">
          <w:pPr>
            <w:pStyle w:val="15"/>
            <w:rPr>
              <w:rFonts w:ascii="Times New Roman" w:hAnsi="Times New Roman" w:cs="Times New Roman"/>
              <w:b w:val="0"/>
              <w:noProof w:val="0"/>
              <w:sz w:val="24"/>
              <w:szCs w:val="22"/>
            </w:rPr>
          </w:pPr>
        </w:p>
        <w:p w14:paraId="79B65064" w14:textId="77777777" w:rsidR="00E058C2" w:rsidRPr="00F00EDF" w:rsidRDefault="00E058C2">
          <w:pPr>
            <w:pStyle w:val="15"/>
            <w:rPr>
              <w:rFonts w:ascii="Times New Roman" w:hAnsi="Times New Roman" w:cs="Times New Roman"/>
              <w:b w:val="0"/>
              <w:noProof w:val="0"/>
              <w:sz w:val="24"/>
              <w:szCs w:val="22"/>
            </w:rPr>
          </w:pPr>
        </w:p>
        <w:p w14:paraId="5A71A4C4" w14:textId="7280748A" w:rsidR="008176EC" w:rsidRDefault="007D791B">
          <w:pPr>
            <w:pStyle w:val="15"/>
            <w:rPr>
              <w:ins w:id="17" w:author="Дмитрий Ковтун" w:date="2021-04-05T19:28:00Z"/>
              <w:rFonts w:asciiTheme="minorHAnsi" w:eastAsiaTheme="minorEastAsia" w:hAnsiTheme="minorHAnsi" w:cstheme="minorBidi"/>
              <w:b w:val="0"/>
              <w:sz w:val="22"/>
              <w:szCs w:val="22"/>
            </w:rPr>
          </w:pPr>
          <w:bookmarkStart w:id="18" w:name="_Toc525223815"/>
          <w:r w:rsidRPr="00F00EDF">
            <w:lastRenderedPageBreak/>
            <w:t>Оглавление</w:t>
          </w:r>
          <w:bookmarkEnd w:id="16"/>
          <w:bookmarkEnd w:id="18"/>
          <w:r w:rsidR="00B778C7" w:rsidRPr="00632245">
            <w:rPr>
              <w:bCs/>
            </w:rPr>
            <w:fldChar w:fldCharType="begin"/>
          </w:r>
          <w:r w:rsidR="00B778C7" w:rsidRPr="00F00EDF">
            <w:instrText xml:space="preserve"> TOC \o "1-3" \h \z \u </w:instrText>
          </w:r>
          <w:r w:rsidR="00B778C7" w:rsidRPr="00632245">
            <w:rPr>
              <w:bCs/>
            </w:rPr>
            <w:fldChar w:fldCharType="separate"/>
          </w:r>
          <w:ins w:id="19" w:author="Дмитрий Ковтун" w:date="2021-04-05T19:28:00Z">
            <w:r w:rsidR="008176EC" w:rsidRPr="00BE05E8">
              <w:rPr>
                <w:rStyle w:val="a9"/>
              </w:rPr>
              <w:fldChar w:fldCharType="begin"/>
            </w:r>
            <w:r w:rsidR="008176EC" w:rsidRPr="00BE05E8">
              <w:rPr>
                <w:rStyle w:val="a9"/>
              </w:rPr>
              <w:instrText xml:space="preserve"> </w:instrText>
            </w:r>
            <w:r w:rsidR="008176EC">
              <w:instrText>HYPERLINK \l "_Toc68543325"</w:instrText>
            </w:r>
            <w:r w:rsidR="008176EC" w:rsidRPr="00BE05E8">
              <w:rPr>
                <w:rStyle w:val="a9"/>
              </w:rPr>
              <w:instrText xml:space="preserve"> </w:instrText>
            </w:r>
            <w:r w:rsidR="008176EC" w:rsidRPr="00BE05E8">
              <w:rPr>
                <w:rStyle w:val="a9"/>
              </w:rPr>
            </w:r>
            <w:r w:rsidR="008176EC" w:rsidRPr="00BE05E8">
              <w:rPr>
                <w:rStyle w:val="a9"/>
              </w:rPr>
              <w:fldChar w:fldCharType="separate"/>
            </w:r>
            <w:r w:rsidR="008176EC" w:rsidRPr="00BE05E8">
              <w:rPr>
                <w:rStyle w:val="a9"/>
              </w:rPr>
              <w:t>1</w:t>
            </w:r>
            <w:r w:rsidR="008176EC">
              <w:rPr>
                <w:rFonts w:asciiTheme="minorHAnsi" w:eastAsiaTheme="minorEastAsia" w:hAnsiTheme="minorHAnsi" w:cstheme="minorBidi"/>
                <w:b w:val="0"/>
                <w:sz w:val="22"/>
                <w:szCs w:val="22"/>
              </w:rPr>
              <w:tab/>
            </w:r>
            <w:r w:rsidR="008176EC" w:rsidRPr="00BE05E8">
              <w:rPr>
                <w:rStyle w:val="a9"/>
              </w:rPr>
              <w:t>Глоссарий</w:t>
            </w:r>
            <w:r w:rsidR="008176EC">
              <w:rPr>
                <w:webHidden/>
              </w:rPr>
              <w:tab/>
            </w:r>
            <w:r w:rsidR="008176EC">
              <w:rPr>
                <w:webHidden/>
              </w:rPr>
              <w:fldChar w:fldCharType="begin"/>
            </w:r>
            <w:r w:rsidR="008176EC">
              <w:rPr>
                <w:webHidden/>
              </w:rPr>
              <w:instrText xml:space="preserve"> PAGEREF _Toc68543325 \h </w:instrText>
            </w:r>
            <w:r w:rsidR="008176EC">
              <w:rPr>
                <w:webHidden/>
              </w:rPr>
            </w:r>
          </w:ins>
          <w:r w:rsidR="008176EC">
            <w:rPr>
              <w:webHidden/>
            </w:rPr>
            <w:fldChar w:fldCharType="separate"/>
          </w:r>
          <w:ins w:id="20" w:author="Дмитрий Ковтун" w:date="2021-04-05T19:28:00Z">
            <w:r w:rsidR="008176EC">
              <w:rPr>
                <w:webHidden/>
              </w:rPr>
              <w:t>6</w:t>
            </w:r>
            <w:r w:rsidR="008176EC">
              <w:rPr>
                <w:webHidden/>
              </w:rPr>
              <w:fldChar w:fldCharType="end"/>
            </w:r>
            <w:r w:rsidR="008176EC" w:rsidRPr="00BE05E8">
              <w:rPr>
                <w:rStyle w:val="a9"/>
              </w:rPr>
              <w:fldChar w:fldCharType="end"/>
            </w:r>
          </w:ins>
        </w:p>
        <w:p w14:paraId="54CADA61" w14:textId="58761088" w:rsidR="008176EC" w:rsidRDefault="008176EC">
          <w:pPr>
            <w:pStyle w:val="15"/>
            <w:rPr>
              <w:ins w:id="21" w:author="Дмитрий Ковтун" w:date="2021-04-05T19:28:00Z"/>
              <w:rFonts w:asciiTheme="minorHAnsi" w:eastAsiaTheme="minorEastAsia" w:hAnsiTheme="minorHAnsi" w:cstheme="minorBidi"/>
              <w:b w:val="0"/>
              <w:sz w:val="22"/>
              <w:szCs w:val="22"/>
            </w:rPr>
          </w:pPr>
          <w:ins w:id="22" w:author="Дмитрий Ковтун" w:date="2021-04-05T19:28:00Z">
            <w:r w:rsidRPr="00BE05E8">
              <w:rPr>
                <w:rStyle w:val="a9"/>
              </w:rPr>
              <w:fldChar w:fldCharType="begin"/>
            </w:r>
            <w:r w:rsidRPr="00BE05E8">
              <w:rPr>
                <w:rStyle w:val="a9"/>
              </w:rPr>
              <w:instrText xml:space="preserve"> </w:instrText>
            </w:r>
            <w:r>
              <w:instrText>HYPERLINK \l "_Toc68543326"</w:instrText>
            </w:r>
            <w:r w:rsidRPr="00BE05E8">
              <w:rPr>
                <w:rStyle w:val="a9"/>
              </w:rPr>
              <w:instrText xml:space="preserve"> </w:instrText>
            </w:r>
            <w:r w:rsidRPr="00BE05E8">
              <w:rPr>
                <w:rStyle w:val="a9"/>
              </w:rPr>
            </w:r>
            <w:r w:rsidRPr="00BE05E8">
              <w:rPr>
                <w:rStyle w:val="a9"/>
              </w:rPr>
              <w:fldChar w:fldCharType="separate"/>
            </w:r>
            <w:r w:rsidRPr="00BE05E8">
              <w:rPr>
                <w:rStyle w:val="a9"/>
              </w:rPr>
              <w:t>2</w:t>
            </w:r>
            <w:r>
              <w:rPr>
                <w:rFonts w:asciiTheme="minorHAnsi" w:eastAsiaTheme="minorEastAsia" w:hAnsiTheme="minorHAnsi" w:cstheme="minorBidi"/>
                <w:b w:val="0"/>
                <w:sz w:val="22"/>
                <w:szCs w:val="22"/>
              </w:rPr>
              <w:tab/>
            </w:r>
            <w:r w:rsidRPr="00BE05E8">
              <w:rPr>
                <w:rStyle w:val="a9"/>
              </w:rPr>
              <w:t>Назначение документа</w:t>
            </w:r>
            <w:r>
              <w:rPr>
                <w:webHidden/>
              </w:rPr>
              <w:tab/>
            </w:r>
            <w:r>
              <w:rPr>
                <w:webHidden/>
              </w:rPr>
              <w:fldChar w:fldCharType="begin"/>
            </w:r>
            <w:r>
              <w:rPr>
                <w:webHidden/>
              </w:rPr>
              <w:instrText xml:space="preserve"> PAGEREF _Toc68543326 \h </w:instrText>
            </w:r>
            <w:r>
              <w:rPr>
                <w:webHidden/>
              </w:rPr>
            </w:r>
          </w:ins>
          <w:r>
            <w:rPr>
              <w:webHidden/>
            </w:rPr>
            <w:fldChar w:fldCharType="separate"/>
          </w:r>
          <w:ins w:id="23" w:author="Дмитрий Ковтун" w:date="2021-04-05T19:28:00Z">
            <w:r>
              <w:rPr>
                <w:webHidden/>
              </w:rPr>
              <w:t>6</w:t>
            </w:r>
            <w:r>
              <w:rPr>
                <w:webHidden/>
              </w:rPr>
              <w:fldChar w:fldCharType="end"/>
            </w:r>
            <w:r w:rsidRPr="00BE05E8">
              <w:rPr>
                <w:rStyle w:val="a9"/>
              </w:rPr>
              <w:fldChar w:fldCharType="end"/>
            </w:r>
          </w:ins>
        </w:p>
        <w:p w14:paraId="052899A7" w14:textId="3DC0D22C" w:rsidR="008176EC" w:rsidRDefault="008176EC">
          <w:pPr>
            <w:pStyle w:val="15"/>
            <w:rPr>
              <w:ins w:id="24" w:author="Дмитрий Ковтун" w:date="2021-04-05T19:28:00Z"/>
              <w:rFonts w:asciiTheme="minorHAnsi" w:eastAsiaTheme="minorEastAsia" w:hAnsiTheme="minorHAnsi" w:cstheme="minorBidi"/>
              <w:b w:val="0"/>
              <w:sz w:val="22"/>
              <w:szCs w:val="22"/>
            </w:rPr>
          </w:pPr>
          <w:ins w:id="25" w:author="Дмитрий Ковтун" w:date="2021-04-05T19:28:00Z">
            <w:r w:rsidRPr="00BE05E8">
              <w:rPr>
                <w:rStyle w:val="a9"/>
              </w:rPr>
              <w:fldChar w:fldCharType="begin"/>
            </w:r>
            <w:r w:rsidRPr="00BE05E8">
              <w:rPr>
                <w:rStyle w:val="a9"/>
              </w:rPr>
              <w:instrText xml:space="preserve"> </w:instrText>
            </w:r>
            <w:r>
              <w:instrText>HYPERLINK \l "_Toc68543327"</w:instrText>
            </w:r>
            <w:r w:rsidRPr="00BE05E8">
              <w:rPr>
                <w:rStyle w:val="a9"/>
              </w:rPr>
              <w:instrText xml:space="preserve"> </w:instrText>
            </w:r>
            <w:r w:rsidRPr="00BE05E8">
              <w:rPr>
                <w:rStyle w:val="a9"/>
              </w:rPr>
            </w:r>
            <w:r w:rsidRPr="00BE05E8">
              <w:rPr>
                <w:rStyle w:val="a9"/>
              </w:rPr>
              <w:fldChar w:fldCharType="separate"/>
            </w:r>
            <w:r w:rsidRPr="00BE05E8">
              <w:rPr>
                <w:rStyle w:val="a9"/>
              </w:rPr>
              <w:t>3</w:t>
            </w:r>
            <w:r>
              <w:rPr>
                <w:rFonts w:asciiTheme="minorHAnsi" w:eastAsiaTheme="minorEastAsia" w:hAnsiTheme="minorHAnsi" w:cstheme="minorBidi"/>
                <w:b w:val="0"/>
                <w:sz w:val="22"/>
                <w:szCs w:val="22"/>
              </w:rPr>
              <w:tab/>
            </w:r>
            <w:r w:rsidRPr="00BE05E8">
              <w:rPr>
                <w:rStyle w:val="a9"/>
              </w:rPr>
              <w:t>Предпосылки успешной реализации</w:t>
            </w:r>
            <w:r>
              <w:rPr>
                <w:webHidden/>
              </w:rPr>
              <w:tab/>
            </w:r>
            <w:r>
              <w:rPr>
                <w:webHidden/>
              </w:rPr>
              <w:fldChar w:fldCharType="begin"/>
            </w:r>
            <w:r>
              <w:rPr>
                <w:webHidden/>
              </w:rPr>
              <w:instrText xml:space="preserve"> PAGEREF _Toc68543327 \h </w:instrText>
            </w:r>
            <w:r>
              <w:rPr>
                <w:webHidden/>
              </w:rPr>
            </w:r>
          </w:ins>
          <w:r>
            <w:rPr>
              <w:webHidden/>
            </w:rPr>
            <w:fldChar w:fldCharType="separate"/>
          </w:r>
          <w:ins w:id="26" w:author="Дмитрий Ковтун" w:date="2021-04-05T19:28:00Z">
            <w:r>
              <w:rPr>
                <w:webHidden/>
              </w:rPr>
              <w:t>6</w:t>
            </w:r>
            <w:r>
              <w:rPr>
                <w:webHidden/>
              </w:rPr>
              <w:fldChar w:fldCharType="end"/>
            </w:r>
            <w:r w:rsidRPr="00BE05E8">
              <w:rPr>
                <w:rStyle w:val="a9"/>
              </w:rPr>
              <w:fldChar w:fldCharType="end"/>
            </w:r>
          </w:ins>
        </w:p>
        <w:p w14:paraId="019B4A0D" w14:textId="3E53C00D" w:rsidR="008176EC" w:rsidRDefault="008176EC">
          <w:pPr>
            <w:pStyle w:val="15"/>
            <w:rPr>
              <w:ins w:id="27" w:author="Дмитрий Ковтун" w:date="2021-04-05T19:28:00Z"/>
              <w:rFonts w:asciiTheme="minorHAnsi" w:eastAsiaTheme="minorEastAsia" w:hAnsiTheme="minorHAnsi" w:cstheme="minorBidi"/>
              <w:b w:val="0"/>
              <w:sz w:val="22"/>
              <w:szCs w:val="22"/>
            </w:rPr>
          </w:pPr>
          <w:ins w:id="28" w:author="Дмитрий Ковтун" w:date="2021-04-05T19:28:00Z">
            <w:r w:rsidRPr="00BE05E8">
              <w:rPr>
                <w:rStyle w:val="a9"/>
              </w:rPr>
              <w:fldChar w:fldCharType="begin"/>
            </w:r>
            <w:r w:rsidRPr="00BE05E8">
              <w:rPr>
                <w:rStyle w:val="a9"/>
              </w:rPr>
              <w:instrText xml:space="preserve"> </w:instrText>
            </w:r>
            <w:r>
              <w:instrText>HYPERLINK \l "_Toc68543328"</w:instrText>
            </w:r>
            <w:r w:rsidRPr="00BE05E8">
              <w:rPr>
                <w:rStyle w:val="a9"/>
              </w:rPr>
              <w:instrText xml:space="preserve"> </w:instrText>
            </w:r>
            <w:r w:rsidRPr="00BE05E8">
              <w:rPr>
                <w:rStyle w:val="a9"/>
              </w:rPr>
            </w:r>
            <w:r w:rsidRPr="00BE05E8">
              <w:rPr>
                <w:rStyle w:val="a9"/>
              </w:rPr>
              <w:fldChar w:fldCharType="separate"/>
            </w:r>
            <w:r w:rsidRPr="00BE05E8">
              <w:rPr>
                <w:rStyle w:val="a9"/>
                <w:rFonts w:eastAsia="Calibri"/>
              </w:rPr>
              <w:t>4</w:t>
            </w:r>
            <w:r>
              <w:rPr>
                <w:rFonts w:asciiTheme="minorHAnsi" w:eastAsiaTheme="minorEastAsia" w:hAnsiTheme="minorHAnsi" w:cstheme="minorBidi"/>
                <w:b w:val="0"/>
                <w:sz w:val="22"/>
                <w:szCs w:val="22"/>
              </w:rPr>
              <w:tab/>
            </w:r>
            <w:r w:rsidRPr="00BE05E8">
              <w:rPr>
                <w:rStyle w:val="a9"/>
                <w:rFonts w:eastAsia="Calibri"/>
              </w:rPr>
              <w:t>Бизнес-требования</w:t>
            </w:r>
            <w:r>
              <w:rPr>
                <w:webHidden/>
              </w:rPr>
              <w:tab/>
            </w:r>
            <w:r>
              <w:rPr>
                <w:webHidden/>
              </w:rPr>
              <w:fldChar w:fldCharType="begin"/>
            </w:r>
            <w:r>
              <w:rPr>
                <w:webHidden/>
              </w:rPr>
              <w:instrText xml:space="preserve"> PAGEREF _Toc68543328 \h </w:instrText>
            </w:r>
            <w:r>
              <w:rPr>
                <w:webHidden/>
              </w:rPr>
            </w:r>
          </w:ins>
          <w:r>
            <w:rPr>
              <w:webHidden/>
            </w:rPr>
            <w:fldChar w:fldCharType="separate"/>
          </w:r>
          <w:ins w:id="29" w:author="Дмитрий Ковтун" w:date="2021-04-05T19:28:00Z">
            <w:r>
              <w:rPr>
                <w:webHidden/>
              </w:rPr>
              <w:t>7</w:t>
            </w:r>
            <w:r>
              <w:rPr>
                <w:webHidden/>
              </w:rPr>
              <w:fldChar w:fldCharType="end"/>
            </w:r>
            <w:r w:rsidRPr="00BE05E8">
              <w:rPr>
                <w:rStyle w:val="a9"/>
              </w:rPr>
              <w:fldChar w:fldCharType="end"/>
            </w:r>
          </w:ins>
        </w:p>
        <w:p w14:paraId="3D7498E8" w14:textId="4151A308" w:rsidR="008176EC" w:rsidRDefault="008176EC">
          <w:pPr>
            <w:pStyle w:val="15"/>
            <w:rPr>
              <w:ins w:id="30" w:author="Дмитрий Ковтун" w:date="2021-04-05T19:28:00Z"/>
              <w:rFonts w:asciiTheme="minorHAnsi" w:eastAsiaTheme="minorEastAsia" w:hAnsiTheme="minorHAnsi" w:cstheme="minorBidi"/>
              <w:b w:val="0"/>
              <w:sz w:val="22"/>
              <w:szCs w:val="22"/>
            </w:rPr>
          </w:pPr>
          <w:ins w:id="31" w:author="Дмитрий Ковтун" w:date="2021-04-05T19:28:00Z">
            <w:r w:rsidRPr="00BE05E8">
              <w:rPr>
                <w:rStyle w:val="a9"/>
              </w:rPr>
              <w:fldChar w:fldCharType="begin"/>
            </w:r>
            <w:r w:rsidRPr="00BE05E8">
              <w:rPr>
                <w:rStyle w:val="a9"/>
              </w:rPr>
              <w:instrText xml:space="preserve"> </w:instrText>
            </w:r>
            <w:r>
              <w:instrText>HYPERLINK \l "_Toc68543329"</w:instrText>
            </w:r>
            <w:r w:rsidRPr="00BE05E8">
              <w:rPr>
                <w:rStyle w:val="a9"/>
              </w:rPr>
              <w:instrText xml:space="preserve"> </w:instrText>
            </w:r>
            <w:r w:rsidRPr="00BE05E8">
              <w:rPr>
                <w:rStyle w:val="a9"/>
              </w:rPr>
            </w:r>
            <w:r w:rsidRPr="00BE05E8">
              <w:rPr>
                <w:rStyle w:val="a9"/>
              </w:rPr>
              <w:fldChar w:fldCharType="separate"/>
            </w:r>
            <w:r w:rsidRPr="00BE05E8">
              <w:rPr>
                <w:rStyle w:val="a9"/>
                <w:rFonts w:eastAsia="Calibri"/>
              </w:rPr>
              <w:t>5</w:t>
            </w:r>
            <w:r>
              <w:rPr>
                <w:rFonts w:asciiTheme="minorHAnsi" w:eastAsiaTheme="minorEastAsia" w:hAnsiTheme="minorHAnsi" w:cstheme="minorBidi"/>
                <w:b w:val="0"/>
                <w:sz w:val="22"/>
                <w:szCs w:val="22"/>
              </w:rPr>
              <w:tab/>
            </w:r>
            <w:r w:rsidRPr="00BE05E8">
              <w:rPr>
                <w:rStyle w:val="a9"/>
                <w:rFonts w:eastAsia="Calibri"/>
              </w:rPr>
              <w:t>Реализация бизнес-процессов</w:t>
            </w:r>
            <w:r>
              <w:rPr>
                <w:webHidden/>
              </w:rPr>
              <w:tab/>
            </w:r>
            <w:r>
              <w:rPr>
                <w:webHidden/>
              </w:rPr>
              <w:fldChar w:fldCharType="begin"/>
            </w:r>
            <w:r>
              <w:rPr>
                <w:webHidden/>
              </w:rPr>
              <w:instrText xml:space="preserve"> PAGEREF _Toc68543329 \h </w:instrText>
            </w:r>
            <w:r>
              <w:rPr>
                <w:webHidden/>
              </w:rPr>
            </w:r>
          </w:ins>
          <w:r>
            <w:rPr>
              <w:webHidden/>
            </w:rPr>
            <w:fldChar w:fldCharType="separate"/>
          </w:r>
          <w:ins w:id="32" w:author="Дмитрий Ковтун" w:date="2021-04-05T19:28:00Z">
            <w:r>
              <w:rPr>
                <w:webHidden/>
              </w:rPr>
              <w:t>7</w:t>
            </w:r>
            <w:r>
              <w:rPr>
                <w:webHidden/>
              </w:rPr>
              <w:fldChar w:fldCharType="end"/>
            </w:r>
            <w:r w:rsidRPr="00BE05E8">
              <w:rPr>
                <w:rStyle w:val="a9"/>
              </w:rPr>
              <w:fldChar w:fldCharType="end"/>
            </w:r>
          </w:ins>
        </w:p>
        <w:p w14:paraId="3D1AE15C" w14:textId="473F970A" w:rsidR="008176EC" w:rsidRDefault="008176EC">
          <w:pPr>
            <w:pStyle w:val="24"/>
            <w:rPr>
              <w:ins w:id="33" w:author="Дмитрий Ковтун" w:date="2021-04-05T19:28:00Z"/>
              <w:rFonts w:eastAsiaTheme="minorEastAsia" w:cstheme="minorBidi"/>
              <w:b w:val="0"/>
              <w:noProof/>
              <w:szCs w:val="22"/>
            </w:rPr>
          </w:pPr>
          <w:ins w:id="34"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"_Toc68543330"</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w:t>
            </w:r>
            <w:r>
              <w:rPr>
                <w:rFonts w:eastAsiaTheme="minorEastAsia" w:cstheme="minorBidi"/>
                <w:b w:val="0"/>
                <w:noProof/>
                <w:szCs w:val="22"/>
              </w:rPr>
              <w:tab/>
            </w:r>
            <w:r w:rsidRPr="00BE05E8">
              <w:rPr>
                <w:rStyle w:val="a9"/>
                <w:rFonts w:eastAsiaTheme="majorEastAsia" w:cstheme="majorBidi"/>
                <w:noProof/>
              </w:rPr>
              <w:t>Описание бизнес-процессов</w:t>
            </w:r>
            <w:r>
              <w:rPr>
                <w:noProof/>
                <w:webHidden/>
              </w:rPr>
              <w:tab/>
            </w:r>
            <w:r>
              <w:rPr>
                <w:noProof/>
                <w:webHidden/>
              </w:rPr>
              <w:fldChar w:fldCharType="begin"/>
            </w:r>
            <w:r>
              <w:rPr>
                <w:noProof/>
                <w:webHidden/>
              </w:rPr>
              <w:instrText xml:space="preserve"> PAGEREF _Toc68543330 \h </w:instrText>
            </w:r>
            <w:r>
              <w:rPr>
                <w:noProof/>
                <w:webHidden/>
              </w:rPr>
            </w:r>
          </w:ins>
          <w:r>
            <w:rPr>
              <w:noProof/>
              <w:webHidden/>
            </w:rPr>
            <w:fldChar w:fldCharType="separate"/>
          </w:r>
          <w:ins w:id="35" w:author="Дмитрий Ковтун" w:date="2021-04-05T19:28:00Z">
            <w:r>
              <w:rPr>
                <w:noProof/>
                <w:webHidden/>
              </w:rPr>
              <w:t>7</w:t>
            </w:r>
            <w:r>
              <w:rPr>
                <w:noProof/>
                <w:webHidden/>
              </w:rPr>
              <w:fldChar w:fldCharType="end"/>
            </w:r>
            <w:r w:rsidRPr="00BE05E8">
              <w:rPr>
                <w:rStyle w:val="a9"/>
                <w:noProof/>
              </w:rPr>
              <w:fldChar w:fldCharType="end"/>
            </w:r>
          </w:ins>
        </w:p>
        <w:p w14:paraId="4B446D00" w14:textId="1AF40E9C" w:rsidR="008176EC" w:rsidRDefault="008176EC">
          <w:pPr>
            <w:pStyle w:val="33"/>
            <w:rPr>
              <w:ins w:id="36" w:author="Дмитрий Ковтун" w:date="2021-04-05T19:28:00Z"/>
              <w:rFonts w:eastAsiaTheme="minorEastAsia" w:cstheme="minorBidi"/>
              <w:noProof/>
              <w:szCs w:val="22"/>
            </w:rPr>
          </w:pPr>
          <w:ins w:id="37"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"_Toc68543331"</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5.1.1</w:t>
            </w:r>
            <w:r>
              <w:rPr>
                <w:rFonts w:eastAsiaTheme="minorEastAsia" w:cstheme="minorBidi"/>
                <w:noProof/>
                <w:szCs w:val="22"/>
              </w:rPr>
              <w:tab/>
            </w:r>
            <w:r w:rsidRPr="00BE05E8">
              <w:rPr>
                <w:rStyle w:val="a9"/>
                <w:rFonts w:eastAsiaTheme="majorEastAsia" w:cstheme="majorBidi"/>
                <w:noProof/>
              </w:rPr>
              <w:t>Описание бизнес-процесса «ПП-07.05.03-ERP Формирование и потребление ОФ»</w:t>
            </w:r>
            <w:r>
              <w:rPr>
                <w:noProof/>
                <w:webHidden/>
              </w:rPr>
              <w:tab/>
            </w:r>
            <w:r>
              <w:rPr>
                <w:noProof/>
                <w:webHidden/>
              </w:rPr>
              <w:fldChar w:fldCharType="begin"/>
            </w:r>
            <w:r>
              <w:rPr>
                <w:noProof/>
                <w:webHidden/>
              </w:rPr>
              <w:instrText xml:space="preserve"> PAGEREF _Toc68543331 \h </w:instrText>
            </w:r>
            <w:r>
              <w:rPr>
                <w:noProof/>
                <w:webHidden/>
              </w:rPr>
            </w:r>
          </w:ins>
          <w:r>
            <w:rPr>
              <w:noProof/>
              <w:webHidden/>
            </w:rPr>
            <w:fldChar w:fldCharType="separate"/>
          </w:r>
          <w:ins w:id="38" w:author="Дмитрий Ковтун" w:date="2021-04-05T19:28:00Z">
            <w:r>
              <w:rPr>
                <w:noProof/>
                <w:webHidden/>
              </w:rPr>
              <w:t>7</w:t>
            </w:r>
            <w:r>
              <w:rPr>
                <w:noProof/>
                <w:webHidden/>
              </w:rPr>
              <w:fldChar w:fldCharType="end"/>
            </w:r>
            <w:r w:rsidRPr="00BE05E8">
              <w:rPr>
                <w:rStyle w:val="a9"/>
                <w:noProof/>
              </w:rPr>
              <w:fldChar w:fldCharType="end"/>
            </w:r>
          </w:ins>
        </w:p>
        <w:p w14:paraId="1B166607" w14:textId="68D89507" w:rsidR="008176EC" w:rsidRDefault="008176EC">
          <w:pPr>
            <w:pStyle w:val="33"/>
            <w:rPr>
              <w:ins w:id="39" w:author="Дмитрий Ковтун" w:date="2021-04-05T19:28:00Z"/>
              <w:rFonts w:eastAsiaTheme="minorEastAsia" w:cstheme="minorBidi"/>
              <w:noProof/>
              <w:szCs w:val="22"/>
            </w:rPr>
          </w:pPr>
          <w:ins w:id="40"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"_Toc68543332"</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5.1.2</w:t>
            </w:r>
            <w:r>
              <w:rPr>
                <w:rFonts w:eastAsiaTheme="minorEastAsia" w:cstheme="minorBidi"/>
                <w:noProof/>
                <w:szCs w:val="22"/>
              </w:rPr>
              <w:tab/>
            </w:r>
            <w:r w:rsidRPr="00BE05E8">
              <w:rPr>
                <w:rStyle w:val="a9"/>
                <w:rFonts w:eastAsiaTheme="majorEastAsia" w:cstheme="majorBidi"/>
                <w:noProof/>
              </w:rPr>
              <w:t>Описание бизнес-процесса «ПП-07.05.01-ERP Производство деталей и изделий собственными силами»</w:t>
            </w:r>
            <w:r>
              <w:rPr>
                <w:noProof/>
                <w:webHidden/>
              </w:rPr>
              <w:tab/>
            </w:r>
            <w:r>
              <w:rPr>
                <w:noProof/>
                <w:webHidden/>
              </w:rPr>
              <w:fldChar w:fldCharType="begin"/>
            </w:r>
            <w:r>
              <w:rPr>
                <w:noProof/>
                <w:webHidden/>
              </w:rPr>
              <w:instrText xml:space="preserve"> PAGEREF _Toc68543332 \h </w:instrText>
            </w:r>
            <w:r>
              <w:rPr>
                <w:noProof/>
                <w:webHidden/>
              </w:rPr>
            </w:r>
          </w:ins>
          <w:r>
            <w:rPr>
              <w:noProof/>
              <w:webHidden/>
            </w:rPr>
            <w:fldChar w:fldCharType="separate"/>
          </w:r>
          <w:ins w:id="41" w:author="Дмитрий Ковтун" w:date="2021-04-05T19:28:00Z">
            <w:r>
              <w:rPr>
                <w:noProof/>
                <w:webHidden/>
              </w:rPr>
              <w:t>16</w:t>
            </w:r>
            <w:r>
              <w:rPr>
                <w:noProof/>
                <w:webHidden/>
              </w:rPr>
              <w:fldChar w:fldCharType="end"/>
            </w:r>
            <w:r w:rsidRPr="00BE05E8">
              <w:rPr>
                <w:rStyle w:val="a9"/>
                <w:noProof/>
              </w:rPr>
              <w:fldChar w:fldCharType="end"/>
            </w:r>
          </w:ins>
        </w:p>
        <w:p w14:paraId="4554E9E4" w14:textId="614FF150" w:rsidR="008176EC" w:rsidRDefault="008176EC">
          <w:pPr>
            <w:pStyle w:val="24"/>
            <w:rPr>
              <w:ins w:id="42" w:author="Дмитрий Ковтун" w:date="2021-04-05T19:28:00Z"/>
              <w:rFonts w:eastAsiaTheme="minorEastAsia" w:cstheme="minorBidi"/>
              <w:b w:val="0"/>
              <w:noProof/>
              <w:szCs w:val="22"/>
            </w:rPr>
          </w:pPr>
          <w:ins w:id="43"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"_Toc68543333"</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5.2</w:t>
            </w:r>
            <w:r>
              <w:rPr>
                <w:rFonts w:eastAsiaTheme="minorEastAsia" w:cstheme="minorBidi"/>
                <w:b w:val="0"/>
                <w:noProof/>
                <w:szCs w:val="22"/>
              </w:rPr>
              <w:tab/>
            </w:r>
            <w:r w:rsidRPr="00BE05E8">
              <w:rPr>
                <w:rStyle w:val="a9"/>
                <w:rFonts w:eastAsiaTheme="majorEastAsia" w:cstheme="majorBidi"/>
                <w:noProof/>
              </w:rPr>
              <w:t>Описание шагов бизнес-процессов</w:t>
            </w:r>
            <w:r>
              <w:rPr>
                <w:noProof/>
                <w:webHidden/>
              </w:rPr>
              <w:tab/>
            </w:r>
            <w:r>
              <w:rPr>
                <w:noProof/>
                <w:webHidden/>
              </w:rPr>
              <w:fldChar w:fldCharType="begin"/>
            </w:r>
            <w:r>
              <w:rPr>
                <w:noProof/>
                <w:webHidden/>
              </w:rPr>
              <w:instrText xml:space="preserve"> PAGEREF _Toc68543333 \h </w:instrText>
            </w:r>
            <w:r>
              <w:rPr>
                <w:noProof/>
                <w:webHidden/>
              </w:rPr>
            </w:r>
          </w:ins>
          <w:r>
            <w:rPr>
              <w:noProof/>
              <w:webHidden/>
            </w:rPr>
            <w:fldChar w:fldCharType="separate"/>
          </w:r>
          <w:ins w:id="44" w:author="Дмитрий Ковтун" w:date="2021-04-05T19:28:00Z">
            <w:r>
              <w:rPr>
                <w:noProof/>
                <w:webHidden/>
              </w:rPr>
              <w:t>22</w:t>
            </w:r>
            <w:r>
              <w:rPr>
                <w:noProof/>
                <w:webHidden/>
              </w:rPr>
              <w:fldChar w:fldCharType="end"/>
            </w:r>
            <w:r w:rsidRPr="00BE05E8">
              <w:rPr>
                <w:rStyle w:val="a9"/>
                <w:noProof/>
              </w:rPr>
              <w:fldChar w:fldCharType="end"/>
            </w:r>
          </w:ins>
        </w:p>
        <w:p w14:paraId="659DB761" w14:textId="33DD6DD3" w:rsidR="008176EC" w:rsidRDefault="008176EC">
          <w:pPr>
            <w:pStyle w:val="33"/>
            <w:rPr>
              <w:ins w:id="45" w:author="Дмитрий Ковтун" w:date="2021-04-05T19:28:00Z"/>
              <w:rFonts w:eastAsiaTheme="minorEastAsia" w:cstheme="minorBidi"/>
              <w:noProof/>
              <w:szCs w:val="22"/>
            </w:rPr>
          </w:pPr>
          <w:ins w:id="46"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"_Toc68543334"</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5.2.1</w:t>
            </w:r>
            <w:r>
              <w:rPr>
                <w:rFonts w:eastAsiaTheme="minorEastAsia" w:cstheme="minorBidi"/>
                <w:noProof/>
                <w:szCs w:val="22"/>
              </w:rPr>
              <w:tab/>
            </w:r>
            <w:r w:rsidRPr="00BE05E8">
              <w:rPr>
                <w:rStyle w:val="a9"/>
                <w:rFonts w:eastAsiaTheme="majorEastAsia" w:cstheme="majorBidi"/>
                <w:noProof/>
              </w:rPr>
              <w:t>Описание шагов бизнес-процесса ПП-07.05.03-ERP Формирование и потребления ОФ</w:t>
            </w:r>
            <w:r>
              <w:rPr>
                <w:noProof/>
                <w:webHidden/>
              </w:rPr>
              <w:tab/>
            </w:r>
            <w:r>
              <w:rPr>
                <w:noProof/>
                <w:webHidden/>
              </w:rPr>
              <w:fldChar w:fldCharType="begin"/>
            </w:r>
            <w:r>
              <w:rPr>
                <w:noProof/>
                <w:webHidden/>
              </w:rPr>
              <w:instrText xml:space="preserve"> PAGEREF _Toc68543334 \h </w:instrText>
            </w:r>
            <w:r>
              <w:rPr>
                <w:noProof/>
                <w:webHidden/>
              </w:rPr>
            </w:r>
          </w:ins>
          <w:r>
            <w:rPr>
              <w:noProof/>
              <w:webHidden/>
            </w:rPr>
            <w:fldChar w:fldCharType="separate"/>
          </w:r>
          <w:ins w:id="47" w:author="Дмитрий Ковтун" w:date="2021-04-05T19:28:00Z">
            <w:r>
              <w:rPr>
                <w:noProof/>
                <w:webHidden/>
              </w:rPr>
              <w:t>22</w:t>
            </w:r>
            <w:r>
              <w:rPr>
                <w:noProof/>
                <w:webHidden/>
              </w:rPr>
              <w:fldChar w:fldCharType="end"/>
            </w:r>
            <w:r w:rsidRPr="00BE05E8">
              <w:rPr>
                <w:rStyle w:val="a9"/>
                <w:noProof/>
              </w:rPr>
              <w:fldChar w:fldCharType="end"/>
            </w:r>
          </w:ins>
        </w:p>
        <w:p w14:paraId="6E90DF20" w14:textId="7E733F99" w:rsidR="008176EC" w:rsidRDefault="008176EC">
          <w:pPr>
            <w:pStyle w:val="33"/>
            <w:rPr>
              <w:ins w:id="48" w:author="Дмитрий Ковтун" w:date="2021-04-05T19:28:00Z"/>
              <w:rFonts w:eastAsiaTheme="minorEastAsia" w:cstheme="minorBidi"/>
              <w:noProof/>
              <w:szCs w:val="22"/>
            </w:rPr>
          </w:pPr>
          <w:ins w:id="49"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"_Toc68543335"</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5.2.2</w:t>
            </w:r>
            <w:r>
              <w:rPr>
                <w:rFonts w:eastAsiaTheme="minorEastAsia" w:cstheme="minorBidi"/>
                <w:noProof/>
                <w:szCs w:val="22"/>
              </w:rPr>
              <w:tab/>
            </w:r>
            <w:r w:rsidRPr="00BE05E8">
              <w:rPr>
                <w:rStyle w:val="a9"/>
                <w:rFonts w:eastAsiaTheme="majorEastAsia" w:cstheme="majorBidi"/>
                <w:noProof/>
              </w:rPr>
              <w:t>Описание шагов бизнес-процесса ПП-07.05.01-ERP Производство деталей и изделий собственными силами</w:t>
            </w:r>
            <w:r>
              <w:rPr>
                <w:noProof/>
                <w:webHidden/>
              </w:rPr>
              <w:tab/>
            </w:r>
            <w:r>
              <w:rPr>
                <w:noProof/>
                <w:webHidden/>
              </w:rPr>
              <w:fldChar w:fldCharType="begin"/>
            </w:r>
            <w:r>
              <w:rPr>
                <w:noProof/>
                <w:webHidden/>
              </w:rPr>
              <w:instrText xml:space="preserve"> PAGEREF _Toc68543335 \h </w:instrText>
            </w:r>
            <w:r>
              <w:rPr>
                <w:noProof/>
                <w:webHidden/>
              </w:rPr>
            </w:r>
          </w:ins>
          <w:r>
            <w:rPr>
              <w:noProof/>
              <w:webHidden/>
            </w:rPr>
            <w:fldChar w:fldCharType="separate"/>
          </w:r>
          <w:ins w:id="50" w:author="Дмитрий Ковтун" w:date="2021-04-05T19:28:00Z">
            <w:r>
              <w:rPr>
                <w:noProof/>
                <w:webHidden/>
              </w:rPr>
              <w:t>29</w:t>
            </w:r>
            <w:r>
              <w:rPr>
                <w:noProof/>
                <w:webHidden/>
              </w:rPr>
              <w:fldChar w:fldCharType="end"/>
            </w:r>
            <w:r w:rsidRPr="00BE05E8">
              <w:rPr>
                <w:rStyle w:val="a9"/>
                <w:noProof/>
              </w:rPr>
              <w:fldChar w:fldCharType="end"/>
            </w:r>
          </w:ins>
        </w:p>
        <w:p w14:paraId="46CCB520" w14:textId="26D5C177" w:rsidR="008176EC" w:rsidRDefault="008176EC">
          <w:pPr>
            <w:pStyle w:val="24"/>
            <w:rPr>
              <w:ins w:id="51" w:author="Дмитрий Ковтун" w:date="2021-04-05T19:28:00Z"/>
              <w:rFonts w:eastAsiaTheme="minorEastAsia" w:cstheme="minorBidi"/>
              <w:b w:val="0"/>
              <w:noProof/>
              <w:szCs w:val="22"/>
            </w:rPr>
          </w:pPr>
          <w:ins w:id="52"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"_Toc68543336"</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5.3</w:t>
            </w:r>
            <w:r>
              <w:rPr>
                <w:rFonts w:eastAsiaTheme="minorEastAsia" w:cstheme="minorBidi"/>
                <w:b w:val="0"/>
                <w:noProof/>
                <w:szCs w:val="22"/>
              </w:rPr>
              <w:tab/>
            </w:r>
            <w:r w:rsidRPr="00BE05E8">
              <w:rPr>
                <w:rStyle w:val="a9"/>
                <w:rFonts w:eastAsiaTheme="majorEastAsia" w:cstheme="majorBidi"/>
                <w:noProof/>
              </w:rPr>
              <w:t>Роли и полномочия</w:t>
            </w:r>
            <w:r>
              <w:rPr>
                <w:noProof/>
                <w:webHidden/>
              </w:rPr>
              <w:tab/>
            </w:r>
            <w:r>
              <w:rPr>
                <w:noProof/>
                <w:webHidden/>
              </w:rPr>
              <w:fldChar w:fldCharType="begin"/>
            </w:r>
            <w:r>
              <w:rPr>
                <w:noProof/>
                <w:webHidden/>
              </w:rPr>
              <w:instrText xml:space="preserve"> PAGEREF _Toc68543336 \h </w:instrText>
            </w:r>
            <w:r>
              <w:rPr>
                <w:noProof/>
                <w:webHidden/>
              </w:rPr>
            </w:r>
          </w:ins>
          <w:r>
            <w:rPr>
              <w:noProof/>
              <w:webHidden/>
            </w:rPr>
            <w:fldChar w:fldCharType="separate"/>
          </w:r>
          <w:ins w:id="53" w:author="Дмитрий Ковтун" w:date="2021-04-05T19:28:00Z">
            <w:r>
              <w:rPr>
                <w:noProof/>
                <w:webHidden/>
              </w:rPr>
              <w:t>40</w:t>
            </w:r>
            <w:r>
              <w:rPr>
                <w:noProof/>
                <w:webHidden/>
              </w:rPr>
              <w:fldChar w:fldCharType="end"/>
            </w:r>
            <w:r w:rsidRPr="00BE05E8">
              <w:rPr>
                <w:rStyle w:val="a9"/>
                <w:noProof/>
              </w:rPr>
              <w:fldChar w:fldCharType="end"/>
            </w:r>
          </w:ins>
        </w:p>
        <w:p w14:paraId="364D790C" w14:textId="7C41B863" w:rsidR="008176EC" w:rsidRDefault="008176EC">
          <w:pPr>
            <w:pStyle w:val="24"/>
            <w:rPr>
              <w:ins w:id="54" w:author="Дмитрий Ковтун" w:date="2021-04-05T19:28:00Z"/>
              <w:rFonts w:eastAsiaTheme="minorEastAsia" w:cstheme="minorBidi"/>
              <w:b w:val="0"/>
              <w:noProof/>
              <w:szCs w:val="22"/>
            </w:rPr>
          </w:pPr>
          <w:ins w:id="55"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"_Toc68543337"</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5.4</w:t>
            </w:r>
            <w:r>
              <w:rPr>
                <w:rFonts w:eastAsiaTheme="minorEastAsia" w:cstheme="minorBidi"/>
                <w:b w:val="0"/>
                <w:noProof/>
                <w:szCs w:val="22"/>
              </w:rPr>
              <w:tab/>
            </w:r>
            <w:r w:rsidRPr="00BE05E8">
              <w:rPr>
                <w:rStyle w:val="a9"/>
                <w:rFonts w:eastAsiaTheme="majorEastAsia" w:cstheme="majorBidi"/>
                <w:noProof/>
              </w:rPr>
              <w:t>Риски и контрольные процедуры</w:t>
            </w:r>
            <w:r>
              <w:rPr>
                <w:noProof/>
                <w:webHidden/>
              </w:rPr>
              <w:tab/>
            </w:r>
            <w:r>
              <w:rPr>
                <w:noProof/>
                <w:webHidden/>
              </w:rPr>
              <w:fldChar w:fldCharType="begin"/>
            </w:r>
            <w:r>
              <w:rPr>
                <w:noProof/>
                <w:webHidden/>
              </w:rPr>
              <w:instrText xml:space="preserve"> PAGEREF _Toc68543337 \h </w:instrText>
            </w:r>
            <w:r>
              <w:rPr>
                <w:noProof/>
                <w:webHidden/>
              </w:rPr>
            </w:r>
          </w:ins>
          <w:r>
            <w:rPr>
              <w:noProof/>
              <w:webHidden/>
            </w:rPr>
            <w:fldChar w:fldCharType="separate"/>
          </w:r>
          <w:ins w:id="56" w:author="Дмитрий Ковтун" w:date="2021-04-05T19:28:00Z">
            <w:r>
              <w:rPr>
                <w:noProof/>
                <w:webHidden/>
              </w:rPr>
              <w:t>42</w:t>
            </w:r>
            <w:r>
              <w:rPr>
                <w:noProof/>
                <w:webHidden/>
              </w:rPr>
              <w:fldChar w:fldCharType="end"/>
            </w:r>
            <w:r w:rsidRPr="00BE05E8">
              <w:rPr>
                <w:rStyle w:val="a9"/>
                <w:noProof/>
              </w:rPr>
              <w:fldChar w:fldCharType="end"/>
            </w:r>
          </w:ins>
        </w:p>
        <w:p w14:paraId="552994D4" w14:textId="37510B2B" w:rsidR="008176EC" w:rsidRDefault="008176EC">
          <w:pPr>
            <w:pStyle w:val="33"/>
            <w:rPr>
              <w:ins w:id="57" w:author="Дмитрий Ковтун" w:date="2021-04-05T19:28:00Z"/>
              <w:rFonts w:eastAsiaTheme="minorEastAsia" w:cstheme="minorBidi"/>
              <w:noProof/>
              <w:szCs w:val="22"/>
            </w:rPr>
          </w:pPr>
          <w:ins w:id="58"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"_Toc68543338"</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5.4.1</w:t>
            </w:r>
            <w:r>
              <w:rPr>
                <w:rFonts w:eastAsiaTheme="minorEastAsia" w:cstheme="minorBidi"/>
                <w:noProof/>
                <w:szCs w:val="22"/>
              </w:rPr>
              <w:tab/>
            </w:r>
            <w:r w:rsidRPr="00BE05E8">
              <w:rPr>
                <w:rStyle w:val="a9"/>
                <w:rFonts w:eastAsiaTheme="majorEastAsia" w:cstheme="majorBidi"/>
                <w:noProof/>
              </w:rPr>
              <w:t>Риски и контроли</w:t>
            </w:r>
            <w:r>
              <w:rPr>
                <w:noProof/>
                <w:webHidden/>
              </w:rPr>
              <w:tab/>
            </w:r>
            <w:r>
              <w:rPr>
                <w:noProof/>
                <w:webHidden/>
              </w:rPr>
              <w:fldChar w:fldCharType="begin"/>
            </w:r>
            <w:r>
              <w:rPr>
                <w:noProof/>
                <w:webHidden/>
              </w:rPr>
              <w:instrText xml:space="preserve"> PAGEREF _Toc68543338 \h </w:instrText>
            </w:r>
            <w:r>
              <w:rPr>
                <w:noProof/>
                <w:webHidden/>
              </w:rPr>
            </w:r>
          </w:ins>
          <w:r>
            <w:rPr>
              <w:noProof/>
              <w:webHidden/>
            </w:rPr>
            <w:fldChar w:fldCharType="separate"/>
          </w:r>
          <w:ins w:id="59" w:author="Дмитрий Ковтун" w:date="2021-04-05T19:28:00Z">
            <w:r>
              <w:rPr>
                <w:noProof/>
                <w:webHidden/>
              </w:rPr>
              <w:t>42</w:t>
            </w:r>
            <w:r>
              <w:rPr>
                <w:noProof/>
                <w:webHidden/>
              </w:rPr>
              <w:fldChar w:fldCharType="end"/>
            </w:r>
            <w:r w:rsidRPr="00BE05E8">
              <w:rPr>
                <w:rStyle w:val="a9"/>
                <w:noProof/>
              </w:rPr>
              <w:fldChar w:fldCharType="end"/>
            </w:r>
          </w:ins>
        </w:p>
        <w:p w14:paraId="373F7031" w14:textId="3A844942" w:rsidR="008176EC" w:rsidRDefault="008176EC">
          <w:pPr>
            <w:pStyle w:val="33"/>
            <w:rPr>
              <w:ins w:id="60" w:author="Дмитрий Ковтун" w:date="2021-04-05T19:28:00Z"/>
              <w:rFonts w:eastAsiaTheme="minorEastAsia" w:cstheme="minorBidi"/>
              <w:noProof/>
              <w:szCs w:val="22"/>
            </w:rPr>
          </w:pPr>
          <w:ins w:id="61"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"_Toc68543339"</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5.4.2</w:t>
            </w:r>
            <w:r>
              <w:rPr>
                <w:rFonts w:eastAsiaTheme="minorEastAsia" w:cstheme="minorBidi"/>
                <w:noProof/>
                <w:szCs w:val="22"/>
              </w:rPr>
              <w:tab/>
            </w:r>
            <w:r w:rsidRPr="00BE05E8">
              <w:rPr>
                <w:rStyle w:val="a9"/>
                <w:rFonts w:eastAsiaTheme="majorEastAsia" w:cstheme="majorBidi"/>
                <w:noProof/>
              </w:rPr>
              <w:t>Разделение полномочий</w:t>
            </w:r>
            <w:r>
              <w:rPr>
                <w:noProof/>
                <w:webHidden/>
              </w:rPr>
              <w:tab/>
            </w:r>
            <w:r>
              <w:rPr>
                <w:noProof/>
                <w:webHidden/>
              </w:rPr>
              <w:fldChar w:fldCharType="begin"/>
            </w:r>
            <w:r>
              <w:rPr>
                <w:noProof/>
                <w:webHidden/>
              </w:rPr>
              <w:instrText xml:space="preserve"> PAGEREF _Toc68543339 \h </w:instrText>
            </w:r>
            <w:r>
              <w:rPr>
                <w:noProof/>
                <w:webHidden/>
              </w:rPr>
            </w:r>
          </w:ins>
          <w:r>
            <w:rPr>
              <w:noProof/>
              <w:webHidden/>
            </w:rPr>
            <w:fldChar w:fldCharType="separate"/>
          </w:r>
          <w:ins w:id="62" w:author="Дмитрий Ковтун" w:date="2021-04-05T19:28:00Z">
            <w:r>
              <w:rPr>
                <w:noProof/>
                <w:webHidden/>
              </w:rPr>
              <w:t>42</w:t>
            </w:r>
            <w:r>
              <w:rPr>
                <w:noProof/>
                <w:webHidden/>
              </w:rPr>
              <w:fldChar w:fldCharType="end"/>
            </w:r>
            <w:r w:rsidRPr="00BE05E8">
              <w:rPr>
                <w:rStyle w:val="a9"/>
                <w:noProof/>
              </w:rPr>
              <w:fldChar w:fldCharType="end"/>
            </w:r>
          </w:ins>
        </w:p>
        <w:p w14:paraId="17BFE637" w14:textId="5AC7C52A" w:rsidR="008176EC" w:rsidRDefault="008176EC">
          <w:pPr>
            <w:pStyle w:val="24"/>
            <w:rPr>
              <w:ins w:id="63" w:author="Дмитрий Ковтун" w:date="2021-04-05T19:28:00Z"/>
              <w:rFonts w:eastAsiaTheme="minorEastAsia" w:cstheme="minorBidi"/>
              <w:b w:val="0"/>
              <w:noProof/>
              <w:szCs w:val="22"/>
            </w:rPr>
          </w:pPr>
          <w:ins w:id="64"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"_Toc68543340"</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5.5</w:t>
            </w:r>
            <w:r>
              <w:rPr>
                <w:rFonts w:eastAsiaTheme="minorEastAsia" w:cstheme="minorBidi"/>
                <w:b w:val="0"/>
                <w:noProof/>
                <w:szCs w:val="22"/>
              </w:rPr>
              <w:tab/>
            </w:r>
            <w:r w:rsidRPr="00BE05E8">
              <w:rPr>
                <w:rStyle w:val="a9"/>
                <w:rFonts w:eastAsiaTheme="majorEastAsia" w:cstheme="majorBidi"/>
                <w:noProof/>
              </w:rPr>
              <w:t>Интеграционные точки со смежными процессами</w:t>
            </w:r>
            <w:r>
              <w:rPr>
                <w:noProof/>
                <w:webHidden/>
              </w:rPr>
              <w:tab/>
            </w:r>
            <w:r>
              <w:rPr>
                <w:noProof/>
                <w:webHidden/>
              </w:rPr>
              <w:fldChar w:fldCharType="begin"/>
            </w:r>
            <w:r>
              <w:rPr>
                <w:noProof/>
                <w:webHidden/>
              </w:rPr>
              <w:instrText xml:space="preserve"> PAGEREF _Toc68543340 \h </w:instrText>
            </w:r>
            <w:r>
              <w:rPr>
                <w:noProof/>
                <w:webHidden/>
              </w:rPr>
            </w:r>
          </w:ins>
          <w:r>
            <w:rPr>
              <w:noProof/>
              <w:webHidden/>
            </w:rPr>
            <w:fldChar w:fldCharType="separate"/>
          </w:r>
          <w:ins w:id="65" w:author="Дмитрий Ковтун" w:date="2021-04-05T19:28:00Z">
            <w:r>
              <w:rPr>
                <w:noProof/>
                <w:webHidden/>
              </w:rPr>
              <w:t>45</w:t>
            </w:r>
            <w:r>
              <w:rPr>
                <w:noProof/>
                <w:webHidden/>
              </w:rPr>
              <w:fldChar w:fldCharType="end"/>
            </w:r>
            <w:r w:rsidRPr="00BE05E8">
              <w:rPr>
                <w:rStyle w:val="a9"/>
                <w:noProof/>
              </w:rPr>
              <w:fldChar w:fldCharType="end"/>
            </w:r>
          </w:ins>
        </w:p>
        <w:p w14:paraId="37EF7A5D" w14:textId="1894C08E" w:rsidR="008176EC" w:rsidRDefault="008176EC">
          <w:pPr>
            <w:pStyle w:val="24"/>
            <w:rPr>
              <w:ins w:id="66" w:author="Дмитрий Ковтун" w:date="2021-04-05T19:28:00Z"/>
              <w:rFonts w:eastAsiaTheme="minorEastAsia" w:cstheme="minorBidi"/>
              <w:b w:val="0"/>
              <w:noProof/>
              <w:szCs w:val="22"/>
            </w:rPr>
          </w:pPr>
          <w:ins w:id="67"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"_Toc68543341"</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5.6</w:t>
            </w:r>
            <w:r>
              <w:rPr>
                <w:rFonts w:eastAsiaTheme="minorEastAsia" w:cstheme="minorBidi"/>
                <w:b w:val="0"/>
                <w:noProof/>
                <w:szCs w:val="22"/>
              </w:rPr>
              <w:tab/>
            </w:r>
            <w:r w:rsidRPr="00BE05E8">
              <w:rPr>
                <w:rStyle w:val="a9"/>
                <w:rFonts w:eastAsiaTheme="majorEastAsia" w:cstheme="majorBidi"/>
                <w:noProof/>
              </w:rPr>
              <w:t>Основные данные</w:t>
            </w:r>
            <w:r>
              <w:rPr>
                <w:noProof/>
                <w:webHidden/>
              </w:rPr>
              <w:tab/>
            </w:r>
            <w:r>
              <w:rPr>
                <w:noProof/>
                <w:webHidden/>
              </w:rPr>
              <w:fldChar w:fldCharType="begin"/>
            </w:r>
            <w:r>
              <w:rPr>
                <w:noProof/>
                <w:webHidden/>
              </w:rPr>
              <w:instrText xml:space="preserve"> PAGEREF _Toc68543341 \h </w:instrText>
            </w:r>
            <w:r>
              <w:rPr>
                <w:noProof/>
                <w:webHidden/>
              </w:rPr>
            </w:r>
          </w:ins>
          <w:r>
            <w:rPr>
              <w:noProof/>
              <w:webHidden/>
            </w:rPr>
            <w:fldChar w:fldCharType="separate"/>
          </w:r>
          <w:ins w:id="68" w:author="Дмитрий Ковтун" w:date="2021-04-05T19:28:00Z">
            <w:r>
              <w:rPr>
                <w:noProof/>
                <w:webHidden/>
              </w:rPr>
              <w:t>49</w:t>
            </w:r>
            <w:r>
              <w:rPr>
                <w:noProof/>
                <w:webHidden/>
              </w:rPr>
              <w:fldChar w:fldCharType="end"/>
            </w:r>
            <w:r w:rsidRPr="00BE05E8">
              <w:rPr>
                <w:rStyle w:val="a9"/>
                <w:noProof/>
              </w:rPr>
              <w:fldChar w:fldCharType="end"/>
            </w:r>
          </w:ins>
        </w:p>
        <w:p w14:paraId="793605F7" w14:textId="4EFA936C" w:rsidR="008176EC" w:rsidRDefault="008176EC">
          <w:pPr>
            <w:pStyle w:val="24"/>
            <w:rPr>
              <w:ins w:id="69" w:author="Дмитрий Ковтун" w:date="2021-04-05T19:28:00Z"/>
              <w:rFonts w:eastAsiaTheme="minorEastAsia" w:cstheme="minorBidi"/>
              <w:b w:val="0"/>
              <w:noProof/>
              <w:szCs w:val="22"/>
            </w:rPr>
          </w:pPr>
          <w:ins w:id="70"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"_Toc68543342"</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5.7</w:t>
            </w:r>
            <w:r>
              <w:rPr>
                <w:rFonts w:eastAsiaTheme="minorEastAsia" w:cstheme="minorBidi"/>
                <w:b w:val="0"/>
                <w:noProof/>
                <w:szCs w:val="22"/>
              </w:rPr>
              <w:tab/>
            </w:r>
            <w:r w:rsidRPr="00BE05E8">
              <w:rPr>
                <w:rStyle w:val="a9"/>
                <w:rFonts w:eastAsiaTheme="majorEastAsia" w:cstheme="majorBidi"/>
                <w:noProof/>
              </w:rPr>
              <w:t>Транзакционные данные</w:t>
            </w:r>
            <w:r>
              <w:rPr>
                <w:noProof/>
                <w:webHidden/>
              </w:rPr>
              <w:tab/>
            </w:r>
            <w:r>
              <w:rPr>
                <w:noProof/>
                <w:webHidden/>
              </w:rPr>
              <w:fldChar w:fldCharType="begin"/>
            </w:r>
            <w:r>
              <w:rPr>
                <w:noProof/>
                <w:webHidden/>
              </w:rPr>
              <w:instrText xml:space="preserve"> PAGEREF _Toc68543342 \h </w:instrText>
            </w:r>
            <w:r>
              <w:rPr>
                <w:noProof/>
                <w:webHidden/>
              </w:rPr>
            </w:r>
          </w:ins>
          <w:r>
            <w:rPr>
              <w:noProof/>
              <w:webHidden/>
            </w:rPr>
            <w:fldChar w:fldCharType="separate"/>
          </w:r>
          <w:ins w:id="71" w:author="Дмитрий Ковтун" w:date="2021-04-05T19:28:00Z">
            <w:r>
              <w:rPr>
                <w:noProof/>
                <w:webHidden/>
              </w:rPr>
              <w:t>51</w:t>
            </w:r>
            <w:r>
              <w:rPr>
                <w:noProof/>
                <w:webHidden/>
              </w:rPr>
              <w:fldChar w:fldCharType="end"/>
            </w:r>
            <w:r w:rsidRPr="00BE05E8">
              <w:rPr>
                <w:rStyle w:val="a9"/>
                <w:noProof/>
              </w:rPr>
              <w:fldChar w:fldCharType="end"/>
            </w:r>
          </w:ins>
        </w:p>
        <w:p w14:paraId="288FE02C" w14:textId="4E182FDF" w:rsidR="008176EC" w:rsidRDefault="008176EC">
          <w:pPr>
            <w:pStyle w:val="33"/>
            <w:rPr>
              <w:ins w:id="72" w:author="Дмитрий Ковтун" w:date="2021-04-05T19:28:00Z"/>
              <w:rFonts w:eastAsiaTheme="minorEastAsia" w:cstheme="minorBidi"/>
              <w:noProof/>
              <w:szCs w:val="22"/>
            </w:rPr>
          </w:pPr>
          <w:ins w:id="73"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"_Toc68543343"</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5.7.1</w:t>
            </w:r>
            <w:r>
              <w:rPr>
                <w:rFonts w:eastAsiaTheme="minorEastAsia" w:cstheme="minorBidi"/>
                <w:noProof/>
                <w:szCs w:val="22"/>
              </w:rPr>
              <w:tab/>
            </w:r>
            <w:r w:rsidRPr="00BE05E8">
              <w:rPr>
                <w:rStyle w:val="a9"/>
                <w:rFonts w:eastAsiaTheme="majorEastAsia" w:cstheme="majorBidi"/>
                <w:noProof/>
              </w:rPr>
              <w:t>Данные заказов ТОРО</w:t>
            </w:r>
            <w:r>
              <w:rPr>
                <w:noProof/>
                <w:webHidden/>
              </w:rPr>
              <w:tab/>
            </w:r>
            <w:r>
              <w:rPr>
                <w:noProof/>
                <w:webHidden/>
              </w:rPr>
              <w:fldChar w:fldCharType="begin"/>
            </w:r>
            <w:r>
              <w:rPr>
                <w:noProof/>
                <w:webHidden/>
              </w:rPr>
              <w:instrText xml:space="preserve"> PAGEREF _Toc68543343 \h </w:instrText>
            </w:r>
            <w:r>
              <w:rPr>
                <w:noProof/>
                <w:webHidden/>
              </w:rPr>
            </w:r>
          </w:ins>
          <w:r>
            <w:rPr>
              <w:noProof/>
              <w:webHidden/>
            </w:rPr>
            <w:fldChar w:fldCharType="separate"/>
          </w:r>
          <w:ins w:id="74" w:author="Дмитрий Ковтун" w:date="2021-04-05T19:28:00Z">
            <w:r>
              <w:rPr>
                <w:noProof/>
                <w:webHidden/>
              </w:rPr>
              <w:t>51</w:t>
            </w:r>
            <w:r>
              <w:rPr>
                <w:noProof/>
                <w:webHidden/>
              </w:rPr>
              <w:fldChar w:fldCharType="end"/>
            </w:r>
            <w:r w:rsidRPr="00BE05E8">
              <w:rPr>
                <w:rStyle w:val="a9"/>
                <w:noProof/>
              </w:rPr>
              <w:fldChar w:fldCharType="end"/>
            </w:r>
          </w:ins>
        </w:p>
        <w:p w14:paraId="3297D32C" w14:textId="159DFF7A" w:rsidR="008176EC" w:rsidRDefault="008176EC">
          <w:pPr>
            <w:pStyle w:val="33"/>
            <w:rPr>
              <w:ins w:id="75" w:author="Дмитрий Ковтун" w:date="2021-04-05T19:28:00Z"/>
              <w:rFonts w:eastAsiaTheme="minorEastAsia" w:cstheme="minorBidi"/>
              <w:noProof/>
              <w:szCs w:val="22"/>
            </w:rPr>
          </w:pPr>
          <w:ins w:id="76"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"_Toc68543344"</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5.7.2</w:t>
            </w:r>
            <w:r>
              <w:rPr>
                <w:rFonts w:eastAsiaTheme="minorEastAsia" w:cstheme="minorBidi"/>
                <w:noProof/>
                <w:szCs w:val="22"/>
              </w:rPr>
              <w:tab/>
            </w:r>
            <w:r w:rsidRPr="00BE05E8">
              <w:rPr>
                <w:rStyle w:val="a9"/>
                <w:rFonts w:eastAsiaTheme="majorEastAsia" w:cstheme="majorBidi"/>
                <w:noProof/>
              </w:rPr>
              <w:t>Данные производственных заказов</w:t>
            </w:r>
            <w:r>
              <w:rPr>
                <w:noProof/>
                <w:webHidden/>
              </w:rPr>
              <w:tab/>
            </w:r>
            <w:r>
              <w:rPr>
                <w:noProof/>
                <w:webHidden/>
              </w:rPr>
              <w:fldChar w:fldCharType="begin"/>
            </w:r>
            <w:r>
              <w:rPr>
                <w:noProof/>
                <w:webHidden/>
              </w:rPr>
              <w:instrText xml:space="preserve"> PAGEREF _Toc68543344 \h </w:instrText>
            </w:r>
            <w:r>
              <w:rPr>
                <w:noProof/>
                <w:webHidden/>
              </w:rPr>
            </w:r>
          </w:ins>
          <w:r>
            <w:rPr>
              <w:noProof/>
              <w:webHidden/>
            </w:rPr>
            <w:fldChar w:fldCharType="separate"/>
          </w:r>
          <w:ins w:id="77" w:author="Дмитрий Ковтун" w:date="2021-04-05T19:28:00Z">
            <w:r>
              <w:rPr>
                <w:noProof/>
                <w:webHidden/>
              </w:rPr>
              <w:t>62</w:t>
            </w:r>
            <w:r>
              <w:rPr>
                <w:noProof/>
                <w:webHidden/>
              </w:rPr>
              <w:fldChar w:fldCharType="end"/>
            </w:r>
            <w:r w:rsidRPr="00BE05E8">
              <w:rPr>
                <w:rStyle w:val="a9"/>
                <w:noProof/>
              </w:rPr>
              <w:fldChar w:fldCharType="end"/>
            </w:r>
          </w:ins>
        </w:p>
        <w:p w14:paraId="058D1B00" w14:textId="7E592070" w:rsidR="008176EC" w:rsidRDefault="008176EC">
          <w:pPr>
            <w:pStyle w:val="33"/>
            <w:rPr>
              <w:ins w:id="78" w:author="Дмитрий Ковтун" w:date="2021-04-05T19:28:00Z"/>
              <w:rFonts w:eastAsiaTheme="minorEastAsia" w:cstheme="minorBidi"/>
              <w:noProof/>
              <w:szCs w:val="22"/>
            </w:rPr>
          </w:pPr>
          <w:ins w:id="79"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"_Toc68543345"</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5.7.3</w:t>
            </w:r>
            <w:r>
              <w:rPr>
                <w:rFonts w:eastAsiaTheme="minorEastAsia" w:cstheme="minorBidi"/>
                <w:noProof/>
                <w:szCs w:val="22"/>
              </w:rPr>
              <w:tab/>
            </w:r>
            <w:r w:rsidRPr="00BE05E8">
              <w:rPr>
                <w:rStyle w:val="a9"/>
                <w:rFonts w:eastAsiaTheme="majorEastAsia" w:cstheme="majorBidi"/>
                <w:noProof/>
              </w:rPr>
              <w:t>Подтверждение производственного заказа</w:t>
            </w:r>
            <w:r>
              <w:rPr>
                <w:noProof/>
                <w:webHidden/>
              </w:rPr>
              <w:tab/>
            </w:r>
            <w:r>
              <w:rPr>
                <w:noProof/>
                <w:webHidden/>
              </w:rPr>
              <w:fldChar w:fldCharType="begin"/>
            </w:r>
            <w:r>
              <w:rPr>
                <w:noProof/>
                <w:webHidden/>
              </w:rPr>
              <w:instrText xml:space="preserve"> PAGEREF _Toc68543345 \h </w:instrText>
            </w:r>
            <w:r>
              <w:rPr>
                <w:noProof/>
                <w:webHidden/>
              </w:rPr>
            </w:r>
          </w:ins>
          <w:r>
            <w:rPr>
              <w:noProof/>
              <w:webHidden/>
            </w:rPr>
            <w:fldChar w:fldCharType="separate"/>
          </w:r>
          <w:ins w:id="80" w:author="Дмитрий Ковтун" w:date="2021-04-05T19:28:00Z">
            <w:r>
              <w:rPr>
                <w:noProof/>
                <w:webHidden/>
              </w:rPr>
              <w:t>65</w:t>
            </w:r>
            <w:r>
              <w:rPr>
                <w:noProof/>
                <w:webHidden/>
              </w:rPr>
              <w:fldChar w:fldCharType="end"/>
            </w:r>
            <w:r w:rsidRPr="00BE05E8">
              <w:rPr>
                <w:rStyle w:val="a9"/>
                <w:noProof/>
              </w:rPr>
              <w:fldChar w:fldCharType="end"/>
            </w:r>
          </w:ins>
        </w:p>
        <w:p w14:paraId="11518494" w14:textId="55E983E3" w:rsidR="008176EC" w:rsidRDefault="008176EC">
          <w:pPr>
            <w:pStyle w:val="33"/>
            <w:rPr>
              <w:ins w:id="81" w:author="Дмитрий Ковтун" w:date="2021-04-05T19:28:00Z"/>
              <w:rFonts w:eastAsiaTheme="minorEastAsia" w:cstheme="minorBidi"/>
              <w:noProof/>
              <w:szCs w:val="22"/>
            </w:rPr>
          </w:pPr>
          <w:ins w:id="82"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"_Toc68543346"</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5.7.4</w:t>
            </w:r>
            <w:r>
              <w:rPr>
                <w:rFonts w:eastAsiaTheme="minorEastAsia" w:cstheme="minorBidi"/>
                <w:noProof/>
                <w:szCs w:val="22"/>
              </w:rPr>
              <w:tab/>
            </w:r>
            <w:r w:rsidRPr="00BE05E8">
              <w:rPr>
                <w:rStyle w:val="a9"/>
                <w:rFonts w:eastAsiaTheme="majorEastAsia" w:cstheme="majorBidi"/>
                <w:noProof/>
              </w:rPr>
              <w:t>Документ материала</w:t>
            </w:r>
            <w:r>
              <w:rPr>
                <w:noProof/>
                <w:webHidden/>
              </w:rPr>
              <w:tab/>
            </w:r>
            <w:r>
              <w:rPr>
                <w:noProof/>
                <w:webHidden/>
              </w:rPr>
              <w:fldChar w:fldCharType="begin"/>
            </w:r>
            <w:r>
              <w:rPr>
                <w:noProof/>
                <w:webHidden/>
              </w:rPr>
              <w:instrText xml:space="preserve"> PAGEREF _Toc68543346 \h </w:instrText>
            </w:r>
            <w:r>
              <w:rPr>
                <w:noProof/>
                <w:webHidden/>
              </w:rPr>
            </w:r>
          </w:ins>
          <w:r>
            <w:rPr>
              <w:noProof/>
              <w:webHidden/>
            </w:rPr>
            <w:fldChar w:fldCharType="separate"/>
          </w:r>
          <w:ins w:id="83" w:author="Дмитрий Ковтун" w:date="2021-04-05T19:28:00Z">
            <w:r>
              <w:rPr>
                <w:noProof/>
                <w:webHidden/>
              </w:rPr>
              <w:t>67</w:t>
            </w:r>
            <w:r>
              <w:rPr>
                <w:noProof/>
                <w:webHidden/>
              </w:rPr>
              <w:fldChar w:fldCharType="end"/>
            </w:r>
            <w:r w:rsidRPr="00BE05E8">
              <w:rPr>
                <w:rStyle w:val="a9"/>
                <w:noProof/>
              </w:rPr>
              <w:fldChar w:fldCharType="end"/>
            </w:r>
          </w:ins>
        </w:p>
        <w:p w14:paraId="7F57D05E" w14:textId="716E00DC" w:rsidR="008176EC" w:rsidRDefault="008176EC">
          <w:pPr>
            <w:pStyle w:val="24"/>
            <w:rPr>
              <w:ins w:id="84" w:author="Дмитрий Ковтун" w:date="2021-04-05T19:28:00Z"/>
              <w:rFonts w:eastAsiaTheme="minorEastAsia" w:cstheme="minorBidi"/>
              <w:b w:val="0"/>
              <w:noProof/>
              <w:szCs w:val="22"/>
            </w:rPr>
          </w:pPr>
          <w:ins w:id="85"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"_Toc68543347"</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5.8</w:t>
            </w:r>
            <w:r>
              <w:rPr>
                <w:rFonts w:eastAsiaTheme="minorEastAsia" w:cstheme="minorBidi"/>
                <w:b w:val="0"/>
                <w:noProof/>
                <w:szCs w:val="22"/>
              </w:rPr>
              <w:tab/>
            </w:r>
            <w:r w:rsidRPr="00BE05E8">
              <w:rPr>
                <w:rStyle w:val="a9"/>
                <w:rFonts w:eastAsiaTheme="majorEastAsia" w:cstheme="majorBidi"/>
                <w:noProof/>
              </w:rPr>
              <w:t>Отчетность и выходные формы</w:t>
            </w:r>
            <w:r>
              <w:rPr>
                <w:noProof/>
                <w:webHidden/>
              </w:rPr>
              <w:tab/>
            </w:r>
            <w:r>
              <w:rPr>
                <w:noProof/>
                <w:webHidden/>
              </w:rPr>
              <w:fldChar w:fldCharType="begin"/>
            </w:r>
            <w:r>
              <w:rPr>
                <w:noProof/>
                <w:webHidden/>
              </w:rPr>
              <w:instrText xml:space="preserve"> PAGEREF _Toc68543347 \h </w:instrText>
            </w:r>
            <w:r>
              <w:rPr>
                <w:noProof/>
                <w:webHidden/>
              </w:rPr>
            </w:r>
          </w:ins>
          <w:r>
            <w:rPr>
              <w:noProof/>
              <w:webHidden/>
            </w:rPr>
            <w:fldChar w:fldCharType="separate"/>
          </w:r>
          <w:ins w:id="86" w:author="Дмитрий Ковтун" w:date="2021-04-05T19:28:00Z">
            <w:r>
              <w:rPr>
                <w:noProof/>
                <w:webHidden/>
              </w:rPr>
              <w:t>68</w:t>
            </w:r>
            <w:r>
              <w:rPr>
                <w:noProof/>
                <w:webHidden/>
              </w:rPr>
              <w:fldChar w:fldCharType="end"/>
            </w:r>
            <w:r w:rsidRPr="00BE05E8">
              <w:rPr>
                <w:rStyle w:val="a9"/>
                <w:noProof/>
              </w:rPr>
              <w:fldChar w:fldCharType="end"/>
            </w:r>
          </w:ins>
        </w:p>
        <w:p w14:paraId="66E1A599" w14:textId="718CCC4B" w:rsidR="008176EC" w:rsidRDefault="008176EC">
          <w:pPr>
            <w:pStyle w:val="24"/>
            <w:rPr>
              <w:ins w:id="87" w:author="Дмитрий Ковтун" w:date="2021-04-05T19:28:00Z"/>
              <w:rFonts w:eastAsiaTheme="minorEastAsia" w:cstheme="minorBidi"/>
              <w:b w:val="0"/>
              <w:noProof/>
              <w:szCs w:val="22"/>
            </w:rPr>
          </w:pPr>
          <w:ins w:id="88"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"_Toc68543348"</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5.9</w:t>
            </w:r>
            <w:r>
              <w:rPr>
                <w:rFonts w:eastAsiaTheme="minorEastAsia" w:cstheme="minorBidi"/>
                <w:b w:val="0"/>
                <w:noProof/>
                <w:szCs w:val="22"/>
              </w:rPr>
              <w:tab/>
            </w:r>
            <w:r w:rsidRPr="00BE05E8">
              <w:rPr>
                <w:rStyle w:val="a9"/>
                <w:rFonts w:eastAsiaTheme="majorEastAsia" w:cstheme="majorBidi"/>
                <w:noProof/>
              </w:rPr>
              <w:t>Перечень доработок, Разработок и интеграция (интерфейсы)</w:t>
            </w:r>
            <w:r>
              <w:rPr>
                <w:noProof/>
                <w:webHidden/>
              </w:rPr>
              <w:tab/>
            </w:r>
            <w:r>
              <w:rPr>
                <w:noProof/>
                <w:webHidden/>
              </w:rPr>
              <w:fldChar w:fldCharType="begin"/>
            </w:r>
            <w:r>
              <w:rPr>
                <w:noProof/>
                <w:webHidden/>
              </w:rPr>
              <w:instrText xml:space="preserve"> PAGEREF _Toc68543348 \h </w:instrText>
            </w:r>
            <w:r>
              <w:rPr>
                <w:noProof/>
                <w:webHidden/>
              </w:rPr>
            </w:r>
          </w:ins>
          <w:r>
            <w:rPr>
              <w:noProof/>
              <w:webHidden/>
            </w:rPr>
            <w:fldChar w:fldCharType="separate"/>
          </w:r>
          <w:ins w:id="89" w:author="Дмитрий Ковтун" w:date="2021-04-05T19:28:00Z">
            <w:r>
              <w:rPr>
                <w:noProof/>
                <w:webHidden/>
              </w:rPr>
              <w:t>69</w:t>
            </w:r>
            <w:r>
              <w:rPr>
                <w:noProof/>
                <w:webHidden/>
              </w:rPr>
              <w:fldChar w:fldCharType="end"/>
            </w:r>
            <w:r w:rsidRPr="00BE05E8">
              <w:rPr>
                <w:rStyle w:val="a9"/>
                <w:noProof/>
              </w:rPr>
              <w:fldChar w:fldCharType="end"/>
            </w:r>
          </w:ins>
        </w:p>
        <w:p w14:paraId="799ADDBB" w14:textId="718EA193" w:rsidR="008176EC" w:rsidRDefault="008176EC">
          <w:pPr>
            <w:pStyle w:val="24"/>
            <w:rPr>
              <w:ins w:id="90" w:author="Дмитрий Ковтун" w:date="2021-04-05T19:28:00Z"/>
              <w:rFonts w:eastAsiaTheme="minorEastAsia" w:cstheme="minorBidi"/>
              <w:b w:val="0"/>
              <w:noProof/>
              <w:szCs w:val="22"/>
            </w:rPr>
          </w:pPr>
          <w:ins w:id="91"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"_Toc68543349"</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w:t>
            </w:r>
            <w:r>
              <w:rPr>
                <w:rFonts w:eastAsiaTheme="minorEastAsia" w:cstheme="minorBidi"/>
                <w:b w:val="0"/>
                <w:noProof/>
                <w:szCs w:val="22"/>
              </w:rPr>
              <w:tab/>
            </w:r>
            <w:r w:rsidRPr="00BE05E8">
              <w:rPr>
                <w:rStyle w:val="a9"/>
                <w:rFonts w:eastAsiaTheme="majorEastAsia" w:cstheme="majorBidi"/>
                <w:noProof/>
              </w:rPr>
              <w:t>Особенности технической реализации</w:t>
            </w:r>
            <w:r>
              <w:rPr>
                <w:noProof/>
                <w:webHidden/>
              </w:rPr>
              <w:tab/>
            </w:r>
            <w:r>
              <w:rPr>
                <w:noProof/>
                <w:webHidden/>
              </w:rPr>
              <w:fldChar w:fldCharType="begin"/>
            </w:r>
            <w:r>
              <w:rPr>
                <w:noProof/>
                <w:webHidden/>
              </w:rPr>
              <w:instrText xml:space="preserve"> PAGEREF _Toc68543349 \h </w:instrText>
            </w:r>
            <w:r>
              <w:rPr>
                <w:noProof/>
                <w:webHidden/>
              </w:rPr>
            </w:r>
          </w:ins>
          <w:r>
            <w:rPr>
              <w:noProof/>
              <w:webHidden/>
            </w:rPr>
            <w:fldChar w:fldCharType="separate"/>
          </w:r>
          <w:ins w:id="92" w:author="Дмитрий Ковтун" w:date="2021-04-05T19:28:00Z">
            <w:r>
              <w:rPr>
                <w:noProof/>
                <w:webHidden/>
              </w:rPr>
              <w:t>71</w:t>
            </w:r>
            <w:r>
              <w:rPr>
                <w:noProof/>
                <w:webHidden/>
              </w:rPr>
              <w:fldChar w:fldCharType="end"/>
            </w:r>
            <w:r w:rsidRPr="00BE05E8">
              <w:rPr>
                <w:rStyle w:val="a9"/>
                <w:noProof/>
              </w:rPr>
              <w:fldChar w:fldCharType="end"/>
            </w:r>
          </w:ins>
        </w:p>
        <w:p w14:paraId="45395880" w14:textId="50DFB16B" w:rsidR="008176EC" w:rsidRDefault="008176EC">
          <w:pPr>
            <w:pStyle w:val="33"/>
            <w:rPr>
              <w:ins w:id="93" w:author="Дмитрий Ковтун" w:date="2021-04-05T19:28:00Z"/>
              <w:rFonts w:eastAsiaTheme="minorEastAsia" w:cstheme="minorBidi"/>
              <w:noProof/>
              <w:szCs w:val="22"/>
            </w:rPr>
          </w:pPr>
          <w:ins w:id="94"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"_Toc68543350"</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5.10.1</w:t>
            </w:r>
            <w:r>
              <w:rPr>
                <w:rFonts w:eastAsiaTheme="minorEastAsia" w:cstheme="minorBidi"/>
                <w:noProof/>
                <w:szCs w:val="22"/>
              </w:rPr>
              <w:tab/>
            </w:r>
            <w:r w:rsidRPr="00BE05E8">
              <w:rPr>
                <w:rStyle w:val="a9"/>
                <w:rFonts w:eastAsiaTheme="majorEastAsia" w:cstheme="majorBidi"/>
                <w:noProof/>
              </w:rPr>
              <w:t>Ведение позиций ОФ</w:t>
            </w:r>
            <w:r>
              <w:rPr>
                <w:noProof/>
                <w:webHidden/>
              </w:rPr>
              <w:tab/>
            </w:r>
            <w:r>
              <w:rPr>
                <w:noProof/>
                <w:webHidden/>
              </w:rPr>
              <w:fldChar w:fldCharType="begin"/>
            </w:r>
            <w:r>
              <w:rPr>
                <w:noProof/>
                <w:webHidden/>
              </w:rPr>
              <w:instrText xml:space="preserve"> PAGEREF _Toc68543350 \h </w:instrText>
            </w:r>
            <w:r>
              <w:rPr>
                <w:noProof/>
                <w:webHidden/>
              </w:rPr>
            </w:r>
          </w:ins>
          <w:r>
            <w:rPr>
              <w:noProof/>
              <w:webHidden/>
            </w:rPr>
            <w:fldChar w:fldCharType="separate"/>
          </w:r>
          <w:ins w:id="95" w:author="Дмитрий Ковтун" w:date="2021-04-05T19:28:00Z">
            <w:r>
              <w:rPr>
                <w:noProof/>
                <w:webHidden/>
              </w:rPr>
              <w:t>72</w:t>
            </w:r>
            <w:r>
              <w:rPr>
                <w:noProof/>
                <w:webHidden/>
              </w:rPr>
              <w:fldChar w:fldCharType="end"/>
            </w:r>
            <w:r w:rsidRPr="00BE05E8">
              <w:rPr>
                <w:rStyle w:val="a9"/>
                <w:noProof/>
              </w:rPr>
              <w:fldChar w:fldCharType="end"/>
            </w:r>
          </w:ins>
        </w:p>
        <w:p w14:paraId="44051339" w14:textId="735157FE" w:rsidR="008176EC" w:rsidRDefault="008176EC">
          <w:pPr>
            <w:pStyle w:val="33"/>
            <w:rPr>
              <w:ins w:id="96" w:author="Дмитрий Ковтун" w:date="2021-04-05T19:28:00Z"/>
              <w:rFonts w:eastAsiaTheme="minorEastAsia" w:cstheme="minorBidi"/>
              <w:noProof/>
              <w:szCs w:val="22"/>
            </w:rPr>
          </w:pPr>
          <w:ins w:id="97"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"_Toc68543351"</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5.10.2</w:t>
            </w:r>
            <w:r>
              <w:rPr>
                <w:rFonts w:eastAsiaTheme="minorEastAsia" w:cstheme="minorBidi"/>
                <w:noProof/>
                <w:szCs w:val="22"/>
              </w:rPr>
              <w:tab/>
            </w:r>
            <w:r w:rsidRPr="00BE05E8">
              <w:rPr>
                <w:rStyle w:val="a9"/>
                <w:rFonts w:eastAsiaTheme="majorEastAsia" w:cstheme="majorBidi"/>
                <w:noProof/>
              </w:rPr>
              <w:t>Поступление нового оборудования</w:t>
            </w:r>
            <w:r>
              <w:rPr>
                <w:noProof/>
                <w:webHidden/>
              </w:rPr>
              <w:tab/>
            </w:r>
            <w:r>
              <w:rPr>
                <w:noProof/>
                <w:webHidden/>
              </w:rPr>
              <w:fldChar w:fldCharType="begin"/>
            </w:r>
            <w:r>
              <w:rPr>
                <w:noProof/>
                <w:webHidden/>
              </w:rPr>
              <w:instrText xml:space="preserve"> PAGEREF _Toc68543351 \h </w:instrText>
            </w:r>
            <w:r>
              <w:rPr>
                <w:noProof/>
                <w:webHidden/>
              </w:rPr>
            </w:r>
          </w:ins>
          <w:r>
            <w:rPr>
              <w:noProof/>
              <w:webHidden/>
            </w:rPr>
            <w:fldChar w:fldCharType="separate"/>
          </w:r>
          <w:ins w:id="98" w:author="Дмитрий Ковтун" w:date="2021-04-05T19:28:00Z">
            <w:r>
              <w:rPr>
                <w:noProof/>
                <w:webHidden/>
              </w:rPr>
              <w:t>75</w:t>
            </w:r>
            <w:r>
              <w:rPr>
                <w:noProof/>
                <w:webHidden/>
              </w:rPr>
              <w:fldChar w:fldCharType="end"/>
            </w:r>
            <w:r w:rsidRPr="00BE05E8">
              <w:rPr>
                <w:rStyle w:val="a9"/>
                <w:noProof/>
              </w:rPr>
              <w:fldChar w:fldCharType="end"/>
            </w:r>
          </w:ins>
        </w:p>
        <w:p w14:paraId="11BF3AB1" w14:textId="109D8EB0" w:rsidR="008176EC" w:rsidRDefault="008176EC">
          <w:pPr>
            <w:pStyle w:val="33"/>
            <w:rPr>
              <w:ins w:id="99" w:author="Дмитрий Ковтун" w:date="2021-04-05T19:28:00Z"/>
              <w:rFonts w:eastAsiaTheme="minorEastAsia" w:cstheme="minorBidi"/>
              <w:noProof/>
              <w:szCs w:val="22"/>
            </w:rPr>
          </w:pPr>
          <w:ins w:id="100"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"_Toc68543352"</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5.10.3</w:t>
            </w:r>
            <w:r>
              <w:rPr>
                <w:rFonts w:eastAsiaTheme="minorEastAsia" w:cstheme="minorBidi"/>
                <w:noProof/>
                <w:szCs w:val="22"/>
              </w:rPr>
              <w:tab/>
            </w:r>
            <w:r w:rsidRPr="00BE05E8">
              <w:rPr>
                <w:rStyle w:val="a9"/>
                <w:rFonts w:eastAsiaTheme="majorEastAsia" w:cstheme="majorBidi"/>
                <w:noProof/>
              </w:rPr>
              <w:t>Вывод оборудования в ОФ</w:t>
            </w:r>
            <w:r>
              <w:rPr>
                <w:noProof/>
                <w:webHidden/>
              </w:rPr>
              <w:tab/>
            </w:r>
            <w:r>
              <w:rPr>
                <w:noProof/>
                <w:webHidden/>
              </w:rPr>
              <w:fldChar w:fldCharType="begin"/>
            </w:r>
            <w:r>
              <w:rPr>
                <w:noProof/>
                <w:webHidden/>
              </w:rPr>
              <w:instrText xml:space="preserve"> PAGEREF _Toc68543352 \h </w:instrText>
            </w:r>
            <w:r>
              <w:rPr>
                <w:noProof/>
                <w:webHidden/>
              </w:rPr>
            </w:r>
          </w:ins>
          <w:r>
            <w:rPr>
              <w:noProof/>
              <w:webHidden/>
            </w:rPr>
            <w:fldChar w:fldCharType="separate"/>
          </w:r>
          <w:ins w:id="101" w:author="Дмитрий Ковтун" w:date="2021-04-05T19:28:00Z">
            <w:r>
              <w:rPr>
                <w:noProof/>
                <w:webHidden/>
              </w:rPr>
              <w:t>75</w:t>
            </w:r>
            <w:r>
              <w:rPr>
                <w:noProof/>
                <w:webHidden/>
              </w:rPr>
              <w:fldChar w:fldCharType="end"/>
            </w:r>
            <w:r w:rsidRPr="00BE05E8">
              <w:rPr>
                <w:rStyle w:val="a9"/>
                <w:noProof/>
              </w:rPr>
              <w:fldChar w:fldCharType="end"/>
            </w:r>
          </w:ins>
        </w:p>
        <w:p w14:paraId="703B48A0" w14:textId="3FE4EBFC" w:rsidR="008176EC" w:rsidRDefault="008176EC">
          <w:pPr>
            <w:pStyle w:val="33"/>
            <w:rPr>
              <w:ins w:id="102" w:author="Дмитрий Ковтун" w:date="2021-04-05T19:28:00Z"/>
              <w:rFonts w:eastAsiaTheme="minorEastAsia" w:cstheme="minorBidi"/>
              <w:noProof/>
              <w:szCs w:val="22"/>
            </w:rPr>
          </w:pPr>
          <w:ins w:id="103"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"_Toc68543353"</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5.10.4</w:t>
            </w:r>
            <w:r>
              <w:rPr>
                <w:rFonts w:eastAsiaTheme="minorEastAsia" w:cstheme="minorBidi"/>
                <w:noProof/>
                <w:szCs w:val="22"/>
              </w:rPr>
              <w:tab/>
            </w:r>
            <w:r w:rsidRPr="00BE05E8">
              <w:rPr>
                <w:rStyle w:val="a9"/>
                <w:rFonts w:eastAsiaTheme="majorEastAsia" w:cstheme="majorBidi"/>
                <w:noProof/>
              </w:rPr>
              <w:t>Установка единицы оборудования из ОФ</w:t>
            </w:r>
            <w:r>
              <w:rPr>
                <w:noProof/>
                <w:webHidden/>
              </w:rPr>
              <w:tab/>
            </w:r>
            <w:r>
              <w:rPr>
                <w:noProof/>
                <w:webHidden/>
              </w:rPr>
              <w:fldChar w:fldCharType="begin"/>
            </w:r>
            <w:r>
              <w:rPr>
                <w:noProof/>
                <w:webHidden/>
              </w:rPr>
              <w:instrText xml:space="preserve"> PAGEREF _Toc68543353 \h </w:instrText>
            </w:r>
            <w:r>
              <w:rPr>
                <w:noProof/>
                <w:webHidden/>
              </w:rPr>
            </w:r>
          </w:ins>
          <w:r>
            <w:rPr>
              <w:noProof/>
              <w:webHidden/>
            </w:rPr>
            <w:fldChar w:fldCharType="separate"/>
          </w:r>
          <w:ins w:id="104" w:author="Дмитрий Ковтун" w:date="2021-04-05T19:28:00Z">
            <w:r>
              <w:rPr>
                <w:noProof/>
                <w:webHidden/>
              </w:rPr>
              <w:t>76</w:t>
            </w:r>
            <w:r>
              <w:rPr>
                <w:noProof/>
                <w:webHidden/>
              </w:rPr>
              <w:fldChar w:fldCharType="end"/>
            </w:r>
            <w:r w:rsidRPr="00BE05E8">
              <w:rPr>
                <w:rStyle w:val="a9"/>
                <w:noProof/>
              </w:rPr>
              <w:fldChar w:fldCharType="end"/>
            </w:r>
          </w:ins>
        </w:p>
        <w:p w14:paraId="2D5E2866" w14:textId="37E63841" w:rsidR="008176EC" w:rsidRDefault="008176EC">
          <w:pPr>
            <w:pStyle w:val="33"/>
            <w:rPr>
              <w:ins w:id="105" w:author="Дмитрий Ковтун" w:date="2021-04-05T19:28:00Z"/>
              <w:rFonts w:eastAsiaTheme="minorEastAsia" w:cstheme="minorBidi"/>
              <w:noProof/>
              <w:szCs w:val="22"/>
            </w:rPr>
          </w:pPr>
          <w:ins w:id="106"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"_Toc68543354"</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5.10.5</w:t>
            </w:r>
            <w:r>
              <w:rPr>
                <w:rFonts w:eastAsiaTheme="minorEastAsia" w:cstheme="minorBidi"/>
                <w:noProof/>
                <w:szCs w:val="22"/>
              </w:rPr>
              <w:tab/>
            </w:r>
            <w:r w:rsidRPr="00BE05E8">
              <w:rPr>
                <w:rStyle w:val="a9"/>
                <w:rFonts w:eastAsiaTheme="majorEastAsia" w:cstheme="majorBidi"/>
                <w:noProof/>
              </w:rPr>
              <w:t>Описание разработки «PM20 - Отчет о состоянии ОФ»</w:t>
            </w:r>
            <w:r>
              <w:rPr>
                <w:noProof/>
                <w:webHidden/>
              </w:rPr>
              <w:tab/>
            </w:r>
            <w:r>
              <w:rPr>
                <w:noProof/>
                <w:webHidden/>
              </w:rPr>
              <w:fldChar w:fldCharType="begin"/>
            </w:r>
            <w:r>
              <w:rPr>
                <w:noProof/>
                <w:webHidden/>
              </w:rPr>
              <w:instrText xml:space="preserve"> PAGEREF _Toc68543354 \h </w:instrText>
            </w:r>
            <w:r>
              <w:rPr>
                <w:noProof/>
                <w:webHidden/>
              </w:rPr>
            </w:r>
          </w:ins>
          <w:r>
            <w:rPr>
              <w:noProof/>
              <w:webHidden/>
            </w:rPr>
            <w:fldChar w:fldCharType="separate"/>
          </w:r>
          <w:ins w:id="107" w:author="Дмитрий Ковтун" w:date="2021-04-05T19:28:00Z">
            <w:r>
              <w:rPr>
                <w:noProof/>
                <w:webHidden/>
              </w:rPr>
              <w:t>77</w:t>
            </w:r>
            <w:r>
              <w:rPr>
                <w:noProof/>
                <w:webHidden/>
              </w:rPr>
              <w:fldChar w:fldCharType="end"/>
            </w:r>
            <w:r w:rsidRPr="00BE05E8">
              <w:rPr>
                <w:rStyle w:val="a9"/>
                <w:noProof/>
              </w:rPr>
              <w:fldChar w:fldCharType="end"/>
            </w:r>
          </w:ins>
        </w:p>
        <w:p w14:paraId="104097B7" w14:textId="3E098CDF" w:rsidR="008176EC" w:rsidRDefault="008176EC">
          <w:pPr>
            <w:pStyle w:val="33"/>
            <w:rPr>
              <w:ins w:id="108" w:author="Дмитрий Ковтун" w:date="2021-04-05T19:28:00Z"/>
              <w:rFonts w:eastAsiaTheme="minorEastAsia" w:cstheme="minorBidi"/>
              <w:noProof/>
              <w:szCs w:val="22"/>
            </w:rPr>
          </w:pPr>
          <w:ins w:id="109"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"_Toc68543355"</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5.10.6</w:t>
            </w:r>
            <w:r>
              <w:rPr>
                <w:rFonts w:eastAsiaTheme="minorEastAsia" w:cstheme="minorBidi"/>
                <w:noProof/>
                <w:szCs w:val="22"/>
              </w:rPr>
              <w:tab/>
            </w:r>
            <w:r w:rsidRPr="00BE05E8">
              <w:rPr>
                <w:rStyle w:val="a9"/>
                <w:rFonts w:eastAsiaTheme="majorEastAsia" w:cstheme="majorBidi"/>
                <w:noProof/>
              </w:rPr>
              <w:t>Создание производственного заказа</w:t>
            </w:r>
            <w:r>
              <w:rPr>
                <w:noProof/>
                <w:webHidden/>
              </w:rPr>
              <w:tab/>
            </w:r>
            <w:r>
              <w:rPr>
                <w:noProof/>
                <w:webHidden/>
              </w:rPr>
              <w:fldChar w:fldCharType="begin"/>
            </w:r>
            <w:r>
              <w:rPr>
                <w:noProof/>
                <w:webHidden/>
              </w:rPr>
              <w:instrText xml:space="preserve"> PAGEREF _Toc68543355 \h </w:instrText>
            </w:r>
            <w:r>
              <w:rPr>
                <w:noProof/>
                <w:webHidden/>
              </w:rPr>
            </w:r>
          </w:ins>
          <w:r>
            <w:rPr>
              <w:noProof/>
              <w:webHidden/>
            </w:rPr>
            <w:fldChar w:fldCharType="separate"/>
          </w:r>
          <w:ins w:id="110" w:author="Дмитрий Ковтун" w:date="2021-04-05T19:28:00Z">
            <w:r>
              <w:rPr>
                <w:noProof/>
                <w:webHidden/>
              </w:rPr>
              <w:t>78</w:t>
            </w:r>
            <w:r>
              <w:rPr>
                <w:noProof/>
                <w:webHidden/>
              </w:rPr>
              <w:fldChar w:fldCharType="end"/>
            </w:r>
            <w:r w:rsidRPr="00BE05E8">
              <w:rPr>
                <w:rStyle w:val="a9"/>
                <w:noProof/>
              </w:rPr>
              <w:fldChar w:fldCharType="end"/>
            </w:r>
          </w:ins>
        </w:p>
        <w:p w14:paraId="190905F9" w14:textId="4EEC8CE6" w:rsidR="008176EC" w:rsidRDefault="008176EC">
          <w:pPr>
            <w:pStyle w:val="33"/>
            <w:rPr>
              <w:ins w:id="111" w:author="Дмитрий Ковтун" w:date="2021-04-05T19:28:00Z"/>
              <w:rFonts w:eastAsiaTheme="minorEastAsia" w:cstheme="minorBidi"/>
              <w:noProof/>
              <w:szCs w:val="22"/>
            </w:rPr>
          </w:pPr>
          <w:ins w:id="112"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"_Toc68543356"</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5.10.7</w:t>
            </w:r>
            <w:r>
              <w:rPr>
                <w:rFonts w:eastAsiaTheme="minorEastAsia" w:cstheme="minorBidi"/>
                <w:noProof/>
                <w:szCs w:val="22"/>
              </w:rPr>
              <w:tab/>
            </w:r>
            <w:r w:rsidRPr="00BE05E8">
              <w:rPr>
                <w:rStyle w:val="a9"/>
                <w:rFonts w:eastAsiaTheme="majorEastAsia" w:cstheme="majorBidi"/>
                <w:noProof/>
              </w:rPr>
              <w:t>Техническое закрытие производственного заказа</w:t>
            </w:r>
            <w:r>
              <w:rPr>
                <w:noProof/>
                <w:webHidden/>
              </w:rPr>
              <w:tab/>
            </w:r>
            <w:r>
              <w:rPr>
                <w:noProof/>
                <w:webHidden/>
              </w:rPr>
              <w:fldChar w:fldCharType="begin"/>
            </w:r>
            <w:r>
              <w:rPr>
                <w:noProof/>
                <w:webHidden/>
              </w:rPr>
              <w:instrText xml:space="preserve"> PAGEREF _Toc68543356 \h </w:instrText>
            </w:r>
            <w:r>
              <w:rPr>
                <w:noProof/>
                <w:webHidden/>
              </w:rPr>
            </w:r>
          </w:ins>
          <w:r>
            <w:rPr>
              <w:noProof/>
              <w:webHidden/>
            </w:rPr>
            <w:fldChar w:fldCharType="separate"/>
          </w:r>
          <w:ins w:id="113" w:author="Дмитрий Ковтун" w:date="2021-04-05T19:28:00Z">
            <w:r>
              <w:rPr>
                <w:noProof/>
                <w:webHidden/>
              </w:rPr>
              <w:t>79</w:t>
            </w:r>
            <w:r>
              <w:rPr>
                <w:noProof/>
                <w:webHidden/>
              </w:rPr>
              <w:fldChar w:fldCharType="end"/>
            </w:r>
            <w:r w:rsidRPr="00BE05E8">
              <w:rPr>
                <w:rStyle w:val="a9"/>
                <w:noProof/>
              </w:rPr>
              <w:fldChar w:fldCharType="end"/>
            </w:r>
          </w:ins>
        </w:p>
        <w:p w14:paraId="0A36E7AB" w14:textId="002C6A2F" w:rsidR="008176EC" w:rsidRDefault="008176EC">
          <w:pPr>
            <w:pStyle w:val="33"/>
            <w:rPr>
              <w:ins w:id="114" w:author="Дмитрий Ковтун" w:date="2021-04-05T19:28:00Z"/>
              <w:rFonts w:eastAsiaTheme="minorEastAsia" w:cstheme="minorBidi"/>
              <w:noProof/>
              <w:szCs w:val="22"/>
            </w:rPr>
          </w:pPr>
          <w:ins w:id="115"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"_Toc68543358"</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5.10.8</w:t>
            </w:r>
            <w:r>
              <w:rPr>
                <w:rFonts w:eastAsiaTheme="minorEastAsia" w:cstheme="minorBidi"/>
                <w:noProof/>
                <w:szCs w:val="22"/>
              </w:rPr>
              <w:tab/>
            </w:r>
            <w:r w:rsidRPr="00BE05E8">
              <w:rPr>
                <w:rStyle w:val="a9"/>
                <w:rFonts w:eastAsiaTheme="majorEastAsia" w:cstheme="majorBidi"/>
                <w:noProof/>
              </w:rPr>
              <w:t>Особенности технической реализации процесса ПП-07.05.03-ERP Формирование и потребление ОФ</w:t>
            </w:r>
            <w:r>
              <w:rPr>
                <w:noProof/>
                <w:webHidden/>
              </w:rPr>
              <w:tab/>
            </w:r>
            <w:r>
              <w:rPr>
                <w:noProof/>
                <w:webHidden/>
              </w:rPr>
              <w:fldChar w:fldCharType="begin"/>
            </w:r>
            <w:r>
              <w:rPr>
                <w:noProof/>
                <w:webHidden/>
              </w:rPr>
              <w:instrText xml:space="preserve"> PAGEREF _Toc68543358 \h </w:instrText>
            </w:r>
            <w:r>
              <w:rPr>
                <w:noProof/>
                <w:webHidden/>
              </w:rPr>
            </w:r>
          </w:ins>
          <w:r>
            <w:rPr>
              <w:noProof/>
              <w:webHidden/>
            </w:rPr>
            <w:fldChar w:fldCharType="separate"/>
          </w:r>
          <w:ins w:id="116" w:author="Дмитрий Ковтун" w:date="2021-04-05T19:28:00Z">
            <w:r>
              <w:rPr>
                <w:noProof/>
                <w:webHidden/>
              </w:rPr>
              <w:t>79</w:t>
            </w:r>
            <w:r>
              <w:rPr>
                <w:noProof/>
                <w:webHidden/>
              </w:rPr>
              <w:fldChar w:fldCharType="end"/>
            </w:r>
            <w:r w:rsidRPr="00BE05E8">
              <w:rPr>
                <w:rStyle w:val="a9"/>
                <w:noProof/>
              </w:rPr>
              <w:fldChar w:fldCharType="end"/>
            </w:r>
          </w:ins>
        </w:p>
        <w:p w14:paraId="77624629" w14:textId="0DB4032E" w:rsidR="008176EC" w:rsidRDefault="008176EC">
          <w:pPr>
            <w:pStyle w:val="15"/>
            <w:rPr>
              <w:ins w:id="117" w:author="Дмитрий Ковтун" w:date="2021-04-05T19:28:00Z"/>
              <w:rFonts w:asciiTheme="minorHAnsi" w:eastAsiaTheme="minorEastAsia" w:hAnsiTheme="minorHAnsi" w:cstheme="minorBidi"/>
              <w:b w:val="0"/>
              <w:sz w:val="22"/>
              <w:szCs w:val="22"/>
            </w:rPr>
          </w:pPr>
          <w:ins w:id="118" w:author="Дмитрий Ковтун" w:date="2021-04-05T19:28:00Z">
            <w:r w:rsidRPr="00BE05E8">
              <w:rPr>
                <w:rStyle w:val="a9"/>
              </w:rPr>
              <w:fldChar w:fldCharType="begin"/>
            </w:r>
            <w:r w:rsidRPr="00BE05E8">
              <w:rPr>
                <w:rStyle w:val="a9"/>
              </w:rPr>
              <w:instrText xml:space="preserve"> </w:instrText>
            </w:r>
            <w:r>
              <w:instrText>HYPERLINK \l "_Toc68543359"</w:instrText>
            </w:r>
            <w:r w:rsidRPr="00BE05E8">
              <w:rPr>
                <w:rStyle w:val="a9"/>
              </w:rPr>
              <w:instrText xml:space="preserve"> </w:instrText>
            </w:r>
            <w:r w:rsidRPr="00BE05E8">
              <w:rPr>
                <w:rStyle w:val="a9"/>
              </w:rPr>
            </w:r>
            <w:r w:rsidRPr="00BE05E8">
              <w:rPr>
                <w:rStyle w:val="a9"/>
              </w:rPr>
              <w:fldChar w:fldCharType="separate"/>
            </w:r>
            <w:r w:rsidRPr="00BE05E8">
              <w:rPr>
                <w:rStyle w:val="a9"/>
              </w:rPr>
              <w:t>6</w:t>
            </w:r>
            <w:r>
              <w:rPr>
                <w:rFonts w:asciiTheme="minorHAnsi" w:eastAsiaTheme="minorEastAsia" w:hAnsiTheme="minorHAnsi" w:cstheme="minorBidi"/>
                <w:b w:val="0"/>
                <w:sz w:val="22"/>
                <w:szCs w:val="22"/>
              </w:rPr>
              <w:tab/>
            </w:r>
            <w:r w:rsidRPr="00BE05E8">
              <w:rPr>
                <w:rStyle w:val="a9"/>
              </w:rPr>
              <w:t>Информационная Безопасность</w:t>
            </w:r>
            <w:r>
              <w:rPr>
                <w:webHidden/>
              </w:rPr>
              <w:tab/>
            </w:r>
            <w:r>
              <w:rPr>
                <w:webHidden/>
              </w:rPr>
              <w:fldChar w:fldCharType="begin"/>
            </w:r>
            <w:r>
              <w:rPr>
                <w:webHidden/>
              </w:rPr>
              <w:instrText xml:space="preserve"> PAGEREF _Toc68543359 \h </w:instrText>
            </w:r>
            <w:r>
              <w:rPr>
                <w:webHidden/>
              </w:rPr>
            </w:r>
          </w:ins>
          <w:r>
            <w:rPr>
              <w:webHidden/>
            </w:rPr>
            <w:fldChar w:fldCharType="separate"/>
          </w:r>
          <w:ins w:id="119" w:author="Дмитрий Ковтун" w:date="2021-04-05T19:28:00Z">
            <w:r>
              <w:rPr>
                <w:webHidden/>
              </w:rPr>
              <w:t>83</w:t>
            </w:r>
            <w:r>
              <w:rPr>
                <w:webHidden/>
              </w:rPr>
              <w:fldChar w:fldCharType="end"/>
            </w:r>
            <w:r w:rsidRPr="00BE05E8">
              <w:rPr>
                <w:rStyle w:val="a9"/>
              </w:rPr>
              <w:fldChar w:fldCharType="end"/>
            </w:r>
          </w:ins>
        </w:p>
        <w:p w14:paraId="102A9832" w14:textId="1678B993" w:rsidR="008176EC" w:rsidRDefault="008176EC">
          <w:pPr>
            <w:pStyle w:val="15"/>
            <w:rPr>
              <w:ins w:id="120" w:author="Дмитрий Ковтун" w:date="2021-04-05T19:28:00Z"/>
              <w:rFonts w:asciiTheme="minorHAnsi" w:eastAsiaTheme="minorEastAsia" w:hAnsiTheme="minorHAnsi" w:cstheme="minorBidi"/>
              <w:b w:val="0"/>
              <w:sz w:val="22"/>
              <w:szCs w:val="22"/>
            </w:rPr>
          </w:pPr>
          <w:ins w:id="121" w:author="Дмитрий Ковтун" w:date="2021-04-05T19:28:00Z">
            <w:r w:rsidRPr="00BE05E8">
              <w:rPr>
                <w:rStyle w:val="a9"/>
              </w:rPr>
              <w:fldChar w:fldCharType="begin"/>
            </w:r>
            <w:r w:rsidRPr="00BE05E8">
              <w:rPr>
                <w:rStyle w:val="a9"/>
              </w:rPr>
              <w:instrText xml:space="preserve"> </w:instrText>
            </w:r>
            <w:r>
              <w:instrText>HYPERLINK \l "_Toc68543360"</w:instrText>
            </w:r>
            <w:r w:rsidRPr="00BE05E8">
              <w:rPr>
                <w:rStyle w:val="a9"/>
              </w:rPr>
              <w:instrText xml:space="preserve"> </w:instrText>
            </w:r>
            <w:r w:rsidRPr="00BE05E8">
              <w:rPr>
                <w:rStyle w:val="a9"/>
              </w:rPr>
            </w:r>
            <w:r w:rsidRPr="00BE05E8">
              <w:rPr>
                <w:rStyle w:val="a9"/>
              </w:rPr>
              <w:fldChar w:fldCharType="separate"/>
            </w:r>
            <w:r w:rsidRPr="00BE05E8">
              <w:rPr>
                <w:rStyle w:val="a9"/>
                <w:rFonts w:eastAsia="Calibri"/>
              </w:rPr>
              <w:t>7</w:t>
            </w:r>
            <w:r>
              <w:rPr>
                <w:rFonts w:asciiTheme="minorHAnsi" w:eastAsiaTheme="minorEastAsia" w:hAnsiTheme="minorHAnsi" w:cstheme="minorBidi"/>
                <w:b w:val="0"/>
                <w:sz w:val="22"/>
                <w:szCs w:val="22"/>
              </w:rPr>
              <w:tab/>
            </w:r>
            <w:r w:rsidRPr="00BE05E8">
              <w:rPr>
                <w:rStyle w:val="a9"/>
                <w:rFonts w:eastAsia="Calibri"/>
              </w:rPr>
              <w:t>Организационные изменения</w:t>
            </w:r>
            <w:r>
              <w:rPr>
                <w:webHidden/>
              </w:rPr>
              <w:tab/>
            </w:r>
            <w:r>
              <w:rPr>
                <w:webHidden/>
              </w:rPr>
              <w:fldChar w:fldCharType="begin"/>
            </w:r>
            <w:r>
              <w:rPr>
                <w:webHidden/>
              </w:rPr>
              <w:instrText xml:space="preserve"> PAGEREF _Toc68543360 \h </w:instrText>
            </w:r>
            <w:r>
              <w:rPr>
                <w:webHidden/>
              </w:rPr>
            </w:r>
          </w:ins>
          <w:r>
            <w:rPr>
              <w:webHidden/>
            </w:rPr>
            <w:fldChar w:fldCharType="separate"/>
          </w:r>
          <w:ins w:id="122" w:author="Дмитрий Ковтун" w:date="2021-04-05T19:28:00Z">
            <w:r>
              <w:rPr>
                <w:webHidden/>
              </w:rPr>
              <w:t>84</w:t>
            </w:r>
            <w:r>
              <w:rPr>
                <w:webHidden/>
              </w:rPr>
              <w:fldChar w:fldCharType="end"/>
            </w:r>
            <w:r w:rsidRPr="00BE05E8">
              <w:rPr>
                <w:rStyle w:val="a9"/>
              </w:rPr>
              <w:fldChar w:fldCharType="end"/>
            </w:r>
          </w:ins>
        </w:p>
        <w:p w14:paraId="4D1D6F09" w14:textId="5785338B" w:rsidR="008176EC" w:rsidRDefault="008176EC">
          <w:pPr>
            <w:pStyle w:val="24"/>
            <w:rPr>
              <w:ins w:id="123" w:author="Дмитрий Ковтун" w:date="2021-04-05T19:28:00Z"/>
              <w:rFonts w:eastAsiaTheme="minorEastAsia" w:cstheme="minorBidi"/>
              <w:b w:val="0"/>
              <w:noProof/>
              <w:szCs w:val="22"/>
            </w:rPr>
          </w:pPr>
          <w:ins w:id="124"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"_Toc68543361"</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7.1</w:t>
            </w:r>
            <w:r>
              <w:rPr>
                <w:rFonts w:eastAsiaTheme="minorEastAsia" w:cstheme="minorBidi"/>
                <w:b w:val="0"/>
                <w:noProof/>
                <w:szCs w:val="22"/>
              </w:rPr>
              <w:tab/>
            </w:r>
            <w:r w:rsidRPr="00BE05E8">
              <w:rPr>
                <w:rStyle w:val="a9"/>
                <w:rFonts w:eastAsiaTheme="majorEastAsia" w:cstheme="majorBidi"/>
                <w:noProof/>
              </w:rPr>
              <w:t>Ключевые процессные изменения и области улучшений</w:t>
            </w:r>
            <w:r>
              <w:rPr>
                <w:noProof/>
                <w:webHidden/>
              </w:rPr>
              <w:tab/>
            </w:r>
            <w:r>
              <w:rPr>
                <w:noProof/>
                <w:webHidden/>
              </w:rPr>
              <w:fldChar w:fldCharType="begin"/>
            </w:r>
            <w:r>
              <w:rPr>
                <w:noProof/>
                <w:webHidden/>
              </w:rPr>
              <w:instrText xml:space="preserve"> PAGEREF _Toc68543361 \h </w:instrText>
            </w:r>
            <w:r>
              <w:rPr>
                <w:noProof/>
                <w:webHidden/>
              </w:rPr>
            </w:r>
          </w:ins>
          <w:r>
            <w:rPr>
              <w:noProof/>
              <w:webHidden/>
            </w:rPr>
            <w:fldChar w:fldCharType="separate"/>
          </w:r>
          <w:ins w:id="125" w:author="Дмитрий Ковтун" w:date="2021-04-05T19:28:00Z">
            <w:r>
              <w:rPr>
                <w:noProof/>
                <w:webHidden/>
              </w:rPr>
              <w:t>84</w:t>
            </w:r>
            <w:r>
              <w:rPr>
                <w:noProof/>
                <w:webHidden/>
              </w:rPr>
              <w:fldChar w:fldCharType="end"/>
            </w:r>
            <w:r w:rsidRPr="00BE05E8">
              <w:rPr>
                <w:rStyle w:val="a9"/>
                <w:noProof/>
              </w:rPr>
              <w:fldChar w:fldCharType="end"/>
            </w:r>
          </w:ins>
        </w:p>
        <w:p w14:paraId="7D3980EF" w14:textId="2FBB54D0" w:rsidR="008176EC" w:rsidRDefault="008176EC">
          <w:pPr>
            <w:pStyle w:val="24"/>
            <w:rPr>
              <w:ins w:id="126" w:author="Дмитрий Ковтун" w:date="2021-04-05T19:28:00Z"/>
              <w:rFonts w:eastAsiaTheme="minorEastAsia" w:cstheme="minorBidi"/>
              <w:b w:val="0"/>
              <w:noProof/>
              <w:szCs w:val="22"/>
            </w:rPr>
          </w:pPr>
          <w:ins w:id="127"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"_Toc68543362"</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7.2</w:t>
            </w:r>
            <w:r>
              <w:rPr>
                <w:rFonts w:eastAsiaTheme="minorEastAsia" w:cstheme="minorBidi"/>
                <w:b w:val="0"/>
                <w:noProof/>
                <w:szCs w:val="22"/>
              </w:rPr>
              <w:tab/>
            </w:r>
            <w:r w:rsidRPr="00BE05E8">
              <w:rPr>
                <w:rStyle w:val="a9"/>
                <w:rFonts w:eastAsiaTheme="majorEastAsia" w:cstheme="majorBidi"/>
                <w:noProof/>
              </w:rPr>
              <w:t>Организационные аспекты</w:t>
            </w:r>
            <w:r>
              <w:rPr>
                <w:noProof/>
                <w:webHidden/>
              </w:rPr>
              <w:tab/>
            </w:r>
            <w:r>
              <w:rPr>
                <w:noProof/>
                <w:webHidden/>
              </w:rPr>
              <w:fldChar w:fldCharType="begin"/>
            </w:r>
            <w:r>
              <w:rPr>
                <w:noProof/>
                <w:webHidden/>
              </w:rPr>
              <w:instrText xml:space="preserve"> PAGEREF _Toc68543362 \h </w:instrText>
            </w:r>
            <w:r>
              <w:rPr>
                <w:noProof/>
                <w:webHidden/>
              </w:rPr>
            </w:r>
          </w:ins>
          <w:r>
            <w:rPr>
              <w:noProof/>
              <w:webHidden/>
            </w:rPr>
            <w:fldChar w:fldCharType="separate"/>
          </w:r>
          <w:ins w:id="128" w:author="Дмитрий Ковтун" w:date="2021-04-05T19:28:00Z">
            <w:r>
              <w:rPr>
                <w:noProof/>
                <w:webHidden/>
              </w:rPr>
              <w:t>88</w:t>
            </w:r>
            <w:r>
              <w:rPr>
                <w:noProof/>
                <w:webHidden/>
              </w:rPr>
              <w:fldChar w:fldCharType="end"/>
            </w:r>
            <w:r w:rsidRPr="00BE05E8">
              <w:rPr>
                <w:rStyle w:val="a9"/>
                <w:noProof/>
              </w:rPr>
              <w:fldChar w:fldCharType="end"/>
            </w:r>
          </w:ins>
        </w:p>
        <w:p w14:paraId="22145AC5" w14:textId="7A83D06D" w:rsidR="008176EC" w:rsidRDefault="008176EC">
          <w:pPr>
            <w:pStyle w:val="15"/>
            <w:rPr>
              <w:ins w:id="129" w:author="Дмитрий Ковтун" w:date="2021-04-05T19:28:00Z"/>
              <w:rFonts w:asciiTheme="minorHAnsi" w:eastAsiaTheme="minorEastAsia" w:hAnsiTheme="minorHAnsi" w:cstheme="minorBidi"/>
              <w:b w:val="0"/>
              <w:sz w:val="22"/>
              <w:szCs w:val="22"/>
            </w:rPr>
          </w:pPr>
          <w:ins w:id="130" w:author="Дмитрий Ковтун" w:date="2021-04-05T19:28:00Z">
            <w:r w:rsidRPr="00BE05E8">
              <w:rPr>
                <w:rStyle w:val="a9"/>
              </w:rPr>
              <w:fldChar w:fldCharType="begin"/>
            </w:r>
            <w:r w:rsidRPr="00BE05E8">
              <w:rPr>
                <w:rStyle w:val="a9"/>
              </w:rPr>
              <w:instrText xml:space="preserve"> </w:instrText>
            </w:r>
            <w:r>
              <w:instrText>HYPERLINK \l "_Toc68543363"</w:instrText>
            </w:r>
            <w:r w:rsidRPr="00BE05E8">
              <w:rPr>
                <w:rStyle w:val="a9"/>
              </w:rPr>
              <w:instrText xml:space="preserve"> </w:instrText>
            </w:r>
            <w:r w:rsidRPr="00BE05E8">
              <w:rPr>
                <w:rStyle w:val="a9"/>
              </w:rPr>
            </w:r>
            <w:r w:rsidRPr="00BE05E8">
              <w:rPr>
                <w:rStyle w:val="a9"/>
              </w:rPr>
              <w:fldChar w:fldCharType="separate"/>
            </w:r>
            <w:r w:rsidRPr="00BE05E8">
              <w:rPr>
                <w:rStyle w:val="a9"/>
                <w:rFonts w:eastAsia="Calibri"/>
              </w:rPr>
              <w:t>8</w:t>
            </w:r>
            <w:r>
              <w:rPr>
                <w:rFonts w:asciiTheme="minorHAnsi" w:eastAsiaTheme="minorEastAsia" w:hAnsiTheme="minorHAnsi" w:cstheme="minorBidi"/>
                <w:b w:val="0"/>
                <w:sz w:val="22"/>
                <w:szCs w:val="22"/>
              </w:rPr>
              <w:tab/>
            </w:r>
            <w:r w:rsidRPr="00BE05E8">
              <w:rPr>
                <w:rStyle w:val="a9"/>
                <w:rFonts w:eastAsia="Calibri"/>
              </w:rPr>
              <w:t>Открытые вопросы</w:t>
            </w:r>
            <w:r>
              <w:rPr>
                <w:webHidden/>
              </w:rPr>
              <w:tab/>
            </w:r>
            <w:r>
              <w:rPr>
                <w:webHidden/>
              </w:rPr>
              <w:fldChar w:fldCharType="begin"/>
            </w:r>
            <w:r>
              <w:rPr>
                <w:webHidden/>
              </w:rPr>
              <w:instrText xml:space="preserve"> PAGEREF _Toc68543363 \h </w:instrText>
            </w:r>
            <w:r>
              <w:rPr>
                <w:webHidden/>
              </w:rPr>
            </w:r>
          </w:ins>
          <w:r>
            <w:rPr>
              <w:webHidden/>
            </w:rPr>
            <w:fldChar w:fldCharType="separate"/>
          </w:r>
          <w:ins w:id="131" w:author="Дмитрий Ковтун" w:date="2021-04-05T19:28:00Z">
            <w:r>
              <w:rPr>
                <w:webHidden/>
              </w:rPr>
              <w:t>91</w:t>
            </w:r>
            <w:r>
              <w:rPr>
                <w:webHidden/>
              </w:rPr>
              <w:fldChar w:fldCharType="end"/>
            </w:r>
            <w:r w:rsidRPr="00BE05E8">
              <w:rPr>
                <w:rStyle w:val="a9"/>
              </w:rPr>
              <w:fldChar w:fldCharType="end"/>
            </w:r>
          </w:ins>
        </w:p>
        <w:p w14:paraId="01EAFA7B" w14:textId="17B4E631" w:rsidR="008176EC" w:rsidRDefault="008176EC">
          <w:pPr>
            <w:pStyle w:val="15"/>
            <w:rPr>
              <w:ins w:id="132" w:author="Дмитрий Ковтун" w:date="2021-04-05T19:28:00Z"/>
              <w:rFonts w:asciiTheme="minorHAnsi" w:eastAsiaTheme="minorEastAsia" w:hAnsiTheme="minorHAnsi" w:cstheme="minorBidi"/>
              <w:b w:val="0"/>
              <w:sz w:val="22"/>
              <w:szCs w:val="22"/>
            </w:rPr>
          </w:pPr>
          <w:ins w:id="133" w:author="Дмитрий Ковтун" w:date="2021-04-05T19:28:00Z">
            <w:r w:rsidRPr="00BE05E8">
              <w:rPr>
                <w:rStyle w:val="a9"/>
              </w:rPr>
              <w:fldChar w:fldCharType="begin"/>
            </w:r>
            <w:r w:rsidRPr="00BE05E8">
              <w:rPr>
                <w:rStyle w:val="a9"/>
              </w:rPr>
              <w:instrText xml:space="preserve"> </w:instrText>
            </w:r>
            <w:r>
              <w:instrText>HYPERLINK \l "_Toc68543364"</w:instrText>
            </w:r>
            <w:r w:rsidRPr="00BE05E8">
              <w:rPr>
                <w:rStyle w:val="a9"/>
              </w:rPr>
              <w:instrText xml:space="preserve"> </w:instrText>
            </w:r>
            <w:r w:rsidRPr="00BE05E8">
              <w:rPr>
                <w:rStyle w:val="a9"/>
              </w:rPr>
            </w:r>
            <w:r w:rsidRPr="00BE05E8">
              <w:rPr>
                <w:rStyle w:val="a9"/>
              </w:rPr>
              <w:fldChar w:fldCharType="separate"/>
            </w:r>
            <w:r w:rsidRPr="00BE05E8">
              <w:rPr>
                <w:rStyle w:val="a9"/>
                <w:rFonts w:eastAsia="Calibri"/>
              </w:rPr>
              <w:t>9</w:t>
            </w:r>
            <w:r>
              <w:rPr>
                <w:rFonts w:asciiTheme="minorHAnsi" w:eastAsiaTheme="minorEastAsia" w:hAnsiTheme="minorHAnsi" w:cstheme="minorBidi"/>
                <w:b w:val="0"/>
                <w:sz w:val="22"/>
                <w:szCs w:val="22"/>
              </w:rPr>
              <w:tab/>
            </w:r>
            <w:r w:rsidRPr="00BE05E8">
              <w:rPr>
                <w:rStyle w:val="a9"/>
                <w:rFonts w:eastAsia="Calibri"/>
              </w:rPr>
              <w:t>Приложения</w:t>
            </w:r>
            <w:r>
              <w:rPr>
                <w:webHidden/>
              </w:rPr>
              <w:tab/>
            </w:r>
            <w:r>
              <w:rPr>
                <w:webHidden/>
              </w:rPr>
              <w:fldChar w:fldCharType="begin"/>
            </w:r>
            <w:r>
              <w:rPr>
                <w:webHidden/>
              </w:rPr>
              <w:instrText xml:space="preserve"> PAGEREF _Toc68543364 \h </w:instrText>
            </w:r>
            <w:r>
              <w:rPr>
                <w:webHidden/>
              </w:rPr>
            </w:r>
          </w:ins>
          <w:r>
            <w:rPr>
              <w:webHidden/>
            </w:rPr>
            <w:fldChar w:fldCharType="separate"/>
          </w:r>
          <w:ins w:id="134" w:author="Дмитрий Ковтун" w:date="2021-04-05T19:28:00Z">
            <w:r>
              <w:rPr>
                <w:webHidden/>
              </w:rPr>
              <w:t>91</w:t>
            </w:r>
            <w:r>
              <w:rPr>
                <w:webHidden/>
              </w:rPr>
              <w:fldChar w:fldCharType="end"/>
            </w:r>
            <w:r w:rsidRPr="00BE05E8">
              <w:rPr>
                <w:rStyle w:val="a9"/>
              </w:rPr>
              <w:fldChar w:fldCharType="end"/>
            </w:r>
          </w:ins>
        </w:p>
        <w:p w14:paraId="2E97FC07" w14:textId="22ED9D75" w:rsidR="008176EC" w:rsidRDefault="008176EC">
          <w:pPr>
            <w:pStyle w:val="24"/>
            <w:rPr>
              <w:ins w:id="135" w:author="Дмитрий Ковтун" w:date="2021-04-05T19:28:00Z"/>
              <w:rFonts w:eastAsiaTheme="minorEastAsia" w:cstheme="minorBidi"/>
              <w:b w:val="0"/>
              <w:noProof/>
              <w:szCs w:val="22"/>
            </w:rPr>
          </w:pPr>
          <w:ins w:id="136"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"_Toc68543365"</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9.1</w:t>
            </w:r>
            <w:r>
              <w:rPr>
                <w:rFonts w:eastAsiaTheme="minorEastAsia" w:cstheme="minorBidi"/>
                <w:b w:val="0"/>
                <w:noProof/>
                <w:szCs w:val="22"/>
              </w:rPr>
              <w:tab/>
            </w:r>
            <w:r w:rsidRPr="00BE05E8">
              <w:rPr>
                <w:rStyle w:val="a9"/>
                <w:rFonts w:eastAsiaTheme="majorEastAsia" w:cstheme="majorBidi"/>
                <w:noProof/>
              </w:rPr>
              <w:t>Приложение № 1.  Модели бизнес-процессов</w:t>
            </w:r>
            <w:r>
              <w:rPr>
                <w:noProof/>
                <w:webHidden/>
              </w:rPr>
              <w:tab/>
            </w:r>
            <w:r>
              <w:rPr>
                <w:noProof/>
                <w:webHidden/>
              </w:rPr>
              <w:fldChar w:fldCharType="begin"/>
            </w:r>
            <w:r>
              <w:rPr>
                <w:noProof/>
                <w:webHidden/>
              </w:rPr>
              <w:instrText xml:space="preserve"> PAGEREF _Toc68543365 \h </w:instrText>
            </w:r>
            <w:r>
              <w:rPr>
                <w:noProof/>
                <w:webHidden/>
              </w:rPr>
            </w:r>
          </w:ins>
          <w:r>
            <w:rPr>
              <w:noProof/>
              <w:webHidden/>
            </w:rPr>
            <w:fldChar w:fldCharType="separate"/>
          </w:r>
          <w:ins w:id="137" w:author="Дмитрий Ковтун" w:date="2021-04-05T19:28:00Z">
            <w:r>
              <w:rPr>
                <w:noProof/>
                <w:webHidden/>
              </w:rPr>
              <w:t>91</w:t>
            </w:r>
            <w:r>
              <w:rPr>
                <w:noProof/>
                <w:webHidden/>
              </w:rPr>
              <w:fldChar w:fldCharType="end"/>
            </w:r>
            <w:r w:rsidRPr="00BE05E8">
              <w:rPr>
                <w:rStyle w:val="a9"/>
                <w:noProof/>
              </w:rPr>
              <w:fldChar w:fldCharType="end"/>
            </w:r>
          </w:ins>
        </w:p>
        <w:p w14:paraId="17AC6CFE" w14:textId="23B6AE55" w:rsidR="008176EC" w:rsidRDefault="008176EC">
          <w:pPr>
            <w:pStyle w:val="24"/>
            <w:rPr>
              <w:ins w:id="138" w:author="Дмитрий Ковтун" w:date="2021-04-05T19:28:00Z"/>
              <w:rFonts w:eastAsiaTheme="minorEastAsia" w:cstheme="minorBidi"/>
              <w:b w:val="0"/>
              <w:noProof/>
              <w:szCs w:val="22"/>
            </w:rPr>
          </w:pPr>
          <w:ins w:id="139"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"_Toc68543366"</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9.2</w:t>
            </w:r>
            <w:r>
              <w:rPr>
                <w:rFonts w:eastAsiaTheme="minorEastAsia" w:cstheme="minorBidi"/>
                <w:b w:val="0"/>
                <w:noProof/>
                <w:szCs w:val="22"/>
              </w:rPr>
              <w:tab/>
            </w:r>
            <w:r w:rsidRPr="00BE05E8">
              <w:rPr>
                <w:rStyle w:val="a9"/>
                <w:rFonts w:eastAsiaTheme="majorEastAsia" w:cstheme="majorBidi"/>
                <w:noProof/>
              </w:rPr>
              <w:t>Приложение № 2. Реестр бизнес-требований</w:t>
            </w:r>
            <w:r>
              <w:rPr>
                <w:noProof/>
                <w:webHidden/>
              </w:rPr>
              <w:tab/>
            </w:r>
            <w:r>
              <w:rPr>
                <w:noProof/>
                <w:webHidden/>
              </w:rPr>
              <w:fldChar w:fldCharType="begin"/>
            </w:r>
            <w:r>
              <w:rPr>
                <w:noProof/>
                <w:webHidden/>
              </w:rPr>
              <w:instrText xml:space="preserve"> PAGEREF _Toc68543366 \h </w:instrText>
            </w:r>
            <w:r>
              <w:rPr>
                <w:noProof/>
                <w:webHidden/>
              </w:rPr>
            </w:r>
          </w:ins>
          <w:r>
            <w:rPr>
              <w:noProof/>
              <w:webHidden/>
            </w:rPr>
            <w:fldChar w:fldCharType="separate"/>
          </w:r>
          <w:ins w:id="140" w:author="Дмитрий Ковтун" w:date="2021-04-05T19:28:00Z">
            <w:r>
              <w:rPr>
                <w:noProof/>
                <w:webHidden/>
              </w:rPr>
              <w:t>91</w:t>
            </w:r>
            <w:r>
              <w:rPr>
                <w:noProof/>
                <w:webHidden/>
              </w:rPr>
              <w:fldChar w:fldCharType="end"/>
            </w:r>
            <w:r w:rsidRPr="00BE05E8">
              <w:rPr>
                <w:rStyle w:val="a9"/>
                <w:noProof/>
              </w:rPr>
              <w:fldChar w:fldCharType="end"/>
            </w:r>
          </w:ins>
        </w:p>
        <w:p w14:paraId="4CDE0B96" w14:textId="0E141E7A" w:rsidR="008176EC" w:rsidRDefault="008176EC">
          <w:pPr>
            <w:pStyle w:val="24"/>
            <w:rPr>
              <w:ins w:id="141" w:author="Дмитрий Ковтун" w:date="2021-04-05T19:28:00Z"/>
              <w:rFonts w:eastAsiaTheme="minorEastAsia" w:cstheme="minorBidi"/>
              <w:b w:val="0"/>
              <w:noProof/>
              <w:szCs w:val="22"/>
            </w:rPr>
          </w:pPr>
          <w:ins w:id="142"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"_Toc68543367"</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9.3</w:t>
            </w:r>
            <w:r>
              <w:rPr>
                <w:rFonts w:eastAsiaTheme="minorEastAsia" w:cstheme="minorBidi"/>
                <w:b w:val="0"/>
                <w:noProof/>
                <w:szCs w:val="22"/>
              </w:rPr>
              <w:tab/>
            </w:r>
            <w:r w:rsidRPr="00BE05E8">
              <w:rPr>
                <w:rStyle w:val="a9"/>
                <w:rFonts w:eastAsiaTheme="majorEastAsia" w:cstheme="majorBidi"/>
                <w:noProof/>
              </w:rPr>
              <w:t>Приложение № 3. Описание шагов бизнес-процессов</w:t>
            </w:r>
            <w:r>
              <w:rPr>
                <w:noProof/>
                <w:webHidden/>
              </w:rPr>
              <w:tab/>
            </w:r>
            <w:r>
              <w:rPr>
                <w:noProof/>
                <w:webHidden/>
              </w:rPr>
              <w:fldChar w:fldCharType="begin"/>
            </w:r>
            <w:r>
              <w:rPr>
                <w:noProof/>
                <w:webHidden/>
              </w:rPr>
              <w:instrText xml:space="preserve"> PAGEREF _Toc68543367 \h </w:instrText>
            </w:r>
            <w:r>
              <w:rPr>
                <w:noProof/>
                <w:webHidden/>
              </w:rPr>
            </w:r>
          </w:ins>
          <w:r>
            <w:rPr>
              <w:noProof/>
              <w:webHidden/>
            </w:rPr>
            <w:fldChar w:fldCharType="separate"/>
          </w:r>
          <w:ins w:id="143" w:author="Дмитрий Ковтун" w:date="2021-04-05T19:28:00Z">
            <w:r>
              <w:rPr>
                <w:noProof/>
                <w:webHidden/>
              </w:rPr>
              <w:t>91</w:t>
            </w:r>
            <w:r>
              <w:rPr>
                <w:noProof/>
                <w:webHidden/>
              </w:rPr>
              <w:fldChar w:fldCharType="end"/>
            </w:r>
            <w:r w:rsidRPr="00BE05E8">
              <w:rPr>
                <w:rStyle w:val="a9"/>
                <w:noProof/>
              </w:rPr>
              <w:fldChar w:fldCharType="end"/>
            </w:r>
          </w:ins>
        </w:p>
        <w:p w14:paraId="7D6F65FC" w14:textId="72A78D9F" w:rsidR="008176EC" w:rsidRDefault="008176EC">
          <w:pPr>
            <w:pStyle w:val="24"/>
            <w:rPr>
              <w:ins w:id="144" w:author="Дмитрий Ковтун" w:date="2021-04-05T19:28:00Z"/>
              <w:rFonts w:eastAsiaTheme="minorEastAsia" w:cstheme="minorBidi"/>
              <w:b w:val="0"/>
              <w:noProof/>
              <w:szCs w:val="22"/>
            </w:rPr>
          </w:pPr>
          <w:ins w:id="145"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"_Toc68543368"</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9.4</w:t>
            </w:r>
            <w:r>
              <w:rPr>
                <w:rFonts w:eastAsiaTheme="minorEastAsia" w:cstheme="minorBidi"/>
                <w:b w:val="0"/>
                <w:noProof/>
                <w:szCs w:val="22"/>
              </w:rPr>
              <w:tab/>
            </w:r>
            <w:r w:rsidRPr="00BE05E8">
              <w:rPr>
                <w:rStyle w:val="a9"/>
                <w:rFonts w:eastAsiaTheme="majorEastAsia" w:cstheme="majorBidi"/>
                <w:noProof/>
              </w:rPr>
              <w:t>Приложение № 4. Прочее</w:t>
            </w:r>
            <w:r>
              <w:rPr>
                <w:noProof/>
                <w:webHidden/>
              </w:rPr>
              <w:tab/>
            </w:r>
            <w:r>
              <w:rPr>
                <w:noProof/>
                <w:webHidden/>
              </w:rPr>
              <w:fldChar w:fldCharType="begin"/>
            </w:r>
            <w:r>
              <w:rPr>
                <w:noProof/>
                <w:webHidden/>
              </w:rPr>
              <w:instrText xml:space="preserve"> PAGEREF _Toc68543368 \h </w:instrText>
            </w:r>
            <w:r>
              <w:rPr>
                <w:noProof/>
                <w:webHidden/>
              </w:rPr>
            </w:r>
          </w:ins>
          <w:r>
            <w:rPr>
              <w:noProof/>
              <w:webHidden/>
            </w:rPr>
            <w:fldChar w:fldCharType="separate"/>
          </w:r>
          <w:ins w:id="146" w:author="Дмитрий Ковтун" w:date="2021-04-05T19:28:00Z">
            <w:r>
              <w:rPr>
                <w:noProof/>
                <w:webHidden/>
              </w:rPr>
              <w:t>91</w:t>
            </w:r>
            <w:r>
              <w:rPr>
                <w:noProof/>
                <w:webHidden/>
              </w:rPr>
              <w:fldChar w:fldCharType="end"/>
            </w:r>
            <w:r w:rsidRPr="00BE05E8">
              <w:rPr>
                <w:rStyle w:val="a9"/>
                <w:noProof/>
              </w:rPr>
              <w:fldChar w:fldCharType="end"/>
            </w:r>
          </w:ins>
        </w:p>
        <w:p w14:paraId="35A87559" w14:textId="6B034F32" w:rsidR="008176EC" w:rsidRDefault="008176EC">
          <w:pPr>
            <w:pStyle w:val="24"/>
            <w:rPr>
              <w:ins w:id="147" w:author="Дмитрий Ковтун" w:date="2021-04-05T19:28:00Z"/>
              <w:rFonts w:eastAsiaTheme="minorEastAsia" w:cstheme="minorBidi"/>
              <w:b w:val="0"/>
              <w:noProof/>
              <w:szCs w:val="22"/>
            </w:rPr>
          </w:pPr>
          <w:ins w:id="148"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"_Toc68543369"</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9.5</w:t>
            </w:r>
            <w:r>
              <w:rPr>
                <w:rFonts w:eastAsiaTheme="minorEastAsia" w:cstheme="minorBidi"/>
                <w:b w:val="0"/>
                <w:noProof/>
                <w:szCs w:val="22"/>
              </w:rPr>
              <w:tab/>
            </w:r>
            <w:r w:rsidRPr="00BE05E8">
              <w:rPr>
                <w:rStyle w:val="a9"/>
                <w:rFonts w:eastAsiaTheme="majorEastAsia" w:cstheme="majorBidi"/>
                <w:noProof/>
              </w:rPr>
              <w:t>Приложение № РП1-6: Роли и полномочия</w:t>
            </w:r>
            <w:r>
              <w:rPr>
                <w:noProof/>
                <w:webHidden/>
              </w:rPr>
              <w:tab/>
            </w:r>
            <w:r>
              <w:rPr>
                <w:noProof/>
                <w:webHidden/>
              </w:rPr>
              <w:fldChar w:fldCharType="begin"/>
            </w:r>
            <w:r>
              <w:rPr>
                <w:noProof/>
                <w:webHidden/>
              </w:rPr>
              <w:instrText xml:space="preserve"> PAGEREF _Toc68543369 \h </w:instrText>
            </w:r>
            <w:r>
              <w:rPr>
                <w:noProof/>
                <w:webHidden/>
              </w:rPr>
            </w:r>
          </w:ins>
          <w:r>
            <w:rPr>
              <w:noProof/>
              <w:webHidden/>
            </w:rPr>
            <w:fldChar w:fldCharType="separate"/>
          </w:r>
          <w:ins w:id="149" w:author="Дмитрий Ковтун" w:date="2021-04-05T19:28:00Z">
            <w:r>
              <w:rPr>
                <w:noProof/>
                <w:webHidden/>
              </w:rPr>
              <w:t>91</w:t>
            </w:r>
            <w:r>
              <w:rPr>
                <w:noProof/>
                <w:webHidden/>
              </w:rPr>
              <w:fldChar w:fldCharType="end"/>
            </w:r>
            <w:r w:rsidRPr="00BE05E8">
              <w:rPr>
                <w:rStyle w:val="a9"/>
                <w:noProof/>
              </w:rPr>
              <w:fldChar w:fldCharType="end"/>
            </w:r>
          </w:ins>
        </w:p>
        <w:p w14:paraId="1AAABA77" w14:textId="602C81C6" w:rsidR="008176EC" w:rsidRDefault="008176EC">
          <w:pPr>
            <w:pStyle w:val="24"/>
            <w:rPr>
              <w:ins w:id="150" w:author="Дмитрий Ковтун" w:date="2021-04-05T19:28:00Z"/>
              <w:rFonts w:eastAsiaTheme="minorEastAsia" w:cstheme="minorBidi"/>
              <w:b w:val="0"/>
              <w:noProof/>
              <w:szCs w:val="22"/>
            </w:rPr>
          </w:pPr>
          <w:ins w:id="151" w:author="Дмитрий Ковтун" w:date="2021-04-05T19:28:00Z">
            <w:r w:rsidRPr="00BE05E8">
              <w:rPr>
                <w:rStyle w:val="a9"/>
                <w:noProof/>
              </w:rPr>
              <w:fldChar w:fldCharType="begin"/>
            </w:r>
            <w:r w:rsidRPr="00BE05E8">
              <w:rPr>
                <w:rStyle w:val="a9"/>
                <w:noProof/>
              </w:rPr>
              <w:instrText xml:space="preserve"> </w:instrText>
            </w:r>
            <w:r>
              <w:rPr>
                <w:noProof/>
              </w:rPr>
              <w:instrText>HYPERLINK \l "_Toc68543370"</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9.6</w:t>
            </w:r>
            <w:r>
              <w:rPr>
                <w:rFonts w:eastAsiaTheme="minorEastAsia" w:cstheme="minorBidi"/>
                <w:b w:val="0"/>
                <w:noProof/>
                <w:szCs w:val="22"/>
              </w:rPr>
              <w:tab/>
            </w:r>
            <w:r w:rsidRPr="00BE05E8">
              <w:rPr>
                <w:rStyle w:val="a9"/>
                <w:rFonts w:eastAsiaTheme="majorEastAsia" w:cstheme="majorBidi"/>
                <w:noProof/>
              </w:rPr>
              <w:t>Приложение № РиК1. Матрица рисков и контрольных процедур</w:t>
            </w:r>
            <w:r>
              <w:rPr>
                <w:noProof/>
                <w:webHidden/>
              </w:rPr>
              <w:tab/>
            </w:r>
            <w:r>
              <w:rPr>
                <w:noProof/>
                <w:webHidden/>
              </w:rPr>
              <w:fldChar w:fldCharType="begin"/>
            </w:r>
            <w:r>
              <w:rPr>
                <w:noProof/>
                <w:webHidden/>
              </w:rPr>
              <w:instrText xml:space="preserve"> PAGEREF _Toc68543370 \h </w:instrText>
            </w:r>
            <w:r>
              <w:rPr>
                <w:noProof/>
                <w:webHidden/>
              </w:rPr>
            </w:r>
          </w:ins>
          <w:r>
            <w:rPr>
              <w:noProof/>
              <w:webHidden/>
            </w:rPr>
            <w:fldChar w:fldCharType="separate"/>
          </w:r>
          <w:ins w:id="152" w:author="Дмитрий Ковтун" w:date="2021-04-05T19:28:00Z">
            <w:r>
              <w:rPr>
                <w:noProof/>
                <w:webHidden/>
              </w:rPr>
              <w:t>92</w:t>
            </w:r>
            <w:r>
              <w:rPr>
                <w:noProof/>
                <w:webHidden/>
              </w:rPr>
              <w:fldChar w:fldCharType="end"/>
            </w:r>
            <w:r w:rsidRPr="00BE05E8">
              <w:rPr>
                <w:rStyle w:val="a9"/>
                <w:noProof/>
              </w:rPr>
              <w:fldChar w:fldCharType="end"/>
            </w:r>
          </w:ins>
        </w:p>
        <w:p w14:paraId="22C0269F" w14:textId="74BFB6A5" w:rsidR="008176EC" w:rsidRDefault="008176EC">
          <w:pPr>
            <w:pStyle w:val="24"/>
            <w:rPr>
              <w:ins w:id="153" w:author="Дмитрий Ковтун" w:date="2021-04-05T19:28:00Z"/>
              <w:rFonts w:eastAsiaTheme="minorEastAsia" w:cstheme="minorBidi"/>
              <w:b w:val="0"/>
              <w:noProof/>
              <w:szCs w:val="22"/>
            </w:rPr>
          </w:pPr>
          <w:ins w:id="154" w:author="Дмитрий Ковтун" w:date="2021-04-05T19:28:00Z">
            <w:r w:rsidRPr="00BE05E8">
              <w:rPr>
                <w:rStyle w:val="a9"/>
                <w:noProof/>
              </w:rPr>
              <w:lastRenderedPageBreak/>
              <w:fldChar w:fldCharType="begin"/>
            </w:r>
            <w:r w:rsidRPr="00BE05E8">
              <w:rPr>
                <w:rStyle w:val="a9"/>
                <w:noProof/>
              </w:rPr>
              <w:instrText xml:space="preserve"> </w:instrText>
            </w:r>
            <w:r>
              <w:rPr>
                <w:noProof/>
              </w:rPr>
              <w:instrText>HYPERLINK \l "_Toc68543371"</w:instrText>
            </w:r>
            <w:r w:rsidRPr="00BE05E8">
              <w:rPr>
                <w:rStyle w:val="a9"/>
                <w:noProof/>
              </w:rPr>
              <w:instrText xml:space="preserve"> </w:instrText>
            </w:r>
            <w:r w:rsidRPr="00BE05E8">
              <w:rPr>
                <w:rStyle w:val="a9"/>
                <w:noProof/>
              </w:rPr>
            </w:r>
            <w:r w:rsidRPr="00BE05E8">
              <w:rPr>
                <w:rStyle w:val="a9"/>
                <w:noProof/>
              </w:rPr>
              <w:fldChar w:fldCharType="separate"/>
            </w:r>
            <w:r w:rsidRPr="00BE05E8">
              <w:rPr>
                <w:rStyle w:val="a9"/>
                <w:rFonts w:eastAsiaTheme="majorEastAsia" w:cstheme="majorBidi"/>
                <w:noProof/>
              </w:rPr>
              <w:t>9.7</w:t>
            </w:r>
            <w:r>
              <w:rPr>
                <w:rFonts w:eastAsiaTheme="minorEastAsia" w:cstheme="minorBidi"/>
                <w:b w:val="0"/>
                <w:noProof/>
                <w:szCs w:val="22"/>
              </w:rPr>
              <w:tab/>
            </w:r>
            <w:r w:rsidRPr="00BE05E8">
              <w:rPr>
                <w:rStyle w:val="a9"/>
                <w:rFonts w:eastAsiaTheme="majorEastAsia" w:cstheme="majorBidi"/>
                <w:noProof/>
              </w:rPr>
              <w:t>Приложение № КП1. Матрица конфликтов полномочий</w:t>
            </w:r>
            <w:r>
              <w:rPr>
                <w:noProof/>
                <w:webHidden/>
              </w:rPr>
              <w:tab/>
            </w:r>
            <w:r>
              <w:rPr>
                <w:noProof/>
                <w:webHidden/>
              </w:rPr>
              <w:fldChar w:fldCharType="begin"/>
            </w:r>
            <w:r>
              <w:rPr>
                <w:noProof/>
                <w:webHidden/>
              </w:rPr>
              <w:instrText xml:space="preserve"> PAGEREF _Toc68543371 \h </w:instrText>
            </w:r>
            <w:r>
              <w:rPr>
                <w:noProof/>
                <w:webHidden/>
              </w:rPr>
            </w:r>
          </w:ins>
          <w:r>
            <w:rPr>
              <w:noProof/>
              <w:webHidden/>
            </w:rPr>
            <w:fldChar w:fldCharType="separate"/>
          </w:r>
          <w:ins w:id="155" w:author="Дмитрий Ковтун" w:date="2021-04-05T19:28:00Z">
            <w:r>
              <w:rPr>
                <w:noProof/>
                <w:webHidden/>
              </w:rPr>
              <w:t>92</w:t>
            </w:r>
            <w:r>
              <w:rPr>
                <w:noProof/>
                <w:webHidden/>
              </w:rPr>
              <w:fldChar w:fldCharType="end"/>
            </w:r>
            <w:r w:rsidRPr="00BE05E8">
              <w:rPr>
                <w:rStyle w:val="a9"/>
                <w:noProof/>
              </w:rPr>
              <w:fldChar w:fldCharType="end"/>
            </w:r>
          </w:ins>
        </w:p>
        <w:p w14:paraId="264CF84F" w14:textId="77777777" w:rsidR="008176EC" w:rsidDel="008176EC" w:rsidRDefault="008176EC">
          <w:pPr>
            <w:pStyle w:val="15"/>
            <w:rPr>
              <w:del w:id="156" w:author="Дмитрий Ковтун" w:date="2021-04-05T19:28:00Z"/>
            </w:rPr>
          </w:pPr>
        </w:p>
        <w:p w14:paraId="2B89F594" w14:textId="4BF6E9BC" w:rsidR="006C12DF" w:rsidDel="008176EC" w:rsidRDefault="006C12DF">
          <w:pPr>
            <w:pStyle w:val="15"/>
            <w:rPr>
              <w:del w:id="157" w:author="Дмитрий Ковтун" w:date="2021-04-05T19:28:00Z"/>
              <w:rFonts w:asciiTheme="minorHAnsi" w:eastAsiaTheme="minorEastAsia" w:hAnsiTheme="minorHAnsi" w:cstheme="minorBidi"/>
              <w:b w:val="0"/>
              <w:sz w:val="22"/>
              <w:szCs w:val="22"/>
            </w:rPr>
          </w:pPr>
          <w:del w:id="158" w:author="Дмитрий Ковтун" w:date="2021-04-05T19:28:00Z">
            <w:r w:rsidRPr="008176EC" w:rsidDel="008176EC">
              <w:rPr>
                <w:rPrChange w:id="159" w:author="Дмитрий Ковтун" w:date="2021-04-05T19:28:00Z">
                  <w:rPr>
                    <w:rStyle w:val="a9"/>
                  </w:rPr>
                </w:rPrChange>
              </w:rPr>
              <w:delText>1</w:delText>
            </w:r>
            <w:r w:rsidDel="008176EC">
              <w:rPr>
                <w:rFonts w:asciiTheme="minorHAnsi" w:eastAsiaTheme="minorEastAsia" w:hAnsiTheme="minorHAnsi" w:cstheme="minorBidi"/>
                <w:b w:val="0"/>
                <w:sz w:val="22"/>
                <w:szCs w:val="22"/>
              </w:rPr>
              <w:tab/>
            </w:r>
            <w:r w:rsidRPr="008176EC" w:rsidDel="008176EC">
              <w:rPr>
                <w:rPrChange w:id="160" w:author="Дмитрий Ковтун" w:date="2021-04-05T19:28:00Z">
                  <w:rPr>
                    <w:rStyle w:val="a9"/>
                  </w:rPr>
                </w:rPrChange>
              </w:rPr>
              <w:delText>Глоссарий</w:delText>
            </w:r>
            <w:r w:rsidDel="008176EC">
              <w:rPr>
                <w:webHidden/>
              </w:rPr>
              <w:tab/>
              <w:delText>6</w:delText>
            </w:r>
          </w:del>
        </w:p>
        <w:p w14:paraId="669EFF50" w14:textId="097B2B95" w:rsidR="006C12DF" w:rsidDel="008176EC" w:rsidRDefault="006C12DF">
          <w:pPr>
            <w:pStyle w:val="15"/>
            <w:rPr>
              <w:del w:id="161" w:author="Дмитрий Ковтун" w:date="2021-04-05T19:28:00Z"/>
              <w:rFonts w:asciiTheme="minorHAnsi" w:eastAsiaTheme="minorEastAsia" w:hAnsiTheme="minorHAnsi" w:cstheme="minorBidi"/>
              <w:b w:val="0"/>
              <w:sz w:val="22"/>
              <w:szCs w:val="22"/>
            </w:rPr>
          </w:pPr>
          <w:del w:id="162" w:author="Дмитрий Ковтун" w:date="2021-04-05T19:28:00Z">
            <w:r w:rsidRPr="008176EC" w:rsidDel="008176EC">
              <w:rPr>
                <w:rPrChange w:id="163" w:author="Дмитрий Ковтун" w:date="2021-04-05T19:28:00Z">
                  <w:rPr>
                    <w:rStyle w:val="a9"/>
                  </w:rPr>
                </w:rPrChange>
              </w:rPr>
              <w:delText>2</w:delText>
            </w:r>
            <w:r w:rsidDel="008176EC">
              <w:rPr>
                <w:rFonts w:asciiTheme="minorHAnsi" w:eastAsiaTheme="minorEastAsia" w:hAnsiTheme="minorHAnsi" w:cstheme="minorBidi"/>
                <w:b w:val="0"/>
                <w:sz w:val="22"/>
                <w:szCs w:val="22"/>
              </w:rPr>
              <w:tab/>
            </w:r>
            <w:r w:rsidRPr="008176EC" w:rsidDel="008176EC">
              <w:rPr>
                <w:rPrChange w:id="164" w:author="Дмитрий Ковтун" w:date="2021-04-05T19:28:00Z">
                  <w:rPr>
                    <w:rStyle w:val="a9"/>
                  </w:rPr>
                </w:rPrChange>
              </w:rPr>
              <w:delText>Назначение документа</w:delText>
            </w:r>
            <w:r w:rsidDel="008176EC">
              <w:rPr>
                <w:webHidden/>
              </w:rPr>
              <w:tab/>
              <w:delText>6</w:delText>
            </w:r>
          </w:del>
        </w:p>
        <w:p w14:paraId="7CB58403" w14:textId="5CB0DA6C" w:rsidR="006C12DF" w:rsidDel="008176EC" w:rsidRDefault="006C12DF">
          <w:pPr>
            <w:pStyle w:val="15"/>
            <w:rPr>
              <w:del w:id="165" w:author="Дмитрий Ковтун" w:date="2021-04-05T19:28:00Z"/>
              <w:rFonts w:asciiTheme="minorHAnsi" w:eastAsiaTheme="minorEastAsia" w:hAnsiTheme="minorHAnsi" w:cstheme="minorBidi"/>
              <w:b w:val="0"/>
              <w:sz w:val="22"/>
              <w:szCs w:val="22"/>
            </w:rPr>
          </w:pPr>
          <w:del w:id="166" w:author="Дмитрий Ковтун" w:date="2021-04-05T19:28:00Z">
            <w:r w:rsidRPr="008176EC" w:rsidDel="008176EC">
              <w:rPr>
                <w:rPrChange w:id="167" w:author="Дмитрий Ковтун" w:date="2021-04-05T19:28:00Z">
                  <w:rPr>
                    <w:rStyle w:val="a9"/>
                  </w:rPr>
                </w:rPrChange>
              </w:rPr>
              <w:delText>3</w:delText>
            </w:r>
            <w:r w:rsidDel="008176EC">
              <w:rPr>
                <w:rFonts w:asciiTheme="minorHAnsi" w:eastAsiaTheme="minorEastAsia" w:hAnsiTheme="minorHAnsi" w:cstheme="minorBidi"/>
                <w:b w:val="0"/>
                <w:sz w:val="22"/>
                <w:szCs w:val="22"/>
              </w:rPr>
              <w:tab/>
            </w:r>
            <w:r w:rsidRPr="008176EC" w:rsidDel="008176EC">
              <w:rPr>
                <w:rPrChange w:id="168" w:author="Дмитрий Ковтун" w:date="2021-04-05T19:28:00Z">
                  <w:rPr>
                    <w:rStyle w:val="a9"/>
                  </w:rPr>
                </w:rPrChange>
              </w:rPr>
              <w:delText>Предпосылки успешной реализации</w:delText>
            </w:r>
            <w:r w:rsidDel="008176EC">
              <w:rPr>
                <w:webHidden/>
              </w:rPr>
              <w:tab/>
              <w:delText>6</w:delText>
            </w:r>
          </w:del>
        </w:p>
        <w:p w14:paraId="5A967321" w14:textId="60767F38" w:rsidR="006C12DF" w:rsidDel="008176EC" w:rsidRDefault="006C12DF">
          <w:pPr>
            <w:pStyle w:val="15"/>
            <w:rPr>
              <w:del w:id="169" w:author="Дмитрий Ковтун" w:date="2021-04-05T19:28:00Z"/>
              <w:rFonts w:asciiTheme="minorHAnsi" w:eastAsiaTheme="minorEastAsia" w:hAnsiTheme="minorHAnsi" w:cstheme="minorBidi"/>
              <w:b w:val="0"/>
              <w:sz w:val="22"/>
              <w:szCs w:val="22"/>
            </w:rPr>
          </w:pPr>
          <w:del w:id="170" w:author="Дмитрий Ковтун" w:date="2021-04-05T19:28:00Z">
            <w:r w:rsidRPr="008176EC" w:rsidDel="008176EC">
              <w:rPr>
                <w:rFonts w:eastAsia="Calibri"/>
                <w:rPrChange w:id="171" w:author="Дмитрий Ковтун" w:date="2021-04-05T19:28:00Z">
                  <w:rPr>
                    <w:rStyle w:val="a9"/>
                    <w:rFonts w:eastAsia="Calibri"/>
                  </w:rPr>
                </w:rPrChange>
              </w:rPr>
              <w:delText>4</w:delText>
            </w:r>
            <w:r w:rsidDel="008176EC">
              <w:rPr>
                <w:rFonts w:asciiTheme="minorHAnsi" w:eastAsiaTheme="minorEastAsia" w:hAnsiTheme="minorHAnsi" w:cstheme="minorBidi"/>
                <w:b w:val="0"/>
                <w:sz w:val="22"/>
                <w:szCs w:val="22"/>
              </w:rPr>
              <w:tab/>
            </w:r>
            <w:r w:rsidRPr="008176EC" w:rsidDel="008176EC">
              <w:rPr>
                <w:rFonts w:eastAsia="Calibri"/>
                <w:rPrChange w:id="172" w:author="Дмитрий Ковтун" w:date="2021-04-05T19:28:00Z">
                  <w:rPr>
                    <w:rStyle w:val="a9"/>
                    <w:rFonts w:eastAsia="Calibri"/>
                  </w:rPr>
                </w:rPrChange>
              </w:rPr>
              <w:delText>Бизнес-требования</w:delText>
            </w:r>
            <w:r w:rsidDel="008176EC">
              <w:rPr>
                <w:webHidden/>
              </w:rPr>
              <w:tab/>
              <w:delText>7</w:delText>
            </w:r>
          </w:del>
        </w:p>
        <w:p w14:paraId="58CBA58F" w14:textId="35AE062F" w:rsidR="006C12DF" w:rsidDel="008176EC" w:rsidRDefault="006C12DF">
          <w:pPr>
            <w:pStyle w:val="15"/>
            <w:rPr>
              <w:del w:id="173" w:author="Дмитрий Ковтун" w:date="2021-04-05T19:28:00Z"/>
              <w:rFonts w:asciiTheme="minorHAnsi" w:eastAsiaTheme="minorEastAsia" w:hAnsiTheme="minorHAnsi" w:cstheme="minorBidi"/>
              <w:b w:val="0"/>
              <w:sz w:val="22"/>
              <w:szCs w:val="22"/>
            </w:rPr>
          </w:pPr>
          <w:del w:id="174" w:author="Дмитрий Ковтун" w:date="2021-04-05T19:28:00Z">
            <w:r w:rsidRPr="008176EC" w:rsidDel="008176EC">
              <w:rPr>
                <w:rFonts w:eastAsia="Calibri"/>
                <w:rPrChange w:id="175" w:author="Дмитрий Ковтун" w:date="2021-04-05T19:28:00Z">
                  <w:rPr>
                    <w:rStyle w:val="a9"/>
                    <w:rFonts w:eastAsia="Calibri"/>
                  </w:rPr>
                </w:rPrChange>
              </w:rPr>
              <w:delText>5</w:delText>
            </w:r>
            <w:r w:rsidDel="008176EC">
              <w:rPr>
                <w:rFonts w:asciiTheme="minorHAnsi" w:eastAsiaTheme="minorEastAsia" w:hAnsiTheme="minorHAnsi" w:cstheme="minorBidi"/>
                <w:b w:val="0"/>
                <w:sz w:val="22"/>
                <w:szCs w:val="22"/>
              </w:rPr>
              <w:tab/>
            </w:r>
            <w:r w:rsidRPr="008176EC" w:rsidDel="008176EC">
              <w:rPr>
                <w:rFonts w:eastAsia="Calibri"/>
                <w:rPrChange w:id="176" w:author="Дмитрий Ковтун" w:date="2021-04-05T19:28:00Z">
                  <w:rPr>
                    <w:rStyle w:val="a9"/>
                    <w:rFonts w:eastAsia="Calibri"/>
                  </w:rPr>
                </w:rPrChange>
              </w:rPr>
              <w:delText>Реализация бизнес-процессов</w:delText>
            </w:r>
            <w:r w:rsidDel="008176EC">
              <w:rPr>
                <w:webHidden/>
              </w:rPr>
              <w:tab/>
              <w:delText>7</w:delText>
            </w:r>
          </w:del>
        </w:p>
        <w:p w14:paraId="179B405C" w14:textId="32D0A7E6" w:rsidR="006C12DF" w:rsidDel="008176EC" w:rsidRDefault="006C12DF">
          <w:pPr>
            <w:pStyle w:val="24"/>
            <w:rPr>
              <w:del w:id="177" w:author="Дмитрий Ковтун" w:date="2021-04-05T19:28:00Z"/>
              <w:rFonts w:eastAsiaTheme="minorEastAsia" w:cstheme="minorBidi"/>
              <w:b w:val="0"/>
              <w:noProof/>
              <w:szCs w:val="22"/>
            </w:rPr>
          </w:pPr>
          <w:del w:id="178" w:author="Дмитрий Ковтун" w:date="2021-04-05T19:28:00Z">
            <w:r w:rsidRPr="008176EC" w:rsidDel="008176EC">
              <w:rPr>
                <w:rFonts w:eastAsiaTheme="majorEastAsia" w:cstheme="majorBidi"/>
                <w:noProof/>
                <w:rPrChange w:id="179" w:author="Дмитрий Ковтун" w:date="2021-04-05T19:28:00Z">
                  <w:rPr>
                    <w:rStyle w:val="a9"/>
                    <w:rFonts w:eastAsiaTheme="majorEastAsia" w:cstheme="majorBidi"/>
                    <w:noProof/>
                  </w:rPr>
                </w:rPrChange>
              </w:rPr>
              <w:delText>5.1</w:delText>
            </w:r>
            <w:r w:rsidDel="008176EC">
              <w:rPr>
                <w:rFonts w:eastAsiaTheme="minorEastAsia" w:cstheme="minorBidi"/>
                <w:b w:val="0"/>
                <w:noProof/>
                <w:szCs w:val="22"/>
              </w:rPr>
              <w:tab/>
            </w:r>
            <w:r w:rsidRPr="008176EC" w:rsidDel="008176EC">
              <w:rPr>
                <w:rFonts w:eastAsiaTheme="majorEastAsia" w:cstheme="majorBidi"/>
                <w:noProof/>
                <w:rPrChange w:id="180" w:author="Дмитрий Ковтун" w:date="2021-04-05T19:28:00Z">
                  <w:rPr>
                    <w:rStyle w:val="a9"/>
                    <w:rFonts w:eastAsiaTheme="majorEastAsia" w:cstheme="majorBidi"/>
                    <w:noProof/>
                  </w:rPr>
                </w:rPrChange>
              </w:rPr>
              <w:delText>Описание бизнес-процессов</w:delText>
            </w:r>
            <w:r w:rsidDel="008176EC">
              <w:rPr>
                <w:noProof/>
                <w:webHidden/>
              </w:rPr>
              <w:tab/>
              <w:delText>7</w:delText>
            </w:r>
          </w:del>
        </w:p>
        <w:p w14:paraId="3A00C1FE" w14:textId="561085A9" w:rsidR="006C12DF" w:rsidDel="008176EC" w:rsidRDefault="006C12DF">
          <w:pPr>
            <w:pStyle w:val="33"/>
            <w:rPr>
              <w:del w:id="181" w:author="Дмитрий Ковтун" w:date="2021-04-05T19:28:00Z"/>
              <w:rFonts w:eastAsiaTheme="minorEastAsia" w:cstheme="minorBidi"/>
              <w:noProof/>
              <w:szCs w:val="22"/>
            </w:rPr>
          </w:pPr>
          <w:del w:id="182" w:author="Дмитрий Ковтун" w:date="2021-04-05T19:28:00Z">
            <w:r w:rsidRPr="008176EC" w:rsidDel="008176EC">
              <w:rPr>
                <w:rFonts w:eastAsiaTheme="majorEastAsia" w:cstheme="majorBidi"/>
                <w:noProof/>
                <w:rPrChange w:id="183" w:author="Дмитрий Ковтун" w:date="2021-04-05T19:28:00Z">
                  <w:rPr>
                    <w:rStyle w:val="a9"/>
                    <w:rFonts w:eastAsiaTheme="majorEastAsia" w:cstheme="majorBidi"/>
                    <w:noProof/>
                  </w:rPr>
                </w:rPrChange>
              </w:rPr>
              <w:delText>5.1.1</w:delText>
            </w:r>
            <w:r w:rsidDel="008176EC">
              <w:rPr>
                <w:rFonts w:eastAsiaTheme="minorEastAsia" w:cstheme="minorBidi"/>
                <w:noProof/>
                <w:szCs w:val="22"/>
              </w:rPr>
              <w:tab/>
            </w:r>
            <w:r w:rsidRPr="008176EC" w:rsidDel="008176EC">
              <w:rPr>
                <w:rFonts w:eastAsiaTheme="majorEastAsia" w:cstheme="majorBidi"/>
                <w:noProof/>
                <w:rPrChange w:id="184" w:author="Дмитрий Ковтун" w:date="2021-04-05T19:28:00Z">
                  <w:rPr>
                    <w:rStyle w:val="a9"/>
                    <w:rFonts w:eastAsiaTheme="majorEastAsia" w:cstheme="majorBidi"/>
                    <w:noProof/>
                  </w:rPr>
                </w:rPrChange>
              </w:rPr>
              <w:delText>Описание бизнес-процесса «ПП-07.05.03-ERP Формирование и потребление ОФ»</w:delText>
            </w:r>
            <w:r w:rsidDel="008176EC">
              <w:rPr>
                <w:noProof/>
                <w:webHidden/>
              </w:rPr>
              <w:tab/>
              <w:delText>7</w:delText>
            </w:r>
          </w:del>
        </w:p>
        <w:p w14:paraId="4A1F0C6F" w14:textId="65AEC078" w:rsidR="006C12DF" w:rsidDel="008176EC" w:rsidRDefault="006C12DF">
          <w:pPr>
            <w:pStyle w:val="33"/>
            <w:rPr>
              <w:del w:id="185" w:author="Дмитрий Ковтун" w:date="2021-04-05T19:28:00Z"/>
              <w:rFonts w:eastAsiaTheme="minorEastAsia" w:cstheme="minorBidi"/>
              <w:noProof/>
              <w:szCs w:val="22"/>
            </w:rPr>
          </w:pPr>
          <w:del w:id="186" w:author="Дмитрий Ковтун" w:date="2021-04-05T19:28:00Z">
            <w:r w:rsidRPr="008176EC" w:rsidDel="008176EC">
              <w:rPr>
                <w:rFonts w:eastAsiaTheme="majorEastAsia" w:cstheme="majorBidi"/>
                <w:noProof/>
                <w:rPrChange w:id="187" w:author="Дмитрий Ковтун" w:date="2021-04-05T19:28:00Z">
                  <w:rPr>
                    <w:rStyle w:val="a9"/>
                    <w:rFonts w:eastAsiaTheme="majorEastAsia" w:cstheme="majorBidi"/>
                    <w:noProof/>
                  </w:rPr>
                </w:rPrChange>
              </w:rPr>
              <w:delText>5.1.2</w:delText>
            </w:r>
            <w:r w:rsidDel="008176EC">
              <w:rPr>
                <w:rFonts w:eastAsiaTheme="minorEastAsia" w:cstheme="minorBidi"/>
                <w:noProof/>
                <w:szCs w:val="22"/>
              </w:rPr>
              <w:tab/>
            </w:r>
            <w:r w:rsidRPr="008176EC" w:rsidDel="008176EC">
              <w:rPr>
                <w:rFonts w:eastAsiaTheme="majorEastAsia" w:cstheme="majorBidi"/>
                <w:noProof/>
                <w:rPrChange w:id="188" w:author="Дмитрий Ковтун" w:date="2021-04-05T19:28:00Z">
                  <w:rPr>
                    <w:rStyle w:val="a9"/>
                    <w:rFonts w:eastAsiaTheme="majorEastAsia" w:cstheme="majorBidi"/>
                    <w:noProof/>
                  </w:rPr>
                </w:rPrChange>
              </w:rPr>
              <w:delText>Описание бизнес-процесса «ПП-07.05.01-ERP Производство деталей и изделий собственными силами»</w:delText>
            </w:r>
            <w:r w:rsidDel="008176EC">
              <w:rPr>
                <w:noProof/>
                <w:webHidden/>
              </w:rPr>
              <w:tab/>
              <w:delText>15</w:delText>
            </w:r>
          </w:del>
        </w:p>
        <w:p w14:paraId="242CCC07" w14:textId="508D06EF" w:rsidR="006C12DF" w:rsidDel="008176EC" w:rsidRDefault="006C12DF">
          <w:pPr>
            <w:pStyle w:val="24"/>
            <w:rPr>
              <w:del w:id="189" w:author="Дмитрий Ковтун" w:date="2021-04-05T19:28:00Z"/>
              <w:rFonts w:eastAsiaTheme="minorEastAsia" w:cstheme="minorBidi"/>
              <w:b w:val="0"/>
              <w:noProof/>
              <w:szCs w:val="22"/>
            </w:rPr>
          </w:pPr>
          <w:del w:id="190" w:author="Дмитрий Ковтун" w:date="2021-04-05T19:28:00Z">
            <w:r w:rsidRPr="008176EC" w:rsidDel="008176EC">
              <w:rPr>
                <w:rFonts w:eastAsiaTheme="majorEastAsia" w:cstheme="majorBidi"/>
                <w:noProof/>
                <w:rPrChange w:id="191" w:author="Дмитрий Ковтун" w:date="2021-04-05T19:28:00Z">
                  <w:rPr>
                    <w:rStyle w:val="a9"/>
                    <w:rFonts w:eastAsiaTheme="majorEastAsia" w:cstheme="majorBidi"/>
                    <w:noProof/>
                  </w:rPr>
                </w:rPrChange>
              </w:rPr>
              <w:delText>5.2</w:delText>
            </w:r>
            <w:r w:rsidDel="008176EC">
              <w:rPr>
                <w:rFonts w:eastAsiaTheme="minorEastAsia" w:cstheme="minorBidi"/>
                <w:b w:val="0"/>
                <w:noProof/>
                <w:szCs w:val="22"/>
              </w:rPr>
              <w:tab/>
            </w:r>
            <w:r w:rsidRPr="008176EC" w:rsidDel="008176EC">
              <w:rPr>
                <w:rFonts w:eastAsiaTheme="majorEastAsia" w:cstheme="majorBidi"/>
                <w:noProof/>
                <w:rPrChange w:id="192" w:author="Дмитрий Ковтун" w:date="2021-04-05T19:28:00Z">
                  <w:rPr>
                    <w:rStyle w:val="a9"/>
                    <w:rFonts w:eastAsiaTheme="majorEastAsia" w:cstheme="majorBidi"/>
                    <w:noProof/>
                  </w:rPr>
                </w:rPrChange>
              </w:rPr>
              <w:delText>Описание шагов бизнес-процессов</w:delText>
            </w:r>
            <w:r w:rsidDel="008176EC">
              <w:rPr>
                <w:noProof/>
                <w:webHidden/>
              </w:rPr>
              <w:tab/>
              <w:delText>19</w:delText>
            </w:r>
          </w:del>
        </w:p>
        <w:p w14:paraId="659BE9E1" w14:textId="61F7C34D" w:rsidR="006C12DF" w:rsidDel="008176EC" w:rsidRDefault="006C12DF">
          <w:pPr>
            <w:pStyle w:val="33"/>
            <w:rPr>
              <w:del w:id="193" w:author="Дмитрий Ковтун" w:date="2021-04-05T19:28:00Z"/>
              <w:rFonts w:eastAsiaTheme="minorEastAsia" w:cstheme="minorBidi"/>
              <w:noProof/>
              <w:szCs w:val="22"/>
            </w:rPr>
          </w:pPr>
          <w:del w:id="194" w:author="Дмитрий Ковтун" w:date="2021-04-05T19:28:00Z">
            <w:r w:rsidRPr="008176EC" w:rsidDel="008176EC">
              <w:rPr>
                <w:rFonts w:eastAsiaTheme="majorEastAsia" w:cstheme="majorBidi"/>
                <w:noProof/>
                <w:rPrChange w:id="195" w:author="Дмитрий Ковтун" w:date="2021-04-05T19:28:00Z">
                  <w:rPr>
                    <w:rStyle w:val="a9"/>
                    <w:rFonts w:eastAsiaTheme="majorEastAsia" w:cstheme="majorBidi"/>
                    <w:noProof/>
                  </w:rPr>
                </w:rPrChange>
              </w:rPr>
              <w:delText>5.2.1</w:delText>
            </w:r>
            <w:r w:rsidDel="008176EC">
              <w:rPr>
                <w:rFonts w:eastAsiaTheme="minorEastAsia" w:cstheme="minorBidi"/>
                <w:noProof/>
                <w:szCs w:val="22"/>
              </w:rPr>
              <w:tab/>
            </w:r>
            <w:r w:rsidRPr="008176EC" w:rsidDel="008176EC">
              <w:rPr>
                <w:rFonts w:eastAsiaTheme="majorEastAsia" w:cstheme="majorBidi"/>
                <w:noProof/>
                <w:rPrChange w:id="196" w:author="Дмитрий Ковтун" w:date="2021-04-05T19:28:00Z">
                  <w:rPr>
                    <w:rStyle w:val="a9"/>
                    <w:rFonts w:eastAsiaTheme="majorEastAsia" w:cstheme="majorBidi"/>
                    <w:noProof/>
                  </w:rPr>
                </w:rPrChange>
              </w:rPr>
              <w:delText>Описание шагов бизнес-процесса ПП-07.05.03-ERP Формирование и потребления ОФ</w:delText>
            </w:r>
            <w:r w:rsidDel="008176EC">
              <w:rPr>
                <w:noProof/>
                <w:webHidden/>
              </w:rPr>
              <w:tab/>
              <w:delText>19</w:delText>
            </w:r>
          </w:del>
        </w:p>
        <w:p w14:paraId="29684591" w14:textId="72596B0A" w:rsidR="006C12DF" w:rsidDel="008176EC" w:rsidRDefault="006C12DF">
          <w:pPr>
            <w:pStyle w:val="33"/>
            <w:rPr>
              <w:del w:id="197" w:author="Дмитрий Ковтун" w:date="2021-04-05T19:28:00Z"/>
              <w:rFonts w:eastAsiaTheme="minorEastAsia" w:cstheme="minorBidi"/>
              <w:noProof/>
              <w:szCs w:val="22"/>
            </w:rPr>
          </w:pPr>
          <w:del w:id="198" w:author="Дмитрий Ковтун" w:date="2021-04-05T19:28:00Z">
            <w:r w:rsidRPr="008176EC" w:rsidDel="008176EC">
              <w:rPr>
                <w:rFonts w:eastAsiaTheme="majorEastAsia" w:cstheme="majorBidi"/>
                <w:noProof/>
                <w:rPrChange w:id="199" w:author="Дмитрий Ковтун" w:date="2021-04-05T19:28:00Z">
                  <w:rPr>
                    <w:rStyle w:val="a9"/>
                    <w:rFonts w:eastAsiaTheme="majorEastAsia" w:cstheme="majorBidi"/>
                    <w:noProof/>
                  </w:rPr>
                </w:rPrChange>
              </w:rPr>
              <w:delText>5.2.2</w:delText>
            </w:r>
            <w:r w:rsidDel="008176EC">
              <w:rPr>
                <w:rFonts w:eastAsiaTheme="minorEastAsia" w:cstheme="minorBidi"/>
                <w:noProof/>
                <w:szCs w:val="22"/>
              </w:rPr>
              <w:tab/>
            </w:r>
            <w:r w:rsidRPr="008176EC" w:rsidDel="008176EC">
              <w:rPr>
                <w:rFonts w:eastAsiaTheme="majorEastAsia" w:cstheme="majorBidi"/>
                <w:noProof/>
                <w:rPrChange w:id="200" w:author="Дмитрий Ковтун" w:date="2021-04-05T19:28:00Z">
                  <w:rPr>
                    <w:rStyle w:val="a9"/>
                    <w:rFonts w:eastAsiaTheme="majorEastAsia" w:cstheme="majorBidi"/>
                    <w:noProof/>
                  </w:rPr>
                </w:rPrChange>
              </w:rPr>
              <w:delText>Описание шагов бизнес-процесса ПП-07.05.01-ERP Производство деталей и изделий собственными силами</w:delText>
            </w:r>
            <w:r w:rsidDel="008176EC">
              <w:rPr>
                <w:noProof/>
                <w:webHidden/>
              </w:rPr>
              <w:tab/>
              <w:delText>25</w:delText>
            </w:r>
          </w:del>
        </w:p>
        <w:p w14:paraId="20418393" w14:textId="0A19880F" w:rsidR="006C12DF" w:rsidDel="008176EC" w:rsidRDefault="006C12DF">
          <w:pPr>
            <w:pStyle w:val="24"/>
            <w:rPr>
              <w:del w:id="201" w:author="Дмитрий Ковтун" w:date="2021-04-05T19:28:00Z"/>
              <w:rFonts w:eastAsiaTheme="minorEastAsia" w:cstheme="minorBidi"/>
              <w:b w:val="0"/>
              <w:noProof/>
              <w:szCs w:val="22"/>
            </w:rPr>
          </w:pPr>
          <w:del w:id="202" w:author="Дмитрий Ковтун" w:date="2021-04-05T19:28:00Z">
            <w:r w:rsidRPr="008176EC" w:rsidDel="008176EC">
              <w:rPr>
                <w:rFonts w:eastAsiaTheme="majorEastAsia" w:cstheme="majorBidi"/>
                <w:noProof/>
                <w:rPrChange w:id="203" w:author="Дмитрий Ковтун" w:date="2021-04-05T19:28:00Z">
                  <w:rPr>
                    <w:rStyle w:val="a9"/>
                    <w:rFonts w:eastAsiaTheme="majorEastAsia" w:cstheme="majorBidi"/>
                    <w:noProof/>
                  </w:rPr>
                </w:rPrChange>
              </w:rPr>
              <w:delText>5.3</w:delText>
            </w:r>
            <w:r w:rsidDel="008176EC">
              <w:rPr>
                <w:rFonts w:eastAsiaTheme="minorEastAsia" w:cstheme="minorBidi"/>
                <w:b w:val="0"/>
                <w:noProof/>
                <w:szCs w:val="22"/>
              </w:rPr>
              <w:tab/>
            </w:r>
            <w:r w:rsidRPr="008176EC" w:rsidDel="008176EC">
              <w:rPr>
                <w:rFonts w:eastAsiaTheme="majorEastAsia" w:cstheme="majorBidi"/>
                <w:noProof/>
                <w:rPrChange w:id="204" w:author="Дмитрий Ковтун" w:date="2021-04-05T19:28:00Z">
                  <w:rPr>
                    <w:rStyle w:val="a9"/>
                    <w:rFonts w:eastAsiaTheme="majorEastAsia" w:cstheme="majorBidi"/>
                    <w:noProof/>
                  </w:rPr>
                </w:rPrChange>
              </w:rPr>
              <w:delText>Роли и полномочия</w:delText>
            </w:r>
            <w:r w:rsidDel="008176EC">
              <w:rPr>
                <w:noProof/>
                <w:webHidden/>
              </w:rPr>
              <w:tab/>
              <w:delText>36</w:delText>
            </w:r>
          </w:del>
        </w:p>
        <w:p w14:paraId="0C616537" w14:textId="47D67EE3" w:rsidR="006C12DF" w:rsidDel="008176EC" w:rsidRDefault="006C12DF">
          <w:pPr>
            <w:pStyle w:val="24"/>
            <w:rPr>
              <w:del w:id="205" w:author="Дмитрий Ковтун" w:date="2021-04-05T19:28:00Z"/>
              <w:rFonts w:eastAsiaTheme="minorEastAsia" w:cstheme="minorBidi"/>
              <w:b w:val="0"/>
              <w:noProof/>
              <w:szCs w:val="22"/>
            </w:rPr>
          </w:pPr>
          <w:del w:id="206" w:author="Дмитрий Ковтун" w:date="2021-04-05T19:28:00Z">
            <w:r w:rsidRPr="008176EC" w:rsidDel="008176EC">
              <w:rPr>
                <w:rFonts w:eastAsiaTheme="majorEastAsia" w:cstheme="majorBidi"/>
                <w:noProof/>
                <w:rPrChange w:id="207" w:author="Дмитрий Ковтун" w:date="2021-04-05T19:28:00Z">
                  <w:rPr>
                    <w:rStyle w:val="a9"/>
                    <w:rFonts w:eastAsiaTheme="majorEastAsia" w:cstheme="majorBidi"/>
                    <w:noProof/>
                  </w:rPr>
                </w:rPrChange>
              </w:rPr>
              <w:delText>5.4</w:delText>
            </w:r>
            <w:r w:rsidDel="008176EC">
              <w:rPr>
                <w:rFonts w:eastAsiaTheme="minorEastAsia" w:cstheme="minorBidi"/>
                <w:b w:val="0"/>
                <w:noProof/>
                <w:szCs w:val="22"/>
              </w:rPr>
              <w:tab/>
            </w:r>
            <w:r w:rsidRPr="008176EC" w:rsidDel="008176EC">
              <w:rPr>
                <w:rFonts w:eastAsiaTheme="majorEastAsia" w:cstheme="majorBidi"/>
                <w:noProof/>
                <w:rPrChange w:id="208" w:author="Дмитрий Ковтун" w:date="2021-04-05T19:28:00Z">
                  <w:rPr>
                    <w:rStyle w:val="a9"/>
                    <w:rFonts w:eastAsiaTheme="majorEastAsia" w:cstheme="majorBidi"/>
                    <w:noProof/>
                  </w:rPr>
                </w:rPrChange>
              </w:rPr>
              <w:delText>Риски и контрольные процедуры</w:delText>
            </w:r>
            <w:r w:rsidDel="008176EC">
              <w:rPr>
                <w:noProof/>
                <w:webHidden/>
              </w:rPr>
              <w:tab/>
              <w:delText>38</w:delText>
            </w:r>
          </w:del>
        </w:p>
        <w:p w14:paraId="0F74950C" w14:textId="46E85BA5" w:rsidR="006C12DF" w:rsidDel="008176EC" w:rsidRDefault="006C12DF">
          <w:pPr>
            <w:pStyle w:val="33"/>
            <w:rPr>
              <w:del w:id="209" w:author="Дмитрий Ковтун" w:date="2021-04-05T19:28:00Z"/>
              <w:rFonts w:eastAsiaTheme="minorEastAsia" w:cstheme="minorBidi"/>
              <w:noProof/>
              <w:szCs w:val="22"/>
            </w:rPr>
          </w:pPr>
          <w:del w:id="210" w:author="Дмитрий Ковтун" w:date="2021-04-05T19:28:00Z">
            <w:r w:rsidRPr="008176EC" w:rsidDel="008176EC">
              <w:rPr>
                <w:rFonts w:eastAsiaTheme="majorEastAsia" w:cstheme="majorBidi"/>
                <w:noProof/>
                <w:rPrChange w:id="211" w:author="Дмитрий Ковтун" w:date="2021-04-05T19:28:00Z">
                  <w:rPr>
                    <w:rStyle w:val="a9"/>
                    <w:rFonts w:eastAsiaTheme="majorEastAsia" w:cstheme="majorBidi"/>
                    <w:noProof/>
                  </w:rPr>
                </w:rPrChange>
              </w:rPr>
              <w:delText>5.4.1</w:delText>
            </w:r>
            <w:r w:rsidDel="008176EC">
              <w:rPr>
                <w:rFonts w:eastAsiaTheme="minorEastAsia" w:cstheme="minorBidi"/>
                <w:noProof/>
                <w:szCs w:val="22"/>
              </w:rPr>
              <w:tab/>
            </w:r>
            <w:r w:rsidRPr="008176EC" w:rsidDel="008176EC">
              <w:rPr>
                <w:rFonts w:eastAsiaTheme="majorEastAsia" w:cstheme="majorBidi"/>
                <w:noProof/>
                <w:rPrChange w:id="212" w:author="Дмитрий Ковтун" w:date="2021-04-05T19:28:00Z">
                  <w:rPr>
                    <w:rStyle w:val="a9"/>
                    <w:rFonts w:eastAsiaTheme="majorEastAsia" w:cstheme="majorBidi"/>
                    <w:noProof/>
                  </w:rPr>
                </w:rPrChange>
              </w:rPr>
              <w:delText>Риски и контроли</w:delText>
            </w:r>
            <w:r w:rsidDel="008176EC">
              <w:rPr>
                <w:noProof/>
                <w:webHidden/>
              </w:rPr>
              <w:tab/>
              <w:delText>38</w:delText>
            </w:r>
          </w:del>
        </w:p>
        <w:p w14:paraId="0686AB54" w14:textId="7518F5F3" w:rsidR="006C12DF" w:rsidDel="008176EC" w:rsidRDefault="006C12DF">
          <w:pPr>
            <w:pStyle w:val="33"/>
            <w:rPr>
              <w:del w:id="213" w:author="Дмитрий Ковтун" w:date="2021-04-05T19:28:00Z"/>
              <w:rFonts w:eastAsiaTheme="minorEastAsia" w:cstheme="minorBidi"/>
              <w:noProof/>
              <w:szCs w:val="22"/>
            </w:rPr>
          </w:pPr>
          <w:del w:id="214" w:author="Дмитрий Ковтун" w:date="2021-04-05T19:28:00Z">
            <w:r w:rsidRPr="008176EC" w:rsidDel="008176EC">
              <w:rPr>
                <w:rFonts w:eastAsiaTheme="majorEastAsia" w:cstheme="majorBidi"/>
                <w:noProof/>
                <w:rPrChange w:id="215" w:author="Дмитрий Ковтун" w:date="2021-04-05T19:28:00Z">
                  <w:rPr>
                    <w:rStyle w:val="a9"/>
                    <w:rFonts w:eastAsiaTheme="majorEastAsia" w:cstheme="majorBidi"/>
                    <w:noProof/>
                  </w:rPr>
                </w:rPrChange>
              </w:rPr>
              <w:delText>5.4.2</w:delText>
            </w:r>
            <w:r w:rsidDel="008176EC">
              <w:rPr>
                <w:rFonts w:eastAsiaTheme="minorEastAsia" w:cstheme="minorBidi"/>
                <w:noProof/>
                <w:szCs w:val="22"/>
              </w:rPr>
              <w:tab/>
            </w:r>
            <w:r w:rsidRPr="008176EC" w:rsidDel="008176EC">
              <w:rPr>
                <w:rFonts w:eastAsiaTheme="majorEastAsia" w:cstheme="majorBidi"/>
                <w:noProof/>
                <w:rPrChange w:id="216" w:author="Дмитрий Ковтун" w:date="2021-04-05T19:28:00Z">
                  <w:rPr>
                    <w:rStyle w:val="a9"/>
                    <w:rFonts w:eastAsiaTheme="majorEastAsia" w:cstheme="majorBidi"/>
                    <w:noProof/>
                  </w:rPr>
                </w:rPrChange>
              </w:rPr>
              <w:delText>Разделение полномочий</w:delText>
            </w:r>
            <w:r w:rsidDel="008176EC">
              <w:rPr>
                <w:noProof/>
                <w:webHidden/>
              </w:rPr>
              <w:tab/>
              <w:delText>38</w:delText>
            </w:r>
          </w:del>
        </w:p>
        <w:p w14:paraId="7767714E" w14:textId="6E512831" w:rsidR="006C12DF" w:rsidDel="008176EC" w:rsidRDefault="006C12DF">
          <w:pPr>
            <w:pStyle w:val="24"/>
            <w:rPr>
              <w:del w:id="217" w:author="Дмитрий Ковтун" w:date="2021-04-05T19:28:00Z"/>
              <w:rFonts w:eastAsiaTheme="minorEastAsia" w:cstheme="minorBidi"/>
              <w:b w:val="0"/>
              <w:noProof/>
              <w:szCs w:val="22"/>
            </w:rPr>
          </w:pPr>
          <w:del w:id="218" w:author="Дмитрий Ковтун" w:date="2021-04-05T19:28:00Z">
            <w:r w:rsidRPr="008176EC" w:rsidDel="008176EC">
              <w:rPr>
                <w:rFonts w:eastAsiaTheme="majorEastAsia" w:cstheme="majorBidi"/>
                <w:noProof/>
                <w:rPrChange w:id="219" w:author="Дмитрий Ковтун" w:date="2021-04-05T19:28:00Z">
                  <w:rPr>
                    <w:rStyle w:val="a9"/>
                    <w:rFonts w:eastAsiaTheme="majorEastAsia" w:cstheme="majorBidi"/>
                    <w:noProof/>
                  </w:rPr>
                </w:rPrChange>
              </w:rPr>
              <w:delText>5.5</w:delText>
            </w:r>
            <w:r w:rsidDel="008176EC">
              <w:rPr>
                <w:rFonts w:eastAsiaTheme="minorEastAsia" w:cstheme="minorBidi"/>
                <w:b w:val="0"/>
                <w:noProof/>
                <w:szCs w:val="22"/>
              </w:rPr>
              <w:tab/>
            </w:r>
            <w:r w:rsidRPr="008176EC" w:rsidDel="008176EC">
              <w:rPr>
                <w:rFonts w:eastAsiaTheme="majorEastAsia" w:cstheme="majorBidi"/>
                <w:noProof/>
                <w:rPrChange w:id="220" w:author="Дмитрий Ковтун" w:date="2021-04-05T19:28:00Z">
                  <w:rPr>
                    <w:rStyle w:val="a9"/>
                    <w:rFonts w:eastAsiaTheme="majorEastAsia" w:cstheme="majorBidi"/>
                    <w:noProof/>
                  </w:rPr>
                </w:rPrChange>
              </w:rPr>
              <w:delText>Интеграционные точки со смежными процессами</w:delText>
            </w:r>
            <w:r w:rsidDel="008176EC">
              <w:rPr>
                <w:noProof/>
                <w:webHidden/>
              </w:rPr>
              <w:tab/>
              <w:delText>41</w:delText>
            </w:r>
          </w:del>
        </w:p>
        <w:p w14:paraId="5672BB97" w14:textId="103FA1C6" w:rsidR="006C12DF" w:rsidDel="008176EC" w:rsidRDefault="006C12DF">
          <w:pPr>
            <w:pStyle w:val="24"/>
            <w:rPr>
              <w:del w:id="221" w:author="Дмитрий Ковтун" w:date="2021-04-05T19:28:00Z"/>
              <w:rFonts w:eastAsiaTheme="minorEastAsia" w:cstheme="minorBidi"/>
              <w:b w:val="0"/>
              <w:noProof/>
              <w:szCs w:val="22"/>
            </w:rPr>
          </w:pPr>
          <w:del w:id="222" w:author="Дмитрий Ковтун" w:date="2021-04-05T19:28:00Z">
            <w:r w:rsidRPr="008176EC" w:rsidDel="008176EC">
              <w:rPr>
                <w:rFonts w:eastAsiaTheme="majorEastAsia" w:cstheme="majorBidi"/>
                <w:noProof/>
                <w:rPrChange w:id="223" w:author="Дмитрий Ковтун" w:date="2021-04-05T19:28:00Z">
                  <w:rPr>
                    <w:rStyle w:val="a9"/>
                    <w:rFonts w:eastAsiaTheme="majorEastAsia" w:cstheme="majorBidi"/>
                    <w:noProof/>
                  </w:rPr>
                </w:rPrChange>
              </w:rPr>
              <w:delText>5.6</w:delText>
            </w:r>
            <w:r w:rsidDel="008176EC">
              <w:rPr>
                <w:rFonts w:eastAsiaTheme="minorEastAsia" w:cstheme="minorBidi"/>
                <w:b w:val="0"/>
                <w:noProof/>
                <w:szCs w:val="22"/>
              </w:rPr>
              <w:tab/>
            </w:r>
            <w:r w:rsidRPr="008176EC" w:rsidDel="008176EC">
              <w:rPr>
                <w:rFonts w:eastAsiaTheme="majorEastAsia" w:cstheme="majorBidi"/>
                <w:noProof/>
                <w:rPrChange w:id="224" w:author="Дмитрий Ковтун" w:date="2021-04-05T19:28:00Z">
                  <w:rPr>
                    <w:rStyle w:val="a9"/>
                    <w:rFonts w:eastAsiaTheme="majorEastAsia" w:cstheme="majorBidi"/>
                    <w:noProof/>
                  </w:rPr>
                </w:rPrChange>
              </w:rPr>
              <w:delText>Основные данные</w:delText>
            </w:r>
            <w:r w:rsidDel="008176EC">
              <w:rPr>
                <w:noProof/>
                <w:webHidden/>
              </w:rPr>
              <w:tab/>
              <w:delText>45</w:delText>
            </w:r>
          </w:del>
        </w:p>
        <w:p w14:paraId="0A936C3F" w14:textId="37EC2925" w:rsidR="006C12DF" w:rsidDel="008176EC" w:rsidRDefault="006C12DF">
          <w:pPr>
            <w:pStyle w:val="24"/>
            <w:rPr>
              <w:del w:id="225" w:author="Дмитрий Ковтун" w:date="2021-04-05T19:28:00Z"/>
              <w:rFonts w:eastAsiaTheme="minorEastAsia" w:cstheme="minorBidi"/>
              <w:b w:val="0"/>
              <w:noProof/>
              <w:szCs w:val="22"/>
            </w:rPr>
          </w:pPr>
          <w:del w:id="226" w:author="Дмитрий Ковтун" w:date="2021-04-05T19:28:00Z">
            <w:r w:rsidRPr="008176EC" w:rsidDel="008176EC">
              <w:rPr>
                <w:rFonts w:eastAsiaTheme="majorEastAsia" w:cstheme="majorBidi"/>
                <w:noProof/>
                <w:rPrChange w:id="227" w:author="Дмитрий Ковтун" w:date="2021-04-05T19:28:00Z">
                  <w:rPr>
                    <w:rStyle w:val="a9"/>
                    <w:rFonts w:eastAsiaTheme="majorEastAsia" w:cstheme="majorBidi"/>
                    <w:noProof/>
                  </w:rPr>
                </w:rPrChange>
              </w:rPr>
              <w:delText>5.7</w:delText>
            </w:r>
            <w:r w:rsidDel="008176EC">
              <w:rPr>
                <w:rFonts w:eastAsiaTheme="minorEastAsia" w:cstheme="minorBidi"/>
                <w:b w:val="0"/>
                <w:noProof/>
                <w:szCs w:val="22"/>
              </w:rPr>
              <w:tab/>
            </w:r>
            <w:r w:rsidRPr="008176EC" w:rsidDel="008176EC">
              <w:rPr>
                <w:rFonts w:eastAsiaTheme="majorEastAsia" w:cstheme="majorBidi"/>
                <w:noProof/>
                <w:rPrChange w:id="228" w:author="Дмитрий Ковтун" w:date="2021-04-05T19:28:00Z">
                  <w:rPr>
                    <w:rStyle w:val="a9"/>
                    <w:rFonts w:eastAsiaTheme="majorEastAsia" w:cstheme="majorBidi"/>
                    <w:noProof/>
                  </w:rPr>
                </w:rPrChange>
              </w:rPr>
              <w:delText>Транзакционные данные</w:delText>
            </w:r>
            <w:r w:rsidDel="008176EC">
              <w:rPr>
                <w:noProof/>
                <w:webHidden/>
              </w:rPr>
              <w:tab/>
              <w:delText>47</w:delText>
            </w:r>
          </w:del>
        </w:p>
        <w:p w14:paraId="54AC5EF0" w14:textId="5A422A82" w:rsidR="006C12DF" w:rsidDel="008176EC" w:rsidRDefault="006C12DF">
          <w:pPr>
            <w:pStyle w:val="33"/>
            <w:rPr>
              <w:del w:id="229" w:author="Дмитрий Ковтун" w:date="2021-04-05T19:28:00Z"/>
              <w:rFonts w:eastAsiaTheme="minorEastAsia" w:cstheme="minorBidi"/>
              <w:noProof/>
              <w:szCs w:val="22"/>
            </w:rPr>
          </w:pPr>
          <w:del w:id="230" w:author="Дмитрий Ковтун" w:date="2021-04-05T19:28:00Z">
            <w:r w:rsidRPr="008176EC" w:rsidDel="008176EC">
              <w:rPr>
                <w:rFonts w:eastAsiaTheme="majorEastAsia" w:cstheme="majorBidi"/>
                <w:noProof/>
                <w:rPrChange w:id="231" w:author="Дмитрий Ковтун" w:date="2021-04-05T19:28:00Z">
                  <w:rPr>
                    <w:rStyle w:val="a9"/>
                    <w:rFonts w:eastAsiaTheme="majorEastAsia" w:cstheme="majorBidi"/>
                    <w:noProof/>
                  </w:rPr>
                </w:rPrChange>
              </w:rPr>
              <w:delText>5.7.1</w:delText>
            </w:r>
            <w:r w:rsidDel="008176EC">
              <w:rPr>
                <w:rFonts w:eastAsiaTheme="minorEastAsia" w:cstheme="minorBidi"/>
                <w:noProof/>
                <w:szCs w:val="22"/>
              </w:rPr>
              <w:tab/>
            </w:r>
            <w:r w:rsidRPr="008176EC" w:rsidDel="008176EC">
              <w:rPr>
                <w:rFonts w:eastAsiaTheme="majorEastAsia" w:cstheme="majorBidi"/>
                <w:noProof/>
                <w:rPrChange w:id="232" w:author="Дмитрий Ковтун" w:date="2021-04-05T19:28:00Z">
                  <w:rPr>
                    <w:rStyle w:val="a9"/>
                    <w:rFonts w:eastAsiaTheme="majorEastAsia" w:cstheme="majorBidi"/>
                    <w:noProof/>
                  </w:rPr>
                </w:rPrChange>
              </w:rPr>
              <w:delText>Производственный заказ</w:delText>
            </w:r>
            <w:r w:rsidDel="008176EC">
              <w:rPr>
                <w:noProof/>
                <w:webHidden/>
              </w:rPr>
              <w:tab/>
              <w:delText>58</w:delText>
            </w:r>
          </w:del>
        </w:p>
        <w:p w14:paraId="73C303E9" w14:textId="523BD3AC" w:rsidR="006C12DF" w:rsidDel="008176EC" w:rsidRDefault="006C12DF">
          <w:pPr>
            <w:pStyle w:val="33"/>
            <w:rPr>
              <w:del w:id="233" w:author="Дмитрий Ковтун" w:date="2021-04-05T19:28:00Z"/>
              <w:rFonts w:eastAsiaTheme="minorEastAsia" w:cstheme="minorBidi"/>
              <w:noProof/>
              <w:szCs w:val="22"/>
            </w:rPr>
          </w:pPr>
          <w:del w:id="234" w:author="Дмитрий Ковтун" w:date="2021-04-05T19:28:00Z">
            <w:r w:rsidRPr="008176EC" w:rsidDel="008176EC">
              <w:rPr>
                <w:rFonts w:eastAsiaTheme="majorEastAsia" w:cstheme="majorBidi"/>
                <w:noProof/>
                <w:rPrChange w:id="235" w:author="Дмитрий Ковтун" w:date="2021-04-05T19:28:00Z">
                  <w:rPr>
                    <w:rStyle w:val="a9"/>
                    <w:rFonts w:eastAsiaTheme="majorEastAsia" w:cstheme="majorBidi"/>
                    <w:noProof/>
                  </w:rPr>
                </w:rPrChange>
              </w:rPr>
              <w:delText>5.7.2</w:delText>
            </w:r>
            <w:r w:rsidDel="008176EC">
              <w:rPr>
                <w:rFonts w:eastAsiaTheme="minorEastAsia" w:cstheme="minorBidi"/>
                <w:noProof/>
                <w:szCs w:val="22"/>
              </w:rPr>
              <w:tab/>
            </w:r>
            <w:r w:rsidRPr="008176EC" w:rsidDel="008176EC">
              <w:rPr>
                <w:rFonts w:eastAsiaTheme="majorEastAsia" w:cstheme="majorBidi"/>
                <w:noProof/>
                <w:rPrChange w:id="236" w:author="Дмитрий Ковтун" w:date="2021-04-05T19:28:00Z">
                  <w:rPr>
                    <w:rStyle w:val="a9"/>
                    <w:rFonts w:eastAsiaTheme="majorEastAsia" w:cstheme="majorBidi"/>
                    <w:noProof/>
                  </w:rPr>
                </w:rPrChange>
              </w:rPr>
              <w:delText>Подтверждение производственного заказа</w:delText>
            </w:r>
            <w:r w:rsidDel="008176EC">
              <w:rPr>
                <w:noProof/>
                <w:webHidden/>
              </w:rPr>
              <w:tab/>
              <w:delText>62</w:delText>
            </w:r>
          </w:del>
        </w:p>
        <w:p w14:paraId="1B7A02F9" w14:textId="5BA98AD2" w:rsidR="006C12DF" w:rsidDel="008176EC" w:rsidRDefault="006C12DF">
          <w:pPr>
            <w:pStyle w:val="33"/>
            <w:rPr>
              <w:del w:id="237" w:author="Дмитрий Ковтун" w:date="2021-04-05T19:28:00Z"/>
              <w:rFonts w:eastAsiaTheme="minorEastAsia" w:cstheme="minorBidi"/>
              <w:noProof/>
              <w:szCs w:val="22"/>
            </w:rPr>
          </w:pPr>
          <w:del w:id="238" w:author="Дмитрий Ковтун" w:date="2021-04-05T19:28:00Z">
            <w:r w:rsidRPr="008176EC" w:rsidDel="008176EC">
              <w:rPr>
                <w:rFonts w:eastAsiaTheme="majorEastAsia" w:cstheme="majorBidi"/>
                <w:noProof/>
                <w:rPrChange w:id="239" w:author="Дмитрий Ковтун" w:date="2021-04-05T19:28:00Z">
                  <w:rPr>
                    <w:rStyle w:val="a9"/>
                    <w:rFonts w:eastAsiaTheme="majorEastAsia" w:cstheme="majorBidi"/>
                    <w:noProof/>
                  </w:rPr>
                </w:rPrChange>
              </w:rPr>
              <w:delText>5.7.3</w:delText>
            </w:r>
            <w:r w:rsidDel="008176EC">
              <w:rPr>
                <w:rFonts w:eastAsiaTheme="minorEastAsia" w:cstheme="minorBidi"/>
                <w:noProof/>
                <w:szCs w:val="22"/>
              </w:rPr>
              <w:tab/>
            </w:r>
            <w:r w:rsidRPr="008176EC" w:rsidDel="008176EC">
              <w:rPr>
                <w:rFonts w:eastAsiaTheme="majorEastAsia" w:cstheme="majorBidi"/>
                <w:noProof/>
                <w:rPrChange w:id="240" w:author="Дмитрий Ковтун" w:date="2021-04-05T19:28:00Z">
                  <w:rPr>
                    <w:rStyle w:val="a9"/>
                    <w:rFonts w:eastAsiaTheme="majorEastAsia" w:cstheme="majorBidi"/>
                    <w:noProof/>
                  </w:rPr>
                </w:rPrChange>
              </w:rPr>
              <w:delText>Документ материала</w:delText>
            </w:r>
            <w:r w:rsidDel="008176EC">
              <w:rPr>
                <w:noProof/>
                <w:webHidden/>
              </w:rPr>
              <w:tab/>
              <w:delText>64</w:delText>
            </w:r>
          </w:del>
        </w:p>
        <w:p w14:paraId="32D0D1B7" w14:textId="4DCCEB1A" w:rsidR="006C12DF" w:rsidDel="008176EC" w:rsidRDefault="006C12DF">
          <w:pPr>
            <w:pStyle w:val="24"/>
            <w:rPr>
              <w:del w:id="241" w:author="Дмитрий Ковтун" w:date="2021-04-05T19:28:00Z"/>
              <w:rFonts w:eastAsiaTheme="minorEastAsia" w:cstheme="minorBidi"/>
              <w:b w:val="0"/>
              <w:noProof/>
              <w:szCs w:val="22"/>
            </w:rPr>
          </w:pPr>
          <w:del w:id="242" w:author="Дмитрий Ковтун" w:date="2021-04-05T19:28:00Z">
            <w:r w:rsidRPr="008176EC" w:rsidDel="008176EC">
              <w:rPr>
                <w:rFonts w:eastAsiaTheme="majorEastAsia" w:cstheme="majorBidi"/>
                <w:noProof/>
                <w:rPrChange w:id="243" w:author="Дмитрий Ковтун" w:date="2021-04-05T19:28:00Z">
                  <w:rPr>
                    <w:rStyle w:val="a9"/>
                    <w:rFonts w:eastAsiaTheme="majorEastAsia" w:cstheme="majorBidi"/>
                    <w:noProof/>
                  </w:rPr>
                </w:rPrChange>
              </w:rPr>
              <w:delText>5.8</w:delText>
            </w:r>
            <w:r w:rsidDel="008176EC">
              <w:rPr>
                <w:rFonts w:eastAsiaTheme="minorEastAsia" w:cstheme="minorBidi"/>
                <w:b w:val="0"/>
                <w:noProof/>
                <w:szCs w:val="22"/>
              </w:rPr>
              <w:tab/>
            </w:r>
            <w:r w:rsidRPr="008176EC" w:rsidDel="008176EC">
              <w:rPr>
                <w:rFonts w:eastAsiaTheme="majorEastAsia" w:cstheme="majorBidi"/>
                <w:noProof/>
                <w:rPrChange w:id="244" w:author="Дмитрий Ковтун" w:date="2021-04-05T19:28:00Z">
                  <w:rPr>
                    <w:rStyle w:val="a9"/>
                    <w:rFonts w:eastAsiaTheme="majorEastAsia" w:cstheme="majorBidi"/>
                    <w:noProof/>
                  </w:rPr>
                </w:rPrChange>
              </w:rPr>
              <w:delText>Отчетность и выходные формы</w:delText>
            </w:r>
            <w:r w:rsidDel="008176EC">
              <w:rPr>
                <w:noProof/>
                <w:webHidden/>
              </w:rPr>
              <w:tab/>
              <w:delText>65</w:delText>
            </w:r>
          </w:del>
        </w:p>
        <w:p w14:paraId="100A295B" w14:textId="72FAC6F5" w:rsidR="006C12DF" w:rsidDel="008176EC" w:rsidRDefault="006C12DF">
          <w:pPr>
            <w:pStyle w:val="24"/>
            <w:rPr>
              <w:del w:id="245" w:author="Дмитрий Ковтун" w:date="2021-04-05T19:28:00Z"/>
              <w:rFonts w:eastAsiaTheme="minorEastAsia" w:cstheme="minorBidi"/>
              <w:b w:val="0"/>
              <w:noProof/>
              <w:szCs w:val="22"/>
            </w:rPr>
          </w:pPr>
          <w:del w:id="246" w:author="Дмитрий Ковтун" w:date="2021-04-05T19:28:00Z">
            <w:r w:rsidRPr="008176EC" w:rsidDel="008176EC">
              <w:rPr>
                <w:rFonts w:eastAsiaTheme="majorEastAsia" w:cstheme="majorBidi"/>
                <w:noProof/>
                <w:rPrChange w:id="247" w:author="Дмитрий Ковтун" w:date="2021-04-05T19:28:00Z">
                  <w:rPr>
                    <w:rStyle w:val="a9"/>
                    <w:rFonts w:eastAsiaTheme="majorEastAsia" w:cstheme="majorBidi"/>
                    <w:noProof/>
                  </w:rPr>
                </w:rPrChange>
              </w:rPr>
              <w:delText>5.9</w:delText>
            </w:r>
            <w:r w:rsidDel="008176EC">
              <w:rPr>
                <w:rFonts w:eastAsiaTheme="minorEastAsia" w:cstheme="minorBidi"/>
                <w:b w:val="0"/>
                <w:noProof/>
                <w:szCs w:val="22"/>
              </w:rPr>
              <w:tab/>
            </w:r>
            <w:r w:rsidRPr="008176EC" w:rsidDel="008176EC">
              <w:rPr>
                <w:rFonts w:eastAsiaTheme="majorEastAsia" w:cstheme="majorBidi"/>
                <w:noProof/>
                <w:rPrChange w:id="248" w:author="Дмитрий Ковтун" w:date="2021-04-05T19:28:00Z">
                  <w:rPr>
                    <w:rStyle w:val="a9"/>
                    <w:rFonts w:eastAsiaTheme="majorEastAsia" w:cstheme="majorBidi"/>
                    <w:noProof/>
                  </w:rPr>
                </w:rPrChange>
              </w:rPr>
              <w:delText>Перечень доработок, Разработок и интеграция (интерфейсы)</w:delText>
            </w:r>
            <w:r w:rsidDel="008176EC">
              <w:rPr>
                <w:noProof/>
                <w:webHidden/>
              </w:rPr>
              <w:tab/>
              <w:delText>66</w:delText>
            </w:r>
          </w:del>
        </w:p>
        <w:p w14:paraId="70E153A9" w14:textId="44F9FC67" w:rsidR="006C12DF" w:rsidDel="008176EC" w:rsidRDefault="006C12DF">
          <w:pPr>
            <w:pStyle w:val="24"/>
            <w:rPr>
              <w:del w:id="249" w:author="Дмитрий Ковтун" w:date="2021-04-05T19:28:00Z"/>
              <w:rFonts w:eastAsiaTheme="minorEastAsia" w:cstheme="minorBidi"/>
              <w:b w:val="0"/>
              <w:noProof/>
              <w:szCs w:val="22"/>
            </w:rPr>
          </w:pPr>
          <w:del w:id="250" w:author="Дмитрий Ковтун" w:date="2021-04-05T19:28:00Z">
            <w:r w:rsidRPr="008176EC" w:rsidDel="008176EC">
              <w:rPr>
                <w:rFonts w:eastAsiaTheme="majorEastAsia" w:cstheme="majorBidi"/>
                <w:noProof/>
                <w:rPrChange w:id="251" w:author="Дмитрий Ковтун" w:date="2021-04-05T19:28:00Z">
                  <w:rPr>
                    <w:rStyle w:val="a9"/>
                    <w:rFonts w:eastAsiaTheme="majorEastAsia" w:cstheme="majorBidi"/>
                    <w:noProof/>
                  </w:rPr>
                </w:rPrChange>
              </w:rPr>
              <w:delText>5.10</w:delText>
            </w:r>
            <w:r w:rsidDel="008176EC">
              <w:rPr>
                <w:rFonts w:eastAsiaTheme="minorEastAsia" w:cstheme="minorBidi"/>
                <w:b w:val="0"/>
                <w:noProof/>
                <w:szCs w:val="22"/>
              </w:rPr>
              <w:tab/>
            </w:r>
            <w:r w:rsidRPr="008176EC" w:rsidDel="008176EC">
              <w:rPr>
                <w:rFonts w:eastAsiaTheme="majorEastAsia" w:cstheme="majorBidi"/>
                <w:noProof/>
                <w:rPrChange w:id="252" w:author="Дмитрий Ковтун" w:date="2021-04-05T19:28:00Z">
                  <w:rPr>
                    <w:rStyle w:val="a9"/>
                    <w:rFonts w:eastAsiaTheme="majorEastAsia" w:cstheme="majorBidi"/>
                    <w:noProof/>
                  </w:rPr>
                </w:rPrChange>
              </w:rPr>
              <w:delText>Особенности технической реализации</w:delText>
            </w:r>
            <w:r w:rsidDel="008176EC">
              <w:rPr>
                <w:noProof/>
                <w:webHidden/>
              </w:rPr>
              <w:tab/>
              <w:delText>68</w:delText>
            </w:r>
          </w:del>
        </w:p>
        <w:p w14:paraId="0F535ECD" w14:textId="3A9FF602" w:rsidR="006C12DF" w:rsidDel="008176EC" w:rsidRDefault="006C12DF">
          <w:pPr>
            <w:pStyle w:val="33"/>
            <w:rPr>
              <w:del w:id="253" w:author="Дмитрий Ковтун" w:date="2021-04-05T19:28:00Z"/>
              <w:rFonts w:eastAsiaTheme="minorEastAsia" w:cstheme="minorBidi"/>
              <w:noProof/>
              <w:szCs w:val="22"/>
            </w:rPr>
          </w:pPr>
          <w:del w:id="254" w:author="Дмитрий Ковтун" w:date="2021-04-05T19:28:00Z">
            <w:r w:rsidRPr="008176EC" w:rsidDel="008176EC">
              <w:rPr>
                <w:rFonts w:eastAsiaTheme="majorEastAsia" w:cstheme="majorBidi"/>
                <w:noProof/>
                <w:rPrChange w:id="255" w:author="Дмитрий Ковтун" w:date="2021-04-05T19:28:00Z">
                  <w:rPr>
                    <w:rStyle w:val="a9"/>
                    <w:rFonts w:eastAsiaTheme="majorEastAsia" w:cstheme="majorBidi"/>
                    <w:noProof/>
                  </w:rPr>
                </w:rPrChange>
              </w:rPr>
              <w:delText>5.10.1</w:delText>
            </w:r>
            <w:r w:rsidDel="008176EC">
              <w:rPr>
                <w:rFonts w:eastAsiaTheme="minorEastAsia" w:cstheme="minorBidi"/>
                <w:noProof/>
                <w:szCs w:val="22"/>
              </w:rPr>
              <w:tab/>
            </w:r>
            <w:r w:rsidRPr="008176EC" w:rsidDel="008176EC">
              <w:rPr>
                <w:rFonts w:eastAsiaTheme="majorEastAsia" w:cstheme="majorBidi"/>
                <w:noProof/>
                <w:rPrChange w:id="256" w:author="Дмитрий Ковтун" w:date="2021-04-05T19:28:00Z">
                  <w:rPr>
                    <w:rStyle w:val="a9"/>
                    <w:rFonts w:eastAsiaTheme="majorEastAsia" w:cstheme="majorBidi"/>
                    <w:noProof/>
                  </w:rPr>
                </w:rPrChange>
              </w:rPr>
              <w:delText>Ведение позиций ОФ</w:delText>
            </w:r>
            <w:r w:rsidDel="008176EC">
              <w:rPr>
                <w:noProof/>
                <w:webHidden/>
              </w:rPr>
              <w:tab/>
              <w:delText>69</w:delText>
            </w:r>
          </w:del>
        </w:p>
        <w:p w14:paraId="0C68A13D" w14:textId="7042BF75" w:rsidR="006C12DF" w:rsidDel="008176EC" w:rsidRDefault="006C12DF">
          <w:pPr>
            <w:pStyle w:val="33"/>
            <w:rPr>
              <w:del w:id="257" w:author="Дмитрий Ковтун" w:date="2021-04-05T19:28:00Z"/>
              <w:rFonts w:eastAsiaTheme="minorEastAsia" w:cstheme="minorBidi"/>
              <w:noProof/>
              <w:szCs w:val="22"/>
            </w:rPr>
          </w:pPr>
          <w:del w:id="258" w:author="Дмитрий Ковтун" w:date="2021-04-05T19:28:00Z">
            <w:r w:rsidRPr="008176EC" w:rsidDel="008176EC">
              <w:rPr>
                <w:rFonts w:eastAsiaTheme="majorEastAsia" w:cstheme="majorBidi"/>
                <w:noProof/>
                <w:rPrChange w:id="259" w:author="Дмитрий Ковтун" w:date="2021-04-05T19:28:00Z">
                  <w:rPr>
                    <w:rStyle w:val="a9"/>
                    <w:rFonts w:eastAsiaTheme="majorEastAsia" w:cstheme="majorBidi"/>
                    <w:noProof/>
                  </w:rPr>
                </w:rPrChange>
              </w:rPr>
              <w:delText>5.10.2</w:delText>
            </w:r>
            <w:r w:rsidDel="008176EC">
              <w:rPr>
                <w:rFonts w:eastAsiaTheme="minorEastAsia" w:cstheme="minorBidi"/>
                <w:noProof/>
                <w:szCs w:val="22"/>
              </w:rPr>
              <w:tab/>
            </w:r>
            <w:r w:rsidRPr="008176EC" w:rsidDel="008176EC">
              <w:rPr>
                <w:rFonts w:eastAsiaTheme="majorEastAsia" w:cstheme="majorBidi"/>
                <w:noProof/>
                <w:rPrChange w:id="260" w:author="Дмитрий Ковтун" w:date="2021-04-05T19:28:00Z">
                  <w:rPr>
                    <w:rStyle w:val="a9"/>
                    <w:rFonts w:eastAsiaTheme="majorEastAsia" w:cstheme="majorBidi"/>
                    <w:noProof/>
                  </w:rPr>
                </w:rPrChange>
              </w:rPr>
              <w:delText>Поступление нового оборудования</w:delText>
            </w:r>
            <w:r w:rsidDel="008176EC">
              <w:rPr>
                <w:noProof/>
                <w:webHidden/>
              </w:rPr>
              <w:tab/>
              <w:delText>73</w:delText>
            </w:r>
          </w:del>
        </w:p>
        <w:p w14:paraId="24FE4E92" w14:textId="4CBBB5CA" w:rsidR="006C12DF" w:rsidDel="008176EC" w:rsidRDefault="006C12DF">
          <w:pPr>
            <w:pStyle w:val="33"/>
            <w:rPr>
              <w:del w:id="261" w:author="Дмитрий Ковтун" w:date="2021-04-05T19:28:00Z"/>
              <w:rFonts w:eastAsiaTheme="minorEastAsia" w:cstheme="minorBidi"/>
              <w:noProof/>
              <w:szCs w:val="22"/>
            </w:rPr>
          </w:pPr>
          <w:del w:id="262" w:author="Дмитрий Ковтун" w:date="2021-04-05T19:28:00Z">
            <w:r w:rsidRPr="008176EC" w:rsidDel="008176EC">
              <w:rPr>
                <w:rFonts w:eastAsiaTheme="majorEastAsia" w:cstheme="majorBidi"/>
                <w:noProof/>
                <w:rPrChange w:id="263" w:author="Дмитрий Ковтун" w:date="2021-04-05T19:28:00Z">
                  <w:rPr>
                    <w:rStyle w:val="a9"/>
                    <w:rFonts w:eastAsiaTheme="majorEastAsia" w:cstheme="majorBidi"/>
                    <w:noProof/>
                  </w:rPr>
                </w:rPrChange>
              </w:rPr>
              <w:delText>5.10.3</w:delText>
            </w:r>
            <w:r w:rsidDel="008176EC">
              <w:rPr>
                <w:rFonts w:eastAsiaTheme="minorEastAsia" w:cstheme="minorBidi"/>
                <w:noProof/>
                <w:szCs w:val="22"/>
              </w:rPr>
              <w:tab/>
            </w:r>
            <w:r w:rsidRPr="008176EC" w:rsidDel="008176EC">
              <w:rPr>
                <w:rFonts w:eastAsiaTheme="majorEastAsia" w:cstheme="majorBidi"/>
                <w:noProof/>
                <w:rPrChange w:id="264" w:author="Дмитрий Ковтун" w:date="2021-04-05T19:28:00Z">
                  <w:rPr>
                    <w:rStyle w:val="a9"/>
                    <w:rFonts w:eastAsiaTheme="majorEastAsia" w:cstheme="majorBidi"/>
                    <w:noProof/>
                  </w:rPr>
                </w:rPrChange>
              </w:rPr>
              <w:delText>Вывод оборудования в ОФ</w:delText>
            </w:r>
            <w:r w:rsidDel="008176EC">
              <w:rPr>
                <w:noProof/>
                <w:webHidden/>
              </w:rPr>
              <w:tab/>
              <w:delText>73</w:delText>
            </w:r>
          </w:del>
        </w:p>
        <w:p w14:paraId="4B18ED5D" w14:textId="63268D24" w:rsidR="006C12DF" w:rsidDel="008176EC" w:rsidRDefault="006C12DF">
          <w:pPr>
            <w:pStyle w:val="33"/>
            <w:rPr>
              <w:del w:id="265" w:author="Дмитрий Ковтун" w:date="2021-04-05T19:28:00Z"/>
              <w:rFonts w:eastAsiaTheme="minorEastAsia" w:cstheme="minorBidi"/>
              <w:noProof/>
              <w:szCs w:val="22"/>
            </w:rPr>
          </w:pPr>
          <w:del w:id="266" w:author="Дмитрий Ковтун" w:date="2021-04-05T19:28:00Z">
            <w:r w:rsidRPr="008176EC" w:rsidDel="008176EC">
              <w:rPr>
                <w:rFonts w:eastAsiaTheme="majorEastAsia" w:cstheme="majorBidi"/>
                <w:noProof/>
                <w:rPrChange w:id="267" w:author="Дмитрий Ковтун" w:date="2021-04-05T19:28:00Z">
                  <w:rPr>
                    <w:rStyle w:val="a9"/>
                    <w:rFonts w:eastAsiaTheme="majorEastAsia" w:cstheme="majorBidi"/>
                    <w:noProof/>
                  </w:rPr>
                </w:rPrChange>
              </w:rPr>
              <w:delText>5.10.4</w:delText>
            </w:r>
            <w:r w:rsidDel="008176EC">
              <w:rPr>
                <w:rFonts w:eastAsiaTheme="minorEastAsia" w:cstheme="minorBidi"/>
                <w:noProof/>
                <w:szCs w:val="22"/>
              </w:rPr>
              <w:tab/>
            </w:r>
            <w:r w:rsidRPr="008176EC" w:rsidDel="008176EC">
              <w:rPr>
                <w:rFonts w:eastAsiaTheme="majorEastAsia" w:cstheme="majorBidi"/>
                <w:noProof/>
                <w:rPrChange w:id="268" w:author="Дмитрий Ковтун" w:date="2021-04-05T19:28:00Z">
                  <w:rPr>
                    <w:rStyle w:val="a9"/>
                    <w:rFonts w:eastAsiaTheme="majorEastAsia" w:cstheme="majorBidi"/>
                    <w:noProof/>
                  </w:rPr>
                </w:rPrChange>
              </w:rPr>
              <w:delText>Установка единицы оборудования из ОФ</w:delText>
            </w:r>
            <w:r w:rsidDel="008176EC">
              <w:rPr>
                <w:noProof/>
                <w:webHidden/>
              </w:rPr>
              <w:tab/>
              <w:delText>74</w:delText>
            </w:r>
          </w:del>
        </w:p>
        <w:p w14:paraId="1656D6B7" w14:textId="4BF11872" w:rsidR="006C12DF" w:rsidDel="008176EC" w:rsidRDefault="006C12DF">
          <w:pPr>
            <w:pStyle w:val="33"/>
            <w:rPr>
              <w:del w:id="269" w:author="Дмитрий Ковтун" w:date="2021-04-05T19:28:00Z"/>
              <w:rFonts w:eastAsiaTheme="minorEastAsia" w:cstheme="minorBidi"/>
              <w:noProof/>
              <w:szCs w:val="22"/>
            </w:rPr>
          </w:pPr>
          <w:del w:id="270" w:author="Дмитрий Ковтун" w:date="2021-04-05T19:28:00Z">
            <w:r w:rsidRPr="008176EC" w:rsidDel="008176EC">
              <w:rPr>
                <w:rFonts w:eastAsiaTheme="majorEastAsia" w:cstheme="majorBidi"/>
                <w:noProof/>
                <w:rPrChange w:id="271" w:author="Дмитрий Ковтун" w:date="2021-04-05T19:28:00Z">
                  <w:rPr>
                    <w:rStyle w:val="a9"/>
                    <w:rFonts w:eastAsiaTheme="majorEastAsia" w:cstheme="majorBidi"/>
                    <w:noProof/>
                  </w:rPr>
                </w:rPrChange>
              </w:rPr>
              <w:delText>5.10.5</w:delText>
            </w:r>
            <w:r w:rsidDel="008176EC">
              <w:rPr>
                <w:rFonts w:eastAsiaTheme="minorEastAsia" w:cstheme="minorBidi"/>
                <w:noProof/>
                <w:szCs w:val="22"/>
              </w:rPr>
              <w:tab/>
            </w:r>
            <w:r w:rsidRPr="008176EC" w:rsidDel="008176EC">
              <w:rPr>
                <w:rFonts w:eastAsiaTheme="majorEastAsia" w:cstheme="majorBidi"/>
                <w:noProof/>
                <w:rPrChange w:id="272" w:author="Дмитрий Ковтун" w:date="2021-04-05T19:28:00Z">
                  <w:rPr>
                    <w:rStyle w:val="a9"/>
                    <w:rFonts w:eastAsiaTheme="majorEastAsia" w:cstheme="majorBidi"/>
                    <w:noProof/>
                  </w:rPr>
                </w:rPrChange>
              </w:rPr>
              <w:delText>Описание разработки «PM20 - Отчет о состоянии ОФ»</w:delText>
            </w:r>
            <w:r w:rsidDel="008176EC">
              <w:rPr>
                <w:noProof/>
                <w:webHidden/>
              </w:rPr>
              <w:tab/>
              <w:delText>75</w:delText>
            </w:r>
          </w:del>
        </w:p>
        <w:p w14:paraId="1C77DA5D" w14:textId="4342B7CB" w:rsidR="006C12DF" w:rsidDel="008176EC" w:rsidRDefault="006C12DF">
          <w:pPr>
            <w:pStyle w:val="33"/>
            <w:rPr>
              <w:del w:id="273" w:author="Дмитрий Ковтун" w:date="2021-04-05T19:28:00Z"/>
              <w:rFonts w:eastAsiaTheme="minorEastAsia" w:cstheme="minorBidi"/>
              <w:noProof/>
              <w:szCs w:val="22"/>
            </w:rPr>
          </w:pPr>
          <w:del w:id="274" w:author="Дмитрий Ковтун" w:date="2021-04-05T19:28:00Z">
            <w:r w:rsidRPr="008176EC" w:rsidDel="008176EC">
              <w:rPr>
                <w:rFonts w:eastAsiaTheme="majorEastAsia" w:cstheme="majorBidi"/>
                <w:noProof/>
                <w:rPrChange w:id="275" w:author="Дмитрий Ковтун" w:date="2021-04-05T19:28:00Z">
                  <w:rPr>
                    <w:rStyle w:val="a9"/>
                    <w:rFonts w:eastAsiaTheme="majorEastAsia" w:cstheme="majorBidi"/>
                    <w:noProof/>
                  </w:rPr>
                </w:rPrChange>
              </w:rPr>
              <w:delText>5.10.6</w:delText>
            </w:r>
            <w:r w:rsidDel="008176EC">
              <w:rPr>
                <w:rFonts w:eastAsiaTheme="minorEastAsia" w:cstheme="minorBidi"/>
                <w:noProof/>
                <w:szCs w:val="22"/>
              </w:rPr>
              <w:tab/>
            </w:r>
            <w:r w:rsidRPr="008176EC" w:rsidDel="008176EC">
              <w:rPr>
                <w:rFonts w:eastAsiaTheme="majorEastAsia" w:cstheme="majorBidi"/>
                <w:noProof/>
                <w:rPrChange w:id="276" w:author="Дмитрий Ковтун" w:date="2021-04-05T19:28:00Z">
                  <w:rPr>
                    <w:rStyle w:val="a9"/>
                    <w:rFonts w:eastAsiaTheme="majorEastAsia" w:cstheme="majorBidi"/>
                    <w:noProof/>
                  </w:rPr>
                </w:rPrChange>
              </w:rPr>
              <w:delText>Создание производственного заказа</w:delText>
            </w:r>
            <w:r w:rsidDel="008176EC">
              <w:rPr>
                <w:noProof/>
                <w:webHidden/>
              </w:rPr>
              <w:tab/>
              <w:delText>76</w:delText>
            </w:r>
          </w:del>
        </w:p>
        <w:p w14:paraId="3D00D7E2" w14:textId="14D1B54E" w:rsidR="006C12DF" w:rsidDel="008176EC" w:rsidRDefault="006C12DF">
          <w:pPr>
            <w:pStyle w:val="33"/>
            <w:rPr>
              <w:del w:id="277" w:author="Дмитрий Ковтун" w:date="2021-04-05T19:28:00Z"/>
              <w:rFonts w:eastAsiaTheme="minorEastAsia" w:cstheme="minorBidi"/>
              <w:noProof/>
              <w:szCs w:val="22"/>
            </w:rPr>
          </w:pPr>
          <w:del w:id="278" w:author="Дмитрий Ковтун" w:date="2021-04-05T19:28:00Z">
            <w:r w:rsidRPr="008176EC" w:rsidDel="008176EC">
              <w:rPr>
                <w:rFonts w:eastAsiaTheme="majorEastAsia" w:cstheme="majorBidi"/>
                <w:noProof/>
                <w:rPrChange w:id="279" w:author="Дмитрий Ковтун" w:date="2021-04-05T19:28:00Z">
                  <w:rPr>
                    <w:rStyle w:val="a9"/>
                    <w:rFonts w:eastAsiaTheme="majorEastAsia" w:cstheme="majorBidi"/>
                    <w:noProof/>
                  </w:rPr>
                </w:rPrChange>
              </w:rPr>
              <w:delText>5.10.7</w:delText>
            </w:r>
            <w:r w:rsidDel="008176EC">
              <w:rPr>
                <w:rFonts w:eastAsiaTheme="minorEastAsia" w:cstheme="minorBidi"/>
                <w:noProof/>
                <w:szCs w:val="22"/>
              </w:rPr>
              <w:tab/>
            </w:r>
            <w:r w:rsidRPr="008176EC" w:rsidDel="008176EC">
              <w:rPr>
                <w:rFonts w:eastAsiaTheme="majorEastAsia" w:cstheme="majorBidi"/>
                <w:noProof/>
                <w:rPrChange w:id="280" w:author="Дмитрий Ковтун" w:date="2021-04-05T19:28:00Z">
                  <w:rPr>
                    <w:rStyle w:val="a9"/>
                    <w:rFonts w:eastAsiaTheme="majorEastAsia" w:cstheme="majorBidi"/>
                    <w:noProof/>
                  </w:rPr>
                </w:rPrChange>
              </w:rPr>
              <w:delText>Техническое закрытие производственного заказа</w:delText>
            </w:r>
            <w:r w:rsidDel="008176EC">
              <w:rPr>
                <w:noProof/>
                <w:webHidden/>
              </w:rPr>
              <w:tab/>
              <w:delText>77</w:delText>
            </w:r>
          </w:del>
        </w:p>
        <w:p w14:paraId="6466D87C" w14:textId="557B9649" w:rsidR="006C12DF" w:rsidDel="008176EC" w:rsidRDefault="006C12DF">
          <w:pPr>
            <w:pStyle w:val="33"/>
            <w:rPr>
              <w:del w:id="281" w:author="Дмитрий Ковтун" w:date="2021-04-05T19:28:00Z"/>
              <w:rFonts w:eastAsiaTheme="minorEastAsia" w:cstheme="minorBidi"/>
              <w:noProof/>
              <w:szCs w:val="22"/>
            </w:rPr>
          </w:pPr>
          <w:del w:id="282" w:author="Дмитрий Ковтун" w:date="2021-04-05T19:28:00Z">
            <w:r w:rsidRPr="008176EC" w:rsidDel="008176EC">
              <w:rPr>
                <w:rFonts w:eastAsiaTheme="majorEastAsia" w:cstheme="majorBidi"/>
                <w:noProof/>
                <w:rPrChange w:id="283" w:author="Дмитрий Ковтун" w:date="2021-04-05T19:28:00Z">
                  <w:rPr>
                    <w:rStyle w:val="a9"/>
                    <w:rFonts w:eastAsiaTheme="majorEastAsia" w:cstheme="majorBidi"/>
                    <w:noProof/>
                  </w:rPr>
                </w:rPrChange>
              </w:rPr>
              <w:delText>5.10.8</w:delText>
            </w:r>
            <w:r w:rsidDel="008176EC">
              <w:rPr>
                <w:rFonts w:eastAsiaTheme="minorEastAsia" w:cstheme="minorBidi"/>
                <w:noProof/>
                <w:szCs w:val="22"/>
              </w:rPr>
              <w:tab/>
            </w:r>
            <w:r w:rsidRPr="008176EC" w:rsidDel="008176EC">
              <w:rPr>
                <w:rFonts w:eastAsiaTheme="majorEastAsia" w:cstheme="majorBidi"/>
                <w:noProof/>
                <w:rPrChange w:id="284" w:author="Дмитрий Ковтун" w:date="2021-04-05T19:28:00Z">
                  <w:rPr>
                    <w:rStyle w:val="a9"/>
                    <w:rFonts w:eastAsiaTheme="majorEastAsia" w:cstheme="majorBidi"/>
                    <w:noProof/>
                  </w:rPr>
                </w:rPrChange>
              </w:rPr>
              <w:delText>Особенности технической реализации процесса ПП-07.05.03-ERP Формирование и потребление ОФ</w:delText>
            </w:r>
            <w:r w:rsidDel="008176EC">
              <w:rPr>
                <w:noProof/>
                <w:webHidden/>
              </w:rPr>
              <w:tab/>
              <w:delText>77</w:delText>
            </w:r>
          </w:del>
        </w:p>
        <w:p w14:paraId="588BEFA7" w14:textId="472DFE02" w:rsidR="006C12DF" w:rsidDel="008176EC" w:rsidRDefault="006C12DF">
          <w:pPr>
            <w:pStyle w:val="15"/>
            <w:rPr>
              <w:del w:id="285" w:author="Дмитрий Ковтун" w:date="2021-04-05T19:28:00Z"/>
              <w:rFonts w:asciiTheme="minorHAnsi" w:eastAsiaTheme="minorEastAsia" w:hAnsiTheme="minorHAnsi" w:cstheme="minorBidi"/>
              <w:b w:val="0"/>
              <w:sz w:val="22"/>
              <w:szCs w:val="22"/>
            </w:rPr>
          </w:pPr>
          <w:del w:id="286" w:author="Дмитрий Ковтун" w:date="2021-04-05T19:28:00Z">
            <w:r w:rsidRPr="008176EC" w:rsidDel="008176EC">
              <w:rPr>
                <w:rPrChange w:id="287" w:author="Дмитрий Ковтун" w:date="2021-04-05T19:28:00Z">
                  <w:rPr>
                    <w:rStyle w:val="a9"/>
                  </w:rPr>
                </w:rPrChange>
              </w:rPr>
              <w:delText>6</w:delText>
            </w:r>
            <w:r w:rsidDel="008176EC">
              <w:rPr>
                <w:rFonts w:asciiTheme="minorHAnsi" w:eastAsiaTheme="minorEastAsia" w:hAnsiTheme="minorHAnsi" w:cstheme="minorBidi"/>
                <w:b w:val="0"/>
                <w:sz w:val="22"/>
                <w:szCs w:val="22"/>
              </w:rPr>
              <w:tab/>
            </w:r>
            <w:r w:rsidRPr="008176EC" w:rsidDel="008176EC">
              <w:rPr>
                <w:rPrChange w:id="288" w:author="Дмитрий Ковтун" w:date="2021-04-05T19:28:00Z">
                  <w:rPr>
                    <w:rStyle w:val="a9"/>
                  </w:rPr>
                </w:rPrChange>
              </w:rPr>
              <w:delText>Информационная Безопасность</w:delText>
            </w:r>
            <w:r w:rsidDel="008176EC">
              <w:rPr>
                <w:webHidden/>
              </w:rPr>
              <w:tab/>
              <w:delText>80</w:delText>
            </w:r>
          </w:del>
        </w:p>
        <w:p w14:paraId="0B75B502" w14:textId="2376DF79" w:rsidR="006C12DF" w:rsidDel="008176EC" w:rsidRDefault="006C12DF">
          <w:pPr>
            <w:pStyle w:val="15"/>
            <w:rPr>
              <w:del w:id="289" w:author="Дмитрий Ковтун" w:date="2021-04-05T19:28:00Z"/>
              <w:rFonts w:asciiTheme="minorHAnsi" w:eastAsiaTheme="minorEastAsia" w:hAnsiTheme="minorHAnsi" w:cstheme="minorBidi"/>
              <w:b w:val="0"/>
              <w:sz w:val="22"/>
              <w:szCs w:val="22"/>
            </w:rPr>
          </w:pPr>
          <w:del w:id="290" w:author="Дмитрий Ковтун" w:date="2021-04-05T19:28:00Z">
            <w:r w:rsidRPr="008176EC" w:rsidDel="008176EC">
              <w:rPr>
                <w:rFonts w:eastAsia="Calibri"/>
                <w:rPrChange w:id="291" w:author="Дмитрий Ковтун" w:date="2021-04-05T19:28:00Z">
                  <w:rPr>
                    <w:rStyle w:val="a9"/>
                    <w:rFonts w:eastAsia="Calibri"/>
                  </w:rPr>
                </w:rPrChange>
              </w:rPr>
              <w:delText>7</w:delText>
            </w:r>
            <w:r w:rsidDel="008176EC">
              <w:rPr>
                <w:rFonts w:asciiTheme="minorHAnsi" w:eastAsiaTheme="minorEastAsia" w:hAnsiTheme="minorHAnsi" w:cstheme="minorBidi"/>
                <w:b w:val="0"/>
                <w:sz w:val="22"/>
                <w:szCs w:val="22"/>
              </w:rPr>
              <w:tab/>
            </w:r>
            <w:r w:rsidRPr="008176EC" w:rsidDel="008176EC">
              <w:rPr>
                <w:rFonts w:eastAsia="Calibri"/>
                <w:rPrChange w:id="292" w:author="Дмитрий Ковтун" w:date="2021-04-05T19:28:00Z">
                  <w:rPr>
                    <w:rStyle w:val="a9"/>
                    <w:rFonts w:eastAsia="Calibri"/>
                  </w:rPr>
                </w:rPrChange>
              </w:rPr>
              <w:delText>Организационные изменения</w:delText>
            </w:r>
            <w:r w:rsidDel="008176EC">
              <w:rPr>
                <w:webHidden/>
              </w:rPr>
              <w:tab/>
              <w:delText>81</w:delText>
            </w:r>
          </w:del>
        </w:p>
        <w:p w14:paraId="3DADD150" w14:textId="4AE9B4DE" w:rsidR="006C12DF" w:rsidDel="008176EC" w:rsidRDefault="006C12DF">
          <w:pPr>
            <w:pStyle w:val="24"/>
            <w:rPr>
              <w:del w:id="293" w:author="Дмитрий Ковтун" w:date="2021-04-05T19:28:00Z"/>
              <w:rFonts w:eastAsiaTheme="minorEastAsia" w:cstheme="minorBidi"/>
              <w:b w:val="0"/>
              <w:noProof/>
              <w:szCs w:val="22"/>
            </w:rPr>
          </w:pPr>
          <w:del w:id="294" w:author="Дмитрий Ковтун" w:date="2021-04-05T19:28:00Z">
            <w:r w:rsidRPr="008176EC" w:rsidDel="008176EC">
              <w:rPr>
                <w:rFonts w:eastAsiaTheme="majorEastAsia" w:cstheme="majorBidi"/>
                <w:noProof/>
                <w:rPrChange w:id="295" w:author="Дмитрий Ковтун" w:date="2021-04-05T19:28:00Z">
                  <w:rPr>
                    <w:rStyle w:val="a9"/>
                    <w:rFonts w:eastAsiaTheme="majorEastAsia" w:cstheme="majorBidi"/>
                    <w:noProof/>
                  </w:rPr>
                </w:rPrChange>
              </w:rPr>
              <w:delText>7.1</w:delText>
            </w:r>
            <w:r w:rsidDel="008176EC">
              <w:rPr>
                <w:rFonts w:eastAsiaTheme="minorEastAsia" w:cstheme="minorBidi"/>
                <w:b w:val="0"/>
                <w:noProof/>
                <w:szCs w:val="22"/>
              </w:rPr>
              <w:tab/>
            </w:r>
            <w:r w:rsidRPr="008176EC" w:rsidDel="008176EC">
              <w:rPr>
                <w:rFonts w:eastAsiaTheme="majorEastAsia" w:cstheme="majorBidi"/>
                <w:noProof/>
                <w:rPrChange w:id="296" w:author="Дмитрий Ковтун" w:date="2021-04-05T19:28:00Z">
                  <w:rPr>
                    <w:rStyle w:val="a9"/>
                    <w:rFonts w:eastAsiaTheme="majorEastAsia" w:cstheme="majorBidi"/>
                    <w:noProof/>
                  </w:rPr>
                </w:rPrChange>
              </w:rPr>
              <w:delText>Ключевые процессные изменения и области улучшений</w:delText>
            </w:r>
            <w:r w:rsidDel="008176EC">
              <w:rPr>
                <w:noProof/>
                <w:webHidden/>
              </w:rPr>
              <w:tab/>
              <w:delText>81</w:delText>
            </w:r>
          </w:del>
        </w:p>
        <w:p w14:paraId="5043BDC2" w14:textId="0C41853E" w:rsidR="006C12DF" w:rsidDel="008176EC" w:rsidRDefault="006C12DF">
          <w:pPr>
            <w:pStyle w:val="24"/>
            <w:rPr>
              <w:del w:id="297" w:author="Дмитрий Ковтун" w:date="2021-04-05T19:28:00Z"/>
              <w:rFonts w:eastAsiaTheme="minorEastAsia" w:cstheme="minorBidi"/>
              <w:b w:val="0"/>
              <w:noProof/>
              <w:szCs w:val="22"/>
            </w:rPr>
          </w:pPr>
          <w:del w:id="298" w:author="Дмитрий Ковтун" w:date="2021-04-05T19:28:00Z">
            <w:r w:rsidRPr="008176EC" w:rsidDel="008176EC">
              <w:rPr>
                <w:rFonts w:eastAsiaTheme="majorEastAsia" w:cstheme="majorBidi"/>
                <w:noProof/>
                <w:rPrChange w:id="299" w:author="Дмитрий Ковтун" w:date="2021-04-05T19:28:00Z">
                  <w:rPr>
                    <w:rStyle w:val="a9"/>
                    <w:rFonts w:eastAsiaTheme="majorEastAsia" w:cstheme="majorBidi"/>
                    <w:noProof/>
                  </w:rPr>
                </w:rPrChange>
              </w:rPr>
              <w:delText>7.2</w:delText>
            </w:r>
            <w:r w:rsidDel="008176EC">
              <w:rPr>
                <w:rFonts w:eastAsiaTheme="minorEastAsia" w:cstheme="minorBidi"/>
                <w:b w:val="0"/>
                <w:noProof/>
                <w:szCs w:val="22"/>
              </w:rPr>
              <w:tab/>
            </w:r>
            <w:r w:rsidRPr="008176EC" w:rsidDel="008176EC">
              <w:rPr>
                <w:rFonts w:eastAsiaTheme="majorEastAsia" w:cstheme="majorBidi"/>
                <w:noProof/>
                <w:rPrChange w:id="300" w:author="Дмитрий Ковтун" w:date="2021-04-05T19:28:00Z">
                  <w:rPr>
                    <w:rStyle w:val="a9"/>
                    <w:rFonts w:eastAsiaTheme="majorEastAsia" w:cstheme="majorBidi"/>
                    <w:noProof/>
                  </w:rPr>
                </w:rPrChange>
              </w:rPr>
              <w:delText>Организационные аспекты</w:delText>
            </w:r>
            <w:r w:rsidDel="008176EC">
              <w:rPr>
                <w:noProof/>
                <w:webHidden/>
              </w:rPr>
              <w:tab/>
              <w:delText>85</w:delText>
            </w:r>
          </w:del>
        </w:p>
        <w:p w14:paraId="51D39132" w14:textId="0BC7BFB2" w:rsidR="006C12DF" w:rsidDel="008176EC" w:rsidRDefault="006C12DF">
          <w:pPr>
            <w:pStyle w:val="15"/>
            <w:rPr>
              <w:del w:id="301" w:author="Дмитрий Ковтун" w:date="2021-04-05T19:28:00Z"/>
              <w:rFonts w:asciiTheme="minorHAnsi" w:eastAsiaTheme="minorEastAsia" w:hAnsiTheme="minorHAnsi" w:cstheme="minorBidi"/>
              <w:b w:val="0"/>
              <w:sz w:val="22"/>
              <w:szCs w:val="22"/>
            </w:rPr>
          </w:pPr>
          <w:del w:id="302" w:author="Дмитрий Ковтун" w:date="2021-04-05T19:28:00Z">
            <w:r w:rsidRPr="008176EC" w:rsidDel="008176EC">
              <w:rPr>
                <w:rFonts w:eastAsia="Calibri"/>
                <w:rPrChange w:id="303" w:author="Дмитрий Ковтун" w:date="2021-04-05T19:28:00Z">
                  <w:rPr>
                    <w:rStyle w:val="a9"/>
                    <w:rFonts w:eastAsia="Calibri"/>
                  </w:rPr>
                </w:rPrChange>
              </w:rPr>
              <w:delText>8</w:delText>
            </w:r>
            <w:r w:rsidDel="008176EC">
              <w:rPr>
                <w:rFonts w:asciiTheme="minorHAnsi" w:eastAsiaTheme="minorEastAsia" w:hAnsiTheme="minorHAnsi" w:cstheme="minorBidi"/>
                <w:b w:val="0"/>
                <w:sz w:val="22"/>
                <w:szCs w:val="22"/>
              </w:rPr>
              <w:tab/>
            </w:r>
            <w:r w:rsidRPr="008176EC" w:rsidDel="008176EC">
              <w:rPr>
                <w:rFonts w:eastAsia="Calibri"/>
                <w:rPrChange w:id="304" w:author="Дмитрий Ковтун" w:date="2021-04-05T19:28:00Z">
                  <w:rPr>
                    <w:rStyle w:val="a9"/>
                    <w:rFonts w:eastAsia="Calibri"/>
                  </w:rPr>
                </w:rPrChange>
              </w:rPr>
              <w:delText>Открытые вопросы</w:delText>
            </w:r>
            <w:r w:rsidDel="008176EC">
              <w:rPr>
                <w:webHidden/>
              </w:rPr>
              <w:tab/>
              <w:delText>88</w:delText>
            </w:r>
          </w:del>
        </w:p>
        <w:p w14:paraId="3C75FD36" w14:textId="6AFD9422" w:rsidR="006C12DF" w:rsidDel="008176EC" w:rsidRDefault="006C12DF">
          <w:pPr>
            <w:pStyle w:val="15"/>
            <w:rPr>
              <w:del w:id="305" w:author="Дмитрий Ковтун" w:date="2021-04-05T19:28:00Z"/>
              <w:rFonts w:asciiTheme="minorHAnsi" w:eastAsiaTheme="minorEastAsia" w:hAnsiTheme="minorHAnsi" w:cstheme="minorBidi"/>
              <w:b w:val="0"/>
              <w:sz w:val="22"/>
              <w:szCs w:val="22"/>
            </w:rPr>
          </w:pPr>
          <w:del w:id="306" w:author="Дмитрий Ковтун" w:date="2021-04-05T19:28:00Z">
            <w:r w:rsidRPr="008176EC" w:rsidDel="008176EC">
              <w:rPr>
                <w:rFonts w:eastAsia="Calibri"/>
                <w:rPrChange w:id="307" w:author="Дмитрий Ковтун" w:date="2021-04-05T19:28:00Z">
                  <w:rPr>
                    <w:rStyle w:val="a9"/>
                    <w:rFonts w:eastAsia="Calibri"/>
                  </w:rPr>
                </w:rPrChange>
              </w:rPr>
              <w:delText>9</w:delText>
            </w:r>
            <w:r w:rsidDel="008176EC">
              <w:rPr>
                <w:rFonts w:asciiTheme="minorHAnsi" w:eastAsiaTheme="minorEastAsia" w:hAnsiTheme="minorHAnsi" w:cstheme="minorBidi"/>
                <w:b w:val="0"/>
                <w:sz w:val="22"/>
                <w:szCs w:val="22"/>
              </w:rPr>
              <w:tab/>
            </w:r>
            <w:r w:rsidRPr="008176EC" w:rsidDel="008176EC">
              <w:rPr>
                <w:rFonts w:eastAsia="Calibri"/>
                <w:rPrChange w:id="308" w:author="Дмитрий Ковтун" w:date="2021-04-05T19:28:00Z">
                  <w:rPr>
                    <w:rStyle w:val="a9"/>
                    <w:rFonts w:eastAsia="Calibri"/>
                  </w:rPr>
                </w:rPrChange>
              </w:rPr>
              <w:delText>Приложения</w:delText>
            </w:r>
            <w:r w:rsidDel="008176EC">
              <w:rPr>
                <w:webHidden/>
              </w:rPr>
              <w:tab/>
              <w:delText>88</w:delText>
            </w:r>
          </w:del>
        </w:p>
        <w:p w14:paraId="157FD67D" w14:textId="3152B032" w:rsidR="006C12DF" w:rsidDel="008176EC" w:rsidRDefault="006C12DF">
          <w:pPr>
            <w:pStyle w:val="24"/>
            <w:rPr>
              <w:del w:id="309" w:author="Дмитрий Ковтун" w:date="2021-04-05T19:28:00Z"/>
              <w:rFonts w:eastAsiaTheme="minorEastAsia" w:cstheme="minorBidi"/>
              <w:b w:val="0"/>
              <w:noProof/>
              <w:szCs w:val="22"/>
            </w:rPr>
          </w:pPr>
          <w:del w:id="310" w:author="Дмитрий Ковтун" w:date="2021-04-05T19:28:00Z">
            <w:r w:rsidRPr="008176EC" w:rsidDel="008176EC">
              <w:rPr>
                <w:rFonts w:eastAsiaTheme="majorEastAsia" w:cstheme="majorBidi"/>
                <w:noProof/>
                <w:rPrChange w:id="311" w:author="Дмитрий Ковтун" w:date="2021-04-05T19:28:00Z">
                  <w:rPr>
                    <w:rStyle w:val="a9"/>
                    <w:rFonts w:eastAsiaTheme="majorEastAsia" w:cstheme="majorBidi"/>
                    <w:noProof/>
                  </w:rPr>
                </w:rPrChange>
              </w:rPr>
              <w:delText>9.1</w:delText>
            </w:r>
            <w:r w:rsidDel="008176EC">
              <w:rPr>
                <w:rFonts w:eastAsiaTheme="minorEastAsia" w:cstheme="minorBidi"/>
                <w:b w:val="0"/>
                <w:noProof/>
                <w:szCs w:val="22"/>
              </w:rPr>
              <w:tab/>
            </w:r>
            <w:r w:rsidRPr="008176EC" w:rsidDel="008176EC">
              <w:rPr>
                <w:rFonts w:eastAsiaTheme="majorEastAsia" w:cstheme="majorBidi"/>
                <w:noProof/>
                <w:rPrChange w:id="312" w:author="Дмитрий Ковтун" w:date="2021-04-05T19:28:00Z">
                  <w:rPr>
                    <w:rStyle w:val="a9"/>
                    <w:rFonts w:eastAsiaTheme="majorEastAsia" w:cstheme="majorBidi"/>
                    <w:noProof/>
                  </w:rPr>
                </w:rPrChange>
              </w:rPr>
              <w:delText>Приложение № 1.  Модели бизнес-процессов</w:delText>
            </w:r>
            <w:r w:rsidDel="008176EC">
              <w:rPr>
                <w:noProof/>
                <w:webHidden/>
              </w:rPr>
              <w:tab/>
              <w:delText>88</w:delText>
            </w:r>
          </w:del>
        </w:p>
        <w:p w14:paraId="64543307" w14:textId="16F9D0CF" w:rsidR="006C12DF" w:rsidDel="008176EC" w:rsidRDefault="006C12DF">
          <w:pPr>
            <w:pStyle w:val="24"/>
            <w:rPr>
              <w:del w:id="313" w:author="Дмитрий Ковтун" w:date="2021-04-05T19:28:00Z"/>
              <w:rFonts w:eastAsiaTheme="minorEastAsia" w:cstheme="minorBidi"/>
              <w:b w:val="0"/>
              <w:noProof/>
              <w:szCs w:val="22"/>
            </w:rPr>
          </w:pPr>
          <w:del w:id="314" w:author="Дмитрий Ковтун" w:date="2021-04-05T19:28:00Z">
            <w:r w:rsidRPr="008176EC" w:rsidDel="008176EC">
              <w:rPr>
                <w:rFonts w:eastAsiaTheme="majorEastAsia" w:cstheme="majorBidi"/>
                <w:noProof/>
                <w:rPrChange w:id="315" w:author="Дмитрий Ковтун" w:date="2021-04-05T19:28:00Z">
                  <w:rPr>
                    <w:rStyle w:val="a9"/>
                    <w:rFonts w:eastAsiaTheme="majorEastAsia" w:cstheme="majorBidi"/>
                    <w:noProof/>
                  </w:rPr>
                </w:rPrChange>
              </w:rPr>
              <w:delText>9.2</w:delText>
            </w:r>
            <w:r w:rsidDel="008176EC">
              <w:rPr>
                <w:rFonts w:eastAsiaTheme="minorEastAsia" w:cstheme="minorBidi"/>
                <w:b w:val="0"/>
                <w:noProof/>
                <w:szCs w:val="22"/>
              </w:rPr>
              <w:tab/>
            </w:r>
            <w:r w:rsidRPr="008176EC" w:rsidDel="008176EC">
              <w:rPr>
                <w:rFonts w:eastAsiaTheme="majorEastAsia" w:cstheme="majorBidi"/>
                <w:noProof/>
                <w:rPrChange w:id="316" w:author="Дмитрий Ковтун" w:date="2021-04-05T19:28:00Z">
                  <w:rPr>
                    <w:rStyle w:val="a9"/>
                    <w:rFonts w:eastAsiaTheme="majorEastAsia" w:cstheme="majorBidi"/>
                    <w:noProof/>
                  </w:rPr>
                </w:rPrChange>
              </w:rPr>
              <w:delText>Приложение № 2. Реестр бизнес-требований</w:delText>
            </w:r>
            <w:r w:rsidDel="008176EC">
              <w:rPr>
                <w:noProof/>
                <w:webHidden/>
              </w:rPr>
              <w:tab/>
              <w:delText>88</w:delText>
            </w:r>
          </w:del>
        </w:p>
        <w:p w14:paraId="0D368789" w14:textId="7635CB6D" w:rsidR="006C12DF" w:rsidDel="008176EC" w:rsidRDefault="006C12DF">
          <w:pPr>
            <w:pStyle w:val="24"/>
            <w:rPr>
              <w:del w:id="317" w:author="Дмитрий Ковтун" w:date="2021-04-05T19:28:00Z"/>
              <w:rFonts w:eastAsiaTheme="minorEastAsia" w:cstheme="minorBidi"/>
              <w:b w:val="0"/>
              <w:noProof/>
              <w:szCs w:val="22"/>
            </w:rPr>
          </w:pPr>
          <w:del w:id="318" w:author="Дмитрий Ковтун" w:date="2021-04-05T19:28:00Z">
            <w:r w:rsidRPr="008176EC" w:rsidDel="008176EC">
              <w:rPr>
                <w:rFonts w:eastAsiaTheme="majorEastAsia" w:cstheme="majorBidi"/>
                <w:noProof/>
                <w:rPrChange w:id="319" w:author="Дмитрий Ковтун" w:date="2021-04-05T19:28:00Z">
                  <w:rPr>
                    <w:rStyle w:val="a9"/>
                    <w:rFonts w:eastAsiaTheme="majorEastAsia" w:cstheme="majorBidi"/>
                    <w:noProof/>
                  </w:rPr>
                </w:rPrChange>
              </w:rPr>
              <w:delText>9.3</w:delText>
            </w:r>
            <w:r w:rsidDel="008176EC">
              <w:rPr>
                <w:rFonts w:eastAsiaTheme="minorEastAsia" w:cstheme="minorBidi"/>
                <w:b w:val="0"/>
                <w:noProof/>
                <w:szCs w:val="22"/>
              </w:rPr>
              <w:tab/>
            </w:r>
            <w:r w:rsidRPr="008176EC" w:rsidDel="008176EC">
              <w:rPr>
                <w:rFonts w:eastAsiaTheme="majorEastAsia" w:cstheme="majorBidi"/>
                <w:noProof/>
                <w:rPrChange w:id="320" w:author="Дмитрий Ковтун" w:date="2021-04-05T19:28:00Z">
                  <w:rPr>
                    <w:rStyle w:val="a9"/>
                    <w:rFonts w:eastAsiaTheme="majorEastAsia" w:cstheme="majorBidi"/>
                    <w:noProof/>
                  </w:rPr>
                </w:rPrChange>
              </w:rPr>
              <w:delText>Приложение № 3. Описание шагов бизнес-процессов</w:delText>
            </w:r>
            <w:r w:rsidDel="008176EC">
              <w:rPr>
                <w:noProof/>
                <w:webHidden/>
              </w:rPr>
              <w:tab/>
              <w:delText>88</w:delText>
            </w:r>
          </w:del>
        </w:p>
        <w:p w14:paraId="7FFA4D23" w14:textId="2B7D0D6F" w:rsidR="006C12DF" w:rsidDel="008176EC" w:rsidRDefault="006C12DF">
          <w:pPr>
            <w:pStyle w:val="24"/>
            <w:rPr>
              <w:del w:id="321" w:author="Дмитрий Ковтун" w:date="2021-04-05T19:28:00Z"/>
              <w:rFonts w:eastAsiaTheme="minorEastAsia" w:cstheme="minorBidi"/>
              <w:b w:val="0"/>
              <w:noProof/>
              <w:szCs w:val="22"/>
            </w:rPr>
          </w:pPr>
          <w:del w:id="322" w:author="Дмитрий Ковтун" w:date="2021-04-05T19:28:00Z">
            <w:r w:rsidRPr="008176EC" w:rsidDel="008176EC">
              <w:rPr>
                <w:rFonts w:eastAsiaTheme="majorEastAsia" w:cstheme="majorBidi"/>
                <w:noProof/>
                <w:rPrChange w:id="323" w:author="Дмитрий Ковтун" w:date="2021-04-05T19:28:00Z">
                  <w:rPr>
                    <w:rStyle w:val="a9"/>
                    <w:rFonts w:eastAsiaTheme="majorEastAsia" w:cstheme="majorBidi"/>
                    <w:noProof/>
                  </w:rPr>
                </w:rPrChange>
              </w:rPr>
              <w:delText>9.4</w:delText>
            </w:r>
            <w:r w:rsidDel="008176EC">
              <w:rPr>
                <w:rFonts w:eastAsiaTheme="minorEastAsia" w:cstheme="minorBidi"/>
                <w:b w:val="0"/>
                <w:noProof/>
                <w:szCs w:val="22"/>
              </w:rPr>
              <w:tab/>
            </w:r>
            <w:r w:rsidRPr="008176EC" w:rsidDel="008176EC">
              <w:rPr>
                <w:rFonts w:eastAsiaTheme="majorEastAsia" w:cstheme="majorBidi"/>
                <w:noProof/>
                <w:rPrChange w:id="324" w:author="Дмитрий Ковтун" w:date="2021-04-05T19:28:00Z">
                  <w:rPr>
                    <w:rStyle w:val="a9"/>
                    <w:rFonts w:eastAsiaTheme="majorEastAsia" w:cstheme="majorBidi"/>
                    <w:noProof/>
                  </w:rPr>
                </w:rPrChange>
              </w:rPr>
              <w:delText>Приложение № 4. Прочее</w:delText>
            </w:r>
            <w:r w:rsidDel="008176EC">
              <w:rPr>
                <w:noProof/>
                <w:webHidden/>
              </w:rPr>
              <w:tab/>
              <w:delText>88</w:delText>
            </w:r>
          </w:del>
        </w:p>
        <w:p w14:paraId="406E24A9" w14:textId="217F551A" w:rsidR="006C12DF" w:rsidDel="008176EC" w:rsidRDefault="006C12DF">
          <w:pPr>
            <w:pStyle w:val="24"/>
            <w:rPr>
              <w:del w:id="325" w:author="Дмитрий Ковтун" w:date="2021-04-05T19:28:00Z"/>
              <w:rFonts w:eastAsiaTheme="minorEastAsia" w:cstheme="minorBidi"/>
              <w:b w:val="0"/>
              <w:noProof/>
              <w:szCs w:val="22"/>
            </w:rPr>
          </w:pPr>
          <w:del w:id="326" w:author="Дмитрий Ковтун" w:date="2021-04-05T19:28:00Z">
            <w:r w:rsidRPr="008176EC" w:rsidDel="008176EC">
              <w:rPr>
                <w:rFonts w:eastAsiaTheme="majorEastAsia" w:cstheme="majorBidi"/>
                <w:noProof/>
                <w:rPrChange w:id="327" w:author="Дмитрий Ковтун" w:date="2021-04-05T19:28:00Z">
                  <w:rPr>
                    <w:rStyle w:val="a9"/>
                    <w:rFonts w:eastAsiaTheme="majorEastAsia" w:cstheme="majorBidi"/>
                    <w:noProof/>
                  </w:rPr>
                </w:rPrChange>
              </w:rPr>
              <w:delText>9.5</w:delText>
            </w:r>
            <w:r w:rsidDel="008176EC">
              <w:rPr>
                <w:rFonts w:eastAsiaTheme="minorEastAsia" w:cstheme="minorBidi"/>
                <w:b w:val="0"/>
                <w:noProof/>
                <w:szCs w:val="22"/>
              </w:rPr>
              <w:tab/>
            </w:r>
            <w:r w:rsidRPr="008176EC" w:rsidDel="008176EC">
              <w:rPr>
                <w:rFonts w:eastAsiaTheme="majorEastAsia" w:cstheme="majorBidi"/>
                <w:noProof/>
                <w:rPrChange w:id="328" w:author="Дмитрий Ковтун" w:date="2021-04-05T19:28:00Z">
                  <w:rPr>
                    <w:rStyle w:val="a9"/>
                    <w:rFonts w:eastAsiaTheme="majorEastAsia" w:cstheme="majorBidi"/>
                    <w:noProof/>
                  </w:rPr>
                </w:rPrChange>
              </w:rPr>
              <w:delText>Приложение № РП1-6: Роли и полномочия</w:delText>
            </w:r>
            <w:r w:rsidDel="008176EC">
              <w:rPr>
                <w:noProof/>
                <w:webHidden/>
              </w:rPr>
              <w:tab/>
              <w:delText>88</w:delText>
            </w:r>
          </w:del>
        </w:p>
        <w:p w14:paraId="5C81456E" w14:textId="207AB70C" w:rsidR="006C12DF" w:rsidDel="008176EC" w:rsidRDefault="006C12DF">
          <w:pPr>
            <w:pStyle w:val="24"/>
            <w:rPr>
              <w:del w:id="329" w:author="Дмитрий Ковтун" w:date="2021-04-05T19:28:00Z"/>
              <w:rFonts w:eastAsiaTheme="minorEastAsia" w:cstheme="minorBidi"/>
              <w:b w:val="0"/>
              <w:noProof/>
              <w:szCs w:val="22"/>
            </w:rPr>
          </w:pPr>
          <w:del w:id="330" w:author="Дмитрий Ковтун" w:date="2021-04-05T19:28:00Z">
            <w:r w:rsidRPr="008176EC" w:rsidDel="008176EC">
              <w:rPr>
                <w:rFonts w:eastAsiaTheme="majorEastAsia" w:cstheme="majorBidi"/>
                <w:noProof/>
                <w:rPrChange w:id="331" w:author="Дмитрий Ковтун" w:date="2021-04-05T19:28:00Z">
                  <w:rPr>
                    <w:rStyle w:val="a9"/>
                    <w:rFonts w:eastAsiaTheme="majorEastAsia" w:cstheme="majorBidi"/>
                    <w:noProof/>
                  </w:rPr>
                </w:rPrChange>
              </w:rPr>
              <w:delText>9.6</w:delText>
            </w:r>
            <w:r w:rsidDel="008176EC">
              <w:rPr>
                <w:rFonts w:eastAsiaTheme="minorEastAsia" w:cstheme="minorBidi"/>
                <w:b w:val="0"/>
                <w:noProof/>
                <w:szCs w:val="22"/>
              </w:rPr>
              <w:tab/>
            </w:r>
            <w:r w:rsidRPr="008176EC" w:rsidDel="008176EC">
              <w:rPr>
                <w:rFonts w:eastAsiaTheme="majorEastAsia" w:cstheme="majorBidi"/>
                <w:noProof/>
                <w:rPrChange w:id="332" w:author="Дмитрий Ковтун" w:date="2021-04-05T19:28:00Z">
                  <w:rPr>
                    <w:rStyle w:val="a9"/>
                    <w:rFonts w:eastAsiaTheme="majorEastAsia" w:cstheme="majorBidi"/>
                    <w:noProof/>
                  </w:rPr>
                </w:rPrChange>
              </w:rPr>
              <w:delText>Приложение № РиК1. Матрица рисков и контрольных процедур</w:delText>
            </w:r>
            <w:r w:rsidDel="008176EC">
              <w:rPr>
                <w:noProof/>
                <w:webHidden/>
              </w:rPr>
              <w:tab/>
              <w:delText>89</w:delText>
            </w:r>
          </w:del>
        </w:p>
        <w:p w14:paraId="66516539" w14:textId="5EEBAA53" w:rsidR="006C12DF" w:rsidDel="008176EC" w:rsidRDefault="006C12DF">
          <w:pPr>
            <w:pStyle w:val="24"/>
            <w:rPr>
              <w:del w:id="333" w:author="Дмитрий Ковтун" w:date="2021-04-05T19:28:00Z"/>
              <w:rFonts w:eastAsiaTheme="minorEastAsia" w:cstheme="minorBidi"/>
              <w:b w:val="0"/>
              <w:noProof/>
              <w:szCs w:val="22"/>
            </w:rPr>
          </w:pPr>
          <w:del w:id="334" w:author="Дмитрий Ковтун" w:date="2021-04-05T19:28:00Z">
            <w:r w:rsidRPr="008176EC" w:rsidDel="008176EC">
              <w:rPr>
                <w:rFonts w:eastAsiaTheme="majorEastAsia" w:cstheme="majorBidi"/>
                <w:noProof/>
                <w:rPrChange w:id="335" w:author="Дмитрий Ковтун" w:date="2021-04-05T19:28:00Z">
                  <w:rPr>
                    <w:rStyle w:val="a9"/>
                    <w:rFonts w:eastAsiaTheme="majorEastAsia" w:cstheme="majorBidi"/>
                    <w:noProof/>
                  </w:rPr>
                </w:rPrChange>
              </w:rPr>
              <w:delText>9.7</w:delText>
            </w:r>
            <w:r w:rsidDel="008176EC">
              <w:rPr>
                <w:rFonts w:eastAsiaTheme="minorEastAsia" w:cstheme="minorBidi"/>
                <w:b w:val="0"/>
                <w:noProof/>
                <w:szCs w:val="22"/>
              </w:rPr>
              <w:tab/>
            </w:r>
            <w:r w:rsidRPr="008176EC" w:rsidDel="008176EC">
              <w:rPr>
                <w:rFonts w:eastAsiaTheme="majorEastAsia" w:cstheme="majorBidi"/>
                <w:noProof/>
                <w:rPrChange w:id="336" w:author="Дмитрий Ковтун" w:date="2021-04-05T19:28:00Z">
                  <w:rPr>
                    <w:rStyle w:val="a9"/>
                    <w:rFonts w:eastAsiaTheme="majorEastAsia" w:cstheme="majorBidi"/>
                    <w:noProof/>
                  </w:rPr>
                </w:rPrChange>
              </w:rPr>
              <w:delText>Приложение № КП1. Матрица конфликтов полномочий</w:delText>
            </w:r>
            <w:r w:rsidDel="008176EC">
              <w:rPr>
                <w:noProof/>
                <w:webHidden/>
              </w:rPr>
              <w:tab/>
              <w:delText>89</w:delText>
            </w:r>
          </w:del>
        </w:p>
        <w:p w14:paraId="476EA6E1" w14:textId="77777777" w:rsidR="009F5EA5" w:rsidRPr="00F00EDF" w:rsidRDefault="00B778C7">
          <w:pPr>
            <w:rPr>
              <w:rFonts w:ascii="Arial" w:hAnsi="Arial" w:cs="Arial"/>
            </w:rPr>
          </w:pPr>
          <w:r w:rsidRPr="00632245">
            <w:rPr>
              <w:rFonts w:ascii="Arial" w:hAnsi="Arial" w:cs="Arial"/>
              <w:b/>
              <w:bCs/>
            </w:rPr>
            <w:fldChar w:fldCharType="end"/>
          </w:r>
        </w:p>
      </w:sdtContent>
    </w:sdt>
    <w:p w14:paraId="026FC00F" w14:textId="77777777" w:rsidR="004640E6" w:rsidRPr="00F00EDF" w:rsidRDefault="004640E6">
      <w:pPr>
        <w:pStyle w:val="1"/>
      </w:pPr>
      <w:bookmarkStart w:id="337" w:name="_Toc524372994"/>
      <w:bookmarkStart w:id="338" w:name="_Toc519763187"/>
      <w:bookmarkStart w:id="339" w:name="_Toc68543325"/>
      <w:bookmarkEnd w:id="337"/>
      <w:r w:rsidRPr="00F00EDF">
        <w:t>Глоссарий</w:t>
      </w:r>
      <w:bookmarkEnd w:id="338"/>
      <w:bookmarkEnd w:id="339"/>
    </w:p>
    <w:p w14:paraId="1427A331" w14:textId="77777777" w:rsidR="0033493C" w:rsidRPr="00F00EDF" w:rsidRDefault="0033493C">
      <w:pPr>
        <w:autoSpaceDE w:val="0"/>
        <w:autoSpaceDN w:val="0"/>
        <w:adjustRightInd w:val="0"/>
        <w:spacing w:before="100" w:after="100"/>
        <w:ind w:firstLine="567"/>
        <w:rPr>
          <w:rFonts w:ascii="Arial" w:hAnsi="Arial" w:cs="Arial"/>
          <w:color w:val="000000" w:themeColor="text1"/>
        </w:rPr>
      </w:pPr>
      <w:r w:rsidRPr="00F00EDF">
        <w:rPr>
          <w:rFonts w:ascii="Arial" w:hAnsi="Arial" w:cs="Arial"/>
        </w:rPr>
        <w:t>Глоссарий ведется централизованно на Портале Проекта и доступен по ссылке:</w:t>
      </w:r>
    </w:p>
    <w:p w14:paraId="4FAC5AEE" w14:textId="79CED152" w:rsidR="00C92A65" w:rsidRPr="00F00EDF" w:rsidRDefault="005F1932">
      <w:pPr>
        <w:autoSpaceDE w:val="0"/>
        <w:autoSpaceDN w:val="0"/>
        <w:adjustRightInd w:val="0"/>
        <w:spacing w:before="100" w:after="100"/>
        <w:rPr>
          <w:rFonts w:ascii="Arial" w:hAnsi="Arial" w:cs="Arial"/>
          <w:color w:val="000000" w:themeColor="text1"/>
        </w:rPr>
      </w:pPr>
      <w:r>
        <w:fldChar w:fldCharType="begin"/>
      </w:r>
      <w:r>
        <w:instrText xml:space="preserve"> HYPERLINK "https://corp.polyus.com/ERP/ERPDocuments/00_Управление" </w:instrText>
      </w:r>
      <w:ins w:id="340" w:author="Дмитрий Ковтун" w:date="2021-04-05T19:28:00Z"/>
      <w:r>
        <w:fldChar w:fldCharType="separate"/>
      </w:r>
      <w:r w:rsidR="00EE7939" w:rsidRPr="00F00EDF">
        <w:rPr>
          <w:rFonts w:ascii="Arial" w:hAnsi="Arial" w:cs="Arial"/>
          <w:color w:val="000000" w:themeColor="text1"/>
        </w:rPr>
        <w:t>http://portal.polyus.com/ERP/ERPDocuments/00_Управление</w:t>
      </w:r>
      <w:r>
        <w:rPr>
          <w:rFonts w:ascii="Arial" w:hAnsi="Arial" w:cs="Arial"/>
          <w:color w:val="000000" w:themeColor="text1"/>
        </w:rPr>
        <w:fldChar w:fldCharType="end"/>
      </w:r>
      <w:r w:rsidR="00B90317" w:rsidRPr="00F00EDF">
        <w:rPr>
          <w:rFonts w:ascii="Arial" w:hAnsi="Arial" w:cs="Arial"/>
          <w:color w:val="000000" w:themeColor="text1"/>
        </w:rPr>
        <w:t xml:space="preserve"> </w:t>
      </w:r>
      <w:r w:rsidR="00EE7939" w:rsidRPr="00F00EDF">
        <w:rPr>
          <w:rFonts w:ascii="Arial" w:hAnsi="Arial" w:cs="Arial"/>
          <w:color w:val="000000" w:themeColor="text1"/>
        </w:rPr>
        <w:t>проектом/Реестры и списки/04_Глоссарий проекта</w:t>
      </w:r>
      <w:r w:rsidR="00C92A65" w:rsidRPr="00F00EDF">
        <w:rPr>
          <w:rFonts w:ascii="Arial" w:hAnsi="Arial" w:cs="Arial"/>
          <w:color w:val="000000" w:themeColor="text1"/>
        </w:rPr>
        <w:t>/</w:t>
      </w:r>
      <w:r w:rsidR="001A652A" w:rsidRPr="00F00EDF">
        <w:rPr>
          <w:rFonts w:ascii="Arial" w:hAnsi="Arial" w:cs="Arial"/>
          <w:color w:val="000000" w:themeColor="text1"/>
        </w:rPr>
        <w:t>Глоссарий Проекта ERP</w:t>
      </w:r>
    </w:p>
    <w:p w14:paraId="22293BEC" w14:textId="77777777" w:rsidR="00FA572B" w:rsidRPr="00F00EDF" w:rsidRDefault="00FA572B">
      <w:pPr>
        <w:rPr>
          <w:rFonts w:ascii="Arial" w:hAnsi="Arial" w:cs="Arial"/>
          <w:b/>
          <w:sz w:val="20"/>
        </w:rPr>
      </w:pPr>
    </w:p>
    <w:p w14:paraId="22EC8FF2" w14:textId="77777777" w:rsidR="00FA572B" w:rsidRPr="00F00EDF" w:rsidRDefault="001135C1">
      <w:pPr>
        <w:pStyle w:val="1"/>
      </w:pPr>
      <w:bookmarkStart w:id="341" w:name="_Toc68543326"/>
      <w:r w:rsidRPr="00F00EDF">
        <w:t>Назн</w:t>
      </w:r>
      <w:r w:rsidR="00A8186B" w:rsidRPr="00F00EDF">
        <w:t>а</w:t>
      </w:r>
      <w:r w:rsidRPr="00F00EDF">
        <w:t>чение документа</w:t>
      </w:r>
      <w:bookmarkEnd w:id="341"/>
    </w:p>
    <w:p w14:paraId="685B0E21" w14:textId="574ACBEE" w:rsidR="00A41531" w:rsidRPr="00F00EDF" w:rsidRDefault="008E0AA0">
      <w:pPr>
        <w:suppressAutoHyphens/>
        <w:spacing w:after="240" w:line="276" w:lineRule="auto"/>
        <w:ind w:firstLine="567"/>
        <w:rPr>
          <w:rFonts w:ascii="Arial" w:hAnsi="Arial" w:cs="Arial"/>
          <w:color w:val="000000" w:themeColor="text1"/>
        </w:rPr>
      </w:pPr>
      <w:r w:rsidRPr="00F00EDF">
        <w:rPr>
          <w:rFonts w:ascii="Arial" w:hAnsi="Arial" w:cs="Arial"/>
          <w:color w:val="000000" w:themeColor="text1"/>
        </w:rPr>
        <w:t>ОФ</w:t>
      </w:r>
      <w:r w:rsidR="00936648" w:rsidRPr="00F00EDF">
        <w:rPr>
          <w:rFonts w:ascii="Arial" w:hAnsi="Arial" w:cs="Arial"/>
          <w:color w:val="000000" w:themeColor="text1"/>
        </w:rPr>
        <w:t xml:space="preserve"> </w:t>
      </w:r>
      <w:r w:rsidR="00A41531" w:rsidRPr="00F00EDF">
        <w:rPr>
          <w:rFonts w:ascii="Arial" w:hAnsi="Arial" w:cs="Arial"/>
          <w:color w:val="000000" w:themeColor="text1"/>
        </w:rPr>
        <w:t>– совокупность материальных технических ресурсов, необходимых для замены выведенных в ремонт или изношенных единиц оборудования/узлов/деталей.</w:t>
      </w:r>
    </w:p>
    <w:p w14:paraId="0839F251" w14:textId="5E842551" w:rsidR="00A41531" w:rsidRPr="00F00EDF" w:rsidRDefault="00A41531">
      <w:pPr>
        <w:suppressAutoHyphens/>
        <w:spacing w:after="240" w:line="276" w:lineRule="auto"/>
        <w:ind w:firstLine="567"/>
        <w:rPr>
          <w:rFonts w:ascii="Arial" w:hAnsi="Arial" w:cs="Arial"/>
          <w:color w:val="000000" w:themeColor="text1"/>
        </w:rPr>
      </w:pPr>
      <w:r w:rsidRPr="00F00EDF">
        <w:rPr>
          <w:rFonts w:ascii="Arial" w:hAnsi="Arial" w:cs="Arial"/>
          <w:color w:val="000000" w:themeColor="text1"/>
        </w:rPr>
        <w:t xml:space="preserve">Цель управления </w:t>
      </w:r>
      <w:r w:rsidR="008E0AA0" w:rsidRPr="00F00EDF">
        <w:rPr>
          <w:rFonts w:ascii="Arial" w:hAnsi="Arial" w:cs="Arial"/>
          <w:color w:val="000000" w:themeColor="text1"/>
        </w:rPr>
        <w:t>ОФ</w:t>
      </w:r>
      <w:r w:rsidRPr="00F00EDF">
        <w:rPr>
          <w:rFonts w:ascii="Arial" w:hAnsi="Arial" w:cs="Arial"/>
          <w:color w:val="000000" w:themeColor="text1"/>
        </w:rPr>
        <w:t xml:space="preserve"> – формирование запаса восстановленных запасных частей с целью сокращения продолжительности простоя оборудования при выполнении мероприятий ТОРО. </w:t>
      </w:r>
    </w:p>
    <w:p w14:paraId="3211B73D" w14:textId="51576AE9" w:rsidR="006C2633" w:rsidRPr="00F00EDF" w:rsidRDefault="006C2633">
      <w:pPr>
        <w:suppressAutoHyphens/>
        <w:spacing w:after="240" w:line="276" w:lineRule="auto"/>
        <w:ind w:firstLine="567"/>
        <w:rPr>
          <w:rFonts w:ascii="Arial" w:hAnsi="Arial" w:cs="Arial"/>
          <w:color w:val="000000" w:themeColor="text1"/>
        </w:rPr>
      </w:pPr>
      <w:r w:rsidRPr="00F00EDF">
        <w:rPr>
          <w:rFonts w:ascii="Arial" w:hAnsi="Arial" w:cs="Arial"/>
          <w:color w:val="000000" w:themeColor="text1"/>
        </w:rPr>
        <w:t>Концептуальный дизайн предназначен для документированного отображения концепции, способов и принципов реализации функциональных и технических требований по бизнес-процессу</w:t>
      </w:r>
      <w:r w:rsidRPr="00F00EDF">
        <w:rPr>
          <w:rFonts w:ascii="Arial" w:hAnsi="Arial" w:cs="Arial"/>
        </w:rPr>
        <w:t xml:space="preserve"> </w:t>
      </w:r>
      <w:r w:rsidRPr="00F00EDF">
        <w:rPr>
          <w:rFonts w:ascii="Arial" w:hAnsi="Arial" w:cs="Arial"/>
          <w:color w:val="000000" w:themeColor="text1"/>
        </w:rPr>
        <w:t xml:space="preserve">ресурсного обеспечения </w:t>
      </w:r>
      <w:r w:rsidR="00A023C8" w:rsidRPr="00F00EDF">
        <w:rPr>
          <w:rFonts w:ascii="Arial" w:hAnsi="Arial" w:cs="Arial"/>
          <w:color w:val="000000" w:themeColor="text1"/>
        </w:rPr>
        <w:t>ТОиР</w:t>
      </w:r>
      <w:r w:rsidRPr="00F00EDF">
        <w:rPr>
          <w:rFonts w:ascii="Arial" w:hAnsi="Arial" w:cs="Arial"/>
          <w:color w:val="000000" w:themeColor="text1"/>
        </w:rPr>
        <w:t xml:space="preserve"> в части </w:t>
      </w:r>
      <w:r w:rsidR="008E0AA0" w:rsidRPr="00F00EDF">
        <w:rPr>
          <w:rFonts w:ascii="Arial" w:hAnsi="Arial" w:cs="Arial"/>
          <w:color w:val="000000" w:themeColor="text1"/>
        </w:rPr>
        <w:t>ОФ</w:t>
      </w:r>
      <w:r w:rsidRPr="00F00EDF">
        <w:rPr>
          <w:rFonts w:ascii="Arial" w:hAnsi="Arial" w:cs="Arial"/>
          <w:color w:val="000000" w:themeColor="text1"/>
        </w:rPr>
        <w:t xml:space="preserve"> в системе SAP S/4 HANA.</w:t>
      </w:r>
    </w:p>
    <w:p w14:paraId="6CAF6045" w14:textId="77777777" w:rsidR="003A7324" w:rsidRPr="00F00EDF" w:rsidRDefault="003A7324"/>
    <w:p w14:paraId="1F0D315A" w14:textId="77777777" w:rsidR="00FF5232" w:rsidRPr="00F00EDF" w:rsidRDefault="00FF5232">
      <w:pPr>
        <w:pStyle w:val="1"/>
      </w:pPr>
      <w:bookmarkStart w:id="342" w:name="_Toc469481037"/>
      <w:bookmarkStart w:id="343" w:name="_Hlk519509742"/>
      <w:bookmarkStart w:id="344" w:name="_Toc68543327"/>
      <w:r w:rsidRPr="00F00EDF">
        <w:t>Предпосылки успешной реализации</w:t>
      </w:r>
      <w:bookmarkEnd w:id="342"/>
      <w:bookmarkEnd w:id="344"/>
    </w:p>
    <w:bookmarkEnd w:id="343"/>
    <w:p w14:paraId="582B0DF4" w14:textId="21AD5300" w:rsidR="00C8680F" w:rsidRPr="00F00EDF" w:rsidRDefault="00C8680F">
      <w:pPr>
        <w:spacing w:line="276" w:lineRule="auto"/>
        <w:ind w:firstLine="567"/>
        <w:rPr>
          <w:rFonts w:ascii="Arial" w:hAnsi="Arial" w:cs="Arial"/>
        </w:rPr>
      </w:pPr>
      <w:r w:rsidRPr="00F00EDF">
        <w:rPr>
          <w:rFonts w:ascii="Arial" w:hAnsi="Arial" w:cs="Arial"/>
          <w:color w:val="000000" w:themeColor="text1"/>
        </w:rPr>
        <w:t xml:space="preserve">Для успешной реализации бизнес-процессов </w:t>
      </w:r>
      <w:r w:rsidR="007C4895" w:rsidRPr="00F00EDF">
        <w:rPr>
          <w:rFonts w:ascii="Arial" w:hAnsi="Arial" w:cs="Arial"/>
          <w:color w:val="000000" w:themeColor="text1"/>
        </w:rPr>
        <w:t xml:space="preserve">ресурсного обеспечения </w:t>
      </w:r>
      <w:r w:rsidR="00A023C8" w:rsidRPr="00F00EDF">
        <w:rPr>
          <w:rFonts w:ascii="Arial" w:hAnsi="Arial" w:cs="Arial"/>
          <w:color w:val="000000" w:themeColor="text1"/>
        </w:rPr>
        <w:t>ТОиР</w:t>
      </w:r>
      <w:r w:rsidR="007C4895" w:rsidRPr="00F00EDF">
        <w:rPr>
          <w:rFonts w:ascii="Arial" w:hAnsi="Arial" w:cs="Arial"/>
          <w:color w:val="000000" w:themeColor="text1"/>
        </w:rPr>
        <w:t xml:space="preserve"> </w:t>
      </w:r>
      <w:r w:rsidRPr="00F00EDF">
        <w:rPr>
          <w:rFonts w:ascii="Arial" w:hAnsi="Arial" w:cs="Arial"/>
          <w:color w:val="000000" w:themeColor="text1"/>
        </w:rPr>
        <w:t xml:space="preserve">в системе SAP S4/HANA необходима реализация предшествующих связанных процессов: </w:t>
      </w:r>
    </w:p>
    <w:p w14:paraId="06C335B1" w14:textId="77777777" w:rsidR="0033493C" w:rsidRPr="00F00EDF" w:rsidRDefault="00275914">
      <w:pPr>
        <w:pStyle w:val="afa"/>
        <w:numPr>
          <w:ilvl w:val="0"/>
          <w:numId w:val="15"/>
        </w:numPr>
        <w:spacing w:line="276" w:lineRule="auto"/>
        <w:rPr>
          <w:rFonts w:ascii="Arial" w:hAnsi="Arial" w:cs="Arial"/>
        </w:rPr>
      </w:pPr>
      <w:r w:rsidRPr="00F00EDF">
        <w:rPr>
          <w:rFonts w:ascii="Arial" w:hAnsi="Arial" w:cs="Arial"/>
        </w:rPr>
        <w:t xml:space="preserve">ПП-07.02.03.01-ERP </w:t>
      </w:r>
      <w:r w:rsidR="00FA0D74" w:rsidRPr="00F00EDF">
        <w:rPr>
          <w:rFonts w:ascii="Arial" w:hAnsi="Arial" w:cs="Arial"/>
        </w:rPr>
        <w:t>Годовое планирование воздействий на производ</w:t>
      </w:r>
      <w:r w:rsidRPr="00F00EDF">
        <w:rPr>
          <w:rFonts w:ascii="Arial" w:hAnsi="Arial" w:cs="Arial"/>
        </w:rPr>
        <w:t xml:space="preserve">ственные активы (КД Годовое планирование воздействий на ПА), </w:t>
      </w:r>
    </w:p>
    <w:p w14:paraId="09EF77EF" w14:textId="77777777" w:rsidR="0033493C" w:rsidRPr="00F00EDF" w:rsidRDefault="00275914">
      <w:pPr>
        <w:pStyle w:val="afa"/>
        <w:numPr>
          <w:ilvl w:val="0"/>
          <w:numId w:val="15"/>
        </w:numPr>
        <w:spacing w:line="276" w:lineRule="auto"/>
        <w:rPr>
          <w:rFonts w:ascii="Arial" w:hAnsi="Arial" w:cs="Arial"/>
        </w:rPr>
      </w:pPr>
      <w:r w:rsidRPr="00F00EDF">
        <w:rPr>
          <w:rFonts w:ascii="Arial" w:hAnsi="Arial" w:cs="Arial"/>
        </w:rPr>
        <w:t>ПП-07.05.02-ERP Формирование перечня МТР для отнесения к определенной ка</w:t>
      </w:r>
      <w:r w:rsidR="00DC16FC" w:rsidRPr="00F00EDF">
        <w:rPr>
          <w:rFonts w:ascii="Arial" w:hAnsi="Arial" w:cs="Arial"/>
        </w:rPr>
        <w:t>тегории запасов - РПМ, АТЗ, ЗИП</w:t>
      </w:r>
      <w:r w:rsidR="0033493C" w:rsidRPr="00F00EDF">
        <w:rPr>
          <w:rFonts w:ascii="Arial" w:hAnsi="Arial" w:cs="Arial"/>
        </w:rPr>
        <w:t>;</w:t>
      </w:r>
    </w:p>
    <w:p w14:paraId="42D8BAE1" w14:textId="265D83FA" w:rsidR="0033493C" w:rsidRPr="00F00EDF" w:rsidRDefault="00275914">
      <w:pPr>
        <w:pStyle w:val="afa"/>
        <w:numPr>
          <w:ilvl w:val="0"/>
          <w:numId w:val="15"/>
        </w:numPr>
        <w:spacing w:line="276" w:lineRule="auto"/>
        <w:rPr>
          <w:rFonts w:ascii="Arial" w:hAnsi="Arial" w:cs="Arial"/>
        </w:rPr>
      </w:pPr>
      <w:r w:rsidRPr="00F00EDF">
        <w:rPr>
          <w:rFonts w:ascii="Arial" w:hAnsi="Arial" w:cs="Arial"/>
        </w:rPr>
        <w:t>ПП-10.07.03.01-ERP При</w:t>
      </w:r>
      <w:r w:rsidR="00DC16FC" w:rsidRPr="00F00EDF">
        <w:rPr>
          <w:rFonts w:ascii="Arial" w:hAnsi="Arial" w:cs="Arial"/>
        </w:rPr>
        <w:t>емка и размещение МТР на складе (</w:t>
      </w:r>
      <w:r w:rsidR="00300491" w:rsidRPr="00F00EDF">
        <w:rPr>
          <w:rFonts w:ascii="Arial" w:hAnsi="Arial" w:cs="Arial"/>
        </w:rPr>
        <w:t>ERP.</w:t>
      </w:r>
      <w:r w:rsidR="006227C5" w:rsidRPr="00F00EDF">
        <w:rPr>
          <w:rFonts w:ascii="Arial" w:hAnsi="Arial" w:cs="Arial"/>
        </w:rPr>
        <w:t>9</w:t>
      </w:r>
      <w:r w:rsidR="00300491" w:rsidRPr="00F00EDF">
        <w:rPr>
          <w:rFonts w:ascii="Arial" w:hAnsi="Arial" w:cs="Arial"/>
        </w:rPr>
        <w:t>.</w:t>
      </w:r>
      <w:r w:rsidR="006227C5" w:rsidRPr="00F00EDF">
        <w:rPr>
          <w:rFonts w:ascii="Arial" w:hAnsi="Arial" w:cs="Arial"/>
        </w:rPr>
        <w:t>9</w:t>
      </w:r>
      <w:r w:rsidR="00300491" w:rsidRPr="00F00EDF">
        <w:rPr>
          <w:rFonts w:ascii="Arial" w:hAnsi="Arial" w:cs="Arial"/>
        </w:rPr>
        <w:t>.</w:t>
      </w:r>
      <w:r w:rsidR="006227C5" w:rsidRPr="00F00EDF">
        <w:rPr>
          <w:rFonts w:ascii="Arial" w:hAnsi="Arial" w:cs="Arial"/>
        </w:rPr>
        <w:t>2.</w:t>
      </w:r>
      <w:r w:rsidR="00300491" w:rsidRPr="00F00EDF">
        <w:rPr>
          <w:rFonts w:ascii="Arial" w:hAnsi="Arial" w:cs="Arial"/>
        </w:rPr>
        <w:t>62_КД_МТО_Складская логистика</w:t>
      </w:r>
      <w:r w:rsidR="00DC16FC" w:rsidRPr="00F00EDF">
        <w:rPr>
          <w:rFonts w:ascii="Arial" w:eastAsiaTheme="minorHAnsi" w:hAnsi="Arial" w:cs="Arial"/>
        </w:rPr>
        <w:t>)</w:t>
      </w:r>
      <w:r w:rsidR="0033493C" w:rsidRPr="00F00EDF">
        <w:rPr>
          <w:rFonts w:ascii="Arial" w:hAnsi="Arial" w:cs="Arial"/>
        </w:rPr>
        <w:t>;</w:t>
      </w:r>
    </w:p>
    <w:p w14:paraId="0F862647" w14:textId="77777777" w:rsidR="0033493C" w:rsidRPr="00F00EDF" w:rsidRDefault="00275914">
      <w:pPr>
        <w:pStyle w:val="afa"/>
        <w:numPr>
          <w:ilvl w:val="0"/>
          <w:numId w:val="15"/>
        </w:numPr>
        <w:spacing w:line="276" w:lineRule="auto"/>
        <w:rPr>
          <w:rFonts w:ascii="Arial" w:hAnsi="Arial" w:cs="Arial"/>
        </w:rPr>
      </w:pPr>
      <w:r w:rsidRPr="00F00EDF">
        <w:rPr>
          <w:rFonts w:ascii="Arial" w:hAnsi="Arial" w:cs="Arial"/>
        </w:rPr>
        <w:t xml:space="preserve">ПП-07.03.02-ERP Недельно-суточное </w:t>
      </w:r>
      <w:r w:rsidR="00FA0D74" w:rsidRPr="00F00EDF">
        <w:rPr>
          <w:rFonts w:ascii="Arial" w:hAnsi="Arial" w:cs="Arial"/>
        </w:rPr>
        <w:t>планирование воздействий на про</w:t>
      </w:r>
      <w:r w:rsidRPr="00F00EDF">
        <w:rPr>
          <w:rFonts w:ascii="Arial" w:hAnsi="Arial" w:cs="Arial"/>
        </w:rPr>
        <w:t>изводственные акт</w:t>
      </w:r>
      <w:r w:rsidR="00DC16FC" w:rsidRPr="00F00EDF">
        <w:rPr>
          <w:rFonts w:ascii="Arial" w:hAnsi="Arial" w:cs="Arial"/>
        </w:rPr>
        <w:t>ивы (КД Оперативное планирование воздействий на ПА)</w:t>
      </w:r>
      <w:r w:rsidR="0033493C" w:rsidRPr="00F00EDF">
        <w:rPr>
          <w:rFonts w:ascii="Arial" w:hAnsi="Arial" w:cs="Arial"/>
        </w:rPr>
        <w:t>;</w:t>
      </w:r>
    </w:p>
    <w:p w14:paraId="287731C9" w14:textId="77FEC3E3" w:rsidR="0033493C" w:rsidRPr="00F00EDF" w:rsidRDefault="00300491">
      <w:pPr>
        <w:pStyle w:val="afa"/>
        <w:numPr>
          <w:ilvl w:val="0"/>
          <w:numId w:val="15"/>
        </w:numPr>
        <w:spacing w:line="276" w:lineRule="auto"/>
        <w:rPr>
          <w:rFonts w:ascii="Arial" w:hAnsi="Arial" w:cs="Arial"/>
          <w:bCs/>
        </w:rPr>
      </w:pPr>
      <w:r w:rsidRPr="00F00EDF">
        <w:rPr>
          <w:rFonts w:ascii="Arial" w:hAnsi="Arial" w:cs="Arial"/>
        </w:rPr>
        <w:t>ПП-</w:t>
      </w:r>
      <w:r w:rsidR="00275914" w:rsidRPr="00F00EDF">
        <w:rPr>
          <w:rFonts w:ascii="Arial" w:hAnsi="Arial" w:cs="Arial"/>
        </w:rPr>
        <w:t>07.01</w:t>
      </w:r>
      <w:r w:rsidRPr="00F00EDF">
        <w:rPr>
          <w:rFonts w:ascii="Arial" w:hAnsi="Arial" w:cs="Arial"/>
        </w:rPr>
        <w:t xml:space="preserve">.02.05-ERP Ведение НСИ </w:t>
      </w:r>
      <w:r w:rsidR="00A023C8" w:rsidRPr="00F00EDF">
        <w:rPr>
          <w:rFonts w:ascii="Arial" w:hAnsi="Arial" w:cs="Arial"/>
        </w:rPr>
        <w:t>ТОиР</w:t>
      </w:r>
      <w:r w:rsidR="00275914" w:rsidRPr="00F00EDF">
        <w:rPr>
          <w:rFonts w:ascii="Arial" w:hAnsi="Arial" w:cs="Arial"/>
        </w:rPr>
        <w:t xml:space="preserve"> </w:t>
      </w:r>
      <w:r w:rsidR="00A405B7" w:rsidRPr="00F00EDF">
        <w:rPr>
          <w:rFonts w:ascii="Arial" w:hAnsi="Arial" w:cs="Arial"/>
          <w:bCs/>
        </w:rPr>
        <w:t xml:space="preserve">(КД </w:t>
      </w:r>
      <w:r w:rsidRPr="00F00EDF">
        <w:rPr>
          <w:rFonts w:ascii="Arial" w:hAnsi="Arial" w:cs="Arial"/>
        </w:rPr>
        <w:t>ERP.</w:t>
      </w:r>
      <w:r w:rsidR="006227C5" w:rsidRPr="00F00EDF">
        <w:rPr>
          <w:rFonts w:ascii="Arial" w:hAnsi="Arial" w:cs="Arial"/>
        </w:rPr>
        <w:t>9</w:t>
      </w:r>
      <w:r w:rsidRPr="00F00EDF">
        <w:rPr>
          <w:rFonts w:ascii="Arial" w:hAnsi="Arial" w:cs="Arial"/>
        </w:rPr>
        <w:t>.</w:t>
      </w:r>
      <w:r w:rsidR="006227C5" w:rsidRPr="00F00EDF">
        <w:rPr>
          <w:rFonts w:ascii="Arial" w:hAnsi="Arial" w:cs="Arial"/>
        </w:rPr>
        <w:t>9</w:t>
      </w:r>
      <w:r w:rsidRPr="00F00EDF">
        <w:rPr>
          <w:rFonts w:ascii="Arial" w:hAnsi="Arial" w:cs="Arial"/>
        </w:rPr>
        <w:t>.</w:t>
      </w:r>
      <w:r w:rsidR="006227C5" w:rsidRPr="00F00EDF">
        <w:rPr>
          <w:rFonts w:ascii="Arial" w:hAnsi="Arial" w:cs="Arial"/>
        </w:rPr>
        <w:t>2.</w:t>
      </w:r>
      <w:r w:rsidRPr="00F00EDF">
        <w:rPr>
          <w:rFonts w:ascii="Arial" w:hAnsi="Arial" w:cs="Arial"/>
        </w:rPr>
        <w:t>7_</w:t>
      </w:r>
      <w:r w:rsidRPr="00F00EDF">
        <w:rPr>
          <w:rFonts w:ascii="Arial" w:hAnsi="Arial" w:cs="Arial"/>
          <w:lang w:val="en-US"/>
        </w:rPr>
        <w:t>PM</w:t>
      </w:r>
      <w:r w:rsidRPr="00F00EDF">
        <w:rPr>
          <w:rFonts w:ascii="Arial" w:hAnsi="Arial" w:cs="Arial"/>
        </w:rPr>
        <w:t xml:space="preserve">_Управление основными данными </w:t>
      </w:r>
      <w:r w:rsidR="00A023C8" w:rsidRPr="00F00EDF">
        <w:rPr>
          <w:rFonts w:ascii="Arial" w:hAnsi="Arial" w:cs="Arial"/>
        </w:rPr>
        <w:t>ТОиР</w:t>
      </w:r>
      <w:r w:rsidR="00A405B7" w:rsidRPr="00F00EDF">
        <w:rPr>
          <w:rFonts w:ascii="Arial" w:hAnsi="Arial" w:cs="Arial"/>
          <w:bCs/>
        </w:rPr>
        <w:t>)</w:t>
      </w:r>
      <w:r w:rsidR="0033493C" w:rsidRPr="00F00EDF">
        <w:rPr>
          <w:rFonts w:ascii="Arial" w:hAnsi="Arial" w:cs="Arial"/>
          <w:bCs/>
        </w:rPr>
        <w:t>;</w:t>
      </w:r>
    </w:p>
    <w:p w14:paraId="7FBDA423" w14:textId="77777777" w:rsidR="0033493C" w:rsidRPr="00F00EDF" w:rsidRDefault="00275914">
      <w:pPr>
        <w:pStyle w:val="afa"/>
        <w:numPr>
          <w:ilvl w:val="0"/>
          <w:numId w:val="15"/>
        </w:numPr>
        <w:spacing w:line="276" w:lineRule="auto"/>
        <w:rPr>
          <w:rFonts w:ascii="Arial" w:hAnsi="Arial" w:cs="Arial"/>
        </w:rPr>
      </w:pPr>
      <w:r w:rsidRPr="00F00EDF">
        <w:rPr>
          <w:rFonts w:ascii="Arial" w:hAnsi="Arial" w:cs="Arial"/>
        </w:rPr>
        <w:t xml:space="preserve">ПП-07.03.01-ERP Оперативное (месячное) планирование воздействий на производственные активы </w:t>
      </w:r>
      <w:r w:rsidR="00A405B7" w:rsidRPr="00F00EDF">
        <w:rPr>
          <w:rFonts w:ascii="Arial" w:hAnsi="Arial" w:cs="Arial"/>
        </w:rPr>
        <w:t>(КД Оперативное планирование воздействий на ПА)</w:t>
      </w:r>
      <w:r w:rsidR="0033493C" w:rsidRPr="00F00EDF">
        <w:rPr>
          <w:rFonts w:ascii="Arial" w:hAnsi="Arial" w:cs="Arial"/>
        </w:rPr>
        <w:t>;</w:t>
      </w:r>
    </w:p>
    <w:p w14:paraId="294ED4CB" w14:textId="3FCB4120" w:rsidR="006C2633" w:rsidRPr="00F00EDF" w:rsidRDefault="00275914">
      <w:pPr>
        <w:pStyle w:val="afa"/>
        <w:numPr>
          <w:ilvl w:val="0"/>
          <w:numId w:val="15"/>
        </w:numPr>
        <w:spacing w:line="276" w:lineRule="auto"/>
        <w:rPr>
          <w:rFonts w:ascii="Arial" w:eastAsia="Calibri" w:hAnsi="Arial" w:cs="Arial"/>
        </w:rPr>
      </w:pPr>
      <w:r w:rsidRPr="00F00EDF">
        <w:rPr>
          <w:rFonts w:ascii="Arial" w:hAnsi="Arial" w:cs="Arial"/>
        </w:rPr>
        <w:t>ПП-07.03.03.01-ERP Выполнение и фактический учет воздействий</w:t>
      </w:r>
      <w:r w:rsidR="00A405B7" w:rsidRPr="00F00EDF">
        <w:rPr>
          <w:rFonts w:ascii="Arial" w:hAnsi="Arial" w:cs="Arial"/>
        </w:rPr>
        <w:t xml:space="preserve"> </w:t>
      </w:r>
      <w:r w:rsidR="00A405B7" w:rsidRPr="00F00EDF">
        <w:rPr>
          <w:rFonts w:ascii="Arial" w:eastAsia="Calibri" w:hAnsi="Arial" w:cs="Arial"/>
        </w:rPr>
        <w:t>(п.</w:t>
      </w:r>
      <w:r w:rsidR="006227C5" w:rsidRPr="00F00EDF">
        <w:rPr>
          <w:rFonts w:ascii="Arial" w:eastAsia="Calibri" w:hAnsi="Arial" w:cs="Arial"/>
        </w:rPr>
        <w:t>9</w:t>
      </w:r>
      <w:r w:rsidR="00A405B7" w:rsidRPr="00F00EDF">
        <w:rPr>
          <w:rFonts w:ascii="Arial" w:eastAsia="Calibri" w:hAnsi="Arial" w:cs="Arial"/>
        </w:rPr>
        <w:t>.</w:t>
      </w:r>
      <w:r w:rsidR="006227C5" w:rsidRPr="00F00EDF">
        <w:rPr>
          <w:rFonts w:ascii="Arial" w:eastAsia="Calibri" w:hAnsi="Arial" w:cs="Arial"/>
        </w:rPr>
        <w:t>9</w:t>
      </w:r>
      <w:r w:rsidR="00A405B7" w:rsidRPr="00F00EDF">
        <w:rPr>
          <w:rFonts w:ascii="Arial" w:eastAsia="Calibri" w:hAnsi="Arial" w:cs="Arial"/>
        </w:rPr>
        <w:t>.</w:t>
      </w:r>
      <w:r w:rsidR="006227C5" w:rsidRPr="00F00EDF">
        <w:rPr>
          <w:rFonts w:ascii="Arial" w:eastAsia="Calibri" w:hAnsi="Arial" w:cs="Arial"/>
        </w:rPr>
        <w:t>2.</w:t>
      </w:r>
      <w:r w:rsidR="00A405B7" w:rsidRPr="00F00EDF">
        <w:rPr>
          <w:rFonts w:ascii="Arial" w:eastAsia="Calibri" w:hAnsi="Arial" w:cs="Arial"/>
        </w:rPr>
        <w:t xml:space="preserve">4 КД </w:t>
      </w:r>
      <w:r w:rsidR="007C4895" w:rsidRPr="00F00EDF">
        <w:rPr>
          <w:rFonts w:ascii="Arial" w:hAnsi="Arial" w:cs="Arial"/>
        </w:rPr>
        <w:t>Выполнение и фактический учет работ</w:t>
      </w:r>
      <w:r w:rsidR="00A405B7" w:rsidRPr="00F00EDF">
        <w:rPr>
          <w:rFonts w:ascii="Arial" w:eastAsia="Calibri" w:hAnsi="Arial" w:cs="Arial"/>
        </w:rPr>
        <w:t xml:space="preserve">). </w:t>
      </w:r>
    </w:p>
    <w:p w14:paraId="50462FCF" w14:textId="77777777" w:rsidR="006C2633" w:rsidRPr="00F00EDF" w:rsidRDefault="006C2633">
      <w:pPr>
        <w:spacing w:line="276" w:lineRule="auto"/>
        <w:rPr>
          <w:rFonts w:ascii="Arial" w:eastAsia="Calibri" w:hAnsi="Arial" w:cs="Arial"/>
        </w:rPr>
      </w:pPr>
    </w:p>
    <w:p w14:paraId="2FA4FDA7" w14:textId="77777777" w:rsidR="006C2633" w:rsidRPr="00F00EDF" w:rsidRDefault="006C2633">
      <w:pPr>
        <w:spacing w:after="120" w:line="276" w:lineRule="auto"/>
        <w:ind w:firstLine="567"/>
        <w:rPr>
          <w:rFonts w:ascii="Arial" w:hAnsi="Arial" w:cs="Arial"/>
        </w:rPr>
      </w:pPr>
      <w:r w:rsidRPr="00F00EDF">
        <w:rPr>
          <w:rFonts w:ascii="Arial" w:hAnsi="Arial" w:cs="Arial"/>
        </w:rPr>
        <w:t>Данные процессы необходимы для получения следующей информации:</w:t>
      </w:r>
    </w:p>
    <w:p w14:paraId="67A3C742" w14:textId="77777777" w:rsidR="006C2633" w:rsidRPr="00F00EDF" w:rsidRDefault="006C2633">
      <w:pPr>
        <w:pStyle w:val="afa"/>
        <w:numPr>
          <w:ilvl w:val="0"/>
          <w:numId w:val="21"/>
        </w:numPr>
        <w:spacing w:line="276" w:lineRule="auto"/>
        <w:rPr>
          <w:rFonts w:ascii="Arial" w:eastAsia="Calibri" w:hAnsi="Arial" w:cs="Arial"/>
        </w:rPr>
      </w:pPr>
      <w:r w:rsidRPr="00F00EDF">
        <w:rPr>
          <w:rFonts w:ascii="Arial" w:hAnsi="Arial" w:cs="Arial"/>
        </w:rPr>
        <w:lastRenderedPageBreak/>
        <w:t>Годовой план-график воздействий на ПА с потребностью в ресурсах на год (Заказ ТОРО);</w:t>
      </w:r>
    </w:p>
    <w:p w14:paraId="112015C8" w14:textId="77777777" w:rsidR="006C2633" w:rsidRPr="00F00EDF" w:rsidRDefault="006C2633">
      <w:pPr>
        <w:pStyle w:val="afa"/>
        <w:numPr>
          <w:ilvl w:val="0"/>
          <w:numId w:val="21"/>
        </w:numPr>
        <w:spacing w:line="276" w:lineRule="auto"/>
        <w:rPr>
          <w:rFonts w:ascii="Arial" w:eastAsia="Calibri" w:hAnsi="Arial" w:cs="Arial"/>
        </w:rPr>
      </w:pPr>
      <w:r w:rsidRPr="00F00EDF">
        <w:rPr>
          <w:rFonts w:ascii="Arial" w:hAnsi="Arial" w:cs="Arial"/>
        </w:rPr>
        <w:t>сводный перечень МТР с категориями запасов;</w:t>
      </w:r>
    </w:p>
    <w:p w14:paraId="16F0553A" w14:textId="77777777" w:rsidR="006C2633" w:rsidRPr="00F00EDF" w:rsidRDefault="006C2633">
      <w:pPr>
        <w:pStyle w:val="afa"/>
        <w:numPr>
          <w:ilvl w:val="0"/>
          <w:numId w:val="21"/>
        </w:numPr>
        <w:spacing w:line="276" w:lineRule="auto"/>
        <w:rPr>
          <w:rFonts w:ascii="Arial" w:eastAsia="Calibri" w:hAnsi="Arial" w:cs="Arial"/>
        </w:rPr>
      </w:pPr>
      <w:r w:rsidRPr="00F00EDF">
        <w:rPr>
          <w:rFonts w:ascii="Arial" w:eastAsia="Calibri" w:hAnsi="Arial" w:cs="Arial"/>
        </w:rPr>
        <w:t xml:space="preserve">оперативный план-график </w:t>
      </w:r>
      <w:r w:rsidRPr="00F00EDF">
        <w:rPr>
          <w:rFonts w:ascii="Arial" w:hAnsi="Arial" w:cs="Arial"/>
        </w:rPr>
        <w:t>воздействий на ПА (Заказ ТОРО);</w:t>
      </w:r>
    </w:p>
    <w:p w14:paraId="1D02550F" w14:textId="77777777" w:rsidR="006C2633" w:rsidRPr="00F00EDF" w:rsidRDefault="006C2633">
      <w:pPr>
        <w:pStyle w:val="afa"/>
        <w:numPr>
          <w:ilvl w:val="0"/>
          <w:numId w:val="21"/>
        </w:numPr>
        <w:spacing w:line="276" w:lineRule="auto"/>
        <w:rPr>
          <w:rFonts w:ascii="Arial" w:eastAsia="Calibri" w:hAnsi="Arial" w:cs="Arial"/>
        </w:rPr>
      </w:pPr>
      <w:r w:rsidRPr="00F00EDF">
        <w:rPr>
          <w:rFonts w:ascii="Arial" w:hAnsi="Arial" w:cs="Arial"/>
        </w:rPr>
        <w:t xml:space="preserve">недельный </w:t>
      </w:r>
      <w:r w:rsidRPr="00F00EDF">
        <w:rPr>
          <w:rFonts w:ascii="Arial" w:eastAsia="Calibri" w:hAnsi="Arial" w:cs="Arial"/>
        </w:rPr>
        <w:t xml:space="preserve">план-график </w:t>
      </w:r>
      <w:r w:rsidRPr="00F00EDF">
        <w:rPr>
          <w:rFonts w:ascii="Arial" w:hAnsi="Arial" w:cs="Arial"/>
        </w:rPr>
        <w:t>воздействий на ПА (Заказ ТОРО);</w:t>
      </w:r>
    </w:p>
    <w:p w14:paraId="7D85E2C2" w14:textId="77777777" w:rsidR="006C2633" w:rsidRPr="00F00EDF" w:rsidRDefault="006C2633">
      <w:pPr>
        <w:pStyle w:val="afa"/>
        <w:numPr>
          <w:ilvl w:val="0"/>
          <w:numId w:val="21"/>
        </w:numPr>
        <w:spacing w:line="276" w:lineRule="auto"/>
        <w:rPr>
          <w:rFonts w:ascii="Arial" w:eastAsia="Calibri" w:hAnsi="Arial" w:cs="Arial"/>
        </w:rPr>
      </w:pPr>
      <w:r w:rsidRPr="00F00EDF">
        <w:rPr>
          <w:rFonts w:ascii="Arial" w:eastAsia="Calibri" w:hAnsi="Arial" w:cs="Arial"/>
        </w:rPr>
        <w:t>проводка поступления на склад (документ материала);</w:t>
      </w:r>
    </w:p>
    <w:p w14:paraId="1459232A" w14:textId="77777777" w:rsidR="006C2633" w:rsidRPr="00F00EDF" w:rsidRDefault="006C2633">
      <w:pPr>
        <w:pStyle w:val="afa"/>
        <w:numPr>
          <w:ilvl w:val="0"/>
          <w:numId w:val="21"/>
        </w:numPr>
        <w:spacing w:line="276" w:lineRule="auto"/>
        <w:rPr>
          <w:rFonts w:ascii="Arial" w:eastAsia="Calibri" w:hAnsi="Arial" w:cs="Arial"/>
        </w:rPr>
      </w:pPr>
      <w:r w:rsidRPr="00F00EDF">
        <w:rPr>
          <w:rFonts w:ascii="Arial" w:eastAsia="Calibri" w:hAnsi="Arial" w:cs="Arial"/>
        </w:rPr>
        <w:t>потребность в выполнении поступления на склад восстановленного узла ОФ (Заказ ТОРО);</w:t>
      </w:r>
    </w:p>
    <w:p w14:paraId="3AA6D14F" w14:textId="77777777" w:rsidR="006C2633" w:rsidRPr="00F00EDF" w:rsidRDefault="007722EF">
      <w:pPr>
        <w:pStyle w:val="afa"/>
        <w:numPr>
          <w:ilvl w:val="0"/>
          <w:numId w:val="21"/>
        </w:numPr>
        <w:spacing w:line="276" w:lineRule="auto"/>
        <w:rPr>
          <w:rFonts w:ascii="Arial" w:eastAsia="Calibri" w:hAnsi="Arial" w:cs="Arial"/>
        </w:rPr>
      </w:pPr>
      <w:r w:rsidRPr="00F00EDF">
        <w:rPr>
          <w:rFonts w:ascii="Arial" w:eastAsia="Calibri" w:hAnsi="Arial" w:cs="Arial"/>
        </w:rPr>
        <w:t>документация по выполненной операции монтажа/демонтажа (акт о выполненном монтаже/демонтаже.</w:t>
      </w:r>
    </w:p>
    <w:p w14:paraId="1110F2E5" w14:textId="77777777" w:rsidR="00E6641B" w:rsidRPr="00F00EDF" w:rsidRDefault="00E6641B">
      <w:pPr>
        <w:spacing w:line="276" w:lineRule="auto"/>
        <w:rPr>
          <w:rFonts w:ascii="Arial" w:eastAsia="Calibri" w:hAnsi="Arial" w:cs="Arial"/>
          <w:color w:val="808080" w:themeColor="background1" w:themeShade="80"/>
        </w:rPr>
      </w:pPr>
    </w:p>
    <w:p w14:paraId="5242E8F9" w14:textId="77777777" w:rsidR="00FA572B" w:rsidRPr="00F00EDF" w:rsidRDefault="00FA572B">
      <w:pPr>
        <w:pStyle w:val="1"/>
        <w:rPr>
          <w:rFonts w:eastAsia="Calibri"/>
        </w:rPr>
      </w:pPr>
      <w:bookmarkStart w:id="345" w:name="_Toc70236844"/>
      <w:bookmarkStart w:id="346" w:name="_Toc68543328"/>
      <w:r w:rsidRPr="00F00EDF">
        <w:rPr>
          <w:rFonts w:eastAsia="Calibri"/>
        </w:rPr>
        <w:t>Бизнес-требования</w:t>
      </w:r>
      <w:bookmarkEnd w:id="346"/>
      <w:r w:rsidRPr="00F00EDF">
        <w:rPr>
          <w:rFonts w:eastAsia="Calibri"/>
        </w:rPr>
        <w:t xml:space="preserve"> </w:t>
      </w:r>
    </w:p>
    <w:p w14:paraId="6BF0719F" w14:textId="77777777" w:rsidR="00FA572B" w:rsidRPr="00F00EDF" w:rsidRDefault="00363CBE">
      <w:pPr>
        <w:spacing w:after="240" w:line="276" w:lineRule="auto"/>
        <w:ind w:firstLine="567"/>
        <w:rPr>
          <w:rFonts w:ascii="Arial" w:hAnsi="Arial" w:cs="Arial"/>
          <w:color w:val="000000" w:themeColor="text1"/>
        </w:rPr>
      </w:pPr>
      <w:r w:rsidRPr="00F00EDF">
        <w:rPr>
          <w:rFonts w:ascii="Arial" w:hAnsi="Arial" w:cs="Arial"/>
          <w:color w:val="000000" w:themeColor="text1"/>
        </w:rPr>
        <w:t>Формализованные бизнес-требования приведены в Приложении № 2.</w:t>
      </w:r>
    </w:p>
    <w:p w14:paraId="0243C073" w14:textId="77777777" w:rsidR="00695202" w:rsidRPr="00F00EDF" w:rsidRDefault="00695202">
      <w:pPr>
        <w:pStyle w:val="1"/>
        <w:rPr>
          <w:rFonts w:eastAsia="Calibri"/>
        </w:rPr>
      </w:pPr>
      <w:bookmarkStart w:id="347" w:name="_Toc68543329"/>
      <w:r w:rsidRPr="00F00EDF">
        <w:rPr>
          <w:rFonts w:eastAsia="Calibri"/>
        </w:rPr>
        <w:t>Реализация бизнес-процесс</w:t>
      </w:r>
      <w:r w:rsidR="00954BE3" w:rsidRPr="00F00EDF">
        <w:rPr>
          <w:rFonts w:eastAsia="Calibri"/>
        </w:rPr>
        <w:t>ов</w:t>
      </w:r>
      <w:bookmarkEnd w:id="347"/>
      <w:r w:rsidR="006C49F8" w:rsidRPr="00F00EDF">
        <w:rPr>
          <w:rFonts w:eastAsia="Calibri"/>
          <w:lang w:val="en-US"/>
        </w:rPr>
        <w:t xml:space="preserve"> </w:t>
      </w:r>
    </w:p>
    <w:p w14:paraId="7C3AAD9A" w14:textId="77777777" w:rsidR="000835FE" w:rsidRPr="00F00EDF" w:rsidRDefault="000835FE">
      <w:pPr>
        <w:pStyle w:val="22"/>
        <w:keepNext/>
        <w:keepLines/>
        <w:numPr>
          <w:ilvl w:val="1"/>
          <w:numId w:val="8"/>
        </w:numPr>
        <w:spacing w:before="160" w:after="120" w:line="276" w:lineRule="auto"/>
        <w:rPr>
          <w:rFonts w:eastAsiaTheme="majorEastAsia" w:cstheme="majorBidi"/>
          <w:bCs w:val="0"/>
          <w:iCs w:val="0"/>
          <w:szCs w:val="26"/>
        </w:rPr>
      </w:pPr>
      <w:bookmarkStart w:id="348" w:name="_Ref491168313"/>
      <w:bookmarkStart w:id="349" w:name="_Toc68543330"/>
      <w:r w:rsidRPr="00F00EDF">
        <w:rPr>
          <w:rFonts w:eastAsiaTheme="majorEastAsia" w:cstheme="majorBidi"/>
          <w:bCs w:val="0"/>
          <w:iCs w:val="0"/>
          <w:szCs w:val="26"/>
        </w:rPr>
        <w:t>Описание бизнес-процессов</w:t>
      </w:r>
      <w:bookmarkEnd w:id="349"/>
    </w:p>
    <w:p w14:paraId="7222E521" w14:textId="6D755005" w:rsidR="00695202" w:rsidRPr="00F00EDF" w:rsidRDefault="00695202">
      <w:pPr>
        <w:pStyle w:val="31"/>
        <w:keepLines/>
        <w:numPr>
          <w:ilvl w:val="2"/>
          <w:numId w:val="8"/>
        </w:numPr>
        <w:spacing w:before="160" w:after="120" w:line="276" w:lineRule="auto"/>
        <w:rPr>
          <w:rFonts w:eastAsiaTheme="majorEastAsia" w:cstheme="majorBidi"/>
          <w:caps w:val="0"/>
          <w:sz w:val="24"/>
          <w:szCs w:val="24"/>
        </w:rPr>
      </w:pPr>
      <w:bookmarkStart w:id="350" w:name="_Toc68543331"/>
      <w:r w:rsidRPr="00F00EDF">
        <w:rPr>
          <w:rFonts w:eastAsiaTheme="majorEastAsia" w:cstheme="majorBidi"/>
          <w:caps w:val="0"/>
          <w:sz w:val="24"/>
          <w:szCs w:val="24"/>
        </w:rPr>
        <w:t>Описание бизнес-процесса</w:t>
      </w:r>
      <w:r w:rsidR="00954BE3" w:rsidRPr="00F00EDF">
        <w:rPr>
          <w:rFonts w:eastAsiaTheme="majorEastAsia" w:cstheme="majorBidi"/>
          <w:caps w:val="0"/>
          <w:sz w:val="24"/>
          <w:szCs w:val="24"/>
        </w:rPr>
        <w:t xml:space="preserve"> </w:t>
      </w:r>
      <w:r w:rsidR="001806D8" w:rsidRPr="00F00EDF">
        <w:rPr>
          <w:rFonts w:eastAsiaTheme="majorEastAsia" w:cstheme="majorBidi"/>
          <w:caps w:val="0"/>
          <w:sz w:val="24"/>
          <w:szCs w:val="24"/>
        </w:rPr>
        <w:t>«</w:t>
      </w:r>
      <w:bookmarkStart w:id="351" w:name="_Hlk520197407"/>
      <w:r w:rsidR="001806D8" w:rsidRPr="00F00EDF">
        <w:rPr>
          <w:rFonts w:eastAsiaTheme="majorEastAsia" w:cstheme="majorBidi"/>
          <w:caps w:val="0"/>
          <w:sz w:val="24"/>
          <w:szCs w:val="24"/>
        </w:rPr>
        <w:t xml:space="preserve">ПП-07.05.03-ERP Формирование и потребление </w:t>
      </w:r>
      <w:r w:rsidR="008E0AA0" w:rsidRPr="00F00EDF">
        <w:rPr>
          <w:rFonts w:eastAsiaTheme="majorEastAsia" w:cstheme="majorBidi"/>
          <w:caps w:val="0"/>
          <w:sz w:val="24"/>
          <w:szCs w:val="24"/>
        </w:rPr>
        <w:t>ОФ</w:t>
      </w:r>
      <w:bookmarkEnd w:id="351"/>
      <w:r w:rsidR="001806D8" w:rsidRPr="00F00EDF">
        <w:rPr>
          <w:rFonts w:eastAsiaTheme="majorEastAsia" w:cstheme="majorBidi"/>
          <w:caps w:val="0"/>
          <w:sz w:val="24"/>
          <w:szCs w:val="24"/>
        </w:rPr>
        <w:t>»</w:t>
      </w:r>
      <w:bookmarkEnd w:id="350"/>
    </w:p>
    <w:p w14:paraId="3FBD2165" w14:textId="02EC8D5A" w:rsidR="003C7366" w:rsidRPr="00F00EDF" w:rsidDel="003E5613" w:rsidRDefault="00BB430C">
      <w:pPr>
        <w:spacing w:after="240" w:line="276" w:lineRule="auto"/>
        <w:ind w:firstLine="567"/>
        <w:rPr>
          <w:moveFrom w:id="352" w:author="Дмитрий Ковтун" w:date="2021-03-09T16:32:00Z"/>
          <w:rFonts w:ascii="Arial" w:hAnsi="Arial" w:cs="Arial"/>
          <w:color w:val="000000" w:themeColor="text1"/>
        </w:rPr>
      </w:pPr>
      <w:moveFromRangeStart w:id="353" w:author="Дмитрий Ковтун" w:date="2021-03-09T16:32:00Z" w:name="move66199984"/>
      <w:moveFrom w:id="354" w:author="Дмитрий Ковтун" w:date="2021-03-09T16:32:00Z">
        <w:r w:rsidRPr="00F00EDF" w:rsidDel="003E5613">
          <w:rPr>
            <w:rFonts w:ascii="Arial" w:hAnsi="Arial" w:cs="Arial"/>
            <w:color w:val="000000" w:themeColor="text1"/>
          </w:rPr>
          <w:t xml:space="preserve">Бизнес-процесс начинается с поступления </w:t>
        </w:r>
        <w:r w:rsidR="003010FC" w:rsidRPr="00F00EDF" w:rsidDel="003E5613">
          <w:rPr>
            <w:rFonts w:ascii="Arial" w:hAnsi="Arial" w:cs="Arial"/>
            <w:color w:val="000000" w:themeColor="text1"/>
          </w:rPr>
          <w:t>позиции</w:t>
        </w:r>
        <w:r w:rsidR="00EC1BAA" w:rsidRPr="00F00EDF" w:rsidDel="003E5613">
          <w:rPr>
            <w:rFonts w:ascii="Arial" w:hAnsi="Arial" w:cs="Arial"/>
            <w:color w:val="000000" w:themeColor="text1"/>
          </w:rPr>
          <w:t xml:space="preserve"> </w:t>
        </w:r>
        <w:r w:rsidR="008E0AA0" w:rsidRPr="00F00EDF" w:rsidDel="003E5613">
          <w:rPr>
            <w:rFonts w:ascii="Arial" w:hAnsi="Arial" w:cs="Arial"/>
            <w:color w:val="000000" w:themeColor="text1"/>
          </w:rPr>
          <w:t>ОФ</w:t>
        </w:r>
        <w:r w:rsidR="003010FC" w:rsidRPr="00F00EDF" w:rsidDel="003E5613">
          <w:rPr>
            <w:rFonts w:ascii="Arial" w:hAnsi="Arial" w:cs="Arial"/>
            <w:color w:val="000000" w:themeColor="text1"/>
          </w:rPr>
          <w:t xml:space="preserve"> в запас</w:t>
        </w:r>
        <w:r w:rsidRPr="00F00EDF" w:rsidDel="003E5613">
          <w:rPr>
            <w:rFonts w:ascii="Arial" w:hAnsi="Arial" w:cs="Arial"/>
            <w:color w:val="000000" w:themeColor="text1"/>
          </w:rPr>
          <w:t xml:space="preserve">. Поступление </w:t>
        </w:r>
        <w:r w:rsidR="003010FC" w:rsidRPr="00F00EDF" w:rsidDel="003E5613">
          <w:rPr>
            <w:rFonts w:ascii="Arial" w:hAnsi="Arial" w:cs="Arial"/>
            <w:color w:val="000000" w:themeColor="text1"/>
          </w:rPr>
          <w:t>ОФ в запас может быть выполнено в следствие следующих мероприятий</w:t>
        </w:r>
        <w:r w:rsidR="003C7366" w:rsidRPr="00F00EDF" w:rsidDel="003E5613">
          <w:rPr>
            <w:rFonts w:ascii="Arial" w:hAnsi="Arial" w:cs="Arial"/>
            <w:color w:val="000000" w:themeColor="text1"/>
          </w:rPr>
          <w:t xml:space="preserve">: </w:t>
        </w:r>
      </w:moveFrom>
    </w:p>
    <w:p w14:paraId="64484DD7" w14:textId="55931B14" w:rsidR="003C7366" w:rsidRPr="00F00EDF" w:rsidDel="003E5613" w:rsidRDefault="00E81A7B">
      <w:pPr>
        <w:pStyle w:val="afa"/>
        <w:numPr>
          <w:ilvl w:val="0"/>
          <w:numId w:val="23"/>
        </w:numPr>
        <w:spacing w:after="240" w:line="276" w:lineRule="auto"/>
        <w:rPr>
          <w:moveFrom w:id="355" w:author="Дмитрий Ковтун" w:date="2021-03-09T16:32:00Z"/>
          <w:rFonts w:ascii="Arial" w:hAnsi="Arial" w:cs="Arial"/>
          <w:color w:val="000000" w:themeColor="text1"/>
        </w:rPr>
      </w:pPr>
      <w:moveFrom w:id="356" w:author="Дмитрий Ковтун" w:date="2021-03-09T16:32:00Z">
        <w:r w:rsidRPr="00F00EDF" w:rsidDel="003E5613">
          <w:rPr>
            <w:rFonts w:ascii="Arial" w:hAnsi="Arial" w:cs="Arial"/>
            <w:color w:val="000000" w:themeColor="text1"/>
          </w:rPr>
          <w:t xml:space="preserve">Поступление </w:t>
        </w:r>
        <w:r w:rsidR="003010FC" w:rsidRPr="00F00EDF" w:rsidDel="003E5613">
          <w:rPr>
            <w:rFonts w:ascii="Arial" w:hAnsi="Arial" w:cs="Arial"/>
            <w:color w:val="000000" w:themeColor="text1"/>
          </w:rPr>
          <w:t>восстановленной позици</w:t>
        </w:r>
        <w:r w:rsidR="004C44BF" w:rsidRPr="00F00EDF" w:rsidDel="003E5613">
          <w:rPr>
            <w:rFonts w:ascii="Arial" w:hAnsi="Arial" w:cs="Arial"/>
            <w:color w:val="000000" w:themeColor="text1"/>
          </w:rPr>
          <w:t>и</w:t>
        </w:r>
        <w:r w:rsidR="003010FC" w:rsidRPr="00F00EDF" w:rsidDel="003E5613">
          <w:rPr>
            <w:rFonts w:ascii="Arial" w:hAnsi="Arial" w:cs="Arial"/>
            <w:color w:val="000000" w:themeColor="text1"/>
          </w:rPr>
          <w:t xml:space="preserve"> </w:t>
        </w:r>
        <w:r w:rsidR="008E0AA0" w:rsidRPr="00F00EDF" w:rsidDel="003E5613">
          <w:rPr>
            <w:rFonts w:ascii="Arial" w:hAnsi="Arial" w:cs="Arial"/>
            <w:color w:val="000000" w:themeColor="text1"/>
          </w:rPr>
          <w:t>ОФ</w:t>
        </w:r>
        <w:r w:rsidRPr="00F00EDF" w:rsidDel="003E5613">
          <w:rPr>
            <w:rFonts w:ascii="Arial" w:hAnsi="Arial" w:cs="Arial"/>
            <w:color w:val="000000" w:themeColor="text1"/>
          </w:rPr>
          <w:t xml:space="preserve"> в результате е</w:t>
        </w:r>
        <w:r w:rsidR="004C44BF" w:rsidRPr="00F00EDF" w:rsidDel="003E5613">
          <w:rPr>
            <w:rFonts w:ascii="Arial" w:hAnsi="Arial" w:cs="Arial"/>
            <w:color w:val="000000" w:themeColor="text1"/>
          </w:rPr>
          <w:t>е</w:t>
        </w:r>
        <w:r w:rsidRPr="00F00EDF" w:rsidDel="003E5613">
          <w:rPr>
            <w:rFonts w:ascii="Arial" w:hAnsi="Arial" w:cs="Arial"/>
            <w:color w:val="000000" w:themeColor="text1"/>
          </w:rPr>
          <w:t xml:space="preserve"> ремонта</w:t>
        </w:r>
        <w:r w:rsidR="003010FC" w:rsidRPr="00F00EDF" w:rsidDel="003E5613">
          <w:rPr>
            <w:rFonts w:ascii="Arial" w:hAnsi="Arial" w:cs="Arial"/>
            <w:color w:val="000000" w:themeColor="text1"/>
          </w:rPr>
          <w:t xml:space="preserve"> (выполнения процесса восстановления)</w:t>
        </w:r>
        <w:r w:rsidR="003C7366" w:rsidRPr="00F00EDF" w:rsidDel="003E5613">
          <w:rPr>
            <w:rFonts w:ascii="Arial" w:hAnsi="Arial" w:cs="Arial"/>
            <w:color w:val="000000" w:themeColor="text1"/>
          </w:rPr>
          <w:t>;</w:t>
        </w:r>
      </w:moveFrom>
    </w:p>
    <w:p w14:paraId="44DF1895" w14:textId="2C52382D" w:rsidR="003C7366" w:rsidRPr="00F00EDF" w:rsidDel="003E5613" w:rsidRDefault="00E81A7B">
      <w:pPr>
        <w:pStyle w:val="afa"/>
        <w:numPr>
          <w:ilvl w:val="0"/>
          <w:numId w:val="23"/>
        </w:numPr>
        <w:spacing w:after="240" w:line="276" w:lineRule="auto"/>
        <w:rPr>
          <w:moveFrom w:id="357" w:author="Дмитрий Ковтун" w:date="2021-03-09T16:32:00Z"/>
          <w:rFonts w:ascii="Arial" w:hAnsi="Arial" w:cs="Arial"/>
          <w:color w:val="000000" w:themeColor="text1"/>
        </w:rPr>
      </w:pPr>
      <w:moveFrom w:id="358" w:author="Дмитрий Ковтун" w:date="2021-03-09T16:32:00Z">
        <w:r w:rsidRPr="00F00EDF" w:rsidDel="003E5613">
          <w:rPr>
            <w:rFonts w:ascii="Arial" w:hAnsi="Arial" w:cs="Arial"/>
            <w:color w:val="000000" w:themeColor="text1"/>
          </w:rPr>
          <w:t xml:space="preserve">Поступление </w:t>
        </w:r>
        <w:r w:rsidR="003010FC" w:rsidRPr="00F00EDF" w:rsidDel="003E5613">
          <w:rPr>
            <w:rFonts w:ascii="Arial" w:hAnsi="Arial" w:cs="Arial"/>
            <w:color w:val="000000" w:themeColor="text1"/>
          </w:rPr>
          <w:t>неисправной</w:t>
        </w:r>
        <w:r w:rsidR="008623F6" w:rsidRPr="00F00EDF" w:rsidDel="003E5613">
          <w:rPr>
            <w:rFonts w:ascii="Arial" w:hAnsi="Arial" w:cs="Arial"/>
            <w:color w:val="000000" w:themeColor="text1"/>
          </w:rPr>
          <w:t xml:space="preserve">, либо исправной </w:t>
        </w:r>
        <w:r w:rsidR="003010FC" w:rsidRPr="00F00EDF" w:rsidDel="00477B3C">
          <w:rPr>
            <w:rFonts w:ascii="Arial" w:hAnsi="Arial" w:cs="Arial"/>
            <w:color w:val="000000" w:themeColor="text1"/>
          </w:rPr>
          <w:t xml:space="preserve"> </w:t>
        </w:r>
        <w:r w:rsidR="003010FC" w:rsidRPr="00F00EDF" w:rsidDel="003E5613">
          <w:rPr>
            <w:rFonts w:ascii="Arial" w:hAnsi="Arial" w:cs="Arial"/>
            <w:color w:val="000000" w:themeColor="text1"/>
          </w:rPr>
          <w:t xml:space="preserve">позиции </w:t>
        </w:r>
        <w:r w:rsidR="008E0AA0" w:rsidRPr="00F00EDF" w:rsidDel="003E5613">
          <w:rPr>
            <w:rFonts w:ascii="Arial" w:hAnsi="Arial" w:cs="Arial"/>
            <w:color w:val="000000" w:themeColor="text1"/>
          </w:rPr>
          <w:t>ОФ</w:t>
        </w:r>
        <w:r w:rsidRPr="00F00EDF" w:rsidDel="003E5613">
          <w:rPr>
            <w:rFonts w:ascii="Arial" w:hAnsi="Arial" w:cs="Arial"/>
            <w:color w:val="000000" w:themeColor="text1"/>
          </w:rPr>
          <w:t xml:space="preserve"> в результате его демонтажа</w:t>
        </w:r>
        <w:r w:rsidR="004C44BF" w:rsidRPr="00F00EDF" w:rsidDel="003E5613">
          <w:rPr>
            <w:rFonts w:ascii="Arial" w:hAnsi="Arial" w:cs="Arial"/>
            <w:color w:val="000000" w:themeColor="text1"/>
          </w:rPr>
          <w:t xml:space="preserve"> (вид запаса демонтируемой позиции ОФ определяется вследствие оценки ее технического состояния)</w:t>
        </w:r>
        <w:r w:rsidR="00BB430C" w:rsidRPr="00F00EDF" w:rsidDel="003E5613">
          <w:rPr>
            <w:rFonts w:ascii="Arial" w:hAnsi="Arial" w:cs="Arial"/>
            <w:color w:val="000000" w:themeColor="text1"/>
          </w:rPr>
          <w:t xml:space="preserve">. </w:t>
        </w:r>
      </w:moveFrom>
    </w:p>
    <w:p w14:paraId="5EA616FB" w14:textId="3C88C67F" w:rsidR="00BB430C" w:rsidRPr="00F00EDF" w:rsidDel="003E5613" w:rsidRDefault="00BB430C">
      <w:pPr>
        <w:spacing w:after="240" w:line="276" w:lineRule="auto"/>
        <w:ind w:firstLine="567"/>
        <w:rPr>
          <w:moveFrom w:id="359" w:author="Дмитрий Ковтун" w:date="2021-03-09T16:32:00Z"/>
          <w:rFonts w:ascii="Arial" w:hAnsi="Arial" w:cs="Arial"/>
          <w:color w:val="000000" w:themeColor="text1"/>
        </w:rPr>
      </w:pPr>
      <w:moveFrom w:id="360" w:author="Дмитрий Ковтун" w:date="2021-03-09T16:32:00Z">
        <w:r w:rsidRPr="00F00EDF" w:rsidDel="003E5613">
          <w:rPr>
            <w:rFonts w:ascii="Arial" w:hAnsi="Arial" w:cs="Arial"/>
            <w:color w:val="000000" w:themeColor="text1"/>
          </w:rPr>
          <w:t xml:space="preserve">Процесс заканчивается, когда закрыты все заказы и учтены все затраты на ремонты с учетом </w:t>
        </w:r>
        <w:r w:rsidR="008E0AA0" w:rsidRPr="00F00EDF" w:rsidDel="003E5613">
          <w:rPr>
            <w:rFonts w:ascii="Arial" w:hAnsi="Arial" w:cs="Arial"/>
            <w:color w:val="000000" w:themeColor="text1"/>
          </w:rPr>
          <w:t>ОФ</w:t>
        </w:r>
        <w:r w:rsidRPr="00F00EDF" w:rsidDel="003E5613">
          <w:rPr>
            <w:rFonts w:ascii="Arial" w:hAnsi="Arial" w:cs="Arial"/>
            <w:color w:val="000000" w:themeColor="text1"/>
          </w:rPr>
          <w:t xml:space="preserve">, произведена замена </w:t>
        </w:r>
        <w:bookmarkStart w:id="361" w:name="_Hlk521915908"/>
        <w:r w:rsidR="002C5FA4" w:rsidRPr="00F00EDF" w:rsidDel="003E5613">
          <w:rPr>
            <w:rFonts w:ascii="Arial" w:hAnsi="Arial" w:cs="Arial"/>
            <w:color w:val="000000" w:themeColor="text1"/>
          </w:rPr>
          <w:t>узла</w:t>
        </w:r>
        <w:r w:rsidR="008623F6" w:rsidRPr="00F00EDF" w:rsidDel="003E5613">
          <w:rPr>
            <w:rFonts w:ascii="Arial" w:hAnsi="Arial" w:cs="Arial"/>
            <w:color w:val="000000" w:themeColor="text1"/>
          </w:rPr>
          <w:t>/детали</w:t>
        </w:r>
        <w:r w:rsidR="00936648" w:rsidRPr="00F00EDF" w:rsidDel="003E5613">
          <w:rPr>
            <w:rFonts w:ascii="Arial" w:hAnsi="Arial" w:cs="Arial"/>
            <w:color w:val="000000" w:themeColor="text1"/>
          </w:rPr>
          <w:t xml:space="preserve"> </w:t>
        </w:r>
        <w:r w:rsidR="002C5FA4" w:rsidRPr="00F00EDF" w:rsidDel="003E5613">
          <w:rPr>
            <w:rFonts w:ascii="Arial" w:hAnsi="Arial" w:cs="Arial"/>
            <w:color w:val="000000" w:themeColor="text1"/>
          </w:rPr>
          <w:t xml:space="preserve">на </w:t>
        </w:r>
        <w:bookmarkEnd w:id="361"/>
        <w:r w:rsidR="008623F6" w:rsidRPr="00F00EDF" w:rsidDel="003E5613">
          <w:rPr>
            <w:rFonts w:ascii="Arial" w:hAnsi="Arial" w:cs="Arial"/>
            <w:color w:val="000000" w:themeColor="text1"/>
          </w:rPr>
          <w:t xml:space="preserve">позицию </w:t>
        </w:r>
        <w:r w:rsidR="008E0AA0" w:rsidRPr="00F00EDF" w:rsidDel="003E5613">
          <w:rPr>
            <w:rFonts w:ascii="Arial" w:hAnsi="Arial" w:cs="Arial"/>
            <w:color w:val="000000" w:themeColor="text1"/>
          </w:rPr>
          <w:t>ОФ</w:t>
        </w:r>
        <w:r w:rsidR="00936648" w:rsidRPr="00F00EDF" w:rsidDel="003E5613">
          <w:rPr>
            <w:rFonts w:ascii="Arial" w:hAnsi="Arial" w:cs="Arial"/>
            <w:color w:val="000000" w:themeColor="text1"/>
          </w:rPr>
          <w:t xml:space="preserve"> </w:t>
        </w:r>
        <w:r w:rsidRPr="00F00EDF" w:rsidDel="003E5613">
          <w:rPr>
            <w:rFonts w:ascii="Arial" w:hAnsi="Arial" w:cs="Arial"/>
            <w:color w:val="000000" w:themeColor="text1"/>
          </w:rPr>
          <w:t xml:space="preserve">и/или </w:t>
        </w:r>
        <w:r w:rsidR="008623F6" w:rsidRPr="00F00EDF" w:rsidDel="003E5613">
          <w:rPr>
            <w:rFonts w:ascii="Arial" w:hAnsi="Arial" w:cs="Arial"/>
            <w:color w:val="000000" w:themeColor="text1"/>
          </w:rPr>
          <w:t xml:space="preserve">демонтированный узел/деталь выведена </w:t>
        </w:r>
        <w:r w:rsidRPr="00F00EDF" w:rsidDel="003E5613">
          <w:rPr>
            <w:rFonts w:ascii="Arial" w:hAnsi="Arial" w:cs="Arial"/>
            <w:color w:val="000000" w:themeColor="text1"/>
          </w:rPr>
          <w:t xml:space="preserve">в </w:t>
        </w:r>
        <w:r w:rsidR="008E0AA0" w:rsidRPr="00F00EDF" w:rsidDel="003E5613">
          <w:rPr>
            <w:rFonts w:ascii="Arial" w:hAnsi="Arial" w:cs="Arial"/>
            <w:color w:val="000000" w:themeColor="text1"/>
          </w:rPr>
          <w:t>ОФ</w:t>
        </w:r>
        <w:r w:rsidRPr="00F00EDF" w:rsidDel="003E5613">
          <w:rPr>
            <w:rFonts w:ascii="Arial" w:hAnsi="Arial" w:cs="Arial"/>
            <w:color w:val="000000" w:themeColor="text1"/>
          </w:rPr>
          <w:t>.</w:t>
        </w:r>
      </w:moveFrom>
    </w:p>
    <w:moveFromRangeEnd w:id="353"/>
    <w:p w14:paraId="24CC873B" w14:textId="7DF21D2B" w:rsidR="00A4024D" w:rsidRPr="00F00EDF" w:rsidRDefault="00BB430C">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Основной целью бизнес-процесса является обеспечение </w:t>
      </w:r>
      <w:r w:rsidR="00936648" w:rsidRPr="00F00EDF">
        <w:rPr>
          <w:rFonts w:ascii="Arial" w:hAnsi="Arial" w:cs="Arial"/>
          <w:color w:val="000000" w:themeColor="text1"/>
        </w:rPr>
        <w:t>уч</w:t>
      </w:r>
      <w:r w:rsidR="005B2A06" w:rsidRPr="00F00EDF">
        <w:rPr>
          <w:rFonts w:ascii="Arial" w:hAnsi="Arial" w:cs="Arial"/>
          <w:color w:val="000000" w:themeColor="text1"/>
        </w:rPr>
        <w:t>ё</w:t>
      </w:r>
      <w:r w:rsidR="00936648" w:rsidRPr="00F00EDF">
        <w:rPr>
          <w:rFonts w:ascii="Arial" w:hAnsi="Arial" w:cs="Arial"/>
          <w:color w:val="000000" w:themeColor="text1"/>
        </w:rPr>
        <w:t xml:space="preserve">та местоположения </w:t>
      </w:r>
      <w:r w:rsidRPr="00F00EDF">
        <w:rPr>
          <w:rFonts w:ascii="Arial" w:hAnsi="Arial" w:cs="Arial"/>
          <w:color w:val="000000" w:themeColor="text1"/>
        </w:rPr>
        <w:t xml:space="preserve">и состояния </w:t>
      </w:r>
      <w:r w:rsidR="008E0AA0" w:rsidRPr="00F00EDF">
        <w:rPr>
          <w:rFonts w:ascii="Arial" w:hAnsi="Arial" w:cs="Arial"/>
          <w:color w:val="000000" w:themeColor="text1"/>
        </w:rPr>
        <w:t>ОФ</w:t>
      </w:r>
      <w:r w:rsidRPr="00F00EDF">
        <w:rPr>
          <w:rFonts w:ascii="Arial" w:hAnsi="Arial" w:cs="Arial"/>
          <w:color w:val="000000" w:themeColor="text1"/>
        </w:rPr>
        <w:t xml:space="preserve"> для возможности его оперативного использования в </w:t>
      </w:r>
      <w:r w:rsidR="00A023C8" w:rsidRPr="00F00EDF">
        <w:rPr>
          <w:rFonts w:ascii="Arial" w:hAnsi="Arial" w:cs="Arial"/>
          <w:color w:val="000000" w:themeColor="text1"/>
        </w:rPr>
        <w:t>ТОиР</w:t>
      </w:r>
      <w:r w:rsidRPr="00F00EDF">
        <w:rPr>
          <w:rFonts w:ascii="Arial" w:hAnsi="Arial" w:cs="Arial"/>
          <w:color w:val="000000" w:themeColor="text1"/>
        </w:rPr>
        <w:t xml:space="preserve">. Как следствие - </w:t>
      </w:r>
      <w:r w:rsidR="006221C8" w:rsidRPr="00F00EDF">
        <w:rPr>
          <w:rFonts w:ascii="Arial" w:hAnsi="Arial" w:cs="Arial"/>
          <w:color w:val="000000" w:themeColor="text1"/>
        </w:rPr>
        <w:t xml:space="preserve">минимизация </w:t>
      </w:r>
      <w:r w:rsidR="00A4024D" w:rsidRPr="00F00EDF">
        <w:rPr>
          <w:rFonts w:ascii="Arial" w:hAnsi="Arial" w:cs="Arial"/>
          <w:color w:val="000000" w:themeColor="text1"/>
        </w:rPr>
        <w:t xml:space="preserve">простоев и </w:t>
      </w:r>
      <w:r w:rsidR="006221C8" w:rsidRPr="00F00EDF">
        <w:rPr>
          <w:rFonts w:ascii="Arial" w:hAnsi="Arial" w:cs="Arial"/>
          <w:color w:val="000000" w:themeColor="text1"/>
        </w:rPr>
        <w:t xml:space="preserve">сокращение </w:t>
      </w:r>
      <w:r w:rsidR="00A4024D" w:rsidRPr="00F00EDF">
        <w:rPr>
          <w:rFonts w:ascii="Arial" w:hAnsi="Arial" w:cs="Arial"/>
          <w:color w:val="000000" w:themeColor="text1"/>
        </w:rPr>
        <w:t>затрат на ремонт основного оборудования.</w:t>
      </w:r>
    </w:p>
    <w:p w14:paraId="79398F2D" w14:textId="77777777" w:rsidR="003E5613" w:rsidRPr="00F00EDF" w:rsidRDefault="003E5613" w:rsidP="003E5613">
      <w:pPr>
        <w:spacing w:after="240" w:line="276" w:lineRule="auto"/>
        <w:ind w:firstLine="567"/>
        <w:rPr>
          <w:moveTo w:id="362" w:author="Дмитрий Ковтун" w:date="2021-03-09T16:32:00Z"/>
          <w:rFonts w:ascii="Arial" w:hAnsi="Arial" w:cs="Arial"/>
          <w:color w:val="000000" w:themeColor="text1"/>
        </w:rPr>
      </w:pPr>
      <w:moveToRangeStart w:id="363" w:author="Дмитрий Ковтун" w:date="2021-03-09T16:32:00Z" w:name="move66199984"/>
      <w:moveTo w:id="364" w:author="Дмитрий Ковтун" w:date="2021-03-09T16:32:00Z">
        <w:r w:rsidRPr="00F00EDF">
          <w:rPr>
            <w:rFonts w:ascii="Arial" w:hAnsi="Arial" w:cs="Arial"/>
            <w:color w:val="000000" w:themeColor="text1"/>
          </w:rPr>
          <w:t xml:space="preserve">Бизнес-процесс начинается с поступления позиции ОФ в запас. Поступление ОФ в запас может быть выполнено в следствие следующих мероприятий: </w:t>
        </w:r>
      </w:moveTo>
    </w:p>
    <w:p w14:paraId="3036AB68" w14:textId="77777777" w:rsidR="003E5613" w:rsidRPr="00F00EDF" w:rsidRDefault="003E5613" w:rsidP="003E5613">
      <w:pPr>
        <w:pStyle w:val="afa"/>
        <w:numPr>
          <w:ilvl w:val="0"/>
          <w:numId w:val="23"/>
        </w:numPr>
        <w:spacing w:after="240" w:line="276" w:lineRule="auto"/>
        <w:rPr>
          <w:moveTo w:id="365" w:author="Дмитрий Ковтун" w:date="2021-03-09T16:32:00Z"/>
          <w:rFonts w:ascii="Arial" w:hAnsi="Arial" w:cs="Arial"/>
          <w:color w:val="000000" w:themeColor="text1"/>
        </w:rPr>
      </w:pPr>
      <w:moveTo w:id="366" w:author="Дмитрий Ковтун" w:date="2021-03-09T16:32:00Z">
        <w:r w:rsidRPr="00F00EDF">
          <w:rPr>
            <w:rFonts w:ascii="Arial" w:hAnsi="Arial" w:cs="Arial"/>
            <w:color w:val="000000" w:themeColor="text1"/>
          </w:rPr>
          <w:t>Поступление восстановленной позиции ОФ в результате ее ремонта (выполнения процесса восстановления);</w:t>
        </w:r>
      </w:moveTo>
    </w:p>
    <w:p w14:paraId="3C5A8A93" w14:textId="77777777" w:rsidR="003E5613" w:rsidRPr="00F00EDF" w:rsidRDefault="003E5613" w:rsidP="003E5613">
      <w:pPr>
        <w:pStyle w:val="afa"/>
        <w:numPr>
          <w:ilvl w:val="0"/>
          <w:numId w:val="23"/>
        </w:numPr>
        <w:spacing w:after="240" w:line="276" w:lineRule="auto"/>
        <w:rPr>
          <w:moveTo w:id="367" w:author="Дмитрий Ковтун" w:date="2021-03-09T16:32:00Z"/>
          <w:rFonts w:ascii="Arial" w:hAnsi="Arial" w:cs="Arial"/>
          <w:color w:val="000000" w:themeColor="text1"/>
        </w:rPr>
      </w:pPr>
      <w:moveTo w:id="368" w:author="Дмитрий Ковтун" w:date="2021-03-09T16:32:00Z">
        <w:r w:rsidRPr="00F00EDF">
          <w:rPr>
            <w:rFonts w:ascii="Arial" w:hAnsi="Arial" w:cs="Arial"/>
            <w:color w:val="000000" w:themeColor="text1"/>
          </w:rPr>
          <w:t xml:space="preserve">Поступление неисправной, либо исправной позиции ОФ в результате его демонтажа (вид запаса демонтируемой позиции ОФ определяется вследствие оценки ее технического состояния). </w:t>
        </w:r>
      </w:moveTo>
    </w:p>
    <w:p w14:paraId="7883026A" w14:textId="77777777" w:rsidR="003E5613" w:rsidRPr="00F00EDF" w:rsidRDefault="003E5613" w:rsidP="003E5613">
      <w:pPr>
        <w:spacing w:after="240" w:line="276" w:lineRule="auto"/>
        <w:ind w:firstLine="567"/>
        <w:rPr>
          <w:moveTo w:id="369" w:author="Дмитрий Ковтун" w:date="2021-03-09T16:32:00Z"/>
          <w:rFonts w:ascii="Arial" w:hAnsi="Arial" w:cs="Arial"/>
          <w:color w:val="000000" w:themeColor="text1"/>
        </w:rPr>
      </w:pPr>
      <w:moveTo w:id="370" w:author="Дмитрий Ковтун" w:date="2021-03-09T16:32:00Z">
        <w:r w:rsidRPr="00F00EDF">
          <w:rPr>
            <w:rFonts w:ascii="Arial" w:hAnsi="Arial" w:cs="Arial"/>
            <w:color w:val="000000" w:themeColor="text1"/>
          </w:rPr>
          <w:t>Процесс заканчивается, когда закрыты все заказы и учтены все затраты на ремонты с учетом ОФ, произведена замена узла/детали на позицию ОФ и/или демонтированный узел/деталь выведена в ОФ.</w:t>
        </w:r>
      </w:moveTo>
    </w:p>
    <w:moveToRangeEnd w:id="363"/>
    <w:p w14:paraId="47126004" w14:textId="01548753" w:rsidR="00290F6A" w:rsidRPr="00F00EDF" w:rsidRDefault="00290F6A">
      <w:pPr>
        <w:spacing w:after="240" w:line="276" w:lineRule="auto"/>
        <w:ind w:firstLine="567"/>
        <w:rPr>
          <w:rFonts w:ascii="Arial" w:hAnsi="Arial" w:cs="Arial"/>
          <w:color w:val="000000" w:themeColor="text1"/>
        </w:rPr>
      </w:pPr>
      <w:r w:rsidRPr="00F00EDF">
        <w:rPr>
          <w:rFonts w:ascii="Arial" w:hAnsi="Arial" w:cs="Arial"/>
          <w:color w:val="000000" w:themeColor="text1"/>
        </w:rPr>
        <w:t>Для коррект</w:t>
      </w:r>
      <w:r w:rsidR="00CD2A5B" w:rsidRPr="00F00EDF">
        <w:rPr>
          <w:rFonts w:ascii="Arial" w:hAnsi="Arial" w:cs="Arial"/>
          <w:color w:val="000000" w:themeColor="text1"/>
        </w:rPr>
        <w:t>ной работы процесса необходимо</w:t>
      </w:r>
      <w:r w:rsidR="00182B29" w:rsidRPr="00F00EDF">
        <w:rPr>
          <w:rFonts w:ascii="Arial" w:hAnsi="Arial" w:cs="Arial"/>
          <w:color w:val="000000" w:themeColor="text1"/>
        </w:rPr>
        <w:t xml:space="preserve"> ч</w:t>
      </w:r>
      <w:r w:rsidRPr="00F00EDF">
        <w:rPr>
          <w:rFonts w:ascii="Arial" w:hAnsi="Arial" w:cs="Arial"/>
          <w:color w:val="000000" w:themeColor="text1"/>
        </w:rPr>
        <w:t xml:space="preserve">тобы все единицы оборудования, выводимые в </w:t>
      </w:r>
      <w:r w:rsidR="008E0AA0" w:rsidRPr="00F00EDF">
        <w:rPr>
          <w:rFonts w:ascii="Arial" w:hAnsi="Arial" w:cs="Arial"/>
          <w:color w:val="000000" w:themeColor="text1"/>
        </w:rPr>
        <w:t>ОФ</w:t>
      </w:r>
      <w:r w:rsidRPr="00F00EDF">
        <w:rPr>
          <w:rFonts w:ascii="Arial" w:hAnsi="Arial" w:cs="Arial"/>
          <w:color w:val="000000" w:themeColor="text1"/>
        </w:rPr>
        <w:t xml:space="preserve"> или находящиеся в </w:t>
      </w:r>
      <w:r w:rsidR="008E0AA0" w:rsidRPr="00F00EDF">
        <w:rPr>
          <w:rFonts w:ascii="Arial" w:hAnsi="Arial" w:cs="Arial"/>
          <w:color w:val="000000" w:themeColor="text1"/>
        </w:rPr>
        <w:t>ОФ</w:t>
      </w:r>
      <w:r w:rsidRPr="00F00EDF">
        <w:rPr>
          <w:rFonts w:ascii="Arial" w:hAnsi="Arial" w:cs="Arial"/>
          <w:color w:val="000000" w:themeColor="text1"/>
        </w:rPr>
        <w:t>, имели связь с основной записью материалов, т.к. без этого невозможно обеспечить прозрачного раздельного учета, разделить материальную ответственность</w:t>
      </w:r>
      <w:ins w:id="371" w:author="Дмитрий Ковтун" w:date="2021-03-09T14:03:00Z">
        <w:r w:rsidR="00477B3C">
          <w:rPr>
            <w:rFonts w:ascii="Arial" w:hAnsi="Arial" w:cs="Arial"/>
            <w:color w:val="000000" w:themeColor="text1"/>
          </w:rPr>
          <w:t xml:space="preserve">, техническое состояние </w:t>
        </w:r>
      </w:ins>
      <w:del w:id="372" w:author="Дмитрий Ковтун" w:date="2021-03-09T14:03:00Z">
        <w:r w:rsidRPr="00F00EDF" w:rsidDel="00477B3C">
          <w:rPr>
            <w:rFonts w:ascii="Arial" w:hAnsi="Arial" w:cs="Arial"/>
            <w:color w:val="000000" w:themeColor="text1"/>
          </w:rPr>
          <w:delText xml:space="preserve"> и </w:delText>
        </w:r>
      </w:del>
      <w:del w:id="373" w:author="Дмитрий Ковтун" w:date="2021-03-09T14:04:00Z">
        <w:r w:rsidRPr="00F00EDF" w:rsidDel="00477B3C">
          <w:rPr>
            <w:rFonts w:ascii="Arial" w:hAnsi="Arial" w:cs="Arial"/>
            <w:color w:val="000000" w:themeColor="text1"/>
          </w:rPr>
          <w:delText>состояние/</w:delText>
        </w:r>
      </w:del>
      <w:ins w:id="374" w:author="Дмитрий Ковтун" w:date="2021-03-09T14:04:00Z">
        <w:r w:rsidR="00477B3C">
          <w:rPr>
            <w:rFonts w:ascii="Arial" w:hAnsi="Arial" w:cs="Arial"/>
            <w:color w:val="000000" w:themeColor="text1"/>
          </w:rPr>
          <w:t xml:space="preserve">и </w:t>
        </w:r>
      </w:ins>
      <w:r w:rsidRPr="00F00EDF">
        <w:rPr>
          <w:rFonts w:ascii="Arial" w:hAnsi="Arial" w:cs="Arial"/>
          <w:color w:val="000000" w:themeColor="text1"/>
        </w:rPr>
        <w:t>местоположение оборудования.</w:t>
      </w:r>
    </w:p>
    <w:p w14:paraId="6CC1B143" w14:textId="17C0F6C8" w:rsidR="00A4024D" w:rsidRPr="00F00EDF" w:rsidRDefault="00A4024D">
      <w:pPr>
        <w:spacing w:after="240" w:line="276" w:lineRule="auto"/>
        <w:ind w:firstLine="567"/>
        <w:rPr>
          <w:rFonts w:ascii="Arial" w:hAnsi="Arial" w:cs="Arial"/>
          <w:color w:val="000000" w:themeColor="text1"/>
        </w:rPr>
      </w:pPr>
      <w:r w:rsidRPr="00F00EDF">
        <w:rPr>
          <w:rFonts w:ascii="Arial" w:hAnsi="Arial" w:cs="Arial"/>
          <w:color w:val="000000" w:themeColor="text1"/>
        </w:rPr>
        <w:lastRenderedPageBreak/>
        <w:t xml:space="preserve">Планирование замены </w:t>
      </w:r>
      <w:r w:rsidR="00C8680F" w:rsidRPr="00F00EDF">
        <w:rPr>
          <w:rFonts w:ascii="Arial" w:hAnsi="Arial" w:cs="Arial"/>
          <w:color w:val="000000" w:themeColor="text1"/>
        </w:rPr>
        <w:t>ОФ</w:t>
      </w:r>
      <w:r w:rsidRPr="00F00EDF">
        <w:rPr>
          <w:rFonts w:ascii="Arial" w:hAnsi="Arial" w:cs="Arial"/>
          <w:color w:val="000000" w:themeColor="text1"/>
        </w:rPr>
        <w:t xml:space="preserve"> на основном </w:t>
      </w:r>
      <w:r w:rsidR="00155139" w:rsidRPr="00F00EDF">
        <w:rPr>
          <w:rFonts w:ascii="Arial" w:hAnsi="Arial" w:cs="Arial"/>
          <w:color w:val="000000" w:themeColor="text1"/>
        </w:rPr>
        <w:t xml:space="preserve">оборудовании </w:t>
      </w:r>
      <w:r w:rsidRPr="00F00EDF">
        <w:rPr>
          <w:rFonts w:ascii="Arial" w:hAnsi="Arial" w:cs="Arial"/>
          <w:color w:val="000000" w:themeColor="text1"/>
        </w:rPr>
        <w:t xml:space="preserve">и планирование ремонта </w:t>
      </w:r>
      <w:r w:rsidR="00C8680F" w:rsidRPr="00F00EDF">
        <w:rPr>
          <w:rFonts w:ascii="Arial" w:hAnsi="Arial" w:cs="Arial"/>
          <w:color w:val="000000" w:themeColor="text1"/>
        </w:rPr>
        <w:t>ОФ</w:t>
      </w:r>
      <w:r w:rsidRPr="00F00EDF">
        <w:rPr>
          <w:rFonts w:ascii="Arial" w:hAnsi="Arial" w:cs="Arial"/>
          <w:color w:val="000000" w:themeColor="text1"/>
        </w:rPr>
        <w:t xml:space="preserve"> разделяется </w:t>
      </w:r>
      <w:r w:rsidR="008623F6" w:rsidRPr="00F00EDF">
        <w:rPr>
          <w:rFonts w:ascii="Arial" w:hAnsi="Arial" w:cs="Arial"/>
          <w:color w:val="000000" w:themeColor="text1"/>
        </w:rPr>
        <w:t>по следующему принципу</w:t>
      </w:r>
      <w:r w:rsidRPr="00F00EDF">
        <w:rPr>
          <w:rFonts w:ascii="Arial" w:hAnsi="Arial" w:cs="Arial"/>
          <w:color w:val="000000" w:themeColor="text1"/>
        </w:rPr>
        <w:t>:</w:t>
      </w:r>
    </w:p>
    <w:p w14:paraId="18F30C67" w14:textId="47715119" w:rsidR="00124E5A" w:rsidRPr="00F00EDF" w:rsidRDefault="0033493C">
      <w:pPr>
        <w:pStyle w:val="afa"/>
        <w:numPr>
          <w:ilvl w:val="0"/>
          <w:numId w:val="16"/>
        </w:numPr>
        <w:spacing w:after="240" w:line="276" w:lineRule="auto"/>
        <w:rPr>
          <w:rFonts w:ascii="Arial" w:hAnsi="Arial" w:cs="Arial"/>
          <w:color w:val="000000" w:themeColor="text1"/>
        </w:rPr>
      </w:pPr>
      <w:r w:rsidRPr="00F00EDF">
        <w:rPr>
          <w:rFonts w:ascii="Arial" w:hAnsi="Arial" w:cs="Arial"/>
          <w:color w:val="000000" w:themeColor="text1"/>
        </w:rPr>
        <w:t xml:space="preserve">Планирование </w:t>
      </w:r>
      <w:r w:rsidR="00A67B7C" w:rsidRPr="00F00EDF">
        <w:rPr>
          <w:rFonts w:ascii="Arial" w:hAnsi="Arial" w:cs="Arial"/>
          <w:color w:val="000000" w:themeColor="text1"/>
        </w:rPr>
        <w:t xml:space="preserve">позиций </w:t>
      </w:r>
      <w:r w:rsidR="001E7970" w:rsidRPr="00F00EDF">
        <w:rPr>
          <w:rFonts w:ascii="Arial" w:hAnsi="Arial" w:cs="Arial"/>
          <w:color w:val="000000" w:themeColor="text1"/>
        </w:rPr>
        <w:t>ОФ</w:t>
      </w:r>
      <w:r w:rsidRPr="00F00EDF">
        <w:rPr>
          <w:rFonts w:ascii="Arial" w:hAnsi="Arial" w:cs="Arial"/>
          <w:color w:val="000000" w:themeColor="text1"/>
        </w:rPr>
        <w:t xml:space="preserve">, </w:t>
      </w:r>
      <w:r w:rsidR="008623F6" w:rsidRPr="00F00EDF">
        <w:rPr>
          <w:rFonts w:ascii="Arial" w:hAnsi="Arial" w:cs="Arial"/>
          <w:color w:val="000000" w:themeColor="text1"/>
        </w:rPr>
        <w:t>являющихся объектами базы данных оборудования</w:t>
      </w:r>
      <w:r w:rsidR="00A67B7C" w:rsidRPr="00F00EDF">
        <w:rPr>
          <w:rFonts w:ascii="Arial" w:hAnsi="Arial" w:cs="Arial"/>
          <w:color w:val="000000" w:themeColor="text1"/>
        </w:rPr>
        <w:t xml:space="preserve"> (Единицы оборудования)</w:t>
      </w:r>
      <w:r w:rsidR="006221C8" w:rsidRPr="00F00EDF">
        <w:rPr>
          <w:rFonts w:ascii="Arial" w:hAnsi="Arial" w:cs="Arial"/>
          <w:color w:val="000000" w:themeColor="text1"/>
        </w:rPr>
        <w:t>. При этом позиции ОФ, являющиеся оборудованием, могут быть выделены как компоненты основного средства</w:t>
      </w:r>
      <w:r w:rsidR="00A945BB" w:rsidRPr="00F00EDF">
        <w:rPr>
          <w:rFonts w:ascii="Arial" w:hAnsi="Arial" w:cs="Arial"/>
          <w:color w:val="000000" w:themeColor="text1"/>
        </w:rPr>
        <w:t xml:space="preserve"> (компонентный учет оборудования)</w:t>
      </w:r>
      <w:r w:rsidR="00124E5A" w:rsidRPr="00F00EDF">
        <w:rPr>
          <w:rFonts w:ascii="Arial" w:hAnsi="Arial" w:cs="Arial"/>
          <w:color w:val="000000" w:themeColor="text1"/>
        </w:rPr>
        <w:t xml:space="preserve">. </w:t>
      </w:r>
    </w:p>
    <w:p w14:paraId="5DBA35D3" w14:textId="6140F6B5" w:rsidR="0033493C" w:rsidRPr="00F00EDF" w:rsidRDefault="00124E5A" w:rsidP="00632245">
      <w:pPr>
        <w:pStyle w:val="afa"/>
        <w:spacing w:after="240" w:line="276" w:lineRule="auto"/>
        <w:ind w:left="720"/>
        <w:rPr>
          <w:rFonts w:ascii="Arial" w:hAnsi="Arial" w:cs="Arial"/>
          <w:color w:val="000000" w:themeColor="text1"/>
        </w:rPr>
      </w:pPr>
      <w:r w:rsidRPr="00F00EDF">
        <w:rPr>
          <w:rFonts w:ascii="Arial" w:hAnsi="Arial" w:cs="Arial"/>
          <w:color w:val="000000" w:themeColor="text1"/>
        </w:rPr>
        <w:t>Единицы оборудования, являющиеся позициями ОФ, имеют связь с основной записью ЕК МТР посредством серийного номера. Данная связь обеспечивает возможность отслеживать состояние и местоположение единиц оборудования, находящихся в запасе ОФ</w:t>
      </w:r>
      <w:r w:rsidR="00A945BB" w:rsidRPr="00F00EDF">
        <w:rPr>
          <w:rFonts w:ascii="Arial" w:hAnsi="Arial" w:cs="Arial"/>
          <w:color w:val="000000" w:themeColor="text1"/>
        </w:rPr>
        <w:t>;</w:t>
      </w:r>
    </w:p>
    <w:p w14:paraId="5B17EE08" w14:textId="0A23FCF1" w:rsidR="00124E5A" w:rsidRPr="00F00EDF" w:rsidRDefault="0033493C">
      <w:pPr>
        <w:pStyle w:val="afa"/>
        <w:numPr>
          <w:ilvl w:val="0"/>
          <w:numId w:val="16"/>
        </w:numPr>
        <w:spacing w:after="240" w:line="276" w:lineRule="auto"/>
        <w:rPr>
          <w:rFonts w:ascii="Arial" w:hAnsi="Arial" w:cs="Arial"/>
          <w:color w:val="000000" w:themeColor="text1"/>
        </w:rPr>
      </w:pPr>
      <w:r w:rsidRPr="00F00EDF">
        <w:rPr>
          <w:rFonts w:ascii="Arial" w:hAnsi="Arial" w:cs="Arial"/>
          <w:color w:val="000000" w:themeColor="text1"/>
        </w:rPr>
        <w:t xml:space="preserve">Планирование </w:t>
      </w:r>
      <w:r w:rsidR="00A67B7C" w:rsidRPr="00F00EDF">
        <w:rPr>
          <w:rFonts w:ascii="Arial" w:hAnsi="Arial" w:cs="Arial"/>
          <w:color w:val="000000" w:themeColor="text1"/>
        </w:rPr>
        <w:t xml:space="preserve">позиций </w:t>
      </w:r>
      <w:r w:rsidR="00C8680F" w:rsidRPr="00F00EDF">
        <w:rPr>
          <w:rFonts w:ascii="Arial" w:hAnsi="Arial" w:cs="Arial"/>
          <w:color w:val="000000" w:themeColor="text1"/>
        </w:rPr>
        <w:t>ОФ</w:t>
      </w:r>
      <w:r w:rsidR="006221C8" w:rsidRPr="00F00EDF">
        <w:rPr>
          <w:rFonts w:ascii="Arial" w:hAnsi="Arial" w:cs="Arial"/>
          <w:color w:val="000000" w:themeColor="text1"/>
        </w:rPr>
        <w:t>,</w:t>
      </w:r>
      <w:r w:rsidRPr="00F00EDF">
        <w:rPr>
          <w:rFonts w:ascii="Arial" w:hAnsi="Arial" w:cs="Arial"/>
          <w:color w:val="000000" w:themeColor="text1"/>
        </w:rPr>
        <w:t xml:space="preserve"> </w:t>
      </w:r>
      <w:r w:rsidR="00A67B7C" w:rsidRPr="00F00EDF">
        <w:rPr>
          <w:rFonts w:ascii="Arial" w:hAnsi="Arial" w:cs="Arial"/>
          <w:color w:val="000000" w:themeColor="text1"/>
        </w:rPr>
        <w:t>не являющихся объектами базы данных оборудования (Материалы)</w:t>
      </w:r>
      <w:r w:rsidR="00A945BB" w:rsidRPr="00F00EDF">
        <w:rPr>
          <w:rFonts w:ascii="Arial" w:hAnsi="Arial" w:cs="Arial"/>
          <w:color w:val="000000" w:themeColor="text1"/>
        </w:rPr>
        <w:t>.</w:t>
      </w:r>
    </w:p>
    <w:p w14:paraId="6F335371" w14:textId="3D4998D9" w:rsidR="005D28F7" w:rsidRPr="00F00EDF" w:rsidRDefault="005D28F7" w:rsidP="00632245">
      <w:pPr>
        <w:pStyle w:val="afa"/>
        <w:spacing w:after="240" w:line="276" w:lineRule="auto"/>
        <w:ind w:left="720"/>
        <w:rPr>
          <w:rFonts w:ascii="Arial" w:hAnsi="Arial" w:cs="Arial"/>
          <w:color w:val="000000" w:themeColor="text1"/>
        </w:rPr>
      </w:pPr>
      <w:r w:rsidRPr="00F00EDF">
        <w:rPr>
          <w:rFonts w:ascii="Arial" w:hAnsi="Arial" w:cs="Arial"/>
          <w:color w:val="000000" w:themeColor="text1"/>
        </w:rPr>
        <w:t>Поскольку данные позиции ОФ не выделены как объекты ТОРО, то формируемый, либо потребляемый запас ОФ является обезличенным.</w:t>
      </w:r>
    </w:p>
    <w:p w14:paraId="562FD6BE" w14:textId="724F39D3" w:rsidR="0007327D" w:rsidRPr="00D82F33" w:rsidRDefault="00673FC4" w:rsidP="00632245">
      <w:pPr>
        <w:pStyle w:val="4"/>
      </w:pPr>
      <w:bookmarkStart w:id="375" w:name="_Ref66197992"/>
      <w:r w:rsidRPr="00632245">
        <w:t>З</w:t>
      </w:r>
      <w:r w:rsidR="00A4024D" w:rsidRPr="00632245">
        <w:t>амен</w:t>
      </w:r>
      <w:r w:rsidRPr="00632245">
        <w:t>а и восстановление</w:t>
      </w:r>
      <w:r w:rsidR="009D3500" w:rsidRPr="00632245">
        <w:t xml:space="preserve"> </w:t>
      </w:r>
      <w:r w:rsidR="00A67B7C" w:rsidRPr="00632245">
        <w:t xml:space="preserve">позиций </w:t>
      </w:r>
      <w:r w:rsidR="00C8680F" w:rsidRPr="00632245">
        <w:t>ОФ</w:t>
      </w:r>
      <w:r w:rsidR="00A67B7C" w:rsidRPr="00632245">
        <w:t>, являющихся объектами БДО</w:t>
      </w:r>
      <w:r w:rsidR="00055F21" w:rsidRPr="00632245">
        <w:t xml:space="preserve"> (Единицы оборудования)</w:t>
      </w:r>
      <w:r w:rsidR="00FD612D" w:rsidRPr="00632245">
        <w:t>.</w:t>
      </w:r>
      <w:bookmarkEnd w:id="375"/>
      <w:r w:rsidR="00A4024D" w:rsidRPr="00632245">
        <w:t xml:space="preserve"> </w:t>
      </w:r>
    </w:p>
    <w:p w14:paraId="3B7373AE" w14:textId="77777777" w:rsidR="0083303F" w:rsidRPr="00632245" w:rsidRDefault="0083303F" w:rsidP="00632245"/>
    <w:p w14:paraId="13518483" w14:textId="60A477A2" w:rsidR="001239B3" w:rsidRPr="00F00EDF" w:rsidRDefault="001239B3">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Для данного ОФ создается основная запись Единицы оборудования. Для единицы оборудования ведется ракурс данных Серийного номера. На ракурсе Серийного номера содержится информация о соответствующем коде ЕК МТР, а также информация о данных запаса (местоположение и </w:t>
      </w:r>
      <w:ins w:id="376" w:author="Дмитрий Ковтун" w:date="2021-03-09T14:08:00Z">
        <w:r w:rsidR="00577E43">
          <w:rPr>
            <w:rFonts w:ascii="Arial" w:hAnsi="Arial" w:cs="Arial"/>
            <w:color w:val="000000" w:themeColor="text1"/>
          </w:rPr>
          <w:t xml:space="preserve">техническое </w:t>
        </w:r>
      </w:ins>
      <w:r w:rsidRPr="00F00EDF">
        <w:rPr>
          <w:rFonts w:ascii="Arial" w:hAnsi="Arial" w:cs="Arial"/>
          <w:color w:val="000000" w:themeColor="text1"/>
        </w:rPr>
        <w:t>состояние).</w:t>
      </w:r>
      <w:r w:rsidR="00C42016" w:rsidRPr="00F00EDF">
        <w:rPr>
          <w:rFonts w:ascii="Arial" w:hAnsi="Arial" w:cs="Arial"/>
          <w:color w:val="000000" w:themeColor="text1"/>
        </w:rPr>
        <w:t xml:space="preserve"> На уровне основной записи ЕК МТР ведется профиль серийного номера. </w:t>
      </w:r>
    </w:p>
    <w:p w14:paraId="044E136A" w14:textId="392A2195" w:rsidR="00D35915" w:rsidRPr="00F00EDF" w:rsidRDefault="00FD612D">
      <w:pPr>
        <w:spacing w:after="240" w:line="276" w:lineRule="auto"/>
        <w:ind w:firstLine="567"/>
        <w:rPr>
          <w:rFonts w:ascii="Arial" w:hAnsi="Arial" w:cs="Arial"/>
          <w:color w:val="000000" w:themeColor="text1"/>
        </w:rPr>
      </w:pPr>
      <w:r w:rsidRPr="00F00EDF">
        <w:rPr>
          <w:rFonts w:ascii="Arial" w:hAnsi="Arial" w:cs="Arial"/>
          <w:color w:val="000000" w:themeColor="text1"/>
        </w:rPr>
        <w:t>В соответствии с графиком ППР на основании Планов ТОРО на определенный период, в системе автоматически создаются плановые заказы ТОРО</w:t>
      </w:r>
      <w:r w:rsidR="008D23CF" w:rsidRPr="00F00EDF">
        <w:rPr>
          <w:rFonts w:ascii="Arial" w:hAnsi="Arial" w:cs="Arial"/>
          <w:color w:val="000000" w:themeColor="text1"/>
        </w:rPr>
        <w:t xml:space="preserve"> </w:t>
      </w:r>
      <w:r w:rsidR="00A97FA4" w:rsidRPr="00F00EDF">
        <w:rPr>
          <w:rFonts w:ascii="Arial" w:hAnsi="Arial" w:cs="Arial"/>
          <w:color w:val="000000" w:themeColor="text1"/>
        </w:rPr>
        <w:t>с видом работ «</w:t>
      </w:r>
      <w:ins w:id="377" w:author="Дмитрий Ковтун" w:date="2021-03-09T14:09:00Z">
        <w:r w:rsidR="00577E43">
          <w:rPr>
            <w:rFonts w:ascii="Arial" w:hAnsi="Arial" w:cs="Arial"/>
            <w:color w:val="000000" w:themeColor="text1"/>
          </w:rPr>
          <w:t xml:space="preserve">МД - </w:t>
        </w:r>
      </w:ins>
      <w:ins w:id="378" w:author="Дмитрий Ковтун" w:date="2021-03-09T14:10:00Z">
        <w:r w:rsidR="00577E43">
          <w:rPr>
            <w:rFonts w:ascii="Arial" w:hAnsi="Arial" w:cs="Arial"/>
            <w:color w:val="000000" w:themeColor="text1"/>
          </w:rPr>
          <w:t>М</w:t>
        </w:r>
      </w:ins>
      <w:del w:id="379" w:author="Дмитрий Ковтун" w:date="2021-03-09T14:10:00Z">
        <w:r w:rsidR="008D23CF" w:rsidRPr="00F00EDF" w:rsidDel="00577E43">
          <w:rPr>
            <w:rFonts w:ascii="Arial" w:hAnsi="Arial" w:cs="Arial"/>
            <w:color w:val="000000" w:themeColor="text1"/>
          </w:rPr>
          <w:delText>м</w:delText>
        </w:r>
      </w:del>
      <w:r w:rsidR="008D23CF" w:rsidRPr="00F00EDF">
        <w:rPr>
          <w:rFonts w:ascii="Arial" w:hAnsi="Arial" w:cs="Arial"/>
          <w:color w:val="000000" w:themeColor="text1"/>
        </w:rPr>
        <w:t>онтаж/демонтаж</w:t>
      </w:r>
      <w:r w:rsidR="00A97FA4" w:rsidRPr="00F00EDF">
        <w:rPr>
          <w:rFonts w:ascii="Arial" w:hAnsi="Arial" w:cs="Arial"/>
          <w:color w:val="000000" w:themeColor="text1"/>
        </w:rPr>
        <w:t>»</w:t>
      </w:r>
      <w:ins w:id="380" w:author="Дмитрий Ковтун" w:date="2021-03-09T14:14:00Z">
        <w:r w:rsidR="00577E43">
          <w:rPr>
            <w:rFonts w:ascii="Arial" w:hAnsi="Arial" w:cs="Arial"/>
            <w:color w:val="000000" w:themeColor="text1"/>
          </w:rPr>
          <w:t xml:space="preserve">, </w:t>
        </w:r>
      </w:ins>
      <w:ins w:id="381" w:author="Дмитрий Ковтун" w:date="2021-03-09T14:09:00Z">
        <w:r w:rsidR="00577E43">
          <w:rPr>
            <w:rFonts w:ascii="Arial" w:hAnsi="Arial" w:cs="Arial"/>
            <w:color w:val="000000" w:themeColor="text1"/>
          </w:rPr>
          <w:t>либо</w:t>
        </w:r>
      </w:ins>
      <w:r w:rsidR="0010508D" w:rsidRPr="00F00EDF">
        <w:rPr>
          <w:rFonts w:ascii="Arial" w:hAnsi="Arial" w:cs="Arial"/>
          <w:color w:val="000000" w:themeColor="text1"/>
        </w:rPr>
        <w:t xml:space="preserve"> </w:t>
      </w:r>
      <w:ins w:id="382" w:author="Дмитрий Ковтун" w:date="2021-03-09T14:13:00Z">
        <w:r w:rsidR="00577E43">
          <w:rPr>
            <w:rFonts w:ascii="Arial" w:hAnsi="Arial" w:cs="Arial"/>
            <w:color w:val="000000" w:themeColor="text1"/>
          </w:rPr>
          <w:t>«</w:t>
        </w:r>
        <w:r w:rsidR="00577E43" w:rsidRPr="00577E43">
          <w:rPr>
            <w:rFonts w:ascii="Arial" w:hAnsi="Arial" w:cs="Arial"/>
            <w:color w:val="000000" w:themeColor="text1"/>
          </w:rPr>
          <w:t xml:space="preserve">ЗМН </w:t>
        </w:r>
        <w:r w:rsidR="00577E43">
          <w:rPr>
            <w:rFonts w:ascii="Arial" w:hAnsi="Arial" w:cs="Arial"/>
            <w:color w:val="000000" w:themeColor="text1"/>
          </w:rPr>
          <w:t>–</w:t>
        </w:r>
        <w:r w:rsidR="00577E43" w:rsidRPr="00577E43">
          <w:rPr>
            <w:rFonts w:ascii="Arial" w:hAnsi="Arial" w:cs="Arial"/>
            <w:color w:val="000000" w:themeColor="text1"/>
          </w:rPr>
          <w:t xml:space="preserve"> Замена</w:t>
        </w:r>
        <w:r w:rsidR="00577E43">
          <w:rPr>
            <w:rFonts w:ascii="Arial" w:hAnsi="Arial" w:cs="Arial"/>
            <w:color w:val="000000" w:themeColor="text1"/>
          </w:rPr>
          <w:t>»</w:t>
        </w:r>
        <w:r w:rsidR="00577E43" w:rsidRPr="00577E43">
          <w:rPr>
            <w:rFonts w:ascii="Arial" w:hAnsi="Arial" w:cs="Arial"/>
            <w:color w:val="000000" w:themeColor="text1"/>
          </w:rPr>
          <w:t xml:space="preserve"> </w:t>
        </w:r>
      </w:ins>
      <w:r w:rsidR="0010508D" w:rsidRPr="00F00EDF">
        <w:rPr>
          <w:rFonts w:ascii="Arial" w:hAnsi="Arial" w:cs="Arial"/>
          <w:color w:val="000000" w:themeColor="text1"/>
        </w:rPr>
        <w:t xml:space="preserve">и </w:t>
      </w:r>
      <w:r w:rsidR="00A97FA4" w:rsidRPr="00F00EDF">
        <w:rPr>
          <w:rFonts w:ascii="Arial" w:hAnsi="Arial" w:cs="Arial"/>
          <w:color w:val="000000" w:themeColor="text1"/>
        </w:rPr>
        <w:t xml:space="preserve">заказы ТОРО </w:t>
      </w:r>
      <w:r w:rsidR="0010508D" w:rsidRPr="00F00EDF">
        <w:rPr>
          <w:rFonts w:ascii="Arial" w:hAnsi="Arial" w:cs="Arial"/>
          <w:color w:val="000000" w:themeColor="text1"/>
        </w:rPr>
        <w:t>на восстановление</w:t>
      </w:r>
      <w:r w:rsidR="00A97FA4" w:rsidRPr="00F00EDF">
        <w:rPr>
          <w:rFonts w:ascii="Arial" w:hAnsi="Arial" w:cs="Arial"/>
          <w:color w:val="000000" w:themeColor="text1"/>
        </w:rPr>
        <w:t xml:space="preserve"> единиц оборудования</w:t>
      </w:r>
      <w:r w:rsidR="008D23CF" w:rsidRPr="00F00EDF">
        <w:rPr>
          <w:rFonts w:ascii="Arial" w:hAnsi="Arial" w:cs="Arial"/>
          <w:color w:val="000000" w:themeColor="text1"/>
        </w:rPr>
        <w:t xml:space="preserve">. </w:t>
      </w:r>
    </w:p>
    <w:p w14:paraId="299C0FFD" w14:textId="231BEE01" w:rsidR="00AC3EC1" w:rsidRPr="00632245" w:rsidRDefault="00AC3EC1">
      <w:pPr>
        <w:spacing w:after="240" w:line="276" w:lineRule="auto"/>
        <w:ind w:firstLine="567"/>
        <w:rPr>
          <w:rFonts w:ascii="Arial" w:hAnsi="Arial" w:cs="Arial"/>
          <w:color w:val="000000" w:themeColor="text1"/>
          <w:u w:val="single"/>
        </w:rPr>
      </w:pPr>
      <w:r w:rsidRPr="00632245">
        <w:rPr>
          <w:rFonts w:ascii="Arial" w:hAnsi="Arial" w:cs="Arial"/>
          <w:color w:val="000000" w:themeColor="text1"/>
          <w:u w:val="single"/>
        </w:rPr>
        <w:t>Отражение операций по замене узлов ОФ</w:t>
      </w:r>
      <w:r w:rsidR="00A41C75" w:rsidRPr="00F00EDF">
        <w:rPr>
          <w:rFonts w:ascii="Arial" w:hAnsi="Arial" w:cs="Arial"/>
          <w:color w:val="000000" w:themeColor="text1"/>
          <w:u w:val="single"/>
        </w:rPr>
        <w:t>.</w:t>
      </w:r>
    </w:p>
    <w:p w14:paraId="424B7B8F" w14:textId="73924993" w:rsidR="0007327D" w:rsidRPr="00F00EDF" w:rsidRDefault="0010508D">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Заказ </w:t>
      </w:r>
      <w:r w:rsidR="00A97FA4" w:rsidRPr="00F00EDF">
        <w:rPr>
          <w:rFonts w:ascii="Arial" w:hAnsi="Arial" w:cs="Arial"/>
          <w:color w:val="000000" w:themeColor="text1"/>
        </w:rPr>
        <w:t xml:space="preserve">с видом работ </w:t>
      </w:r>
      <w:ins w:id="383" w:author="Дмитрий Ковтун" w:date="2021-03-09T14:16:00Z">
        <w:r w:rsidR="00577E43" w:rsidRPr="00F00EDF">
          <w:rPr>
            <w:rFonts w:ascii="Arial" w:hAnsi="Arial" w:cs="Arial"/>
            <w:color w:val="000000" w:themeColor="text1"/>
          </w:rPr>
          <w:t>«</w:t>
        </w:r>
        <w:r w:rsidR="00577E43">
          <w:rPr>
            <w:rFonts w:ascii="Arial" w:hAnsi="Arial" w:cs="Arial"/>
            <w:color w:val="000000" w:themeColor="text1"/>
          </w:rPr>
          <w:t>МД - М</w:t>
        </w:r>
        <w:r w:rsidR="00577E43" w:rsidRPr="00F00EDF">
          <w:rPr>
            <w:rFonts w:ascii="Arial" w:hAnsi="Arial" w:cs="Arial"/>
            <w:color w:val="000000" w:themeColor="text1"/>
          </w:rPr>
          <w:t>онтаж/демонтаж»</w:t>
        </w:r>
        <w:r w:rsidR="00577E43">
          <w:rPr>
            <w:rFonts w:ascii="Arial" w:hAnsi="Arial" w:cs="Arial"/>
            <w:color w:val="000000" w:themeColor="text1"/>
          </w:rPr>
          <w:t>, либо</w:t>
        </w:r>
        <w:r w:rsidR="00577E43" w:rsidRPr="00F00EDF">
          <w:rPr>
            <w:rFonts w:ascii="Arial" w:hAnsi="Arial" w:cs="Arial"/>
            <w:color w:val="000000" w:themeColor="text1"/>
          </w:rPr>
          <w:t xml:space="preserve"> </w:t>
        </w:r>
        <w:r w:rsidR="00577E43">
          <w:rPr>
            <w:rFonts w:ascii="Arial" w:hAnsi="Arial" w:cs="Arial"/>
            <w:color w:val="000000" w:themeColor="text1"/>
          </w:rPr>
          <w:t>«</w:t>
        </w:r>
        <w:r w:rsidR="00577E43" w:rsidRPr="00577E43">
          <w:rPr>
            <w:rFonts w:ascii="Arial" w:hAnsi="Arial" w:cs="Arial"/>
            <w:color w:val="000000" w:themeColor="text1"/>
          </w:rPr>
          <w:t xml:space="preserve">ЗМН </w:t>
        </w:r>
        <w:r w:rsidR="00577E43">
          <w:rPr>
            <w:rFonts w:ascii="Arial" w:hAnsi="Arial" w:cs="Arial"/>
            <w:color w:val="000000" w:themeColor="text1"/>
          </w:rPr>
          <w:t>–</w:t>
        </w:r>
        <w:r w:rsidR="00577E43" w:rsidRPr="00577E43">
          <w:rPr>
            <w:rFonts w:ascii="Arial" w:hAnsi="Arial" w:cs="Arial"/>
            <w:color w:val="000000" w:themeColor="text1"/>
          </w:rPr>
          <w:t xml:space="preserve"> Замена</w:t>
        </w:r>
        <w:r w:rsidR="00577E43">
          <w:rPr>
            <w:rFonts w:ascii="Arial" w:hAnsi="Arial" w:cs="Arial"/>
            <w:color w:val="000000" w:themeColor="text1"/>
          </w:rPr>
          <w:t xml:space="preserve">» </w:t>
        </w:r>
      </w:ins>
      <w:del w:id="384" w:author="Дмитрий Ковтун" w:date="2021-03-09T14:16:00Z">
        <w:r w:rsidR="00A97FA4" w:rsidRPr="00F00EDF" w:rsidDel="00577E43">
          <w:rPr>
            <w:rFonts w:ascii="Arial" w:hAnsi="Arial" w:cs="Arial"/>
            <w:color w:val="000000" w:themeColor="text1"/>
          </w:rPr>
          <w:delText>«</w:delText>
        </w:r>
      </w:del>
      <w:del w:id="385" w:author="Дмитрий Ковтун" w:date="2021-03-09T14:15:00Z">
        <w:r w:rsidRPr="00F00EDF" w:rsidDel="00577E43">
          <w:rPr>
            <w:rFonts w:ascii="Arial" w:hAnsi="Arial" w:cs="Arial"/>
            <w:color w:val="000000" w:themeColor="text1"/>
          </w:rPr>
          <w:delText>монтаж/демонтаж</w:delText>
        </w:r>
      </w:del>
      <w:del w:id="386" w:author="Дмитрий Ковтун" w:date="2021-03-09T14:16:00Z">
        <w:r w:rsidR="00A97FA4" w:rsidRPr="00F00EDF" w:rsidDel="00577E43">
          <w:rPr>
            <w:rFonts w:ascii="Arial" w:hAnsi="Arial" w:cs="Arial"/>
            <w:color w:val="000000" w:themeColor="text1"/>
          </w:rPr>
          <w:delText>»</w:delText>
        </w:r>
        <w:r w:rsidRPr="00F00EDF" w:rsidDel="00577E43">
          <w:rPr>
            <w:rFonts w:ascii="Arial" w:hAnsi="Arial" w:cs="Arial"/>
            <w:color w:val="000000" w:themeColor="text1"/>
          </w:rPr>
          <w:delText xml:space="preserve"> </w:delText>
        </w:r>
      </w:del>
      <w:r w:rsidRPr="00F00EDF">
        <w:rPr>
          <w:rFonts w:ascii="Arial" w:hAnsi="Arial" w:cs="Arial"/>
          <w:color w:val="000000" w:themeColor="text1"/>
        </w:rPr>
        <w:t xml:space="preserve">создается на производственный актив, </w:t>
      </w:r>
      <w:r w:rsidR="00A97FA4" w:rsidRPr="00F00EDF">
        <w:rPr>
          <w:rFonts w:ascii="Arial" w:hAnsi="Arial" w:cs="Arial"/>
          <w:color w:val="000000" w:themeColor="text1"/>
        </w:rPr>
        <w:t xml:space="preserve">являющийся </w:t>
      </w:r>
      <w:r w:rsidRPr="00F00EDF">
        <w:rPr>
          <w:rFonts w:ascii="Arial" w:hAnsi="Arial" w:cs="Arial"/>
          <w:color w:val="000000" w:themeColor="text1"/>
        </w:rPr>
        <w:t>основным средством</w:t>
      </w:r>
      <w:r w:rsidR="00A97FA4" w:rsidRPr="00F00EDF">
        <w:rPr>
          <w:rFonts w:ascii="Arial" w:hAnsi="Arial" w:cs="Arial"/>
          <w:color w:val="000000" w:themeColor="text1"/>
        </w:rPr>
        <w:t xml:space="preserve">. Для </w:t>
      </w:r>
      <w:r w:rsidRPr="00F00EDF">
        <w:rPr>
          <w:rFonts w:ascii="Arial" w:hAnsi="Arial" w:cs="Arial"/>
          <w:color w:val="000000" w:themeColor="text1"/>
        </w:rPr>
        <w:t xml:space="preserve">этого номер единицы оборудования основного средства, заполняется в поле «Единица оборудования» в позиции плана предупредительного ТОРО. </w:t>
      </w:r>
      <w:r w:rsidR="0007327D" w:rsidRPr="00F00EDF">
        <w:rPr>
          <w:rFonts w:ascii="Arial" w:hAnsi="Arial" w:cs="Arial"/>
          <w:color w:val="000000" w:themeColor="text1"/>
        </w:rPr>
        <w:t xml:space="preserve">Заказ </w:t>
      </w:r>
      <w:r w:rsidR="00A97FA4" w:rsidRPr="00F00EDF">
        <w:rPr>
          <w:rFonts w:ascii="Arial" w:hAnsi="Arial" w:cs="Arial"/>
          <w:color w:val="000000" w:themeColor="text1"/>
        </w:rPr>
        <w:t xml:space="preserve">с видом работ </w:t>
      </w:r>
      <w:ins w:id="387" w:author="Дмитрий Ковтун" w:date="2021-03-09T14:16:00Z">
        <w:r w:rsidR="00577E43">
          <w:rPr>
            <w:rFonts w:ascii="Arial" w:hAnsi="Arial" w:cs="Arial"/>
            <w:color w:val="000000" w:themeColor="text1"/>
          </w:rPr>
          <w:t>МД - М</w:t>
        </w:r>
        <w:r w:rsidR="00577E43" w:rsidRPr="00F00EDF">
          <w:rPr>
            <w:rFonts w:ascii="Arial" w:hAnsi="Arial" w:cs="Arial"/>
            <w:color w:val="000000" w:themeColor="text1"/>
          </w:rPr>
          <w:t>онтаж/демонтаж»</w:t>
        </w:r>
        <w:r w:rsidR="00577E43">
          <w:rPr>
            <w:rFonts w:ascii="Arial" w:hAnsi="Arial" w:cs="Arial"/>
            <w:color w:val="000000" w:themeColor="text1"/>
          </w:rPr>
          <w:t>, либо</w:t>
        </w:r>
        <w:r w:rsidR="00577E43" w:rsidRPr="00F00EDF">
          <w:rPr>
            <w:rFonts w:ascii="Arial" w:hAnsi="Arial" w:cs="Arial"/>
            <w:color w:val="000000" w:themeColor="text1"/>
          </w:rPr>
          <w:t xml:space="preserve"> </w:t>
        </w:r>
        <w:r w:rsidR="00577E43">
          <w:rPr>
            <w:rFonts w:ascii="Arial" w:hAnsi="Arial" w:cs="Arial"/>
            <w:color w:val="000000" w:themeColor="text1"/>
          </w:rPr>
          <w:t>«</w:t>
        </w:r>
        <w:r w:rsidR="00577E43" w:rsidRPr="00577E43">
          <w:rPr>
            <w:rFonts w:ascii="Arial" w:hAnsi="Arial" w:cs="Arial"/>
            <w:color w:val="000000" w:themeColor="text1"/>
          </w:rPr>
          <w:t xml:space="preserve">ЗМН </w:t>
        </w:r>
        <w:r w:rsidR="00577E43">
          <w:rPr>
            <w:rFonts w:ascii="Arial" w:hAnsi="Arial" w:cs="Arial"/>
            <w:color w:val="000000" w:themeColor="text1"/>
          </w:rPr>
          <w:t>–</w:t>
        </w:r>
        <w:r w:rsidR="00577E43" w:rsidRPr="00577E43">
          <w:rPr>
            <w:rFonts w:ascii="Arial" w:hAnsi="Arial" w:cs="Arial"/>
            <w:color w:val="000000" w:themeColor="text1"/>
          </w:rPr>
          <w:t xml:space="preserve"> Замена</w:t>
        </w:r>
        <w:r w:rsidR="00577E43">
          <w:rPr>
            <w:rFonts w:ascii="Arial" w:hAnsi="Arial" w:cs="Arial"/>
            <w:color w:val="000000" w:themeColor="text1"/>
          </w:rPr>
          <w:t>»</w:t>
        </w:r>
        <w:r w:rsidR="00577E43" w:rsidRPr="00F00EDF" w:rsidDel="00577E43">
          <w:rPr>
            <w:rFonts w:ascii="Arial" w:hAnsi="Arial" w:cs="Arial"/>
            <w:color w:val="000000" w:themeColor="text1"/>
          </w:rPr>
          <w:t xml:space="preserve"> </w:t>
        </w:r>
      </w:ins>
      <w:del w:id="388" w:author="Дмитрий Ковтун" w:date="2021-03-09T14:16:00Z">
        <w:r w:rsidR="00A97FA4" w:rsidRPr="00F00EDF" w:rsidDel="00577E43">
          <w:rPr>
            <w:rFonts w:ascii="Arial" w:hAnsi="Arial" w:cs="Arial"/>
            <w:color w:val="000000" w:themeColor="text1"/>
          </w:rPr>
          <w:delText>«</w:delText>
        </w:r>
        <w:r w:rsidR="0007327D" w:rsidRPr="00F00EDF" w:rsidDel="00577E43">
          <w:rPr>
            <w:rFonts w:ascii="Arial" w:hAnsi="Arial" w:cs="Arial"/>
            <w:color w:val="000000" w:themeColor="text1"/>
          </w:rPr>
          <w:delText>монтаж/демонтаж</w:delText>
        </w:r>
        <w:r w:rsidR="00A97FA4" w:rsidRPr="00F00EDF" w:rsidDel="00577E43">
          <w:rPr>
            <w:rFonts w:ascii="Arial" w:hAnsi="Arial" w:cs="Arial"/>
            <w:color w:val="000000" w:themeColor="text1"/>
          </w:rPr>
          <w:delText>»</w:delText>
        </w:r>
        <w:r w:rsidR="0007327D" w:rsidRPr="00F00EDF" w:rsidDel="00577E43">
          <w:rPr>
            <w:rFonts w:ascii="Arial" w:hAnsi="Arial" w:cs="Arial"/>
            <w:color w:val="000000" w:themeColor="text1"/>
          </w:rPr>
          <w:delText xml:space="preserve"> </w:delText>
        </w:r>
      </w:del>
      <w:r w:rsidR="00EE78A9" w:rsidRPr="00F00EDF">
        <w:rPr>
          <w:rFonts w:ascii="Arial" w:hAnsi="Arial" w:cs="Arial"/>
          <w:color w:val="000000" w:themeColor="text1"/>
        </w:rPr>
        <w:t xml:space="preserve">позволяет зарегистрировать </w:t>
      </w:r>
      <w:r w:rsidR="0007327D" w:rsidRPr="00F00EDF">
        <w:rPr>
          <w:rFonts w:ascii="Arial" w:hAnsi="Arial" w:cs="Arial"/>
          <w:color w:val="000000" w:themeColor="text1"/>
        </w:rPr>
        <w:t>в системе останов производственного актива с целью замены узла</w:t>
      </w:r>
      <w:r w:rsidR="00EE78A9" w:rsidRPr="00F00EDF">
        <w:rPr>
          <w:rFonts w:ascii="Arial" w:hAnsi="Arial" w:cs="Arial"/>
          <w:color w:val="000000" w:themeColor="text1"/>
        </w:rPr>
        <w:t xml:space="preserve">, а </w:t>
      </w:r>
      <w:r w:rsidR="00D35915" w:rsidRPr="00F00EDF">
        <w:rPr>
          <w:rFonts w:ascii="Arial" w:hAnsi="Arial" w:cs="Arial"/>
          <w:color w:val="000000" w:themeColor="text1"/>
        </w:rPr>
        <w:t>также</w:t>
      </w:r>
      <w:r w:rsidR="00EE78A9" w:rsidRPr="00F00EDF">
        <w:rPr>
          <w:rFonts w:ascii="Arial" w:hAnsi="Arial" w:cs="Arial"/>
          <w:color w:val="000000" w:themeColor="text1"/>
        </w:rPr>
        <w:t xml:space="preserve"> отслеживать сняти</w:t>
      </w:r>
      <w:r w:rsidR="009D3500" w:rsidRPr="00F00EDF">
        <w:rPr>
          <w:rFonts w:ascii="Arial" w:hAnsi="Arial" w:cs="Arial"/>
          <w:color w:val="000000" w:themeColor="text1"/>
        </w:rPr>
        <w:t>е, установку и</w:t>
      </w:r>
      <w:r w:rsidR="00EE78A9" w:rsidRPr="00F00EDF">
        <w:rPr>
          <w:rFonts w:ascii="Arial" w:hAnsi="Arial" w:cs="Arial"/>
          <w:color w:val="000000" w:themeColor="text1"/>
        </w:rPr>
        <w:t xml:space="preserve"> перемещени</w:t>
      </w:r>
      <w:r w:rsidR="009D3500" w:rsidRPr="00F00EDF">
        <w:rPr>
          <w:rFonts w:ascii="Arial" w:hAnsi="Arial" w:cs="Arial"/>
          <w:color w:val="000000" w:themeColor="text1"/>
        </w:rPr>
        <w:t>е</w:t>
      </w:r>
      <w:r w:rsidR="00EE78A9" w:rsidRPr="00F00EDF">
        <w:rPr>
          <w:rFonts w:ascii="Arial" w:hAnsi="Arial" w:cs="Arial"/>
          <w:color w:val="000000" w:themeColor="text1"/>
        </w:rPr>
        <w:t xml:space="preserve"> узлов </w:t>
      </w:r>
      <w:r w:rsidR="00A97FA4" w:rsidRPr="00F00EDF">
        <w:rPr>
          <w:rFonts w:ascii="Arial" w:hAnsi="Arial" w:cs="Arial"/>
          <w:color w:val="000000" w:themeColor="text1"/>
        </w:rPr>
        <w:t>со склада/на склад</w:t>
      </w:r>
      <w:r w:rsidR="009D3500" w:rsidRPr="00F00EDF">
        <w:rPr>
          <w:rFonts w:ascii="Arial" w:hAnsi="Arial" w:cs="Arial"/>
          <w:color w:val="000000" w:themeColor="text1"/>
        </w:rPr>
        <w:t>.</w:t>
      </w:r>
    </w:p>
    <w:p w14:paraId="64D003AD" w14:textId="42021184" w:rsidR="00BC10CF" w:rsidRPr="00F00EDF" w:rsidRDefault="00A97FA4">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Плановый заказ </w:t>
      </w:r>
      <w:r w:rsidR="00FD612D" w:rsidRPr="00F00EDF">
        <w:rPr>
          <w:rFonts w:ascii="Arial" w:hAnsi="Arial" w:cs="Arial"/>
          <w:color w:val="000000" w:themeColor="text1"/>
        </w:rPr>
        <w:t xml:space="preserve">на монтаж/демонтаж </w:t>
      </w:r>
      <w:r w:rsidR="00BC10CF" w:rsidRPr="00F00EDF">
        <w:rPr>
          <w:rFonts w:ascii="Arial" w:hAnsi="Arial" w:cs="Arial"/>
          <w:color w:val="000000" w:themeColor="text1"/>
        </w:rPr>
        <w:t>узла</w:t>
      </w:r>
      <w:r w:rsidR="008D23CF" w:rsidRPr="00F00EDF">
        <w:rPr>
          <w:rFonts w:ascii="Arial" w:hAnsi="Arial" w:cs="Arial"/>
          <w:color w:val="000000" w:themeColor="text1"/>
        </w:rPr>
        <w:t xml:space="preserve"> </w:t>
      </w:r>
      <w:r w:rsidR="008E0AA0" w:rsidRPr="00F00EDF">
        <w:rPr>
          <w:rFonts w:ascii="Arial" w:hAnsi="Arial" w:cs="Arial"/>
          <w:color w:val="000000" w:themeColor="text1"/>
        </w:rPr>
        <w:t>ОФ</w:t>
      </w:r>
      <w:r w:rsidR="00BC10CF" w:rsidRPr="00F00EDF">
        <w:rPr>
          <w:rFonts w:ascii="Arial" w:hAnsi="Arial" w:cs="Arial"/>
          <w:color w:val="000000" w:themeColor="text1"/>
        </w:rPr>
        <w:t xml:space="preserve"> </w:t>
      </w:r>
      <w:r w:rsidR="008D23CF" w:rsidRPr="00F00EDF">
        <w:rPr>
          <w:rFonts w:ascii="Arial" w:hAnsi="Arial" w:cs="Arial"/>
          <w:color w:val="000000" w:themeColor="text1"/>
        </w:rPr>
        <w:t xml:space="preserve">имеет </w:t>
      </w:r>
      <w:r w:rsidR="00FD612D" w:rsidRPr="00F00EDF">
        <w:rPr>
          <w:rFonts w:ascii="Arial" w:hAnsi="Arial" w:cs="Arial"/>
          <w:color w:val="000000" w:themeColor="text1"/>
        </w:rPr>
        <w:t xml:space="preserve">вид заказа </w:t>
      </w:r>
      <w:r w:rsidR="00BC10CF" w:rsidRPr="00F00EDF">
        <w:rPr>
          <w:rFonts w:ascii="Arial" w:hAnsi="Arial" w:cs="Arial"/>
          <w:color w:val="000000" w:themeColor="text1"/>
        </w:rPr>
        <w:t>APP1 – «Плановое ТОРО</w:t>
      </w:r>
      <w:r w:rsidR="00867311" w:rsidRPr="00F00EDF">
        <w:rPr>
          <w:rFonts w:ascii="Arial" w:hAnsi="Arial" w:cs="Arial"/>
          <w:color w:val="000000" w:themeColor="text1"/>
        </w:rPr>
        <w:t>»</w:t>
      </w:r>
      <w:r w:rsidR="00E07CB0" w:rsidRPr="00F00EDF">
        <w:rPr>
          <w:rFonts w:ascii="Arial" w:hAnsi="Arial" w:cs="Arial"/>
          <w:color w:val="000000" w:themeColor="text1"/>
        </w:rPr>
        <w:t>,</w:t>
      </w:r>
      <w:r w:rsidR="00FD7089" w:rsidRPr="00F00EDF">
        <w:rPr>
          <w:rFonts w:ascii="Arial" w:hAnsi="Arial" w:cs="Arial"/>
          <w:color w:val="000000" w:themeColor="text1"/>
        </w:rPr>
        <w:t xml:space="preserve"> вид работ</w:t>
      </w:r>
      <w:r w:rsidR="003F23C7" w:rsidRPr="00F00EDF">
        <w:rPr>
          <w:rFonts w:ascii="Arial" w:hAnsi="Arial" w:cs="Arial"/>
          <w:color w:val="000000" w:themeColor="text1"/>
        </w:rPr>
        <w:t xml:space="preserve"> ТОРО</w:t>
      </w:r>
      <w:r w:rsidR="00FD7089" w:rsidRPr="00F00EDF">
        <w:rPr>
          <w:rFonts w:ascii="Arial" w:hAnsi="Arial" w:cs="Arial"/>
          <w:color w:val="000000" w:themeColor="text1"/>
        </w:rPr>
        <w:t xml:space="preserve"> </w:t>
      </w:r>
      <w:r w:rsidR="003F23C7" w:rsidRPr="00F00EDF">
        <w:rPr>
          <w:rFonts w:ascii="Arial" w:hAnsi="Arial" w:cs="Arial"/>
          <w:color w:val="000000" w:themeColor="text1"/>
        </w:rPr>
        <w:t>«</w:t>
      </w:r>
      <w:ins w:id="389" w:author="Дмитрий Ковтун" w:date="2021-03-09T14:19:00Z">
        <w:r w:rsidR="009E6436">
          <w:rPr>
            <w:rFonts w:ascii="Arial" w:hAnsi="Arial" w:cs="Arial"/>
            <w:color w:val="000000" w:themeColor="text1"/>
          </w:rPr>
          <w:t>МД - М</w:t>
        </w:r>
        <w:r w:rsidR="009E6436" w:rsidRPr="00F00EDF">
          <w:rPr>
            <w:rFonts w:ascii="Arial" w:hAnsi="Arial" w:cs="Arial"/>
            <w:color w:val="000000" w:themeColor="text1"/>
          </w:rPr>
          <w:t>онтаж/демонтаж»</w:t>
        </w:r>
        <w:r w:rsidR="009E6436">
          <w:rPr>
            <w:rFonts w:ascii="Arial" w:hAnsi="Arial" w:cs="Arial"/>
            <w:color w:val="000000" w:themeColor="text1"/>
          </w:rPr>
          <w:t>, либо</w:t>
        </w:r>
        <w:r w:rsidR="009E6436" w:rsidRPr="00F00EDF">
          <w:rPr>
            <w:rFonts w:ascii="Arial" w:hAnsi="Arial" w:cs="Arial"/>
            <w:color w:val="000000" w:themeColor="text1"/>
          </w:rPr>
          <w:t xml:space="preserve"> </w:t>
        </w:r>
        <w:r w:rsidR="009E6436">
          <w:rPr>
            <w:rFonts w:ascii="Arial" w:hAnsi="Arial" w:cs="Arial"/>
            <w:color w:val="000000" w:themeColor="text1"/>
          </w:rPr>
          <w:t>«</w:t>
        </w:r>
        <w:r w:rsidR="009E6436" w:rsidRPr="00577E43">
          <w:rPr>
            <w:rFonts w:ascii="Arial" w:hAnsi="Arial" w:cs="Arial"/>
            <w:color w:val="000000" w:themeColor="text1"/>
          </w:rPr>
          <w:t xml:space="preserve">ЗМН </w:t>
        </w:r>
        <w:r w:rsidR="009E6436">
          <w:rPr>
            <w:rFonts w:ascii="Arial" w:hAnsi="Arial" w:cs="Arial"/>
            <w:color w:val="000000" w:themeColor="text1"/>
          </w:rPr>
          <w:t>–</w:t>
        </w:r>
        <w:r w:rsidR="009E6436" w:rsidRPr="00577E43">
          <w:rPr>
            <w:rFonts w:ascii="Arial" w:hAnsi="Arial" w:cs="Arial"/>
            <w:color w:val="000000" w:themeColor="text1"/>
          </w:rPr>
          <w:t xml:space="preserve"> Замена</w:t>
        </w:r>
        <w:r w:rsidR="009E6436">
          <w:rPr>
            <w:rFonts w:ascii="Arial" w:hAnsi="Arial" w:cs="Arial"/>
            <w:color w:val="000000" w:themeColor="text1"/>
          </w:rPr>
          <w:t>»</w:t>
        </w:r>
      </w:ins>
      <w:del w:id="390" w:author="Дмитрий Ковтун" w:date="2021-03-09T14:19:00Z">
        <w:r w:rsidR="003F23C7" w:rsidRPr="00F00EDF" w:rsidDel="009E6436">
          <w:rPr>
            <w:rFonts w:ascii="Arial" w:hAnsi="Arial" w:cs="Arial"/>
            <w:color w:val="000000" w:themeColor="text1"/>
          </w:rPr>
          <w:delText>МД – Монтаж/демонтаж»</w:delText>
        </w:r>
      </w:del>
      <w:r w:rsidR="000C55D7" w:rsidRPr="00F00EDF">
        <w:rPr>
          <w:rFonts w:ascii="Arial" w:hAnsi="Arial" w:cs="Arial"/>
          <w:color w:val="000000" w:themeColor="text1"/>
        </w:rPr>
        <w:t>.</w:t>
      </w:r>
      <w:r w:rsidR="00FD612D" w:rsidRPr="00F00EDF">
        <w:rPr>
          <w:rFonts w:ascii="Arial" w:hAnsi="Arial" w:cs="Arial"/>
          <w:color w:val="000000" w:themeColor="text1"/>
        </w:rPr>
        <w:t xml:space="preserve"> </w:t>
      </w:r>
      <w:r w:rsidR="00BC10CF" w:rsidRPr="00F00EDF">
        <w:rPr>
          <w:rFonts w:ascii="Arial" w:hAnsi="Arial" w:cs="Arial"/>
          <w:color w:val="000000" w:themeColor="text1"/>
        </w:rPr>
        <w:t xml:space="preserve">Планирование </w:t>
      </w:r>
      <w:r w:rsidR="00BC10CF" w:rsidRPr="00F00EDF">
        <w:rPr>
          <w:rFonts w:ascii="Arial" w:hAnsi="Arial" w:cs="Arial"/>
          <w:color w:val="000000" w:themeColor="text1"/>
        </w:rPr>
        <w:lastRenderedPageBreak/>
        <w:t>на основании Планов ТОРО описано в КД «ERP.</w:t>
      </w:r>
      <w:r w:rsidR="006227C5" w:rsidRPr="00F00EDF">
        <w:rPr>
          <w:rFonts w:ascii="Arial" w:hAnsi="Arial" w:cs="Arial"/>
          <w:color w:val="000000" w:themeColor="text1"/>
        </w:rPr>
        <w:t>9</w:t>
      </w:r>
      <w:r w:rsidR="00BC10CF" w:rsidRPr="00F00EDF">
        <w:rPr>
          <w:rFonts w:ascii="Arial" w:hAnsi="Arial" w:cs="Arial"/>
          <w:color w:val="000000" w:themeColor="text1"/>
        </w:rPr>
        <w:t>.</w:t>
      </w:r>
      <w:r w:rsidR="006227C5" w:rsidRPr="00F00EDF">
        <w:rPr>
          <w:rFonts w:ascii="Arial" w:hAnsi="Arial" w:cs="Arial"/>
          <w:color w:val="000000" w:themeColor="text1"/>
        </w:rPr>
        <w:t>9</w:t>
      </w:r>
      <w:r w:rsidR="00BC10CF" w:rsidRPr="00F00EDF">
        <w:rPr>
          <w:rFonts w:ascii="Arial" w:hAnsi="Arial" w:cs="Arial"/>
          <w:color w:val="000000" w:themeColor="text1"/>
        </w:rPr>
        <w:t>.</w:t>
      </w:r>
      <w:r w:rsidR="006227C5" w:rsidRPr="00F00EDF">
        <w:rPr>
          <w:rFonts w:ascii="Arial" w:hAnsi="Arial" w:cs="Arial"/>
          <w:color w:val="000000" w:themeColor="text1"/>
        </w:rPr>
        <w:t>2.</w:t>
      </w:r>
      <w:r w:rsidR="00BC10CF" w:rsidRPr="00F00EDF">
        <w:rPr>
          <w:rFonts w:ascii="Arial" w:hAnsi="Arial" w:cs="Arial"/>
          <w:color w:val="000000" w:themeColor="text1"/>
        </w:rPr>
        <w:t>52_PM_КД Годовое планирование воздействий на ПА».</w:t>
      </w:r>
    </w:p>
    <w:p w14:paraId="0A37F7F9" w14:textId="21334E66" w:rsidR="00927813" w:rsidRPr="00F00EDF" w:rsidRDefault="0032046A">
      <w:pPr>
        <w:spacing w:after="240" w:line="276" w:lineRule="auto"/>
        <w:ind w:firstLine="567"/>
        <w:rPr>
          <w:rFonts w:ascii="Arial" w:hAnsi="Arial" w:cs="Arial"/>
          <w:color w:val="000000" w:themeColor="text1"/>
        </w:rPr>
      </w:pPr>
      <w:r w:rsidRPr="00F00EDF">
        <w:rPr>
          <w:rFonts w:ascii="Arial" w:hAnsi="Arial" w:cs="Arial"/>
          <w:color w:val="000000" w:themeColor="text1"/>
        </w:rPr>
        <w:t>На оперативном горизонте планирования</w:t>
      </w:r>
      <w:r w:rsidR="00867311" w:rsidRPr="00F00EDF">
        <w:rPr>
          <w:rFonts w:ascii="Arial" w:hAnsi="Arial" w:cs="Arial"/>
          <w:color w:val="000000" w:themeColor="text1"/>
        </w:rPr>
        <w:t xml:space="preserve"> </w:t>
      </w:r>
      <w:r w:rsidRPr="00F00EDF">
        <w:rPr>
          <w:rFonts w:ascii="Arial" w:hAnsi="Arial" w:cs="Arial"/>
          <w:color w:val="000000" w:themeColor="text1"/>
        </w:rPr>
        <w:t xml:space="preserve">для отражения операций по </w:t>
      </w:r>
      <w:r w:rsidR="00927813" w:rsidRPr="00F00EDF">
        <w:rPr>
          <w:rFonts w:ascii="Arial" w:hAnsi="Arial" w:cs="Arial"/>
          <w:color w:val="000000" w:themeColor="text1"/>
        </w:rPr>
        <w:t>монтажу/демонтажу узлов ОФ</w:t>
      </w:r>
      <w:r w:rsidR="001B714A" w:rsidRPr="00F00EDF">
        <w:rPr>
          <w:rFonts w:ascii="Arial" w:hAnsi="Arial" w:cs="Arial"/>
          <w:color w:val="000000" w:themeColor="text1"/>
        </w:rPr>
        <w:t>, не связанных с регламентными работами,</w:t>
      </w:r>
      <w:r w:rsidR="00927813" w:rsidRPr="00F00EDF">
        <w:rPr>
          <w:rFonts w:ascii="Arial" w:hAnsi="Arial" w:cs="Arial"/>
          <w:color w:val="000000" w:themeColor="text1"/>
        </w:rPr>
        <w:t xml:space="preserve"> </w:t>
      </w:r>
      <w:r w:rsidRPr="00F00EDF">
        <w:rPr>
          <w:rFonts w:ascii="Arial" w:hAnsi="Arial" w:cs="Arial"/>
          <w:color w:val="000000" w:themeColor="text1"/>
        </w:rPr>
        <w:t xml:space="preserve">могут </w:t>
      </w:r>
      <w:r w:rsidR="00867311" w:rsidRPr="00F00EDF">
        <w:rPr>
          <w:rFonts w:ascii="Arial" w:hAnsi="Arial" w:cs="Arial"/>
          <w:color w:val="000000" w:themeColor="text1"/>
        </w:rPr>
        <w:t>использоваться следующие виды заказов</w:t>
      </w:r>
      <w:r w:rsidRPr="00F00EDF">
        <w:rPr>
          <w:rFonts w:ascii="Arial" w:hAnsi="Arial" w:cs="Arial"/>
          <w:color w:val="000000" w:themeColor="text1"/>
        </w:rPr>
        <w:t xml:space="preserve"> ТОРО</w:t>
      </w:r>
      <w:r w:rsidR="00867311" w:rsidRPr="00F00EDF">
        <w:rPr>
          <w:rFonts w:ascii="Arial" w:hAnsi="Arial" w:cs="Arial"/>
          <w:color w:val="000000" w:themeColor="text1"/>
        </w:rPr>
        <w:t>: AV</w:t>
      </w:r>
      <w:r w:rsidRPr="00F00EDF">
        <w:rPr>
          <w:rFonts w:ascii="Arial" w:hAnsi="Arial" w:cs="Arial"/>
          <w:color w:val="000000" w:themeColor="text1"/>
          <w:lang w:val="en-US"/>
        </w:rPr>
        <w:t>S</w:t>
      </w:r>
      <w:r w:rsidR="00867311" w:rsidRPr="00F00EDF">
        <w:rPr>
          <w:rFonts w:ascii="Arial" w:hAnsi="Arial" w:cs="Arial"/>
          <w:color w:val="000000" w:themeColor="text1"/>
        </w:rPr>
        <w:t>1 – «Внеплановое ТОРО», AVR1 – «Аварийное ТОРО»</w:t>
      </w:r>
      <w:r w:rsidR="00927813" w:rsidRPr="00F00EDF">
        <w:rPr>
          <w:rFonts w:ascii="Arial" w:hAnsi="Arial" w:cs="Arial"/>
          <w:color w:val="000000" w:themeColor="text1"/>
        </w:rPr>
        <w:t>, вид работ ТОРО «МД – Монтаж/демонтаж»</w:t>
      </w:r>
      <w:ins w:id="391" w:author="Дмитрий Ковтун" w:date="2021-03-09T14:20:00Z">
        <w:r w:rsidR="009E6436" w:rsidRPr="009E6436">
          <w:rPr>
            <w:rFonts w:ascii="Arial" w:hAnsi="Arial" w:cs="Arial"/>
            <w:color w:val="000000" w:themeColor="text1"/>
          </w:rPr>
          <w:t xml:space="preserve"> </w:t>
        </w:r>
        <w:r w:rsidR="009E6436">
          <w:rPr>
            <w:rFonts w:ascii="Arial" w:hAnsi="Arial" w:cs="Arial"/>
            <w:color w:val="000000" w:themeColor="text1"/>
          </w:rPr>
          <w:t>, либо</w:t>
        </w:r>
        <w:r w:rsidR="009E6436" w:rsidRPr="00F00EDF">
          <w:rPr>
            <w:rFonts w:ascii="Arial" w:hAnsi="Arial" w:cs="Arial"/>
            <w:color w:val="000000" w:themeColor="text1"/>
          </w:rPr>
          <w:t xml:space="preserve"> </w:t>
        </w:r>
        <w:r w:rsidR="009E6436">
          <w:rPr>
            <w:rFonts w:ascii="Arial" w:hAnsi="Arial" w:cs="Arial"/>
            <w:color w:val="000000" w:themeColor="text1"/>
          </w:rPr>
          <w:t>«</w:t>
        </w:r>
        <w:r w:rsidR="009E6436" w:rsidRPr="00577E43">
          <w:rPr>
            <w:rFonts w:ascii="Arial" w:hAnsi="Arial" w:cs="Arial"/>
            <w:color w:val="000000" w:themeColor="text1"/>
          </w:rPr>
          <w:t xml:space="preserve">ЗМН </w:t>
        </w:r>
        <w:r w:rsidR="009E6436">
          <w:rPr>
            <w:rFonts w:ascii="Arial" w:hAnsi="Arial" w:cs="Arial"/>
            <w:color w:val="000000" w:themeColor="text1"/>
          </w:rPr>
          <w:t>–</w:t>
        </w:r>
        <w:r w:rsidR="009E6436" w:rsidRPr="00577E43">
          <w:rPr>
            <w:rFonts w:ascii="Arial" w:hAnsi="Arial" w:cs="Arial"/>
            <w:color w:val="000000" w:themeColor="text1"/>
          </w:rPr>
          <w:t xml:space="preserve"> Замена</w:t>
        </w:r>
        <w:r w:rsidR="009E6436">
          <w:rPr>
            <w:rFonts w:ascii="Arial" w:hAnsi="Arial" w:cs="Arial"/>
            <w:color w:val="000000" w:themeColor="text1"/>
          </w:rPr>
          <w:t>»</w:t>
        </w:r>
        <w:r w:rsidR="009E6436" w:rsidRPr="00F00EDF">
          <w:rPr>
            <w:rFonts w:ascii="Arial" w:hAnsi="Arial" w:cs="Arial"/>
            <w:color w:val="000000" w:themeColor="text1"/>
          </w:rPr>
          <w:t>.</w:t>
        </w:r>
      </w:ins>
      <w:del w:id="392" w:author="Дмитрий Ковтун" w:date="2021-03-09T14:20:00Z">
        <w:r w:rsidR="00927813" w:rsidRPr="00F00EDF" w:rsidDel="009E6436">
          <w:rPr>
            <w:rFonts w:ascii="Arial" w:hAnsi="Arial" w:cs="Arial"/>
            <w:color w:val="000000" w:themeColor="text1"/>
          </w:rPr>
          <w:delText>.</w:delText>
        </w:r>
      </w:del>
    </w:p>
    <w:p w14:paraId="1B29DED0" w14:textId="46FD282B" w:rsidR="00E07CB0" w:rsidRPr="00F00EDF" w:rsidRDefault="00E07CB0">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В заказе </w:t>
      </w:r>
      <w:r w:rsidR="0032046A" w:rsidRPr="00F00EDF">
        <w:rPr>
          <w:rFonts w:ascii="Arial" w:hAnsi="Arial" w:cs="Arial"/>
          <w:color w:val="000000" w:themeColor="text1"/>
        </w:rPr>
        <w:t xml:space="preserve">с </w:t>
      </w:r>
      <w:r w:rsidRPr="00F00EDF">
        <w:rPr>
          <w:rFonts w:ascii="Arial" w:hAnsi="Arial" w:cs="Arial"/>
          <w:color w:val="000000" w:themeColor="text1"/>
        </w:rPr>
        <w:t>вид</w:t>
      </w:r>
      <w:r w:rsidR="0032046A" w:rsidRPr="00F00EDF">
        <w:rPr>
          <w:rFonts w:ascii="Arial" w:hAnsi="Arial" w:cs="Arial"/>
          <w:color w:val="000000" w:themeColor="text1"/>
        </w:rPr>
        <w:t>ом</w:t>
      </w:r>
      <w:r w:rsidRPr="00F00EDF">
        <w:rPr>
          <w:rFonts w:ascii="Arial" w:hAnsi="Arial" w:cs="Arial"/>
          <w:color w:val="000000" w:themeColor="text1"/>
        </w:rPr>
        <w:t xml:space="preserve"> работ ТОРО «МД – Монтаж/демонтаж»</w:t>
      </w:r>
      <w:ins w:id="393" w:author="Дмитрий Ковтун" w:date="2021-03-09T14:22:00Z">
        <w:r w:rsidR="009E6436" w:rsidRPr="009E6436">
          <w:rPr>
            <w:rFonts w:ascii="Arial" w:hAnsi="Arial" w:cs="Arial"/>
            <w:color w:val="000000" w:themeColor="text1"/>
          </w:rPr>
          <w:t xml:space="preserve"> </w:t>
        </w:r>
        <w:r w:rsidR="009E6436">
          <w:rPr>
            <w:rFonts w:ascii="Arial" w:hAnsi="Arial" w:cs="Arial"/>
            <w:color w:val="000000" w:themeColor="text1"/>
          </w:rPr>
          <w:t>, либо</w:t>
        </w:r>
        <w:r w:rsidR="009E6436" w:rsidRPr="00F00EDF">
          <w:rPr>
            <w:rFonts w:ascii="Arial" w:hAnsi="Arial" w:cs="Arial"/>
            <w:color w:val="000000" w:themeColor="text1"/>
          </w:rPr>
          <w:t xml:space="preserve"> </w:t>
        </w:r>
        <w:r w:rsidR="009E6436">
          <w:rPr>
            <w:rFonts w:ascii="Arial" w:hAnsi="Arial" w:cs="Arial"/>
            <w:color w:val="000000" w:themeColor="text1"/>
          </w:rPr>
          <w:t>«</w:t>
        </w:r>
        <w:r w:rsidR="009E6436" w:rsidRPr="00577E43">
          <w:rPr>
            <w:rFonts w:ascii="Arial" w:hAnsi="Arial" w:cs="Arial"/>
            <w:color w:val="000000" w:themeColor="text1"/>
          </w:rPr>
          <w:t xml:space="preserve">ЗМН </w:t>
        </w:r>
        <w:r w:rsidR="009E6436">
          <w:rPr>
            <w:rFonts w:ascii="Arial" w:hAnsi="Arial" w:cs="Arial"/>
            <w:color w:val="000000" w:themeColor="text1"/>
          </w:rPr>
          <w:t>–</w:t>
        </w:r>
        <w:r w:rsidR="009E6436" w:rsidRPr="00577E43">
          <w:rPr>
            <w:rFonts w:ascii="Arial" w:hAnsi="Arial" w:cs="Arial"/>
            <w:color w:val="000000" w:themeColor="text1"/>
          </w:rPr>
          <w:t xml:space="preserve"> Замена</w:t>
        </w:r>
        <w:r w:rsidR="009E6436">
          <w:rPr>
            <w:rFonts w:ascii="Arial" w:hAnsi="Arial" w:cs="Arial"/>
            <w:color w:val="000000" w:themeColor="text1"/>
          </w:rPr>
          <w:t>»</w:t>
        </w:r>
      </w:ins>
      <w:del w:id="394" w:author="Дмитрий Ковтун" w:date="2021-03-09T14:22:00Z">
        <w:r w:rsidRPr="00F00EDF" w:rsidDel="009E6436">
          <w:rPr>
            <w:rFonts w:ascii="Arial" w:hAnsi="Arial" w:cs="Arial"/>
            <w:color w:val="000000" w:themeColor="text1"/>
          </w:rPr>
          <w:delText xml:space="preserve"> </w:delText>
        </w:r>
      </w:del>
      <w:ins w:id="395" w:author="Дмитрий Ковтун" w:date="2021-03-09T14:22:00Z">
        <w:r w:rsidR="009E6436">
          <w:rPr>
            <w:rFonts w:ascii="Arial" w:hAnsi="Arial" w:cs="Arial"/>
            <w:color w:val="000000" w:themeColor="text1"/>
          </w:rPr>
          <w:t xml:space="preserve"> </w:t>
        </w:r>
      </w:ins>
      <w:r w:rsidR="004A265B" w:rsidRPr="00F00EDF">
        <w:rPr>
          <w:rFonts w:ascii="Arial" w:hAnsi="Arial" w:cs="Arial"/>
          <w:color w:val="000000" w:themeColor="text1"/>
        </w:rPr>
        <w:t>могут быть</w:t>
      </w:r>
      <w:r w:rsidR="00B2091F" w:rsidRPr="00F00EDF">
        <w:rPr>
          <w:rFonts w:ascii="Arial" w:hAnsi="Arial" w:cs="Arial"/>
          <w:color w:val="000000" w:themeColor="text1"/>
        </w:rPr>
        <w:t xml:space="preserve"> </w:t>
      </w:r>
      <w:r w:rsidR="004A265B" w:rsidRPr="00F00EDF">
        <w:rPr>
          <w:rFonts w:ascii="Arial" w:hAnsi="Arial" w:cs="Arial"/>
          <w:color w:val="000000" w:themeColor="text1"/>
        </w:rPr>
        <w:t xml:space="preserve">одна </w:t>
      </w:r>
      <w:r w:rsidR="005D0110" w:rsidRPr="00F00EDF">
        <w:rPr>
          <w:rFonts w:ascii="Arial" w:hAnsi="Arial" w:cs="Arial"/>
          <w:color w:val="000000" w:themeColor="text1"/>
        </w:rPr>
        <w:t>или несколько операций, в рамках котор</w:t>
      </w:r>
      <w:r w:rsidR="0032046A" w:rsidRPr="00F00EDF">
        <w:rPr>
          <w:rFonts w:ascii="Arial" w:hAnsi="Arial" w:cs="Arial"/>
          <w:color w:val="000000" w:themeColor="text1"/>
        </w:rPr>
        <w:t>ых</w:t>
      </w:r>
      <w:r w:rsidR="005D0110" w:rsidRPr="00F00EDF">
        <w:rPr>
          <w:rFonts w:ascii="Arial" w:hAnsi="Arial" w:cs="Arial"/>
          <w:color w:val="000000" w:themeColor="text1"/>
        </w:rPr>
        <w:t xml:space="preserve"> планируются </w:t>
      </w:r>
      <w:ins w:id="396" w:author="Дмитрий Ковтун" w:date="2021-03-09T16:02:00Z">
        <w:r w:rsidR="00C039C7">
          <w:rPr>
            <w:rFonts w:ascii="Arial" w:hAnsi="Arial" w:cs="Arial"/>
            <w:color w:val="000000" w:themeColor="text1"/>
          </w:rPr>
          <w:t xml:space="preserve">к замене </w:t>
        </w:r>
      </w:ins>
      <w:r w:rsidR="005D0110" w:rsidRPr="00F00EDF">
        <w:rPr>
          <w:rFonts w:ascii="Arial" w:hAnsi="Arial" w:cs="Arial"/>
          <w:color w:val="000000" w:themeColor="text1"/>
        </w:rPr>
        <w:t xml:space="preserve">узлы </w:t>
      </w:r>
      <w:del w:id="397" w:author="Дмитрий Ковтун" w:date="2021-03-09T14:21:00Z">
        <w:r w:rsidR="005D0110" w:rsidRPr="00F00EDF" w:rsidDel="009E6436">
          <w:rPr>
            <w:rFonts w:ascii="Arial" w:hAnsi="Arial" w:cs="Arial"/>
            <w:color w:val="000000" w:themeColor="text1"/>
          </w:rPr>
          <w:delText xml:space="preserve">с использованием </w:delText>
        </w:r>
      </w:del>
      <w:r w:rsidR="005D0110" w:rsidRPr="00F00EDF">
        <w:rPr>
          <w:rFonts w:ascii="Arial" w:hAnsi="Arial" w:cs="Arial"/>
          <w:color w:val="000000" w:themeColor="text1"/>
        </w:rPr>
        <w:t>ОФ</w:t>
      </w:r>
      <w:r w:rsidRPr="00F00EDF">
        <w:rPr>
          <w:rFonts w:ascii="Arial" w:hAnsi="Arial" w:cs="Arial"/>
          <w:color w:val="000000" w:themeColor="text1"/>
        </w:rPr>
        <w:t>:</w:t>
      </w:r>
    </w:p>
    <w:p w14:paraId="167B5EED" w14:textId="164793FB" w:rsidR="00B00E3E" w:rsidRDefault="005D0110">
      <w:pPr>
        <w:pStyle w:val="afa"/>
        <w:numPr>
          <w:ilvl w:val="0"/>
          <w:numId w:val="16"/>
        </w:numPr>
        <w:spacing w:after="240" w:line="276" w:lineRule="auto"/>
        <w:rPr>
          <w:ins w:id="398" w:author="Дмитрий Ковтун" w:date="2021-03-10T15:00:00Z"/>
          <w:rFonts w:ascii="Arial" w:hAnsi="Arial" w:cs="Arial"/>
          <w:color w:val="000000" w:themeColor="text1"/>
        </w:rPr>
      </w:pPr>
      <w:r w:rsidRPr="00F00EDF">
        <w:rPr>
          <w:rFonts w:ascii="Arial" w:hAnsi="Arial" w:cs="Arial"/>
          <w:color w:val="000000" w:themeColor="text1"/>
        </w:rPr>
        <w:t>Для отражения планового демонтажа узла ОФ на склад, в</w:t>
      </w:r>
      <w:r w:rsidR="00B00E3E" w:rsidRPr="00F00EDF">
        <w:rPr>
          <w:rFonts w:ascii="Arial" w:hAnsi="Arial" w:cs="Arial"/>
          <w:color w:val="000000" w:themeColor="text1"/>
        </w:rPr>
        <w:t xml:space="preserve"> качестве компонента </w:t>
      </w:r>
      <w:r w:rsidRPr="00F00EDF">
        <w:rPr>
          <w:rFonts w:ascii="Arial" w:hAnsi="Arial" w:cs="Arial"/>
          <w:color w:val="000000" w:themeColor="text1"/>
        </w:rPr>
        <w:t xml:space="preserve">для операции Заказа ТОРО </w:t>
      </w:r>
      <w:r w:rsidR="00B00E3E" w:rsidRPr="00F00EDF">
        <w:rPr>
          <w:rFonts w:ascii="Arial" w:hAnsi="Arial" w:cs="Arial"/>
          <w:color w:val="000000" w:themeColor="text1"/>
        </w:rPr>
        <w:t xml:space="preserve">указывается номенклатурный номер </w:t>
      </w:r>
      <w:r w:rsidR="008E6C15" w:rsidRPr="00F00EDF">
        <w:rPr>
          <w:rFonts w:ascii="Arial" w:hAnsi="Arial" w:cs="Arial"/>
          <w:color w:val="000000" w:themeColor="text1"/>
        </w:rPr>
        <w:t xml:space="preserve">узла ОФ </w:t>
      </w:r>
      <w:r w:rsidR="00A41C75" w:rsidRPr="00F00EDF">
        <w:rPr>
          <w:rFonts w:ascii="Arial" w:hAnsi="Arial" w:cs="Arial"/>
          <w:color w:val="000000" w:themeColor="text1"/>
        </w:rPr>
        <w:t xml:space="preserve">(код ЕК МТР) </w:t>
      </w:r>
      <w:r w:rsidR="00B00E3E" w:rsidRPr="00F00EDF">
        <w:rPr>
          <w:rFonts w:ascii="Arial" w:hAnsi="Arial" w:cs="Arial"/>
          <w:color w:val="000000" w:themeColor="text1"/>
        </w:rPr>
        <w:t>с количеством «</w:t>
      </w:r>
      <w:r w:rsidR="00186E56" w:rsidRPr="00F00EDF">
        <w:rPr>
          <w:rFonts w:ascii="Arial" w:hAnsi="Arial" w:cs="Arial"/>
          <w:color w:val="000000" w:themeColor="text1"/>
        </w:rPr>
        <w:t xml:space="preserve">-1» и </w:t>
      </w:r>
      <w:r w:rsidR="000C55D7" w:rsidRPr="00F00EDF">
        <w:rPr>
          <w:rFonts w:ascii="Arial" w:hAnsi="Arial" w:cs="Arial"/>
          <w:color w:val="000000" w:themeColor="text1"/>
        </w:rPr>
        <w:t xml:space="preserve">партией, соответствующей виду </w:t>
      </w:r>
      <w:r w:rsidR="00186E56" w:rsidRPr="00F00EDF">
        <w:rPr>
          <w:rFonts w:ascii="Arial" w:hAnsi="Arial" w:cs="Arial"/>
          <w:color w:val="000000" w:themeColor="text1"/>
        </w:rPr>
        <w:t>оценки</w:t>
      </w:r>
      <w:r w:rsidR="003108A1" w:rsidRPr="00F00EDF">
        <w:rPr>
          <w:rFonts w:ascii="Arial" w:hAnsi="Arial" w:cs="Arial"/>
          <w:color w:val="000000" w:themeColor="text1"/>
        </w:rPr>
        <w:t xml:space="preserve"> </w:t>
      </w:r>
      <w:r w:rsidR="000C55D7" w:rsidRPr="00F00EDF">
        <w:rPr>
          <w:rFonts w:ascii="Arial" w:hAnsi="Arial" w:cs="Arial"/>
          <w:color w:val="000000" w:themeColor="text1"/>
        </w:rPr>
        <w:t xml:space="preserve">«НЕИСПРАВН», либо «ИСПРАВНЫЙ», в зависимости от технического состояния демонтируемого узла </w:t>
      </w:r>
      <w:r w:rsidR="003108A1" w:rsidRPr="00F00EDF">
        <w:rPr>
          <w:rFonts w:ascii="Arial" w:hAnsi="Arial" w:cs="Arial"/>
          <w:color w:val="000000" w:themeColor="text1"/>
        </w:rPr>
        <w:t>(подробное описание видов оценки в разделе 5.10.1.3, Таблица 39. Виды оценки ОФ</w:t>
      </w:r>
      <w:r w:rsidR="007110BB" w:rsidRPr="00F00EDF">
        <w:rPr>
          <w:rFonts w:ascii="Arial" w:hAnsi="Arial" w:cs="Arial"/>
          <w:color w:val="000000" w:themeColor="text1"/>
        </w:rPr>
        <w:t>)</w:t>
      </w:r>
      <w:r w:rsidR="00186E56" w:rsidRPr="00F00EDF">
        <w:rPr>
          <w:rFonts w:ascii="Arial" w:hAnsi="Arial" w:cs="Arial"/>
          <w:color w:val="000000" w:themeColor="text1"/>
        </w:rPr>
        <w:t xml:space="preserve">. </w:t>
      </w:r>
    </w:p>
    <w:p w14:paraId="5304B509" w14:textId="09CBD081" w:rsidR="00373DC6" w:rsidRPr="00373DC6" w:rsidRDefault="00373DC6">
      <w:pPr>
        <w:pStyle w:val="afa"/>
        <w:spacing w:after="240" w:line="276" w:lineRule="auto"/>
        <w:ind w:left="720"/>
        <w:rPr>
          <w:rFonts w:ascii="Arial" w:hAnsi="Arial" w:cs="Arial"/>
          <w:color w:val="000000" w:themeColor="text1"/>
        </w:rPr>
        <w:pPrChange w:id="399" w:author="Дмитрий Ковтун" w:date="2021-03-10T15:00:00Z">
          <w:pPr>
            <w:pStyle w:val="afa"/>
            <w:numPr>
              <w:numId w:val="16"/>
            </w:numPr>
            <w:spacing w:after="240" w:line="276" w:lineRule="auto"/>
            <w:ind w:left="720" w:hanging="360"/>
          </w:pPr>
        </w:pPrChange>
      </w:pPr>
      <w:ins w:id="400" w:author="Дмитрий Ковтун" w:date="2021-03-10T15:00:00Z">
        <w:r>
          <w:rPr>
            <w:rFonts w:ascii="Arial" w:hAnsi="Arial" w:cs="Arial"/>
            <w:color w:val="000000" w:themeColor="text1"/>
          </w:rPr>
          <w:t xml:space="preserve">При планировании демонтажа узла </w:t>
        </w:r>
      </w:ins>
      <w:ins w:id="401" w:author="Дмитрий Ковтун" w:date="2021-03-10T15:01:00Z">
        <w:r>
          <w:rPr>
            <w:rFonts w:ascii="Arial" w:hAnsi="Arial" w:cs="Arial"/>
            <w:color w:val="000000" w:themeColor="text1"/>
          </w:rPr>
          <w:t>ОФ на склад в системе выполняется автоматическое определение вида движения</w:t>
        </w:r>
      </w:ins>
      <w:ins w:id="402" w:author="Дмитрий Ковтун" w:date="2021-03-10T15:02:00Z">
        <w:r w:rsidRPr="00373DC6">
          <w:rPr>
            <w:rFonts w:ascii="Arial" w:hAnsi="Arial" w:cs="Arial"/>
            <w:color w:val="000000" w:themeColor="text1"/>
            <w:rPrChange w:id="403" w:author="Дмитрий Ковтун" w:date="2021-03-10T15:02:00Z">
              <w:rPr>
                <w:rFonts w:ascii="Arial" w:hAnsi="Arial" w:cs="Arial"/>
                <w:color w:val="000000" w:themeColor="text1"/>
                <w:lang w:val="en-US"/>
              </w:rPr>
            </w:rPrChange>
          </w:rPr>
          <w:t xml:space="preserve"> </w:t>
        </w:r>
        <w:r>
          <w:rPr>
            <w:rFonts w:ascii="Arial" w:hAnsi="Arial" w:cs="Arial"/>
            <w:color w:val="000000" w:themeColor="text1"/>
          </w:rPr>
          <w:t>«</w:t>
        </w:r>
        <w:r w:rsidRPr="00373DC6">
          <w:rPr>
            <w:rFonts w:ascii="Arial" w:hAnsi="Arial" w:cs="Arial"/>
            <w:color w:val="000000" w:themeColor="text1"/>
          </w:rPr>
          <w:t>Z15 – Поступление в ОФ</w:t>
        </w:r>
      </w:ins>
      <w:ins w:id="404" w:author="Дмитрий Ковтун" w:date="2021-03-10T15:03:00Z">
        <w:r>
          <w:rPr>
            <w:rFonts w:ascii="Arial" w:hAnsi="Arial" w:cs="Arial"/>
            <w:color w:val="000000" w:themeColor="text1"/>
          </w:rPr>
          <w:t>». При этом, если для компонента указана партия</w:t>
        </w:r>
      </w:ins>
      <w:ins w:id="405" w:author="Дмитрий Ковтун" w:date="2021-03-10T15:04:00Z">
        <w:r>
          <w:rPr>
            <w:rFonts w:ascii="Arial" w:hAnsi="Arial" w:cs="Arial"/>
            <w:color w:val="000000" w:themeColor="text1"/>
          </w:rPr>
          <w:t xml:space="preserve">, соответствующая виду оценки «НЕИСПРАВН», то для такой позиции устанавливается </w:t>
        </w:r>
      </w:ins>
      <w:ins w:id="406" w:author="Дмитрий Ковтун" w:date="2021-03-10T15:07:00Z">
        <w:r>
          <w:rPr>
            <w:rFonts w:ascii="Arial" w:hAnsi="Arial" w:cs="Arial"/>
            <w:color w:val="000000" w:themeColor="text1"/>
          </w:rPr>
          <w:t xml:space="preserve">значение релевантности для </w:t>
        </w:r>
      </w:ins>
      <w:ins w:id="407" w:author="Дмитрий Ковтун" w:date="2021-03-10T15:08:00Z">
        <w:r>
          <w:rPr>
            <w:rFonts w:ascii="Arial" w:hAnsi="Arial" w:cs="Arial"/>
            <w:color w:val="000000" w:themeColor="text1"/>
          </w:rPr>
          <w:t>ППМ (планирование потребности материалов) равное «1 - Никогда».</w:t>
        </w:r>
      </w:ins>
      <w:ins w:id="408" w:author="Дмитрий Ковтун" w:date="2021-03-10T15:04:00Z">
        <w:r>
          <w:rPr>
            <w:rFonts w:ascii="Arial" w:hAnsi="Arial" w:cs="Arial"/>
            <w:color w:val="000000" w:themeColor="text1"/>
          </w:rPr>
          <w:t xml:space="preserve"> </w:t>
        </w:r>
      </w:ins>
    </w:p>
    <w:p w14:paraId="49AA094D" w14:textId="2192BCE6" w:rsidR="00B2091F" w:rsidRDefault="00F02A19">
      <w:pPr>
        <w:pStyle w:val="afa"/>
        <w:numPr>
          <w:ilvl w:val="0"/>
          <w:numId w:val="16"/>
        </w:numPr>
        <w:spacing w:after="240" w:line="276" w:lineRule="auto"/>
        <w:rPr>
          <w:ins w:id="409" w:author="Дмитрий Ковтун" w:date="2021-03-10T15:08:00Z"/>
          <w:rFonts w:ascii="Arial" w:hAnsi="Arial" w:cs="Arial"/>
          <w:color w:val="000000" w:themeColor="text1"/>
        </w:rPr>
      </w:pPr>
      <w:r w:rsidRPr="00F00EDF">
        <w:rPr>
          <w:rFonts w:ascii="Arial" w:hAnsi="Arial" w:cs="Arial"/>
          <w:color w:val="000000" w:themeColor="text1"/>
        </w:rPr>
        <w:t>Для отражения планового монтажа узла ОФ со склада, в</w:t>
      </w:r>
      <w:r w:rsidR="00E07CB0" w:rsidRPr="00F00EDF">
        <w:rPr>
          <w:rFonts w:ascii="Arial" w:hAnsi="Arial" w:cs="Arial"/>
          <w:color w:val="000000" w:themeColor="text1"/>
        </w:rPr>
        <w:t xml:space="preserve"> качестве компонента </w:t>
      </w:r>
      <w:r w:rsidRPr="00F00EDF">
        <w:rPr>
          <w:rFonts w:ascii="Arial" w:hAnsi="Arial" w:cs="Arial"/>
          <w:color w:val="000000" w:themeColor="text1"/>
        </w:rPr>
        <w:t xml:space="preserve">для операции Заказа ТОРО </w:t>
      </w:r>
      <w:r w:rsidR="00DD781E" w:rsidRPr="00F00EDF">
        <w:rPr>
          <w:rFonts w:ascii="Arial" w:hAnsi="Arial" w:cs="Arial"/>
          <w:color w:val="000000" w:themeColor="text1"/>
        </w:rPr>
        <w:t>указывается номенклатурный номер</w:t>
      </w:r>
      <w:r w:rsidR="001B714A" w:rsidRPr="00F00EDF">
        <w:rPr>
          <w:rFonts w:ascii="Arial" w:hAnsi="Arial" w:cs="Arial"/>
          <w:color w:val="000000" w:themeColor="text1"/>
        </w:rPr>
        <w:t xml:space="preserve"> </w:t>
      </w:r>
      <w:r w:rsidR="008E6C15" w:rsidRPr="00F00EDF">
        <w:rPr>
          <w:rFonts w:ascii="Arial" w:hAnsi="Arial" w:cs="Arial"/>
          <w:color w:val="000000" w:themeColor="text1"/>
        </w:rPr>
        <w:t xml:space="preserve">узла ОФ (код </w:t>
      </w:r>
      <w:r w:rsidR="001B714A" w:rsidRPr="00F00EDF">
        <w:rPr>
          <w:rFonts w:ascii="Arial" w:hAnsi="Arial" w:cs="Arial"/>
          <w:color w:val="000000" w:themeColor="text1"/>
        </w:rPr>
        <w:t>ЕК МТР</w:t>
      </w:r>
      <w:r w:rsidR="008E6C15" w:rsidRPr="00F00EDF">
        <w:rPr>
          <w:rFonts w:ascii="Arial" w:hAnsi="Arial" w:cs="Arial"/>
          <w:color w:val="000000" w:themeColor="text1"/>
        </w:rPr>
        <w:t>)</w:t>
      </w:r>
      <w:r w:rsidR="00DD781E" w:rsidRPr="00F00EDF">
        <w:rPr>
          <w:rFonts w:ascii="Arial" w:hAnsi="Arial" w:cs="Arial"/>
          <w:color w:val="000000" w:themeColor="text1"/>
        </w:rPr>
        <w:t xml:space="preserve"> восстановленного</w:t>
      </w:r>
      <w:r w:rsidR="001B714A" w:rsidRPr="00F00EDF">
        <w:rPr>
          <w:rFonts w:ascii="Arial" w:hAnsi="Arial" w:cs="Arial"/>
          <w:color w:val="000000" w:themeColor="text1"/>
        </w:rPr>
        <w:t xml:space="preserve"> (исправного)</w:t>
      </w:r>
      <w:r w:rsidR="00DD781E" w:rsidRPr="00F00EDF">
        <w:rPr>
          <w:rFonts w:ascii="Arial" w:hAnsi="Arial" w:cs="Arial"/>
          <w:color w:val="000000" w:themeColor="text1"/>
        </w:rPr>
        <w:t xml:space="preserve"> узла </w:t>
      </w:r>
      <w:r w:rsidR="00E07CB0" w:rsidRPr="00F00EDF">
        <w:rPr>
          <w:rFonts w:ascii="Arial" w:hAnsi="Arial" w:cs="Arial"/>
          <w:color w:val="000000" w:themeColor="text1"/>
        </w:rPr>
        <w:t xml:space="preserve">с количеством «1» и </w:t>
      </w:r>
      <w:r w:rsidRPr="00F00EDF">
        <w:rPr>
          <w:rFonts w:ascii="Arial" w:hAnsi="Arial" w:cs="Arial"/>
          <w:color w:val="000000" w:themeColor="text1"/>
        </w:rPr>
        <w:t>партией, соответствующей виду оценки</w:t>
      </w:r>
      <w:r w:rsidR="00B2091F" w:rsidRPr="00F00EDF">
        <w:rPr>
          <w:rFonts w:ascii="Arial" w:hAnsi="Arial" w:cs="Arial"/>
          <w:color w:val="000000" w:themeColor="text1"/>
        </w:rPr>
        <w:t xml:space="preserve"> </w:t>
      </w:r>
      <w:r w:rsidRPr="00F00EDF">
        <w:rPr>
          <w:rFonts w:ascii="Arial" w:hAnsi="Arial" w:cs="Arial"/>
          <w:color w:val="000000" w:themeColor="text1"/>
        </w:rPr>
        <w:t>«ИСПРАВНЫЙ»</w:t>
      </w:r>
      <w:r w:rsidR="00E934AF" w:rsidRPr="00F00EDF">
        <w:rPr>
          <w:rFonts w:ascii="Arial" w:hAnsi="Arial" w:cs="Arial"/>
          <w:color w:val="000000" w:themeColor="text1"/>
        </w:rPr>
        <w:t xml:space="preserve">. </w:t>
      </w:r>
    </w:p>
    <w:p w14:paraId="0B5B3C06" w14:textId="174EA9D9" w:rsidR="00373DC6" w:rsidRPr="004F1987" w:rsidRDefault="00373DC6">
      <w:pPr>
        <w:pStyle w:val="afa"/>
        <w:spacing w:after="240" w:line="276" w:lineRule="auto"/>
        <w:ind w:left="720"/>
        <w:rPr>
          <w:ins w:id="410" w:author="Дмитрий Ковтун" w:date="2021-03-10T15:08:00Z"/>
          <w:rFonts w:ascii="Arial" w:hAnsi="Arial" w:cs="Arial"/>
          <w:color w:val="000000" w:themeColor="text1"/>
        </w:rPr>
        <w:pPrChange w:id="411" w:author="Дмитрий Ковтун" w:date="2021-03-10T15:08:00Z">
          <w:pPr>
            <w:pStyle w:val="afa"/>
            <w:numPr>
              <w:numId w:val="16"/>
            </w:numPr>
            <w:spacing w:after="240" w:line="276" w:lineRule="auto"/>
            <w:ind w:left="720" w:hanging="360"/>
          </w:pPr>
        </w:pPrChange>
      </w:pPr>
      <w:ins w:id="412" w:author="Дмитрий Ковтун" w:date="2021-03-10T15:08:00Z">
        <w:r>
          <w:rPr>
            <w:rFonts w:ascii="Arial" w:hAnsi="Arial" w:cs="Arial"/>
            <w:color w:val="000000" w:themeColor="text1"/>
          </w:rPr>
          <w:t xml:space="preserve">При планировании монтажа узла ОФ </w:t>
        </w:r>
      </w:ins>
      <w:ins w:id="413" w:author="Дмитрий Ковтун" w:date="2021-03-10T15:09:00Z">
        <w:r w:rsidR="00E44A8D">
          <w:rPr>
            <w:rFonts w:ascii="Arial" w:hAnsi="Arial" w:cs="Arial"/>
            <w:color w:val="000000" w:themeColor="text1"/>
          </w:rPr>
          <w:t>со</w:t>
        </w:r>
      </w:ins>
      <w:ins w:id="414" w:author="Дмитрий Ковтун" w:date="2021-03-10T15:08:00Z">
        <w:r>
          <w:rPr>
            <w:rFonts w:ascii="Arial" w:hAnsi="Arial" w:cs="Arial"/>
            <w:color w:val="000000" w:themeColor="text1"/>
          </w:rPr>
          <w:t xml:space="preserve"> склад</w:t>
        </w:r>
      </w:ins>
      <w:ins w:id="415" w:author="Дмитрий Ковтун" w:date="2021-03-10T15:09:00Z">
        <w:r w:rsidR="00E44A8D">
          <w:rPr>
            <w:rFonts w:ascii="Arial" w:hAnsi="Arial" w:cs="Arial"/>
            <w:color w:val="000000" w:themeColor="text1"/>
          </w:rPr>
          <w:t>а</w:t>
        </w:r>
      </w:ins>
      <w:ins w:id="416" w:author="Дмитрий Ковтун" w:date="2021-03-10T15:08:00Z">
        <w:r>
          <w:rPr>
            <w:rFonts w:ascii="Arial" w:hAnsi="Arial" w:cs="Arial"/>
            <w:color w:val="000000" w:themeColor="text1"/>
          </w:rPr>
          <w:t xml:space="preserve"> в системе выполняется автоматическое определение вида движения</w:t>
        </w:r>
        <w:r w:rsidRPr="004F1987">
          <w:rPr>
            <w:rFonts w:ascii="Arial" w:hAnsi="Arial" w:cs="Arial"/>
            <w:color w:val="000000" w:themeColor="text1"/>
          </w:rPr>
          <w:t xml:space="preserve"> </w:t>
        </w:r>
        <w:r>
          <w:rPr>
            <w:rFonts w:ascii="Arial" w:hAnsi="Arial" w:cs="Arial"/>
            <w:color w:val="000000" w:themeColor="text1"/>
          </w:rPr>
          <w:t>«</w:t>
        </w:r>
        <w:r w:rsidRPr="00373DC6">
          <w:rPr>
            <w:rFonts w:ascii="Arial" w:hAnsi="Arial" w:cs="Arial"/>
            <w:color w:val="000000" w:themeColor="text1"/>
          </w:rPr>
          <w:t>Z1</w:t>
        </w:r>
      </w:ins>
      <w:ins w:id="417" w:author="Дмитрий Ковтун" w:date="2021-03-10T15:09:00Z">
        <w:r>
          <w:rPr>
            <w:rFonts w:ascii="Arial" w:hAnsi="Arial" w:cs="Arial"/>
            <w:color w:val="000000" w:themeColor="text1"/>
          </w:rPr>
          <w:t>7</w:t>
        </w:r>
      </w:ins>
      <w:ins w:id="418" w:author="Дмитрий Ковтун" w:date="2021-03-10T15:08:00Z">
        <w:r w:rsidRPr="00373DC6">
          <w:rPr>
            <w:rFonts w:ascii="Arial" w:hAnsi="Arial" w:cs="Arial"/>
            <w:color w:val="000000" w:themeColor="text1"/>
          </w:rPr>
          <w:t xml:space="preserve"> – </w:t>
        </w:r>
      </w:ins>
      <w:ins w:id="419" w:author="Дмитрий Ковтун" w:date="2021-03-10T15:09:00Z">
        <w:r w:rsidR="00E44A8D" w:rsidRPr="00E44A8D">
          <w:rPr>
            <w:rFonts w:ascii="Arial" w:hAnsi="Arial" w:cs="Arial"/>
            <w:color w:val="000000" w:themeColor="text1"/>
          </w:rPr>
          <w:t>Отпуск из ОФ</w:t>
        </w:r>
      </w:ins>
      <w:ins w:id="420" w:author="Дмитрий Ковтун" w:date="2021-03-10T15:08:00Z">
        <w:r>
          <w:rPr>
            <w:rFonts w:ascii="Arial" w:hAnsi="Arial" w:cs="Arial"/>
            <w:color w:val="000000" w:themeColor="text1"/>
          </w:rPr>
          <w:t xml:space="preserve">». </w:t>
        </w:r>
      </w:ins>
    </w:p>
    <w:p w14:paraId="15657BD4" w14:textId="677C342F" w:rsidR="00373DC6" w:rsidDel="00E44A8D" w:rsidRDefault="00E44A8D">
      <w:pPr>
        <w:spacing w:after="240" w:line="276" w:lineRule="auto"/>
        <w:ind w:firstLine="567"/>
        <w:rPr>
          <w:del w:id="421" w:author="Дмитрий Ковтун" w:date="2021-03-10T15:08:00Z"/>
          <w:rFonts w:ascii="Arial" w:hAnsi="Arial" w:cs="Arial"/>
          <w:color w:val="000000" w:themeColor="text1"/>
        </w:rPr>
      </w:pPr>
      <w:ins w:id="422" w:author="Дмитрий Ковтун" w:date="2021-03-10T15:11:00Z">
        <w:r>
          <w:rPr>
            <w:rFonts w:ascii="Arial" w:hAnsi="Arial" w:cs="Arial"/>
            <w:color w:val="000000" w:themeColor="text1"/>
          </w:rPr>
          <w:t xml:space="preserve">Если при указании партии </w:t>
        </w:r>
      </w:ins>
      <w:ins w:id="423" w:author="Дмитрий Ковтун" w:date="2021-03-10T15:12:00Z">
        <w:r>
          <w:rPr>
            <w:rFonts w:ascii="Arial" w:hAnsi="Arial" w:cs="Arial"/>
            <w:color w:val="000000" w:themeColor="text1"/>
          </w:rPr>
          <w:t>«</w:t>
        </w:r>
      </w:ins>
      <w:ins w:id="424" w:author="Дмитрий Ковтун" w:date="2021-03-10T15:11:00Z">
        <w:r>
          <w:rPr>
            <w:rFonts w:ascii="Arial" w:hAnsi="Arial" w:cs="Arial"/>
            <w:color w:val="000000" w:themeColor="text1"/>
          </w:rPr>
          <w:t>НЕИСПРАВН</w:t>
        </w:r>
      </w:ins>
      <w:ins w:id="425" w:author="Дмитрий Ковтун" w:date="2021-03-10T15:12:00Z">
        <w:r>
          <w:rPr>
            <w:rFonts w:ascii="Arial" w:hAnsi="Arial" w:cs="Arial"/>
            <w:color w:val="000000" w:themeColor="text1"/>
          </w:rPr>
          <w:t>», либо «ИСПРАВНЫЙ» такая партия отсутствует в системе</w:t>
        </w:r>
      </w:ins>
      <w:ins w:id="426" w:author="Дмитрий Ковтун" w:date="2021-03-10T15:13:00Z">
        <w:r>
          <w:rPr>
            <w:rFonts w:ascii="Arial" w:hAnsi="Arial" w:cs="Arial"/>
            <w:color w:val="000000" w:themeColor="text1"/>
          </w:rPr>
          <w:t>, то выполняется процедура автоматической генерации партии. При этом для партии «НЕИСПРАВН» устанавливается статус «Ограниченное использование»</w:t>
        </w:r>
      </w:ins>
      <w:ins w:id="427" w:author="Дмитрий Ковтун" w:date="2021-03-10T15:14:00Z">
        <w:r>
          <w:rPr>
            <w:rFonts w:ascii="Arial" w:hAnsi="Arial" w:cs="Arial"/>
            <w:color w:val="000000" w:themeColor="text1"/>
          </w:rPr>
          <w:t>.</w:t>
        </w:r>
      </w:ins>
    </w:p>
    <w:p w14:paraId="2E04A32B" w14:textId="77777777" w:rsidR="00E44A8D" w:rsidRPr="00F00EDF" w:rsidRDefault="00E44A8D">
      <w:pPr>
        <w:spacing w:after="240" w:line="276" w:lineRule="auto"/>
        <w:ind w:firstLine="567"/>
        <w:rPr>
          <w:ins w:id="428" w:author="Дмитрий Ковтун" w:date="2021-03-10T15:10:00Z"/>
          <w:rFonts w:ascii="Arial" w:hAnsi="Arial" w:cs="Arial"/>
          <w:color w:val="000000" w:themeColor="text1"/>
        </w:rPr>
        <w:pPrChange w:id="429" w:author="Дмитрий Ковтун" w:date="2021-03-10T15:25:00Z">
          <w:pPr>
            <w:pStyle w:val="afa"/>
            <w:numPr>
              <w:numId w:val="16"/>
            </w:numPr>
            <w:spacing w:after="240" w:line="276" w:lineRule="auto"/>
            <w:ind w:left="720" w:hanging="360"/>
          </w:pPr>
        </w:pPrChange>
      </w:pPr>
    </w:p>
    <w:p w14:paraId="5ECEC06B" w14:textId="430BE204" w:rsidR="00E07CB0" w:rsidRPr="00632245" w:rsidRDefault="00E934AF" w:rsidP="00632245">
      <w:pPr>
        <w:spacing w:after="240" w:line="276" w:lineRule="auto"/>
        <w:ind w:firstLine="567"/>
        <w:rPr>
          <w:rFonts w:ascii="Arial" w:hAnsi="Arial" w:cs="Arial"/>
          <w:color w:val="000000" w:themeColor="text1"/>
        </w:rPr>
      </w:pPr>
      <w:r w:rsidRPr="00632245">
        <w:rPr>
          <w:rFonts w:ascii="Arial" w:hAnsi="Arial" w:cs="Arial"/>
          <w:color w:val="000000" w:themeColor="text1"/>
        </w:rPr>
        <w:t xml:space="preserve">В общих данных операции </w:t>
      </w:r>
      <w:r w:rsidR="00B14FEF" w:rsidRPr="00F00EDF">
        <w:rPr>
          <w:rFonts w:ascii="Arial" w:hAnsi="Arial" w:cs="Arial"/>
          <w:color w:val="000000" w:themeColor="text1"/>
        </w:rPr>
        <w:t>Заказа ТОРО</w:t>
      </w:r>
      <w:ins w:id="430" w:author="Дмитрий Ковтун" w:date="2021-03-09T15:34:00Z">
        <w:r w:rsidR="0076054E">
          <w:rPr>
            <w:rFonts w:ascii="Arial" w:hAnsi="Arial" w:cs="Arial"/>
            <w:color w:val="000000" w:themeColor="text1"/>
          </w:rPr>
          <w:t xml:space="preserve">, содержащей работы по демонтажу узла, </w:t>
        </w:r>
      </w:ins>
      <w:del w:id="431" w:author="Дмитрий Ковтун" w:date="2021-03-09T15:34:00Z">
        <w:r w:rsidR="00B14FEF" w:rsidRPr="00F00EDF" w:rsidDel="0076054E">
          <w:rPr>
            <w:rFonts w:ascii="Arial" w:hAnsi="Arial" w:cs="Arial"/>
            <w:color w:val="000000" w:themeColor="text1"/>
          </w:rPr>
          <w:delText xml:space="preserve"> с видом работ «мо</w:delText>
        </w:r>
        <w:r w:rsidR="00B13B2E" w:rsidRPr="00F00EDF" w:rsidDel="0076054E">
          <w:rPr>
            <w:rFonts w:ascii="Arial" w:hAnsi="Arial" w:cs="Arial"/>
            <w:color w:val="000000" w:themeColor="text1"/>
          </w:rPr>
          <w:delText>нтаж/демонтаж</w:delText>
        </w:r>
        <w:r w:rsidR="00B14FEF" w:rsidRPr="00F00EDF" w:rsidDel="0076054E">
          <w:rPr>
            <w:rFonts w:ascii="Arial" w:hAnsi="Arial" w:cs="Arial"/>
            <w:color w:val="000000" w:themeColor="text1"/>
          </w:rPr>
          <w:delText>»</w:delText>
        </w:r>
        <w:r w:rsidR="00B13B2E" w:rsidRPr="00F00EDF" w:rsidDel="0076054E">
          <w:rPr>
            <w:rFonts w:ascii="Arial" w:hAnsi="Arial" w:cs="Arial"/>
            <w:color w:val="000000" w:themeColor="text1"/>
          </w:rPr>
          <w:delText xml:space="preserve"> </w:delText>
        </w:r>
      </w:del>
      <w:r w:rsidRPr="00632245">
        <w:rPr>
          <w:rFonts w:ascii="Arial" w:hAnsi="Arial" w:cs="Arial"/>
          <w:color w:val="000000" w:themeColor="text1"/>
        </w:rPr>
        <w:t xml:space="preserve">указывается </w:t>
      </w:r>
      <w:r w:rsidR="00282F04" w:rsidRPr="00632245">
        <w:rPr>
          <w:rFonts w:ascii="Arial" w:hAnsi="Arial" w:cs="Arial"/>
          <w:color w:val="000000" w:themeColor="text1"/>
        </w:rPr>
        <w:t>объект</w:t>
      </w:r>
      <w:r w:rsidRPr="00632245">
        <w:rPr>
          <w:rFonts w:ascii="Arial" w:hAnsi="Arial" w:cs="Arial"/>
          <w:color w:val="000000" w:themeColor="text1"/>
        </w:rPr>
        <w:t xml:space="preserve"> (единица оборудования)</w:t>
      </w:r>
      <w:r w:rsidR="00B2091F" w:rsidRPr="00F00EDF">
        <w:rPr>
          <w:rFonts w:ascii="Arial" w:hAnsi="Arial" w:cs="Arial"/>
          <w:color w:val="000000" w:themeColor="text1"/>
        </w:rPr>
        <w:t>, соо</w:t>
      </w:r>
      <w:r w:rsidR="00B13B2E" w:rsidRPr="00F00EDF">
        <w:rPr>
          <w:rFonts w:ascii="Arial" w:hAnsi="Arial" w:cs="Arial"/>
          <w:color w:val="000000" w:themeColor="text1"/>
        </w:rPr>
        <w:t>тветствующ</w:t>
      </w:r>
      <w:r w:rsidR="00867311" w:rsidRPr="00F00EDF">
        <w:rPr>
          <w:rFonts w:ascii="Arial" w:hAnsi="Arial" w:cs="Arial"/>
          <w:color w:val="000000" w:themeColor="text1"/>
        </w:rPr>
        <w:t>ая</w:t>
      </w:r>
      <w:r w:rsidR="00B13B2E" w:rsidRPr="00F00EDF">
        <w:rPr>
          <w:rFonts w:ascii="Arial" w:hAnsi="Arial" w:cs="Arial"/>
          <w:color w:val="000000" w:themeColor="text1"/>
        </w:rPr>
        <w:t xml:space="preserve"> демонтируемой ЕО.</w:t>
      </w:r>
    </w:p>
    <w:p w14:paraId="6DB37442" w14:textId="3096BB97" w:rsidR="00CF2192" w:rsidRPr="00F00EDF" w:rsidRDefault="00CF2192">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После выполнения операции демонтажа, узел ОФ приходуется на склад </w:t>
      </w:r>
      <w:ins w:id="432" w:author="Дмитрий Ковтун" w:date="2021-03-09T15:35:00Z">
        <w:r w:rsidR="0076054E">
          <w:rPr>
            <w:rFonts w:ascii="Arial" w:hAnsi="Arial" w:cs="Arial"/>
            <w:color w:val="000000" w:themeColor="text1"/>
          </w:rPr>
          <w:t xml:space="preserve">по цене, определенной на уровне вида оценки </w:t>
        </w:r>
      </w:ins>
      <w:ins w:id="433" w:author="Дмитрий Ковтун" w:date="2021-03-09T15:49:00Z">
        <w:r w:rsidR="003B1E6C">
          <w:rPr>
            <w:rFonts w:ascii="Arial" w:hAnsi="Arial" w:cs="Arial"/>
            <w:color w:val="000000" w:themeColor="text1"/>
          </w:rPr>
          <w:t>«</w:t>
        </w:r>
      </w:ins>
      <w:ins w:id="434" w:author="Дмитрий Ковтун" w:date="2021-03-09T15:42:00Z">
        <w:r w:rsidR="00663E52">
          <w:rPr>
            <w:rFonts w:ascii="Arial" w:hAnsi="Arial" w:cs="Arial"/>
            <w:color w:val="000000" w:themeColor="text1"/>
          </w:rPr>
          <w:t>ИСП</w:t>
        </w:r>
        <w:r w:rsidR="003B1E6C">
          <w:rPr>
            <w:rFonts w:ascii="Arial" w:hAnsi="Arial" w:cs="Arial"/>
            <w:color w:val="000000" w:themeColor="text1"/>
          </w:rPr>
          <w:t>Р</w:t>
        </w:r>
        <w:r w:rsidR="00663E52">
          <w:rPr>
            <w:rFonts w:ascii="Arial" w:hAnsi="Arial" w:cs="Arial"/>
            <w:color w:val="000000" w:themeColor="text1"/>
          </w:rPr>
          <w:t>АВНЫЙ</w:t>
        </w:r>
      </w:ins>
      <w:ins w:id="435" w:author="Дмитрий Ковтун" w:date="2021-03-09T15:49:00Z">
        <w:r w:rsidR="003B1E6C">
          <w:rPr>
            <w:rFonts w:ascii="Arial" w:hAnsi="Arial" w:cs="Arial"/>
            <w:color w:val="000000" w:themeColor="text1"/>
          </w:rPr>
          <w:t>»</w:t>
        </w:r>
      </w:ins>
      <w:ins w:id="436" w:author="Дмитрий Ковтун" w:date="2021-03-09T15:50:00Z">
        <w:r w:rsidR="003B1E6C">
          <w:rPr>
            <w:rFonts w:ascii="Arial" w:hAnsi="Arial" w:cs="Arial"/>
            <w:color w:val="000000" w:themeColor="text1"/>
          </w:rPr>
          <w:t>, либо «</w:t>
        </w:r>
      </w:ins>
      <w:ins w:id="437" w:author="Дмитрий Ковтун" w:date="2021-03-09T15:42:00Z">
        <w:r w:rsidR="00663E52">
          <w:rPr>
            <w:rFonts w:ascii="Arial" w:hAnsi="Arial" w:cs="Arial"/>
            <w:color w:val="000000" w:themeColor="text1"/>
          </w:rPr>
          <w:t>НЕИСПРАВН</w:t>
        </w:r>
      </w:ins>
      <w:ins w:id="438" w:author="Дмитрий Ковтун" w:date="2021-03-09T15:50:00Z">
        <w:r w:rsidR="003B1E6C">
          <w:rPr>
            <w:rFonts w:ascii="Arial" w:hAnsi="Arial" w:cs="Arial"/>
            <w:color w:val="000000" w:themeColor="text1"/>
          </w:rPr>
          <w:t>»</w:t>
        </w:r>
      </w:ins>
      <w:ins w:id="439" w:author="Дмитрий Ковтун" w:date="2021-03-09T15:42:00Z">
        <w:r w:rsidR="00663E52">
          <w:rPr>
            <w:rFonts w:ascii="Arial" w:hAnsi="Arial" w:cs="Arial"/>
            <w:color w:val="000000" w:themeColor="text1"/>
          </w:rPr>
          <w:t xml:space="preserve"> для соответствующего кода </w:t>
        </w:r>
      </w:ins>
      <w:ins w:id="440" w:author="Дмитрий Ковтун" w:date="2021-03-09T15:35:00Z">
        <w:r w:rsidR="0076054E">
          <w:rPr>
            <w:rFonts w:ascii="Arial" w:hAnsi="Arial" w:cs="Arial"/>
            <w:color w:val="000000" w:themeColor="text1"/>
          </w:rPr>
          <w:t>ЕК МТР</w:t>
        </w:r>
      </w:ins>
      <w:del w:id="441" w:author="Дмитрий Ковтун" w:date="2021-03-09T15:35:00Z">
        <w:r w:rsidRPr="00F00EDF" w:rsidDel="0076054E">
          <w:rPr>
            <w:rFonts w:ascii="Arial" w:hAnsi="Arial" w:cs="Arial"/>
            <w:color w:val="000000" w:themeColor="text1"/>
          </w:rPr>
          <w:delText>с нулевой ценой</w:delText>
        </w:r>
      </w:del>
      <w:r w:rsidRPr="00F00EDF">
        <w:rPr>
          <w:rFonts w:ascii="Arial" w:hAnsi="Arial" w:cs="Arial"/>
          <w:color w:val="000000" w:themeColor="text1"/>
        </w:rPr>
        <w:t xml:space="preserve">. </w:t>
      </w:r>
      <w:ins w:id="442" w:author="Дмитрий Ковтун" w:date="2021-03-09T15:36:00Z">
        <w:r w:rsidR="0076054E">
          <w:rPr>
            <w:rFonts w:ascii="Arial" w:hAnsi="Arial" w:cs="Arial"/>
            <w:color w:val="000000" w:themeColor="text1"/>
          </w:rPr>
          <w:t xml:space="preserve">Для оборудования, являющегося компонентами ОС, предусмотрен только количественный учет. </w:t>
        </w:r>
      </w:ins>
      <w:ins w:id="443" w:author="Дмитрий Ковтун" w:date="2021-03-09T15:37:00Z">
        <w:r w:rsidR="0076054E">
          <w:rPr>
            <w:rFonts w:ascii="Arial" w:hAnsi="Arial" w:cs="Arial"/>
            <w:color w:val="000000" w:themeColor="text1"/>
          </w:rPr>
          <w:t xml:space="preserve">На уровне видов оценки </w:t>
        </w:r>
      </w:ins>
      <w:ins w:id="444" w:author="Дмитрий Ковтун" w:date="2021-03-09T15:50:00Z">
        <w:r w:rsidR="003B1E6C">
          <w:rPr>
            <w:rFonts w:ascii="Arial" w:hAnsi="Arial" w:cs="Arial"/>
            <w:color w:val="000000" w:themeColor="text1"/>
          </w:rPr>
          <w:t>«</w:t>
        </w:r>
      </w:ins>
      <w:ins w:id="445" w:author="Дмитрий Ковтун" w:date="2021-03-09T15:37:00Z">
        <w:r w:rsidR="0076054E">
          <w:rPr>
            <w:rFonts w:ascii="Arial" w:hAnsi="Arial" w:cs="Arial"/>
            <w:color w:val="000000" w:themeColor="text1"/>
          </w:rPr>
          <w:t>ИСП</w:t>
        </w:r>
      </w:ins>
      <w:ins w:id="446" w:author="Дмитрий Ковтун" w:date="2021-03-09T15:42:00Z">
        <w:r w:rsidR="003B1E6C">
          <w:rPr>
            <w:rFonts w:ascii="Arial" w:hAnsi="Arial" w:cs="Arial"/>
            <w:color w:val="000000" w:themeColor="text1"/>
          </w:rPr>
          <w:t>Р</w:t>
        </w:r>
      </w:ins>
      <w:ins w:id="447" w:author="Дмитрий Ковтун" w:date="2021-03-09T15:37:00Z">
        <w:r w:rsidR="0076054E">
          <w:rPr>
            <w:rFonts w:ascii="Arial" w:hAnsi="Arial" w:cs="Arial"/>
            <w:color w:val="000000" w:themeColor="text1"/>
          </w:rPr>
          <w:t>АВНЫЙ</w:t>
        </w:r>
      </w:ins>
      <w:ins w:id="448" w:author="Дмитрий Ковтун" w:date="2021-03-09T15:50:00Z">
        <w:r w:rsidR="003B1E6C">
          <w:rPr>
            <w:rFonts w:ascii="Arial" w:hAnsi="Arial" w:cs="Arial"/>
            <w:color w:val="000000" w:themeColor="text1"/>
          </w:rPr>
          <w:t>», либо «</w:t>
        </w:r>
      </w:ins>
      <w:ins w:id="449" w:author="Дмитрий Ковтун" w:date="2021-03-09T15:37:00Z">
        <w:r w:rsidR="0076054E">
          <w:rPr>
            <w:rFonts w:ascii="Arial" w:hAnsi="Arial" w:cs="Arial"/>
            <w:color w:val="000000" w:themeColor="text1"/>
          </w:rPr>
          <w:t>НЕИСПРАВН</w:t>
        </w:r>
      </w:ins>
      <w:ins w:id="450" w:author="Дмитрий Ковтун" w:date="2021-03-09T15:50:00Z">
        <w:r w:rsidR="003B1E6C">
          <w:rPr>
            <w:rFonts w:ascii="Arial" w:hAnsi="Arial" w:cs="Arial"/>
            <w:color w:val="000000" w:themeColor="text1"/>
          </w:rPr>
          <w:t>»</w:t>
        </w:r>
      </w:ins>
      <w:ins w:id="451" w:author="Дмитрий Ковтун" w:date="2021-03-09T15:37:00Z">
        <w:r w:rsidR="0076054E">
          <w:rPr>
            <w:rFonts w:ascii="Arial" w:hAnsi="Arial" w:cs="Arial"/>
            <w:color w:val="000000" w:themeColor="text1"/>
          </w:rPr>
          <w:t xml:space="preserve"> </w:t>
        </w:r>
      </w:ins>
      <w:ins w:id="452" w:author="Дмитрий Ковтун" w:date="2021-03-09T15:38:00Z">
        <w:r w:rsidR="0076054E">
          <w:rPr>
            <w:rFonts w:ascii="Arial" w:hAnsi="Arial" w:cs="Arial"/>
            <w:color w:val="000000" w:themeColor="text1"/>
          </w:rPr>
          <w:t>для ЕК МТР вида «</w:t>
        </w:r>
        <w:r w:rsidR="0076054E">
          <w:rPr>
            <w:rFonts w:ascii="Arial" w:hAnsi="Arial" w:cs="Arial"/>
            <w:color w:val="000000" w:themeColor="text1"/>
            <w:lang w:val="en-US"/>
          </w:rPr>
          <w:t>ZKMP</w:t>
        </w:r>
        <w:r w:rsidR="0076054E" w:rsidRPr="0076054E">
          <w:rPr>
            <w:rFonts w:ascii="Arial" w:hAnsi="Arial" w:cs="Arial"/>
            <w:color w:val="000000" w:themeColor="text1"/>
            <w:rPrChange w:id="453" w:author="Дмитрий Ковтун" w:date="2021-03-09T15:38:00Z">
              <w:rPr>
                <w:rFonts w:ascii="Arial" w:hAnsi="Arial" w:cs="Arial"/>
                <w:color w:val="000000" w:themeColor="text1"/>
                <w:lang w:val="en-US"/>
              </w:rPr>
            </w:rPrChange>
          </w:rPr>
          <w:t xml:space="preserve"> - </w:t>
        </w:r>
      </w:ins>
      <w:ins w:id="454" w:author="Дмитрий Ковтун" w:date="2021-03-09T15:39:00Z">
        <w:r w:rsidR="0076054E" w:rsidRPr="0076054E">
          <w:rPr>
            <w:rFonts w:ascii="Arial" w:hAnsi="Arial" w:cs="Arial"/>
            <w:color w:val="000000" w:themeColor="text1"/>
          </w:rPr>
          <w:t>Компоненты оборудования</w:t>
        </w:r>
      </w:ins>
      <w:ins w:id="455" w:author="Дмитрий Ковтун" w:date="2021-03-09T15:38:00Z">
        <w:r w:rsidR="0076054E">
          <w:rPr>
            <w:rFonts w:ascii="Arial" w:hAnsi="Arial" w:cs="Arial"/>
            <w:color w:val="000000" w:themeColor="text1"/>
          </w:rPr>
          <w:t>»</w:t>
        </w:r>
      </w:ins>
      <w:ins w:id="456" w:author="Дмитрий Ковтун" w:date="2021-03-09T15:39:00Z">
        <w:r w:rsidR="0076054E" w:rsidRPr="0076054E">
          <w:rPr>
            <w:rFonts w:ascii="Arial" w:hAnsi="Arial" w:cs="Arial"/>
            <w:color w:val="000000" w:themeColor="text1"/>
            <w:rPrChange w:id="457" w:author="Дмитрий Ковтун" w:date="2021-03-09T15:39:00Z">
              <w:rPr>
                <w:rFonts w:ascii="Arial" w:hAnsi="Arial" w:cs="Arial"/>
                <w:color w:val="000000" w:themeColor="text1"/>
                <w:lang w:val="en-US"/>
              </w:rPr>
            </w:rPrChange>
          </w:rPr>
          <w:t xml:space="preserve"> </w:t>
        </w:r>
      </w:ins>
      <w:ins w:id="458" w:author="Дмитрий Ковтун" w:date="2021-03-09T15:37:00Z">
        <w:r w:rsidR="0076054E">
          <w:rPr>
            <w:rFonts w:ascii="Arial" w:hAnsi="Arial" w:cs="Arial"/>
            <w:color w:val="000000" w:themeColor="text1"/>
          </w:rPr>
          <w:t xml:space="preserve">стандартная цена равна </w:t>
        </w:r>
        <w:r w:rsidR="0076054E">
          <w:rPr>
            <w:rFonts w:ascii="Arial" w:hAnsi="Arial" w:cs="Arial"/>
            <w:color w:val="000000" w:themeColor="text1"/>
          </w:rPr>
          <w:lastRenderedPageBreak/>
          <w:t>нулю</w:t>
        </w:r>
      </w:ins>
      <w:ins w:id="459" w:author="Дмитрий Ковтун" w:date="2021-03-09T15:40:00Z">
        <w:r w:rsidR="0076054E" w:rsidRPr="0076054E">
          <w:rPr>
            <w:rFonts w:ascii="Arial" w:hAnsi="Arial" w:cs="Arial"/>
            <w:color w:val="000000" w:themeColor="text1"/>
            <w:rPrChange w:id="460" w:author="Дмитрий Ковтун" w:date="2021-03-09T15:40:00Z">
              <w:rPr>
                <w:rFonts w:ascii="Arial" w:hAnsi="Arial" w:cs="Arial"/>
                <w:color w:val="000000" w:themeColor="text1"/>
                <w:lang w:val="en-US"/>
              </w:rPr>
            </w:rPrChange>
          </w:rPr>
          <w:t xml:space="preserve">. </w:t>
        </w:r>
      </w:ins>
      <w:r w:rsidRPr="00F00EDF">
        <w:rPr>
          <w:rFonts w:ascii="Arial" w:hAnsi="Arial" w:cs="Arial"/>
          <w:color w:val="000000" w:themeColor="text1"/>
        </w:rPr>
        <w:t>Количественный учет демонтированных узлов ОФ</w:t>
      </w:r>
      <w:ins w:id="461" w:author="Дмитрий Ковтун" w:date="2021-03-09T15:40:00Z">
        <w:r w:rsidR="0076054E">
          <w:rPr>
            <w:rFonts w:ascii="Arial" w:hAnsi="Arial" w:cs="Arial"/>
            <w:color w:val="000000" w:themeColor="text1"/>
          </w:rPr>
          <w:t xml:space="preserve">, являющихся компонентами ОС, </w:t>
        </w:r>
      </w:ins>
      <w:del w:id="462" w:author="Дмитрий Ковтун" w:date="2021-03-09T15:40:00Z">
        <w:r w:rsidRPr="00F00EDF" w:rsidDel="0076054E">
          <w:rPr>
            <w:rFonts w:ascii="Arial" w:hAnsi="Arial" w:cs="Arial"/>
            <w:color w:val="000000" w:themeColor="text1"/>
          </w:rPr>
          <w:delText xml:space="preserve"> </w:delText>
        </w:r>
      </w:del>
      <w:r w:rsidRPr="00F00EDF">
        <w:rPr>
          <w:rFonts w:ascii="Arial" w:hAnsi="Arial" w:cs="Arial"/>
          <w:color w:val="000000" w:themeColor="text1"/>
        </w:rPr>
        <w:t>выполняется на забалансовом счете запаса.</w:t>
      </w:r>
    </w:p>
    <w:p w14:paraId="1B97ADBF" w14:textId="3930C07C" w:rsidR="00CF2192" w:rsidRPr="00F00EDF" w:rsidRDefault="00CF2192">
      <w:pPr>
        <w:spacing w:after="240" w:line="276" w:lineRule="auto"/>
        <w:ind w:firstLine="567"/>
        <w:rPr>
          <w:rFonts w:ascii="Arial" w:hAnsi="Arial" w:cs="Arial"/>
          <w:color w:val="000000" w:themeColor="text1"/>
        </w:rPr>
      </w:pPr>
      <w:r w:rsidRPr="00F00EDF">
        <w:rPr>
          <w:rFonts w:ascii="Arial" w:hAnsi="Arial" w:cs="Arial"/>
          <w:color w:val="000000" w:themeColor="text1"/>
        </w:rPr>
        <w:t>Отражение в системе операций монтажа/демонтажа узлов ОФ выполняется пользователем с ролью «</w:t>
      </w:r>
      <w:r w:rsidR="00C33BE6" w:rsidRPr="00F00EDF">
        <w:rPr>
          <w:rFonts w:ascii="Arial" w:hAnsi="Arial" w:cs="Arial"/>
          <w:color w:val="000000" w:themeColor="text1"/>
        </w:rPr>
        <w:t>Инженер ТОиР УО</w:t>
      </w:r>
      <w:r w:rsidRPr="00F00EDF">
        <w:rPr>
          <w:rFonts w:ascii="Arial" w:hAnsi="Arial" w:cs="Arial"/>
          <w:color w:val="000000" w:themeColor="text1"/>
        </w:rPr>
        <w:t xml:space="preserve">» в транзакции </w:t>
      </w:r>
      <w:r w:rsidR="005924A2" w:rsidRPr="00F00EDF">
        <w:rPr>
          <w:rFonts w:ascii="Arial" w:hAnsi="Arial" w:cs="Arial"/>
          <w:color w:val="000000" w:themeColor="text1"/>
        </w:rPr>
        <w:t>«</w:t>
      </w:r>
      <w:r w:rsidR="005924A2" w:rsidRPr="00F00EDF">
        <w:rPr>
          <w:rFonts w:ascii="Arial" w:hAnsi="Arial" w:cs="Arial"/>
          <w:color w:val="000000" w:themeColor="text1"/>
          <w:lang w:val="en-US"/>
        </w:rPr>
        <w:t>IE</w:t>
      </w:r>
      <w:r w:rsidR="005924A2" w:rsidRPr="00632245">
        <w:rPr>
          <w:rFonts w:ascii="Arial" w:hAnsi="Arial" w:cs="Arial"/>
          <w:color w:val="000000" w:themeColor="text1"/>
        </w:rPr>
        <w:t>4</w:t>
      </w:r>
      <w:r w:rsidR="005924A2" w:rsidRPr="00F00EDF">
        <w:rPr>
          <w:rFonts w:ascii="Arial" w:hAnsi="Arial" w:cs="Arial"/>
          <w:color w:val="000000" w:themeColor="text1"/>
          <w:lang w:val="en-US"/>
        </w:rPr>
        <w:t>N</w:t>
      </w:r>
      <w:r w:rsidR="005924A2" w:rsidRPr="00632245">
        <w:rPr>
          <w:rFonts w:ascii="Arial" w:hAnsi="Arial" w:cs="Arial"/>
          <w:color w:val="000000" w:themeColor="text1"/>
        </w:rPr>
        <w:t xml:space="preserve"> - Монтаж/демонтаж единиц оборудования</w:t>
      </w:r>
      <w:r w:rsidR="005924A2" w:rsidRPr="00F00EDF">
        <w:rPr>
          <w:rFonts w:ascii="Arial" w:hAnsi="Arial" w:cs="Arial"/>
          <w:color w:val="000000" w:themeColor="text1"/>
        </w:rPr>
        <w:t>»</w:t>
      </w:r>
      <w:r w:rsidRPr="00632245">
        <w:rPr>
          <w:rFonts w:ascii="Arial" w:hAnsi="Arial" w:cs="Arial"/>
          <w:color w:val="000000" w:themeColor="text1"/>
        </w:rPr>
        <w:t>.</w:t>
      </w:r>
    </w:p>
    <w:p w14:paraId="2673812D" w14:textId="26BFD729" w:rsidR="006A40CE" w:rsidRPr="00F00EDF" w:rsidRDefault="006A40CE">
      <w:pPr>
        <w:spacing w:after="240" w:line="276" w:lineRule="auto"/>
        <w:ind w:firstLine="567"/>
        <w:rPr>
          <w:rFonts w:ascii="Arial" w:hAnsi="Arial" w:cs="Arial"/>
          <w:color w:val="000000" w:themeColor="text1"/>
          <w:u w:val="single"/>
        </w:rPr>
      </w:pPr>
      <w:r w:rsidRPr="00F00EDF">
        <w:rPr>
          <w:rFonts w:ascii="Arial" w:hAnsi="Arial" w:cs="Arial"/>
          <w:color w:val="000000" w:themeColor="text1"/>
          <w:u w:val="single"/>
        </w:rPr>
        <w:t>Отражение операций по восстановлению узлов ОФ</w:t>
      </w:r>
      <w:r w:rsidR="00A41C75" w:rsidRPr="00F00EDF">
        <w:rPr>
          <w:rFonts w:ascii="Arial" w:hAnsi="Arial" w:cs="Arial"/>
          <w:color w:val="000000" w:themeColor="text1"/>
          <w:u w:val="single"/>
        </w:rPr>
        <w:t>.</w:t>
      </w:r>
    </w:p>
    <w:p w14:paraId="5EA4712E" w14:textId="408B4F83" w:rsidR="00FC0026" w:rsidRPr="00F00EDF" w:rsidRDefault="00FC0026">
      <w:pPr>
        <w:spacing w:line="276" w:lineRule="auto"/>
        <w:ind w:firstLine="567"/>
        <w:rPr>
          <w:rFonts w:ascii="Arial" w:hAnsi="Arial" w:cs="Arial"/>
          <w:color w:val="000000" w:themeColor="text1"/>
        </w:rPr>
      </w:pPr>
      <w:r w:rsidRPr="00F00EDF">
        <w:rPr>
          <w:rFonts w:ascii="Arial" w:hAnsi="Arial" w:cs="Arial"/>
          <w:color w:val="000000" w:themeColor="text1"/>
        </w:rPr>
        <w:t xml:space="preserve">Заказ </w:t>
      </w:r>
      <w:r w:rsidR="00D35915" w:rsidRPr="00F00EDF">
        <w:rPr>
          <w:rFonts w:ascii="Arial" w:hAnsi="Arial" w:cs="Arial"/>
          <w:color w:val="000000" w:themeColor="text1"/>
        </w:rPr>
        <w:t xml:space="preserve">ТОРО </w:t>
      </w:r>
      <w:r w:rsidRPr="00F00EDF">
        <w:rPr>
          <w:rFonts w:ascii="Arial" w:hAnsi="Arial" w:cs="Arial"/>
          <w:color w:val="000000" w:themeColor="text1"/>
        </w:rPr>
        <w:t xml:space="preserve">на восстановление </w:t>
      </w:r>
      <w:r w:rsidR="00D35915" w:rsidRPr="00F00EDF">
        <w:rPr>
          <w:rFonts w:ascii="Arial" w:hAnsi="Arial" w:cs="Arial"/>
          <w:color w:val="000000" w:themeColor="text1"/>
        </w:rPr>
        <w:t xml:space="preserve">создается </w:t>
      </w:r>
      <w:r w:rsidR="00AC3EC1" w:rsidRPr="00F00EDF">
        <w:rPr>
          <w:rFonts w:ascii="Arial" w:hAnsi="Arial" w:cs="Arial"/>
          <w:color w:val="000000" w:themeColor="text1"/>
        </w:rPr>
        <w:t xml:space="preserve">непосредственно </w:t>
      </w:r>
      <w:r w:rsidR="00D35915" w:rsidRPr="00F00EDF">
        <w:rPr>
          <w:rFonts w:ascii="Arial" w:hAnsi="Arial" w:cs="Arial"/>
          <w:color w:val="000000" w:themeColor="text1"/>
        </w:rPr>
        <w:t>на узел ОФ</w:t>
      </w:r>
      <w:r w:rsidRPr="00F00EDF">
        <w:rPr>
          <w:rFonts w:ascii="Arial" w:hAnsi="Arial" w:cs="Arial"/>
          <w:color w:val="000000" w:themeColor="text1"/>
        </w:rPr>
        <w:t>. Д</w:t>
      </w:r>
      <w:r w:rsidR="00D35915" w:rsidRPr="00F00EDF">
        <w:rPr>
          <w:rFonts w:ascii="Arial" w:hAnsi="Arial" w:cs="Arial"/>
          <w:color w:val="000000" w:themeColor="text1"/>
        </w:rPr>
        <w:t xml:space="preserve">ля этого номер единицы оборудования узла </w:t>
      </w:r>
      <w:r w:rsidR="008E0AA0" w:rsidRPr="00F00EDF">
        <w:rPr>
          <w:rFonts w:ascii="Arial" w:hAnsi="Arial" w:cs="Arial"/>
          <w:color w:val="000000" w:themeColor="text1"/>
        </w:rPr>
        <w:t>ОФ</w:t>
      </w:r>
      <w:r w:rsidR="008D23CF" w:rsidRPr="00F00EDF">
        <w:rPr>
          <w:rFonts w:ascii="Arial" w:hAnsi="Arial" w:cs="Arial"/>
          <w:color w:val="000000" w:themeColor="text1"/>
        </w:rPr>
        <w:t xml:space="preserve"> заполняется в поле «Единица оборудования» в позиции плана предупредительного ТОРО.</w:t>
      </w:r>
      <w:r w:rsidRPr="00F00EDF">
        <w:rPr>
          <w:rFonts w:ascii="Arial" w:hAnsi="Arial" w:cs="Arial"/>
          <w:color w:val="000000" w:themeColor="text1"/>
        </w:rPr>
        <w:t xml:space="preserve"> Заказ на восстановление позволяет зарегистрировать в системе потребность в ремонте узлов </w:t>
      </w:r>
      <w:r w:rsidR="0010468A" w:rsidRPr="00F00EDF">
        <w:rPr>
          <w:rFonts w:ascii="Arial" w:hAnsi="Arial" w:cs="Arial"/>
          <w:color w:val="000000" w:themeColor="text1"/>
        </w:rPr>
        <w:t>ОФ.</w:t>
      </w:r>
    </w:p>
    <w:p w14:paraId="30C5B446" w14:textId="77777777" w:rsidR="00FC0026" w:rsidRPr="00F00EDF" w:rsidRDefault="00FC0026">
      <w:pPr>
        <w:spacing w:line="276" w:lineRule="auto"/>
        <w:ind w:firstLine="567"/>
        <w:rPr>
          <w:rFonts w:ascii="Arial" w:hAnsi="Arial" w:cs="Arial"/>
          <w:color w:val="000000" w:themeColor="text1"/>
        </w:rPr>
      </w:pPr>
    </w:p>
    <w:p w14:paraId="1326B17A" w14:textId="59A66402" w:rsidR="0010468A" w:rsidRPr="00F00EDF" w:rsidRDefault="00FC0026" w:rsidP="00632245">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Плановые заказы ТОРО на восстановление имеют вид заказа </w:t>
      </w:r>
      <w:ins w:id="463" w:author="Дмитрий Ковтун" w:date="2021-03-09T17:01:00Z">
        <w:r w:rsidR="00592242">
          <w:rPr>
            <w:rFonts w:ascii="Arial" w:hAnsi="Arial" w:cs="Arial"/>
            <w:color w:val="000000" w:themeColor="text1"/>
          </w:rPr>
          <w:t>«</w:t>
        </w:r>
      </w:ins>
      <w:r w:rsidRPr="00F00EDF">
        <w:rPr>
          <w:rFonts w:ascii="Arial" w:hAnsi="Arial" w:cs="Arial"/>
          <w:color w:val="000000" w:themeColor="text1"/>
        </w:rPr>
        <w:t xml:space="preserve">APP1 – </w:t>
      </w:r>
      <w:del w:id="464" w:author="Дмитрий Ковтун" w:date="2021-03-09T17:01:00Z">
        <w:r w:rsidRPr="00F00EDF" w:rsidDel="00592242">
          <w:rPr>
            <w:rFonts w:ascii="Arial" w:hAnsi="Arial" w:cs="Arial"/>
            <w:color w:val="000000" w:themeColor="text1"/>
          </w:rPr>
          <w:delText>«</w:delText>
        </w:r>
      </w:del>
      <w:r w:rsidRPr="00F00EDF">
        <w:rPr>
          <w:rFonts w:ascii="Arial" w:hAnsi="Arial" w:cs="Arial"/>
          <w:color w:val="000000" w:themeColor="text1"/>
        </w:rPr>
        <w:t>Плановое ТОРО». Вид работ соответствует объему регламентных работ по восстановлению узла. Как правило видом работ является «КР - Капитальный ремонт».</w:t>
      </w:r>
      <w:r w:rsidR="0010468A" w:rsidRPr="00F00EDF">
        <w:rPr>
          <w:rFonts w:ascii="Arial" w:hAnsi="Arial" w:cs="Arial"/>
          <w:color w:val="000000" w:themeColor="text1"/>
        </w:rPr>
        <w:t xml:space="preserve"> Планирование на основании Планов ТОРО описано в КД «ERP.</w:t>
      </w:r>
      <w:r w:rsidR="006227C5" w:rsidRPr="00F00EDF">
        <w:rPr>
          <w:rFonts w:ascii="Arial" w:hAnsi="Arial" w:cs="Arial"/>
          <w:color w:val="000000" w:themeColor="text1"/>
        </w:rPr>
        <w:t>9</w:t>
      </w:r>
      <w:r w:rsidR="0010468A" w:rsidRPr="00F00EDF">
        <w:rPr>
          <w:rFonts w:ascii="Arial" w:hAnsi="Arial" w:cs="Arial"/>
          <w:color w:val="000000" w:themeColor="text1"/>
        </w:rPr>
        <w:t>.</w:t>
      </w:r>
      <w:r w:rsidR="006227C5" w:rsidRPr="00F00EDF">
        <w:rPr>
          <w:rFonts w:ascii="Arial" w:hAnsi="Arial" w:cs="Arial"/>
          <w:color w:val="000000" w:themeColor="text1"/>
        </w:rPr>
        <w:t>9</w:t>
      </w:r>
      <w:r w:rsidR="0010468A" w:rsidRPr="00F00EDF">
        <w:rPr>
          <w:rFonts w:ascii="Arial" w:hAnsi="Arial" w:cs="Arial"/>
          <w:color w:val="000000" w:themeColor="text1"/>
        </w:rPr>
        <w:t>.</w:t>
      </w:r>
      <w:r w:rsidR="006227C5" w:rsidRPr="00F00EDF">
        <w:rPr>
          <w:rFonts w:ascii="Arial" w:hAnsi="Arial" w:cs="Arial"/>
          <w:color w:val="000000" w:themeColor="text1"/>
        </w:rPr>
        <w:t>2.5</w:t>
      </w:r>
      <w:r w:rsidR="0010468A" w:rsidRPr="00F00EDF">
        <w:rPr>
          <w:rFonts w:ascii="Arial" w:hAnsi="Arial" w:cs="Arial"/>
          <w:color w:val="000000" w:themeColor="text1"/>
        </w:rPr>
        <w:t>2_PM_КД Годовое планирование воздействий на ПА».</w:t>
      </w:r>
    </w:p>
    <w:p w14:paraId="3D2AE6B5" w14:textId="6EA848B2" w:rsidR="00FC0026" w:rsidRPr="00F00EDF" w:rsidRDefault="00AC3EC1" w:rsidP="00632245">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На оперативном горизонте планирования для отражения операций по восстановлению узлов ОФ, не связанных с регламентными работами, используется заказ ТОРО вида </w:t>
      </w:r>
      <w:ins w:id="465" w:author="Дмитрий Ковтун" w:date="2021-03-09T17:02:00Z">
        <w:r w:rsidR="00592242">
          <w:rPr>
            <w:rFonts w:ascii="Arial" w:hAnsi="Arial" w:cs="Arial"/>
            <w:color w:val="000000" w:themeColor="text1"/>
          </w:rPr>
          <w:t>«</w:t>
        </w:r>
      </w:ins>
      <w:r w:rsidRPr="00F00EDF">
        <w:rPr>
          <w:rFonts w:ascii="Arial" w:hAnsi="Arial" w:cs="Arial"/>
          <w:color w:val="000000" w:themeColor="text1"/>
        </w:rPr>
        <w:t xml:space="preserve">AV01 – </w:t>
      </w:r>
      <w:del w:id="466" w:author="Дмитрий Ковтун" w:date="2021-03-09T17:02:00Z">
        <w:r w:rsidRPr="00F00EDF" w:rsidDel="00592242">
          <w:rPr>
            <w:rFonts w:ascii="Arial" w:hAnsi="Arial" w:cs="Arial"/>
            <w:color w:val="000000" w:themeColor="text1"/>
          </w:rPr>
          <w:delText>«</w:delText>
        </w:r>
      </w:del>
      <w:r w:rsidRPr="00F00EDF">
        <w:rPr>
          <w:rFonts w:ascii="Arial" w:hAnsi="Arial" w:cs="Arial"/>
          <w:color w:val="000000" w:themeColor="text1"/>
        </w:rPr>
        <w:t xml:space="preserve">Восстановление узлов/запчастей» с вид работ ТОРО «ВО – </w:t>
      </w:r>
      <w:ins w:id="467" w:author="Дмитрий Ковтун" w:date="2021-03-09T16:07:00Z">
        <w:r w:rsidR="00C039C7" w:rsidRPr="00C039C7">
          <w:rPr>
            <w:rFonts w:ascii="Arial" w:hAnsi="Arial" w:cs="Arial"/>
            <w:color w:val="000000" w:themeColor="text1"/>
          </w:rPr>
          <w:t xml:space="preserve">Восстановление </w:t>
        </w:r>
        <w:proofErr w:type="spellStart"/>
        <w:r w:rsidR="00C039C7" w:rsidRPr="00C039C7">
          <w:rPr>
            <w:rFonts w:ascii="Arial" w:hAnsi="Arial" w:cs="Arial"/>
            <w:color w:val="000000" w:themeColor="text1"/>
          </w:rPr>
          <w:t>оборуд</w:t>
        </w:r>
        <w:proofErr w:type="spellEnd"/>
        <w:r w:rsidR="00C039C7" w:rsidRPr="00C039C7">
          <w:rPr>
            <w:rFonts w:ascii="Arial" w:hAnsi="Arial" w:cs="Arial"/>
            <w:color w:val="000000" w:themeColor="text1"/>
          </w:rPr>
          <w:t>/</w:t>
        </w:r>
        <w:proofErr w:type="spellStart"/>
        <w:r w:rsidR="00C039C7" w:rsidRPr="00C039C7">
          <w:rPr>
            <w:rFonts w:ascii="Arial" w:hAnsi="Arial" w:cs="Arial"/>
            <w:color w:val="000000" w:themeColor="text1"/>
          </w:rPr>
          <w:t>зап.част</w:t>
        </w:r>
      </w:ins>
      <w:proofErr w:type="spellEnd"/>
      <w:del w:id="468" w:author="Дмитрий Ковтун" w:date="2021-03-09T16:07:00Z">
        <w:r w:rsidRPr="00F00EDF" w:rsidDel="00C039C7">
          <w:rPr>
            <w:rFonts w:ascii="Arial" w:hAnsi="Arial" w:cs="Arial"/>
            <w:color w:val="000000" w:themeColor="text1"/>
          </w:rPr>
          <w:delText>Восстановление оборудования</w:delText>
        </w:r>
      </w:del>
      <w:r w:rsidRPr="00F00EDF">
        <w:rPr>
          <w:rFonts w:ascii="Arial" w:hAnsi="Arial" w:cs="Arial"/>
          <w:color w:val="000000" w:themeColor="text1"/>
        </w:rPr>
        <w:t>».</w:t>
      </w:r>
    </w:p>
    <w:p w14:paraId="79DB93B5" w14:textId="29065655" w:rsidR="001B714A" w:rsidRPr="00F00EDF" w:rsidRDefault="001B714A">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В заказе ТОРО на восстановление узла указываются операции, в рамках которых выполняется планирование </w:t>
      </w:r>
      <w:r w:rsidR="008E6C15" w:rsidRPr="00F00EDF">
        <w:rPr>
          <w:rFonts w:ascii="Arial" w:hAnsi="Arial" w:cs="Arial"/>
          <w:color w:val="000000" w:themeColor="text1"/>
        </w:rPr>
        <w:t xml:space="preserve">следующих </w:t>
      </w:r>
      <w:r w:rsidRPr="00F00EDF">
        <w:rPr>
          <w:rFonts w:ascii="Arial" w:hAnsi="Arial" w:cs="Arial"/>
          <w:color w:val="000000" w:themeColor="text1"/>
        </w:rPr>
        <w:t>материалов:</w:t>
      </w:r>
    </w:p>
    <w:p w14:paraId="63D350BF" w14:textId="0CEFF166" w:rsidR="001B714A" w:rsidRDefault="001B714A">
      <w:pPr>
        <w:pStyle w:val="afa"/>
        <w:numPr>
          <w:ilvl w:val="0"/>
          <w:numId w:val="16"/>
        </w:numPr>
        <w:spacing w:after="240" w:line="276" w:lineRule="auto"/>
        <w:rPr>
          <w:ins w:id="469" w:author="Дмитрий Ковтун" w:date="2021-03-10T15:19:00Z"/>
          <w:rFonts w:ascii="Arial" w:hAnsi="Arial" w:cs="Arial"/>
          <w:color w:val="000000" w:themeColor="text1"/>
        </w:rPr>
      </w:pPr>
      <w:r w:rsidRPr="00F00EDF">
        <w:rPr>
          <w:rFonts w:ascii="Arial" w:hAnsi="Arial" w:cs="Arial"/>
          <w:color w:val="000000" w:themeColor="text1"/>
        </w:rPr>
        <w:t xml:space="preserve">Для отражения вовлечения неисправного узла ОФ со склада, в качестве компонента для операции Заказа ТОРО указывается номенклатурный номер </w:t>
      </w:r>
      <w:r w:rsidR="008E6C15" w:rsidRPr="00F00EDF">
        <w:rPr>
          <w:rFonts w:ascii="Arial" w:hAnsi="Arial" w:cs="Arial"/>
          <w:color w:val="000000" w:themeColor="text1"/>
        </w:rPr>
        <w:t xml:space="preserve">узла ОФ (код </w:t>
      </w:r>
      <w:r w:rsidRPr="00F00EDF">
        <w:rPr>
          <w:rFonts w:ascii="Arial" w:hAnsi="Arial" w:cs="Arial"/>
          <w:color w:val="000000" w:themeColor="text1"/>
        </w:rPr>
        <w:t>ЕК МТР</w:t>
      </w:r>
      <w:r w:rsidR="008E6C15" w:rsidRPr="00F00EDF">
        <w:rPr>
          <w:rFonts w:ascii="Arial" w:hAnsi="Arial" w:cs="Arial"/>
          <w:color w:val="000000" w:themeColor="text1"/>
        </w:rPr>
        <w:t>)</w:t>
      </w:r>
      <w:r w:rsidRPr="00F00EDF">
        <w:rPr>
          <w:rFonts w:ascii="Arial" w:hAnsi="Arial" w:cs="Arial"/>
          <w:color w:val="000000" w:themeColor="text1"/>
        </w:rPr>
        <w:t xml:space="preserve"> с количеством «1» и партией, соответствующей виду оценки «</w:t>
      </w:r>
      <w:r w:rsidR="008E6C15" w:rsidRPr="00F00EDF">
        <w:rPr>
          <w:rFonts w:ascii="Arial" w:hAnsi="Arial" w:cs="Arial"/>
          <w:color w:val="000000" w:themeColor="text1"/>
        </w:rPr>
        <w:t>НЕИСПРАВН</w:t>
      </w:r>
      <w:r w:rsidRPr="00F00EDF">
        <w:rPr>
          <w:rFonts w:ascii="Arial" w:hAnsi="Arial" w:cs="Arial"/>
          <w:color w:val="000000" w:themeColor="text1"/>
        </w:rPr>
        <w:t xml:space="preserve">». </w:t>
      </w:r>
    </w:p>
    <w:p w14:paraId="37000668" w14:textId="0B1A867E" w:rsidR="001C0657" w:rsidRPr="00F00EDF" w:rsidRDefault="00E65B91">
      <w:pPr>
        <w:pStyle w:val="afa"/>
        <w:spacing w:after="240" w:line="276" w:lineRule="auto"/>
        <w:ind w:left="720"/>
        <w:rPr>
          <w:rFonts w:ascii="Arial" w:hAnsi="Arial" w:cs="Arial"/>
          <w:color w:val="000000" w:themeColor="text1"/>
        </w:rPr>
        <w:pPrChange w:id="470" w:author="Дмитрий Ковтун" w:date="2021-03-10T15:19:00Z">
          <w:pPr>
            <w:pStyle w:val="afa"/>
            <w:numPr>
              <w:numId w:val="16"/>
            </w:numPr>
            <w:spacing w:after="240" w:line="276" w:lineRule="auto"/>
            <w:ind w:left="720" w:hanging="360"/>
          </w:pPr>
        </w:pPrChange>
      </w:pPr>
      <w:ins w:id="471" w:author="Дмитрий Ковтун" w:date="2021-03-10T15:19:00Z">
        <w:r>
          <w:rPr>
            <w:rFonts w:ascii="Arial" w:hAnsi="Arial" w:cs="Arial"/>
            <w:color w:val="000000" w:themeColor="text1"/>
          </w:rPr>
          <w:t xml:space="preserve">При планировании </w:t>
        </w:r>
      </w:ins>
      <w:ins w:id="472" w:author="Дмитрий Ковтун" w:date="2021-03-10T15:20:00Z">
        <w:r>
          <w:rPr>
            <w:rFonts w:ascii="Arial" w:hAnsi="Arial" w:cs="Arial"/>
            <w:color w:val="000000" w:themeColor="text1"/>
          </w:rPr>
          <w:t>вовлечения неисправного</w:t>
        </w:r>
      </w:ins>
      <w:ins w:id="473" w:author="Дмитрий Ковтун" w:date="2021-03-10T15:19:00Z">
        <w:r>
          <w:rPr>
            <w:rFonts w:ascii="Arial" w:hAnsi="Arial" w:cs="Arial"/>
            <w:color w:val="000000" w:themeColor="text1"/>
          </w:rPr>
          <w:t xml:space="preserve"> узла ОФ со склада в системе выполняется автоматическое определение вида движения</w:t>
        </w:r>
        <w:r w:rsidRPr="004F1987">
          <w:rPr>
            <w:rFonts w:ascii="Arial" w:hAnsi="Arial" w:cs="Arial"/>
            <w:color w:val="000000" w:themeColor="text1"/>
          </w:rPr>
          <w:t xml:space="preserve"> </w:t>
        </w:r>
        <w:r>
          <w:rPr>
            <w:rFonts w:ascii="Arial" w:hAnsi="Arial" w:cs="Arial"/>
            <w:color w:val="000000" w:themeColor="text1"/>
          </w:rPr>
          <w:t>«</w:t>
        </w:r>
        <w:r w:rsidRPr="00373DC6">
          <w:rPr>
            <w:rFonts w:ascii="Arial" w:hAnsi="Arial" w:cs="Arial"/>
            <w:color w:val="000000" w:themeColor="text1"/>
          </w:rPr>
          <w:t>Z1</w:t>
        </w:r>
        <w:r>
          <w:rPr>
            <w:rFonts w:ascii="Arial" w:hAnsi="Arial" w:cs="Arial"/>
            <w:color w:val="000000" w:themeColor="text1"/>
          </w:rPr>
          <w:t>7</w:t>
        </w:r>
        <w:r w:rsidRPr="00373DC6">
          <w:rPr>
            <w:rFonts w:ascii="Arial" w:hAnsi="Arial" w:cs="Arial"/>
            <w:color w:val="000000" w:themeColor="text1"/>
          </w:rPr>
          <w:t xml:space="preserve"> – </w:t>
        </w:r>
        <w:r w:rsidRPr="00E44A8D">
          <w:rPr>
            <w:rFonts w:ascii="Arial" w:hAnsi="Arial" w:cs="Arial"/>
            <w:color w:val="000000" w:themeColor="text1"/>
          </w:rPr>
          <w:t>Отпуск из ОФ</w:t>
        </w:r>
        <w:r>
          <w:rPr>
            <w:rFonts w:ascii="Arial" w:hAnsi="Arial" w:cs="Arial"/>
            <w:color w:val="000000" w:themeColor="text1"/>
          </w:rPr>
          <w:t xml:space="preserve">» и </w:t>
        </w:r>
        <w:r w:rsidR="001C0657">
          <w:rPr>
            <w:rFonts w:ascii="Arial" w:hAnsi="Arial" w:cs="Arial"/>
            <w:color w:val="000000" w:themeColor="text1"/>
          </w:rPr>
          <w:t>устанавливается значение релевантности для ППМ (планирование потребности материалов) равное «1 - Никогда».</w:t>
        </w:r>
      </w:ins>
    </w:p>
    <w:p w14:paraId="4FE75077" w14:textId="7007F877" w:rsidR="001B714A" w:rsidRDefault="001B714A">
      <w:pPr>
        <w:pStyle w:val="afa"/>
        <w:numPr>
          <w:ilvl w:val="0"/>
          <w:numId w:val="16"/>
        </w:numPr>
        <w:spacing w:after="240" w:line="276" w:lineRule="auto"/>
        <w:rPr>
          <w:ins w:id="474" w:author="Дмитрий Ковтун" w:date="2021-03-10T15:17:00Z"/>
          <w:rFonts w:ascii="Arial" w:hAnsi="Arial" w:cs="Arial"/>
          <w:color w:val="000000" w:themeColor="text1"/>
        </w:rPr>
      </w:pPr>
      <w:r w:rsidRPr="00F00EDF">
        <w:rPr>
          <w:rFonts w:ascii="Arial" w:hAnsi="Arial" w:cs="Arial"/>
          <w:color w:val="000000" w:themeColor="text1"/>
        </w:rPr>
        <w:t xml:space="preserve">Для отражения </w:t>
      </w:r>
      <w:r w:rsidR="00A41C75" w:rsidRPr="00F00EDF">
        <w:rPr>
          <w:rFonts w:ascii="Arial" w:hAnsi="Arial" w:cs="Arial"/>
          <w:color w:val="000000" w:themeColor="text1"/>
        </w:rPr>
        <w:t>планового возврата восстановленного узла ОФ на склад</w:t>
      </w:r>
      <w:r w:rsidRPr="00F00EDF">
        <w:rPr>
          <w:rFonts w:ascii="Arial" w:hAnsi="Arial" w:cs="Arial"/>
          <w:color w:val="000000" w:themeColor="text1"/>
        </w:rPr>
        <w:t>, в качестве компонента для операции Заказа ТОРО указывается номенклатурный номер</w:t>
      </w:r>
      <w:r w:rsidR="00A41C75" w:rsidRPr="00F00EDF">
        <w:rPr>
          <w:rFonts w:ascii="Arial" w:hAnsi="Arial" w:cs="Arial"/>
          <w:color w:val="000000" w:themeColor="text1"/>
        </w:rPr>
        <w:t xml:space="preserve"> </w:t>
      </w:r>
      <w:r w:rsidR="008E6C15" w:rsidRPr="00F00EDF">
        <w:rPr>
          <w:rFonts w:ascii="Arial" w:hAnsi="Arial" w:cs="Arial"/>
          <w:color w:val="000000" w:themeColor="text1"/>
        </w:rPr>
        <w:t>узла ОФ</w:t>
      </w:r>
      <w:r w:rsidR="00A41C75" w:rsidRPr="00F00EDF">
        <w:rPr>
          <w:rFonts w:ascii="Arial" w:hAnsi="Arial" w:cs="Arial"/>
          <w:color w:val="000000" w:themeColor="text1"/>
        </w:rPr>
        <w:t xml:space="preserve"> (код ЕК МТР) </w:t>
      </w:r>
      <w:r w:rsidRPr="00F00EDF">
        <w:rPr>
          <w:rFonts w:ascii="Arial" w:hAnsi="Arial" w:cs="Arial"/>
          <w:color w:val="000000" w:themeColor="text1"/>
        </w:rPr>
        <w:t>с количеством «-1» и партией, соответствующей виду оценки</w:t>
      </w:r>
      <w:r w:rsidR="008E6C15" w:rsidRPr="00F00EDF">
        <w:rPr>
          <w:rFonts w:ascii="Arial" w:hAnsi="Arial" w:cs="Arial"/>
          <w:color w:val="000000" w:themeColor="text1"/>
        </w:rPr>
        <w:t xml:space="preserve"> </w:t>
      </w:r>
      <w:r w:rsidRPr="00F00EDF">
        <w:rPr>
          <w:rFonts w:ascii="Arial" w:hAnsi="Arial" w:cs="Arial"/>
          <w:color w:val="000000" w:themeColor="text1"/>
        </w:rPr>
        <w:t>«ИСПРАВНЫЙ»</w:t>
      </w:r>
      <w:r w:rsidR="008E6C15" w:rsidRPr="00F00EDF">
        <w:rPr>
          <w:rFonts w:ascii="Arial" w:hAnsi="Arial" w:cs="Arial"/>
          <w:color w:val="000000" w:themeColor="text1"/>
        </w:rPr>
        <w:t xml:space="preserve"> </w:t>
      </w:r>
      <w:r w:rsidRPr="00F00EDF">
        <w:rPr>
          <w:rFonts w:ascii="Arial" w:hAnsi="Arial" w:cs="Arial"/>
          <w:color w:val="000000" w:themeColor="text1"/>
        </w:rPr>
        <w:t xml:space="preserve">(подробное описание видов оценки в разделе 5.10.1.3, Таблица 39. Виды оценки ОФ). </w:t>
      </w:r>
    </w:p>
    <w:p w14:paraId="7CD3F30D" w14:textId="55DDDF5C" w:rsidR="001C0657" w:rsidRPr="00F00EDF" w:rsidRDefault="001C0657">
      <w:pPr>
        <w:pStyle w:val="afa"/>
        <w:spacing w:after="240" w:line="276" w:lineRule="auto"/>
        <w:ind w:left="720"/>
        <w:rPr>
          <w:rFonts w:ascii="Arial" w:hAnsi="Arial" w:cs="Arial"/>
          <w:color w:val="000000" w:themeColor="text1"/>
        </w:rPr>
        <w:pPrChange w:id="475" w:author="Дмитрий Ковтун" w:date="2021-03-10T15:17:00Z">
          <w:pPr>
            <w:pStyle w:val="afa"/>
            <w:numPr>
              <w:numId w:val="16"/>
            </w:numPr>
            <w:spacing w:after="240" w:line="276" w:lineRule="auto"/>
            <w:ind w:left="720" w:hanging="360"/>
          </w:pPr>
        </w:pPrChange>
      </w:pPr>
      <w:ins w:id="476" w:author="Дмитрий Ковтун" w:date="2021-03-10T15:17:00Z">
        <w:r>
          <w:rPr>
            <w:rFonts w:ascii="Arial" w:hAnsi="Arial" w:cs="Arial"/>
            <w:color w:val="000000" w:themeColor="text1"/>
          </w:rPr>
          <w:lastRenderedPageBreak/>
          <w:t xml:space="preserve">При планировании </w:t>
        </w:r>
      </w:ins>
      <w:ins w:id="477" w:author="Дмитрий Ковтун" w:date="2021-03-10T15:18:00Z">
        <w:r>
          <w:rPr>
            <w:rFonts w:ascii="Arial" w:hAnsi="Arial" w:cs="Arial"/>
            <w:color w:val="000000" w:themeColor="text1"/>
          </w:rPr>
          <w:t>возврата исправного</w:t>
        </w:r>
      </w:ins>
      <w:ins w:id="478" w:author="Дмитрий Ковтун" w:date="2021-03-10T15:17:00Z">
        <w:r>
          <w:rPr>
            <w:rFonts w:ascii="Arial" w:hAnsi="Arial" w:cs="Arial"/>
            <w:color w:val="000000" w:themeColor="text1"/>
          </w:rPr>
          <w:t xml:space="preserve"> узла ОФ на склад в системе выполняется автоматическое определение вида движения</w:t>
        </w:r>
        <w:r w:rsidRPr="004F1987">
          <w:rPr>
            <w:rFonts w:ascii="Arial" w:hAnsi="Arial" w:cs="Arial"/>
            <w:color w:val="000000" w:themeColor="text1"/>
          </w:rPr>
          <w:t xml:space="preserve"> </w:t>
        </w:r>
        <w:r>
          <w:rPr>
            <w:rFonts w:ascii="Arial" w:hAnsi="Arial" w:cs="Arial"/>
            <w:color w:val="000000" w:themeColor="text1"/>
          </w:rPr>
          <w:t>«</w:t>
        </w:r>
        <w:r w:rsidRPr="00373DC6">
          <w:rPr>
            <w:rFonts w:ascii="Arial" w:hAnsi="Arial" w:cs="Arial"/>
            <w:color w:val="000000" w:themeColor="text1"/>
          </w:rPr>
          <w:t>Z15 – Поступление в ОФ</w:t>
        </w:r>
        <w:r>
          <w:rPr>
            <w:rFonts w:ascii="Arial" w:hAnsi="Arial" w:cs="Arial"/>
            <w:color w:val="000000" w:themeColor="text1"/>
          </w:rPr>
          <w:t xml:space="preserve">». </w:t>
        </w:r>
      </w:ins>
    </w:p>
    <w:p w14:paraId="74F4C962" w14:textId="3601A8A6" w:rsidR="00880C66" w:rsidRPr="00F00EDF" w:rsidRDefault="00880C66">
      <w:pPr>
        <w:pStyle w:val="afa"/>
        <w:numPr>
          <w:ilvl w:val="0"/>
          <w:numId w:val="16"/>
        </w:numPr>
        <w:spacing w:after="240" w:line="276" w:lineRule="auto"/>
        <w:rPr>
          <w:rFonts w:ascii="Arial" w:hAnsi="Arial" w:cs="Arial"/>
          <w:color w:val="000000" w:themeColor="text1"/>
        </w:rPr>
      </w:pPr>
      <w:r w:rsidRPr="00632245">
        <w:rPr>
          <w:rFonts w:ascii="Arial" w:hAnsi="Arial" w:cs="Arial"/>
          <w:color w:val="000000" w:themeColor="text1"/>
        </w:rPr>
        <w:t>Материалы, которые были израсходованы в результате восстановления узла ОФ.</w:t>
      </w:r>
    </w:p>
    <w:p w14:paraId="603EBADD" w14:textId="7ADD2539" w:rsidR="00E65B91" w:rsidRDefault="00E65B91">
      <w:pPr>
        <w:spacing w:after="240" w:line="276" w:lineRule="auto"/>
        <w:ind w:firstLine="567"/>
        <w:rPr>
          <w:ins w:id="479" w:author="Дмитрий Ковтун" w:date="2021-03-10T15:21:00Z"/>
          <w:rFonts w:ascii="Arial" w:hAnsi="Arial" w:cs="Arial"/>
          <w:color w:val="000000" w:themeColor="text1"/>
        </w:rPr>
      </w:pPr>
      <w:ins w:id="480" w:author="Дмитрий Ковтун" w:date="2021-03-10T15:21:00Z">
        <w:r>
          <w:rPr>
            <w:rFonts w:ascii="Arial" w:hAnsi="Arial" w:cs="Arial"/>
            <w:color w:val="000000" w:themeColor="text1"/>
          </w:rPr>
          <w:t>Если при указании партии «НЕИСПРАВН», либо «ИСПРАВНЫЙ» такая партия отсутствует в системе, то выполняется процедура автоматической генерации партии. При этом для партии «НЕИСПРАВН» устанавливается статус «Ограниченное использование».</w:t>
        </w:r>
      </w:ins>
    </w:p>
    <w:p w14:paraId="3CCD94EA" w14:textId="1DA50F0A" w:rsidR="001B714A" w:rsidRPr="00F00EDF" w:rsidRDefault="003B1E6C">
      <w:pPr>
        <w:spacing w:after="240" w:line="276" w:lineRule="auto"/>
        <w:ind w:firstLine="567"/>
        <w:rPr>
          <w:rFonts w:ascii="Arial" w:hAnsi="Arial" w:cs="Arial"/>
          <w:color w:val="000000" w:themeColor="text1"/>
        </w:rPr>
      </w:pPr>
      <w:ins w:id="481" w:author="Дмитрий Ковтун" w:date="2021-03-09T15:51:00Z">
        <w:r w:rsidRPr="00F00EDF">
          <w:rPr>
            <w:rFonts w:ascii="Arial" w:hAnsi="Arial" w:cs="Arial"/>
            <w:color w:val="000000" w:themeColor="text1"/>
          </w:rPr>
          <w:t xml:space="preserve">После выполнения операции </w:t>
        </w:r>
      </w:ins>
      <w:ins w:id="482" w:author="Дмитрий Ковтун" w:date="2021-03-09T15:52:00Z">
        <w:r>
          <w:rPr>
            <w:rFonts w:ascii="Arial" w:hAnsi="Arial" w:cs="Arial"/>
            <w:color w:val="000000" w:themeColor="text1"/>
          </w:rPr>
          <w:t>восстановления</w:t>
        </w:r>
      </w:ins>
      <w:ins w:id="483" w:author="Дмитрий Ковтун" w:date="2021-03-09T15:51:00Z">
        <w:r w:rsidRPr="00F00EDF">
          <w:rPr>
            <w:rFonts w:ascii="Arial" w:hAnsi="Arial" w:cs="Arial"/>
            <w:color w:val="000000" w:themeColor="text1"/>
          </w:rPr>
          <w:t xml:space="preserve">, узел ОФ приходуется на склад </w:t>
        </w:r>
        <w:r>
          <w:rPr>
            <w:rFonts w:ascii="Arial" w:hAnsi="Arial" w:cs="Arial"/>
            <w:color w:val="000000" w:themeColor="text1"/>
          </w:rPr>
          <w:t>по цене, определенной на уровне вида оценки «ИСПРАВНЫЙ»</w:t>
        </w:r>
      </w:ins>
      <w:ins w:id="484" w:author="Дмитрий Ковтун" w:date="2021-03-09T15:52:00Z">
        <w:r w:rsidR="005D1C91">
          <w:rPr>
            <w:rFonts w:ascii="Arial" w:hAnsi="Arial" w:cs="Arial"/>
            <w:color w:val="000000" w:themeColor="text1"/>
          </w:rPr>
          <w:t xml:space="preserve"> </w:t>
        </w:r>
      </w:ins>
      <w:ins w:id="485" w:author="Дмитрий Ковтун" w:date="2021-03-09T15:51:00Z">
        <w:r>
          <w:rPr>
            <w:rFonts w:ascii="Arial" w:hAnsi="Arial" w:cs="Arial"/>
            <w:color w:val="000000" w:themeColor="text1"/>
          </w:rPr>
          <w:t>для соответствующего кода ЕК МТР</w:t>
        </w:r>
        <w:r w:rsidRPr="00F00EDF">
          <w:rPr>
            <w:rFonts w:ascii="Arial" w:hAnsi="Arial" w:cs="Arial"/>
            <w:color w:val="000000" w:themeColor="text1"/>
          </w:rPr>
          <w:t xml:space="preserve">. </w:t>
        </w:r>
        <w:r>
          <w:rPr>
            <w:rFonts w:ascii="Arial" w:hAnsi="Arial" w:cs="Arial"/>
            <w:color w:val="000000" w:themeColor="text1"/>
          </w:rPr>
          <w:t>Для оборудования, являющегося компонентами ОС, предусмотрен только количественный учет. На уровне видов оценки «ИСПРАВНЫЙ»</w:t>
        </w:r>
        <w:r w:rsidR="005D1C91">
          <w:rPr>
            <w:rFonts w:ascii="Arial" w:hAnsi="Arial" w:cs="Arial"/>
            <w:color w:val="000000" w:themeColor="text1"/>
          </w:rPr>
          <w:t xml:space="preserve"> </w:t>
        </w:r>
        <w:r>
          <w:rPr>
            <w:rFonts w:ascii="Arial" w:hAnsi="Arial" w:cs="Arial"/>
            <w:color w:val="000000" w:themeColor="text1"/>
          </w:rPr>
          <w:t>для ЕК МТР вида «</w:t>
        </w:r>
        <w:r>
          <w:rPr>
            <w:rFonts w:ascii="Arial" w:hAnsi="Arial" w:cs="Arial"/>
            <w:color w:val="000000" w:themeColor="text1"/>
            <w:lang w:val="en-US"/>
          </w:rPr>
          <w:t>ZKMP</w:t>
        </w:r>
        <w:r w:rsidRPr="004F1987">
          <w:rPr>
            <w:rFonts w:ascii="Arial" w:hAnsi="Arial" w:cs="Arial"/>
            <w:color w:val="000000" w:themeColor="text1"/>
          </w:rPr>
          <w:t xml:space="preserve"> - </w:t>
        </w:r>
        <w:r w:rsidRPr="0076054E">
          <w:rPr>
            <w:rFonts w:ascii="Arial" w:hAnsi="Arial" w:cs="Arial"/>
            <w:color w:val="000000" w:themeColor="text1"/>
          </w:rPr>
          <w:t>Компоненты оборудования</w:t>
        </w:r>
        <w:r>
          <w:rPr>
            <w:rFonts w:ascii="Arial" w:hAnsi="Arial" w:cs="Arial"/>
            <w:color w:val="000000" w:themeColor="text1"/>
          </w:rPr>
          <w:t>»</w:t>
        </w:r>
        <w:r w:rsidRPr="004F1987">
          <w:rPr>
            <w:rFonts w:ascii="Arial" w:hAnsi="Arial" w:cs="Arial"/>
            <w:color w:val="000000" w:themeColor="text1"/>
          </w:rPr>
          <w:t xml:space="preserve"> </w:t>
        </w:r>
        <w:r>
          <w:rPr>
            <w:rFonts w:ascii="Arial" w:hAnsi="Arial" w:cs="Arial"/>
            <w:color w:val="000000" w:themeColor="text1"/>
          </w:rPr>
          <w:t>стандартная цена равна нулю</w:t>
        </w:r>
        <w:r w:rsidRPr="004F1987">
          <w:rPr>
            <w:rFonts w:ascii="Arial" w:hAnsi="Arial" w:cs="Arial"/>
            <w:color w:val="000000" w:themeColor="text1"/>
          </w:rPr>
          <w:t xml:space="preserve">. </w:t>
        </w:r>
        <w:r w:rsidRPr="00F00EDF">
          <w:rPr>
            <w:rFonts w:ascii="Arial" w:hAnsi="Arial" w:cs="Arial"/>
            <w:color w:val="000000" w:themeColor="text1"/>
          </w:rPr>
          <w:t xml:space="preserve">Количественный учет </w:t>
        </w:r>
      </w:ins>
      <w:ins w:id="486" w:author="Дмитрий Ковтун" w:date="2021-03-09T15:53:00Z">
        <w:r w:rsidR="005D1C91">
          <w:rPr>
            <w:rFonts w:ascii="Arial" w:hAnsi="Arial" w:cs="Arial"/>
            <w:color w:val="000000" w:themeColor="text1"/>
          </w:rPr>
          <w:t xml:space="preserve">восстановленных </w:t>
        </w:r>
      </w:ins>
      <w:ins w:id="487" w:author="Дмитрий Ковтун" w:date="2021-03-09T15:51:00Z">
        <w:r w:rsidRPr="00F00EDF">
          <w:rPr>
            <w:rFonts w:ascii="Arial" w:hAnsi="Arial" w:cs="Arial"/>
            <w:color w:val="000000" w:themeColor="text1"/>
          </w:rPr>
          <w:t>узлов ОФ</w:t>
        </w:r>
        <w:r>
          <w:rPr>
            <w:rFonts w:ascii="Arial" w:hAnsi="Arial" w:cs="Arial"/>
            <w:color w:val="000000" w:themeColor="text1"/>
          </w:rPr>
          <w:t xml:space="preserve">, являющихся компонентами ОС, </w:t>
        </w:r>
        <w:r w:rsidRPr="00F00EDF">
          <w:rPr>
            <w:rFonts w:ascii="Arial" w:hAnsi="Arial" w:cs="Arial"/>
            <w:color w:val="000000" w:themeColor="text1"/>
          </w:rPr>
          <w:t>выполняется на забалансовом счете запаса.</w:t>
        </w:r>
      </w:ins>
      <w:del w:id="488" w:author="Дмитрий Ковтун" w:date="2021-03-09T15:51:00Z">
        <w:r w:rsidR="00CF2192" w:rsidRPr="00F00EDF" w:rsidDel="003B1E6C">
          <w:rPr>
            <w:rFonts w:ascii="Arial" w:hAnsi="Arial" w:cs="Arial"/>
            <w:color w:val="000000" w:themeColor="text1"/>
          </w:rPr>
          <w:delText>После выполнения</w:delText>
        </w:r>
        <w:r w:rsidR="001B714A" w:rsidRPr="00F00EDF" w:rsidDel="003B1E6C">
          <w:rPr>
            <w:rFonts w:ascii="Arial" w:hAnsi="Arial" w:cs="Arial"/>
            <w:color w:val="000000" w:themeColor="text1"/>
          </w:rPr>
          <w:delText xml:space="preserve"> операций </w:delText>
        </w:r>
        <w:r w:rsidR="00CF2192" w:rsidRPr="00F00EDF" w:rsidDel="003B1E6C">
          <w:rPr>
            <w:rFonts w:ascii="Arial" w:hAnsi="Arial" w:cs="Arial"/>
            <w:color w:val="000000" w:themeColor="text1"/>
          </w:rPr>
          <w:delText>по восстановлению, узе</w:delText>
        </w:r>
        <w:r w:rsidR="001B714A" w:rsidRPr="00F00EDF" w:rsidDel="003B1E6C">
          <w:rPr>
            <w:rFonts w:ascii="Arial" w:hAnsi="Arial" w:cs="Arial"/>
            <w:color w:val="000000" w:themeColor="text1"/>
          </w:rPr>
          <w:delText xml:space="preserve">л ОФ приходуется на склад с нулевой ценой. Количественный учет </w:delText>
        </w:r>
        <w:r w:rsidR="00CF2192" w:rsidRPr="00F00EDF" w:rsidDel="003B1E6C">
          <w:rPr>
            <w:rFonts w:ascii="Arial" w:hAnsi="Arial" w:cs="Arial"/>
            <w:color w:val="000000" w:themeColor="text1"/>
          </w:rPr>
          <w:delText xml:space="preserve">восстановленных (исправных) узлов ОФ </w:delText>
        </w:r>
        <w:r w:rsidR="001B714A" w:rsidRPr="00F00EDF" w:rsidDel="003B1E6C">
          <w:rPr>
            <w:rFonts w:ascii="Arial" w:hAnsi="Arial" w:cs="Arial"/>
            <w:color w:val="000000" w:themeColor="text1"/>
          </w:rPr>
          <w:delText>выполняется на забалансовом счете запаса</w:delText>
        </w:r>
      </w:del>
      <w:del w:id="489" w:author="Дмитрий Ковтун" w:date="2021-03-09T15:53:00Z">
        <w:r w:rsidR="001B714A" w:rsidRPr="00F00EDF" w:rsidDel="005D1C91">
          <w:rPr>
            <w:rFonts w:ascii="Arial" w:hAnsi="Arial" w:cs="Arial"/>
            <w:color w:val="000000" w:themeColor="text1"/>
          </w:rPr>
          <w:delText>.</w:delText>
        </w:r>
      </w:del>
    </w:p>
    <w:p w14:paraId="08B3A45C" w14:textId="6FB0F00D" w:rsidR="001B714A" w:rsidRPr="00F00EDF" w:rsidRDefault="001B714A">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Отражение в системе операций </w:t>
      </w:r>
      <w:r w:rsidR="00CF2192" w:rsidRPr="00F00EDF">
        <w:rPr>
          <w:rFonts w:ascii="Arial" w:hAnsi="Arial" w:cs="Arial"/>
          <w:color w:val="000000" w:themeColor="text1"/>
        </w:rPr>
        <w:t>по учету израсходованных МТР, а также операций по поступлению восстановленного</w:t>
      </w:r>
      <w:r w:rsidRPr="00F00EDF">
        <w:rPr>
          <w:rFonts w:ascii="Arial" w:hAnsi="Arial" w:cs="Arial"/>
          <w:color w:val="000000" w:themeColor="text1"/>
        </w:rPr>
        <w:t xml:space="preserve"> </w:t>
      </w:r>
      <w:r w:rsidR="00CF2192" w:rsidRPr="00F00EDF">
        <w:rPr>
          <w:rFonts w:ascii="Arial" w:hAnsi="Arial" w:cs="Arial"/>
          <w:color w:val="000000" w:themeColor="text1"/>
        </w:rPr>
        <w:t>узла</w:t>
      </w:r>
      <w:r w:rsidRPr="00F00EDF">
        <w:rPr>
          <w:rFonts w:ascii="Arial" w:hAnsi="Arial" w:cs="Arial"/>
          <w:color w:val="000000" w:themeColor="text1"/>
        </w:rPr>
        <w:t xml:space="preserve"> ОФ</w:t>
      </w:r>
      <w:r w:rsidR="00CF2192" w:rsidRPr="00F00EDF">
        <w:rPr>
          <w:rFonts w:ascii="Arial" w:hAnsi="Arial" w:cs="Arial"/>
          <w:color w:val="000000" w:themeColor="text1"/>
        </w:rPr>
        <w:t>,</w:t>
      </w:r>
      <w:r w:rsidRPr="00F00EDF">
        <w:rPr>
          <w:rFonts w:ascii="Arial" w:hAnsi="Arial" w:cs="Arial"/>
          <w:color w:val="000000" w:themeColor="text1"/>
        </w:rPr>
        <w:t xml:space="preserve"> выполняется </w:t>
      </w:r>
      <w:r w:rsidR="00CF2192" w:rsidRPr="00F00EDF">
        <w:rPr>
          <w:rFonts w:ascii="Arial" w:hAnsi="Arial" w:cs="Arial"/>
          <w:color w:val="000000" w:themeColor="text1"/>
        </w:rPr>
        <w:t>пользователем с ролью «</w:t>
      </w:r>
      <w:r w:rsidR="00C33BE6" w:rsidRPr="00F00EDF">
        <w:rPr>
          <w:rFonts w:ascii="Arial" w:hAnsi="Arial" w:cs="Arial"/>
          <w:color w:val="000000" w:themeColor="text1"/>
        </w:rPr>
        <w:t>Инженер ТОиР УО</w:t>
      </w:r>
      <w:r w:rsidR="00CF2192" w:rsidRPr="00F00EDF">
        <w:rPr>
          <w:rFonts w:ascii="Arial" w:hAnsi="Arial" w:cs="Arial"/>
          <w:color w:val="000000" w:themeColor="text1"/>
        </w:rPr>
        <w:t>» в</w:t>
      </w:r>
      <w:r w:rsidRPr="00F00EDF">
        <w:rPr>
          <w:rFonts w:ascii="Arial" w:hAnsi="Arial" w:cs="Arial"/>
          <w:color w:val="000000" w:themeColor="text1"/>
        </w:rPr>
        <w:t xml:space="preserve"> транзакции </w:t>
      </w:r>
      <w:r w:rsidR="005924A2" w:rsidRPr="00F00EDF">
        <w:rPr>
          <w:rFonts w:ascii="Arial" w:hAnsi="Arial" w:cs="Arial"/>
          <w:color w:val="000000" w:themeColor="text1"/>
        </w:rPr>
        <w:t>«</w:t>
      </w:r>
      <w:r w:rsidR="005924A2" w:rsidRPr="00F00EDF">
        <w:rPr>
          <w:rFonts w:ascii="Arial" w:hAnsi="Arial" w:cs="Arial"/>
          <w:color w:val="000000" w:themeColor="text1"/>
          <w:lang w:val="en-US"/>
        </w:rPr>
        <w:t>MIGO</w:t>
      </w:r>
      <w:r w:rsidR="005924A2" w:rsidRPr="00632245">
        <w:rPr>
          <w:rFonts w:ascii="Arial" w:hAnsi="Arial" w:cs="Arial"/>
          <w:color w:val="000000" w:themeColor="text1"/>
        </w:rPr>
        <w:t xml:space="preserve"> - Движение материала</w:t>
      </w:r>
      <w:r w:rsidR="005924A2" w:rsidRPr="00F00EDF">
        <w:rPr>
          <w:rFonts w:ascii="Arial" w:hAnsi="Arial" w:cs="Arial"/>
          <w:color w:val="000000" w:themeColor="text1"/>
        </w:rPr>
        <w:t>»</w:t>
      </w:r>
      <w:r w:rsidR="00CF2192" w:rsidRPr="00632245">
        <w:rPr>
          <w:rFonts w:ascii="Arial" w:hAnsi="Arial" w:cs="Arial"/>
          <w:color w:val="000000" w:themeColor="text1"/>
        </w:rPr>
        <w:t>.</w:t>
      </w:r>
      <w:r w:rsidRPr="00F00EDF">
        <w:rPr>
          <w:rFonts w:ascii="Arial" w:hAnsi="Arial" w:cs="Arial"/>
          <w:color w:val="000000" w:themeColor="text1"/>
        </w:rPr>
        <w:t xml:space="preserve"> </w:t>
      </w:r>
    </w:p>
    <w:p w14:paraId="2DF1779D" w14:textId="67D8662F" w:rsidR="009656F0" w:rsidRPr="00632245" w:rsidRDefault="009656F0">
      <w:pPr>
        <w:spacing w:after="240" w:line="276" w:lineRule="auto"/>
        <w:ind w:firstLine="567"/>
        <w:rPr>
          <w:rFonts w:ascii="Arial" w:hAnsi="Arial" w:cs="Arial"/>
          <w:color w:val="000000" w:themeColor="text1"/>
          <w:u w:val="single"/>
        </w:rPr>
      </w:pPr>
      <w:r w:rsidRPr="00632245">
        <w:rPr>
          <w:rFonts w:ascii="Arial" w:hAnsi="Arial" w:cs="Arial"/>
          <w:color w:val="000000" w:themeColor="text1"/>
          <w:u w:val="single"/>
        </w:rPr>
        <w:t>Последующие операции по фактическому учету</w:t>
      </w:r>
      <w:r w:rsidRPr="00F00EDF">
        <w:rPr>
          <w:rFonts w:ascii="Arial" w:hAnsi="Arial" w:cs="Arial"/>
          <w:color w:val="000000" w:themeColor="text1"/>
          <w:u w:val="single"/>
        </w:rPr>
        <w:t>.</w:t>
      </w:r>
    </w:p>
    <w:p w14:paraId="328E166A" w14:textId="129ECC50" w:rsidR="00A4024D" w:rsidRPr="00F00EDF" w:rsidRDefault="00691E6F">
      <w:pPr>
        <w:spacing w:after="240" w:line="276" w:lineRule="auto"/>
        <w:ind w:firstLine="567"/>
        <w:rPr>
          <w:rFonts w:ascii="Arial" w:hAnsi="Arial" w:cs="Arial"/>
          <w:color w:val="000000" w:themeColor="text1"/>
        </w:rPr>
      </w:pPr>
      <w:r w:rsidRPr="00F00EDF">
        <w:rPr>
          <w:rFonts w:ascii="Arial" w:hAnsi="Arial" w:cs="Arial"/>
          <w:color w:val="000000" w:themeColor="text1"/>
        </w:rPr>
        <w:t>После проведения ремонтных работ по заказу ТОРО</w:t>
      </w:r>
      <w:r w:rsidR="0030241F" w:rsidRPr="00F00EDF">
        <w:rPr>
          <w:rFonts w:ascii="Arial" w:hAnsi="Arial" w:cs="Arial"/>
          <w:color w:val="000000" w:themeColor="text1"/>
        </w:rPr>
        <w:t>,</w:t>
      </w:r>
      <w:r w:rsidRPr="00F00EDF">
        <w:rPr>
          <w:rFonts w:ascii="Arial" w:hAnsi="Arial" w:cs="Arial"/>
          <w:color w:val="000000" w:themeColor="text1"/>
        </w:rPr>
        <w:t xml:space="preserve"> </w:t>
      </w:r>
      <w:r w:rsidR="009842EF" w:rsidRPr="00F00EDF">
        <w:rPr>
          <w:rFonts w:ascii="Arial" w:hAnsi="Arial" w:cs="Arial"/>
          <w:color w:val="000000" w:themeColor="text1"/>
        </w:rPr>
        <w:t xml:space="preserve">Ответственный за приемку оборудования из ремонта, выполняет подтверждение факта выполнения работ установкой пользовательского статуса «ПРНТ – Работы приняты». После подтверждения работ, Специалист по учету трудозатрат отражает в системе фактические трудозатраты. </w:t>
      </w:r>
      <w:r w:rsidR="009656F0" w:rsidRPr="00F00EDF">
        <w:rPr>
          <w:rFonts w:ascii="Arial" w:hAnsi="Arial" w:cs="Arial"/>
          <w:color w:val="000000" w:themeColor="text1"/>
        </w:rPr>
        <w:t xml:space="preserve">Заказы, по которым выполнен учет фактических затрат должны быть переведены в системный статус «ТЗКР – Технически закрыт». Операции, связанные с учетом фактических затрат </w:t>
      </w:r>
      <w:r w:rsidRPr="00F00EDF">
        <w:rPr>
          <w:rFonts w:ascii="Arial" w:hAnsi="Arial" w:cs="Arial"/>
          <w:color w:val="000000" w:themeColor="text1"/>
        </w:rPr>
        <w:t>описа</w:t>
      </w:r>
      <w:r w:rsidR="009656F0" w:rsidRPr="00F00EDF">
        <w:rPr>
          <w:rFonts w:ascii="Arial" w:hAnsi="Arial" w:cs="Arial"/>
          <w:color w:val="000000" w:themeColor="text1"/>
        </w:rPr>
        <w:t>ны</w:t>
      </w:r>
      <w:r w:rsidRPr="00F00EDF">
        <w:rPr>
          <w:rFonts w:ascii="Arial" w:hAnsi="Arial" w:cs="Arial"/>
          <w:color w:val="000000" w:themeColor="text1"/>
        </w:rPr>
        <w:t xml:space="preserve"> в документе «ERP.</w:t>
      </w:r>
      <w:r w:rsidR="006227C5" w:rsidRPr="00F00EDF">
        <w:rPr>
          <w:rFonts w:ascii="Arial" w:hAnsi="Arial" w:cs="Arial"/>
          <w:color w:val="000000" w:themeColor="text1"/>
        </w:rPr>
        <w:t>9</w:t>
      </w:r>
      <w:r w:rsidRPr="00F00EDF">
        <w:rPr>
          <w:rFonts w:ascii="Arial" w:hAnsi="Arial" w:cs="Arial"/>
          <w:color w:val="000000" w:themeColor="text1"/>
        </w:rPr>
        <w:t>.</w:t>
      </w:r>
      <w:r w:rsidR="006227C5" w:rsidRPr="00F00EDF">
        <w:rPr>
          <w:rFonts w:ascii="Arial" w:hAnsi="Arial" w:cs="Arial"/>
          <w:color w:val="000000" w:themeColor="text1"/>
        </w:rPr>
        <w:t>9.2.</w:t>
      </w:r>
      <w:r w:rsidRPr="00F00EDF">
        <w:rPr>
          <w:rFonts w:ascii="Arial" w:hAnsi="Arial" w:cs="Arial"/>
          <w:color w:val="000000" w:themeColor="text1"/>
        </w:rPr>
        <w:t>55_PM_КД Выполнение и фактический учет работ»</w:t>
      </w:r>
      <w:r w:rsidR="005924A2" w:rsidRPr="00F00EDF">
        <w:rPr>
          <w:rFonts w:ascii="Arial" w:hAnsi="Arial" w:cs="Arial"/>
          <w:color w:val="000000" w:themeColor="text1"/>
        </w:rPr>
        <w:t xml:space="preserve"> </w:t>
      </w:r>
      <w:r w:rsidRPr="00F00EDF">
        <w:rPr>
          <w:rFonts w:ascii="Arial" w:hAnsi="Arial" w:cs="Arial"/>
          <w:color w:val="000000" w:themeColor="text1"/>
        </w:rPr>
        <w:t xml:space="preserve">и </w:t>
      </w:r>
      <w:r w:rsidR="005924A2" w:rsidRPr="00F00EDF">
        <w:rPr>
          <w:rFonts w:ascii="Arial" w:hAnsi="Arial" w:cs="Arial"/>
          <w:color w:val="000000" w:themeColor="text1"/>
        </w:rPr>
        <w:t xml:space="preserve">техническое закрытие </w:t>
      </w:r>
      <w:r w:rsidRPr="00F00EDF">
        <w:rPr>
          <w:rFonts w:ascii="Arial" w:hAnsi="Arial" w:cs="Arial"/>
          <w:color w:val="000000" w:themeColor="text1"/>
        </w:rPr>
        <w:t>заказа ТОРО.</w:t>
      </w:r>
    </w:p>
    <w:p w14:paraId="13E2EB01" w14:textId="710CFE94" w:rsidR="009656F0" w:rsidRPr="00F00EDF" w:rsidRDefault="009656F0">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В случае, если в результате приемки работ Ответственный за приемку не подтверждает факт выполнения, либо требуемое качество работ, то для Заказа ТОРО устанавливается статус «НПРН – Работы не приняты». Для Заказа в данном статусе не выполняется процедура учета фактических затрат и технического закрытия до устранения замечаний. После устранения замечаний Ответственный за приемку оборудования изменяет статус «НПРН – Работы не приняты» на статус «ПРНТ – Работы приняты». </w:t>
      </w:r>
    </w:p>
    <w:p w14:paraId="0FFEB5C8" w14:textId="195617D4" w:rsidR="00A4024D" w:rsidRPr="00F00EDF" w:rsidRDefault="001D7FD1">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При </w:t>
      </w:r>
      <w:r w:rsidR="00BB4715" w:rsidRPr="00F00EDF">
        <w:rPr>
          <w:rFonts w:ascii="Arial" w:hAnsi="Arial" w:cs="Arial"/>
          <w:color w:val="000000" w:themeColor="text1"/>
        </w:rPr>
        <w:t xml:space="preserve">необходимости списать </w:t>
      </w:r>
      <w:r w:rsidR="002566CA" w:rsidRPr="00F00EDF">
        <w:rPr>
          <w:rFonts w:ascii="Arial" w:hAnsi="Arial" w:cs="Arial"/>
          <w:color w:val="000000" w:themeColor="text1"/>
        </w:rPr>
        <w:t>позицию ОФ из складского запаса</w:t>
      </w:r>
      <w:r w:rsidRPr="00F00EDF">
        <w:rPr>
          <w:rFonts w:ascii="Arial" w:hAnsi="Arial" w:cs="Arial"/>
          <w:color w:val="000000" w:themeColor="text1"/>
        </w:rPr>
        <w:t>, данные передаются в б</w:t>
      </w:r>
      <w:r w:rsidR="00A4024D" w:rsidRPr="00F00EDF">
        <w:rPr>
          <w:rFonts w:ascii="Arial" w:hAnsi="Arial" w:cs="Arial"/>
          <w:color w:val="000000" w:themeColor="text1"/>
        </w:rPr>
        <w:t>изнес-процесс «ПП-07.01.02.04-ERP Вывод производственных активов из эксплуатации (списание ОС и утилизация)»</w:t>
      </w:r>
      <w:r w:rsidR="008A1348" w:rsidRPr="00F00EDF">
        <w:rPr>
          <w:rFonts w:ascii="Arial" w:hAnsi="Arial" w:cs="Arial"/>
          <w:color w:val="000000" w:themeColor="text1"/>
        </w:rPr>
        <w:t>.</w:t>
      </w:r>
      <w:r w:rsidR="00A4024D" w:rsidRPr="00F00EDF">
        <w:rPr>
          <w:rFonts w:ascii="Arial" w:hAnsi="Arial" w:cs="Arial"/>
          <w:color w:val="000000" w:themeColor="text1"/>
        </w:rPr>
        <w:t xml:space="preserve"> </w:t>
      </w:r>
      <w:r w:rsidR="00FD7BFD" w:rsidRPr="00F00EDF">
        <w:rPr>
          <w:rFonts w:ascii="Arial" w:hAnsi="Arial" w:cs="Arial"/>
          <w:color w:val="000000" w:themeColor="text1"/>
        </w:rPr>
        <w:t>Более подробная информация по списанию ОС описана в документе «ERP.</w:t>
      </w:r>
      <w:r w:rsidR="002F28DA" w:rsidRPr="00F00EDF">
        <w:rPr>
          <w:rFonts w:ascii="Arial" w:hAnsi="Arial" w:cs="Arial"/>
          <w:color w:val="000000" w:themeColor="text1"/>
        </w:rPr>
        <w:t>9</w:t>
      </w:r>
      <w:r w:rsidR="00FD7BFD" w:rsidRPr="00F00EDF">
        <w:rPr>
          <w:rFonts w:ascii="Arial" w:hAnsi="Arial" w:cs="Arial"/>
          <w:color w:val="000000" w:themeColor="text1"/>
        </w:rPr>
        <w:t>.</w:t>
      </w:r>
      <w:r w:rsidR="002F28DA" w:rsidRPr="00F00EDF">
        <w:rPr>
          <w:rFonts w:ascii="Arial" w:hAnsi="Arial" w:cs="Arial"/>
          <w:color w:val="000000" w:themeColor="text1"/>
        </w:rPr>
        <w:t>9.2.</w:t>
      </w:r>
      <w:r w:rsidR="00FD7BFD" w:rsidRPr="00F00EDF">
        <w:rPr>
          <w:rFonts w:ascii="Arial" w:hAnsi="Arial" w:cs="Arial"/>
          <w:color w:val="000000" w:themeColor="text1"/>
        </w:rPr>
        <w:t>50_PM_КД Управление портфелем ПА»</w:t>
      </w:r>
      <w:r w:rsidR="004864B7" w:rsidRPr="00F00EDF">
        <w:rPr>
          <w:rFonts w:ascii="Arial" w:hAnsi="Arial" w:cs="Arial"/>
          <w:color w:val="000000" w:themeColor="text1"/>
        </w:rPr>
        <w:t>.</w:t>
      </w:r>
      <w:r w:rsidR="001A68BC" w:rsidRPr="00F00EDF">
        <w:rPr>
          <w:rFonts w:ascii="Arial" w:hAnsi="Arial" w:cs="Arial"/>
          <w:color w:val="000000" w:themeColor="text1"/>
        </w:rPr>
        <w:t xml:space="preserve"> Принятие решения </w:t>
      </w:r>
      <w:r w:rsidR="001A68BC" w:rsidRPr="00F00EDF">
        <w:rPr>
          <w:rFonts w:ascii="Arial" w:hAnsi="Arial" w:cs="Arial"/>
          <w:color w:val="000000" w:themeColor="text1"/>
        </w:rPr>
        <w:lastRenderedPageBreak/>
        <w:t>о списании ОФ выполняется вне системы</w:t>
      </w:r>
      <w:r w:rsidR="008A1348" w:rsidRPr="00F00EDF">
        <w:rPr>
          <w:rFonts w:ascii="Arial" w:hAnsi="Arial" w:cs="Arial"/>
          <w:color w:val="000000" w:themeColor="text1"/>
        </w:rPr>
        <w:t>,</w:t>
      </w:r>
      <w:r w:rsidR="001A68BC" w:rsidRPr="00F00EDF">
        <w:rPr>
          <w:rFonts w:ascii="Arial" w:hAnsi="Arial" w:cs="Arial"/>
          <w:color w:val="000000" w:themeColor="text1"/>
        </w:rPr>
        <w:t xml:space="preserve"> при выполнении фактического ремонта или при планировании восстановления ОФ.</w:t>
      </w:r>
    </w:p>
    <w:p w14:paraId="18B442BE" w14:textId="40C55B99" w:rsidR="00055F21" w:rsidRPr="00D82F33" w:rsidRDefault="00055F21" w:rsidP="00632245">
      <w:pPr>
        <w:pStyle w:val="4"/>
      </w:pPr>
      <w:r w:rsidRPr="00632245">
        <w:t xml:space="preserve">Замена и восстановление позиций ОФ, не являющихся объектами БДО (Материалы). </w:t>
      </w:r>
    </w:p>
    <w:p w14:paraId="6E57C1AA" w14:textId="77777777" w:rsidR="0083303F" w:rsidRPr="00632245" w:rsidRDefault="0083303F" w:rsidP="00632245"/>
    <w:p w14:paraId="21E84AF9" w14:textId="66A8DF6E" w:rsidR="00A4024D" w:rsidRPr="00F00EDF" w:rsidRDefault="00A4024D">
      <w:pPr>
        <w:spacing w:after="240" w:line="276" w:lineRule="auto"/>
        <w:ind w:firstLine="567"/>
        <w:rPr>
          <w:rFonts w:ascii="Arial" w:hAnsi="Arial" w:cs="Arial"/>
          <w:color w:val="000000" w:themeColor="text1"/>
        </w:rPr>
      </w:pPr>
      <w:r w:rsidRPr="00632245">
        <w:rPr>
          <w:rFonts w:ascii="Arial" w:hAnsi="Arial" w:cs="Arial"/>
          <w:color w:val="000000" w:themeColor="text1"/>
        </w:rPr>
        <w:t xml:space="preserve">Для данного </w:t>
      </w:r>
      <w:r w:rsidR="00C8680F" w:rsidRPr="00632245">
        <w:rPr>
          <w:rFonts w:ascii="Arial" w:hAnsi="Arial" w:cs="Arial"/>
          <w:color w:val="000000" w:themeColor="text1"/>
        </w:rPr>
        <w:t>ОФ</w:t>
      </w:r>
      <w:r w:rsidRPr="00632245">
        <w:rPr>
          <w:rFonts w:ascii="Arial" w:hAnsi="Arial" w:cs="Arial"/>
          <w:color w:val="000000" w:themeColor="text1"/>
        </w:rPr>
        <w:t xml:space="preserve"> не создается серийный номер </w:t>
      </w:r>
      <w:r w:rsidR="000A7CBF" w:rsidRPr="00632245">
        <w:rPr>
          <w:rFonts w:ascii="Arial" w:hAnsi="Arial" w:cs="Arial"/>
          <w:color w:val="000000" w:themeColor="text1"/>
        </w:rPr>
        <w:t>и</w:t>
      </w:r>
      <w:r w:rsidR="009C1F1F" w:rsidRPr="00632245">
        <w:rPr>
          <w:rFonts w:ascii="Arial" w:hAnsi="Arial" w:cs="Arial"/>
          <w:color w:val="000000" w:themeColor="text1"/>
        </w:rPr>
        <w:t xml:space="preserve"> ракурс единицы</w:t>
      </w:r>
      <w:r w:rsidRPr="00632245">
        <w:rPr>
          <w:rFonts w:ascii="Arial" w:hAnsi="Arial" w:cs="Arial"/>
          <w:color w:val="000000" w:themeColor="text1"/>
        </w:rPr>
        <w:t xml:space="preserve"> оборудования.</w:t>
      </w:r>
      <w:r w:rsidR="001239B3" w:rsidRPr="00F00EDF">
        <w:rPr>
          <w:rFonts w:ascii="Arial" w:hAnsi="Arial" w:cs="Arial"/>
          <w:color w:val="000000" w:themeColor="text1"/>
        </w:rPr>
        <w:t xml:space="preserve"> На складе ОФ хранится </w:t>
      </w:r>
      <w:r w:rsidR="00D674DB" w:rsidRPr="00F00EDF">
        <w:rPr>
          <w:rFonts w:ascii="Arial" w:hAnsi="Arial" w:cs="Arial"/>
          <w:color w:val="000000" w:themeColor="text1"/>
        </w:rPr>
        <w:t>обезличено</w:t>
      </w:r>
      <w:r w:rsidR="001239B3" w:rsidRPr="00F00EDF">
        <w:rPr>
          <w:rFonts w:ascii="Arial" w:hAnsi="Arial" w:cs="Arial"/>
          <w:color w:val="000000" w:themeColor="text1"/>
        </w:rPr>
        <w:t>.</w:t>
      </w:r>
    </w:p>
    <w:p w14:paraId="6790EEEC" w14:textId="1CCDB346" w:rsidR="00A4024D" w:rsidRPr="00F00EDF" w:rsidRDefault="00A4024D">
      <w:pPr>
        <w:spacing w:after="240" w:line="276" w:lineRule="auto"/>
        <w:ind w:firstLine="567"/>
        <w:rPr>
          <w:rFonts w:ascii="Arial" w:hAnsi="Arial" w:cs="Arial"/>
          <w:color w:val="000000" w:themeColor="text1"/>
        </w:rPr>
      </w:pPr>
      <w:r w:rsidRPr="00F00EDF">
        <w:rPr>
          <w:rFonts w:ascii="Arial" w:hAnsi="Arial" w:cs="Arial"/>
          <w:color w:val="000000" w:themeColor="text1"/>
        </w:rPr>
        <w:t>П</w:t>
      </w:r>
      <w:r w:rsidR="00853C77" w:rsidRPr="00F00EDF">
        <w:rPr>
          <w:rFonts w:ascii="Arial" w:hAnsi="Arial" w:cs="Arial"/>
          <w:color w:val="000000" w:themeColor="text1"/>
        </w:rPr>
        <w:t>ри п</w:t>
      </w:r>
      <w:r w:rsidRPr="00F00EDF">
        <w:rPr>
          <w:rFonts w:ascii="Arial" w:hAnsi="Arial" w:cs="Arial"/>
          <w:color w:val="000000" w:themeColor="text1"/>
        </w:rPr>
        <w:t>ланировани</w:t>
      </w:r>
      <w:r w:rsidR="00853C77" w:rsidRPr="00F00EDF">
        <w:rPr>
          <w:rFonts w:ascii="Arial" w:hAnsi="Arial" w:cs="Arial"/>
          <w:color w:val="000000" w:themeColor="text1"/>
        </w:rPr>
        <w:t>и</w:t>
      </w:r>
      <w:r w:rsidRPr="00F00EDF">
        <w:rPr>
          <w:rFonts w:ascii="Arial" w:hAnsi="Arial" w:cs="Arial"/>
          <w:color w:val="000000" w:themeColor="text1"/>
        </w:rPr>
        <w:t xml:space="preserve"> замен</w:t>
      </w:r>
      <w:r w:rsidR="00853C77" w:rsidRPr="00F00EDF">
        <w:rPr>
          <w:rFonts w:ascii="Arial" w:hAnsi="Arial" w:cs="Arial"/>
          <w:color w:val="000000" w:themeColor="text1"/>
        </w:rPr>
        <w:t>ы</w:t>
      </w:r>
      <w:r w:rsidRPr="00F00EDF">
        <w:rPr>
          <w:rFonts w:ascii="Arial" w:hAnsi="Arial" w:cs="Arial"/>
          <w:color w:val="000000" w:themeColor="text1"/>
        </w:rPr>
        <w:t xml:space="preserve"> </w:t>
      </w:r>
      <w:r w:rsidR="00C8680F" w:rsidRPr="00F00EDF">
        <w:rPr>
          <w:rFonts w:ascii="Arial" w:hAnsi="Arial" w:cs="Arial"/>
          <w:color w:val="000000" w:themeColor="text1"/>
        </w:rPr>
        <w:t>ОФ</w:t>
      </w:r>
      <w:r w:rsidR="00D674DB" w:rsidRPr="00F00EDF">
        <w:rPr>
          <w:rFonts w:ascii="Arial" w:hAnsi="Arial" w:cs="Arial"/>
          <w:color w:val="000000" w:themeColor="text1"/>
        </w:rPr>
        <w:t>, являющихся материалами,</w:t>
      </w:r>
      <w:r w:rsidRPr="00F00EDF">
        <w:rPr>
          <w:rFonts w:ascii="Arial" w:hAnsi="Arial" w:cs="Arial"/>
          <w:color w:val="000000" w:themeColor="text1"/>
        </w:rPr>
        <w:t xml:space="preserve"> на основном оборудовани</w:t>
      </w:r>
      <w:r w:rsidR="00853C77" w:rsidRPr="00F00EDF">
        <w:rPr>
          <w:rFonts w:ascii="Arial" w:hAnsi="Arial" w:cs="Arial"/>
          <w:color w:val="000000" w:themeColor="text1"/>
        </w:rPr>
        <w:t>и,</w:t>
      </w:r>
      <w:r w:rsidRPr="00F00EDF">
        <w:rPr>
          <w:rFonts w:ascii="Arial" w:hAnsi="Arial" w:cs="Arial"/>
          <w:b/>
          <w:color w:val="000000" w:themeColor="text1"/>
        </w:rPr>
        <w:t xml:space="preserve"> </w:t>
      </w:r>
      <w:r w:rsidR="009C1F1F" w:rsidRPr="00F00EDF">
        <w:rPr>
          <w:rFonts w:ascii="Arial" w:hAnsi="Arial" w:cs="Arial"/>
          <w:color w:val="000000" w:themeColor="text1"/>
        </w:rPr>
        <w:t xml:space="preserve">Планировщик </w:t>
      </w:r>
      <w:r w:rsidR="00A023C8" w:rsidRPr="00F00EDF">
        <w:rPr>
          <w:rFonts w:ascii="Arial" w:hAnsi="Arial" w:cs="Arial"/>
          <w:color w:val="000000" w:themeColor="text1"/>
        </w:rPr>
        <w:t>ТОиР</w:t>
      </w:r>
      <w:r w:rsidR="00D56D22" w:rsidRPr="00F00EDF">
        <w:rPr>
          <w:rFonts w:ascii="Arial" w:hAnsi="Arial" w:cs="Arial"/>
          <w:color w:val="000000" w:themeColor="text1"/>
        </w:rPr>
        <w:t xml:space="preserve"> УО</w:t>
      </w:r>
      <w:r w:rsidR="009C1F1F" w:rsidRPr="00F00EDF">
        <w:rPr>
          <w:rFonts w:ascii="Arial" w:hAnsi="Arial" w:cs="Arial"/>
          <w:color w:val="000000" w:themeColor="text1"/>
        </w:rPr>
        <w:t xml:space="preserve"> включает </w:t>
      </w:r>
      <w:r w:rsidRPr="00F00EDF">
        <w:rPr>
          <w:rFonts w:ascii="Arial" w:hAnsi="Arial" w:cs="Arial"/>
          <w:color w:val="000000" w:themeColor="text1"/>
        </w:rPr>
        <w:t xml:space="preserve">номера </w:t>
      </w:r>
      <w:del w:id="490" w:author="Дмитрий Ковтун" w:date="2021-03-09T15:56:00Z">
        <w:r w:rsidRPr="00F00EDF" w:rsidDel="005D1C91">
          <w:rPr>
            <w:rFonts w:ascii="Arial" w:hAnsi="Arial" w:cs="Arial"/>
            <w:color w:val="000000" w:themeColor="text1"/>
          </w:rPr>
          <w:delText xml:space="preserve">ОЗМ </w:delText>
        </w:r>
      </w:del>
      <w:ins w:id="491" w:author="Дмитрий Ковтун" w:date="2021-03-09T15:56:00Z">
        <w:r w:rsidR="005D1C91">
          <w:rPr>
            <w:rFonts w:ascii="Arial" w:hAnsi="Arial" w:cs="Arial"/>
            <w:color w:val="000000" w:themeColor="text1"/>
          </w:rPr>
          <w:t>ЕК МТР, соответствующие</w:t>
        </w:r>
        <w:r w:rsidR="005D1C91" w:rsidRPr="00F00EDF">
          <w:rPr>
            <w:rFonts w:ascii="Arial" w:hAnsi="Arial" w:cs="Arial"/>
            <w:color w:val="000000" w:themeColor="text1"/>
          </w:rPr>
          <w:t xml:space="preserve"> </w:t>
        </w:r>
      </w:ins>
      <w:r w:rsidR="008E0AA0" w:rsidRPr="00F00EDF">
        <w:rPr>
          <w:rFonts w:ascii="Arial" w:hAnsi="Arial" w:cs="Arial"/>
          <w:color w:val="000000" w:themeColor="text1"/>
        </w:rPr>
        <w:t>ОФ</w:t>
      </w:r>
      <w:ins w:id="492" w:author="Дмитрий Ковтун" w:date="2021-03-09T15:56:00Z">
        <w:r w:rsidR="005D1C91">
          <w:rPr>
            <w:rFonts w:ascii="Arial" w:hAnsi="Arial" w:cs="Arial"/>
            <w:color w:val="000000" w:themeColor="text1"/>
          </w:rPr>
          <w:t>,</w:t>
        </w:r>
      </w:ins>
      <w:r w:rsidRPr="00F00EDF">
        <w:rPr>
          <w:rFonts w:ascii="Arial" w:hAnsi="Arial" w:cs="Arial"/>
          <w:color w:val="000000" w:themeColor="text1"/>
        </w:rPr>
        <w:t xml:space="preserve"> в </w:t>
      </w:r>
      <w:r w:rsidR="002048F1" w:rsidRPr="00F00EDF">
        <w:rPr>
          <w:rFonts w:ascii="Arial" w:hAnsi="Arial" w:cs="Arial"/>
          <w:color w:val="000000" w:themeColor="text1"/>
        </w:rPr>
        <w:t>технологическую</w:t>
      </w:r>
      <w:r w:rsidRPr="00F00EDF">
        <w:rPr>
          <w:rFonts w:ascii="Arial" w:hAnsi="Arial" w:cs="Arial"/>
          <w:color w:val="000000" w:themeColor="text1"/>
        </w:rPr>
        <w:t xml:space="preserve"> карту или в заказы ТОРО на </w:t>
      </w:r>
      <w:r w:rsidR="009C1F1F" w:rsidRPr="00F00EDF">
        <w:rPr>
          <w:rFonts w:ascii="Arial" w:hAnsi="Arial" w:cs="Arial"/>
          <w:color w:val="000000" w:themeColor="text1"/>
        </w:rPr>
        <w:t>ПА</w:t>
      </w:r>
      <w:r w:rsidR="00FD7BFD" w:rsidRPr="00F00EDF">
        <w:rPr>
          <w:rFonts w:ascii="Arial" w:hAnsi="Arial" w:cs="Arial"/>
          <w:color w:val="000000" w:themeColor="text1"/>
        </w:rPr>
        <w:t>. Более подробная информация по планированию описана в документах «ERP.</w:t>
      </w:r>
      <w:r w:rsidR="002F28DA" w:rsidRPr="00F00EDF">
        <w:rPr>
          <w:rFonts w:ascii="Arial" w:hAnsi="Arial" w:cs="Arial"/>
          <w:color w:val="000000" w:themeColor="text1"/>
        </w:rPr>
        <w:t>9</w:t>
      </w:r>
      <w:r w:rsidR="00FD7BFD" w:rsidRPr="00F00EDF">
        <w:rPr>
          <w:rFonts w:ascii="Arial" w:hAnsi="Arial" w:cs="Arial"/>
          <w:color w:val="000000" w:themeColor="text1"/>
        </w:rPr>
        <w:t>.</w:t>
      </w:r>
      <w:r w:rsidR="002F28DA" w:rsidRPr="00F00EDF">
        <w:rPr>
          <w:rFonts w:ascii="Arial" w:hAnsi="Arial" w:cs="Arial"/>
          <w:color w:val="000000" w:themeColor="text1"/>
        </w:rPr>
        <w:t>9.2</w:t>
      </w:r>
      <w:r w:rsidR="00FD7BFD" w:rsidRPr="00F00EDF">
        <w:rPr>
          <w:rFonts w:ascii="Arial" w:hAnsi="Arial" w:cs="Arial"/>
          <w:color w:val="000000" w:themeColor="text1"/>
        </w:rPr>
        <w:t>.52_PM_КД Годовое планирование воздействий на ПА», «ERP.</w:t>
      </w:r>
      <w:r w:rsidR="002F28DA" w:rsidRPr="00F00EDF">
        <w:rPr>
          <w:rFonts w:ascii="Arial" w:hAnsi="Arial" w:cs="Arial"/>
          <w:color w:val="000000" w:themeColor="text1"/>
        </w:rPr>
        <w:t>9</w:t>
      </w:r>
      <w:r w:rsidR="00FD7BFD" w:rsidRPr="00F00EDF">
        <w:rPr>
          <w:rFonts w:ascii="Arial" w:hAnsi="Arial" w:cs="Arial"/>
          <w:color w:val="000000" w:themeColor="text1"/>
        </w:rPr>
        <w:t>.</w:t>
      </w:r>
      <w:r w:rsidR="002F28DA" w:rsidRPr="00F00EDF">
        <w:rPr>
          <w:rFonts w:ascii="Arial" w:hAnsi="Arial" w:cs="Arial"/>
          <w:color w:val="000000" w:themeColor="text1"/>
        </w:rPr>
        <w:t>9.2</w:t>
      </w:r>
      <w:r w:rsidR="00FD7BFD" w:rsidRPr="00F00EDF">
        <w:rPr>
          <w:rFonts w:ascii="Arial" w:hAnsi="Arial" w:cs="Arial"/>
          <w:color w:val="000000" w:themeColor="text1"/>
        </w:rPr>
        <w:t>.54 Оперативное планирование воздействий на ПА»</w:t>
      </w:r>
      <w:r w:rsidR="00D674DB" w:rsidRPr="00F00EDF">
        <w:rPr>
          <w:rFonts w:ascii="Arial" w:hAnsi="Arial" w:cs="Arial"/>
          <w:color w:val="000000" w:themeColor="text1"/>
        </w:rPr>
        <w:t>.</w:t>
      </w:r>
    </w:p>
    <w:p w14:paraId="24D76E98" w14:textId="332FAF0A" w:rsidR="00D674DB" w:rsidRPr="00F00EDF" w:rsidRDefault="00D674DB">
      <w:pPr>
        <w:spacing w:after="240" w:line="276" w:lineRule="auto"/>
        <w:ind w:firstLine="567"/>
        <w:rPr>
          <w:rFonts w:ascii="Arial" w:hAnsi="Arial" w:cs="Arial"/>
          <w:color w:val="000000" w:themeColor="text1"/>
          <w:u w:val="single"/>
        </w:rPr>
      </w:pPr>
      <w:r w:rsidRPr="00F00EDF">
        <w:rPr>
          <w:rFonts w:ascii="Arial" w:hAnsi="Arial" w:cs="Arial"/>
          <w:color w:val="000000" w:themeColor="text1"/>
          <w:u w:val="single"/>
        </w:rPr>
        <w:t xml:space="preserve">Отражение операций по замене </w:t>
      </w:r>
      <w:r w:rsidR="00C134DF" w:rsidRPr="00F00EDF">
        <w:rPr>
          <w:rFonts w:ascii="Arial" w:hAnsi="Arial" w:cs="Arial"/>
          <w:color w:val="000000" w:themeColor="text1"/>
          <w:u w:val="single"/>
        </w:rPr>
        <w:t>материалов</w:t>
      </w:r>
      <w:r w:rsidRPr="00F00EDF">
        <w:rPr>
          <w:rFonts w:ascii="Arial" w:hAnsi="Arial" w:cs="Arial"/>
          <w:color w:val="000000" w:themeColor="text1"/>
          <w:u w:val="single"/>
        </w:rPr>
        <w:t xml:space="preserve"> ОФ.</w:t>
      </w:r>
    </w:p>
    <w:p w14:paraId="77BA964E" w14:textId="6C25B367" w:rsidR="00D674DB" w:rsidRPr="00F00EDF" w:rsidRDefault="00C134DF">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Отличительной особенностью планирования замены МТР, являющихся позициями </w:t>
      </w:r>
      <w:r w:rsidR="00390831" w:rsidRPr="00F00EDF">
        <w:rPr>
          <w:rFonts w:ascii="Arial" w:hAnsi="Arial" w:cs="Arial"/>
          <w:color w:val="000000" w:themeColor="text1"/>
        </w:rPr>
        <w:t>оборотного фонда запасных частей</w:t>
      </w:r>
      <w:r w:rsidRPr="00F00EDF">
        <w:rPr>
          <w:rFonts w:ascii="Arial" w:hAnsi="Arial" w:cs="Arial"/>
          <w:color w:val="000000" w:themeColor="text1"/>
        </w:rPr>
        <w:t>, является отсутствие планов ППР на данные позиции</w:t>
      </w:r>
      <w:r w:rsidR="00D674DB" w:rsidRPr="00F00EDF">
        <w:rPr>
          <w:rFonts w:ascii="Arial" w:hAnsi="Arial" w:cs="Arial"/>
          <w:color w:val="000000" w:themeColor="text1"/>
        </w:rPr>
        <w:t>.</w:t>
      </w:r>
      <w:r w:rsidRPr="00F00EDF">
        <w:rPr>
          <w:rFonts w:ascii="Arial" w:hAnsi="Arial" w:cs="Arial"/>
          <w:color w:val="000000" w:themeColor="text1"/>
        </w:rPr>
        <w:t xml:space="preserve"> В данном случае, позиции ОФ, могут выступать только как расходные материалы, требуемые для ремонта.</w:t>
      </w:r>
      <w:r w:rsidR="00075E1F" w:rsidRPr="00F00EDF">
        <w:rPr>
          <w:rFonts w:ascii="Arial" w:hAnsi="Arial" w:cs="Arial"/>
          <w:color w:val="000000" w:themeColor="text1"/>
        </w:rPr>
        <w:t xml:space="preserve"> </w:t>
      </w:r>
      <w:ins w:id="493" w:author="Дмитрий Ковтун" w:date="2021-03-09T16:04:00Z">
        <w:r w:rsidR="00C039C7">
          <w:rPr>
            <w:rFonts w:ascii="Arial" w:hAnsi="Arial" w:cs="Arial"/>
            <w:color w:val="000000" w:themeColor="text1"/>
          </w:rPr>
          <w:t xml:space="preserve">Для заказов ТОРО с использованием ОФ, являющихся материалами, вид работ ТОРО может быть отличным от </w:t>
        </w:r>
      </w:ins>
      <w:ins w:id="494" w:author="Дмитрий Ковтун" w:date="2021-03-09T16:05:00Z">
        <w:r w:rsidR="00C039C7" w:rsidRPr="00F00EDF">
          <w:rPr>
            <w:rFonts w:ascii="Arial" w:hAnsi="Arial" w:cs="Arial"/>
            <w:color w:val="000000" w:themeColor="text1"/>
          </w:rPr>
          <w:t>«МД – Монтаж/демонтаж»</w:t>
        </w:r>
        <w:r w:rsidR="00C039C7">
          <w:rPr>
            <w:rFonts w:ascii="Arial" w:hAnsi="Arial" w:cs="Arial"/>
            <w:color w:val="000000" w:themeColor="text1"/>
          </w:rPr>
          <w:t>, либо</w:t>
        </w:r>
        <w:r w:rsidR="00C039C7" w:rsidRPr="00F00EDF">
          <w:rPr>
            <w:rFonts w:ascii="Arial" w:hAnsi="Arial" w:cs="Arial"/>
            <w:color w:val="000000" w:themeColor="text1"/>
          </w:rPr>
          <w:t xml:space="preserve"> </w:t>
        </w:r>
        <w:r w:rsidR="00C039C7">
          <w:rPr>
            <w:rFonts w:ascii="Arial" w:hAnsi="Arial" w:cs="Arial"/>
            <w:color w:val="000000" w:themeColor="text1"/>
          </w:rPr>
          <w:t>«</w:t>
        </w:r>
        <w:r w:rsidR="00C039C7" w:rsidRPr="00577E43">
          <w:rPr>
            <w:rFonts w:ascii="Arial" w:hAnsi="Arial" w:cs="Arial"/>
            <w:color w:val="000000" w:themeColor="text1"/>
          </w:rPr>
          <w:t xml:space="preserve">ЗМН </w:t>
        </w:r>
        <w:r w:rsidR="00C039C7">
          <w:rPr>
            <w:rFonts w:ascii="Arial" w:hAnsi="Arial" w:cs="Arial"/>
            <w:color w:val="000000" w:themeColor="text1"/>
          </w:rPr>
          <w:t>–</w:t>
        </w:r>
        <w:r w:rsidR="00C039C7" w:rsidRPr="00577E43">
          <w:rPr>
            <w:rFonts w:ascii="Arial" w:hAnsi="Arial" w:cs="Arial"/>
            <w:color w:val="000000" w:themeColor="text1"/>
          </w:rPr>
          <w:t xml:space="preserve"> Замена</w:t>
        </w:r>
        <w:r w:rsidR="00C039C7">
          <w:rPr>
            <w:rFonts w:ascii="Arial" w:hAnsi="Arial" w:cs="Arial"/>
            <w:color w:val="000000" w:themeColor="text1"/>
          </w:rPr>
          <w:t xml:space="preserve">». </w:t>
        </w:r>
      </w:ins>
      <w:r w:rsidR="00075E1F" w:rsidRPr="00F00EDF">
        <w:rPr>
          <w:rFonts w:ascii="Arial" w:hAnsi="Arial" w:cs="Arial"/>
          <w:color w:val="000000" w:themeColor="text1"/>
        </w:rPr>
        <w:t>При этом кол</w:t>
      </w:r>
      <w:ins w:id="495" w:author="Дмитрий Ковтун" w:date="2021-03-09T15:57:00Z">
        <w:r w:rsidR="005D1C91">
          <w:rPr>
            <w:rFonts w:ascii="Arial" w:hAnsi="Arial" w:cs="Arial"/>
            <w:color w:val="000000" w:themeColor="text1"/>
          </w:rPr>
          <w:t xml:space="preserve">ичество </w:t>
        </w:r>
      </w:ins>
      <w:del w:id="496" w:author="Дмитрий Ковтун" w:date="2021-03-09T15:57:00Z">
        <w:r w:rsidR="00075E1F" w:rsidRPr="00F00EDF" w:rsidDel="005D1C91">
          <w:rPr>
            <w:rFonts w:ascii="Arial" w:hAnsi="Arial" w:cs="Arial"/>
            <w:color w:val="000000" w:themeColor="text1"/>
          </w:rPr>
          <w:delText xml:space="preserve">-во </w:delText>
        </w:r>
      </w:del>
      <w:r w:rsidR="00075E1F" w:rsidRPr="00F00EDF">
        <w:rPr>
          <w:rFonts w:ascii="Arial" w:hAnsi="Arial" w:cs="Arial"/>
          <w:color w:val="000000" w:themeColor="text1"/>
        </w:rPr>
        <w:t>материалов</w:t>
      </w:r>
      <w:ins w:id="497" w:author="Дмитрий Ковтун" w:date="2021-03-09T16:06:00Z">
        <w:r w:rsidR="00C039C7">
          <w:rPr>
            <w:rFonts w:ascii="Arial" w:hAnsi="Arial" w:cs="Arial"/>
            <w:color w:val="000000" w:themeColor="text1"/>
          </w:rPr>
          <w:t xml:space="preserve"> ОФ</w:t>
        </w:r>
      </w:ins>
      <w:r w:rsidR="00075E1F" w:rsidRPr="00F00EDF">
        <w:rPr>
          <w:rFonts w:ascii="Arial" w:hAnsi="Arial" w:cs="Arial"/>
          <w:color w:val="000000" w:themeColor="text1"/>
        </w:rPr>
        <w:t xml:space="preserve"> мо</w:t>
      </w:r>
      <w:r w:rsidR="00345542" w:rsidRPr="00F00EDF">
        <w:rPr>
          <w:rFonts w:ascii="Arial" w:hAnsi="Arial" w:cs="Arial"/>
          <w:color w:val="000000" w:themeColor="text1"/>
        </w:rPr>
        <w:t>ж</w:t>
      </w:r>
      <w:r w:rsidR="00075E1F" w:rsidRPr="00F00EDF">
        <w:rPr>
          <w:rFonts w:ascii="Arial" w:hAnsi="Arial" w:cs="Arial"/>
          <w:color w:val="000000" w:themeColor="text1"/>
        </w:rPr>
        <w:t>ет быть произвольным (отличным от единицы).</w:t>
      </w:r>
      <w:ins w:id="498" w:author="Дмитрий Ковтун" w:date="2021-03-09T16:03:00Z">
        <w:r w:rsidR="00C039C7">
          <w:rPr>
            <w:rFonts w:ascii="Arial" w:hAnsi="Arial" w:cs="Arial"/>
            <w:color w:val="000000" w:themeColor="text1"/>
          </w:rPr>
          <w:t xml:space="preserve"> </w:t>
        </w:r>
      </w:ins>
    </w:p>
    <w:p w14:paraId="58124D22" w14:textId="4C8D7E7E" w:rsidR="0083303F" w:rsidRPr="00F00EDF" w:rsidRDefault="0083303F">
      <w:pPr>
        <w:spacing w:after="240" w:line="276" w:lineRule="auto"/>
        <w:ind w:firstLine="567"/>
        <w:rPr>
          <w:rFonts w:ascii="Arial" w:hAnsi="Arial" w:cs="Arial"/>
          <w:color w:val="000000" w:themeColor="text1"/>
        </w:rPr>
      </w:pPr>
      <w:r w:rsidRPr="00F00EDF">
        <w:rPr>
          <w:rFonts w:ascii="Arial" w:hAnsi="Arial" w:cs="Arial"/>
          <w:color w:val="000000" w:themeColor="text1"/>
        </w:rPr>
        <w:t>Виды используемых заказов ТОРО соответствуют видам заказов, описанным в разделе «</w:t>
      </w:r>
      <w:ins w:id="499" w:author="Дмитрий Ковтун" w:date="2021-03-09T15:59:00Z">
        <w:r w:rsidR="005D1C91">
          <w:rPr>
            <w:rFonts w:ascii="Arial" w:hAnsi="Arial" w:cs="Arial"/>
            <w:color w:val="000000" w:themeColor="text1"/>
          </w:rPr>
          <w:fldChar w:fldCharType="begin"/>
        </w:r>
        <w:r w:rsidR="005D1C91">
          <w:rPr>
            <w:rFonts w:ascii="Arial" w:hAnsi="Arial" w:cs="Arial"/>
            <w:color w:val="000000" w:themeColor="text1"/>
          </w:rPr>
          <w:instrText xml:space="preserve"> REF _Ref66197992 \r \h </w:instrText>
        </w:r>
      </w:ins>
      <w:r w:rsidR="005D1C91">
        <w:rPr>
          <w:rFonts w:ascii="Arial" w:hAnsi="Arial" w:cs="Arial"/>
          <w:color w:val="000000" w:themeColor="text1"/>
        </w:rPr>
        <w:instrText xml:space="preserve"> \* MERGEFORMAT </w:instrText>
      </w:r>
      <w:r w:rsidR="005D1C91">
        <w:rPr>
          <w:rFonts w:ascii="Arial" w:hAnsi="Arial" w:cs="Arial"/>
          <w:color w:val="000000" w:themeColor="text1"/>
        </w:rPr>
      </w:r>
      <w:r w:rsidR="005D1C91">
        <w:rPr>
          <w:rFonts w:ascii="Arial" w:hAnsi="Arial" w:cs="Arial"/>
          <w:color w:val="000000" w:themeColor="text1"/>
        </w:rPr>
        <w:fldChar w:fldCharType="separate"/>
      </w:r>
      <w:ins w:id="500" w:author="Дмитрий Ковтун" w:date="2021-04-05T19:28:00Z">
        <w:r w:rsidR="008176EC">
          <w:rPr>
            <w:rFonts w:ascii="Arial" w:hAnsi="Arial" w:cs="Arial"/>
            <w:color w:val="000000" w:themeColor="text1"/>
          </w:rPr>
          <w:t>5.1.1.1</w:t>
        </w:r>
      </w:ins>
      <w:ins w:id="501" w:author="Дмитрий Ковтун" w:date="2021-03-09T15:59:00Z">
        <w:r w:rsidR="005D1C91">
          <w:rPr>
            <w:rFonts w:ascii="Arial" w:hAnsi="Arial" w:cs="Arial"/>
            <w:color w:val="000000" w:themeColor="text1"/>
          </w:rPr>
          <w:fldChar w:fldCharType="end"/>
        </w:r>
        <w:r w:rsidR="005D1C91">
          <w:rPr>
            <w:rFonts w:ascii="Arial" w:hAnsi="Arial" w:cs="Arial"/>
            <w:color w:val="000000" w:themeColor="text1"/>
          </w:rPr>
          <w:t xml:space="preserve"> </w:t>
        </w:r>
        <w:r w:rsidR="005D1C91">
          <w:rPr>
            <w:rFonts w:ascii="Arial" w:hAnsi="Arial" w:cs="Arial"/>
            <w:color w:val="000000" w:themeColor="text1"/>
          </w:rPr>
          <w:fldChar w:fldCharType="begin"/>
        </w:r>
        <w:r w:rsidR="005D1C91">
          <w:rPr>
            <w:rFonts w:ascii="Arial" w:hAnsi="Arial" w:cs="Arial"/>
            <w:color w:val="000000" w:themeColor="text1"/>
          </w:rPr>
          <w:instrText xml:space="preserve"> REF _Ref66197992 \h </w:instrText>
        </w:r>
      </w:ins>
      <w:r w:rsidR="005D1C91">
        <w:rPr>
          <w:rFonts w:ascii="Arial" w:hAnsi="Arial" w:cs="Arial"/>
          <w:color w:val="000000" w:themeColor="text1"/>
        </w:rPr>
        <w:instrText xml:space="preserve"> \* MERGEFORMAT </w:instrText>
      </w:r>
      <w:r w:rsidR="005D1C91">
        <w:rPr>
          <w:rFonts w:ascii="Arial" w:hAnsi="Arial" w:cs="Arial"/>
          <w:color w:val="000000" w:themeColor="text1"/>
        </w:rPr>
      </w:r>
      <w:r w:rsidR="005D1C91">
        <w:rPr>
          <w:rFonts w:ascii="Arial" w:hAnsi="Arial" w:cs="Arial"/>
          <w:color w:val="000000" w:themeColor="text1"/>
        </w:rPr>
        <w:fldChar w:fldCharType="separate"/>
      </w:r>
      <w:ins w:id="502" w:author="Дмитрий Ковтун" w:date="2021-04-05T19:28:00Z">
        <w:r w:rsidR="008176EC" w:rsidRPr="008176EC">
          <w:rPr>
            <w:rFonts w:ascii="Arial" w:hAnsi="Arial" w:cs="Arial"/>
            <w:color w:val="000000" w:themeColor="text1"/>
            <w:rPrChange w:id="503" w:author="Дмитрий Ковтун" w:date="2021-04-05T19:28:00Z">
              <w:rPr/>
            </w:rPrChange>
          </w:rPr>
          <w:t>Замена и восстановление позиций ОФ, являющихся объектами БДО (Единицы оборудования).</w:t>
        </w:r>
      </w:ins>
      <w:ins w:id="504" w:author="Дмитрий Ковтун" w:date="2021-03-09T15:59:00Z">
        <w:r w:rsidR="005D1C91">
          <w:rPr>
            <w:rFonts w:ascii="Arial" w:hAnsi="Arial" w:cs="Arial"/>
            <w:color w:val="000000" w:themeColor="text1"/>
          </w:rPr>
          <w:fldChar w:fldCharType="end"/>
        </w:r>
      </w:ins>
      <w:del w:id="505" w:author="Дмитрий Ковтун" w:date="2021-03-09T15:59:00Z">
        <w:r w:rsidRPr="00F00EDF" w:rsidDel="005D1C91">
          <w:rPr>
            <w:rFonts w:ascii="Arial" w:hAnsi="Arial" w:cs="Arial"/>
            <w:color w:val="000000" w:themeColor="text1"/>
          </w:rPr>
          <w:delText>5.1.1.1 Замена и восстановление позиций ОФ, являющихся объектами БДО (Единицы оборудования)</w:delText>
        </w:r>
      </w:del>
      <w:r w:rsidRPr="00F00EDF">
        <w:rPr>
          <w:rFonts w:ascii="Arial" w:hAnsi="Arial" w:cs="Arial"/>
          <w:color w:val="000000" w:themeColor="text1"/>
        </w:rPr>
        <w:t>» для операций по монтажу/демонтажу узлов ОФ.</w:t>
      </w:r>
    </w:p>
    <w:p w14:paraId="0737C4DF" w14:textId="51E6FD2F" w:rsidR="00D674DB" w:rsidRPr="00F00EDF" w:rsidRDefault="00D674DB">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В заказе </w:t>
      </w:r>
      <w:ins w:id="506" w:author="Дмитрий Ковтун" w:date="2021-03-09T16:01:00Z">
        <w:r w:rsidR="005D1C91">
          <w:rPr>
            <w:rFonts w:ascii="Arial" w:hAnsi="Arial" w:cs="Arial"/>
            <w:color w:val="000000" w:themeColor="text1"/>
          </w:rPr>
          <w:t xml:space="preserve">ТОРО </w:t>
        </w:r>
      </w:ins>
      <w:del w:id="507" w:author="Дмитрий Ковтун" w:date="2021-03-09T16:01:00Z">
        <w:r w:rsidRPr="00F00EDF" w:rsidDel="005D1C91">
          <w:rPr>
            <w:rFonts w:ascii="Arial" w:hAnsi="Arial" w:cs="Arial"/>
            <w:color w:val="000000" w:themeColor="text1"/>
          </w:rPr>
          <w:delText>с видом работ ТОРО «МД – Монтаж/демонтаж»</w:delText>
        </w:r>
      </w:del>
      <w:del w:id="508" w:author="Дмитрий Ковтун" w:date="2021-03-09T16:00:00Z">
        <w:r w:rsidRPr="00F00EDF" w:rsidDel="005D1C91">
          <w:rPr>
            <w:rFonts w:ascii="Arial" w:hAnsi="Arial" w:cs="Arial"/>
            <w:color w:val="000000" w:themeColor="text1"/>
          </w:rPr>
          <w:delText xml:space="preserve"> </w:delText>
        </w:r>
      </w:del>
      <w:r w:rsidRPr="00F00EDF">
        <w:rPr>
          <w:rFonts w:ascii="Arial" w:hAnsi="Arial" w:cs="Arial"/>
          <w:color w:val="000000" w:themeColor="text1"/>
        </w:rPr>
        <w:t xml:space="preserve">могут быть одна или несколько операций, в рамках которых планируются </w:t>
      </w:r>
      <w:ins w:id="509" w:author="Дмитрий Ковтун" w:date="2021-03-09T16:02:00Z">
        <w:r w:rsidR="00C039C7">
          <w:rPr>
            <w:rFonts w:ascii="Arial" w:hAnsi="Arial" w:cs="Arial"/>
            <w:color w:val="000000" w:themeColor="text1"/>
          </w:rPr>
          <w:t xml:space="preserve">к замене </w:t>
        </w:r>
      </w:ins>
      <w:r w:rsidR="00C134DF" w:rsidRPr="00F00EDF">
        <w:rPr>
          <w:rFonts w:ascii="Arial" w:hAnsi="Arial" w:cs="Arial"/>
          <w:color w:val="000000" w:themeColor="text1"/>
        </w:rPr>
        <w:t>материалы</w:t>
      </w:r>
      <w:ins w:id="510" w:author="Дмитрий Ковтун" w:date="2021-03-09T16:02:00Z">
        <w:r w:rsidR="00C039C7">
          <w:rPr>
            <w:rFonts w:ascii="Arial" w:hAnsi="Arial" w:cs="Arial"/>
            <w:color w:val="000000" w:themeColor="text1"/>
          </w:rPr>
          <w:t xml:space="preserve">, являющиеся </w:t>
        </w:r>
      </w:ins>
      <w:del w:id="511" w:author="Дмитрий Ковтун" w:date="2021-03-09T16:02:00Z">
        <w:r w:rsidRPr="00F00EDF" w:rsidDel="00C039C7">
          <w:rPr>
            <w:rFonts w:ascii="Arial" w:hAnsi="Arial" w:cs="Arial"/>
            <w:color w:val="000000" w:themeColor="text1"/>
          </w:rPr>
          <w:delText xml:space="preserve"> с использованием </w:delText>
        </w:r>
      </w:del>
      <w:r w:rsidRPr="00F00EDF">
        <w:rPr>
          <w:rFonts w:ascii="Arial" w:hAnsi="Arial" w:cs="Arial"/>
          <w:color w:val="000000" w:themeColor="text1"/>
        </w:rPr>
        <w:t>ОФ:</w:t>
      </w:r>
    </w:p>
    <w:p w14:paraId="01884142" w14:textId="36EC48F9" w:rsidR="00D674DB" w:rsidRDefault="00D674DB">
      <w:pPr>
        <w:pStyle w:val="afa"/>
        <w:numPr>
          <w:ilvl w:val="0"/>
          <w:numId w:val="16"/>
        </w:numPr>
        <w:spacing w:after="240" w:line="276" w:lineRule="auto"/>
        <w:rPr>
          <w:ins w:id="512" w:author="Дмитрий Ковтун" w:date="2021-03-10T15:23:00Z"/>
          <w:rFonts w:ascii="Arial" w:hAnsi="Arial" w:cs="Arial"/>
          <w:color w:val="000000" w:themeColor="text1"/>
        </w:rPr>
      </w:pPr>
      <w:r w:rsidRPr="00F00EDF">
        <w:rPr>
          <w:rFonts w:ascii="Arial" w:hAnsi="Arial" w:cs="Arial"/>
          <w:color w:val="000000" w:themeColor="text1"/>
        </w:rPr>
        <w:t xml:space="preserve">Для отражения планового </w:t>
      </w:r>
      <w:r w:rsidR="00C134DF" w:rsidRPr="00F00EDF">
        <w:rPr>
          <w:rFonts w:ascii="Arial" w:hAnsi="Arial" w:cs="Arial"/>
          <w:color w:val="000000" w:themeColor="text1"/>
        </w:rPr>
        <w:t>возврата</w:t>
      </w:r>
      <w:r w:rsidRPr="00F00EDF">
        <w:rPr>
          <w:rFonts w:ascii="Arial" w:hAnsi="Arial" w:cs="Arial"/>
          <w:color w:val="000000" w:themeColor="text1"/>
        </w:rPr>
        <w:t xml:space="preserve"> </w:t>
      </w:r>
      <w:r w:rsidR="00C134DF" w:rsidRPr="00F00EDF">
        <w:rPr>
          <w:rFonts w:ascii="Arial" w:hAnsi="Arial" w:cs="Arial"/>
          <w:color w:val="000000" w:themeColor="text1"/>
        </w:rPr>
        <w:t>материала</w:t>
      </w:r>
      <w:r w:rsidRPr="00F00EDF">
        <w:rPr>
          <w:rFonts w:ascii="Arial" w:hAnsi="Arial" w:cs="Arial"/>
          <w:color w:val="000000" w:themeColor="text1"/>
        </w:rPr>
        <w:t xml:space="preserve"> на склад, в качестве компонента для операции Заказа ТОРО указывается номенклатурный номер </w:t>
      </w:r>
      <w:r w:rsidR="00075E1F" w:rsidRPr="00F00EDF">
        <w:rPr>
          <w:rFonts w:ascii="Arial" w:hAnsi="Arial" w:cs="Arial"/>
          <w:color w:val="000000" w:themeColor="text1"/>
        </w:rPr>
        <w:t>(код ЕК МТР) с количеством со знаком «-</w:t>
      </w:r>
      <w:r w:rsidRPr="00F00EDF">
        <w:rPr>
          <w:rFonts w:ascii="Arial" w:hAnsi="Arial" w:cs="Arial"/>
          <w:color w:val="000000" w:themeColor="text1"/>
        </w:rPr>
        <w:t xml:space="preserve">» и партией, соответствующей виду оценки «НЕИСПРАВН», либо «ИСПРАВНЫЙ», в зависимости от технического состояния демонтируемого </w:t>
      </w:r>
      <w:r w:rsidR="00C134DF" w:rsidRPr="00F00EDF">
        <w:rPr>
          <w:rFonts w:ascii="Arial" w:hAnsi="Arial" w:cs="Arial"/>
          <w:color w:val="000000" w:themeColor="text1"/>
        </w:rPr>
        <w:t>материала</w:t>
      </w:r>
      <w:r w:rsidRPr="00F00EDF">
        <w:rPr>
          <w:rFonts w:ascii="Arial" w:hAnsi="Arial" w:cs="Arial"/>
          <w:color w:val="000000" w:themeColor="text1"/>
        </w:rPr>
        <w:t xml:space="preserve"> (подробное описание видов оценки в разделе 5.10.1.3, Таблица 39. Виды оценки ОФ). </w:t>
      </w:r>
    </w:p>
    <w:p w14:paraId="0DECA772" w14:textId="08FF89FF" w:rsidR="00CA0298" w:rsidRPr="004F1987" w:rsidRDefault="00CA0298">
      <w:pPr>
        <w:pStyle w:val="afa"/>
        <w:spacing w:after="240" w:line="276" w:lineRule="auto"/>
        <w:ind w:left="720"/>
        <w:rPr>
          <w:ins w:id="513" w:author="Дмитрий Ковтун" w:date="2021-03-10T15:23:00Z"/>
          <w:rFonts w:ascii="Arial" w:hAnsi="Arial" w:cs="Arial"/>
          <w:color w:val="000000" w:themeColor="text1"/>
        </w:rPr>
        <w:pPrChange w:id="514" w:author="Дмитрий Ковтун" w:date="2021-03-10T15:23:00Z">
          <w:pPr>
            <w:pStyle w:val="afa"/>
            <w:numPr>
              <w:numId w:val="16"/>
            </w:numPr>
            <w:spacing w:after="240" w:line="276" w:lineRule="auto"/>
            <w:ind w:left="720" w:hanging="360"/>
          </w:pPr>
        </w:pPrChange>
      </w:pPr>
      <w:ins w:id="515" w:author="Дмитрий Ковтун" w:date="2021-03-10T15:23:00Z">
        <w:r>
          <w:rPr>
            <w:rFonts w:ascii="Arial" w:hAnsi="Arial" w:cs="Arial"/>
            <w:color w:val="000000" w:themeColor="text1"/>
          </w:rPr>
          <w:t>При планировании возврата материала</w:t>
        </w:r>
      </w:ins>
      <w:ins w:id="516" w:author="Дмитрий Ковтун" w:date="2021-03-10T15:24:00Z">
        <w:r>
          <w:rPr>
            <w:rFonts w:ascii="Arial" w:hAnsi="Arial" w:cs="Arial"/>
            <w:color w:val="000000" w:themeColor="text1"/>
          </w:rPr>
          <w:t xml:space="preserve"> </w:t>
        </w:r>
      </w:ins>
      <w:ins w:id="517" w:author="Дмитрий Ковтун" w:date="2021-03-10T15:23:00Z">
        <w:r>
          <w:rPr>
            <w:rFonts w:ascii="Arial" w:hAnsi="Arial" w:cs="Arial"/>
            <w:color w:val="000000" w:themeColor="text1"/>
          </w:rPr>
          <w:t>на склад в системе выполняется автоматическое определение вида движения</w:t>
        </w:r>
        <w:r w:rsidRPr="004F1987">
          <w:rPr>
            <w:rFonts w:ascii="Arial" w:hAnsi="Arial" w:cs="Arial"/>
            <w:color w:val="000000" w:themeColor="text1"/>
          </w:rPr>
          <w:t xml:space="preserve"> </w:t>
        </w:r>
        <w:r>
          <w:rPr>
            <w:rFonts w:ascii="Arial" w:hAnsi="Arial" w:cs="Arial"/>
            <w:color w:val="000000" w:themeColor="text1"/>
          </w:rPr>
          <w:t>«</w:t>
        </w:r>
        <w:r w:rsidRPr="00373DC6">
          <w:rPr>
            <w:rFonts w:ascii="Arial" w:hAnsi="Arial" w:cs="Arial"/>
            <w:color w:val="000000" w:themeColor="text1"/>
          </w:rPr>
          <w:t>Z15 – Поступление в ОФ</w:t>
        </w:r>
        <w:r>
          <w:rPr>
            <w:rFonts w:ascii="Arial" w:hAnsi="Arial" w:cs="Arial"/>
            <w:color w:val="000000" w:themeColor="text1"/>
          </w:rPr>
          <w:t xml:space="preserve">». При этом, если для компонента указана партия, соответствующая виду оценки «НЕИСПРАВН», то для такой позиции устанавливается значение релевантности для ППМ (планирование потребности материалов) равное «1 - Никогда». </w:t>
        </w:r>
      </w:ins>
    </w:p>
    <w:p w14:paraId="21B837B3" w14:textId="77777777" w:rsidR="00CA0298" w:rsidRPr="00F00EDF" w:rsidRDefault="00CA0298">
      <w:pPr>
        <w:pStyle w:val="afa"/>
        <w:spacing w:after="240" w:line="276" w:lineRule="auto"/>
        <w:ind w:left="720"/>
        <w:rPr>
          <w:rFonts w:ascii="Arial" w:hAnsi="Arial" w:cs="Arial"/>
          <w:color w:val="000000" w:themeColor="text1"/>
        </w:rPr>
        <w:pPrChange w:id="518" w:author="Дмитрий Ковтун" w:date="2021-03-10T15:23:00Z">
          <w:pPr>
            <w:pStyle w:val="afa"/>
            <w:numPr>
              <w:numId w:val="16"/>
            </w:numPr>
            <w:spacing w:after="240" w:line="276" w:lineRule="auto"/>
            <w:ind w:left="720" w:hanging="360"/>
          </w:pPr>
        </w:pPrChange>
      </w:pPr>
    </w:p>
    <w:p w14:paraId="633C34D3" w14:textId="149EECAB" w:rsidR="00D674DB" w:rsidRPr="00F00EDF" w:rsidRDefault="00D674DB">
      <w:pPr>
        <w:pStyle w:val="afa"/>
        <w:numPr>
          <w:ilvl w:val="0"/>
          <w:numId w:val="16"/>
        </w:numPr>
        <w:spacing w:after="240" w:line="276" w:lineRule="auto"/>
        <w:rPr>
          <w:rFonts w:ascii="Arial" w:hAnsi="Arial" w:cs="Arial"/>
          <w:color w:val="000000" w:themeColor="text1"/>
        </w:rPr>
      </w:pPr>
      <w:r w:rsidRPr="00F00EDF">
        <w:rPr>
          <w:rFonts w:ascii="Arial" w:hAnsi="Arial" w:cs="Arial"/>
          <w:color w:val="000000" w:themeColor="text1"/>
        </w:rPr>
        <w:t xml:space="preserve">Для отражения планового </w:t>
      </w:r>
      <w:r w:rsidR="00C134DF" w:rsidRPr="00F00EDF">
        <w:rPr>
          <w:rFonts w:ascii="Arial" w:hAnsi="Arial" w:cs="Arial"/>
          <w:color w:val="000000" w:themeColor="text1"/>
        </w:rPr>
        <w:t>вовлечения</w:t>
      </w:r>
      <w:r w:rsidRPr="00F00EDF">
        <w:rPr>
          <w:rFonts w:ascii="Arial" w:hAnsi="Arial" w:cs="Arial"/>
          <w:color w:val="000000" w:themeColor="text1"/>
        </w:rPr>
        <w:t xml:space="preserve"> </w:t>
      </w:r>
      <w:r w:rsidR="00C134DF" w:rsidRPr="00F00EDF">
        <w:rPr>
          <w:rFonts w:ascii="Arial" w:hAnsi="Arial" w:cs="Arial"/>
          <w:color w:val="000000" w:themeColor="text1"/>
        </w:rPr>
        <w:t>оборотных материалов</w:t>
      </w:r>
      <w:r w:rsidRPr="00F00EDF">
        <w:rPr>
          <w:rFonts w:ascii="Arial" w:hAnsi="Arial" w:cs="Arial"/>
          <w:color w:val="000000" w:themeColor="text1"/>
        </w:rPr>
        <w:t xml:space="preserve"> со склада, в качестве компонента для операции Заказа ТОРО указывается номенклатурный номер (код ЕК МТР) восстановленного (исправного) </w:t>
      </w:r>
      <w:r w:rsidR="00C134DF" w:rsidRPr="00F00EDF">
        <w:rPr>
          <w:rFonts w:ascii="Arial" w:hAnsi="Arial" w:cs="Arial"/>
          <w:color w:val="000000" w:themeColor="text1"/>
        </w:rPr>
        <w:t>материала</w:t>
      </w:r>
      <w:r w:rsidRPr="00F00EDF">
        <w:rPr>
          <w:rFonts w:ascii="Arial" w:hAnsi="Arial" w:cs="Arial"/>
          <w:color w:val="000000" w:themeColor="text1"/>
        </w:rPr>
        <w:t xml:space="preserve"> с количеством </w:t>
      </w:r>
      <w:r w:rsidR="00075E1F" w:rsidRPr="00F00EDF">
        <w:rPr>
          <w:rFonts w:ascii="Arial" w:hAnsi="Arial" w:cs="Arial"/>
          <w:color w:val="000000" w:themeColor="text1"/>
        </w:rPr>
        <w:t xml:space="preserve">со знаком </w:t>
      </w:r>
      <w:r w:rsidRPr="00F00EDF">
        <w:rPr>
          <w:rFonts w:ascii="Arial" w:hAnsi="Arial" w:cs="Arial"/>
          <w:color w:val="000000" w:themeColor="text1"/>
        </w:rPr>
        <w:t>«</w:t>
      </w:r>
      <w:r w:rsidR="00075E1F" w:rsidRPr="00F00EDF">
        <w:rPr>
          <w:rFonts w:ascii="Arial" w:hAnsi="Arial" w:cs="Arial"/>
          <w:color w:val="000000" w:themeColor="text1"/>
        </w:rPr>
        <w:t>+</w:t>
      </w:r>
      <w:r w:rsidRPr="00F00EDF">
        <w:rPr>
          <w:rFonts w:ascii="Arial" w:hAnsi="Arial" w:cs="Arial"/>
          <w:color w:val="000000" w:themeColor="text1"/>
        </w:rPr>
        <w:t xml:space="preserve">» и партией, соответствующей виду оценки «ИСПРАВНЫЙ». </w:t>
      </w:r>
    </w:p>
    <w:p w14:paraId="0063EBD8" w14:textId="77777777" w:rsidR="00CA0298" w:rsidRPr="004F1987" w:rsidRDefault="00CA0298">
      <w:pPr>
        <w:pStyle w:val="afa"/>
        <w:spacing w:after="240" w:line="276" w:lineRule="auto"/>
        <w:ind w:left="720"/>
        <w:rPr>
          <w:ins w:id="519" w:author="Дмитрий Ковтун" w:date="2021-03-10T15:24:00Z"/>
          <w:rFonts w:ascii="Arial" w:hAnsi="Arial" w:cs="Arial"/>
          <w:color w:val="000000" w:themeColor="text1"/>
        </w:rPr>
        <w:pPrChange w:id="520" w:author="Дмитрий Ковтун" w:date="2021-03-10T15:24:00Z">
          <w:pPr>
            <w:pStyle w:val="afa"/>
            <w:numPr>
              <w:numId w:val="16"/>
            </w:numPr>
            <w:spacing w:after="240" w:line="276" w:lineRule="auto"/>
            <w:ind w:left="720" w:hanging="360"/>
          </w:pPr>
        </w:pPrChange>
      </w:pPr>
      <w:ins w:id="521" w:author="Дмитрий Ковтун" w:date="2021-03-10T15:24:00Z">
        <w:r>
          <w:rPr>
            <w:rFonts w:ascii="Arial" w:hAnsi="Arial" w:cs="Arial"/>
            <w:color w:val="000000" w:themeColor="text1"/>
          </w:rPr>
          <w:t>При планировании монтажа узла ОФ со склада в системе выполняется автоматическое определение вида движения</w:t>
        </w:r>
        <w:r w:rsidRPr="004F1987">
          <w:rPr>
            <w:rFonts w:ascii="Arial" w:hAnsi="Arial" w:cs="Arial"/>
            <w:color w:val="000000" w:themeColor="text1"/>
          </w:rPr>
          <w:t xml:space="preserve"> </w:t>
        </w:r>
        <w:r>
          <w:rPr>
            <w:rFonts w:ascii="Arial" w:hAnsi="Arial" w:cs="Arial"/>
            <w:color w:val="000000" w:themeColor="text1"/>
          </w:rPr>
          <w:t>«</w:t>
        </w:r>
        <w:r w:rsidRPr="00373DC6">
          <w:rPr>
            <w:rFonts w:ascii="Arial" w:hAnsi="Arial" w:cs="Arial"/>
            <w:color w:val="000000" w:themeColor="text1"/>
          </w:rPr>
          <w:t>Z1</w:t>
        </w:r>
        <w:r>
          <w:rPr>
            <w:rFonts w:ascii="Arial" w:hAnsi="Arial" w:cs="Arial"/>
            <w:color w:val="000000" w:themeColor="text1"/>
          </w:rPr>
          <w:t>7</w:t>
        </w:r>
        <w:r w:rsidRPr="00373DC6">
          <w:rPr>
            <w:rFonts w:ascii="Arial" w:hAnsi="Arial" w:cs="Arial"/>
            <w:color w:val="000000" w:themeColor="text1"/>
          </w:rPr>
          <w:t xml:space="preserve"> – </w:t>
        </w:r>
        <w:r w:rsidRPr="00E44A8D">
          <w:rPr>
            <w:rFonts w:ascii="Arial" w:hAnsi="Arial" w:cs="Arial"/>
            <w:color w:val="000000" w:themeColor="text1"/>
          </w:rPr>
          <w:t>Отпуск из ОФ</w:t>
        </w:r>
        <w:r>
          <w:rPr>
            <w:rFonts w:ascii="Arial" w:hAnsi="Arial" w:cs="Arial"/>
            <w:color w:val="000000" w:themeColor="text1"/>
          </w:rPr>
          <w:t xml:space="preserve">». </w:t>
        </w:r>
      </w:ins>
    </w:p>
    <w:p w14:paraId="145B6290" w14:textId="77777777" w:rsidR="00CA0298" w:rsidRPr="00F00EDF" w:rsidRDefault="00CA0298">
      <w:pPr>
        <w:spacing w:after="240" w:line="276" w:lineRule="auto"/>
        <w:ind w:firstLine="567"/>
        <w:rPr>
          <w:ins w:id="522" w:author="Дмитрий Ковтун" w:date="2021-03-10T15:24:00Z"/>
          <w:rFonts w:ascii="Arial" w:hAnsi="Arial" w:cs="Arial"/>
          <w:color w:val="000000" w:themeColor="text1"/>
        </w:rPr>
        <w:pPrChange w:id="523" w:author="Дмитрий Ковтун" w:date="2021-03-10T15:26:00Z">
          <w:pPr>
            <w:pStyle w:val="afa"/>
            <w:numPr>
              <w:numId w:val="16"/>
            </w:numPr>
            <w:spacing w:after="240" w:line="276" w:lineRule="auto"/>
            <w:ind w:left="720" w:hanging="360"/>
          </w:pPr>
        </w:pPrChange>
      </w:pPr>
      <w:ins w:id="524" w:author="Дмитрий Ковтун" w:date="2021-03-10T15:24:00Z">
        <w:r>
          <w:rPr>
            <w:rFonts w:ascii="Arial" w:hAnsi="Arial" w:cs="Arial"/>
            <w:color w:val="000000" w:themeColor="text1"/>
          </w:rPr>
          <w:t>Если при указании партии «НЕИСПРАВН», либо «ИСПРАВНЫЙ» такая партия отсутствует в системе, то выполняется процедура автоматической генерации партии. При этом для партии «НЕИСПРАВН» устанавливается статус «Ограниченное использование».</w:t>
        </w:r>
      </w:ins>
    </w:p>
    <w:p w14:paraId="5A3EB4E1" w14:textId="3F58E049" w:rsidR="00CA0298" w:rsidRPr="0056388F" w:rsidRDefault="00CA0298" w:rsidP="00CA0298">
      <w:pPr>
        <w:spacing w:after="240" w:line="276" w:lineRule="auto"/>
        <w:ind w:firstLine="567"/>
        <w:rPr>
          <w:ins w:id="525" w:author="Дмитрий Ковтун" w:date="2021-03-10T15:26:00Z"/>
          <w:rFonts w:ascii="Arial" w:hAnsi="Arial" w:cs="Arial"/>
          <w:color w:val="000000" w:themeColor="text1"/>
        </w:rPr>
      </w:pPr>
      <w:ins w:id="526" w:author="Дмитрий Ковтун" w:date="2021-03-10T15:26:00Z">
        <w:r w:rsidRPr="0056388F">
          <w:rPr>
            <w:rFonts w:ascii="Arial" w:hAnsi="Arial" w:cs="Arial"/>
            <w:color w:val="000000" w:themeColor="text1"/>
          </w:rPr>
          <w:t xml:space="preserve">После выполнения операции </w:t>
        </w:r>
      </w:ins>
      <w:ins w:id="527" w:author="Дмитрий Ковтун" w:date="2021-03-10T15:27:00Z">
        <w:r>
          <w:rPr>
            <w:rFonts w:ascii="Arial" w:hAnsi="Arial" w:cs="Arial"/>
            <w:color w:val="000000" w:themeColor="text1"/>
          </w:rPr>
          <w:t>по возврату демонтированного материала на склад</w:t>
        </w:r>
      </w:ins>
      <w:ins w:id="528" w:author="Дмитрий Ковтун" w:date="2021-03-10T15:26:00Z">
        <w:r w:rsidRPr="0056388F">
          <w:rPr>
            <w:rFonts w:ascii="Arial" w:hAnsi="Arial" w:cs="Arial"/>
            <w:color w:val="000000" w:themeColor="text1"/>
          </w:rPr>
          <w:t xml:space="preserve">, </w:t>
        </w:r>
        <w:r>
          <w:rPr>
            <w:rFonts w:ascii="Arial" w:hAnsi="Arial" w:cs="Arial"/>
            <w:color w:val="000000" w:themeColor="text1"/>
          </w:rPr>
          <w:t>материал</w:t>
        </w:r>
        <w:r w:rsidRPr="0056388F">
          <w:rPr>
            <w:rFonts w:ascii="Arial" w:hAnsi="Arial" w:cs="Arial"/>
            <w:color w:val="000000" w:themeColor="text1"/>
          </w:rPr>
          <w:t xml:space="preserve"> ОФ приходуется на склад по цене, определенной на уровне вида оценки </w:t>
        </w:r>
      </w:ins>
      <w:ins w:id="529" w:author="Дмитрий Ковтун" w:date="2021-03-10T15:28:00Z">
        <w:r>
          <w:rPr>
            <w:rFonts w:ascii="Arial" w:hAnsi="Arial" w:cs="Arial"/>
            <w:color w:val="000000" w:themeColor="text1"/>
          </w:rPr>
          <w:t>«ИСПРАВНЫЙ», либо «НЕИСПРАВН»</w:t>
        </w:r>
      </w:ins>
      <w:ins w:id="530" w:author="Дмитрий Ковтун" w:date="2021-03-10T15:26:00Z">
        <w:r w:rsidRPr="0056388F">
          <w:rPr>
            <w:rFonts w:ascii="Arial" w:hAnsi="Arial" w:cs="Arial"/>
            <w:color w:val="000000" w:themeColor="text1"/>
          </w:rPr>
          <w:t xml:space="preserve"> для соответствующего кода ЕК МТР.</w:t>
        </w:r>
      </w:ins>
    </w:p>
    <w:p w14:paraId="40BF7CDF" w14:textId="3614F563" w:rsidR="00D674DB" w:rsidRPr="00F00EDF" w:rsidDel="00CA0298" w:rsidRDefault="00D674DB">
      <w:pPr>
        <w:spacing w:after="240" w:line="276" w:lineRule="auto"/>
        <w:ind w:firstLine="567"/>
        <w:rPr>
          <w:del w:id="531" w:author="Дмитрий Ковтун" w:date="2021-03-10T15:26:00Z"/>
          <w:rFonts w:ascii="Arial" w:hAnsi="Arial" w:cs="Arial"/>
          <w:color w:val="000000" w:themeColor="text1"/>
        </w:rPr>
      </w:pPr>
      <w:del w:id="532" w:author="Дмитрий Ковтун" w:date="2021-03-10T15:26:00Z">
        <w:r w:rsidRPr="00F00EDF" w:rsidDel="00CA0298">
          <w:rPr>
            <w:rFonts w:ascii="Arial" w:hAnsi="Arial" w:cs="Arial"/>
            <w:color w:val="000000" w:themeColor="text1"/>
          </w:rPr>
          <w:delText xml:space="preserve">После выполнения операции </w:delText>
        </w:r>
        <w:r w:rsidR="00C134DF" w:rsidRPr="00F00EDF" w:rsidDel="00CA0298">
          <w:rPr>
            <w:rFonts w:ascii="Arial" w:hAnsi="Arial" w:cs="Arial"/>
            <w:color w:val="000000" w:themeColor="text1"/>
          </w:rPr>
          <w:delText xml:space="preserve">поступления материал </w:delText>
        </w:r>
        <w:r w:rsidRPr="00F00EDF" w:rsidDel="00CA0298">
          <w:rPr>
            <w:rFonts w:ascii="Arial" w:hAnsi="Arial" w:cs="Arial"/>
            <w:color w:val="000000" w:themeColor="text1"/>
          </w:rPr>
          <w:delText xml:space="preserve">приходуется на склад с нулевой ценой. Количественный учет </w:delText>
        </w:r>
        <w:r w:rsidR="001B5077" w:rsidRPr="00F00EDF" w:rsidDel="00CA0298">
          <w:rPr>
            <w:rFonts w:ascii="Arial" w:hAnsi="Arial" w:cs="Arial"/>
            <w:color w:val="000000" w:themeColor="text1"/>
          </w:rPr>
          <w:delText>материалов ОФ</w:delText>
        </w:r>
        <w:r w:rsidRPr="00F00EDF" w:rsidDel="00CA0298">
          <w:rPr>
            <w:rFonts w:ascii="Arial" w:hAnsi="Arial" w:cs="Arial"/>
            <w:color w:val="000000" w:themeColor="text1"/>
          </w:rPr>
          <w:delText xml:space="preserve"> выполняется на забалансовом счете запаса.</w:delText>
        </w:r>
      </w:del>
    </w:p>
    <w:p w14:paraId="0D263F19" w14:textId="313B5022" w:rsidR="00D674DB" w:rsidRPr="00F00EDF" w:rsidRDefault="00D674DB">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Отражение в системе операций </w:t>
      </w:r>
      <w:r w:rsidR="001B5077" w:rsidRPr="00F00EDF">
        <w:rPr>
          <w:rFonts w:ascii="Arial" w:hAnsi="Arial" w:cs="Arial"/>
          <w:color w:val="000000" w:themeColor="text1"/>
        </w:rPr>
        <w:t>по вовлечению/поступлению</w:t>
      </w:r>
      <w:r w:rsidRPr="00F00EDF">
        <w:rPr>
          <w:rFonts w:ascii="Arial" w:hAnsi="Arial" w:cs="Arial"/>
          <w:color w:val="000000" w:themeColor="text1"/>
        </w:rPr>
        <w:t xml:space="preserve"> </w:t>
      </w:r>
      <w:r w:rsidR="001B5077" w:rsidRPr="00F00EDF">
        <w:rPr>
          <w:rFonts w:ascii="Arial" w:hAnsi="Arial" w:cs="Arial"/>
          <w:color w:val="000000" w:themeColor="text1"/>
        </w:rPr>
        <w:t>материалов</w:t>
      </w:r>
      <w:r w:rsidRPr="00F00EDF">
        <w:rPr>
          <w:rFonts w:ascii="Arial" w:hAnsi="Arial" w:cs="Arial"/>
          <w:color w:val="000000" w:themeColor="text1"/>
        </w:rPr>
        <w:t xml:space="preserve"> ОФ выполняется пользователем с ролью «</w:t>
      </w:r>
      <w:r w:rsidR="00C33BE6" w:rsidRPr="00F00EDF">
        <w:rPr>
          <w:rFonts w:ascii="Arial" w:hAnsi="Arial" w:cs="Arial"/>
          <w:color w:val="000000" w:themeColor="text1"/>
        </w:rPr>
        <w:t>Инженер ТОиР УО</w:t>
      </w:r>
      <w:r w:rsidRPr="00F00EDF">
        <w:rPr>
          <w:rFonts w:ascii="Arial" w:hAnsi="Arial" w:cs="Arial"/>
          <w:color w:val="000000" w:themeColor="text1"/>
        </w:rPr>
        <w:t>» в транзакции «</w:t>
      </w:r>
      <w:r w:rsidR="001B5077" w:rsidRPr="00F00EDF">
        <w:rPr>
          <w:rFonts w:ascii="Arial" w:hAnsi="Arial" w:cs="Arial"/>
          <w:color w:val="000000" w:themeColor="text1"/>
          <w:lang w:val="en-US"/>
        </w:rPr>
        <w:t>MIGO</w:t>
      </w:r>
      <w:r w:rsidR="001B5077" w:rsidRPr="00F00EDF">
        <w:rPr>
          <w:rFonts w:ascii="Arial" w:hAnsi="Arial" w:cs="Arial"/>
          <w:color w:val="000000" w:themeColor="text1"/>
        </w:rPr>
        <w:t xml:space="preserve"> - Движение материала</w:t>
      </w:r>
      <w:r w:rsidRPr="00F00EDF">
        <w:rPr>
          <w:rFonts w:ascii="Arial" w:hAnsi="Arial" w:cs="Arial"/>
          <w:color w:val="000000" w:themeColor="text1"/>
        </w:rPr>
        <w:t>»</w:t>
      </w:r>
      <w:r w:rsidRPr="00632245">
        <w:rPr>
          <w:rFonts w:ascii="Arial" w:hAnsi="Arial" w:cs="Arial"/>
          <w:color w:val="000000" w:themeColor="text1"/>
        </w:rPr>
        <w:t>.</w:t>
      </w:r>
    </w:p>
    <w:p w14:paraId="0F4F4B85" w14:textId="3131FD31" w:rsidR="00D674DB" w:rsidRPr="00F00EDF" w:rsidRDefault="00D674DB">
      <w:pPr>
        <w:spacing w:after="240" w:line="276" w:lineRule="auto"/>
        <w:ind w:firstLine="567"/>
        <w:rPr>
          <w:rFonts w:ascii="Arial" w:hAnsi="Arial" w:cs="Arial"/>
          <w:color w:val="000000" w:themeColor="text1"/>
          <w:u w:val="single"/>
        </w:rPr>
      </w:pPr>
      <w:r w:rsidRPr="00F00EDF">
        <w:rPr>
          <w:rFonts w:ascii="Arial" w:hAnsi="Arial" w:cs="Arial"/>
          <w:color w:val="000000" w:themeColor="text1"/>
          <w:u w:val="single"/>
        </w:rPr>
        <w:t xml:space="preserve">Отражение операций по восстановлению </w:t>
      </w:r>
      <w:r w:rsidR="00345542" w:rsidRPr="00F00EDF">
        <w:rPr>
          <w:rFonts w:ascii="Arial" w:hAnsi="Arial" w:cs="Arial"/>
          <w:color w:val="000000" w:themeColor="text1"/>
          <w:u w:val="single"/>
        </w:rPr>
        <w:t>материалов</w:t>
      </w:r>
      <w:r w:rsidRPr="00F00EDF">
        <w:rPr>
          <w:rFonts w:ascii="Arial" w:hAnsi="Arial" w:cs="Arial"/>
          <w:color w:val="000000" w:themeColor="text1"/>
          <w:u w:val="single"/>
        </w:rPr>
        <w:t xml:space="preserve"> ОФ.</w:t>
      </w:r>
    </w:p>
    <w:p w14:paraId="7010F1F3" w14:textId="55472F7B" w:rsidR="00D674DB" w:rsidRPr="00F00EDF" w:rsidRDefault="00D674DB">
      <w:pPr>
        <w:spacing w:line="276" w:lineRule="auto"/>
        <w:ind w:firstLine="567"/>
        <w:rPr>
          <w:rFonts w:ascii="Arial" w:hAnsi="Arial" w:cs="Arial"/>
          <w:color w:val="000000" w:themeColor="text1"/>
        </w:rPr>
      </w:pPr>
      <w:r w:rsidRPr="00F00EDF">
        <w:rPr>
          <w:rFonts w:ascii="Arial" w:hAnsi="Arial" w:cs="Arial"/>
          <w:color w:val="000000" w:themeColor="text1"/>
        </w:rPr>
        <w:t xml:space="preserve">Заказ ТОРО на восстановление </w:t>
      </w:r>
      <w:r w:rsidR="00345542" w:rsidRPr="00F00EDF">
        <w:rPr>
          <w:rFonts w:ascii="Arial" w:hAnsi="Arial" w:cs="Arial"/>
          <w:color w:val="000000" w:themeColor="text1"/>
        </w:rPr>
        <w:t>материалов ОФ</w:t>
      </w:r>
      <w:r w:rsidRPr="00F00EDF">
        <w:rPr>
          <w:rFonts w:ascii="Arial" w:hAnsi="Arial" w:cs="Arial"/>
          <w:color w:val="000000" w:themeColor="text1"/>
        </w:rPr>
        <w:t xml:space="preserve"> </w:t>
      </w:r>
      <w:r w:rsidR="00345542" w:rsidRPr="00F00EDF">
        <w:rPr>
          <w:rFonts w:ascii="Arial" w:hAnsi="Arial" w:cs="Arial"/>
          <w:color w:val="000000" w:themeColor="text1"/>
        </w:rPr>
        <w:t>создается укрупненно на партию запасных частей</w:t>
      </w:r>
      <w:r w:rsidRPr="00F00EDF">
        <w:rPr>
          <w:rFonts w:ascii="Arial" w:hAnsi="Arial" w:cs="Arial"/>
          <w:color w:val="000000" w:themeColor="text1"/>
        </w:rPr>
        <w:t xml:space="preserve">. </w:t>
      </w:r>
      <w:r w:rsidR="00345542" w:rsidRPr="00F00EDF">
        <w:rPr>
          <w:rFonts w:ascii="Arial" w:hAnsi="Arial" w:cs="Arial"/>
          <w:color w:val="000000" w:themeColor="text1"/>
        </w:rPr>
        <w:t>Ссылочным объектом в таких заказах может выступать Техническое место, соответствующее пространственному или организационному уровню.</w:t>
      </w:r>
      <w:r w:rsidRPr="00F00EDF">
        <w:rPr>
          <w:rFonts w:ascii="Arial" w:hAnsi="Arial" w:cs="Arial"/>
          <w:color w:val="000000" w:themeColor="text1"/>
        </w:rPr>
        <w:t xml:space="preserve"> Заказ на восстановление </w:t>
      </w:r>
      <w:r w:rsidR="00345542" w:rsidRPr="00F00EDF">
        <w:rPr>
          <w:rFonts w:ascii="Arial" w:hAnsi="Arial" w:cs="Arial"/>
          <w:color w:val="000000" w:themeColor="text1"/>
        </w:rPr>
        <w:t xml:space="preserve">материалов </w:t>
      </w:r>
      <w:r w:rsidRPr="00F00EDF">
        <w:rPr>
          <w:rFonts w:ascii="Arial" w:hAnsi="Arial" w:cs="Arial"/>
          <w:color w:val="000000" w:themeColor="text1"/>
        </w:rPr>
        <w:t xml:space="preserve">позволяет зарегистрировать в системе потребность </w:t>
      </w:r>
      <w:r w:rsidR="00345542" w:rsidRPr="00F00EDF">
        <w:rPr>
          <w:rFonts w:ascii="Arial" w:hAnsi="Arial" w:cs="Arial"/>
          <w:color w:val="000000" w:themeColor="text1"/>
        </w:rPr>
        <w:t xml:space="preserve">в ремонте неисправных </w:t>
      </w:r>
      <w:del w:id="533" w:author="Дмитрий Ковтун" w:date="2021-03-09T15:46:00Z">
        <w:r w:rsidR="00345542" w:rsidRPr="00F00EDF" w:rsidDel="003B1E6C">
          <w:rPr>
            <w:rFonts w:ascii="Arial" w:hAnsi="Arial" w:cs="Arial"/>
            <w:color w:val="000000" w:themeColor="text1"/>
          </w:rPr>
          <w:delText>деталей</w:delText>
        </w:r>
      </w:del>
      <w:ins w:id="534" w:author="Дмитрий Ковтун" w:date="2021-03-09T15:46:00Z">
        <w:r w:rsidR="003B1E6C">
          <w:rPr>
            <w:rFonts w:ascii="Arial" w:hAnsi="Arial" w:cs="Arial"/>
            <w:color w:val="000000" w:themeColor="text1"/>
          </w:rPr>
          <w:t>запасных частей</w:t>
        </w:r>
      </w:ins>
      <w:r w:rsidR="00345542" w:rsidRPr="00F00EDF">
        <w:rPr>
          <w:rFonts w:ascii="Arial" w:hAnsi="Arial" w:cs="Arial"/>
          <w:color w:val="000000" w:themeColor="text1"/>
        </w:rPr>
        <w:t>, хранящихся на складе</w:t>
      </w:r>
      <w:r w:rsidRPr="00F00EDF">
        <w:rPr>
          <w:rFonts w:ascii="Arial" w:hAnsi="Arial" w:cs="Arial"/>
          <w:color w:val="000000" w:themeColor="text1"/>
        </w:rPr>
        <w:t>.</w:t>
      </w:r>
    </w:p>
    <w:p w14:paraId="551EDFCD" w14:textId="77777777" w:rsidR="00D674DB" w:rsidRPr="00F00EDF" w:rsidRDefault="00D674DB">
      <w:pPr>
        <w:spacing w:line="276" w:lineRule="auto"/>
        <w:ind w:firstLine="567"/>
        <w:rPr>
          <w:rFonts w:ascii="Arial" w:hAnsi="Arial" w:cs="Arial"/>
          <w:color w:val="000000" w:themeColor="text1"/>
        </w:rPr>
      </w:pPr>
    </w:p>
    <w:p w14:paraId="74B7D5DE" w14:textId="7FDE322C" w:rsidR="00D674DB" w:rsidRPr="00F00EDF" w:rsidRDefault="0083303F">
      <w:pPr>
        <w:spacing w:after="240" w:line="276" w:lineRule="auto"/>
        <w:ind w:firstLine="567"/>
        <w:rPr>
          <w:rFonts w:ascii="Arial" w:hAnsi="Arial" w:cs="Arial"/>
          <w:color w:val="000000" w:themeColor="text1"/>
        </w:rPr>
      </w:pPr>
      <w:r w:rsidRPr="00F00EDF">
        <w:rPr>
          <w:rFonts w:ascii="Arial" w:hAnsi="Arial" w:cs="Arial"/>
          <w:color w:val="000000" w:themeColor="text1"/>
        </w:rPr>
        <w:t>Для отражения операций по восстановлению материалов, являющихся позициями ОФ, используются Заказы ТОРО вида</w:t>
      </w:r>
      <w:r w:rsidR="00D674DB" w:rsidRPr="00F00EDF">
        <w:rPr>
          <w:rFonts w:ascii="Arial" w:hAnsi="Arial" w:cs="Arial"/>
          <w:color w:val="000000" w:themeColor="text1"/>
        </w:rPr>
        <w:t xml:space="preserve"> </w:t>
      </w:r>
      <w:ins w:id="535" w:author="Дмитрий Ковтун" w:date="2021-03-11T15:56:00Z">
        <w:r w:rsidR="00BC7A32">
          <w:rPr>
            <w:rFonts w:ascii="Arial" w:hAnsi="Arial" w:cs="Arial"/>
            <w:color w:val="000000" w:themeColor="text1"/>
          </w:rPr>
          <w:t>«</w:t>
        </w:r>
      </w:ins>
      <w:del w:id="536" w:author="Дмитрий Ковтун" w:date="2021-03-09T16:19:00Z">
        <w:r w:rsidR="00D674DB" w:rsidRPr="00F00EDF" w:rsidDel="0056388F">
          <w:rPr>
            <w:rFonts w:ascii="Arial" w:hAnsi="Arial" w:cs="Arial"/>
            <w:color w:val="000000" w:themeColor="text1"/>
          </w:rPr>
          <w:delText xml:space="preserve">AV01 </w:delText>
        </w:r>
      </w:del>
      <w:ins w:id="537" w:author="Дмитрий Ковтун" w:date="2021-03-09T16:19:00Z">
        <w:r w:rsidR="0056388F" w:rsidRPr="00F00EDF">
          <w:rPr>
            <w:rFonts w:ascii="Arial" w:hAnsi="Arial" w:cs="Arial"/>
            <w:color w:val="000000" w:themeColor="text1"/>
          </w:rPr>
          <w:t>AV0</w:t>
        </w:r>
        <w:r w:rsidR="0056388F">
          <w:rPr>
            <w:rFonts w:ascii="Arial" w:hAnsi="Arial" w:cs="Arial"/>
            <w:color w:val="000000" w:themeColor="text1"/>
          </w:rPr>
          <w:t>2</w:t>
        </w:r>
        <w:r w:rsidR="0056388F" w:rsidRPr="00F00EDF">
          <w:rPr>
            <w:rFonts w:ascii="Arial" w:hAnsi="Arial" w:cs="Arial"/>
            <w:color w:val="000000" w:themeColor="text1"/>
          </w:rPr>
          <w:t xml:space="preserve"> </w:t>
        </w:r>
      </w:ins>
      <w:r w:rsidR="00D674DB" w:rsidRPr="00F00EDF">
        <w:rPr>
          <w:rFonts w:ascii="Arial" w:hAnsi="Arial" w:cs="Arial"/>
          <w:color w:val="000000" w:themeColor="text1"/>
        </w:rPr>
        <w:t xml:space="preserve">– </w:t>
      </w:r>
      <w:del w:id="538" w:author="Дмитрий Ковтун" w:date="2021-03-11T15:56:00Z">
        <w:r w:rsidR="00D674DB" w:rsidRPr="00F00EDF" w:rsidDel="00BC7A32">
          <w:rPr>
            <w:rFonts w:ascii="Arial" w:hAnsi="Arial" w:cs="Arial"/>
            <w:color w:val="000000" w:themeColor="text1"/>
          </w:rPr>
          <w:delText>«</w:delText>
        </w:r>
      </w:del>
      <w:ins w:id="539" w:author="Дмитрий Ковтун" w:date="2021-03-09T16:19:00Z">
        <w:r w:rsidR="0056388F" w:rsidRPr="0056388F">
          <w:rPr>
            <w:rFonts w:ascii="Arial" w:hAnsi="Arial" w:cs="Arial"/>
            <w:color w:val="000000" w:themeColor="text1"/>
          </w:rPr>
          <w:t>Восст узлов/запчастей (материалы ОФ)</w:t>
        </w:r>
      </w:ins>
      <w:del w:id="540" w:author="Дмитрий Ковтун" w:date="2021-03-09T16:19:00Z">
        <w:r w:rsidR="00D674DB" w:rsidRPr="00F00EDF" w:rsidDel="0056388F">
          <w:rPr>
            <w:rFonts w:ascii="Arial" w:hAnsi="Arial" w:cs="Arial"/>
            <w:color w:val="000000" w:themeColor="text1"/>
          </w:rPr>
          <w:delText>Восстановление узлов/запчастей</w:delText>
        </w:r>
      </w:del>
      <w:r w:rsidR="00D674DB" w:rsidRPr="00F00EDF">
        <w:rPr>
          <w:rFonts w:ascii="Arial" w:hAnsi="Arial" w:cs="Arial"/>
          <w:color w:val="000000" w:themeColor="text1"/>
        </w:rPr>
        <w:t xml:space="preserve">» с </w:t>
      </w:r>
      <w:r w:rsidR="008E6A15" w:rsidRPr="00F00EDF">
        <w:rPr>
          <w:rFonts w:ascii="Arial" w:hAnsi="Arial" w:cs="Arial"/>
          <w:color w:val="000000" w:themeColor="text1"/>
        </w:rPr>
        <w:t xml:space="preserve">видом </w:t>
      </w:r>
      <w:r w:rsidR="00D674DB" w:rsidRPr="00F00EDF">
        <w:rPr>
          <w:rFonts w:ascii="Arial" w:hAnsi="Arial" w:cs="Arial"/>
          <w:color w:val="000000" w:themeColor="text1"/>
        </w:rPr>
        <w:t>работ ТОРО «</w:t>
      </w:r>
      <w:r w:rsidRPr="00F00EDF">
        <w:rPr>
          <w:rFonts w:ascii="Arial" w:hAnsi="Arial" w:cs="Arial"/>
          <w:color w:val="000000" w:themeColor="text1"/>
        </w:rPr>
        <w:t>ВЗЧ</w:t>
      </w:r>
      <w:r w:rsidRPr="00F00EDF">
        <w:rPr>
          <w:rFonts w:ascii="Arial" w:hAnsi="Arial" w:cs="Arial"/>
          <w:color w:val="000000" w:themeColor="text1"/>
        </w:rPr>
        <w:tab/>
        <w:t>- Восстановление запасных частей</w:t>
      </w:r>
      <w:r w:rsidR="00D674DB" w:rsidRPr="00F00EDF">
        <w:rPr>
          <w:rFonts w:ascii="Arial" w:hAnsi="Arial" w:cs="Arial"/>
          <w:color w:val="000000" w:themeColor="text1"/>
        </w:rPr>
        <w:t>».</w:t>
      </w:r>
    </w:p>
    <w:p w14:paraId="4B9492D2" w14:textId="64CAF558" w:rsidR="00D674DB" w:rsidRPr="00F00EDF" w:rsidRDefault="00D674DB">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В заказе ТОРО на восстановление </w:t>
      </w:r>
      <w:r w:rsidR="003D6EAE" w:rsidRPr="00F00EDF">
        <w:rPr>
          <w:rFonts w:ascii="Arial" w:hAnsi="Arial" w:cs="Arial"/>
          <w:color w:val="000000" w:themeColor="text1"/>
        </w:rPr>
        <w:t>запасных частей</w:t>
      </w:r>
      <w:r w:rsidRPr="00F00EDF">
        <w:rPr>
          <w:rFonts w:ascii="Arial" w:hAnsi="Arial" w:cs="Arial"/>
          <w:color w:val="000000" w:themeColor="text1"/>
        </w:rPr>
        <w:t xml:space="preserve"> указываются операции, в рамках которых выполняется планирование следующих материалов:</w:t>
      </w:r>
    </w:p>
    <w:p w14:paraId="1DD14ECB" w14:textId="3B22E5B4" w:rsidR="00D674DB" w:rsidRDefault="00D674DB">
      <w:pPr>
        <w:pStyle w:val="afa"/>
        <w:numPr>
          <w:ilvl w:val="0"/>
          <w:numId w:val="16"/>
        </w:numPr>
        <w:spacing w:after="240" w:line="276" w:lineRule="auto"/>
        <w:rPr>
          <w:ins w:id="541" w:author="Дмитрий Ковтун" w:date="2021-03-10T15:29:00Z"/>
          <w:rFonts w:ascii="Arial" w:hAnsi="Arial" w:cs="Arial"/>
          <w:color w:val="000000" w:themeColor="text1"/>
        </w:rPr>
      </w:pPr>
      <w:r w:rsidRPr="00F00EDF">
        <w:rPr>
          <w:rFonts w:ascii="Arial" w:hAnsi="Arial" w:cs="Arial"/>
          <w:color w:val="000000" w:themeColor="text1"/>
        </w:rPr>
        <w:t>Для отражения вовлечения неисправн</w:t>
      </w:r>
      <w:r w:rsidR="003D6EAE" w:rsidRPr="00F00EDF">
        <w:rPr>
          <w:rFonts w:ascii="Arial" w:hAnsi="Arial" w:cs="Arial"/>
          <w:color w:val="000000" w:themeColor="text1"/>
        </w:rPr>
        <w:t>ых</w:t>
      </w:r>
      <w:r w:rsidRPr="00F00EDF">
        <w:rPr>
          <w:rFonts w:ascii="Arial" w:hAnsi="Arial" w:cs="Arial"/>
          <w:color w:val="000000" w:themeColor="text1"/>
        </w:rPr>
        <w:t xml:space="preserve"> </w:t>
      </w:r>
      <w:r w:rsidR="003D6EAE" w:rsidRPr="00F00EDF">
        <w:rPr>
          <w:rFonts w:ascii="Arial" w:hAnsi="Arial" w:cs="Arial"/>
          <w:color w:val="000000" w:themeColor="text1"/>
        </w:rPr>
        <w:t>материалов</w:t>
      </w:r>
      <w:r w:rsidRPr="00F00EDF">
        <w:rPr>
          <w:rFonts w:ascii="Arial" w:hAnsi="Arial" w:cs="Arial"/>
          <w:color w:val="000000" w:themeColor="text1"/>
        </w:rPr>
        <w:t xml:space="preserve"> со склада, в качестве компонента для операции Заказа ТОРО указывается номенклатурный номер (код ЕК МТР) с количеством </w:t>
      </w:r>
      <w:r w:rsidR="003D6EAE" w:rsidRPr="00F00EDF">
        <w:rPr>
          <w:rFonts w:ascii="Arial" w:hAnsi="Arial" w:cs="Arial"/>
          <w:color w:val="000000" w:themeColor="text1"/>
        </w:rPr>
        <w:t xml:space="preserve">со знаком </w:t>
      </w:r>
      <w:r w:rsidRPr="00F00EDF">
        <w:rPr>
          <w:rFonts w:ascii="Arial" w:hAnsi="Arial" w:cs="Arial"/>
          <w:color w:val="000000" w:themeColor="text1"/>
        </w:rPr>
        <w:t>«</w:t>
      </w:r>
      <w:r w:rsidR="003D6EAE" w:rsidRPr="00F00EDF">
        <w:rPr>
          <w:rFonts w:ascii="Arial" w:hAnsi="Arial" w:cs="Arial"/>
          <w:color w:val="000000" w:themeColor="text1"/>
        </w:rPr>
        <w:t>+</w:t>
      </w:r>
      <w:r w:rsidRPr="00F00EDF">
        <w:rPr>
          <w:rFonts w:ascii="Arial" w:hAnsi="Arial" w:cs="Arial"/>
          <w:color w:val="000000" w:themeColor="text1"/>
        </w:rPr>
        <w:t xml:space="preserve">» и партией, соответствующей виду оценки «НЕИСПРАВН». </w:t>
      </w:r>
    </w:p>
    <w:p w14:paraId="1EBE6047" w14:textId="2E97E90F" w:rsidR="001E4DBA" w:rsidRPr="00F00EDF" w:rsidRDefault="001E4DBA">
      <w:pPr>
        <w:pStyle w:val="afa"/>
        <w:spacing w:after="240" w:line="276" w:lineRule="auto"/>
        <w:ind w:left="720"/>
        <w:rPr>
          <w:ins w:id="542" w:author="Дмитрий Ковтун" w:date="2021-03-10T15:29:00Z"/>
          <w:rFonts w:ascii="Arial" w:hAnsi="Arial" w:cs="Arial"/>
          <w:color w:val="000000" w:themeColor="text1"/>
        </w:rPr>
        <w:pPrChange w:id="543" w:author="Дмитрий Ковтун" w:date="2021-03-10T15:29:00Z">
          <w:pPr>
            <w:pStyle w:val="afa"/>
            <w:numPr>
              <w:numId w:val="16"/>
            </w:numPr>
            <w:spacing w:after="240" w:line="276" w:lineRule="auto"/>
            <w:ind w:left="720" w:hanging="360"/>
          </w:pPr>
        </w:pPrChange>
      </w:pPr>
      <w:ins w:id="544" w:author="Дмитрий Ковтун" w:date="2021-03-10T15:29:00Z">
        <w:r>
          <w:rPr>
            <w:rFonts w:ascii="Arial" w:hAnsi="Arial" w:cs="Arial"/>
            <w:color w:val="000000" w:themeColor="text1"/>
          </w:rPr>
          <w:t xml:space="preserve">При планировании вовлечения </w:t>
        </w:r>
      </w:ins>
      <w:ins w:id="545" w:author="Дмитрий Ковтун" w:date="2021-03-10T15:30:00Z">
        <w:r w:rsidR="00F55519">
          <w:rPr>
            <w:rFonts w:ascii="Arial" w:hAnsi="Arial" w:cs="Arial"/>
            <w:color w:val="000000" w:themeColor="text1"/>
          </w:rPr>
          <w:t>неисправных материалов</w:t>
        </w:r>
      </w:ins>
      <w:ins w:id="546" w:author="Дмитрий Ковтун" w:date="2021-03-10T15:29:00Z">
        <w:r>
          <w:rPr>
            <w:rFonts w:ascii="Arial" w:hAnsi="Arial" w:cs="Arial"/>
            <w:color w:val="000000" w:themeColor="text1"/>
          </w:rPr>
          <w:t xml:space="preserve"> со склада в системе выполняется автоматическое определение вида движения</w:t>
        </w:r>
        <w:r w:rsidRPr="004F1987">
          <w:rPr>
            <w:rFonts w:ascii="Arial" w:hAnsi="Arial" w:cs="Arial"/>
            <w:color w:val="000000" w:themeColor="text1"/>
          </w:rPr>
          <w:t xml:space="preserve"> </w:t>
        </w:r>
        <w:r>
          <w:rPr>
            <w:rFonts w:ascii="Arial" w:hAnsi="Arial" w:cs="Arial"/>
            <w:color w:val="000000" w:themeColor="text1"/>
          </w:rPr>
          <w:t>«</w:t>
        </w:r>
        <w:r w:rsidRPr="00373DC6">
          <w:rPr>
            <w:rFonts w:ascii="Arial" w:hAnsi="Arial" w:cs="Arial"/>
            <w:color w:val="000000" w:themeColor="text1"/>
          </w:rPr>
          <w:t>Z1</w:t>
        </w:r>
        <w:r>
          <w:rPr>
            <w:rFonts w:ascii="Arial" w:hAnsi="Arial" w:cs="Arial"/>
            <w:color w:val="000000" w:themeColor="text1"/>
          </w:rPr>
          <w:t>7</w:t>
        </w:r>
        <w:r w:rsidRPr="00373DC6">
          <w:rPr>
            <w:rFonts w:ascii="Arial" w:hAnsi="Arial" w:cs="Arial"/>
            <w:color w:val="000000" w:themeColor="text1"/>
          </w:rPr>
          <w:t xml:space="preserve"> – </w:t>
        </w:r>
        <w:r w:rsidRPr="00E44A8D">
          <w:rPr>
            <w:rFonts w:ascii="Arial" w:hAnsi="Arial" w:cs="Arial"/>
            <w:color w:val="000000" w:themeColor="text1"/>
          </w:rPr>
          <w:t>Отпуск из ОФ</w:t>
        </w:r>
        <w:r>
          <w:rPr>
            <w:rFonts w:ascii="Arial" w:hAnsi="Arial" w:cs="Arial"/>
            <w:color w:val="000000" w:themeColor="text1"/>
          </w:rPr>
          <w:t xml:space="preserve">» и </w:t>
        </w:r>
        <w:r>
          <w:rPr>
            <w:rFonts w:ascii="Arial" w:hAnsi="Arial" w:cs="Arial"/>
            <w:color w:val="000000" w:themeColor="text1"/>
          </w:rPr>
          <w:lastRenderedPageBreak/>
          <w:t>устанавливается значение релевантности для ППМ (планирование потребности материалов) равное «1 - Никогда».</w:t>
        </w:r>
      </w:ins>
    </w:p>
    <w:p w14:paraId="44D2F505" w14:textId="0CC8075D" w:rsidR="001E4DBA" w:rsidRPr="00F00EDF" w:rsidDel="001E4DBA" w:rsidRDefault="001E4DBA">
      <w:pPr>
        <w:pStyle w:val="afa"/>
        <w:spacing w:after="240" w:line="276" w:lineRule="auto"/>
        <w:ind w:left="720"/>
        <w:rPr>
          <w:del w:id="547" w:author="Дмитрий Ковтун" w:date="2021-03-10T15:29:00Z"/>
          <w:rFonts w:ascii="Arial" w:hAnsi="Arial" w:cs="Arial"/>
          <w:color w:val="000000" w:themeColor="text1"/>
        </w:rPr>
        <w:pPrChange w:id="548" w:author="Дмитрий Ковтун" w:date="2021-03-10T15:29:00Z">
          <w:pPr>
            <w:pStyle w:val="afa"/>
            <w:numPr>
              <w:numId w:val="16"/>
            </w:numPr>
            <w:spacing w:after="240" w:line="276" w:lineRule="auto"/>
            <w:ind w:left="720" w:hanging="360"/>
          </w:pPr>
        </w:pPrChange>
      </w:pPr>
    </w:p>
    <w:p w14:paraId="01C886AF" w14:textId="0C934014" w:rsidR="00D674DB" w:rsidRPr="00F00EDF" w:rsidRDefault="00D674DB">
      <w:pPr>
        <w:pStyle w:val="afa"/>
        <w:numPr>
          <w:ilvl w:val="0"/>
          <w:numId w:val="16"/>
        </w:numPr>
        <w:spacing w:after="240" w:line="276" w:lineRule="auto"/>
        <w:rPr>
          <w:rFonts w:ascii="Arial" w:hAnsi="Arial" w:cs="Arial"/>
          <w:color w:val="000000" w:themeColor="text1"/>
        </w:rPr>
      </w:pPr>
      <w:r w:rsidRPr="00F00EDF">
        <w:rPr>
          <w:rFonts w:ascii="Arial" w:hAnsi="Arial" w:cs="Arial"/>
          <w:color w:val="000000" w:themeColor="text1"/>
        </w:rPr>
        <w:t>Для отражения планового возврата восстановленн</w:t>
      </w:r>
      <w:r w:rsidR="003D6EAE" w:rsidRPr="00F00EDF">
        <w:rPr>
          <w:rFonts w:ascii="Arial" w:hAnsi="Arial" w:cs="Arial"/>
          <w:color w:val="000000" w:themeColor="text1"/>
        </w:rPr>
        <w:t>ых</w:t>
      </w:r>
      <w:r w:rsidRPr="00F00EDF">
        <w:rPr>
          <w:rFonts w:ascii="Arial" w:hAnsi="Arial" w:cs="Arial"/>
          <w:color w:val="000000" w:themeColor="text1"/>
        </w:rPr>
        <w:t xml:space="preserve"> </w:t>
      </w:r>
      <w:r w:rsidR="003D6EAE" w:rsidRPr="00F00EDF">
        <w:rPr>
          <w:rFonts w:ascii="Arial" w:hAnsi="Arial" w:cs="Arial"/>
          <w:color w:val="000000" w:themeColor="text1"/>
        </w:rPr>
        <w:t>материалов</w:t>
      </w:r>
      <w:r w:rsidRPr="00F00EDF">
        <w:rPr>
          <w:rFonts w:ascii="Arial" w:hAnsi="Arial" w:cs="Arial"/>
          <w:color w:val="000000" w:themeColor="text1"/>
        </w:rPr>
        <w:t xml:space="preserve"> на склад, в качестве компонента </w:t>
      </w:r>
      <w:del w:id="549" w:author="Дмитрий Ковтун" w:date="2021-03-09T16:22:00Z">
        <w:r w:rsidRPr="00F00EDF" w:rsidDel="0056388F">
          <w:rPr>
            <w:rFonts w:ascii="Arial" w:hAnsi="Arial" w:cs="Arial"/>
            <w:color w:val="000000" w:themeColor="text1"/>
          </w:rPr>
          <w:delText>для операции Заказа ТОРО</w:delText>
        </w:r>
      </w:del>
      <w:ins w:id="550" w:author="Дмитрий Ковтун" w:date="2021-03-09T16:22:00Z">
        <w:r w:rsidR="0056388F">
          <w:rPr>
            <w:rFonts w:ascii="Arial" w:hAnsi="Arial" w:cs="Arial"/>
            <w:color w:val="000000" w:themeColor="text1"/>
          </w:rPr>
          <w:t xml:space="preserve">в заголовке заказа </w:t>
        </w:r>
      </w:ins>
      <w:ins w:id="551" w:author="Дмитрий Ковтун" w:date="2021-03-09T16:23:00Z">
        <w:r w:rsidR="0056388F">
          <w:rPr>
            <w:rFonts w:ascii="Arial" w:hAnsi="Arial" w:cs="Arial"/>
            <w:color w:val="000000" w:themeColor="text1"/>
          </w:rPr>
          <w:t>ТОРО</w:t>
        </w:r>
      </w:ins>
      <w:r w:rsidRPr="00F00EDF">
        <w:rPr>
          <w:rFonts w:ascii="Arial" w:hAnsi="Arial" w:cs="Arial"/>
          <w:color w:val="000000" w:themeColor="text1"/>
        </w:rPr>
        <w:t xml:space="preserve"> указывается номенклатурный номер (код ЕК МТР) </w:t>
      </w:r>
      <w:del w:id="552" w:author="Дмитрий Ковтун" w:date="2021-03-09T16:23:00Z">
        <w:r w:rsidRPr="00F00EDF" w:rsidDel="0056388F">
          <w:rPr>
            <w:rFonts w:ascii="Arial" w:hAnsi="Arial" w:cs="Arial"/>
            <w:color w:val="000000" w:themeColor="text1"/>
          </w:rPr>
          <w:delText>с количеством</w:delText>
        </w:r>
        <w:r w:rsidR="003D6EAE" w:rsidRPr="00F00EDF" w:rsidDel="0056388F">
          <w:rPr>
            <w:rFonts w:ascii="Arial" w:hAnsi="Arial" w:cs="Arial"/>
            <w:color w:val="000000" w:themeColor="text1"/>
          </w:rPr>
          <w:delText xml:space="preserve"> со знаком</w:delText>
        </w:r>
        <w:r w:rsidRPr="00F00EDF" w:rsidDel="0056388F">
          <w:rPr>
            <w:rFonts w:ascii="Arial" w:hAnsi="Arial" w:cs="Arial"/>
            <w:color w:val="000000" w:themeColor="text1"/>
          </w:rPr>
          <w:delText xml:space="preserve"> «-» </w:delText>
        </w:r>
      </w:del>
      <w:r w:rsidRPr="00F00EDF">
        <w:rPr>
          <w:rFonts w:ascii="Arial" w:hAnsi="Arial" w:cs="Arial"/>
          <w:color w:val="000000" w:themeColor="text1"/>
        </w:rPr>
        <w:t xml:space="preserve">и партией, соответствующей виду оценки «ИСПРАВНЫЙ» (подробное описание видов оценки в разделе 5.10.1.3, Таблица 39. Виды оценки ОФ). </w:t>
      </w:r>
    </w:p>
    <w:p w14:paraId="214EB680" w14:textId="10DA99C8" w:rsidR="00F55519" w:rsidRPr="00F00EDF" w:rsidRDefault="00F55519" w:rsidP="00F55519">
      <w:pPr>
        <w:pStyle w:val="afa"/>
        <w:spacing w:after="240" w:line="276" w:lineRule="auto"/>
        <w:ind w:left="720"/>
        <w:rPr>
          <w:ins w:id="553" w:author="Дмитрий Ковтун" w:date="2021-03-10T15:31:00Z"/>
          <w:rFonts w:ascii="Arial" w:hAnsi="Arial" w:cs="Arial"/>
          <w:color w:val="000000" w:themeColor="text1"/>
        </w:rPr>
      </w:pPr>
      <w:ins w:id="554" w:author="Дмитрий Ковтун" w:date="2021-03-10T15:31:00Z">
        <w:r>
          <w:rPr>
            <w:rFonts w:ascii="Arial" w:hAnsi="Arial" w:cs="Arial"/>
            <w:color w:val="000000" w:themeColor="text1"/>
          </w:rPr>
          <w:t xml:space="preserve">При планировании возврата </w:t>
        </w:r>
      </w:ins>
      <w:ins w:id="555" w:author="Дмитрий Ковтун" w:date="2021-03-10T15:32:00Z">
        <w:r w:rsidRPr="00F00EDF">
          <w:rPr>
            <w:rFonts w:ascii="Arial" w:hAnsi="Arial" w:cs="Arial"/>
            <w:color w:val="000000" w:themeColor="text1"/>
          </w:rPr>
          <w:t>восстановленных материалов</w:t>
        </w:r>
      </w:ins>
      <w:ins w:id="556" w:author="Дмитрий Ковтун" w:date="2021-03-10T15:31:00Z">
        <w:r>
          <w:rPr>
            <w:rFonts w:ascii="Arial" w:hAnsi="Arial" w:cs="Arial"/>
            <w:color w:val="000000" w:themeColor="text1"/>
          </w:rPr>
          <w:t xml:space="preserve"> на склад в системе выполняется автоматическое определение вида движения</w:t>
        </w:r>
        <w:r w:rsidRPr="004F1987">
          <w:rPr>
            <w:rFonts w:ascii="Arial" w:hAnsi="Arial" w:cs="Arial"/>
            <w:color w:val="000000" w:themeColor="text1"/>
          </w:rPr>
          <w:t xml:space="preserve"> </w:t>
        </w:r>
        <w:r>
          <w:rPr>
            <w:rFonts w:ascii="Arial" w:hAnsi="Arial" w:cs="Arial"/>
            <w:color w:val="000000" w:themeColor="text1"/>
          </w:rPr>
          <w:t>«</w:t>
        </w:r>
        <w:r w:rsidRPr="00373DC6">
          <w:rPr>
            <w:rFonts w:ascii="Arial" w:hAnsi="Arial" w:cs="Arial"/>
            <w:color w:val="000000" w:themeColor="text1"/>
          </w:rPr>
          <w:t>Z15 – Поступление в ОФ</w:t>
        </w:r>
        <w:r>
          <w:rPr>
            <w:rFonts w:ascii="Arial" w:hAnsi="Arial" w:cs="Arial"/>
            <w:color w:val="000000" w:themeColor="text1"/>
          </w:rPr>
          <w:t xml:space="preserve">». </w:t>
        </w:r>
      </w:ins>
    </w:p>
    <w:p w14:paraId="63BBFF73" w14:textId="77777777" w:rsidR="00F55519" w:rsidRPr="00F00EDF" w:rsidRDefault="00F55519" w:rsidP="00F55519">
      <w:pPr>
        <w:pStyle w:val="afa"/>
        <w:numPr>
          <w:ilvl w:val="0"/>
          <w:numId w:val="16"/>
        </w:numPr>
        <w:spacing w:after="240" w:line="276" w:lineRule="auto"/>
        <w:rPr>
          <w:ins w:id="557" w:author="Дмитрий Ковтун" w:date="2021-03-10T15:31:00Z"/>
          <w:rFonts w:ascii="Arial" w:hAnsi="Arial" w:cs="Arial"/>
          <w:color w:val="000000" w:themeColor="text1"/>
        </w:rPr>
      </w:pPr>
      <w:ins w:id="558" w:author="Дмитрий Ковтун" w:date="2021-03-10T15:31:00Z">
        <w:r w:rsidRPr="00632245">
          <w:rPr>
            <w:rFonts w:ascii="Arial" w:hAnsi="Arial" w:cs="Arial"/>
            <w:color w:val="000000" w:themeColor="text1"/>
          </w:rPr>
          <w:t>Материалы, которые были израсходованы в результате восстановления узла ОФ.</w:t>
        </w:r>
      </w:ins>
    </w:p>
    <w:p w14:paraId="3E43CC66" w14:textId="77777777" w:rsidR="00F55519" w:rsidRDefault="00F55519" w:rsidP="00F55519">
      <w:pPr>
        <w:spacing w:after="240" w:line="276" w:lineRule="auto"/>
        <w:ind w:firstLine="567"/>
        <w:rPr>
          <w:ins w:id="559" w:author="Дмитрий Ковтун" w:date="2021-03-10T15:31:00Z"/>
          <w:rFonts w:ascii="Arial" w:hAnsi="Arial" w:cs="Arial"/>
          <w:color w:val="000000" w:themeColor="text1"/>
        </w:rPr>
      </w:pPr>
      <w:ins w:id="560" w:author="Дмитрий Ковтун" w:date="2021-03-10T15:31:00Z">
        <w:r>
          <w:rPr>
            <w:rFonts w:ascii="Arial" w:hAnsi="Arial" w:cs="Arial"/>
            <w:color w:val="000000" w:themeColor="text1"/>
          </w:rPr>
          <w:t>Если при указании партии «НЕИСПРАВН», либо «ИСПРАВНЫЙ» такая партия отсутствует в системе, то выполняется процедура автоматической генерации партии. При этом для партии «НЕИСПРАВН» устанавливается статус «Ограниченное использование».</w:t>
        </w:r>
      </w:ins>
    </w:p>
    <w:p w14:paraId="04E39F40" w14:textId="7971C8EB" w:rsidR="00D674DB" w:rsidRPr="00F00EDF" w:rsidDel="00F55519" w:rsidRDefault="00D674DB">
      <w:pPr>
        <w:spacing w:after="240" w:line="276" w:lineRule="auto"/>
        <w:ind w:firstLine="567"/>
        <w:rPr>
          <w:del w:id="561" w:author="Дмитрий Ковтун" w:date="2021-03-10T15:31:00Z"/>
          <w:rFonts w:ascii="Arial" w:hAnsi="Arial" w:cs="Arial"/>
          <w:color w:val="000000" w:themeColor="text1"/>
        </w:rPr>
        <w:pPrChange w:id="562" w:author="Дмитрий Ковтун" w:date="2021-03-10T15:32:00Z">
          <w:pPr>
            <w:pStyle w:val="afa"/>
            <w:numPr>
              <w:numId w:val="16"/>
            </w:numPr>
            <w:spacing w:after="240" w:line="276" w:lineRule="auto"/>
            <w:ind w:left="720" w:hanging="360"/>
          </w:pPr>
        </w:pPrChange>
      </w:pPr>
      <w:del w:id="563" w:author="Дмитрий Ковтун" w:date="2021-03-10T15:31:00Z">
        <w:r w:rsidRPr="00F00EDF" w:rsidDel="00F55519">
          <w:rPr>
            <w:rFonts w:ascii="Arial" w:hAnsi="Arial" w:cs="Arial"/>
            <w:color w:val="000000" w:themeColor="text1"/>
          </w:rPr>
          <w:delText xml:space="preserve">Материалы, которые были израсходованы в результате восстановления </w:delText>
        </w:r>
        <w:r w:rsidR="003D6EAE" w:rsidRPr="00F00EDF" w:rsidDel="00F55519">
          <w:rPr>
            <w:rFonts w:ascii="Arial" w:hAnsi="Arial" w:cs="Arial"/>
            <w:color w:val="000000" w:themeColor="text1"/>
          </w:rPr>
          <w:delText>запасных частей, являющихся позициями ОФ</w:delText>
        </w:r>
        <w:r w:rsidRPr="00F00EDF" w:rsidDel="00F55519">
          <w:rPr>
            <w:rFonts w:ascii="Arial" w:hAnsi="Arial" w:cs="Arial"/>
            <w:color w:val="000000" w:themeColor="text1"/>
          </w:rPr>
          <w:delText>.</w:delText>
        </w:r>
      </w:del>
    </w:p>
    <w:p w14:paraId="033F5489" w14:textId="6A4A912B" w:rsidR="0056388F" w:rsidRPr="0056388F" w:rsidRDefault="0056388F">
      <w:pPr>
        <w:spacing w:after="240" w:line="276" w:lineRule="auto"/>
        <w:ind w:firstLine="567"/>
        <w:rPr>
          <w:ins w:id="564" w:author="Дмитрий Ковтун" w:date="2021-03-09T16:25:00Z"/>
          <w:rFonts w:ascii="Arial" w:hAnsi="Arial" w:cs="Arial"/>
          <w:color w:val="000000" w:themeColor="text1"/>
        </w:rPr>
        <w:pPrChange w:id="565" w:author="Дмитрий Ковтун" w:date="2021-03-10T15:32:00Z">
          <w:pPr>
            <w:pStyle w:val="afa"/>
            <w:numPr>
              <w:numId w:val="16"/>
            </w:numPr>
            <w:spacing w:after="240" w:line="276" w:lineRule="auto"/>
            <w:ind w:left="720" w:hanging="360"/>
          </w:pPr>
        </w:pPrChange>
      </w:pPr>
      <w:ins w:id="566" w:author="Дмитрий Ковтун" w:date="2021-03-09T16:25:00Z">
        <w:r w:rsidRPr="0056388F">
          <w:rPr>
            <w:rFonts w:ascii="Arial" w:hAnsi="Arial" w:cs="Arial"/>
            <w:color w:val="000000" w:themeColor="text1"/>
          </w:rPr>
          <w:t xml:space="preserve">После выполнения операции восстановления, </w:t>
        </w:r>
        <w:r>
          <w:rPr>
            <w:rFonts w:ascii="Arial" w:hAnsi="Arial" w:cs="Arial"/>
            <w:color w:val="000000" w:themeColor="text1"/>
          </w:rPr>
          <w:t>материал</w:t>
        </w:r>
        <w:r w:rsidRPr="0056388F">
          <w:rPr>
            <w:rFonts w:ascii="Arial" w:hAnsi="Arial" w:cs="Arial"/>
            <w:color w:val="000000" w:themeColor="text1"/>
          </w:rPr>
          <w:t xml:space="preserve"> ОФ приходуется на склад по цене, определенной на уровне вида оценки «ИСПРАВНЫЙ» для соответствующего кода ЕК МТР. </w:t>
        </w:r>
        <w:r>
          <w:rPr>
            <w:rFonts w:ascii="Arial" w:hAnsi="Arial" w:cs="Arial"/>
            <w:color w:val="000000" w:themeColor="text1"/>
          </w:rPr>
          <w:t xml:space="preserve">Итоговая цена МТР ОФ будет определена в результате </w:t>
        </w:r>
      </w:ins>
      <w:ins w:id="567" w:author="Дмитрий Ковтун" w:date="2021-03-09T16:26:00Z">
        <w:r>
          <w:rPr>
            <w:rFonts w:ascii="Arial" w:hAnsi="Arial" w:cs="Arial"/>
            <w:color w:val="000000" w:themeColor="text1"/>
          </w:rPr>
          <w:t>расчета затрат заказа ТОРО</w:t>
        </w:r>
        <w:r w:rsidR="008F218C">
          <w:rPr>
            <w:rFonts w:ascii="Arial" w:hAnsi="Arial" w:cs="Arial"/>
            <w:color w:val="000000" w:themeColor="text1"/>
          </w:rPr>
          <w:t xml:space="preserve"> на материал в рамках </w:t>
        </w:r>
      </w:ins>
      <w:ins w:id="568" w:author="Дмитрий Ковтун" w:date="2021-03-09T16:25:00Z">
        <w:r>
          <w:rPr>
            <w:rFonts w:ascii="Arial" w:hAnsi="Arial" w:cs="Arial"/>
            <w:color w:val="000000" w:themeColor="text1"/>
          </w:rPr>
          <w:t>закрытия периода</w:t>
        </w:r>
      </w:ins>
      <w:ins w:id="569" w:author="Дмитрий Ковтун" w:date="2021-03-09T16:26:00Z">
        <w:r w:rsidR="008F218C">
          <w:rPr>
            <w:rFonts w:ascii="Arial" w:hAnsi="Arial" w:cs="Arial"/>
            <w:color w:val="000000" w:themeColor="text1"/>
          </w:rPr>
          <w:t>.</w:t>
        </w:r>
      </w:ins>
    </w:p>
    <w:p w14:paraId="2B610C28" w14:textId="5168F0EF" w:rsidR="00D674DB" w:rsidRPr="00F00EDF" w:rsidDel="0056388F" w:rsidRDefault="00D674DB">
      <w:pPr>
        <w:spacing w:after="240" w:line="276" w:lineRule="auto"/>
        <w:ind w:firstLine="567"/>
        <w:rPr>
          <w:del w:id="570" w:author="Дмитрий Ковтун" w:date="2021-03-09T16:25:00Z"/>
          <w:rFonts w:ascii="Arial" w:hAnsi="Arial" w:cs="Arial"/>
          <w:color w:val="000000" w:themeColor="text1"/>
        </w:rPr>
      </w:pPr>
      <w:del w:id="571" w:author="Дмитрий Ковтун" w:date="2021-03-09T16:25:00Z">
        <w:r w:rsidRPr="00F00EDF" w:rsidDel="0056388F">
          <w:rPr>
            <w:rFonts w:ascii="Arial" w:hAnsi="Arial" w:cs="Arial"/>
            <w:color w:val="000000" w:themeColor="text1"/>
          </w:rPr>
          <w:delText xml:space="preserve">После выполнения операций по восстановлению, </w:delText>
        </w:r>
        <w:r w:rsidR="00E144A1" w:rsidRPr="00F00EDF" w:rsidDel="0056388F">
          <w:rPr>
            <w:rFonts w:ascii="Arial" w:hAnsi="Arial" w:cs="Arial"/>
            <w:color w:val="000000" w:themeColor="text1"/>
          </w:rPr>
          <w:delText>материалы</w:delText>
        </w:r>
        <w:r w:rsidRPr="00F00EDF" w:rsidDel="0056388F">
          <w:rPr>
            <w:rFonts w:ascii="Arial" w:hAnsi="Arial" w:cs="Arial"/>
            <w:color w:val="000000" w:themeColor="text1"/>
          </w:rPr>
          <w:delText xml:space="preserve"> приходу</w:delText>
        </w:r>
        <w:r w:rsidR="00E144A1" w:rsidRPr="00F00EDF" w:rsidDel="0056388F">
          <w:rPr>
            <w:rFonts w:ascii="Arial" w:hAnsi="Arial" w:cs="Arial"/>
            <w:color w:val="000000" w:themeColor="text1"/>
          </w:rPr>
          <w:delText>ю</w:delText>
        </w:r>
        <w:r w:rsidRPr="00F00EDF" w:rsidDel="0056388F">
          <w:rPr>
            <w:rFonts w:ascii="Arial" w:hAnsi="Arial" w:cs="Arial"/>
            <w:color w:val="000000" w:themeColor="text1"/>
          </w:rPr>
          <w:delText xml:space="preserve">тся на склад с нулевой ценой. Количественный учет восстановленных (исправных) </w:delText>
        </w:r>
        <w:r w:rsidR="00E144A1" w:rsidRPr="00F00EDF" w:rsidDel="0056388F">
          <w:rPr>
            <w:rFonts w:ascii="Arial" w:hAnsi="Arial" w:cs="Arial"/>
            <w:color w:val="000000" w:themeColor="text1"/>
          </w:rPr>
          <w:delText xml:space="preserve">запасных частей </w:delText>
        </w:r>
        <w:r w:rsidRPr="00F00EDF" w:rsidDel="0056388F">
          <w:rPr>
            <w:rFonts w:ascii="Arial" w:hAnsi="Arial" w:cs="Arial"/>
            <w:color w:val="000000" w:themeColor="text1"/>
          </w:rPr>
          <w:delText>выполняется на забалансовом счете запаса.</w:delText>
        </w:r>
      </w:del>
    </w:p>
    <w:p w14:paraId="451C23F4" w14:textId="2EC76521" w:rsidR="00D674DB" w:rsidRPr="00F00EDF" w:rsidRDefault="00D674DB">
      <w:pPr>
        <w:spacing w:after="240" w:line="276" w:lineRule="auto"/>
        <w:ind w:firstLine="567"/>
        <w:rPr>
          <w:rFonts w:ascii="Arial" w:hAnsi="Arial" w:cs="Arial"/>
          <w:color w:val="000000" w:themeColor="text1"/>
        </w:rPr>
      </w:pPr>
      <w:r w:rsidRPr="00F00EDF">
        <w:rPr>
          <w:rFonts w:ascii="Arial" w:hAnsi="Arial" w:cs="Arial"/>
          <w:color w:val="000000" w:themeColor="text1"/>
        </w:rPr>
        <w:t>Отражение в системе операций по учету израсходованных МТР, а также операций по поступлению восстановленн</w:t>
      </w:r>
      <w:r w:rsidR="00E144A1" w:rsidRPr="00F00EDF">
        <w:rPr>
          <w:rFonts w:ascii="Arial" w:hAnsi="Arial" w:cs="Arial"/>
          <w:color w:val="000000" w:themeColor="text1"/>
        </w:rPr>
        <w:t>ых</w:t>
      </w:r>
      <w:r w:rsidRPr="00F00EDF">
        <w:rPr>
          <w:rFonts w:ascii="Arial" w:hAnsi="Arial" w:cs="Arial"/>
          <w:color w:val="000000" w:themeColor="text1"/>
        </w:rPr>
        <w:t xml:space="preserve"> </w:t>
      </w:r>
      <w:r w:rsidR="00E144A1" w:rsidRPr="00F00EDF">
        <w:rPr>
          <w:rFonts w:ascii="Arial" w:hAnsi="Arial" w:cs="Arial"/>
          <w:color w:val="000000" w:themeColor="text1"/>
        </w:rPr>
        <w:t>запасных частей</w:t>
      </w:r>
      <w:r w:rsidRPr="00F00EDF">
        <w:rPr>
          <w:rFonts w:ascii="Arial" w:hAnsi="Arial" w:cs="Arial"/>
          <w:color w:val="000000" w:themeColor="text1"/>
        </w:rPr>
        <w:t>, выполняется пользователем с ролью «</w:t>
      </w:r>
      <w:r w:rsidR="00C33BE6" w:rsidRPr="00F00EDF">
        <w:rPr>
          <w:rFonts w:ascii="Arial" w:hAnsi="Arial" w:cs="Arial"/>
          <w:color w:val="000000" w:themeColor="text1"/>
        </w:rPr>
        <w:t>Инженер ТОиР УО</w:t>
      </w:r>
      <w:r w:rsidRPr="00F00EDF">
        <w:rPr>
          <w:rFonts w:ascii="Arial" w:hAnsi="Arial" w:cs="Arial"/>
          <w:color w:val="000000" w:themeColor="text1"/>
        </w:rPr>
        <w:t>» в транзакции «</w:t>
      </w:r>
      <w:r w:rsidRPr="00F00EDF">
        <w:rPr>
          <w:rFonts w:ascii="Arial" w:hAnsi="Arial" w:cs="Arial"/>
          <w:color w:val="000000" w:themeColor="text1"/>
          <w:lang w:val="en-US"/>
        </w:rPr>
        <w:t>MIGO</w:t>
      </w:r>
      <w:r w:rsidRPr="00632245">
        <w:rPr>
          <w:rFonts w:ascii="Arial" w:hAnsi="Arial" w:cs="Arial"/>
          <w:color w:val="000000" w:themeColor="text1"/>
        </w:rPr>
        <w:t xml:space="preserve"> - Движение материала</w:t>
      </w:r>
      <w:r w:rsidRPr="00F00EDF">
        <w:rPr>
          <w:rFonts w:ascii="Arial" w:hAnsi="Arial" w:cs="Arial"/>
          <w:color w:val="000000" w:themeColor="text1"/>
        </w:rPr>
        <w:t>»</w:t>
      </w:r>
      <w:r w:rsidRPr="00632245">
        <w:rPr>
          <w:rFonts w:ascii="Arial" w:hAnsi="Arial" w:cs="Arial"/>
          <w:color w:val="000000" w:themeColor="text1"/>
        </w:rPr>
        <w:t>.</w:t>
      </w:r>
      <w:r w:rsidRPr="00F00EDF">
        <w:rPr>
          <w:rFonts w:ascii="Arial" w:hAnsi="Arial" w:cs="Arial"/>
          <w:color w:val="000000" w:themeColor="text1"/>
        </w:rPr>
        <w:t xml:space="preserve"> </w:t>
      </w:r>
    </w:p>
    <w:p w14:paraId="7FD84241" w14:textId="77777777" w:rsidR="009656F0" w:rsidRPr="00F00EDF" w:rsidRDefault="009656F0">
      <w:pPr>
        <w:spacing w:after="240" w:line="276" w:lineRule="auto"/>
        <w:ind w:firstLine="567"/>
        <w:rPr>
          <w:rFonts w:ascii="Arial" w:hAnsi="Arial" w:cs="Arial"/>
          <w:color w:val="000000" w:themeColor="text1"/>
          <w:u w:val="single"/>
        </w:rPr>
      </w:pPr>
      <w:r w:rsidRPr="00F00EDF">
        <w:rPr>
          <w:rFonts w:ascii="Arial" w:hAnsi="Arial" w:cs="Arial"/>
          <w:color w:val="000000" w:themeColor="text1"/>
          <w:u w:val="single"/>
        </w:rPr>
        <w:t>Последующие операции по фактическому учету.</w:t>
      </w:r>
    </w:p>
    <w:p w14:paraId="2672BE69" w14:textId="094E2F3E" w:rsidR="009656F0" w:rsidRPr="00F00EDF" w:rsidRDefault="009656F0">
      <w:pPr>
        <w:spacing w:after="240" w:line="276" w:lineRule="auto"/>
        <w:ind w:firstLine="567"/>
        <w:rPr>
          <w:rFonts w:ascii="Arial" w:hAnsi="Arial" w:cs="Arial"/>
          <w:color w:val="000000" w:themeColor="text1"/>
        </w:rPr>
      </w:pPr>
      <w:r w:rsidRPr="00F00EDF">
        <w:rPr>
          <w:rFonts w:ascii="Arial" w:hAnsi="Arial" w:cs="Arial"/>
          <w:color w:val="000000" w:themeColor="text1"/>
        </w:rPr>
        <w:t>После проведения ремонтных работ по заказу ТОРО, Ответственный за приемку оборудования из ремонта, выполняет подтверждение факта выполнения работ установкой пользовательского статуса «ПРНТ – Работы приняты». После подтверждения работ, Специалист по учету трудозатрат отражает в системе фактические трудозатраты. Заказы, по которым выполнен учет фактических затрат должны быть переведены в системный статус «ТЗКР – Технически закрыт». Операции, связанные с учетом фактических затрат описаны</w:t>
      </w:r>
      <w:r w:rsidR="002F28DA" w:rsidRPr="00F00EDF">
        <w:rPr>
          <w:rFonts w:ascii="Arial" w:hAnsi="Arial" w:cs="Arial"/>
          <w:color w:val="000000" w:themeColor="text1"/>
        </w:rPr>
        <w:t xml:space="preserve"> в документе «ERP.9.9.2.</w:t>
      </w:r>
      <w:r w:rsidRPr="00F00EDF">
        <w:rPr>
          <w:rFonts w:ascii="Arial" w:hAnsi="Arial" w:cs="Arial"/>
          <w:color w:val="000000" w:themeColor="text1"/>
        </w:rPr>
        <w:t>55_PM_КД Выполнение и фактический учет работ» и техническое закрытие заказа ТОРО.</w:t>
      </w:r>
    </w:p>
    <w:p w14:paraId="1AFF934B" w14:textId="77777777" w:rsidR="009656F0" w:rsidRPr="00F00EDF" w:rsidRDefault="009656F0">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В случае, если в результате приемки работ Ответственный за приемку не подтверждает факт выполнения, либо требуемое качество работ, то для Заказа ТОРО устанавливается статус «НПРН – Работы не приняты». Для Заказа в данном статусе не выполняется процедура учета фактических затрат и технического закрытия до устранения замечаний. После устранения замечаний Ответственный за приемку оборудования изменяет статус «НПРН – Работы не приняты» на статус «ПРНТ – Работы приняты». </w:t>
      </w:r>
    </w:p>
    <w:p w14:paraId="59C27338" w14:textId="12B6184C" w:rsidR="009656F0" w:rsidRPr="00F00EDF" w:rsidRDefault="009656F0">
      <w:pPr>
        <w:spacing w:after="240" w:line="276" w:lineRule="auto"/>
        <w:ind w:firstLine="567"/>
        <w:rPr>
          <w:rFonts w:ascii="Arial" w:hAnsi="Arial" w:cs="Arial"/>
          <w:color w:val="000000" w:themeColor="text1"/>
        </w:rPr>
      </w:pPr>
      <w:r w:rsidRPr="00F00EDF">
        <w:rPr>
          <w:rFonts w:ascii="Arial" w:hAnsi="Arial" w:cs="Arial"/>
          <w:color w:val="000000" w:themeColor="text1"/>
        </w:rPr>
        <w:lastRenderedPageBreak/>
        <w:t xml:space="preserve">При необходимости списать </w:t>
      </w:r>
      <w:r w:rsidR="002566CA" w:rsidRPr="00F00EDF">
        <w:rPr>
          <w:rFonts w:ascii="Arial" w:hAnsi="Arial" w:cs="Arial"/>
          <w:color w:val="000000" w:themeColor="text1"/>
        </w:rPr>
        <w:t>позицию ОФ из складского запаса</w:t>
      </w:r>
      <w:r w:rsidRPr="00F00EDF">
        <w:rPr>
          <w:rFonts w:ascii="Arial" w:hAnsi="Arial" w:cs="Arial"/>
          <w:color w:val="000000" w:themeColor="text1"/>
        </w:rPr>
        <w:t>, данные передаются в бизнес-процесс «ПП-07.01.02.04-ERP Вывод производственных активов из эксплуатации (списание ОС и утилизация)». Более подробная информация по списан</w:t>
      </w:r>
      <w:r w:rsidR="002F28DA" w:rsidRPr="00F00EDF">
        <w:rPr>
          <w:rFonts w:ascii="Arial" w:hAnsi="Arial" w:cs="Arial"/>
          <w:color w:val="000000" w:themeColor="text1"/>
        </w:rPr>
        <w:t>ию ОС описана в документе «ERP.9.9.2.</w:t>
      </w:r>
      <w:r w:rsidRPr="00F00EDF">
        <w:rPr>
          <w:rFonts w:ascii="Arial" w:hAnsi="Arial" w:cs="Arial"/>
          <w:color w:val="000000" w:themeColor="text1"/>
        </w:rPr>
        <w:t>50_PM_КД Управление портфелем ПА». Принятие решения о списании ОФ выполняется вне системы, при выполнении фактического ремонта или при планировании восстановления ОФ.</w:t>
      </w:r>
    </w:p>
    <w:p w14:paraId="7E7036EB" w14:textId="638CF0F2" w:rsidR="00D674DB" w:rsidRPr="00F00EDF" w:rsidRDefault="00D674DB">
      <w:pPr>
        <w:spacing w:after="240" w:line="276" w:lineRule="auto"/>
        <w:ind w:firstLine="567"/>
        <w:rPr>
          <w:rFonts w:ascii="Arial" w:hAnsi="Arial" w:cs="Arial"/>
          <w:color w:val="000000" w:themeColor="text1"/>
        </w:rPr>
      </w:pPr>
    </w:p>
    <w:p w14:paraId="31045DCA" w14:textId="59641BA1" w:rsidR="009656F0" w:rsidRPr="00F00EDF" w:rsidRDefault="009656F0">
      <w:pPr>
        <w:spacing w:after="240" w:line="276" w:lineRule="auto"/>
        <w:ind w:firstLine="567"/>
        <w:rPr>
          <w:rFonts w:ascii="Arial" w:hAnsi="Arial" w:cs="Arial"/>
          <w:color w:val="000000" w:themeColor="text1"/>
        </w:rPr>
      </w:pPr>
    </w:p>
    <w:p w14:paraId="7084C86D" w14:textId="2177C5E5" w:rsidR="009656F0" w:rsidRPr="00F00EDF" w:rsidRDefault="009656F0">
      <w:pPr>
        <w:spacing w:after="240" w:line="276" w:lineRule="auto"/>
        <w:ind w:firstLine="567"/>
        <w:rPr>
          <w:rFonts w:ascii="Arial" w:hAnsi="Arial" w:cs="Arial"/>
          <w:color w:val="000000" w:themeColor="text1"/>
        </w:rPr>
      </w:pPr>
    </w:p>
    <w:p w14:paraId="0AEFB55E" w14:textId="77777777" w:rsidR="009656F0" w:rsidRPr="00F00EDF" w:rsidRDefault="009656F0">
      <w:pPr>
        <w:spacing w:after="240" w:line="276" w:lineRule="auto"/>
        <w:ind w:firstLine="567"/>
        <w:rPr>
          <w:rFonts w:ascii="Arial" w:hAnsi="Arial" w:cs="Arial"/>
          <w:color w:val="000000" w:themeColor="text1"/>
        </w:rPr>
      </w:pPr>
    </w:p>
    <w:p w14:paraId="42B4DC80" w14:textId="10AF37C0" w:rsidR="00D674DB" w:rsidRPr="00F00EDF" w:rsidRDefault="00D674DB">
      <w:pPr>
        <w:spacing w:after="240" w:line="276" w:lineRule="auto"/>
        <w:ind w:firstLine="567"/>
        <w:rPr>
          <w:rFonts w:ascii="Arial" w:hAnsi="Arial" w:cs="Arial"/>
          <w:color w:val="000000" w:themeColor="text1"/>
        </w:rPr>
      </w:pPr>
    </w:p>
    <w:p w14:paraId="2CFA877C" w14:textId="77777777" w:rsidR="00D674DB" w:rsidRPr="00F00EDF" w:rsidRDefault="00D674DB">
      <w:pPr>
        <w:spacing w:after="240" w:line="276" w:lineRule="auto"/>
        <w:ind w:firstLine="567"/>
        <w:rPr>
          <w:rFonts w:ascii="Arial" w:hAnsi="Arial" w:cs="Arial"/>
          <w:color w:val="000000" w:themeColor="text1"/>
        </w:rPr>
      </w:pPr>
    </w:p>
    <w:p w14:paraId="09E019D0" w14:textId="56A783F6" w:rsidR="00027BF3" w:rsidRPr="00F00EDF" w:rsidRDefault="00027BF3"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Pr="000B674F">
        <w:rPr>
          <w:rFonts w:ascii="Arial" w:hAnsi="Arial" w:cs="Arial"/>
          <w:b/>
          <w:sz w:val="22"/>
        </w:rPr>
        <w:fldChar w:fldCharType="begin"/>
      </w:r>
      <w:r w:rsidRPr="00F00EDF">
        <w:rPr>
          <w:rFonts w:ascii="Arial" w:hAnsi="Arial" w:cs="Arial"/>
          <w:b/>
          <w:sz w:val="22"/>
        </w:rPr>
        <w:instrText xml:space="preserve"> SEQ Таблица \* ARABIC </w:instrText>
      </w:r>
      <w:r w:rsidRPr="000B674F">
        <w:rPr>
          <w:rFonts w:ascii="Arial" w:hAnsi="Arial" w:cs="Arial"/>
          <w:b/>
          <w:sz w:val="22"/>
        </w:rPr>
        <w:fldChar w:fldCharType="separate"/>
      </w:r>
      <w:r w:rsidR="008176EC">
        <w:rPr>
          <w:rFonts w:ascii="Arial" w:hAnsi="Arial" w:cs="Arial"/>
          <w:b/>
          <w:noProof/>
          <w:sz w:val="22"/>
        </w:rPr>
        <w:t>6</w:t>
      </w:r>
      <w:r w:rsidRPr="000B674F">
        <w:rPr>
          <w:rFonts w:ascii="Arial" w:hAnsi="Arial" w:cs="Arial"/>
          <w:b/>
          <w:sz w:val="22"/>
        </w:rPr>
        <w:fldChar w:fldCharType="end"/>
      </w:r>
      <w:r w:rsidRPr="00F00EDF">
        <w:rPr>
          <w:rFonts w:ascii="Arial" w:hAnsi="Arial" w:cs="Arial"/>
          <w:b/>
          <w:sz w:val="22"/>
        </w:rPr>
        <w:t xml:space="preserve">. Описание бизнес-процесса ПП-07.05.03-ERP Формирование и потребление </w:t>
      </w:r>
      <w:r w:rsidR="008E0AA0" w:rsidRPr="00F00EDF">
        <w:rPr>
          <w:rFonts w:ascii="Arial" w:hAnsi="Arial" w:cs="Arial"/>
          <w:b/>
          <w:sz w:val="22"/>
        </w:rPr>
        <w:t>ОФ</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027BF3" w:rsidRPr="00F00EDF" w14:paraId="32392913" w14:textId="77777777" w:rsidTr="006A6500">
        <w:trPr>
          <w:cantSplit/>
          <w:trHeight w:val="396"/>
          <w:tblHeader/>
        </w:trPr>
        <w:tc>
          <w:tcPr>
            <w:tcW w:w="2962" w:type="dxa"/>
            <w:shd w:val="clear" w:color="auto" w:fill="FFC000"/>
          </w:tcPr>
          <w:p w14:paraId="754B05B8" w14:textId="77777777" w:rsidR="00027BF3" w:rsidRPr="00F00EDF" w:rsidRDefault="00027BF3" w:rsidP="00D82F33">
            <w:pPr>
              <w:rPr>
                <w:rFonts w:ascii="Arial" w:hAnsi="Arial" w:cs="Arial"/>
                <w:sz w:val="20"/>
                <w:szCs w:val="20"/>
              </w:rPr>
            </w:pPr>
            <w:r w:rsidRPr="00F00EDF">
              <w:rPr>
                <w:rFonts w:ascii="Arial" w:hAnsi="Arial" w:cs="Arial"/>
                <w:sz w:val="20"/>
                <w:szCs w:val="20"/>
              </w:rPr>
              <w:t>Код бизнес-процесса</w:t>
            </w:r>
          </w:p>
        </w:tc>
        <w:tc>
          <w:tcPr>
            <w:tcW w:w="7229" w:type="dxa"/>
            <w:vAlign w:val="bottom"/>
          </w:tcPr>
          <w:p w14:paraId="5A2756C8" w14:textId="77777777" w:rsidR="00027BF3" w:rsidRPr="00F00EDF" w:rsidRDefault="00027BF3" w:rsidP="000B674F">
            <w:pPr>
              <w:rPr>
                <w:rFonts w:ascii="Arial" w:hAnsi="Arial" w:cs="Arial"/>
                <w:color w:val="000000"/>
                <w:sz w:val="20"/>
                <w:szCs w:val="20"/>
              </w:rPr>
            </w:pPr>
            <w:r w:rsidRPr="00F00EDF">
              <w:rPr>
                <w:rFonts w:ascii="Arial" w:hAnsi="Arial" w:cs="Arial"/>
                <w:color w:val="000000"/>
                <w:sz w:val="20"/>
                <w:szCs w:val="20"/>
              </w:rPr>
              <w:t>ПП-07.05.03-ERP</w:t>
            </w:r>
          </w:p>
        </w:tc>
      </w:tr>
      <w:tr w:rsidR="00027BF3" w:rsidRPr="00F00EDF" w14:paraId="2CA18897" w14:textId="77777777" w:rsidTr="006A6500">
        <w:trPr>
          <w:cantSplit/>
          <w:trHeight w:val="290"/>
        </w:trPr>
        <w:tc>
          <w:tcPr>
            <w:tcW w:w="2962" w:type="dxa"/>
            <w:shd w:val="clear" w:color="auto" w:fill="FFC000"/>
          </w:tcPr>
          <w:p w14:paraId="55E97F63" w14:textId="77777777" w:rsidR="00027BF3" w:rsidRPr="00F00EDF" w:rsidRDefault="00027BF3" w:rsidP="00D82F33">
            <w:pPr>
              <w:rPr>
                <w:rFonts w:ascii="Arial" w:hAnsi="Arial" w:cs="Arial"/>
                <w:sz w:val="20"/>
                <w:szCs w:val="20"/>
              </w:rPr>
            </w:pPr>
            <w:r w:rsidRPr="00F00EDF">
              <w:rPr>
                <w:rFonts w:ascii="Arial" w:hAnsi="Arial" w:cs="Arial"/>
                <w:sz w:val="20"/>
                <w:szCs w:val="20"/>
              </w:rPr>
              <w:t>Цель бизнес-процесса</w:t>
            </w:r>
          </w:p>
        </w:tc>
        <w:tc>
          <w:tcPr>
            <w:tcW w:w="7229" w:type="dxa"/>
            <w:vAlign w:val="bottom"/>
          </w:tcPr>
          <w:p w14:paraId="79C8EFB9" w14:textId="64BFB189" w:rsidR="00027BF3" w:rsidRPr="00F00EDF" w:rsidRDefault="00027BF3" w:rsidP="000B674F">
            <w:pPr>
              <w:rPr>
                <w:rFonts w:ascii="Arial" w:hAnsi="Arial" w:cs="Arial"/>
                <w:color w:val="000000"/>
                <w:sz w:val="20"/>
                <w:szCs w:val="20"/>
              </w:rPr>
            </w:pPr>
            <w:r w:rsidRPr="00F00EDF">
              <w:rPr>
                <w:rFonts w:ascii="Arial" w:hAnsi="Arial" w:cs="Arial"/>
                <w:sz w:val="20"/>
                <w:szCs w:val="20"/>
              </w:rPr>
              <w:t xml:space="preserve">Бизнес-процесс предназначен для управления состоянием </w:t>
            </w:r>
            <w:r w:rsidR="008E0AA0" w:rsidRPr="00F00EDF">
              <w:rPr>
                <w:rFonts w:ascii="Arial" w:hAnsi="Arial" w:cs="Arial"/>
                <w:sz w:val="20"/>
                <w:szCs w:val="20"/>
              </w:rPr>
              <w:t>ОФ</w:t>
            </w:r>
            <w:r w:rsidRPr="00F00EDF">
              <w:rPr>
                <w:rFonts w:ascii="Arial" w:hAnsi="Arial" w:cs="Arial"/>
                <w:sz w:val="20"/>
                <w:szCs w:val="20"/>
              </w:rPr>
              <w:t xml:space="preserve"> узлов/агрегатов и учета их восстановления. </w:t>
            </w:r>
          </w:p>
        </w:tc>
      </w:tr>
      <w:tr w:rsidR="00027BF3" w:rsidRPr="00F00EDF" w14:paraId="695E074F" w14:textId="77777777" w:rsidTr="006A6500">
        <w:trPr>
          <w:cantSplit/>
          <w:trHeight w:val="290"/>
        </w:trPr>
        <w:tc>
          <w:tcPr>
            <w:tcW w:w="2962" w:type="dxa"/>
            <w:shd w:val="clear" w:color="auto" w:fill="FFC000"/>
          </w:tcPr>
          <w:p w14:paraId="4C01D069" w14:textId="77777777" w:rsidR="00027BF3" w:rsidRPr="00F00EDF" w:rsidRDefault="00027BF3" w:rsidP="00D82F33">
            <w:pPr>
              <w:rPr>
                <w:rFonts w:ascii="Arial" w:hAnsi="Arial" w:cs="Arial"/>
                <w:sz w:val="20"/>
                <w:szCs w:val="20"/>
              </w:rPr>
            </w:pPr>
            <w:r w:rsidRPr="00F00EDF">
              <w:rPr>
                <w:rFonts w:ascii="Arial" w:hAnsi="Arial" w:cs="Arial"/>
                <w:sz w:val="20"/>
                <w:szCs w:val="20"/>
              </w:rPr>
              <w:t>Периодичность</w:t>
            </w:r>
          </w:p>
        </w:tc>
        <w:tc>
          <w:tcPr>
            <w:tcW w:w="7229" w:type="dxa"/>
            <w:vAlign w:val="bottom"/>
          </w:tcPr>
          <w:p w14:paraId="7CA537E3" w14:textId="77777777" w:rsidR="00027BF3" w:rsidRPr="00F00EDF" w:rsidRDefault="00027BF3" w:rsidP="000B674F">
            <w:pPr>
              <w:rPr>
                <w:rFonts w:ascii="Arial" w:hAnsi="Arial" w:cs="Arial"/>
                <w:color w:val="000000"/>
                <w:sz w:val="20"/>
                <w:szCs w:val="20"/>
              </w:rPr>
            </w:pPr>
            <w:r w:rsidRPr="00F00EDF">
              <w:rPr>
                <w:rFonts w:ascii="Arial" w:hAnsi="Arial" w:cs="Arial"/>
                <w:sz w:val="20"/>
                <w:szCs w:val="20"/>
              </w:rPr>
              <w:t>По событиям</w:t>
            </w:r>
          </w:p>
        </w:tc>
      </w:tr>
      <w:tr w:rsidR="00027BF3" w:rsidRPr="00F00EDF" w14:paraId="74CC6D11" w14:textId="77777777" w:rsidTr="006A6500">
        <w:trPr>
          <w:cantSplit/>
          <w:trHeight w:val="293"/>
        </w:trPr>
        <w:tc>
          <w:tcPr>
            <w:tcW w:w="2962" w:type="dxa"/>
            <w:shd w:val="clear" w:color="auto" w:fill="FFC000"/>
          </w:tcPr>
          <w:p w14:paraId="574B47AD" w14:textId="77777777" w:rsidR="00027BF3" w:rsidRPr="00F00EDF" w:rsidRDefault="00027BF3" w:rsidP="00D82F33">
            <w:pPr>
              <w:rPr>
                <w:rFonts w:ascii="Arial" w:hAnsi="Arial" w:cs="Arial"/>
                <w:sz w:val="20"/>
                <w:szCs w:val="20"/>
              </w:rPr>
            </w:pPr>
            <w:r w:rsidRPr="00F00EDF">
              <w:rPr>
                <w:rFonts w:ascii="Arial" w:hAnsi="Arial" w:cs="Arial"/>
                <w:sz w:val="20"/>
                <w:szCs w:val="20"/>
              </w:rPr>
              <w:t>Предваряющие связанные процессы</w:t>
            </w:r>
          </w:p>
        </w:tc>
        <w:tc>
          <w:tcPr>
            <w:tcW w:w="7229" w:type="dxa"/>
            <w:vAlign w:val="bottom"/>
          </w:tcPr>
          <w:p w14:paraId="7E0999DA" w14:textId="77777777" w:rsidR="00027BF3" w:rsidRPr="00F00EDF" w:rsidRDefault="00027BF3" w:rsidP="000B674F">
            <w:pPr>
              <w:rPr>
                <w:rFonts w:ascii="Arial" w:hAnsi="Arial" w:cs="Arial"/>
                <w:sz w:val="20"/>
                <w:szCs w:val="20"/>
              </w:rPr>
            </w:pPr>
            <w:r w:rsidRPr="00F00EDF">
              <w:rPr>
                <w:rFonts w:ascii="Arial" w:hAnsi="Arial" w:cs="Arial"/>
                <w:sz w:val="20"/>
                <w:szCs w:val="20"/>
              </w:rPr>
              <w:t>ПП-07.02.03.01-ERP Годовое планирование воздействий на производственные активы</w:t>
            </w:r>
            <w:r w:rsidRPr="00F00EDF" w:rsidDel="00555112">
              <w:rPr>
                <w:rFonts w:ascii="Arial" w:hAnsi="Arial" w:cs="Arial"/>
                <w:sz w:val="20"/>
                <w:szCs w:val="20"/>
              </w:rPr>
              <w:t xml:space="preserve"> </w:t>
            </w:r>
          </w:p>
          <w:p w14:paraId="51603083" w14:textId="77777777" w:rsidR="00027BF3" w:rsidRPr="00F00EDF" w:rsidRDefault="00027BF3" w:rsidP="00632245">
            <w:pPr>
              <w:rPr>
                <w:rFonts w:ascii="Arial" w:hAnsi="Arial" w:cs="Arial"/>
                <w:sz w:val="20"/>
                <w:szCs w:val="20"/>
              </w:rPr>
            </w:pPr>
            <w:r w:rsidRPr="00F00EDF">
              <w:rPr>
                <w:rFonts w:ascii="Arial" w:hAnsi="Arial" w:cs="Arial"/>
                <w:sz w:val="20"/>
                <w:szCs w:val="20"/>
              </w:rPr>
              <w:t>ПП-07.05.02-ERP Формирование перечня МТР для отнесения к определенной категории запасов - РПМ, АТЗ, ЗИП</w:t>
            </w:r>
            <w:r w:rsidRPr="00F00EDF" w:rsidDel="00555112">
              <w:rPr>
                <w:rFonts w:ascii="Arial" w:hAnsi="Arial" w:cs="Arial"/>
                <w:sz w:val="20"/>
                <w:szCs w:val="20"/>
              </w:rPr>
              <w:t xml:space="preserve"> </w:t>
            </w:r>
          </w:p>
          <w:p w14:paraId="7231F637" w14:textId="77777777" w:rsidR="00027BF3" w:rsidRPr="00F00EDF" w:rsidRDefault="00027BF3" w:rsidP="00632245">
            <w:pPr>
              <w:rPr>
                <w:rFonts w:ascii="Arial" w:hAnsi="Arial" w:cs="Arial"/>
                <w:sz w:val="20"/>
                <w:szCs w:val="20"/>
              </w:rPr>
            </w:pPr>
            <w:r w:rsidRPr="00F00EDF">
              <w:rPr>
                <w:rFonts w:ascii="Arial" w:hAnsi="Arial" w:cs="Arial"/>
                <w:sz w:val="20"/>
                <w:szCs w:val="20"/>
              </w:rPr>
              <w:t>ПП-10.07.03.01-ERP Приемка и размещение МТР на складе</w:t>
            </w:r>
            <w:r w:rsidRPr="00F00EDF" w:rsidDel="00555112">
              <w:rPr>
                <w:rFonts w:ascii="Arial" w:hAnsi="Arial" w:cs="Arial"/>
                <w:sz w:val="20"/>
                <w:szCs w:val="20"/>
              </w:rPr>
              <w:t xml:space="preserve"> </w:t>
            </w:r>
          </w:p>
          <w:p w14:paraId="01BF9A04" w14:textId="77777777" w:rsidR="00027BF3" w:rsidRPr="00F00EDF" w:rsidRDefault="00027BF3" w:rsidP="00632245">
            <w:pPr>
              <w:rPr>
                <w:rFonts w:ascii="Arial" w:hAnsi="Arial" w:cs="Arial"/>
                <w:sz w:val="20"/>
                <w:szCs w:val="20"/>
              </w:rPr>
            </w:pPr>
            <w:r w:rsidRPr="00F00EDF">
              <w:rPr>
                <w:rFonts w:ascii="Arial" w:hAnsi="Arial" w:cs="Arial"/>
                <w:sz w:val="20"/>
                <w:szCs w:val="20"/>
              </w:rPr>
              <w:t>ПП-07.03.02-ERP Недельно-суточное планирование воздействий на производственные активы</w:t>
            </w:r>
            <w:r w:rsidRPr="00F00EDF" w:rsidDel="00555112">
              <w:rPr>
                <w:rFonts w:ascii="Arial" w:hAnsi="Arial" w:cs="Arial"/>
                <w:sz w:val="20"/>
                <w:szCs w:val="20"/>
              </w:rPr>
              <w:t xml:space="preserve"> </w:t>
            </w:r>
          </w:p>
          <w:p w14:paraId="1FB1A1B1" w14:textId="77777777" w:rsidR="00027BF3" w:rsidRPr="00F00EDF" w:rsidRDefault="00027BF3" w:rsidP="00632245">
            <w:pPr>
              <w:rPr>
                <w:rFonts w:ascii="Arial" w:hAnsi="Arial" w:cs="Arial"/>
                <w:sz w:val="20"/>
                <w:szCs w:val="20"/>
              </w:rPr>
            </w:pPr>
            <w:r w:rsidRPr="00F00EDF">
              <w:rPr>
                <w:rFonts w:ascii="Arial" w:hAnsi="Arial" w:cs="Arial"/>
                <w:sz w:val="20"/>
                <w:szCs w:val="20"/>
              </w:rPr>
              <w:t>ПП-07.03.01-ERP Оперативное (месячное) планирование воздействий на производственные активы</w:t>
            </w:r>
            <w:r w:rsidRPr="00F00EDF" w:rsidDel="00555112">
              <w:rPr>
                <w:rFonts w:ascii="Arial" w:hAnsi="Arial" w:cs="Arial"/>
                <w:sz w:val="20"/>
                <w:szCs w:val="20"/>
              </w:rPr>
              <w:t xml:space="preserve"> </w:t>
            </w:r>
          </w:p>
          <w:p w14:paraId="7C94D56B" w14:textId="77777777" w:rsidR="00027BF3" w:rsidRPr="00F00EDF" w:rsidRDefault="00027BF3" w:rsidP="00632245">
            <w:pPr>
              <w:rPr>
                <w:rFonts w:ascii="Arial" w:hAnsi="Arial" w:cs="Arial"/>
                <w:color w:val="000000"/>
                <w:sz w:val="20"/>
                <w:szCs w:val="20"/>
              </w:rPr>
            </w:pPr>
            <w:r w:rsidRPr="00F00EDF">
              <w:rPr>
                <w:rFonts w:ascii="Arial" w:hAnsi="Arial" w:cs="Arial"/>
                <w:sz w:val="20"/>
                <w:szCs w:val="20"/>
              </w:rPr>
              <w:t>ПП-07.03.03.01-ERP Выполнение и фактический учет воздействий</w:t>
            </w:r>
          </w:p>
        </w:tc>
      </w:tr>
      <w:tr w:rsidR="00027BF3" w:rsidRPr="00F00EDF" w14:paraId="16868D53" w14:textId="77777777" w:rsidTr="006A6500">
        <w:trPr>
          <w:cantSplit/>
          <w:trHeight w:val="293"/>
        </w:trPr>
        <w:tc>
          <w:tcPr>
            <w:tcW w:w="2962" w:type="dxa"/>
            <w:shd w:val="clear" w:color="auto" w:fill="FFC000"/>
          </w:tcPr>
          <w:p w14:paraId="61812779" w14:textId="77777777" w:rsidR="00027BF3" w:rsidRPr="00F00EDF" w:rsidRDefault="00027BF3" w:rsidP="00D82F33">
            <w:pPr>
              <w:rPr>
                <w:rFonts w:ascii="Arial" w:hAnsi="Arial" w:cs="Arial"/>
                <w:sz w:val="20"/>
                <w:szCs w:val="20"/>
              </w:rPr>
            </w:pPr>
            <w:r w:rsidRPr="00F00EDF">
              <w:rPr>
                <w:rFonts w:ascii="Arial" w:hAnsi="Arial" w:cs="Arial"/>
                <w:sz w:val="20"/>
                <w:szCs w:val="20"/>
              </w:rPr>
              <w:t>Последующие связанные процессы</w:t>
            </w:r>
          </w:p>
        </w:tc>
        <w:tc>
          <w:tcPr>
            <w:tcW w:w="7229" w:type="dxa"/>
            <w:vAlign w:val="bottom"/>
          </w:tcPr>
          <w:p w14:paraId="32D4485D" w14:textId="77777777" w:rsidR="00027BF3" w:rsidRPr="00F00EDF" w:rsidRDefault="00027BF3" w:rsidP="000B674F">
            <w:pPr>
              <w:rPr>
                <w:rFonts w:ascii="Arial" w:hAnsi="Arial" w:cs="Arial"/>
                <w:color w:val="000000"/>
                <w:sz w:val="20"/>
                <w:szCs w:val="20"/>
              </w:rPr>
            </w:pPr>
            <w:r w:rsidRPr="00F00EDF">
              <w:rPr>
                <w:rFonts w:ascii="Arial" w:hAnsi="Arial" w:cs="Arial"/>
                <w:color w:val="000000"/>
                <w:sz w:val="20"/>
                <w:szCs w:val="20"/>
              </w:rPr>
              <w:t>ПП-07.02.03.01-ERP Годовое планирование воздействий на производственные активы</w:t>
            </w:r>
          </w:p>
          <w:p w14:paraId="14E8F7D9"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ПП-07.04.02-ERP Регистрация технических параметров эксплуатации оборудования (измерения, наработка)</w:t>
            </w:r>
          </w:p>
          <w:p w14:paraId="4878EE10"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 xml:space="preserve">ПП-07.01.02.03-ERP Консервация/ </w:t>
            </w:r>
            <w:proofErr w:type="spellStart"/>
            <w:r w:rsidRPr="00F00EDF">
              <w:rPr>
                <w:rFonts w:ascii="Arial" w:hAnsi="Arial" w:cs="Arial"/>
                <w:color w:val="000000"/>
                <w:sz w:val="20"/>
                <w:szCs w:val="20"/>
              </w:rPr>
              <w:t>Расконсервация</w:t>
            </w:r>
            <w:proofErr w:type="spellEnd"/>
            <w:r w:rsidRPr="00F00EDF">
              <w:rPr>
                <w:rFonts w:ascii="Arial" w:hAnsi="Arial" w:cs="Arial"/>
                <w:color w:val="000000"/>
                <w:sz w:val="20"/>
                <w:szCs w:val="20"/>
              </w:rPr>
              <w:t xml:space="preserve"> ПА</w:t>
            </w:r>
            <w:r w:rsidRPr="00F00EDF" w:rsidDel="00555112">
              <w:rPr>
                <w:rFonts w:ascii="Arial" w:hAnsi="Arial" w:cs="Arial"/>
                <w:color w:val="000000"/>
                <w:sz w:val="20"/>
                <w:szCs w:val="20"/>
              </w:rPr>
              <w:t xml:space="preserve"> </w:t>
            </w:r>
          </w:p>
          <w:p w14:paraId="6251B86C"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ПП-07.01.02.04-ERP Вывод производственных активов из эксплуатации (списание ОС и утилизация)</w:t>
            </w:r>
          </w:p>
          <w:p w14:paraId="15DEC5F4"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ПП-10.07.03.01-ERP Приемка и размещение МТР на складе</w:t>
            </w:r>
            <w:r w:rsidRPr="00F00EDF" w:rsidDel="00555112">
              <w:rPr>
                <w:rFonts w:ascii="Arial" w:hAnsi="Arial" w:cs="Arial"/>
                <w:color w:val="000000"/>
                <w:sz w:val="20"/>
                <w:szCs w:val="20"/>
              </w:rPr>
              <w:t xml:space="preserve"> </w:t>
            </w:r>
          </w:p>
          <w:p w14:paraId="1E5CD784" w14:textId="149962B2"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ПП-07.03.02-ERP Недельно-суточное планирование воздействий на производственные активы</w:t>
            </w:r>
            <w:r w:rsidRPr="00F00EDF" w:rsidDel="00555112">
              <w:rPr>
                <w:rFonts w:ascii="Arial" w:hAnsi="Arial" w:cs="Arial"/>
                <w:color w:val="000000"/>
                <w:sz w:val="20"/>
                <w:szCs w:val="20"/>
              </w:rPr>
              <w:t xml:space="preserve"> </w:t>
            </w:r>
          </w:p>
          <w:p w14:paraId="5B6C1231" w14:textId="0DCD7D87" w:rsidR="007A2BAF" w:rsidRPr="00F00EDF" w:rsidRDefault="007A2BAF" w:rsidP="00632245">
            <w:pPr>
              <w:rPr>
                <w:rFonts w:ascii="Arial" w:hAnsi="Arial" w:cs="Arial"/>
                <w:color w:val="000000"/>
                <w:sz w:val="20"/>
                <w:szCs w:val="20"/>
              </w:rPr>
            </w:pPr>
            <w:r w:rsidRPr="00F00EDF">
              <w:rPr>
                <w:rFonts w:ascii="Arial" w:hAnsi="Arial" w:cs="Arial"/>
                <w:color w:val="000000"/>
                <w:sz w:val="20"/>
                <w:szCs w:val="20"/>
              </w:rPr>
              <w:t>ПП-12.07.01-</w:t>
            </w:r>
            <w:r w:rsidRPr="00F00EDF">
              <w:rPr>
                <w:rFonts w:ascii="Arial" w:hAnsi="Arial" w:cs="Arial"/>
                <w:color w:val="000000"/>
                <w:sz w:val="20"/>
                <w:szCs w:val="20"/>
                <w:lang w:val="en-US"/>
              </w:rPr>
              <w:t>ERP</w:t>
            </w:r>
            <w:r w:rsidRPr="00F00EDF">
              <w:rPr>
                <w:rFonts w:ascii="Arial" w:hAnsi="Arial" w:cs="Arial"/>
                <w:color w:val="000000"/>
                <w:sz w:val="20"/>
                <w:szCs w:val="20"/>
              </w:rPr>
              <w:t xml:space="preserve"> Управление данными НСИ</w:t>
            </w:r>
          </w:p>
          <w:p w14:paraId="7A82F8BC" w14:textId="47404AC2" w:rsidR="00300491" w:rsidRPr="00F00EDF" w:rsidRDefault="00300491" w:rsidP="00632245">
            <w:pPr>
              <w:rPr>
                <w:rFonts w:ascii="Arial" w:hAnsi="Arial" w:cs="Arial"/>
                <w:color w:val="000000"/>
                <w:sz w:val="20"/>
                <w:szCs w:val="20"/>
              </w:rPr>
            </w:pPr>
            <w:r w:rsidRPr="00F00EDF">
              <w:rPr>
                <w:rFonts w:ascii="Arial" w:hAnsi="Arial" w:cs="Arial"/>
                <w:color w:val="000000"/>
                <w:sz w:val="20"/>
                <w:szCs w:val="20"/>
              </w:rPr>
              <w:t xml:space="preserve">ПП-07.01.02.05-ERP Ведение НСИ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p w14:paraId="163E43EF" w14:textId="3D6C303A"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ПП-07.03.01-ERP Оперативное (месячное) планирование воздействий на производственные активы</w:t>
            </w:r>
            <w:r w:rsidRPr="00F00EDF" w:rsidDel="00555112">
              <w:rPr>
                <w:rFonts w:ascii="Arial" w:hAnsi="Arial" w:cs="Arial"/>
                <w:color w:val="000000"/>
                <w:sz w:val="20"/>
                <w:szCs w:val="20"/>
              </w:rPr>
              <w:t xml:space="preserve"> </w:t>
            </w:r>
          </w:p>
          <w:p w14:paraId="6DC0DBBF"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 xml:space="preserve">ПП-07.04.01-ERP Регистрация технического состояния оборудования (дефекты, простои, в </w:t>
            </w:r>
            <w:proofErr w:type="spellStart"/>
            <w:r w:rsidRPr="00F00EDF">
              <w:rPr>
                <w:rFonts w:ascii="Arial" w:hAnsi="Arial" w:cs="Arial"/>
                <w:color w:val="000000"/>
                <w:sz w:val="20"/>
                <w:szCs w:val="20"/>
              </w:rPr>
              <w:t>т.ч</w:t>
            </w:r>
            <w:proofErr w:type="spellEnd"/>
            <w:r w:rsidRPr="00F00EDF">
              <w:rPr>
                <w:rFonts w:ascii="Arial" w:hAnsi="Arial" w:cs="Arial"/>
                <w:color w:val="000000"/>
                <w:sz w:val="20"/>
                <w:szCs w:val="20"/>
              </w:rPr>
              <w:t>. внеплановые остановы)</w:t>
            </w:r>
          </w:p>
          <w:p w14:paraId="1ABB29DF" w14:textId="381C53CE"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ПП-03.02.01.01-ERP Создание и изменение карточки ВНА</w:t>
            </w:r>
            <w:r w:rsidRPr="00F00EDF" w:rsidDel="00555112">
              <w:rPr>
                <w:rFonts w:ascii="Arial" w:hAnsi="Arial" w:cs="Arial"/>
                <w:color w:val="000000"/>
                <w:sz w:val="20"/>
                <w:szCs w:val="20"/>
              </w:rPr>
              <w:t xml:space="preserve"> </w:t>
            </w:r>
          </w:p>
          <w:p w14:paraId="16AFA71F" w14:textId="0880DDAE" w:rsidR="00027BF3" w:rsidRPr="00F00EDF" w:rsidRDefault="00E971E8" w:rsidP="00632245">
            <w:pPr>
              <w:rPr>
                <w:rFonts w:ascii="Arial" w:hAnsi="Arial" w:cs="Arial"/>
                <w:color w:val="000000"/>
                <w:sz w:val="20"/>
                <w:szCs w:val="20"/>
              </w:rPr>
            </w:pPr>
            <w:r w:rsidRPr="00F00EDF">
              <w:rPr>
                <w:rFonts w:ascii="Arial" w:hAnsi="Arial" w:cs="Arial"/>
                <w:color w:val="000000"/>
                <w:sz w:val="20"/>
                <w:szCs w:val="20"/>
              </w:rPr>
              <w:lastRenderedPageBreak/>
              <w:t>ПП-07.02.03.04-</w:t>
            </w:r>
            <w:r w:rsidRPr="00F00EDF">
              <w:rPr>
                <w:rFonts w:ascii="Arial" w:hAnsi="Arial" w:cs="Arial"/>
                <w:color w:val="000000"/>
                <w:sz w:val="20"/>
                <w:szCs w:val="20"/>
                <w:lang w:val="en-US"/>
              </w:rPr>
              <w:t>ERP</w:t>
            </w:r>
            <w:r w:rsidRPr="00F00EDF">
              <w:rPr>
                <w:rFonts w:ascii="Arial" w:hAnsi="Arial" w:cs="Arial"/>
                <w:color w:val="000000"/>
                <w:sz w:val="20"/>
                <w:szCs w:val="20"/>
              </w:rPr>
              <w:t xml:space="preserve"> Планирование инвестиционных проектов </w:t>
            </w:r>
            <w:r w:rsidR="00A023C8" w:rsidRPr="00F00EDF">
              <w:rPr>
                <w:rFonts w:ascii="Arial" w:hAnsi="Arial" w:cs="Arial"/>
                <w:color w:val="000000"/>
                <w:sz w:val="20"/>
                <w:szCs w:val="20"/>
              </w:rPr>
              <w:t>ТОиР</w:t>
            </w:r>
          </w:p>
          <w:p w14:paraId="36949EFD" w14:textId="62DD3766" w:rsidR="00E02293" w:rsidRPr="00F00EDF" w:rsidRDefault="004E2532" w:rsidP="00632245">
            <w:pPr>
              <w:rPr>
                <w:rFonts w:ascii="Arial" w:hAnsi="Arial" w:cs="Arial"/>
                <w:color w:val="000000"/>
                <w:sz w:val="20"/>
                <w:szCs w:val="20"/>
              </w:rPr>
            </w:pPr>
            <w:r w:rsidRPr="00F00EDF">
              <w:rPr>
                <w:rFonts w:ascii="Arial" w:hAnsi="Arial" w:cs="Arial"/>
                <w:color w:val="000000"/>
                <w:sz w:val="20"/>
                <w:szCs w:val="20"/>
              </w:rPr>
              <w:t>ПП-10.08.01</w:t>
            </w:r>
            <w:r w:rsidR="00E02293" w:rsidRPr="00F00EDF">
              <w:rPr>
                <w:rFonts w:ascii="Arial" w:hAnsi="Arial" w:cs="Arial"/>
                <w:color w:val="000000"/>
                <w:sz w:val="20"/>
                <w:szCs w:val="20"/>
              </w:rPr>
              <w:t>.01-</w:t>
            </w:r>
            <w:r w:rsidR="00B613FB" w:rsidRPr="00F00EDF">
              <w:rPr>
                <w:rFonts w:ascii="Arial" w:hAnsi="Arial" w:cs="Arial"/>
                <w:color w:val="000000"/>
                <w:sz w:val="20"/>
                <w:szCs w:val="20"/>
              </w:rPr>
              <w:t>ERP Выбор</w:t>
            </w:r>
            <w:r w:rsidRPr="00F00EDF">
              <w:rPr>
                <w:rFonts w:ascii="Arial" w:hAnsi="Arial" w:cs="Arial"/>
                <w:color w:val="000000"/>
                <w:sz w:val="20"/>
                <w:szCs w:val="20"/>
              </w:rPr>
              <w:t xml:space="preserve"> покупателя </w:t>
            </w:r>
            <w:r w:rsidR="00E02293" w:rsidRPr="00F00EDF">
              <w:rPr>
                <w:rFonts w:ascii="Arial" w:hAnsi="Arial" w:cs="Arial"/>
                <w:color w:val="000000"/>
                <w:sz w:val="20"/>
                <w:szCs w:val="20"/>
              </w:rPr>
              <w:t xml:space="preserve"> </w:t>
            </w:r>
          </w:p>
          <w:p w14:paraId="194210AD" w14:textId="059C4B33" w:rsidR="00E02293" w:rsidRPr="00F00EDF" w:rsidRDefault="00E02293" w:rsidP="00632245">
            <w:pPr>
              <w:rPr>
                <w:rFonts w:ascii="Arial" w:hAnsi="Arial" w:cs="Arial"/>
                <w:color w:val="000000"/>
                <w:sz w:val="20"/>
                <w:szCs w:val="20"/>
              </w:rPr>
            </w:pPr>
          </w:p>
        </w:tc>
      </w:tr>
      <w:tr w:rsidR="00027BF3" w:rsidRPr="00F00EDF" w14:paraId="7F4DB354" w14:textId="77777777" w:rsidTr="006A6500">
        <w:trPr>
          <w:cantSplit/>
          <w:trHeight w:val="293"/>
        </w:trPr>
        <w:tc>
          <w:tcPr>
            <w:tcW w:w="2962" w:type="dxa"/>
            <w:shd w:val="clear" w:color="auto" w:fill="FFC000"/>
          </w:tcPr>
          <w:p w14:paraId="42E85FC6" w14:textId="77777777" w:rsidR="00027BF3" w:rsidRPr="00F00EDF" w:rsidRDefault="00027BF3" w:rsidP="00D82F33">
            <w:pPr>
              <w:rPr>
                <w:rFonts w:ascii="Arial" w:hAnsi="Arial" w:cs="Arial"/>
                <w:sz w:val="20"/>
                <w:szCs w:val="20"/>
              </w:rPr>
            </w:pPr>
            <w:r w:rsidRPr="00F00EDF">
              <w:rPr>
                <w:rFonts w:ascii="Arial" w:hAnsi="Arial" w:cs="Arial"/>
                <w:sz w:val="20"/>
                <w:szCs w:val="20"/>
              </w:rPr>
              <w:lastRenderedPageBreak/>
              <w:t>Входящие данные</w:t>
            </w:r>
          </w:p>
        </w:tc>
        <w:tc>
          <w:tcPr>
            <w:tcW w:w="7229" w:type="dxa"/>
            <w:vAlign w:val="bottom"/>
          </w:tcPr>
          <w:p w14:paraId="67AF18BA" w14:textId="77777777" w:rsidR="00027BF3" w:rsidRPr="00F00EDF" w:rsidRDefault="00027BF3" w:rsidP="000B674F">
            <w:pPr>
              <w:rPr>
                <w:rFonts w:ascii="Arial" w:hAnsi="Arial" w:cs="Arial"/>
                <w:color w:val="000000"/>
                <w:sz w:val="20"/>
                <w:szCs w:val="20"/>
              </w:rPr>
            </w:pPr>
            <w:r w:rsidRPr="00F00EDF">
              <w:rPr>
                <w:rFonts w:ascii="Arial" w:hAnsi="Arial" w:cs="Arial"/>
                <w:color w:val="000000"/>
                <w:sz w:val="20"/>
                <w:szCs w:val="20"/>
              </w:rPr>
              <w:t xml:space="preserve">Заказ ТОРО </w:t>
            </w:r>
          </w:p>
          <w:p w14:paraId="435483B1"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Сводный перечень МТР с категориями запасов</w:t>
            </w:r>
            <w:r w:rsidRPr="00F00EDF" w:rsidDel="00555112">
              <w:rPr>
                <w:rFonts w:ascii="Arial" w:hAnsi="Arial" w:cs="Arial"/>
                <w:color w:val="000000"/>
                <w:sz w:val="20"/>
                <w:szCs w:val="20"/>
              </w:rPr>
              <w:t xml:space="preserve"> </w:t>
            </w:r>
          </w:p>
          <w:p w14:paraId="1C4CFB43"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Документ материала</w:t>
            </w:r>
            <w:r w:rsidRPr="00F00EDF" w:rsidDel="00555112">
              <w:rPr>
                <w:rFonts w:ascii="Arial" w:hAnsi="Arial" w:cs="Arial"/>
                <w:color w:val="000000"/>
                <w:sz w:val="20"/>
                <w:szCs w:val="20"/>
              </w:rPr>
              <w:t xml:space="preserve"> </w:t>
            </w:r>
          </w:p>
          <w:p w14:paraId="29B4EC21"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Единица оборудования</w:t>
            </w:r>
          </w:p>
          <w:p w14:paraId="1CD36A75"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ОЗМ</w:t>
            </w:r>
            <w:r w:rsidRPr="00F00EDF" w:rsidDel="00555112">
              <w:rPr>
                <w:rFonts w:ascii="Arial" w:hAnsi="Arial" w:cs="Arial"/>
                <w:color w:val="000000"/>
                <w:sz w:val="20"/>
                <w:szCs w:val="20"/>
              </w:rPr>
              <w:t xml:space="preserve"> </w:t>
            </w:r>
          </w:p>
          <w:p w14:paraId="75A7D461"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Акт о выполненном монтаже/демонтаже</w:t>
            </w:r>
            <w:r w:rsidRPr="00F00EDF" w:rsidDel="00555112">
              <w:rPr>
                <w:rFonts w:ascii="Arial" w:hAnsi="Arial" w:cs="Arial"/>
                <w:color w:val="000000"/>
                <w:sz w:val="20"/>
                <w:szCs w:val="20"/>
              </w:rPr>
              <w:t xml:space="preserve"> </w:t>
            </w:r>
          </w:p>
          <w:p w14:paraId="428B9130"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Дефектная ведомость</w:t>
            </w:r>
          </w:p>
        </w:tc>
      </w:tr>
      <w:tr w:rsidR="00027BF3" w:rsidRPr="00F00EDF" w14:paraId="45EAB0C6" w14:textId="77777777" w:rsidTr="006A6500">
        <w:trPr>
          <w:cantSplit/>
          <w:trHeight w:val="293"/>
        </w:trPr>
        <w:tc>
          <w:tcPr>
            <w:tcW w:w="2962" w:type="dxa"/>
            <w:shd w:val="clear" w:color="auto" w:fill="FFC000"/>
          </w:tcPr>
          <w:p w14:paraId="62E59600" w14:textId="77777777" w:rsidR="00027BF3" w:rsidRPr="00F00EDF" w:rsidRDefault="00027BF3" w:rsidP="00D82F33">
            <w:pPr>
              <w:rPr>
                <w:rFonts w:ascii="Arial" w:hAnsi="Arial" w:cs="Arial"/>
                <w:sz w:val="20"/>
                <w:szCs w:val="20"/>
              </w:rPr>
            </w:pPr>
            <w:r w:rsidRPr="00F00EDF">
              <w:rPr>
                <w:rFonts w:ascii="Arial" w:hAnsi="Arial" w:cs="Arial"/>
                <w:sz w:val="20"/>
                <w:szCs w:val="20"/>
              </w:rPr>
              <w:t>Исходящие данные</w:t>
            </w:r>
          </w:p>
        </w:tc>
        <w:tc>
          <w:tcPr>
            <w:tcW w:w="7229" w:type="dxa"/>
            <w:vAlign w:val="bottom"/>
          </w:tcPr>
          <w:p w14:paraId="72D4CB4E" w14:textId="1F76A7AF" w:rsidR="00027BF3" w:rsidRPr="00F00EDF" w:rsidRDefault="00027BF3" w:rsidP="000B674F">
            <w:pPr>
              <w:rPr>
                <w:rFonts w:ascii="Arial" w:hAnsi="Arial" w:cs="Arial"/>
                <w:color w:val="000000"/>
                <w:sz w:val="20"/>
                <w:szCs w:val="20"/>
              </w:rPr>
            </w:pPr>
            <w:r w:rsidRPr="00F00EDF">
              <w:rPr>
                <w:rFonts w:ascii="Arial" w:hAnsi="Arial" w:cs="Arial"/>
                <w:color w:val="000000"/>
                <w:sz w:val="20"/>
                <w:szCs w:val="20"/>
              </w:rPr>
              <w:t xml:space="preserve">Отчет о состоянии </w:t>
            </w:r>
            <w:r w:rsidR="008E0AA0" w:rsidRPr="00F00EDF">
              <w:rPr>
                <w:rFonts w:ascii="Arial" w:hAnsi="Arial" w:cs="Arial"/>
                <w:color w:val="000000"/>
                <w:sz w:val="20"/>
                <w:szCs w:val="20"/>
              </w:rPr>
              <w:t>ОФ</w:t>
            </w:r>
            <w:r w:rsidRPr="00F00EDF" w:rsidDel="00555112">
              <w:rPr>
                <w:rFonts w:ascii="Arial" w:hAnsi="Arial" w:cs="Arial"/>
                <w:color w:val="000000"/>
                <w:sz w:val="20"/>
                <w:szCs w:val="20"/>
              </w:rPr>
              <w:t xml:space="preserve"> </w:t>
            </w:r>
            <w:r w:rsidRPr="00F00EDF">
              <w:rPr>
                <w:rFonts w:ascii="Arial" w:hAnsi="Arial" w:cs="Arial"/>
                <w:color w:val="000000"/>
                <w:sz w:val="20"/>
                <w:szCs w:val="20"/>
              </w:rPr>
              <w:t>Перечень объектов, подлежащих консервации</w:t>
            </w:r>
            <w:r w:rsidRPr="00F00EDF" w:rsidDel="00555112">
              <w:rPr>
                <w:rFonts w:ascii="Arial" w:hAnsi="Arial" w:cs="Arial"/>
                <w:color w:val="000000"/>
                <w:sz w:val="20"/>
                <w:szCs w:val="20"/>
              </w:rPr>
              <w:t xml:space="preserve"> </w:t>
            </w:r>
          </w:p>
          <w:p w14:paraId="688872E8"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Расчет-обоснование стоимости восстановления</w:t>
            </w:r>
            <w:r w:rsidRPr="00F00EDF" w:rsidDel="00555112">
              <w:rPr>
                <w:rFonts w:ascii="Arial" w:hAnsi="Arial" w:cs="Arial"/>
                <w:color w:val="000000"/>
                <w:sz w:val="20"/>
                <w:szCs w:val="20"/>
              </w:rPr>
              <w:t xml:space="preserve"> </w:t>
            </w:r>
          </w:p>
          <w:p w14:paraId="55AD2CFC"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Перечень объектов, подлежащих списанию</w:t>
            </w:r>
            <w:r w:rsidRPr="00F00EDF" w:rsidDel="00555112">
              <w:rPr>
                <w:rFonts w:ascii="Arial" w:hAnsi="Arial" w:cs="Arial"/>
                <w:color w:val="000000"/>
                <w:sz w:val="20"/>
                <w:szCs w:val="20"/>
              </w:rPr>
              <w:t xml:space="preserve"> </w:t>
            </w:r>
          </w:p>
          <w:p w14:paraId="7323526B"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ОЗМ</w:t>
            </w:r>
            <w:r w:rsidRPr="00F00EDF" w:rsidDel="00555112">
              <w:rPr>
                <w:rFonts w:ascii="Arial" w:hAnsi="Arial" w:cs="Arial"/>
                <w:color w:val="000000"/>
                <w:sz w:val="20"/>
                <w:szCs w:val="20"/>
              </w:rPr>
              <w:t xml:space="preserve"> </w:t>
            </w:r>
          </w:p>
          <w:p w14:paraId="2D1DC00B"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Документ материала</w:t>
            </w:r>
            <w:r w:rsidRPr="00F00EDF" w:rsidDel="00555112">
              <w:rPr>
                <w:rFonts w:ascii="Arial" w:hAnsi="Arial" w:cs="Arial"/>
                <w:color w:val="000000"/>
                <w:sz w:val="20"/>
                <w:szCs w:val="20"/>
              </w:rPr>
              <w:t xml:space="preserve"> </w:t>
            </w:r>
          </w:p>
          <w:p w14:paraId="695D327F"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Список позиций Планов ТОРО</w:t>
            </w:r>
            <w:r w:rsidRPr="00F00EDF" w:rsidDel="00555112">
              <w:rPr>
                <w:rFonts w:ascii="Arial" w:hAnsi="Arial" w:cs="Arial"/>
                <w:color w:val="000000"/>
                <w:sz w:val="20"/>
                <w:szCs w:val="20"/>
              </w:rPr>
              <w:t xml:space="preserve"> </w:t>
            </w:r>
          </w:p>
          <w:p w14:paraId="1930E6B1" w14:textId="77777777" w:rsidR="00027BF3" w:rsidRPr="00F00EDF" w:rsidRDefault="00027BF3" w:rsidP="00632245">
            <w:pPr>
              <w:rPr>
                <w:rFonts w:ascii="Arial" w:hAnsi="Arial" w:cs="Arial"/>
                <w:color w:val="000000"/>
                <w:sz w:val="20"/>
                <w:szCs w:val="20"/>
              </w:rPr>
            </w:pPr>
            <w:r w:rsidRPr="00F00EDF">
              <w:rPr>
                <w:rFonts w:ascii="Arial" w:hAnsi="Arial" w:cs="Arial"/>
                <w:color w:val="000000"/>
                <w:sz w:val="20"/>
                <w:szCs w:val="20"/>
              </w:rPr>
              <w:t>Пакет документов по созданию ВНА</w:t>
            </w:r>
          </w:p>
          <w:p w14:paraId="040EC6BB" w14:textId="2A2D3834" w:rsidR="00027BF3" w:rsidRPr="00F00EDF" w:rsidRDefault="00E971E8" w:rsidP="00632245">
            <w:pPr>
              <w:rPr>
                <w:rFonts w:ascii="Arial" w:hAnsi="Arial" w:cs="Arial"/>
                <w:color w:val="000000"/>
                <w:sz w:val="20"/>
                <w:szCs w:val="20"/>
              </w:rPr>
            </w:pPr>
            <w:r w:rsidRPr="00F00EDF">
              <w:rPr>
                <w:rFonts w:ascii="Arial" w:hAnsi="Arial" w:cs="Arial"/>
                <w:color w:val="000000"/>
                <w:sz w:val="20"/>
                <w:szCs w:val="20"/>
              </w:rPr>
              <w:t>Заявка на закупку оборудования ОФ</w:t>
            </w:r>
          </w:p>
        </w:tc>
      </w:tr>
    </w:tbl>
    <w:p w14:paraId="54B7702B" w14:textId="77777777" w:rsidR="00026C23" w:rsidRPr="00F00EDF" w:rsidRDefault="00026C23">
      <w:pPr>
        <w:suppressAutoHyphens/>
        <w:spacing w:before="240" w:after="240"/>
        <w:rPr>
          <w:rFonts w:ascii="Arial" w:hAnsi="Arial" w:cs="Arial"/>
        </w:rPr>
      </w:pPr>
      <w:r w:rsidRPr="00F00EDF">
        <w:rPr>
          <w:rFonts w:ascii="Arial" w:hAnsi="Arial" w:cs="Arial"/>
        </w:rPr>
        <w:t xml:space="preserve">Расположение схемы бизнес-процесса в программе </w:t>
      </w:r>
      <w:r w:rsidRPr="00F00EDF">
        <w:rPr>
          <w:rFonts w:ascii="Arial" w:hAnsi="Arial" w:cs="Arial"/>
          <w:lang w:val="en-US"/>
        </w:rPr>
        <w:t>ARIS</w:t>
      </w:r>
      <w:r w:rsidRPr="00F00EDF">
        <w:rPr>
          <w:rFonts w:ascii="Arial" w:hAnsi="Arial" w:cs="Arial"/>
        </w:rPr>
        <w:t>:</w:t>
      </w:r>
    </w:p>
    <w:p w14:paraId="1C571709" w14:textId="52C51096" w:rsidR="00026C23" w:rsidRPr="00F00EDF" w:rsidRDefault="00026C23">
      <w:pPr>
        <w:suppressAutoHyphens/>
        <w:spacing w:after="120"/>
        <w:rPr>
          <w:rFonts w:ascii="Arial" w:eastAsia="Calibri" w:hAnsi="Arial" w:cs="Arial"/>
          <w:color w:val="808080" w:themeColor="background1" w:themeShade="80"/>
        </w:rPr>
      </w:pPr>
      <w:r w:rsidRPr="00F00EDF">
        <w:rPr>
          <w:rFonts w:ascii="Arial" w:eastAsia="Calibri" w:hAnsi="Arial" w:cs="Arial"/>
        </w:rPr>
        <w:t xml:space="preserve">ПОЛЮС/Главная папка/4. В разработке/ERP/ПП-07 Управление производственными активами/ПП-07.05 Ресурсное обеспечение </w:t>
      </w:r>
      <w:r w:rsidR="00A023C8" w:rsidRPr="00F00EDF">
        <w:rPr>
          <w:rFonts w:ascii="Arial" w:eastAsia="Calibri" w:hAnsi="Arial" w:cs="Arial"/>
        </w:rPr>
        <w:t>ТОиР</w:t>
      </w:r>
      <w:r w:rsidRPr="00F00EDF">
        <w:rPr>
          <w:rFonts w:ascii="Arial" w:eastAsia="Calibri" w:hAnsi="Arial" w:cs="Arial"/>
        </w:rPr>
        <w:t>/ПП-07.05.03-</w:t>
      </w:r>
      <w:r w:rsidRPr="00F00EDF">
        <w:rPr>
          <w:rFonts w:ascii="Arial" w:eastAsia="Calibri" w:hAnsi="Arial" w:cs="Arial"/>
          <w:lang w:val="en-US"/>
        </w:rPr>
        <w:t>ERP</w:t>
      </w:r>
      <w:r w:rsidRPr="00F00EDF">
        <w:rPr>
          <w:rFonts w:ascii="Arial" w:eastAsia="Calibri" w:hAnsi="Arial" w:cs="Arial"/>
        </w:rPr>
        <w:t xml:space="preserve"> Формирование и потребление </w:t>
      </w:r>
      <w:r w:rsidR="008E0AA0" w:rsidRPr="00F00EDF">
        <w:rPr>
          <w:rFonts w:ascii="Arial" w:eastAsia="Calibri" w:hAnsi="Arial" w:cs="Arial"/>
        </w:rPr>
        <w:t>ОФ</w:t>
      </w:r>
    </w:p>
    <w:p w14:paraId="1BFAC295" w14:textId="77777777" w:rsidR="00114F0B" w:rsidRPr="00F00EDF" w:rsidRDefault="00114F0B">
      <w:pPr>
        <w:pStyle w:val="31"/>
        <w:keepLines/>
        <w:numPr>
          <w:ilvl w:val="2"/>
          <w:numId w:val="8"/>
        </w:numPr>
        <w:spacing w:before="160" w:after="120" w:line="276" w:lineRule="auto"/>
        <w:rPr>
          <w:rFonts w:eastAsiaTheme="majorEastAsia" w:cstheme="majorBidi"/>
          <w:caps w:val="0"/>
          <w:sz w:val="24"/>
          <w:szCs w:val="24"/>
        </w:rPr>
      </w:pPr>
      <w:bookmarkStart w:id="572" w:name="_Toc68543332"/>
      <w:r w:rsidRPr="00F00EDF">
        <w:rPr>
          <w:rFonts w:eastAsiaTheme="majorEastAsia" w:cstheme="majorBidi"/>
          <w:caps w:val="0"/>
          <w:sz w:val="24"/>
          <w:szCs w:val="24"/>
        </w:rPr>
        <w:t>Описание бизнес-процесса «ПП-07.05.01-ERP Производство деталей и изделий собственными силами»</w:t>
      </w:r>
      <w:bookmarkEnd w:id="572"/>
    </w:p>
    <w:p w14:paraId="0410068E" w14:textId="1BD58CAA" w:rsidR="007F4A8D" w:rsidRPr="00632245" w:rsidRDefault="007F4A8D">
      <w:pPr>
        <w:spacing w:after="240" w:line="276" w:lineRule="auto"/>
        <w:ind w:firstLine="567"/>
        <w:rPr>
          <w:rFonts w:eastAsiaTheme="majorEastAsia"/>
        </w:rPr>
      </w:pPr>
      <w:bookmarkStart w:id="573" w:name="_Toc520999362"/>
      <w:r w:rsidRPr="00632245">
        <w:rPr>
          <w:rFonts w:ascii="Arial" w:hAnsi="Arial" w:cs="Arial"/>
        </w:rPr>
        <w:t>Основной целью бизнес-процесса является возможность производства деталей и изделий собственными силами, при возникновении плановых, внеплановых и срочных потребностей от подразделений-заявителей (в том числе оперативное создание производственных заказов, при срыве сроков поставки запасных частей), возможность отражения фактических данных по производимой продукции в системе SAP S/4 (списания нормируемых покупных МТР, учёт количества произведенных деталей и изделий собственными силами с целью получения фактической себестоимости продукции).</w:t>
      </w:r>
    </w:p>
    <w:p w14:paraId="6307B270" w14:textId="070ED088" w:rsidR="00C131C9" w:rsidRDefault="007F4A8D">
      <w:pPr>
        <w:spacing w:after="240" w:line="276" w:lineRule="auto"/>
        <w:ind w:firstLine="567"/>
        <w:rPr>
          <w:ins w:id="574" w:author="Дмитрий Ковтун" w:date="2021-03-09T16:43:00Z"/>
          <w:rFonts w:ascii="Arial" w:hAnsi="Arial" w:cs="Arial"/>
        </w:rPr>
      </w:pPr>
      <w:r w:rsidRPr="00632245">
        <w:rPr>
          <w:rFonts w:ascii="Arial" w:hAnsi="Arial" w:cs="Arial"/>
        </w:rPr>
        <w:t>Бизнес-процесс производства деталей и изделий собственными силами начинается с</w:t>
      </w:r>
      <w:ins w:id="575" w:author="Дмитрий Ковтун" w:date="2021-03-09T16:43:00Z">
        <w:r w:rsidR="00C131C9">
          <w:rPr>
            <w:rFonts w:ascii="Arial" w:hAnsi="Arial" w:cs="Arial"/>
          </w:rPr>
          <w:t>о следующих мероприятий:</w:t>
        </w:r>
      </w:ins>
    </w:p>
    <w:p w14:paraId="4D7988D4" w14:textId="4B144FBF" w:rsidR="0096072E" w:rsidRDefault="0096072E">
      <w:pPr>
        <w:pStyle w:val="afa"/>
        <w:numPr>
          <w:ilvl w:val="0"/>
          <w:numId w:val="58"/>
        </w:numPr>
        <w:spacing w:after="240" w:line="276" w:lineRule="auto"/>
        <w:ind w:left="851"/>
        <w:rPr>
          <w:ins w:id="576" w:author="Дмитрий Ковтун" w:date="2021-03-09T16:58:00Z"/>
          <w:rFonts w:ascii="Arial" w:hAnsi="Arial" w:cs="Arial"/>
        </w:rPr>
        <w:pPrChange w:id="577" w:author="Дмитрий Ковтун" w:date="2021-03-09T16:45:00Z">
          <w:pPr>
            <w:spacing w:after="240" w:line="276" w:lineRule="auto"/>
            <w:ind w:firstLine="567"/>
          </w:pPr>
        </w:pPrChange>
      </w:pPr>
      <w:ins w:id="578" w:author="Дмитрий Ковтун" w:date="2021-03-09T16:57:00Z">
        <w:r>
          <w:rPr>
            <w:rFonts w:ascii="Arial" w:hAnsi="Arial" w:cs="Arial"/>
          </w:rPr>
          <w:t>Ответственный сотрудник с ролью «</w:t>
        </w:r>
      </w:ins>
      <w:ins w:id="579" w:author="Дмитрий Ковтун" w:date="2021-03-09T16:44:00Z">
        <w:r w:rsidR="00C131C9" w:rsidRPr="0096072E">
          <w:rPr>
            <w:rFonts w:ascii="Arial" w:hAnsi="Arial" w:cs="Arial"/>
          </w:rPr>
          <w:t>Плановик ЦРММ</w:t>
        </w:r>
      </w:ins>
      <w:ins w:id="580" w:author="Дмитрий Ковтун" w:date="2021-03-09T17:23:00Z">
        <w:r w:rsidR="0060464A">
          <w:rPr>
            <w:rFonts w:ascii="Arial" w:hAnsi="Arial" w:cs="Arial"/>
          </w:rPr>
          <w:t xml:space="preserve"> УО</w:t>
        </w:r>
      </w:ins>
      <w:ins w:id="581" w:author="Дмитрий Ковтун" w:date="2021-03-09T16:58:00Z">
        <w:r>
          <w:rPr>
            <w:rFonts w:ascii="Arial" w:hAnsi="Arial" w:cs="Arial"/>
          </w:rPr>
          <w:t>»</w:t>
        </w:r>
      </w:ins>
      <w:ins w:id="582" w:author="Дмитрий Ковтун" w:date="2021-03-09T16:44:00Z">
        <w:r w:rsidR="00C131C9" w:rsidRPr="0096072E">
          <w:rPr>
            <w:rFonts w:ascii="Arial" w:hAnsi="Arial" w:cs="Arial"/>
          </w:rPr>
          <w:t xml:space="preserve"> анализирует фактический расход МТР прошлых периодов и на основе экспертной оценки прогнозирует потребление в покупных МТР</w:t>
        </w:r>
      </w:ins>
      <w:ins w:id="583" w:author="Дмитрий Ковтун" w:date="2021-03-09T16:53:00Z">
        <w:r w:rsidRPr="0096072E">
          <w:rPr>
            <w:rFonts w:ascii="Arial" w:hAnsi="Arial" w:cs="Arial"/>
          </w:rPr>
          <w:t>, необходимых для производства в рамках годового планирования</w:t>
        </w:r>
      </w:ins>
      <w:ins w:id="584" w:author="Дмитрий Ковтун" w:date="2021-03-09T16:44:00Z">
        <w:r w:rsidR="00C131C9" w:rsidRPr="0096072E">
          <w:rPr>
            <w:rFonts w:ascii="Arial" w:hAnsi="Arial" w:cs="Arial"/>
          </w:rPr>
          <w:t xml:space="preserve">. </w:t>
        </w:r>
      </w:ins>
    </w:p>
    <w:p w14:paraId="787A07F3" w14:textId="32224912" w:rsidR="00AA1952" w:rsidRDefault="00C131C9">
      <w:pPr>
        <w:spacing w:after="240" w:line="276" w:lineRule="auto"/>
        <w:ind w:firstLine="567"/>
        <w:rPr>
          <w:ins w:id="585" w:author="Дмитрий Ковтун" w:date="2021-03-09T17:03:00Z"/>
          <w:rFonts w:ascii="Arial" w:hAnsi="Arial" w:cs="Arial"/>
        </w:rPr>
      </w:pPr>
      <w:ins w:id="586" w:author="Дмитрий Ковтун" w:date="2021-03-09T16:44:00Z">
        <w:r w:rsidRPr="0096072E">
          <w:rPr>
            <w:rFonts w:ascii="Arial" w:hAnsi="Arial" w:cs="Arial"/>
          </w:rPr>
          <w:t>Общий объем потребности по номенклатуре и количеству в разрезе месяца регистрируется в системе SAP S/4 путем создания</w:t>
        </w:r>
      </w:ins>
      <w:ins w:id="587" w:author="Дмитрий Ковтун" w:date="2021-03-09T17:03:00Z">
        <w:r w:rsidR="00AA1952">
          <w:rPr>
            <w:rFonts w:ascii="Arial" w:hAnsi="Arial" w:cs="Arial"/>
          </w:rPr>
          <w:t>:</w:t>
        </w:r>
      </w:ins>
    </w:p>
    <w:p w14:paraId="22AD35BD" w14:textId="3977F59E" w:rsidR="00C131C9" w:rsidRDefault="00AA1952">
      <w:pPr>
        <w:pStyle w:val="afa"/>
        <w:numPr>
          <w:ilvl w:val="0"/>
          <w:numId w:val="59"/>
        </w:numPr>
        <w:spacing w:after="240" w:line="276" w:lineRule="auto"/>
        <w:rPr>
          <w:ins w:id="588" w:author="Дмитрий Ковтун" w:date="2021-03-09T17:04:00Z"/>
          <w:rFonts w:ascii="Arial" w:hAnsi="Arial" w:cs="Arial"/>
        </w:rPr>
        <w:pPrChange w:id="589" w:author="Дмитрий Ковтун" w:date="2021-03-09T17:03:00Z">
          <w:pPr>
            <w:spacing w:after="240" w:line="276" w:lineRule="auto"/>
            <w:ind w:firstLine="567"/>
          </w:pPr>
        </w:pPrChange>
      </w:pPr>
      <w:ins w:id="590" w:author="Дмитрий Ковтун" w:date="2021-03-09T17:03:00Z">
        <w:r w:rsidRPr="004F1987">
          <w:rPr>
            <w:rFonts w:ascii="Arial" w:hAnsi="Arial" w:cs="Arial"/>
          </w:rPr>
          <w:t>заказа</w:t>
        </w:r>
        <w:r w:rsidRPr="00AA1952">
          <w:rPr>
            <w:rFonts w:ascii="Arial" w:hAnsi="Arial" w:cs="Arial"/>
          </w:rPr>
          <w:t xml:space="preserve"> </w:t>
        </w:r>
      </w:ins>
      <w:ins w:id="591" w:author="Дмитрий Ковтун" w:date="2021-03-09T16:44:00Z">
        <w:r w:rsidR="00C131C9" w:rsidRPr="00AA1952">
          <w:rPr>
            <w:rFonts w:ascii="Arial" w:hAnsi="Arial" w:cs="Arial"/>
          </w:rPr>
          <w:t xml:space="preserve">ТОРО </w:t>
        </w:r>
      </w:ins>
      <w:ins w:id="592" w:author="Дмитрий Ковтун" w:date="2021-03-09T16:59:00Z">
        <w:r w:rsidR="0096072E" w:rsidRPr="00AA1952">
          <w:rPr>
            <w:rFonts w:ascii="Arial" w:hAnsi="Arial" w:cs="Arial"/>
            <w:rPrChange w:id="593" w:author="Дмитрий Ковтун" w:date="2021-03-09T17:03:00Z">
              <w:rPr/>
            </w:rPrChange>
          </w:rPr>
          <w:t xml:space="preserve">вида </w:t>
        </w:r>
      </w:ins>
      <w:ins w:id="594" w:author="Дмитрий Ковтун" w:date="2021-03-09T17:00:00Z">
        <w:r w:rsidR="0096072E" w:rsidRPr="00AA1952">
          <w:rPr>
            <w:rFonts w:ascii="Arial" w:hAnsi="Arial" w:cs="Arial"/>
            <w:rPrChange w:id="595" w:author="Дмитрий Ковтун" w:date="2021-03-09T17:03:00Z">
              <w:rPr/>
            </w:rPrChange>
          </w:rPr>
          <w:t>«</w:t>
        </w:r>
        <w:r w:rsidR="0096072E" w:rsidRPr="00AA1952">
          <w:rPr>
            <w:rFonts w:ascii="Arial" w:hAnsi="Arial" w:cs="Arial"/>
            <w:lang w:val="en-US"/>
            <w:rPrChange w:id="596" w:author="Дмитрий Ковтун" w:date="2021-03-09T17:03:00Z">
              <w:rPr>
                <w:lang w:val="en-US"/>
              </w:rPr>
            </w:rPrChange>
          </w:rPr>
          <w:t>ACR</w:t>
        </w:r>
        <w:r w:rsidR="0096072E" w:rsidRPr="00AA1952">
          <w:rPr>
            <w:rFonts w:ascii="Arial" w:hAnsi="Arial" w:cs="Arial"/>
            <w:rPrChange w:id="597" w:author="Дмитрий Ковтун" w:date="2021-03-09T17:03:00Z">
              <w:rPr>
                <w:rFonts w:ascii="Arial" w:hAnsi="Arial" w:cs="Arial"/>
                <w:lang w:val="en-US"/>
              </w:rPr>
            </w:rPrChange>
          </w:rPr>
          <w:t xml:space="preserve">1 - </w:t>
        </w:r>
        <w:r w:rsidR="0096072E" w:rsidRPr="00AA1952">
          <w:rPr>
            <w:rFonts w:ascii="Arial" w:hAnsi="Arial" w:cs="Arial"/>
            <w:rPrChange w:id="598" w:author="Дмитрий Ковтун" w:date="2021-03-09T17:03:00Z">
              <w:rPr/>
            </w:rPrChange>
          </w:rPr>
          <w:t>Технический заказ ТОРО для ЦРММ»</w:t>
        </w:r>
      </w:ins>
      <w:ins w:id="599" w:author="Дмитрий Ковтун" w:date="2021-03-09T17:03:00Z">
        <w:r>
          <w:rPr>
            <w:rFonts w:ascii="Arial" w:hAnsi="Arial" w:cs="Arial"/>
          </w:rPr>
          <w:t xml:space="preserve"> для планирования потребностей покупных </w:t>
        </w:r>
      </w:ins>
      <w:ins w:id="600" w:author="Дмитрий Ковтун" w:date="2021-03-09T17:04:00Z">
        <w:r>
          <w:rPr>
            <w:rFonts w:ascii="Arial" w:hAnsi="Arial" w:cs="Arial"/>
          </w:rPr>
          <w:t>МТР для производства силами ЦРММ;</w:t>
        </w:r>
      </w:ins>
    </w:p>
    <w:p w14:paraId="4A10CDB5" w14:textId="53422AF9" w:rsidR="00AA1952" w:rsidRPr="00AA1952" w:rsidRDefault="00AA1952">
      <w:pPr>
        <w:pStyle w:val="afa"/>
        <w:numPr>
          <w:ilvl w:val="0"/>
          <w:numId w:val="59"/>
        </w:numPr>
        <w:spacing w:after="240" w:line="276" w:lineRule="auto"/>
        <w:rPr>
          <w:ins w:id="601" w:author="Дмитрий Ковтун" w:date="2021-03-09T16:43:00Z"/>
          <w:rFonts w:ascii="Arial" w:hAnsi="Arial" w:cs="Arial"/>
        </w:rPr>
        <w:pPrChange w:id="602" w:author="Дмитрий Ковтун" w:date="2021-03-09T17:03:00Z">
          <w:pPr>
            <w:spacing w:after="240" w:line="276" w:lineRule="auto"/>
            <w:ind w:firstLine="567"/>
          </w:pPr>
        </w:pPrChange>
      </w:pPr>
      <w:ins w:id="603" w:author="Дмитрий Ковтун" w:date="2021-03-09T17:04:00Z">
        <w:r>
          <w:rPr>
            <w:rFonts w:ascii="Arial" w:hAnsi="Arial" w:cs="Arial"/>
          </w:rPr>
          <w:lastRenderedPageBreak/>
          <w:t xml:space="preserve">заявок </w:t>
        </w:r>
      </w:ins>
      <w:ins w:id="604" w:author="Дмитрий Ковтун" w:date="2021-03-09T17:06:00Z">
        <w:r>
          <w:rPr>
            <w:rFonts w:ascii="Arial" w:hAnsi="Arial" w:cs="Arial"/>
          </w:rPr>
          <w:t>МТО</w:t>
        </w:r>
      </w:ins>
      <w:ins w:id="605" w:author="Дмитрий Ковтун" w:date="2021-03-09T17:04:00Z">
        <w:r>
          <w:rPr>
            <w:rFonts w:ascii="Arial" w:hAnsi="Arial" w:cs="Arial"/>
          </w:rPr>
          <w:t xml:space="preserve"> вида «</w:t>
        </w:r>
        <w:r>
          <w:rPr>
            <w:rFonts w:ascii="Arial" w:hAnsi="Arial" w:cs="Arial"/>
            <w:lang w:val="en-US"/>
          </w:rPr>
          <w:t>ZOD</w:t>
        </w:r>
      </w:ins>
      <w:ins w:id="606" w:author="Дмитрий Ковтун" w:date="2021-03-09T17:05:00Z">
        <w:r w:rsidRPr="00AA1952">
          <w:rPr>
            <w:rFonts w:ascii="Arial" w:hAnsi="Arial" w:cs="Arial"/>
            <w:rPrChange w:id="607" w:author="Дмитрий Ковтун" w:date="2021-03-09T17:06:00Z">
              <w:rPr>
                <w:rFonts w:ascii="Arial" w:hAnsi="Arial" w:cs="Arial"/>
                <w:lang w:val="en-US"/>
              </w:rPr>
            </w:rPrChange>
          </w:rPr>
          <w:t xml:space="preserve"> - Заявка на списание</w:t>
        </w:r>
      </w:ins>
      <w:ins w:id="608" w:author="Дмитрий Ковтун" w:date="2021-03-09T17:04:00Z">
        <w:r>
          <w:rPr>
            <w:rFonts w:ascii="Arial" w:hAnsi="Arial" w:cs="Arial"/>
          </w:rPr>
          <w:t>»</w:t>
        </w:r>
      </w:ins>
      <w:ins w:id="609" w:author="Дмитрий Ковтун" w:date="2021-03-09T17:06:00Z">
        <w:r>
          <w:rPr>
            <w:rFonts w:ascii="Arial" w:hAnsi="Arial" w:cs="Arial"/>
          </w:rPr>
          <w:t xml:space="preserve"> для планирования потребностей покупных МТР для производства силами РСЦ (прочие потребности</w:t>
        </w:r>
      </w:ins>
      <w:ins w:id="610" w:author="Дмитрий Ковтун" w:date="2021-03-09T17:07:00Z">
        <w:r>
          <w:rPr>
            <w:rFonts w:ascii="Arial" w:hAnsi="Arial" w:cs="Arial"/>
          </w:rPr>
          <w:t>).</w:t>
        </w:r>
      </w:ins>
    </w:p>
    <w:p w14:paraId="75D835A6" w14:textId="24B2C267" w:rsidR="007F4A8D" w:rsidRPr="00C131C9" w:rsidRDefault="0096072E">
      <w:pPr>
        <w:pStyle w:val="afa"/>
        <w:numPr>
          <w:ilvl w:val="0"/>
          <w:numId w:val="58"/>
        </w:numPr>
        <w:spacing w:after="240" w:line="276" w:lineRule="auto"/>
        <w:ind w:left="851"/>
        <w:rPr>
          <w:rFonts w:ascii="Arial" w:hAnsi="Arial" w:cs="Arial"/>
          <w:rPrChange w:id="611" w:author="Дмитрий Ковтун" w:date="2021-03-09T16:43:00Z">
            <w:rPr/>
          </w:rPrChange>
        </w:rPr>
        <w:pPrChange w:id="612" w:author="Дмитрий Ковтун" w:date="2021-03-09T17:07:00Z">
          <w:pPr>
            <w:spacing w:after="240" w:line="276" w:lineRule="auto"/>
            <w:ind w:firstLine="567"/>
          </w:pPr>
        </w:pPrChange>
      </w:pPr>
      <w:ins w:id="613" w:author="Дмитрий Ковтун" w:date="2021-03-09T16:58:00Z">
        <w:r>
          <w:rPr>
            <w:rFonts w:ascii="Arial" w:hAnsi="Arial" w:cs="Arial"/>
          </w:rPr>
          <w:t>Ответственный сотрудник с ролью «</w:t>
        </w:r>
      </w:ins>
      <w:del w:id="614" w:author="Дмитрий Ковтун" w:date="2021-03-09T16:43:00Z">
        <w:r w:rsidR="007F4A8D" w:rsidRPr="00C131C9" w:rsidDel="00C131C9">
          <w:rPr>
            <w:rFonts w:ascii="Arial" w:hAnsi="Arial" w:cs="Arial"/>
            <w:rPrChange w:id="615" w:author="Дмитрий Ковтун" w:date="2021-03-09T16:43:00Z">
              <w:rPr/>
            </w:rPrChange>
          </w:rPr>
          <w:delText xml:space="preserve"> </w:delText>
        </w:r>
      </w:del>
      <w:del w:id="616" w:author="Дмитрий Ковтун" w:date="2021-03-09T16:56:00Z">
        <w:r w:rsidR="007F4A8D" w:rsidRPr="00C131C9" w:rsidDel="0096072E">
          <w:rPr>
            <w:rFonts w:ascii="Arial" w:hAnsi="Arial" w:cs="Arial"/>
            <w:rPrChange w:id="617" w:author="Дмитрий Ковтун" w:date="2021-03-09T16:43:00Z">
              <w:rPr/>
            </w:rPrChange>
          </w:rPr>
          <w:delText>проверк</w:delText>
        </w:r>
      </w:del>
      <w:del w:id="618" w:author="Дмитрий Ковтун" w:date="2021-03-09T16:43:00Z">
        <w:r w:rsidR="007F4A8D" w:rsidRPr="00C131C9" w:rsidDel="00C131C9">
          <w:rPr>
            <w:rFonts w:ascii="Arial" w:hAnsi="Arial" w:cs="Arial"/>
            <w:rPrChange w:id="619" w:author="Дмитрий Ковтун" w:date="2021-03-09T16:43:00Z">
              <w:rPr/>
            </w:rPrChange>
          </w:rPr>
          <w:delText>и</w:delText>
        </w:r>
      </w:del>
      <w:del w:id="620" w:author="Дмитрий Ковтун" w:date="2021-03-09T16:56:00Z">
        <w:r w:rsidR="007F4A8D" w:rsidRPr="00C131C9" w:rsidDel="0096072E">
          <w:rPr>
            <w:rFonts w:ascii="Arial" w:hAnsi="Arial" w:cs="Arial"/>
            <w:rPrChange w:id="621" w:author="Дмитрий Ковтун" w:date="2021-03-09T16:43:00Z">
              <w:rPr/>
            </w:rPrChange>
          </w:rPr>
          <w:delText xml:space="preserve"> п</w:delText>
        </w:r>
      </w:del>
      <w:ins w:id="622" w:author="Дмитрий Ковтун" w:date="2021-03-09T16:56:00Z">
        <w:r>
          <w:rPr>
            <w:rFonts w:ascii="Arial" w:hAnsi="Arial" w:cs="Arial"/>
          </w:rPr>
          <w:t>П</w:t>
        </w:r>
      </w:ins>
      <w:r w:rsidR="007F4A8D" w:rsidRPr="00C131C9">
        <w:rPr>
          <w:rFonts w:ascii="Arial" w:hAnsi="Arial" w:cs="Arial"/>
          <w:rPrChange w:id="623" w:author="Дмитрий Ковтун" w:date="2021-03-09T16:43:00Z">
            <w:rPr/>
          </w:rPrChange>
        </w:rPr>
        <w:t>лановик</w:t>
      </w:r>
      <w:del w:id="624" w:author="Дмитрий Ковтун" w:date="2021-03-09T16:56:00Z">
        <w:r w:rsidR="007F4A8D" w:rsidRPr="00C131C9" w:rsidDel="0096072E">
          <w:rPr>
            <w:rFonts w:ascii="Arial" w:hAnsi="Arial" w:cs="Arial"/>
            <w:rPrChange w:id="625" w:author="Дмитрий Ковтун" w:date="2021-03-09T16:43:00Z">
              <w:rPr/>
            </w:rPrChange>
          </w:rPr>
          <w:delText>ом</w:delText>
        </w:r>
      </w:del>
      <w:r w:rsidR="007F4A8D" w:rsidRPr="00C131C9">
        <w:rPr>
          <w:rFonts w:ascii="Arial" w:hAnsi="Arial" w:cs="Arial"/>
          <w:rPrChange w:id="626" w:author="Дмитрий Ковтун" w:date="2021-03-09T16:43:00Z">
            <w:rPr/>
          </w:rPrChange>
        </w:rPr>
        <w:t xml:space="preserve"> ЦРММ</w:t>
      </w:r>
      <w:ins w:id="627" w:author="Дмитрий Ковтун" w:date="2021-03-09T17:22:00Z">
        <w:r w:rsidR="0060464A" w:rsidRPr="0060464A">
          <w:rPr>
            <w:rFonts w:ascii="Arial" w:hAnsi="Arial" w:cs="Arial"/>
            <w:rPrChange w:id="628" w:author="Дмитрий Ковтун" w:date="2021-03-09T17:22:00Z">
              <w:rPr>
                <w:rFonts w:ascii="Arial" w:hAnsi="Arial" w:cs="Arial"/>
                <w:lang w:val="en-US"/>
              </w:rPr>
            </w:rPrChange>
          </w:rPr>
          <w:t xml:space="preserve"> </w:t>
        </w:r>
        <w:r w:rsidR="0060464A">
          <w:rPr>
            <w:rFonts w:ascii="Arial" w:hAnsi="Arial" w:cs="Arial"/>
          </w:rPr>
          <w:t>УО</w:t>
        </w:r>
      </w:ins>
      <w:ins w:id="629" w:author="Дмитрий Ковтун" w:date="2021-03-09T16:58:00Z">
        <w:r>
          <w:rPr>
            <w:rFonts w:ascii="Arial" w:hAnsi="Arial" w:cs="Arial"/>
          </w:rPr>
          <w:t>»</w:t>
        </w:r>
      </w:ins>
      <w:r w:rsidR="007F4A8D" w:rsidRPr="00C131C9">
        <w:rPr>
          <w:rFonts w:ascii="Arial" w:hAnsi="Arial" w:cs="Arial"/>
          <w:rPrChange w:id="630" w:author="Дмитрий Ковтун" w:date="2021-03-09T16:43:00Z">
            <w:rPr/>
          </w:rPrChange>
        </w:rPr>
        <w:t xml:space="preserve"> </w:t>
      </w:r>
      <w:ins w:id="631" w:author="Дмитрий Ковтун" w:date="2021-03-09T16:56:00Z">
        <w:r>
          <w:rPr>
            <w:rFonts w:ascii="Arial" w:hAnsi="Arial" w:cs="Arial"/>
          </w:rPr>
          <w:t xml:space="preserve">выполняет анализ </w:t>
        </w:r>
      </w:ins>
      <w:del w:id="632" w:author="Дмитрий Ковтун" w:date="2021-03-09T16:57:00Z">
        <w:r w:rsidR="007F4A8D" w:rsidRPr="00C131C9" w:rsidDel="0096072E">
          <w:rPr>
            <w:rFonts w:ascii="Arial" w:hAnsi="Arial" w:cs="Arial"/>
            <w:rPrChange w:id="633" w:author="Дмитрий Ковтун" w:date="2021-03-09T16:43:00Z">
              <w:rPr/>
            </w:rPrChange>
          </w:rPr>
          <w:delText>заявок/потребностей</w:delText>
        </w:r>
      </w:del>
      <w:ins w:id="634" w:author="Дмитрий Ковтун" w:date="2021-03-09T16:57:00Z">
        <w:r>
          <w:rPr>
            <w:rFonts w:ascii="Arial" w:hAnsi="Arial" w:cs="Arial"/>
          </w:rPr>
          <w:t>потребностей</w:t>
        </w:r>
      </w:ins>
      <w:r w:rsidR="007F4A8D" w:rsidRPr="00C131C9">
        <w:rPr>
          <w:rFonts w:ascii="Arial" w:hAnsi="Arial" w:cs="Arial"/>
          <w:rPrChange w:id="635" w:author="Дмитрий Ковтун" w:date="2021-03-09T16:43:00Z">
            <w:rPr/>
          </w:rPrChange>
        </w:rPr>
        <w:t xml:space="preserve"> на производство запасных частей и нестандартного оборудования </w:t>
      </w:r>
      <w:del w:id="636" w:author="Дмитрий Ковтун" w:date="2021-03-09T16:57:00Z">
        <w:r w:rsidR="007F4A8D" w:rsidRPr="00C131C9" w:rsidDel="0096072E">
          <w:rPr>
            <w:rFonts w:ascii="Arial" w:hAnsi="Arial" w:cs="Arial"/>
            <w:rPrChange w:id="637" w:author="Дмитрий Ковтун" w:date="2021-03-09T16:43:00Z">
              <w:rPr/>
            </w:rPrChange>
          </w:rPr>
          <w:delText xml:space="preserve">силами ЦРММ </w:delText>
        </w:r>
      </w:del>
      <w:r w:rsidR="007F4A8D" w:rsidRPr="00C131C9">
        <w:rPr>
          <w:rFonts w:ascii="Arial" w:hAnsi="Arial" w:cs="Arial"/>
          <w:rPrChange w:id="638" w:author="Дмитрий Ковтун" w:date="2021-03-09T16:43:00Z">
            <w:rPr/>
          </w:rPrChange>
        </w:rPr>
        <w:t>от подразделений-заявителей в</w:t>
      </w:r>
      <w:r w:rsidR="007F4A8D" w:rsidRPr="00AA1952">
        <w:rPr>
          <w:rFonts w:ascii="Arial" w:hAnsi="Arial" w:cs="Arial"/>
          <w:rPrChange w:id="639" w:author="Дмитрий Ковтун" w:date="2021-03-09T17:07:00Z">
            <w:rPr>
              <w:color w:val="000000" w:themeColor="text1"/>
            </w:rPr>
          </w:rPrChange>
        </w:rPr>
        <w:t xml:space="preserve"> системе </w:t>
      </w:r>
      <w:r w:rsidR="007F4A8D" w:rsidRPr="00AA1952">
        <w:rPr>
          <w:rFonts w:ascii="Arial" w:hAnsi="Arial" w:cs="Arial"/>
          <w:rPrChange w:id="640" w:author="Дмитрий Ковтун" w:date="2021-03-09T17:07:00Z">
            <w:rPr>
              <w:color w:val="000000" w:themeColor="text1"/>
              <w:lang w:val="en-US"/>
            </w:rPr>
          </w:rPrChange>
        </w:rPr>
        <w:t>SAP</w:t>
      </w:r>
      <w:r w:rsidR="007F4A8D" w:rsidRPr="00AA1952">
        <w:rPr>
          <w:rFonts w:ascii="Arial" w:hAnsi="Arial" w:cs="Arial"/>
          <w:rPrChange w:id="641" w:author="Дмитрий Ковтун" w:date="2021-03-09T17:07:00Z">
            <w:rPr>
              <w:color w:val="000000" w:themeColor="text1"/>
            </w:rPr>
          </w:rPrChange>
        </w:rPr>
        <w:t xml:space="preserve"> </w:t>
      </w:r>
      <w:r w:rsidR="007F4A8D" w:rsidRPr="00AA1952">
        <w:rPr>
          <w:rFonts w:ascii="Arial" w:hAnsi="Arial" w:cs="Arial"/>
          <w:rPrChange w:id="642" w:author="Дмитрий Ковтун" w:date="2021-03-09T17:07:00Z">
            <w:rPr>
              <w:color w:val="000000" w:themeColor="text1"/>
              <w:lang w:val="en-US"/>
            </w:rPr>
          </w:rPrChange>
        </w:rPr>
        <w:t>S</w:t>
      </w:r>
      <w:r w:rsidR="007F4A8D" w:rsidRPr="00AA1952">
        <w:rPr>
          <w:rFonts w:ascii="Arial" w:hAnsi="Arial" w:cs="Arial"/>
          <w:rPrChange w:id="643" w:author="Дмитрий Ковтун" w:date="2021-03-09T17:07:00Z">
            <w:rPr>
              <w:color w:val="000000" w:themeColor="text1"/>
            </w:rPr>
          </w:rPrChange>
        </w:rPr>
        <w:t>/4</w:t>
      </w:r>
      <w:r w:rsidR="007F4A8D" w:rsidRPr="00C131C9">
        <w:rPr>
          <w:rFonts w:ascii="Arial" w:hAnsi="Arial" w:cs="Arial"/>
          <w:rPrChange w:id="644" w:author="Дмитрий Ковтун" w:date="2021-03-09T16:43:00Z">
            <w:rPr/>
          </w:rPrChange>
        </w:rPr>
        <w:t xml:space="preserve">. </w:t>
      </w:r>
    </w:p>
    <w:p w14:paraId="028F06C3" w14:textId="29AA42D5" w:rsidR="007F4A8D" w:rsidRPr="00632245" w:rsidRDefault="007F4A8D">
      <w:pPr>
        <w:spacing w:after="240" w:line="276" w:lineRule="auto"/>
        <w:ind w:firstLine="567"/>
        <w:rPr>
          <w:rFonts w:ascii="Arial" w:hAnsi="Arial" w:cs="Arial"/>
        </w:rPr>
      </w:pPr>
      <w:r w:rsidRPr="00632245">
        <w:rPr>
          <w:rFonts w:ascii="Arial" w:hAnsi="Arial" w:cs="Arial"/>
        </w:rPr>
        <w:t>На основании потребности от подразделений-заявителей</w:t>
      </w:r>
      <w:r w:rsidRPr="00632245" w:rsidDel="00271C93">
        <w:rPr>
          <w:rFonts w:ascii="Arial" w:hAnsi="Arial" w:cs="Arial"/>
        </w:rPr>
        <w:t xml:space="preserve"> </w:t>
      </w:r>
      <w:r w:rsidRPr="00632245">
        <w:rPr>
          <w:rFonts w:ascii="Arial" w:hAnsi="Arial" w:cs="Arial"/>
        </w:rPr>
        <w:t>в</w:t>
      </w:r>
      <w:r w:rsidRPr="00632245">
        <w:rPr>
          <w:rFonts w:ascii="Arial" w:hAnsi="Arial" w:cs="Arial"/>
          <w:color w:val="000000" w:themeColor="text1"/>
        </w:rPr>
        <w:t xml:space="preserve"> системе </w:t>
      </w:r>
      <w:r w:rsidRPr="00632245">
        <w:rPr>
          <w:rFonts w:ascii="Arial" w:hAnsi="Arial" w:cs="Arial"/>
          <w:color w:val="000000" w:themeColor="text1"/>
          <w:lang w:val="en-US"/>
        </w:rPr>
        <w:t>SAP</w:t>
      </w:r>
      <w:r w:rsidRPr="00632245">
        <w:rPr>
          <w:rFonts w:ascii="Arial" w:hAnsi="Arial" w:cs="Arial"/>
          <w:color w:val="000000" w:themeColor="text1"/>
        </w:rPr>
        <w:t xml:space="preserve"> </w:t>
      </w:r>
      <w:r w:rsidRPr="00632245">
        <w:rPr>
          <w:rFonts w:ascii="Arial" w:hAnsi="Arial" w:cs="Arial"/>
          <w:color w:val="000000" w:themeColor="text1"/>
          <w:lang w:val="en-US"/>
        </w:rPr>
        <w:t>S</w:t>
      </w:r>
      <w:r w:rsidRPr="00632245">
        <w:rPr>
          <w:rFonts w:ascii="Arial" w:hAnsi="Arial" w:cs="Arial"/>
          <w:color w:val="000000" w:themeColor="text1"/>
        </w:rPr>
        <w:t xml:space="preserve">/4 вручную формируются производственные заказы для </w:t>
      </w:r>
      <w:r w:rsidRPr="00632245">
        <w:rPr>
          <w:rFonts w:ascii="Arial" w:hAnsi="Arial" w:cs="Arial"/>
        </w:rPr>
        <w:t>производства деталей и изделий собственными силами</w:t>
      </w:r>
      <w:r w:rsidR="00B078F1" w:rsidRPr="00632245">
        <w:rPr>
          <w:rFonts w:ascii="Arial" w:hAnsi="Arial" w:cs="Arial"/>
          <w:color w:val="000000" w:themeColor="text1"/>
        </w:rPr>
        <w:t xml:space="preserve">. </w:t>
      </w:r>
      <w:r w:rsidR="00AB596B" w:rsidRPr="00632245">
        <w:rPr>
          <w:rFonts w:ascii="Arial" w:hAnsi="Arial" w:cs="Arial"/>
          <w:color w:val="000000" w:themeColor="text1"/>
        </w:rPr>
        <w:t>Производственные заказы создается на каждую номенклатуру производимого изделия</w:t>
      </w:r>
      <w:r w:rsidR="00324D59" w:rsidRPr="00632245">
        <w:rPr>
          <w:rFonts w:ascii="Arial" w:hAnsi="Arial" w:cs="Arial"/>
        </w:rPr>
        <w:t>.</w:t>
      </w:r>
      <w:r w:rsidR="00B078F1" w:rsidRPr="00632245">
        <w:rPr>
          <w:rFonts w:ascii="Arial" w:hAnsi="Arial" w:cs="Arial"/>
          <w:color w:val="000000" w:themeColor="text1"/>
        </w:rPr>
        <w:t xml:space="preserve"> </w:t>
      </w:r>
      <w:r w:rsidRPr="00632245">
        <w:rPr>
          <w:rFonts w:ascii="Arial" w:hAnsi="Arial" w:cs="Arial"/>
        </w:rPr>
        <w:t>Заказы на производство деталей и изделий собственными силами предварительно согласуются (вне системы) службами подразделений ЦРММ и подразделениями-заявителей на предмет:</w:t>
      </w:r>
    </w:p>
    <w:p w14:paraId="44031838" w14:textId="77777777" w:rsidR="007F4A8D" w:rsidRPr="00632245" w:rsidRDefault="007F4A8D">
      <w:pPr>
        <w:pStyle w:val="afa"/>
        <w:numPr>
          <w:ilvl w:val="0"/>
          <w:numId w:val="46"/>
        </w:numPr>
        <w:spacing w:after="240"/>
        <w:rPr>
          <w:rFonts w:ascii="Arial" w:hAnsi="Arial" w:cs="Arial"/>
        </w:rPr>
      </w:pPr>
      <w:r w:rsidRPr="00632245">
        <w:rPr>
          <w:rFonts w:ascii="Arial" w:hAnsi="Arial" w:cs="Arial"/>
        </w:rPr>
        <w:t xml:space="preserve">технологической возможности изготовления в ЦРММ; </w:t>
      </w:r>
    </w:p>
    <w:p w14:paraId="45C4EAB9" w14:textId="77777777" w:rsidR="007F4A8D" w:rsidRPr="00632245" w:rsidRDefault="007F4A8D">
      <w:pPr>
        <w:pStyle w:val="afa"/>
        <w:numPr>
          <w:ilvl w:val="0"/>
          <w:numId w:val="46"/>
        </w:numPr>
        <w:spacing w:after="240"/>
        <w:rPr>
          <w:rFonts w:ascii="Arial" w:hAnsi="Arial" w:cs="Arial"/>
        </w:rPr>
      </w:pPr>
      <w:r w:rsidRPr="00632245">
        <w:rPr>
          <w:rFonts w:ascii="Arial" w:hAnsi="Arial" w:cs="Arial"/>
        </w:rPr>
        <w:t xml:space="preserve">оценки плановой стоимости изделий и сроков изготовления. </w:t>
      </w:r>
    </w:p>
    <w:p w14:paraId="353A6E54" w14:textId="77777777" w:rsidR="00C441A1" w:rsidRDefault="007F4A8D">
      <w:pPr>
        <w:spacing w:after="240" w:line="276" w:lineRule="auto"/>
        <w:ind w:firstLine="567"/>
        <w:rPr>
          <w:ins w:id="645" w:author="Дмитрий Ковтун" w:date="2021-03-09T17:13:00Z"/>
          <w:rFonts w:ascii="Arial" w:hAnsi="Arial" w:cs="Arial"/>
        </w:rPr>
        <w:pPrChange w:id="646" w:author="Дмитрий Ковтун" w:date="2021-03-09T16:39:00Z">
          <w:pPr>
            <w:spacing w:after="240" w:line="276" w:lineRule="auto"/>
          </w:pPr>
        </w:pPrChange>
      </w:pPr>
      <w:del w:id="647" w:author="Дмитрий Ковтун" w:date="2021-03-09T17:11:00Z">
        <w:r w:rsidRPr="00632245" w:rsidDel="00C441A1">
          <w:rPr>
            <w:rFonts w:ascii="Arial" w:hAnsi="Arial" w:cs="Arial"/>
          </w:rPr>
          <w:delText xml:space="preserve">Источниками </w:delText>
        </w:r>
      </w:del>
      <w:ins w:id="648" w:author="Дмитрий Ковтун" w:date="2021-03-09T17:11:00Z">
        <w:r w:rsidR="00C441A1">
          <w:rPr>
            <w:rFonts w:ascii="Arial" w:hAnsi="Arial" w:cs="Arial"/>
          </w:rPr>
          <w:t>Инициаторами</w:t>
        </w:r>
        <w:r w:rsidR="00C441A1" w:rsidRPr="00632245">
          <w:rPr>
            <w:rFonts w:ascii="Arial" w:hAnsi="Arial" w:cs="Arial"/>
          </w:rPr>
          <w:t xml:space="preserve"> </w:t>
        </w:r>
      </w:ins>
      <w:r w:rsidRPr="00632245">
        <w:rPr>
          <w:rFonts w:ascii="Arial" w:hAnsi="Arial" w:cs="Arial"/>
        </w:rPr>
        <w:t xml:space="preserve">формирования </w:t>
      </w:r>
      <w:del w:id="649" w:author="Дмитрий Ковтун" w:date="2021-03-09T16:38:00Z">
        <w:r w:rsidRPr="00632245" w:rsidDel="00C131C9">
          <w:rPr>
            <w:rFonts w:ascii="Arial" w:hAnsi="Arial" w:cs="Arial"/>
          </w:rPr>
          <w:delText xml:space="preserve">заявок </w:delText>
        </w:r>
      </w:del>
      <w:ins w:id="650" w:author="Дмитрий Ковтун" w:date="2021-03-09T16:38:00Z">
        <w:r w:rsidR="00C131C9">
          <w:rPr>
            <w:rFonts w:ascii="Arial" w:hAnsi="Arial" w:cs="Arial"/>
          </w:rPr>
          <w:t>потребностей в</w:t>
        </w:r>
      </w:ins>
      <w:del w:id="651" w:author="Дмитрий Ковтун" w:date="2021-03-09T16:38:00Z">
        <w:r w:rsidRPr="00632245" w:rsidDel="00C131C9">
          <w:rPr>
            <w:rFonts w:ascii="Arial" w:hAnsi="Arial" w:cs="Arial"/>
          </w:rPr>
          <w:delText>к</w:delText>
        </w:r>
      </w:del>
      <w:r w:rsidRPr="00632245">
        <w:rPr>
          <w:rFonts w:ascii="Arial" w:hAnsi="Arial" w:cs="Arial"/>
        </w:rPr>
        <w:t xml:space="preserve"> </w:t>
      </w:r>
      <w:del w:id="652" w:author="Дмитрий Ковтун" w:date="2021-03-09T16:38:00Z">
        <w:r w:rsidRPr="00632245" w:rsidDel="00C131C9">
          <w:rPr>
            <w:rFonts w:ascii="Arial" w:hAnsi="Arial" w:cs="Arial"/>
          </w:rPr>
          <w:delText xml:space="preserve">производству </w:delText>
        </w:r>
      </w:del>
      <w:ins w:id="653" w:author="Дмитрий Ковтун" w:date="2021-03-09T16:38:00Z">
        <w:r w:rsidR="00C131C9" w:rsidRPr="00632245">
          <w:rPr>
            <w:rFonts w:ascii="Arial" w:hAnsi="Arial" w:cs="Arial"/>
          </w:rPr>
          <w:t>производств</w:t>
        </w:r>
        <w:r w:rsidR="00C131C9">
          <w:rPr>
            <w:rFonts w:ascii="Arial" w:hAnsi="Arial" w:cs="Arial"/>
          </w:rPr>
          <w:t>е</w:t>
        </w:r>
        <w:r w:rsidR="00C131C9" w:rsidRPr="00632245">
          <w:rPr>
            <w:rFonts w:ascii="Arial" w:hAnsi="Arial" w:cs="Arial"/>
          </w:rPr>
          <w:t xml:space="preserve"> </w:t>
        </w:r>
      </w:ins>
      <w:r w:rsidRPr="00632245">
        <w:rPr>
          <w:rFonts w:ascii="Arial" w:hAnsi="Arial" w:cs="Arial"/>
        </w:rPr>
        <w:t>деталей и изделий собственными силами являются службы</w:t>
      </w:r>
      <w:ins w:id="654" w:author="Дмитрий Ковтун" w:date="2021-03-09T16:42:00Z">
        <w:r w:rsidR="00C131C9">
          <w:rPr>
            <w:rFonts w:ascii="Arial" w:hAnsi="Arial" w:cs="Arial"/>
          </w:rPr>
          <w:t>,</w:t>
        </w:r>
      </w:ins>
      <w:r w:rsidRPr="00632245">
        <w:rPr>
          <w:rFonts w:ascii="Arial" w:hAnsi="Arial" w:cs="Arial"/>
        </w:rPr>
        <w:t xml:space="preserve"> </w:t>
      </w:r>
      <w:del w:id="655" w:author="Дмитрий Ковтун" w:date="2021-03-09T16:40:00Z">
        <w:r w:rsidRPr="00632245" w:rsidDel="00C131C9">
          <w:rPr>
            <w:rFonts w:ascii="Arial" w:hAnsi="Arial" w:cs="Arial"/>
          </w:rPr>
          <w:delText>обеспечивающие потребности</w:delText>
        </w:r>
      </w:del>
      <w:ins w:id="656" w:author="Дмитрий Ковтун" w:date="2021-03-09T16:40:00Z">
        <w:r w:rsidR="00C131C9">
          <w:rPr>
            <w:rFonts w:ascii="Arial" w:hAnsi="Arial" w:cs="Arial"/>
          </w:rPr>
          <w:t>планирующие мероприятия ТОиР, а также планирующие вовлечени</w:t>
        </w:r>
      </w:ins>
      <w:ins w:id="657" w:author="Дмитрий Ковтун" w:date="2021-03-09T17:13:00Z">
        <w:r w:rsidR="00C441A1">
          <w:rPr>
            <w:rFonts w:ascii="Arial" w:hAnsi="Arial" w:cs="Arial"/>
          </w:rPr>
          <w:t>е</w:t>
        </w:r>
      </w:ins>
      <w:ins w:id="658" w:author="Дмитрий Ковтун" w:date="2021-03-09T16:40:00Z">
        <w:r w:rsidR="00C131C9">
          <w:rPr>
            <w:rFonts w:ascii="Arial" w:hAnsi="Arial" w:cs="Arial"/>
          </w:rPr>
          <w:t xml:space="preserve"> деталей и изделий </w:t>
        </w:r>
      </w:ins>
      <w:ins w:id="659" w:author="Дмитрий Ковтун" w:date="2021-03-09T16:41:00Z">
        <w:r w:rsidR="00C131C9">
          <w:rPr>
            <w:rFonts w:ascii="Arial" w:hAnsi="Arial" w:cs="Arial"/>
          </w:rPr>
          <w:t>собственного</w:t>
        </w:r>
      </w:ins>
      <w:ins w:id="660" w:author="Дмитрий Ковтун" w:date="2021-03-09T16:40:00Z">
        <w:r w:rsidR="00C131C9">
          <w:rPr>
            <w:rFonts w:ascii="Arial" w:hAnsi="Arial" w:cs="Arial"/>
          </w:rPr>
          <w:t xml:space="preserve"> производства</w:t>
        </w:r>
      </w:ins>
      <w:ins w:id="661" w:author="Дмитрий Ковтун" w:date="2021-03-09T16:41:00Z">
        <w:r w:rsidR="00C131C9">
          <w:rPr>
            <w:rFonts w:ascii="Arial" w:hAnsi="Arial" w:cs="Arial"/>
          </w:rPr>
          <w:t xml:space="preserve"> на прочую деятельность</w:t>
        </w:r>
      </w:ins>
      <w:ins w:id="662" w:author="Дмитрий Ковтун" w:date="2021-03-09T17:11:00Z">
        <w:r w:rsidR="00C441A1">
          <w:rPr>
            <w:rFonts w:ascii="Arial" w:hAnsi="Arial" w:cs="Arial"/>
          </w:rPr>
          <w:t xml:space="preserve">. </w:t>
        </w:r>
      </w:ins>
    </w:p>
    <w:p w14:paraId="2E6D858A" w14:textId="42048758" w:rsidR="007F4A8D" w:rsidRPr="00632245" w:rsidRDefault="00C441A1">
      <w:pPr>
        <w:spacing w:after="240" w:line="276" w:lineRule="auto"/>
        <w:ind w:firstLine="567"/>
        <w:rPr>
          <w:rFonts w:ascii="Arial" w:hAnsi="Arial" w:cs="Arial"/>
        </w:rPr>
        <w:pPrChange w:id="663" w:author="Дмитрий Ковтун" w:date="2021-03-09T16:39:00Z">
          <w:pPr>
            <w:spacing w:after="240" w:line="276" w:lineRule="auto"/>
          </w:pPr>
        </w:pPrChange>
      </w:pPr>
      <w:ins w:id="664" w:author="Дмитрий Ковтун" w:date="2021-03-09T17:11:00Z">
        <w:r>
          <w:rPr>
            <w:rFonts w:ascii="Arial" w:hAnsi="Arial" w:cs="Arial"/>
          </w:rPr>
          <w:t>Объектами</w:t>
        </w:r>
      </w:ins>
      <w:ins w:id="665" w:author="Дмитрий Ковтун" w:date="2021-03-09T17:20:00Z">
        <w:r w:rsidR="00B50C40">
          <w:rPr>
            <w:rFonts w:ascii="Arial" w:hAnsi="Arial" w:cs="Arial"/>
          </w:rPr>
          <w:t xml:space="preserve"> системы</w:t>
        </w:r>
      </w:ins>
      <w:ins w:id="666" w:author="Дмитрий Ковтун" w:date="2021-03-09T17:12:00Z">
        <w:r>
          <w:rPr>
            <w:rFonts w:ascii="Arial" w:hAnsi="Arial" w:cs="Arial"/>
          </w:rPr>
          <w:t xml:space="preserve">, в рамках которых заявляются потребности </w:t>
        </w:r>
      </w:ins>
      <w:ins w:id="667" w:author="Дмитрий Ковтун" w:date="2021-03-09T17:13:00Z">
        <w:r>
          <w:rPr>
            <w:rFonts w:ascii="Arial" w:hAnsi="Arial" w:cs="Arial"/>
          </w:rPr>
          <w:t>в деталях и изделиях собственного производства</w:t>
        </w:r>
      </w:ins>
      <w:ins w:id="668" w:author="Дмитрий Ковтун" w:date="2021-03-09T17:20:00Z">
        <w:r w:rsidR="00B50C40">
          <w:rPr>
            <w:rFonts w:ascii="Arial" w:hAnsi="Arial" w:cs="Arial"/>
          </w:rPr>
          <w:t>,</w:t>
        </w:r>
      </w:ins>
      <w:ins w:id="669" w:author="Дмитрий Ковтун" w:date="2021-03-09T17:13:00Z">
        <w:r>
          <w:rPr>
            <w:rFonts w:ascii="Arial" w:hAnsi="Arial" w:cs="Arial"/>
          </w:rPr>
          <w:t xml:space="preserve"> </w:t>
        </w:r>
      </w:ins>
      <w:ins w:id="670" w:author="Дмитрий Ковтун" w:date="2021-03-09T17:12:00Z">
        <w:r>
          <w:rPr>
            <w:rFonts w:ascii="Arial" w:hAnsi="Arial" w:cs="Arial"/>
          </w:rPr>
          <w:t>являются:</w:t>
        </w:r>
      </w:ins>
      <w:del w:id="671" w:author="Дмитрий Ковтун" w:date="2021-03-09T17:11:00Z">
        <w:r w:rsidR="007F4A8D" w:rsidRPr="00632245" w:rsidDel="00C441A1">
          <w:rPr>
            <w:rFonts w:ascii="Arial" w:hAnsi="Arial" w:cs="Arial"/>
          </w:rPr>
          <w:delText>:</w:delText>
        </w:r>
      </w:del>
    </w:p>
    <w:p w14:paraId="3AA8B9CD" w14:textId="4323C780" w:rsidR="007F4A8D" w:rsidRPr="00632245" w:rsidRDefault="00AA1952" w:rsidP="00632245">
      <w:pPr>
        <w:pStyle w:val="afa"/>
        <w:numPr>
          <w:ilvl w:val="0"/>
          <w:numId w:val="39"/>
        </w:numPr>
        <w:spacing w:after="240" w:line="276" w:lineRule="auto"/>
        <w:rPr>
          <w:rFonts w:ascii="Arial" w:hAnsi="Arial" w:cs="Arial"/>
        </w:rPr>
      </w:pPr>
      <w:ins w:id="672" w:author="Дмитрий Ковтун" w:date="2021-03-09T17:11:00Z">
        <w:r>
          <w:rPr>
            <w:rFonts w:ascii="Arial" w:hAnsi="Arial" w:cs="Arial"/>
          </w:rPr>
          <w:t>Заказы ТОРО</w:t>
        </w:r>
      </w:ins>
      <w:del w:id="673" w:author="Дмитрий Ковтун" w:date="2021-03-09T17:11:00Z">
        <w:r w:rsidR="007F4A8D" w:rsidRPr="00632245" w:rsidDel="00AA1952">
          <w:rPr>
            <w:rFonts w:ascii="Arial" w:hAnsi="Arial" w:cs="Arial"/>
          </w:rPr>
          <w:delText>ТОиР</w:delText>
        </w:r>
      </w:del>
    </w:p>
    <w:p w14:paraId="75ECCFED" w14:textId="393EE1AD" w:rsidR="007F4A8D" w:rsidRPr="00632245" w:rsidRDefault="007F4A8D">
      <w:pPr>
        <w:spacing w:after="240" w:line="276" w:lineRule="auto"/>
        <w:ind w:firstLine="708"/>
        <w:rPr>
          <w:rFonts w:ascii="Arial" w:hAnsi="Arial" w:cs="Arial"/>
        </w:rPr>
      </w:pPr>
      <w:r w:rsidRPr="00632245">
        <w:rPr>
          <w:rFonts w:ascii="Arial" w:hAnsi="Arial" w:cs="Arial"/>
        </w:rPr>
        <w:t xml:space="preserve">Заказы </w:t>
      </w:r>
      <w:del w:id="674" w:author="Дмитрий Ковтун" w:date="2021-03-09T17:16:00Z">
        <w:r w:rsidRPr="00632245" w:rsidDel="00C441A1">
          <w:rPr>
            <w:rFonts w:ascii="Arial" w:hAnsi="Arial" w:cs="Arial"/>
          </w:rPr>
          <w:delText xml:space="preserve">по </w:delText>
        </w:r>
      </w:del>
      <w:ins w:id="675" w:author="Дмитрий Ковтун" w:date="2021-03-09T17:16:00Z">
        <w:r w:rsidR="00C441A1">
          <w:rPr>
            <w:rFonts w:ascii="Arial" w:hAnsi="Arial" w:cs="Arial"/>
          </w:rPr>
          <w:t>на</w:t>
        </w:r>
        <w:r w:rsidR="00C441A1" w:rsidRPr="00632245">
          <w:rPr>
            <w:rFonts w:ascii="Arial" w:hAnsi="Arial" w:cs="Arial"/>
          </w:rPr>
          <w:t xml:space="preserve"> </w:t>
        </w:r>
      </w:ins>
      <w:del w:id="676" w:author="Дмитрий Ковтун" w:date="2021-03-09T17:16:00Z">
        <w:r w:rsidRPr="00632245" w:rsidDel="00C441A1">
          <w:rPr>
            <w:rFonts w:ascii="Arial" w:hAnsi="Arial" w:cs="Arial"/>
          </w:rPr>
          <w:delText xml:space="preserve">производству </w:delText>
        </w:r>
      </w:del>
      <w:ins w:id="677" w:author="Дмитрий Ковтун" w:date="2021-03-09T17:16:00Z">
        <w:r w:rsidR="00C441A1" w:rsidRPr="00632245">
          <w:rPr>
            <w:rFonts w:ascii="Arial" w:hAnsi="Arial" w:cs="Arial"/>
          </w:rPr>
          <w:t>производств</w:t>
        </w:r>
        <w:r w:rsidR="00C441A1">
          <w:rPr>
            <w:rFonts w:ascii="Arial" w:hAnsi="Arial" w:cs="Arial"/>
          </w:rPr>
          <w:t>о</w:t>
        </w:r>
        <w:r w:rsidR="00C441A1" w:rsidRPr="00632245">
          <w:rPr>
            <w:rFonts w:ascii="Arial" w:hAnsi="Arial" w:cs="Arial"/>
          </w:rPr>
          <w:t xml:space="preserve"> </w:t>
        </w:r>
      </w:ins>
      <w:r w:rsidRPr="00632245">
        <w:rPr>
          <w:rFonts w:ascii="Arial" w:hAnsi="Arial" w:cs="Arial"/>
        </w:rPr>
        <w:t xml:space="preserve">деталей и изделий собственными силами </w:t>
      </w:r>
      <w:ins w:id="678" w:author="Дмитрий Ковтун" w:date="2021-03-09T17:15:00Z">
        <w:r w:rsidR="00C441A1">
          <w:rPr>
            <w:rFonts w:ascii="Arial" w:hAnsi="Arial" w:cs="Arial"/>
          </w:rPr>
          <w:t xml:space="preserve">для </w:t>
        </w:r>
      </w:ins>
      <w:ins w:id="679" w:author="Дмитрий Ковтун" w:date="2021-03-09T17:16:00Z">
        <w:r w:rsidR="00C441A1">
          <w:rPr>
            <w:rFonts w:ascii="Arial" w:hAnsi="Arial" w:cs="Arial"/>
          </w:rPr>
          <w:t>обеспечения потребностей</w:t>
        </w:r>
      </w:ins>
      <w:ins w:id="680" w:author="Дмитрий Ковтун" w:date="2021-03-09T17:15:00Z">
        <w:r w:rsidR="00C441A1">
          <w:rPr>
            <w:rFonts w:ascii="Arial" w:hAnsi="Arial" w:cs="Arial"/>
          </w:rPr>
          <w:t xml:space="preserve"> ТОиР </w:t>
        </w:r>
      </w:ins>
      <w:r w:rsidRPr="00632245">
        <w:rPr>
          <w:rFonts w:ascii="Arial" w:hAnsi="Arial" w:cs="Arial"/>
        </w:rPr>
        <w:t xml:space="preserve">формируются в системе </w:t>
      </w:r>
      <w:r w:rsidRPr="00632245">
        <w:rPr>
          <w:rFonts w:ascii="Arial" w:hAnsi="Arial" w:cs="Arial"/>
          <w:lang w:val="en-US"/>
        </w:rPr>
        <w:t>SAP</w:t>
      </w:r>
      <w:r w:rsidRPr="00632245">
        <w:rPr>
          <w:rFonts w:ascii="Arial" w:hAnsi="Arial" w:cs="Arial"/>
        </w:rPr>
        <w:t xml:space="preserve"> </w:t>
      </w:r>
      <w:r w:rsidRPr="00632245">
        <w:rPr>
          <w:rFonts w:ascii="Arial" w:hAnsi="Arial" w:cs="Arial"/>
          <w:lang w:val="en-US"/>
        </w:rPr>
        <w:t>S</w:t>
      </w:r>
      <w:r w:rsidRPr="00632245">
        <w:rPr>
          <w:rFonts w:ascii="Arial" w:hAnsi="Arial" w:cs="Arial"/>
        </w:rPr>
        <w:t>/4 на основании документов резервирования к заказам ТОРО</w:t>
      </w:r>
      <w:del w:id="681" w:author="Дмитрий Ковтун" w:date="2021-03-09T17:09:00Z">
        <w:r w:rsidRPr="00632245" w:rsidDel="00AA1952">
          <w:rPr>
            <w:rFonts w:ascii="Arial" w:hAnsi="Arial" w:cs="Arial"/>
          </w:rPr>
          <w:delText>, сформированных планировщиком ТОиР</w:delText>
        </w:r>
      </w:del>
      <w:r w:rsidRPr="00632245">
        <w:rPr>
          <w:rFonts w:ascii="Arial" w:hAnsi="Arial" w:cs="Arial"/>
        </w:rPr>
        <w:t>. Более подробно о создании Заказов ТОРО описано в процессах ПП-07.02.03.01-</w:t>
      </w:r>
      <w:r w:rsidRPr="00632245">
        <w:rPr>
          <w:rFonts w:ascii="Arial" w:hAnsi="Arial" w:cs="Arial"/>
          <w:lang w:val="en-US"/>
        </w:rPr>
        <w:t>ERP</w:t>
      </w:r>
      <w:r w:rsidRPr="00632245">
        <w:rPr>
          <w:rFonts w:ascii="Arial" w:hAnsi="Arial" w:cs="Arial"/>
        </w:rPr>
        <w:t xml:space="preserve"> «Годового планирование воздействий на производственные активы» процессов (описан в КД </w:t>
      </w:r>
      <w:r w:rsidRPr="00632245">
        <w:rPr>
          <w:rFonts w:ascii="Arial" w:hAnsi="Arial" w:cs="Arial"/>
          <w:lang w:val="en-US"/>
        </w:rPr>
        <w:t>ERP</w:t>
      </w:r>
      <w:r w:rsidRPr="00632245">
        <w:rPr>
          <w:rFonts w:ascii="Arial" w:hAnsi="Arial" w:cs="Arial"/>
        </w:rPr>
        <w:t>.9.9.2.52 Годовое планирование воздействий на производственные активы), ПП-07.03.03.01-</w:t>
      </w:r>
      <w:r w:rsidRPr="00632245">
        <w:rPr>
          <w:rFonts w:ascii="Arial" w:hAnsi="Arial" w:cs="Arial"/>
          <w:lang w:val="en-US"/>
        </w:rPr>
        <w:t>ERP</w:t>
      </w:r>
      <w:r w:rsidRPr="00632245">
        <w:rPr>
          <w:rFonts w:ascii="Arial" w:hAnsi="Arial" w:cs="Arial"/>
        </w:rPr>
        <w:t xml:space="preserve"> «Оперативное (месячное) планирование воздействий на производственные активы» (описан в КД </w:t>
      </w:r>
      <w:r w:rsidRPr="00632245">
        <w:rPr>
          <w:rFonts w:ascii="Arial" w:hAnsi="Arial" w:cs="Arial"/>
          <w:lang w:val="en-US"/>
        </w:rPr>
        <w:t>ERP</w:t>
      </w:r>
      <w:r w:rsidRPr="00632245">
        <w:rPr>
          <w:rFonts w:ascii="Arial" w:hAnsi="Arial" w:cs="Arial"/>
        </w:rPr>
        <w:t xml:space="preserve"> 9.9.2.54 Оперативное планирование мероприятий ТОиР), ПП-07.03.03.02-</w:t>
      </w:r>
      <w:r w:rsidRPr="00632245">
        <w:rPr>
          <w:rFonts w:ascii="Arial" w:hAnsi="Arial" w:cs="Arial"/>
          <w:lang w:val="en-US"/>
        </w:rPr>
        <w:t>ERP</w:t>
      </w:r>
      <w:r w:rsidRPr="00632245">
        <w:rPr>
          <w:rFonts w:ascii="Arial" w:hAnsi="Arial" w:cs="Arial"/>
        </w:rPr>
        <w:t xml:space="preserve"> «Управление внеплановыми воздействиями ТОиР» (описан в КД </w:t>
      </w:r>
      <w:r w:rsidRPr="00632245">
        <w:rPr>
          <w:rFonts w:ascii="Arial" w:hAnsi="Arial" w:cs="Arial"/>
          <w:lang w:val="en-US"/>
        </w:rPr>
        <w:t>ERP</w:t>
      </w:r>
      <w:r w:rsidRPr="00632245">
        <w:rPr>
          <w:rFonts w:ascii="Arial" w:hAnsi="Arial" w:cs="Arial"/>
        </w:rPr>
        <w:t>.9.9.2.55 Выполнение и фактический учет работ).</w:t>
      </w:r>
    </w:p>
    <w:p w14:paraId="18F1AADD" w14:textId="68E439CB" w:rsidR="007F4A8D" w:rsidRPr="00632245" w:rsidRDefault="007F4A8D" w:rsidP="00632245">
      <w:pPr>
        <w:pStyle w:val="afa"/>
        <w:numPr>
          <w:ilvl w:val="0"/>
          <w:numId w:val="39"/>
        </w:numPr>
        <w:spacing w:after="240" w:line="276" w:lineRule="auto"/>
        <w:rPr>
          <w:rFonts w:ascii="Arial" w:hAnsi="Arial" w:cs="Arial"/>
          <w:color w:val="000000" w:themeColor="text1"/>
        </w:rPr>
      </w:pPr>
      <w:del w:id="682" w:author="Дмитрий Ковтун" w:date="2021-03-09T17:17:00Z">
        <w:r w:rsidRPr="00632245" w:rsidDel="00C441A1">
          <w:rPr>
            <w:rFonts w:ascii="Arial" w:hAnsi="Arial" w:cs="Arial"/>
            <w:color w:val="000000" w:themeColor="text1"/>
          </w:rPr>
          <w:delText>АХО (и п</w:delText>
        </w:r>
      </w:del>
      <w:ins w:id="683" w:author="Дмитрий Ковтун" w:date="2021-03-09T17:17:00Z">
        <w:r w:rsidR="00C441A1">
          <w:rPr>
            <w:rFonts w:ascii="Arial" w:hAnsi="Arial" w:cs="Arial"/>
            <w:color w:val="000000" w:themeColor="text1"/>
          </w:rPr>
          <w:t>Заявки на списание, Сетевые графики</w:t>
        </w:r>
      </w:ins>
      <w:del w:id="684" w:author="Дмитрий Ковтун" w:date="2021-03-09T17:17:00Z">
        <w:r w:rsidRPr="00632245" w:rsidDel="00C441A1">
          <w:rPr>
            <w:rFonts w:ascii="Arial" w:hAnsi="Arial" w:cs="Arial"/>
            <w:color w:val="000000" w:themeColor="text1"/>
          </w:rPr>
          <w:delText>рочая потребность)</w:delText>
        </w:r>
      </w:del>
    </w:p>
    <w:p w14:paraId="0A34AC31" w14:textId="755C91B3" w:rsidR="007F4A8D" w:rsidRPr="00632245" w:rsidRDefault="007F4A8D">
      <w:pPr>
        <w:spacing w:after="240" w:line="276" w:lineRule="auto"/>
        <w:ind w:firstLine="709"/>
        <w:rPr>
          <w:rFonts w:ascii="Arial" w:hAnsi="Arial" w:cs="Arial"/>
          <w:color w:val="000000" w:themeColor="text1"/>
        </w:rPr>
      </w:pPr>
      <w:r w:rsidRPr="00632245">
        <w:rPr>
          <w:rFonts w:ascii="Arial" w:hAnsi="Arial" w:cs="Arial"/>
          <w:color w:val="000000" w:themeColor="text1"/>
        </w:rPr>
        <w:t xml:space="preserve">Заказы на производство </w:t>
      </w:r>
      <w:r w:rsidRPr="00632245">
        <w:rPr>
          <w:rFonts w:ascii="Arial" w:hAnsi="Arial" w:cs="Arial"/>
        </w:rPr>
        <w:t>деталей и изделий собственными силами</w:t>
      </w:r>
      <w:r w:rsidRPr="00632245">
        <w:rPr>
          <w:rFonts w:ascii="Arial" w:hAnsi="Arial" w:cs="Arial"/>
          <w:color w:val="000000" w:themeColor="text1"/>
        </w:rPr>
        <w:t xml:space="preserve"> для прочей потребности формируются в системе </w:t>
      </w:r>
      <w:r w:rsidRPr="00632245">
        <w:rPr>
          <w:rFonts w:ascii="Arial" w:hAnsi="Arial" w:cs="Arial"/>
          <w:color w:val="000000" w:themeColor="text1"/>
          <w:lang w:val="en-US"/>
        </w:rPr>
        <w:t>SAP</w:t>
      </w:r>
      <w:r w:rsidRPr="00632245">
        <w:rPr>
          <w:rFonts w:ascii="Arial" w:hAnsi="Arial" w:cs="Arial"/>
          <w:color w:val="000000" w:themeColor="text1"/>
        </w:rPr>
        <w:t xml:space="preserve"> </w:t>
      </w:r>
      <w:r w:rsidRPr="00632245">
        <w:rPr>
          <w:rFonts w:ascii="Arial" w:hAnsi="Arial" w:cs="Arial"/>
          <w:color w:val="000000" w:themeColor="text1"/>
          <w:lang w:val="en-US"/>
        </w:rPr>
        <w:t>S</w:t>
      </w:r>
      <w:r w:rsidRPr="00632245">
        <w:rPr>
          <w:rFonts w:ascii="Arial" w:hAnsi="Arial" w:cs="Arial"/>
          <w:color w:val="000000" w:themeColor="text1"/>
        </w:rPr>
        <w:t xml:space="preserve">/4 на основании оперативной потребности в изготовлении </w:t>
      </w:r>
      <w:del w:id="685" w:author="Дмитрий Ковтун" w:date="2021-03-09T17:18:00Z">
        <w:r w:rsidRPr="00632245" w:rsidDel="00C441A1">
          <w:rPr>
            <w:rFonts w:ascii="Arial" w:hAnsi="Arial" w:cs="Arial"/>
            <w:color w:val="000000" w:themeColor="text1"/>
          </w:rPr>
          <w:delText>и документа - «Заявка на списание»</w:delText>
        </w:r>
      </w:del>
      <w:ins w:id="686" w:author="Дмитрий Ковтун" w:date="2021-03-09T17:18:00Z">
        <w:r w:rsidR="00C441A1">
          <w:rPr>
            <w:rFonts w:ascii="Arial" w:hAnsi="Arial" w:cs="Arial"/>
            <w:color w:val="000000" w:themeColor="text1"/>
          </w:rPr>
          <w:t>на основе Заявок на списание, либо Сетевых графиков</w:t>
        </w:r>
      </w:ins>
      <w:r w:rsidRPr="00632245">
        <w:rPr>
          <w:rFonts w:ascii="Arial" w:hAnsi="Arial" w:cs="Arial"/>
          <w:color w:val="000000" w:themeColor="text1"/>
        </w:rPr>
        <w:t xml:space="preserve">, </w:t>
      </w:r>
      <w:del w:id="687" w:author="Дмитрий Ковтун" w:date="2021-03-09T17:19:00Z">
        <w:r w:rsidRPr="00632245" w:rsidDel="00C441A1">
          <w:rPr>
            <w:rFonts w:ascii="Arial" w:hAnsi="Arial" w:cs="Arial"/>
            <w:color w:val="000000" w:themeColor="text1"/>
          </w:rPr>
          <w:delText xml:space="preserve">утвержденный </w:delText>
        </w:r>
      </w:del>
      <w:ins w:id="688" w:author="Дмитрий Ковтун" w:date="2021-03-09T17:19:00Z">
        <w:r w:rsidR="00C441A1" w:rsidRPr="00632245">
          <w:rPr>
            <w:rFonts w:ascii="Arial" w:hAnsi="Arial" w:cs="Arial"/>
            <w:color w:val="000000" w:themeColor="text1"/>
          </w:rPr>
          <w:t>утвержденны</w:t>
        </w:r>
        <w:r w:rsidR="00C441A1">
          <w:rPr>
            <w:rFonts w:ascii="Arial" w:hAnsi="Arial" w:cs="Arial"/>
            <w:color w:val="000000" w:themeColor="text1"/>
          </w:rPr>
          <w:t>х</w:t>
        </w:r>
        <w:r w:rsidR="00C441A1" w:rsidRPr="00632245">
          <w:rPr>
            <w:rFonts w:ascii="Arial" w:hAnsi="Arial" w:cs="Arial"/>
            <w:color w:val="000000" w:themeColor="text1"/>
          </w:rPr>
          <w:t xml:space="preserve"> </w:t>
        </w:r>
      </w:ins>
      <w:r w:rsidRPr="00632245">
        <w:rPr>
          <w:rFonts w:ascii="Arial" w:hAnsi="Arial" w:cs="Arial"/>
          <w:color w:val="000000" w:themeColor="text1"/>
        </w:rPr>
        <w:t>руко</w:t>
      </w:r>
      <w:r w:rsidRPr="00632245">
        <w:rPr>
          <w:rFonts w:ascii="Arial" w:hAnsi="Arial" w:cs="Arial"/>
          <w:color w:val="000000" w:themeColor="text1"/>
        </w:rPr>
        <w:lastRenderedPageBreak/>
        <w:t>водителем подразделения-заявителя. Более подробно о формировании заявки на списание описано в процессе «ПП-10.03.02-ERP Регистрация потребности» (описан в КД ERP.9.9.2.58_ПП-10.03 Планирование обеспечения МТР работами и услугами).</w:t>
      </w:r>
    </w:p>
    <w:p w14:paraId="2DC231E1" w14:textId="2CFFC922" w:rsidR="00087FEB" w:rsidRDefault="007F4A8D">
      <w:pPr>
        <w:spacing w:after="240" w:line="276" w:lineRule="auto"/>
        <w:ind w:firstLine="567"/>
        <w:rPr>
          <w:ins w:id="689" w:author="Дмитрий Ковтун" w:date="2021-03-09T17:55:00Z"/>
          <w:rFonts w:ascii="Arial" w:hAnsi="Arial" w:cs="Arial"/>
          <w:color w:val="000000" w:themeColor="text1"/>
        </w:rPr>
      </w:pPr>
      <w:r w:rsidRPr="00632245">
        <w:rPr>
          <w:rFonts w:ascii="Arial" w:hAnsi="Arial" w:cs="Arial"/>
        </w:rPr>
        <w:t xml:space="preserve">Под обеспечение годовой плановой потребности ТОиР </w:t>
      </w:r>
      <w:ins w:id="690" w:author="Дмитрий Ковтун" w:date="2021-03-09T17:34:00Z">
        <w:r w:rsidR="00087FEB">
          <w:rPr>
            <w:rFonts w:ascii="Arial" w:hAnsi="Arial" w:cs="Arial"/>
          </w:rPr>
          <w:t>Ответственный сотрудник с ролью «</w:t>
        </w:r>
      </w:ins>
      <w:r w:rsidRPr="00632245">
        <w:rPr>
          <w:rFonts w:ascii="Arial" w:hAnsi="Arial" w:cs="Arial"/>
        </w:rPr>
        <w:t>Плановик ЦРММ УО</w:t>
      </w:r>
      <w:ins w:id="691" w:author="Дмитрий Ковтун" w:date="2021-03-09T17:34:00Z">
        <w:r w:rsidR="00087FEB">
          <w:rPr>
            <w:rFonts w:ascii="Arial" w:hAnsi="Arial" w:cs="Arial"/>
          </w:rPr>
          <w:t>»</w:t>
        </w:r>
      </w:ins>
      <w:r w:rsidRPr="00632245">
        <w:rPr>
          <w:rFonts w:ascii="Arial" w:hAnsi="Arial" w:cs="Arial"/>
        </w:rPr>
        <w:t xml:space="preserve"> анализирует плановый объем производства на годовом горизонте и рассчитывает плановую потребность в покупных МТР, </w:t>
      </w:r>
      <w:r w:rsidRPr="00632245">
        <w:rPr>
          <w:rFonts w:ascii="Arial" w:hAnsi="Arial" w:cs="Arial"/>
          <w:color w:val="000000" w:themeColor="text1"/>
        </w:rPr>
        <w:t xml:space="preserve">в соответствии с процессом «Бюджетного планирования ТОиР». Общий объем потребности в разрезе каждого месяца регистрируется </w:t>
      </w:r>
      <w:ins w:id="692" w:author="Дмитрий Ковтун" w:date="2021-03-09T17:35:00Z">
        <w:r w:rsidR="00087FEB">
          <w:rPr>
            <w:rFonts w:ascii="Arial" w:hAnsi="Arial" w:cs="Arial"/>
          </w:rPr>
          <w:t>о</w:t>
        </w:r>
      </w:ins>
      <w:ins w:id="693" w:author="Дмитрий Ковтун" w:date="2021-03-09T17:34:00Z">
        <w:r w:rsidR="00087FEB">
          <w:rPr>
            <w:rFonts w:ascii="Arial" w:hAnsi="Arial" w:cs="Arial"/>
          </w:rPr>
          <w:t>тветственны</w:t>
        </w:r>
      </w:ins>
      <w:ins w:id="694" w:author="Дмитрий Ковтун" w:date="2021-03-09T17:35:00Z">
        <w:r w:rsidR="00087FEB">
          <w:rPr>
            <w:rFonts w:ascii="Arial" w:hAnsi="Arial" w:cs="Arial"/>
          </w:rPr>
          <w:t>м</w:t>
        </w:r>
      </w:ins>
      <w:ins w:id="695" w:author="Дмитрий Ковтун" w:date="2021-03-09T17:34:00Z">
        <w:r w:rsidR="00087FEB">
          <w:rPr>
            <w:rFonts w:ascii="Arial" w:hAnsi="Arial" w:cs="Arial"/>
          </w:rPr>
          <w:t xml:space="preserve"> сотрудник</w:t>
        </w:r>
      </w:ins>
      <w:ins w:id="696" w:author="Дмитрий Ковтун" w:date="2021-03-09T17:35:00Z">
        <w:r w:rsidR="00087FEB">
          <w:rPr>
            <w:rFonts w:ascii="Arial" w:hAnsi="Arial" w:cs="Arial"/>
          </w:rPr>
          <w:t>ом</w:t>
        </w:r>
      </w:ins>
      <w:ins w:id="697" w:author="Дмитрий Ковтун" w:date="2021-03-09T17:34:00Z">
        <w:r w:rsidR="00087FEB">
          <w:rPr>
            <w:rFonts w:ascii="Arial" w:hAnsi="Arial" w:cs="Arial"/>
          </w:rPr>
          <w:t xml:space="preserve"> с ролью</w:t>
        </w:r>
        <w:r w:rsidR="00087FEB" w:rsidRPr="00632245">
          <w:rPr>
            <w:rFonts w:ascii="Arial" w:hAnsi="Arial" w:cs="Arial"/>
          </w:rPr>
          <w:t xml:space="preserve"> </w:t>
        </w:r>
      </w:ins>
      <w:ins w:id="698" w:author="Дмитрий Ковтун" w:date="2021-03-09T17:35:00Z">
        <w:r w:rsidR="00087FEB">
          <w:rPr>
            <w:rFonts w:ascii="Arial" w:hAnsi="Arial" w:cs="Arial"/>
          </w:rPr>
          <w:t>«</w:t>
        </w:r>
      </w:ins>
      <w:r w:rsidRPr="00632245">
        <w:rPr>
          <w:rFonts w:ascii="Arial" w:hAnsi="Arial" w:cs="Arial"/>
        </w:rPr>
        <w:t>Плановиком ЦРММ</w:t>
      </w:r>
      <w:ins w:id="699" w:author="Дмитрий Ковтун" w:date="2021-03-09T17:35:00Z">
        <w:r w:rsidR="00087FEB">
          <w:rPr>
            <w:rFonts w:ascii="Arial" w:hAnsi="Arial" w:cs="Arial"/>
          </w:rPr>
          <w:t xml:space="preserve"> УО»</w:t>
        </w:r>
      </w:ins>
      <w:r w:rsidRPr="00632245">
        <w:rPr>
          <w:rFonts w:ascii="Arial" w:hAnsi="Arial" w:cs="Arial"/>
          <w:color w:val="000000" w:themeColor="text1"/>
        </w:rPr>
        <w:t xml:space="preserve"> в системе </w:t>
      </w:r>
      <w:r w:rsidRPr="00632245">
        <w:rPr>
          <w:rFonts w:ascii="Arial" w:hAnsi="Arial" w:cs="Arial"/>
          <w:color w:val="000000" w:themeColor="text1"/>
          <w:lang w:val="en-US"/>
        </w:rPr>
        <w:t>SAP</w:t>
      </w:r>
      <w:r w:rsidRPr="00632245">
        <w:rPr>
          <w:rFonts w:ascii="Arial" w:hAnsi="Arial" w:cs="Arial"/>
          <w:color w:val="000000" w:themeColor="text1"/>
        </w:rPr>
        <w:t xml:space="preserve"> </w:t>
      </w:r>
      <w:r w:rsidRPr="00632245">
        <w:rPr>
          <w:rFonts w:ascii="Arial" w:hAnsi="Arial" w:cs="Arial"/>
          <w:color w:val="000000" w:themeColor="text1"/>
          <w:lang w:val="en-US"/>
        </w:rPr>
        <w:t>S</w:t>
      </w:r>
      <w:r w:rsidRPr="00632245">
        <w:rPr>
          <w:rFonts w:ascii="Arial" w:hAnsi="Arial" w:cs="Arial"/>
          <w:color w:val="000000" w:themeColor="text1"/>
        </w:rPr>
        <w:t>/</w:t>
      </w:r>
      <w:r w:rsidR="003744EE" w:rsidRPr="00632245">
        <w:rPr>
          <w:rFonts w:ascii="Arial" w:hAnsi="Arial" w:cs="Arial"/>
          <w:color w:val="000000" w:themeColor="text1"/>
        </w:rPr>
        <w:t>4 по</w:t>
      </w:r>
      <w:r w:rsidRPr="00632245">
        <w:rPr>
          <w:rFonts w:ascii="Arial" w:hAnsi="Arial" w:cs="Arial"/>
          <w:color w:val="000000" w:themeColor="text1"/>
        </w:rPr>
        <w:t xml:space="preserve"> номенклатуре и количеству на годовом горизонте, путем создания заказов ТОРО вида «</w:t>
      </w:r>
      <w:r w:rsidRPr="00632245">
        <w:rPr>
          <w:rFonts w:ascii="Arial" w:hAnsi="Arial" w:cs="Arial"/>
          <w:color w:val="000000" w:themeColor="text1"/>
          <w:lang w:val="en-US"/>
        </w:rPr>
        <w:t>ACR</w:t>
      </w:r>
      <w:r w:rsidRPr="00632245">
        <w:rPr>
          <w:rFonts w:ascii="Arial" w:hAnsi="Arial" w:cs="Arial"/>
          <w:color w:val="000000" w:themeColor="text1"/>
        </w:rPr>
        <w:t xml:space="preserve">1» - </w:t>
      </w:r>
      <w:del w:id="700" w:author="Дмитрий Ковтун" w:date="2021-03-09T17:57:00Z">
        <w:r w:rsidRPr="00632245" w:rsidDel="003A25D6">
          <w:rPr>
            <w:rFonts w:ascii="Arial" w:hAnsi="Arial" w:cs="Arial"/>
            <w:color w:val="000000" w:themeColor="text1"/>
          </w:rPr>
          <w:delText>«</w:delText>
        </w:r>
      </w:del>
      <w:r w:rsidRPr="00632245">
        <w:rPr>
          <w:rFonts w:ascii="Arial" w:hAnsi="Arial" w:cs="Arial"/>
          <w:color w:val="000000" w:themeColor="text1"/>
        </w:rPr>
        <w:t xml:space="preserve">Технический заказ ТОРО для ЦРММ». Технический заказ ТОРО для ЦРММ используется для </w:t>
      </w:r>
      <w:del w:id="701" w:author="Дмитрий Ковтун" w:date="2021-03-09T17:36:00Z">
        <w:r w:rsidRPr="00632245" w:rsidDel="00087FEB">
          <w:rPr>
            <w:rFonts w:ascii="Arial" w:hAnsi="Arial" w:cs="Arial"/>
            <w:color w:val="000000" w:themeColor="text1"/>
          </w:rPr>
          <w:delText xml:space="preserve">предварительной </w:delText>
        </w:r>
      </w:del>
      <w:r w:rsidRPr="00632245">
        <w:rPr>
          <w:rFonts w:ascii="Arial" w:hAnsi="Arial" w:cs="Arial"/>
          <w:color w:val="000000" w:themeColor="text1"/>
        </w:rPr>
        <w:t>закупки</w:t>
      </w:r>
      <w:ins w:id="702" w:author="Дмитрий Ковтун" w:date="2021-03-09T17:36:00Z">
        <w:r w:rsidR="00087FEB">
          <w:rPr>
            <w:rFonts w:ascii="Arial" w:hAnsi="Arial" w:cs="Arial"/>
            <w:color w:val="000000" w:themeColor="text1"/>
          </w:rPr>
          <w:t xml:space="preserve"> МТР</w:t>
        </w:r>
      </w:ins>
      <w:r w:rsidRPr="00632245">
        <w:rPr>
          <w:rFonts w:ascii="Arial" w:hAnsi="Arial" w:cs="Arial"/>
          <w:color w:val="000000" w:themeColor="text1"/>
        </w:rPr>
        <w:t xml:space="preserve">, </w:t>
      </w:r>
      <w:ins w:id="703" w:author="Дмитрий Ковтун" w:date="2021-03-09T17:36:00Z">
        <w:r w:rsidR="00087FEB">
          <w:rPr>
            <w:rFonts w:ascii="Arial" w:hAnsi="Arial" w:cs="Arial"/>
            <w:color w:val="000000" w:themeColor="text1"/>
          </w:rPr>
          <w:t xml:space="preserve">а также предварительного </w:t>
        </w:r>
      </w:ins>
      <w:r w:rsidRPr="00632245">
        <w:rPr>
          <w:rFonts w:ascii="Arial" w:hAnsi="Arial" w:cs="Arial"/>
          <w:color w:val="000000" w:themeColor="text1"/>
        </w:rPr>
        <w:t xml:space="preserve">резервирования </w:t>
      </w:r>
      <w:del w:id="704" w:author="Дмитрий Ковтун" w:date="2021-03-09T17:36:00Z">
        <w:r w:rsidRPr="00632245" w:rsidDel="00087FEB">
          <w:rPr>
            <w:rFonts w:ascii="Arial" w:hAnsi="Arial" w:cs="Arial"/>
            <w:color w:val="000000" w:themeColor="text1"/>
          </w:rPr>
          <w:delText xml:space="preserve">и дальнейшего списания </w:delText>
        </w:r>
      </w:del>
      <w:r w:rsidRPr="00632245">
        <w:rPr>
          <w:rFonts w:ascii="Arial" w:hAnsi="Arial" w:cs="Arial"/>
          <w:color w:val="000000" w:themeColor="text1"/>
        </w:rPr>
        <w:t>материалов</w:t>
      </w:r>
      <w:ins w:id="705" w:author="Дмитрий Ковтун" w:date="2021-03-09T17:36:00Z">
        <w:r w:rsidR="00087FEB">
          <w:rPr>
            <w:rFonts w:ascii="Arial" w:hAnsi="Arial" w:cs="Arial"/>
            <w:color w:val="000000" w:themeColor="text1"/>
          </w:rPr>
          <w:t>,</w:t>
        </w:r>
      </w:ins>
      <w:r w:rsidRPr="00632245">
        <w:rPr>
          <w:rFonts w:ascii="Arial" w:hAnsi="Arial" w:cs="Arial"/>
          <w:color w:val="000000" w:themeColor="text1"/>
        </w:rPr>
        <w:t xml:space="preserve"> необходимых </w:t>
      </w:r>
      <w:del w:id="706" w:author="Дмитрий Ковтун" w:date="2021-03-09T17:36:00Z">
        <w:r w:rsidRPr="00632245" w:rsidDel="00087FEB">
          <w:rPr>
            <w:rFonts w:ascii="Arial" w:hAnsi="Arial" w:cs="Arial"/>
            <w:color w:val="000000" w:themeColor="text1"/>
          </w:rPr>
          <w:delText xml:space="preserve">к </w:delText>
        </w:r>
      </w:del>
      <w:ins w:id="707" w:author="Дмитрий Ковтун" w:date="2021-03-09T17:36:00Z">
        <w:r w:rsidR="00087FEB">
          <w:rPr>
            <w:rFonts w:ascii="Arial" w:hAnsi="Arial" w:cs="Arial"/>
            <w:color w:val="000000" w:themeColor="text1"/>
          </w:rPr>
          <w:t>для</w:t>
        </w:r>
        <w:r w:rsidR="00087FEB" w:rsidRPr="00632245">
          <w:rPr>
            <w:rFonts w:ascii="Arial" w:hAnsi="Arial" w:cs="Arial"/>
            <w:color w:val="000000" w:themeColor="text1"/>
          </w:rPr>
          <w:t xml:space="preserve"> </w:t>
        </w:r>
      </w:ins>
      <w:del w:id="708" w:author="Дмитрий Ковтун" w:date="2021-03-09T17:36:00Z">
        <w:r w:rsidRPr="00632245" w:rsidDel="00087FEB">
          <w:rPr>
            <w:rFonts w:ascii="Arial" w:hAnsi="Arial" w:cs="Arial"/>
            <w:color w:val="000000" w:themeColor="text1"/>
          </w:rPr>
          <w:delText xml:space="preserve">производству </w:delText>
        </w:r>
      </w:del>
      <w:ins w:id="709" w:author="Дмитрий Ковтун" w:date="2021-03-09T17:36:00Z">
        <w:r w:rsidR="00087FEB" w:rsidRPr="00632245">
          <w:rPr>
            <w:rFonts w:ascii="Arial" w:hAnsi="Arial" w:cs="Arial"/>
            <w:color w:val="000000" w:themeColor="text1"/>
          </w:rPr>
          <w:t>производств</w:t>
        </w:r>
        <w:r w:rsidR="00087FEB">
          <w:rPr>
            <w:rFonts w:ascii="Arial" w:hAnsi="Arial" w:cs="Arial"/>
            <w:color w:val="000000" w:themeColor="text1"/>
          </w:rPr>
          <w:t>а</w:t>
        </w:r>
        <w:r w:rsidR="00087FEB" w:rsidRPr="00632245">
          <w:rPr>
            <w:rFonts w:ascii="Arial" w:hAnsi="Arial" w:cs="Arial"/>
            <w:color w:val="000000" w:themeColor="text1"/>
          </w:rPr>
          <w:t xml:space="preserve"> </w:t>
        </w:r>
      </w:ins>
      <w:r w:rsidRPr="00632245">
        <w:rPr>
          <w:rFonts w:ascii="Arial" w:hAnsi="Arial" w:cs="Arial"/>
          <w:color w:val="000000" w:themeColor="text1"/>
        </w:rPr>
        <w:t xml:space="preserve">запасных частей и нестандартного оборудования. </w:t>
      </w:r>
    </w:p>
    <w:p w14:paraId="31A1DBB5" w14:textId="77777777" w:rsidR="00000E65" w:rsidRPr="00F00EDF" w:rsidRDefault="00000E65" w:rsidP="00000E65">
      <w:pPr>
        <w:spacing w:after="240" w:line="276" w:lineRule="auto"/>
        <w:ind w:firstLine="567"/>
        <w:rPr>
          <w:moveTo w:id="710" w:author="Дмитрий Ковтун" w:date="2021-03-09T17:55:00Z"/>
          <w:rFonts w:ascii="Arial" w:hAnsi="Arial" w:cs="Arial"/>
          <w:color w:val="000000" w:themeColor="text1"/>
        </w:rPr>
      </w:pPr>
      <w:moveToRangeStart w:id="711" w:author="Дмитрий Ковтун" w:date="2021-03-09T17:55:00Z" w:name="move66204939"/>
      <w:moveTo w:id="712" w:author="Дмитрий Ковтун" w:date="2021-03-09T17:55:00Z">
        <w:r w:rsidRPr="00632245">
          <w:rPr>
            <w:rFonts w:ascii="Arial" w:hAnsi="Arial" w:cs="Arial"/>
            <w:color w:val="000000" w:themeColor="text1"/>
          </w:rPr>
          <w:t>Под обеспечение внеплановой, аварийной потребности ТОиР и прочей потребности в производстве запасных частей и нестандартного оборудования Плановик ЦРММ УО анализирует фактический расход прошлых периодов и на основе экспертной оценки прогнозирует потребление в покупных МТР и включает необходимый объём МТР в технические заказы ТОРО для ЦРММ.</w:t>
        </w:r>
      </w:moveTo>
    </w:p>
    <w:moveToRangeEnd w:id="711"/>
    <w:p w14:paraId="21BE875B" w14:textId="6C084399" w:rsidR="007F4A8D" w:rsidRDefault="007F4A8D">
      <w:pPr>
        <w:spacing w:after="240" w:line="276" w:lineRule="auto"/>
        <w:ind w:firstLine="567"/>
        <w:rPr>
          <w:ins w:id="713" w:author="Дмитрий Ковтун" w:date="2021-03-09T17:52:00Z"/>
          <w:rFonts w:ascii="Arial" w:hAnsi="Arial" w:cs="Arial"/>
          <w:color w:val="000000" w:themeColor="text1"/>
        </w:rPr>
      </w:pPr>
      <w:r w:rsidRPr="00632245">
        <w:rPr>
          <w:rFonts w:ascii="Arial" w:hAnsi="Arial" w:cs="Arial"/>
          <w:color w:val="000000" w:themeColor="text1"/>
        </w:rPr>
        <w:t xml:space="preserve">В технических заказах ТОРО для ЦРММ указываются ссылки на соответствующие МВЗ </w:t>
      </w:r>
      <w:del w:id="714" w:author="Дмитрий Ковтун" w:date="2021-03-09T17:40:00Z">
        <w:r w:rsidRPr="00632245" w:rsidDel="00087FEB">
          <w:rPr>
            <w:rFonts w:ascii="Arial" w:hAnsi="Arial" w:cs="Arial"/>
            <w:color w:val="000000" w:themeColor="text1"/>
          </w:rPr>
          <w:delText xml:space="preserve">подразделения </w:delText>
        </w:r>
      </w:del>
      <w:ins w:id="715" w:author="Дмитрий Ковтун" w:date="2021-03-09T17:40:00Z">
        <w:r w:rsidR="00087FEB" w:rsidRPr="00632245">
          <w:rPr>
            <w:rFonts w:ascii="Arial" w:hAnsi="Arial" w:cs="Arial"/>
            <w:color w:val="000000" w:themeColor="text1"/>
          </w:rPr>
          <w:t>подразделени</w:t>
        </w:r>
        <w:r w:rsidR="00087FEB">
          <w:rPr>
            <w:rFonts w:ascii="Arial" w:hAnsi="Arial" w:cs="Arial"/>
            <w:color w:val="000000" w:themeColor="text1"/>
          </w:rPr>
          <w:t xml:space="preserve">й </w:t>
        </w:r>
      </w:ins>
      <w:del w:id="716" w:author="Дмитрий Ковтун" w:date="2021-03-09T17:40:00Z">
        <w:r w:rsidRPr="00632245" w:rsidDel="00087FEB">
          <w:rPr>
            <w:rFonts w:ascii="Arial" w:hAnsi="Arial" w:cs="Arial"/>
            <w:color w:val="000000" w:themeColor="text1"/>
          </w:rPr>
          <w:delText xml:space="preserve">ЦРММ </w:delText>
        </w:r>
      </w:del>
      <w:r w:rsidRPr="00632245">
        <w:rPr>
          <w:rFonts w:ascii="Arial" w:hAnsi="Arial" w:cs="Arial"/>
          <w:color w:val="000000" w:themeColor="text1"/>
        </w:rPr>
        <w:t>(</w:t>
      </w:r>
      <w:del w:id="717" w:author="Дмитрий Ковтун" w:date="2021-03-09T17:47:00Z">
        <w:r w:rsidRPr="00632245" w:rsidDel="00041DE9">
          <w:rPr>
            <w:rFonts w:ascii="Arial" w:hAnsi="Arial" w:cs="Arial"/>
          </w:rPr>
          <w:delText>подразделение</w:delText>
        </w:r>
      </w:del>
      <w:ins w:id="718" w:author="Дмитрий Ковтун" w:date="2021-03-09T17:47:00Z">
        <w:r w:rsidR="00041DE9" w:rsidRPr="00632245">
          <w:rPr>
            <w:rFonts w:ascii="Arial" w:hAnsi="Arial" w:cs="Arial"/>
          </w:rPr>
          <w:t>подразделени</w:t>
        </w:r>
        <w:r w:rsidR="00041DE9">
          <w:rPr>
            <w:rFonts w:ascii="Arial" w:hAnsi="Arial" w:cs="Arial"/>
          </w:rPr>
          <w:t>я</w:t>
        </w:r>
      </w:ins>
      <w:r w:rsidRPr="00632245">
        <w:rPr>
          <w:rFonts w:ascii="Arial" w:hAnsi="Arial" w:cs="Arial"/>
        </w:rPr>
        <w:t xml:space="preserve">, на </w:t>
      </w:r>
      <w:del w:id="719" w:author="Дмитрий Ковтун" w:date="2021-03-09T17:47:00Z">
        <w:r w:rsidRPr="00632245" w:rsidDel="00041DE9">
          <w:rPr>
            <w:rFonts w:ascii="Arial" w:hAnsi="Arial" w:cs="Arial"/>
          </w:rPr>
          <w:delText xml:space="preserve">которое </w:delText>
        </w:r>
      </w:del>
      <w:ins w:id="720" w:author="Дмитрий Ковтун" w:date="2021-03-09T17:47:00Z">
        <w:r w:rsidR="00041DE9" w:rsidRPr="00632245">
          <w:rPr>
            <w:rFonts w:ascii="Arial" w:hAnsi="Arial" w:cs="Arial"/>
          </w:rPr>
          <w:t>котор</w:t>
        </w:r>
        <w:r w:rsidR="00041DE9">
          <w:rPr>
            <w:rFonts w:ascii="Arial" w:hAnsi="Arial" w:cs="Arial"/>
          </w:rPr>
          <w:t>ые</w:t>
        </w:r>
        <w:r w:rsidR="00041DE9" w:rsidRPr="00632245">
          <w:rPr>
            <w:rFonts w:ascii="Arial" w:hAnsi="Arial" w:cs="Arial"/>
          </w:rPr>
          <w:t xml:space="preserve"> </w:t>
        </w:r>
      </w:ins>
      <w:r w:rsidRPr="00632245">
        <w:rPr>
          <w:rFonts w:ascii="Arial" w:hAnsi="Arial" w:cs="Arial"/>
        </w:rPr>
        <w:t xml:space="preserve">будут отнесены </w:t>
      </w:r>
      <w:ins w:id="721" w:author="Дмитрий Ковтун" w:date="2021-03-09T17:41:00Z">
        <w:r w:rsidR="00087FEB">
          <w:rPr>
            <w:rFonts w:ascii="Arial" w:hAnsi="Arial" w:cs="Arial"/>
          </w:rPr>
          <w:t xml:space="preserve">плановые </w:t>
        </w:r>
      </w:ins>
      <w:r w:rsidRPr="00632245">
        <w:rPr>
          <w:rFonts w:ascii="Arial" w:hAnsi="Arial" w:cs="Arial"/>
        </w:rPr>
        <w:t>затраты</w:t>
      </w:r>
      <w:ins w:id="722" w:author="Дмитрий Ковтун" w:date="2021-03-09T17:47:00Z">
        <w:r w:rsidR="00041DE9" w:rsidRPr="00041DE9">
          <w:rPr>
            <w:rFonts w:ascii="Arial" w:hAnsi="Arial" w:cs="Arial"/>
            <w:color w:val="000000" w:themeColor="text1"/>
          </w:rPr>
          <w:t xml:space="preserve"> </w:t>
        </w:r>
        <w:r w:rsidR="00041DE9" w:rsidRPr="00632245">
          <w:rPr>
            <w:rFonts w:ascii="Arial" w:hAnsi="Arial" w:cs="Arial"/>
            <w:color w:val="000000" w:themeColor="text1"/>
          </w:rPr>
          <w:t>бюджет</w:t>
        </w:r>
        <w:r w:rsidR="00041DE9">
          <w:rPr>
            <w:rFonts w:ascii="Arial" w:hAnsi="Arial" w:cs="Arial"/>
            <w:color w:val="000000" w:themeColor="text1"/>
          </w:rPr>
          <w:t>а</w:t>
        </w:r>
        <w:r w:rsidR="00041DE9" w:rsidRPr="00632245">
          <w:rPr>
            <w:rFonts w:ascii="Arial" w:hAnsi="Arial" w:cs="Arial"/>
            <w:color w:val="000000" w:themeColor="text1"/>
          </w:rPr>
          <w:t xml:space="preserve"> </w:t>
        </w:r>
        <w:r w:rsidR="00041DE9" w:rsidRPr="00632245">
          <w:rPr>
            <w:rFonts w:ascii="Arial" w:hAnsi="Arial" w:cs="Arial"/>
            <w:color w:val="000000" w:themeColor="text1"/>
            <w:lang w:val="en-US"/>
          </w:rPr>
          <w:t>OPEX</w:t>
        </w:r>
        <w:r w:rsidR="00041DE9" w:rsidRPr="00632245">
          <w:rPr>
            <w:rFonts w:ascii="Arial" w:hAnsi="Arial" w:cs="Arial"/>
            <w:color w:val="000000" w:themeColor="text1"/>
          </w:rPr>
          <w:t xml:space="preserve"> ТОиР</w:t>
        </w:r>
      </w:ins>
      <w:r w:rsidRPr="00632245">
        <w:rPr>
          <w:rFonts w:ascii="Arial" w:hAnsi="Arial" w:cs="Arial"/>
          <w:color w:val="000000" w:themeColor="text1"/>
        </w:rPr>
        <w:t>)</w:t>
      </w:r>
      <w:ins w:id="723" w:author="Дмитрий Ковтун" w:date="2021-03-09T17:47:00Z">
        <w:r w:rsidR="00041DE9">
          <w:rPr>
            <w:rFonts w:ascii="Arial" w:hAnsi="Arial" w:cs="Arial"/>
            <w:color w:val="000000" w:themeColor="text1"/>
          </w:rPr>
          <w:t>. При этом статья затрат</w:t>
        </w:r>
      </w:ins>
      <w:del w:id="724" w:author="Дмитрий Ковтун" w:date="2021-03-09T17:47:00Z">
        <w:r w:rsidRPr="00632245" w:rsidDel="00041DE9">
          <w:rPr>
            <w:rFonts w:ascii="Arial" w:hAnsi="Arial" w:cs="Arial"/>
            <w:color w:val="000000" w:themeColor="text1"/>
          </w:rPr>
          <w:delText xml:space="preserve"> и</w:delText>
        </w:r>
      </w:del>
      <w:r w:rsidRPr="00632245">
        <w:rPr>
          <w:rFonts w:ascii="Arial" w:hAnsi="Arial" w:cs="Arial"/>
          <w:color w:val="000000" w:themeColor="text1"/>
        </w:rPr>
        <w:t xml:space="preserve"> </w:t>
      </w:r>
      <w:ins w:id="725" w:author="Дмитрий Ковтун" w:date="2021-03-09T17:47:00Z">
        <w:r w:rsidR="00041DE9">
          <w:rPr>
            <w:rFonts w:ascii="Arial" w:hAnsi="Arial" w:cs="Arial"/>
            <w:color w:val="000000" w:themeColor="text1"/>
          </w:rPr>
          <w:t>(</w:t>
        </w:r>
      </w:ins>
      <w:r w:rsidRPr="00632245">
        <w:rPr>
          <w:rFonts w:ascii="Arial" w:hAnsi="Arial" w:cs="Arial"/>
          <w:color w:val="000000" w:themeColor="text1"/>
        </w:rPr>
        <w:t>СПП-элемент</w:t>
      </w:r>
      <w:ins w:id="726" w:author="Дмитрий Ковтун" w:date="2021-03-09T17:47:00Z">
        <w:r w:rsidR="00041DE9">
          <w:rPr>
            <w:rFonts w:ascii="Arial" w:hAnsi="Arial" w:cs="Arial"/>
            <w:color w:val="000000" w:themeColor="text1"/>
          </w:rPr>
          <w:t>)</w:t>
        </w:r>
      </w:ins>
      <w:r w:rsidRPr="00F00EDF">
        <w:rPr>
          <w:rFonts w:ascii="Arial" w:hAnsi="Arial" w:cs="Arial"/>
          <w:color w:val="000000" w:themeColor="text1"/>
        </w:rPr>
        <w:t xml:space="preserve"> </w:t>
      </w:r>
      <w:del w:id="727" w:author="Дмитрий Ковтун" w:date="2021-03-09T17:48:00Z">
        <w:r w:rsidRPr="00632245" w:rsidDel="00041DE9">
          <w:rPr>
            <w:rFonts w:ascii="Arial" w:hAnsi="Arial" w:cs="Arial"/>
            <w:color w:val="000000" w:themeColor="text1"/>
          </w:rPr>
          <w:delText xml:space="preserve">«Производство ЦРММ» (бюджет </w:delText>
        </w:r>
        <w:r w:rsidRPr="00632245" w:rsidDel="00041DE9">
          <w:rPr>
            <w:rFonts w:ascii="Arial" w:hAnsi="Arial" w:cs="Arial"/>
            <w:color w:val="000000" w:themeColor="text1"/>
            <w:lang w:val="en-US"/>
          </w:rPr>
          <w:delText>OPEX</w:delText>
        </w:r>
        <w:r w:rsidRPr="00632245" w:rsidDel="00041DE9">
          <w:rPr>
            <w:rFonts w:ascii="Arial" w:hAnsi="Arial" w:cs="Arial"/>
            <w:color w:val="000000" w:themeColor="text1"/>
          </w:rPr>
          <w:delText xml:space="preserve"> ТОиР)</w:delText>
        </w:r>
      </w:del>
      <w:ins w:id="728" w:author="Дмитрий Ковтун" w:date="2021-03-09T17:48:00Z">
        <w:r w:rsidR="00041DE9">
          <w:rPr>
            <w:rFonts w:ascii="Arial" w:hAnsi="Arial" w:cs="Arial"/>
            <w:color w:val="000000" w:themeColor="text1"/>
          </w:rPr>
          <w:t xml:space="preserve">определяется автоматически на основе </w:t>
        </w:r>
      </w:ins>
      <w:ins w:id="729" w:author="Дмитрий Ковтун" w:date="2021-03-09T17:49:00Z">
        <w:r w:rsidR="00041DE9">
          <w:rPr>
            <w:rFonts w:ascii="Arial" w:hAnsi="Arial" w:cs="Arial"/>
            <w:color w:val="000000" w:themeColor="text1"/>
          </w:rPr>
          <w:t>данных заказа ТОРО</w:t>
        </w:r>
      </w:ins>
      <w:ins w:id="730" w:author="Дмитрий Ковтун" w:date="2021-03-09T17:50:00Z">
        <w:r w:rsidR="00041DE9">
          <w:rPr>
            <w:rFonts w:ascii="Arial" w:hAnsi="Arial" w:cs="Arial"/>
            <w:color w:val="000000" w:themeColor="text1"/>
          </w:rPr>
          <w:t xml:space="preserve"> (МВЗ, Группа планирования, период)</w:t>
        </w:r>
      </w:ins>
      <w:r w:rsidRPr="00632245">
        <w:rPr>
          <w:rFonts w:ascii="Arial" w:hAnsi="Arial" w:cs="Arial"/>
          <w:color w:val="000000" w:themeColor="text1"/>
        </w:rPr>
        <w:t>. После формирования потребности в покупных МТР (</w:t>
      </w:r>
      <w:r w:rsidRPr="00632245">
        <w:rPr>
          <w:rFonts w:ascii="Arial" w:hAnsi="Arial" w:cs="Arial" w:hint="eastAsia"/>
          <w:color w:val="000000" w:themeColor="text1"/>
        </w:rPr>
        <w:t>исходн</w:t>
      </w:r>
      <w:r w:rsidRPr="00632245">
        <w:rPr>
          <w:rFonts w:ascii="Arial" w:hAnsi="Arial" w:cs="Arial"/>
          <w:color w:val="000000" w:themeColor="text1"/>
        </w:rPr>
        <w:t xml:space="preserve">ый </w:t>
      </w:r>
      <w:r w:rsidRPr="00632245">
        <w:rPr>
          <w:rFonts w:ascii="Arial" w:hAnsi="Arial" w:cs="Arial" w:hint="eastAsia"/>
          <w:color w:val="000000" w:themeColor="text1"/>
        </w:rPr>
        <w:t>материал</w:t>
      </w:r>
      <w:r w:rsidRPr="00632245">
        <w:rPr>
          <w:rFonts w:ascii="Arial" w:hAnsi="Arial" w:cs="Arial"/>
          <w:color w:val="000000" w:themeColor="text1"/>
        </w:rPr>
        <w:t xml:space="preserve"> </w:t>
      </w:r>
      <w:r w:rsidRPr="00632245">
        <w:rPr>
          <w:rFonts w:ascii="Arial" w:hAnsi="Arial" w:cs="Arial" w:hint="eastAsia"/>
          <w:color w:val="000000" w:themeColor="text1"/>
        </w:rPr>
        <w:t>для</w:t>
      </w:r>
      <w:r w:rsidRPr="00632245">
        <w:rPr>
          <w:rFonts w:ascii="Arial" w:hAnsi="Arial" w:cs="Arial"/>
          <w:color w:val="000000" w:themeColor="text1"/>
        </w:rPr>
        <w:t xml:space="preserve"> </w:t>
      </w:r>
      <w:r w:rsidRPr="00632245">
        <w:rPr>
          <w:rFonts w:ascii="Arial" w:hAnsi="Arial" w:cs="Arial" w:hint="eastAsia"/>
          <w:color w:val="000000" w:themeColor="text1"/>
        </w:rPr>
        <w:t>изготовления</w:t>
      </w:r>
      <w:r w:rsidRPr="00632245">
        <w:rPr>
          <w:rFonts w:ascii="Arial" w:hAnsi="Arial" w:cs="Arial"/>
          <w:color w:val="000000" w:themeColor="text1"/>
        </w:rPr>
        <w:t>) проводится процедура расценки покупных МТР, согласования и при необходимости корректировки объемов (в случае превышения бюджета).</w:t>
      </w:r>
      <w:r w:rsidRPr="00F00EDF">
        <w:rPr>
          <w:rFonts w:ascii="Arial" w:hAnsi="Arial" w:cs="Arial"/>
          <w:color w:val="000000" w:themeColor="text1"/>
        </w:rPr>
        <w:t xml:space="preserve"> </w:t>
      </w:r>
      <w:r w:rsidRPr="00632245">
        <w:rPr>
          <w:rFonts w:ascii="Arial" w:hAnsi="Arial" w:cs="Arial"/>
          <w:color w:val="000000" w:themeColor="text1"/>
        </w:rPr>
        <w:t xml:space="preserve">Более подробно </w:t>
      </w:r>
      <w:del w:id="731" w:author="Дмитрий Ковтун" w:date="2021-03-09T17:52:00Z">
        <w:r w:rsidRPr="00632245" w:rsidDel="00000E65">
          <w:rPr>
            <w:rFonts w:ascii="Arial" w:hAnsi="Arial" w:cs="Arial"/>
            <w:color w:val="000000" w:themeColor="text1"/>
          </w:rPr>
          <w:delText xml:space="preserve">о регистрации потребности в покупных МТР описано в процессе «ПП-10.03.02-ERP Регистрация потребности» КД ERP.9.9.2.58_ПП-10.03 Планирование обеспечения МТР работами и услугами), </w:delText>
        </w:r>
      </w:del>
      <w:r w:rsidRPr="00632245">
        <w:rPr>
          <w:rFonts w:ascii="Arial" w:hAnsi="Arial" w:cs="Arial"/>
          <w:color w:val="000000" w:themeColor="text1"/>
        </w:rPr>
        <w:t xml:space="preserve">о процессе бюджетирование ТОиР описано в КД </w:t>
      </w:r>
      <w:r w:rsidRPr="00632245">
        <w:rPr>
          <w:rFonts w:ascii="Arial" w:hAnsi="Arial" w:cs="Arial"/>
          <w:color w:val="000000" w:themeColor="text1"/>
          <w:lang w:val="en-US"/>
        </w:rPr>
        <w:t>ERP</w:t>
      </w:r>
      <w:r w:rsidRPr="00632245">
        <w:rPr>
          <w:rFonts w:ascii="Arial" w:hAnsi="Arial" w:cs="Arial"/>
          <w:color w:val="000000" w:themeColor="text1"/>
        </w:rPr>
        <w:t xml:space="preserve"> 9.9.2.51 «Формирование и управление бюджетами ТОиР».</w:t>
      </w:r>
    </w:p>
    <w:p w14:paraId="141630DB" w14:textId="1E1BF4B7" w:rsidR="00000E65" w:rsidRPr="00F00EDF" w:rsidRDefault="00000E65" w:rsidP="00000E65">
      <w:pPr>
        <w:spacing w:after="240" w:line="276" w:lineRule="auto"/>
        <w:ind w:firstLine="567"/>
        <w:rPr>
          <w:rFonts w:ascii="Arial" w:hAnsi="Arial" w:cs="Arial"/>
          <w:color w:val="000000" w:themeColor="text1"/>
        </w:rPr>
      </w:pPr>
      <w:ins w:id="732" w:author="Дмитрий Ковтун" w:date="2021-03-09T17:52:00Z">
        <w:r>
          <w:rPr>
            <w:rFonts w:ascii="Arial" w:hAnsi="Arial" w:cs="Arial"/>
            <w:color w:val="000000" w:themeColor="text1"/>
          </w:rPr>
          <w:t>Р</w:t>
        </w:r>
        <w:r w:rsidRPr="00632245">
          <w:rPr>
            <w:rFonts w:ascii="Arial" w:hAnsi="Arial" w:cs="Arial"/>
            <w:color w:val="000000" w:themeColor="text1"/>
          </w:rPr>
          <w:t>егистраци</w:t>
        </w:r>
        <w:r>
          <w:rPr>
            <w:rFonts w:ascii="Arial" w:hAnsi="Arial" w:cs="Arial"/>
            <w:color w:val="000000" w:themeColor="text1"/>
          </w:rPr>
          <w:t>я</w:t>
        </w:r>
        <w:r w:rsidRPr="00632245">
          <w:rPr>
            <w:rFonts w:ascii="Arial" w:hAnsi="Arial" w:cs="Arial"/>
            <w:color w:val="000000" w:themeColor="text1"/>
          </w:rPr>
          <w:t xml:space="preserve"> потребности в покупных МТР </w:t>
        </w:r>
      </w:ins>
      <w:ins w:id="733" w:author="Дмитрий Ковтун" w:date="2021-03-09T17:54:00Z">
        <w:r>
          <w:rPr>
            <w:rFonts w:ascii="Arial" w:hAnsi="Arial" w:cs="Arial"/>
            <w:color w:val="000000" w:themeColor="text1"/>
          </w:rPr>
          <w:t xml:space="preserve">для процесса изготовления прочих изделий </w:t>
        </w:r>
      </w:ins>
      <w:ins w:id="734" w:author="Дмитрий Ковтун" w:date="2021-03-09T17:53:00Z">
        <w:r>
          <w:rPr>
            <w:rFonts w:ascii="Arial" w:hAnsi="Arial" w:cs="Arial"/>
            <w:color w:val="000000" w:themeColor="text1"/>
          </w:rPr>
          <w:t xml:space="preserve">в рамках Заявок на списание </w:t>
        </w:r>
      </w:ins>
      <w:ins w:id="735" w:author="Дмитрий Ковтун" w:date="2021-03-09T17:52:00Z">
        <w:r w:rsidRPr="00632245">
          <w:rPr>
            <w:rFonts w:ascii="Arial" w:hAnsi="Arial" w:cs="Arial"/>
            <w:color w:val="000000" w:themeColor="text1"/>
          </w:rPr>
          <w:t>описан</w:t>
        </w:r>
      </w:ins>
      <w:ins w:id="736" w:author="Дмитрий Ковтун" w:date="2021-03-09T17:53:00Z">
        <w:r>
          <w:rPr>
            <w:rFonts w:ascii="Arial" w:hAnsi="Arial" w:cs="Arial"/>
            <w:color w:val="000000" w:themeColor="text1"/>
          </w:rPr>
          <w:t>а</w:t>
        </w:r>
      </w:ins>
      <w:ins w:id="737" w:author="Дмитрий Ковтун" w:date="2021-03-09T17:52:00Z">
        <w:r w:rsidRPr="00632245">
          <w:rPr>
            <w:rFonts w:ascii="Arial" w:hAnsi="Arial" w:cs="Arial"/>
            <w:color w:val="000000" w:themeColor="text1"/>
          </w:rPr>
          <w:t xml:space="preserve"> в процессе «ПП-10.03.02-ERP Регистрация потребности» КД ERP.9.9.2.58_ПП-10.03 Планирование обеспечения МТР работами и услугами)</w:t>
        </w:r>
        <w:r>
          <w:rPr>
            <w:rFonts w:ascii="Arial" w:hAnsi="Arial" w:cs="Arial"/>
            <w:color w:val="000000" w:themeColor="text1"/>
          </w:rPr>
          <w:t>.</w:t>
        </w:r>
      </w:ins>
    </w:p>
    <w:p w14:paraId="255B6056" w14:textId="0B6758C5" w:rsidR="007F4A8D" w:rsidRPr="00401534" w:rsidDel="00000E65" w:rsidRDefault="007F4A8D">
      <w:pPr>
        <w:spacing w:after="240" w:line="276" w:lineRule="auto"/>
        <w:ind w:firstLine="567"/>
        <w:rPr>
          <w:moveFrom w:id="738" w:author="Дмитрий Ковтун" w:date="2021-03-09T17:55:00Z"/>
          <w:rFonts w:ascii="Arial" w:hAnsi="Arial" w:cs="Arial"/>
          <w:color w:val="000000" w:themeColor="text1"/>
        </w:rPr>
        <w:pPrChange w:id="739" w:author="Дмитрий Ковтун" w:date="2021-03-09T17:50:00Z">
          <w:pPr>
            <w:spacing w:after="240" w:line="276" w:lineRule="auto"/>
          </w:pPr>
        </w:pPrChange>
      </w:pPr>
      <w:moveFromRangeStart w:id="740" w:author="Дмитрий Ковтун" w:date="2021-03-09T17:55:00Z" w:name="move66204939"/>
      <w:moveFrom w:id="741" w:author="Дмитрий Ковтун" w:date="2021-03-09T17:55:00Z">
        <w:r w:rsidRPr="00401534" w:rsidDel="00000E65">
          <w:rPr>
            <w:rFonts w:ascii="Arial" w:hAnsi="Arial" w:cs="Arial"/>
            <w:color w:val="000000" w:themeColor="text1"/>
          </w:rPr>
          <w:t>Под обеспечение внеплановой, аварийной потребности ТОиР и прочей потребности в производстве запасных частей и нестандартного оборудования Плановик ЦРММ УО анализирует фактический расход прошлых периодов и на основе экспертной оценки прогнозирует потребление в покупных МТР и включает необходимый объём МТР в технические заказы ТОРО для ЦРММ.</w:t>
        </w:r>
      </w:moveFrom>
    </w:p>
    <w:moveFromRangeEnd w:id="740"/>
    <w:p w14:paraId="3D8B9883" w14:textId="4CE1925C" w:rsidR="007F4A8D" w:rsidRPr="00401534" w:rsidRDefault="007F4A8D">
      <w:pPr>
        <w:spacing w:after="240" w:line="276" w:lineRule="auto"/>
        <w:ind w:firstLine="567"/>
        <w:rPr>
          <w:rFonts w:ascii="Arial" w:hAnsi="Arial" w:cs="Arial"/>
          <w:color w:val="000000" w:themeColor="text1"/>
        </w:rPr>
      </w:pPr>
      <w:r w:rsidRPr="00401534">
        <w:rPr>
          <w:rFonts w:ascii="Arial" w:hAnsi="Arial" w:cs="Arial"/>
          <w:color w:val="000000" w:themeColor="text1"/>
        </w:rPr>
        <w:t xml:space="preserve">Для формирования оперативного производства </w:t>
      </w:r>
      <w:r w:rsidRPr="00401534">
        <w:rPr>
          <w:rFonts w:ascii="Arial" w:hAnsi="Arial" w:cs="Arial"/>
        </w:rPr>
        <w:t>деталей и изделий собственными силами,</w:t>
      </w:r>
      <w:r w:rsidRPr="00401534">
        <w:rPr>
          <w:rFonts w:ascii="Arial" w:hAnsi="Arial" w:cs="Arial"/>
          <w:color w:val="000000" w:themeColor="text1"/>
        </w:rPr>
        <w:t xml:space="preserve"> </w:t>
      </w:r>
      <w:ins w:id="742" w:author="Дмитрий Ковтун" w:date="2021-03-09T18:08:00Z">
        <w:r w:rsidR="00401534">
          <w:rPr>
            <w:rFonts w:ascii="Arial" w:hAnsi="Arial" w:cs="Arial"/>
            <w:color w:val="000000" w:themeColor="text1"/>
          </w:rPr>
          <w:t>ответственный сотрудник с ролью «</w:t>
        </w:r>
      </w:ins>
      <w:r w:rsidRPr="00401534">
        <w:rPr>
          <w:rFonts w:ascii="Arial" w:hAnsi="Arial" w:cs="Arial"/>
          <w:color w:val="000000" w:themeColor="text1"/>
        </w:rPr>
        <w:t>Плановик ЦРММ УО</w:t>
      </w:r>
      <w:ins w:id="743" w:author="Дмитрий Ковтун" w:date="2021-03-09T18:08:00Z">
        <w:r w:rsidR="00401534">
          <w:rPr>
            <w:rFonts w:ascii="Arial" w:hAnsi="Arial" w:cs="Arial"/>
            <w:color w:val="000000" w:themeColor="text1"/>
          </w:rPr>
          <w:t>»</w:t>
        </w:r>
      </w:ins>
      <w:r w:rsidRPr="00401534">
        <w:rPr>
          <w:rFonts w:ascii="Arial" w:hAnsi="Arial" w:cs="Arial"/>
          <w:color w:val="000000" w:themeColor="text1"/>
        </w:rPr>
        <w:t xml:space="preserve"> формирует список потребностей (оперативная потребность ТОиР и прочая потребность) в производстве запасных частей и нестандартного оборудования от подразделений-заявителей и проводит анализ в системе </w:t>
      </w:r>
      <w:r w:rsidRPr="00401534">
        <w:rPr>
          <w:rFonts w:ascii="Arial" w:hAnsi="Arial" w:cs="Arial"/>
          <w:color w:val="000000" w:themeColor="text1"/>
          <w:lang w:val="en-US"/>
        </w:rPr>
        <w:t>SAP</w:t>
      </w:r>
      <w:r w:rsidRPr="00401534">
        <w:rPr>
          <w:rFonts w:ascii="Arial" w:hAnsi="Arial" w:cs="Arial"/>
          <w:color w:val="000000" w:themeColor="text1"/>
        </w:rPr>
        <w:t xml:space="preserve"> </w:t>
      </w:r>
      <w:r w:rsidRPr="00401534">
        <w:rPr>
          <w:rFonts w:ascii="Arial" w:hAnsi="Arial" w:cs="Arial"/>
          <w:color w:val="000000" w:themeColor="text1"/>
          <w:lang w:val="en-US"/>
        </w:rPr>
        <w:t>S</w:t>
      </w:r>
      <w:r w:rsidRPr="00401534">
        <w:rPr>
          <w:rFonts w:ascii="Arial" w:hAnsi="Arial" w:cs="Arial"/>
          <w:color w:val="000000" w:themeColor="text1"/>
        </w:rPr>
        <w:t>/4 по номенклатуре, количеству и требуемым срокам поставки с учетом доступных складских запасов ЦРММ.</w:t>
      </w:r>
    </w:p>
    <w:p w14:paraId="2F66A831" w14:textId="77777777" w:rsidR="007F4A8D" w:rsidRPr="00401534" w:rsidRDefault="007F4A8D">
      <w:pPr>
        <w:pStyle w:val="afa"/>
        <w:numPr>
          <w:ilvl w:val="0"/>
          <w:numId w:val="47"/>
        </w:numPr>
        <w:spacing w:after="240" w:line="276" w:lineRule="auto"/>
        <w:rPr>
          <w:rFonts w:ascii="Arial" w:hAnsi="Arial" w:cs="Arial"/>
          <w:color w:val="000000" w:themeColor="text1"/>
        </w:rPr>
      </w:pPr>
      <w:r w:rsidRPr="00401534">
        <w:rPr>
          <w:rFonts w:ascii="Arial" w:hAnsi="Arial" w:cs="Arial"/>
          <w:color w:val="000000" w:themeColor="text1"/>
        </w:rPr>
        <w:t xml:space="preserve">При наличии доступных запасов </w:t>
      </w:r>
      <w:r w:rsidRPr="00401534">
        <w:rPr>
          <w:rFonts w:ascii="Arial" w:hAnsi="Arial" w:cs="Arial"/>
        </w:rPr>
        <w:t xml:space="preserve">выполняется перемещение </w:t>
      </w:r>
      <w:r w:rsidRPr="00401534">
        <w:rPr>
          <w:rFonts w:ascii="Arial" w:hAnsi="Arial" w:cs="Arial"/>
          <w:color w:val="000000" w:themeColor="text1"/>
        </w:rPr>
        <w:t xml:space="preserve">запасных частей и нестандартного оборудования на склад подразделения - заявителя / МОЛ со складов </w:t>
      </w:r>
      <w:r w:rsidRPr="00401534">
        <w:rPr>
          <w:rFonts w:ascii="Arial" w:hAnsi="Arial" w:cs="Arial"/>
          <w:color w:val="000000" w:themeColor="text1"/>
        </w:rPr>
        <w:lastRenderedPageBreak/>
        <w:t>ЦРММ (более подробно процесс перемещения описан в процессе «ПП-10.07.03.03-</w:t>
      </w:r>
      <w:r w:rsidRPr="00401534">
        <w:rPr>
          <w:rFonts w:ascii="Arial" w:hAnsi="Arial" w:cs="Arial"/>
          <w:color w:val="000000" w:themeColor="text1"/>
          <w:lang w:val="en-US"/>
        </w:rPr>
        <w:t>ERP</w:t>
      </w:r>
      <w:r w:rsidRPr="00401534">
        <w:rPr>
          <w:rFonts w:ascii="Arial" w:hAnsi="Arial" w:cs="Arial"/>
          <w:color w:val="000000" w:themeColor="text1"/>
        </w:rPr>
        <w:t xml:space="preserve"> Комплектация и выдача материалов со склада» КД </w:t>
      </w:r>
      <w:r w:rsidRPr="00401534">
        <w:rPr>
          <w:rFonts w:ascii="Arial" w:hAnsi="Arial" w:cs="Arial"/>
          <w:color w:val="000000" w:themeColor="text1"/>
          <w:lang w:val="en-US"/>
        </w:rPr>
        <w:t>ERP</w:t>
      </w:r>
      <w:r w:rsidRPr="00401534">
        <w:rPr>
          <w:rFonts w:ascii="Arial" w:hAnsi="Arial" w:cs="Arial"/>
          <w:color w:val="000000" w:themeColor="text1"/>
        </w:rPr>
        <w:t>.9.9.2.62 Материально-техническое обеспечение Складская логистика)</w:t>
      </w:r>
      <w:r w:rsidRPr="00401534">
        <w:rPr>
          <w:rStyle w:val="aff5"/>
        </w:rPr>
        <w:t>.</w:t>
      </w:r>
    </w:p>
    <w:p w14:paraId="104F2809" w14:textId="412B3D6C" w:rsidR="007F4A8D" w:rsidRPr="00401534" w:rsidRDefault="007F4A8D">
      <w:pPr>
        <w:pStyle w:val="afa"/>
        <w:numPr>
          <w:ilvl w:val="0"/>
          <w:numId w:val="47"/>
        </w:numPr>
        <w:spacing w:after="240" w:line="276" w:lineRule="auto"/>
        <w:rPr>
          <w:rFonts w:ascii="Arial" w:hAnsi="Arial" w:cs="Arial"/>
          <w:color w:val="000000" w:themeColor="text1"/>
        </w:rPr>
      </w:pPr>
      <w:r w:rsidRPr="00401534">
        <w:rPr>
          <w:rFonts w:ascii="Arial" w:hAnsi="Arial" w:cs="Arial"/>
          <w:color w:val="000000" w:themeColor="text1"/>
        </w:rPr>
        <w:t xml:space="preserve">При отсутствии доступных </w:t>
      </w:r>
      <w:del w:id="744" w:author="Дмитрий Ковтун" w:date="2021-03-09T18:09:00Z">
        <w:r w:rsidRPr="00401534" w:rsidDel="00401534">
          <w:rPr>
            <w:rFonts w:ascii="Arial" w:hAnsi="Arial" w:cs="Arial"/>
            <w:color w:val="000000" w:themeColor="text1"/>
          </w:rPr>
          <w:delText xml:space="preserve">запасов </w:delText>
        </w:r>
        <w:r w:rsidR="00B078F1" w:rsidRPr="00401534" w:rsidDel="00401534">
          <w:rPr>
            <w:rFonts w:ascii="Arial" w:hAnsi="Arial" w:cs="Arial"/>
            <w:color w:val="000000" w:themeColor="text1"/>
          </w:rPr>
          <w:delText xml:space="preserve"> запасных</w:delText>
        </w:r>
      </w:del>
      <w:ins w:id="745" w:author="Дмитрий Ковтун" w:date="2021-03-09T18:09:00Z">
        <w:r w:rsidR="00401534" w:rsidRPr="00401534">
          <w:rPr>
            <w:rFonts w:ascii="Arial" w:hAnsi="Arial" w:cs="Arial"/>
            <w:color w:val="000000" w:themeColor="text1"/>
          </w:rPr>
          <w:t>запасов запасных</w:t>
        </w:r>
      </w:ins>
      <w:r w:rsidR="00B078F1" w:rsidRPr="00401534">
        <w:rPr>
          <w:rFonts w:ascii="Arial" w:hAnsi="Arial" w:cs="Arial"/>
          <w:color w:val="000000" w:themeColor="text1"/>
        </w:rPr>
        <w:t xml:space="preserve"> частей и нестандартного оборудования </w:t>
      </w:r>
      <w:ins w:id="746" w:author="Дмитрий Ковтун" w:date="2021-03-09T18:09:00Z">
        <w:r w:rsidR="00401534">
          <w:rPr>
            <w:rFonts w:ascii="Arial" w:hAnsi="Arial" w:cs="Arial"/>
            <w:color w:val="000000" w:themeColor="text1"/>
          </w:rPr>
          <w:t xml:space="preserve">ответственный сотрудник </w:t>
        </w:r>
      </w:ins>
      <w:ins w:id="747" w:author="Дмитрий Ковтун" w:date="2021-03-09T18:10:00Z">
        <w:r w:rsidR="00401534">
          <w:rPr>
            <w:rFonts w:ascii="Arial" w:hAnsi="Arial" w:cs="Arial"/>
            <w:color w:val="000000" w:themeColor="text1"/>
          </w:rPr>
          <w:t>с ролью «</w:t>
        </w:r>
      </w:ins>
      <w:r w:rsidRPr="00401534">
        <w:rPr>
          <w:rFonts w:ascii="Arial" w:hAnsi="Arial" w:cs="Arial"/>
          <w:color w:val="000000" w:themeColor="text1"/>
        </w:rPr>
        <w:t>Плановик ЦРММ УО</w:t>
      </w:r>
      <w:ins w:id="748" w:author="Дмитрий Ковтун" w:date="2021-03-09T18:10:00Z">
        <w:r w:rsidR="00401534">
          <w:rPr>
            <w:rFonts w:ascii="Arial" w:hAnsi="Arial" w:cs="Arial"/>
            <w:color w:val="000000" w:themeColor="text1"/>
          </w:rPr>
          <w:t>»</w:t>
        </w:r>
      </w:ins>
      <w:r w:rsidRPr="00401534">
        <w:rPr>
          <w:rFonts w:ascii="Arial" w:hAnsi="Arial" w:cs="Arial"/>
          <w:color w:val="000000" w:themeColor="text1"/>
        </w:rPr>
        <w:t>,</w:t>
      </w:r>
      <w:r w:rsidRPr="00401534">
        <w:rPr>
          <w:rFonts w:ascii="Arial" w:hAnsi="Arial" w:cs="Arial"/>
          <w:b/>
          <w:color w:val="000000" w:themeColor="text1"/>
        </w:rPr>
        <w:t xml:space="preserve"> </w:t>
      </w:r>
      <w:r w:rsidRPr="00401534">
        <w:rPr>
          <w:rFonts w:ascii="Arial" w:hAnsi="Arial" w:cs="Arial"/>
          <w:color w:val="000000" w:themeColor="text1"/>
        </w:rPr>
        <w:t xml:space="preserve">для разработки технологической документации (маршрутно-операционные карты, ведомость материалов и т.д.), отправляет </w:t>
      </w:r>
      <w:ins w:id="749" w:author="Дмитрий Ковтун" w:date="2021-03-09T18:10:00Z">
        <w:r w:rsidR="00401534">
          <w:rPr>
            <w:rFonts w:ascii="Arial" w:hAnsi="Arial" w:cs="Arial"/>
            <w:color w:val="000000" w:themeColor="text1"/>
          </w:rPr>
          <w:t>сотруднику с ролью «</w:t>
        </w:r>
      </w:ins>
      <w:r w:rsidRPr="00401534">
        <w:rPr>
          <w:rFonts w:ascii="Arial" w:hAnsi="Arial" w:cs="Arial"/>
          <w:color w:val="000000" w:themeColor="text1"/>
        </w:rPr>
        <w:t>Технологу ЦРММ</w:t>
      </w:r>
      <w:ins w:id="750" w:author="Дмитрий Ковтун" w:date="2021-03-09T18:10:00Z">
        <w:r w:rsidR="00401534">
          <w:rPr>
            <w:rFonts w:ascii="Arial" w:hAnsi="Arial" w:cs="Arial"/>
            <w:color w:val="000000" w:themeColor="text1"/>
          </w:rPr>
          <w:t xml:space="preserve"> УО»</w:t>
        </w:r>
      </w:ins>
      <w:r w:rsidRPr="00401534">
        <w:rPr>
          <w:rFonts w:ascii="Arial" w:hAnsi="Arial" w:cs="Arial"/>
          <w:color w:val="000000" w:themeColor="text1"/>
        </w:rPr>
        <w:t xml:space="preserve"> список заявок на производство. Для формирования оперативного плана производства</w:t>
      </w:r>
      <w:r w:rsidRPr="00401534" w:rsidDel="008A5575">
        <w:rPr>
          <w:rFonts w:ascii="Arial" w:hAnsi="Arial" w:cs="Arial"/>
          <w:color w:val="000000" w:themeColor="text1"/>
        </w:rPr>
        <w:t xml:space="preserve"> </w:t>
      </w:r>
      <w:r w:rsidRPr="00401534">
        <w:rPr>
          <w:rFonts w:ascii="Arial" w:hAnsi="Arial" w:cs="Arial"/>
          <w:color w:val="000000" w:themeColor="text1"/>
        </w:rPr>
        <w:t xml:space="preserve">Плановик ЦРММ УО создает в системе </w:t>
      </w:r>
      <w:r w:rsidRPr="00401534">
        <w:rPr>
          <w:rFonts w:ascii="Arial" w:hAnsi="Arial" w:cs="Arial"/>
          <w:color w:val="000000" w:themeColor="text1"/>
          <w:lang w:val="en-US"/>
        </w:rPr>
        <w:t>SAP</w:t>
      </w:r>
      <w:r w:rsidRPr="00401534">
        <w:rPr>
          <w:rFonts w:ascii="Arial" w:hAnsi="Arial" w:cs="Arial"/>
          <w:color w:val="000000" w:themeColor="text1"/>
        </w:rPr>
        <w:t xml:space="preserve"> </w:t>
      </w:r>
      <w:r w:rsidRPr="00401534">
        <w:rPr>
          <w:rFonts w:ascii="Arial" w:hAnsi="Arial" w:cs="Arial"/>
          <w:color w:val="000000" w:themeColor="text1"/>
          <w:lang w:val="en-US"/>
        </w:rPr>
        <w:t>S</w:t>
      </w:r>
      <w:r w:rsidRPr="00401534">
        <w:rPr>
          <w:rFonts w:ascii="Arial" w:hAnsi="Arial" w:cs="Arial"/>
          <w:color w:val="000000" w:themeColor="text1"/>
        </w:rPr>
        <w:t xml:space="preserve">/4 производственные заказы с указанием номенклатуры производимой продукции, количества, общей трудоемкости и плановых сроков изготовления. </w:t>
      </w:r>
    </w:p>
    <w:p w14:paraId="47BF98A4" w14:textId="4A10A54E" w:rsidR="007F4A8D" w:rsidRPr="00F00EDF" w:rsidRDefault="007F4A8D">
      <w:pPr>
        <w:spacing w:after="240" w:line="276" w:lineRule="auto"/>
        <w:ind w:firstLine="567"/>
        <w:rPr>
          <w:rFonts w:ascii="Arial" w:hAnsi="Arial" w:cs="Arial"/>
          <w:color w:val="000000" w:themeColor="text1"/>
        </w:rPr>
        <w:pPrChange w:id="751" w:author="Дмитрий Ковтун" w:date="2021-03-09T17:57:00Z">
          <w:pPr>
            <w:spacing w:after="240" w:line="276" w:lineRule="auto"/>
          </w:pPr>
        </w:pPrChange>
      </w:pPr>
      <w:r w:rsidRPr="00632245">
        <w:rPr>
          <w:rFonts w:ascii="Arial" w:hAnsi="Arial" w:cs="Arial"/>
          <w:color w:val="000000" w:themeColor="text1"/>
        </w:rPr>
        <w:t>С целью разделения потребления функциональных бюджетов производственные заказы создаются</w:t>
      </w:r>
      <w:ins w:id="752" w:author="Дмитрий Ковтун" w:date="2021-03-09T18:00:00Z">
        <w:r w:rsidR="003A25D6">
          <w:rPr>
            <w:rFonts w:ascii="Arial" w:hAnsi="Arial" w:cs="Arial"/>
            <w:color w:val="000000" w:themeColor="text1"/>
          </w:rPr>
          <w:t xml:space="preserve"> следующих видов</w:t>
        </w:r>
      </w:ins>
      <w:r w:rsidRPr="00632245">
        <w:rPr>
          <w:rFonts w:ascii="Arial" w:hAnsi="Arial" w:cs="Arial"/>
          <w:color w:val="000000" w:themeColor="text1"/>
        </w:rPr>
        <w:t>:</w:t>
      </w:r>
    </w:p>
    <w:p w14:paraId="58D5CECD" w14:textId="77777777" w:rsidR="00401534" w:rsidRDefault="003A25D6">
      <w:pPr>
        <w:pStyle w:val="afa"/>
        <w:numPr>
          <w:ilvl w:val="0"/>
          <w:numId w:val="39"/>
        </w:numPr>
        <w:spacing w:after="240"/>
        <w:rPr>
          <w:ins w:id="753" w:author="Дмитрий Ковтун" w:date="2021-03-09T18:03:00Z"/>
          <w:rFonts w:ascii="Arial" w:hAnsi="Arial" w:cs="Arial"/>
          <w:color w:val="000000" w:themeColor="text1"/>
        </w:rPr>
      </w:pPr>
      <w:ins w:id="754" w:author="Дмитрий Ковтун" w:date="2021-03-09T18:00:00Z">
        <w:r w:rsidRPr="003A25D6">
          <w:rPr>
            <w:rFonts w:ascii="Arial" w:hAnsi="Arial" w:cs="Arial"/>
            <w:color w:val="000000" w:themeColor="text1"/>
          </w:rPr>
          <w:t>«</w:t>
        </w:r>
        <w:r w:rsidRPr="003A25D6">
          <w:rPr>
            <w:rFonts w:ascii="Arial" w:hAnsi="Arial" w:cs="Arial"/>
            <w:color w:val="000000" w:themeColor="text1"/>
            <w:lang w:val="en-US"/>
          </w:rPr>
          <w:t>ZP</w:t>
        </w:r>
        <w:r w:rsidRPr="003A25D6">
          <w:rPr>
            <w:rFonts w:ascii="Arial" w:hAnsi="Arial" w:cs="Arial"/>
            <w:color w:val="000000" w:themeColor="text1"/>
            <w:rPrChange w:id="755" w:author="Дмитрий Ковтун" w:date="2021-03-09T18:02:00Z">
              <w:rPr>
                <w:rFonts w:ascii="Arial" w:hAnsi="Arial" w:cs="Arial"/>
                <w:color w:val="000000" w:themeColor="text1"/>
                <w:lang w:val="en-US"/>
              </w:rPr>
            </w:rPrChange>
          </w:rPr>
          <w:t xml:space="preserve">01 - </w:t>
        </w:r>
      </w:ins>
      <w:ins w:id="756" w:author="Дмитрий Ковтун" w:date="2021-03-09T18:01:00Z">
        <w:r w:rsidRPr="003A25D6">
          <w:rPr>
            <w:rFonts w:ascii="Arial" w:hAnsi="Arial" w:cs="Arial"/>
            <w:color w:val="000000" w:themeColor="text1"/>
          </w:rPr>
          <w:t>Вспом.производство ЦРММ ТОРО</w:t>
        </w:r>
      </w:ins>
      <w:ins w:id="757" w:author="Дмитрий Ковтун" w:date="2021-03-09T18:00:00Z">
        <w:r w:rsidRPr="003A25D6">
          <w:rPr>
            <w:rFonts w:ascii="Arial" w:hAnsi="Arial" w:cs="Arial"/>
            <w:color w:val="000000" w:themeColor="text1"/>
          </w:rPr>
          <w:t>»</w:t>
        </w:r>
      </w:ins>
      <w:ins w:id="758" w:author="Дмитрий Ковтун" w:date="2021-03-09T18:02:00Z">
        <w:r w:rsidRPr="003A25D6">
          <w:rPr>
            <w:rFonts w:ascii="Arial" w:hAnsi="Arial" w:cs="Arial"/>
            <w:color w:val="000000" w:themeColor="text1"/>
            <w:rPrChange w:id="759" w:author="Дмитрий Ковтун" w:date="2021-03-09T18:02:00Z">
              <w:rPr>
                <w:rFonts w:ascii="Arial" w:hAnsi="Arial" w:cs="Arial"/>
                <w:color w:val="000000" w:themeColor="text1"/>
                <w:lang w:val="en-US"/>
              </w:rPr>
            </w:rPrChange>
          </w:rPr>
          <w:t xml:space="preserve">. </w:t>
        </w:r>
      </w:ins>
    </w:p>
    <w:p w14:paraId="1C4FAE56" w14:textId="3364D056" w:rsidR="007F4A8D" w:rsidRPr="003A25D6" w:rsidRDefault="00401534">
      <w:pPr>
        <w:pStyle w:val="afa"/>
        <w:spacing w:after="240"/>
        <w:ind w:left="1429"/>
        <w:rPr>
          <w:rFonts w:ascii="Arial" w:hAnsi="Arial" w:cs="Arial"/>
          <w:color w:val="000000" w:themeColor="text1"/>
        </w:rPr>
        <w:pPrChange w:id="760" w:author="Дмитрий Ковтун" w:date="2021-03-09T18:03:00Z">
          <w:pPr>
            <w:pStyle w:val="afa"/>
            <w:numPr>
              <w:numId w:val="39"/>
            </w:numPr>
            <w:spacing w:after="240"/>
            <w:ind w:left="1429" w:hanging="360"/>
          </w:pPr>
        </w:pPrChange>
      </w:pPr>
      <w:ins w:id="761" w:author="Дмитрий Ковтун" w:date="2021-03-09T18:02:00Z">
        <w:r>
          <w:rPr>
            <w:rFonts w:ascii="Arial" w:hAnsi="Arial" w:cs="Arial"/>
            <w:color w:val="000000" w:themeColor="text1"/>
          </w:rPr>
          <w:t xml:space="preserve">Заказ используется </w:t>
        </w:r>
      </w:ins>
      <w:del w:id="762" w:author="Дмитрий Ковтун" w:date="2021-03-09T18:02:00Z">
        <w:r w:rsidR="007F4A8D" w:rsidRPr="003A25D6" w:rsidDel="00401534">
          <w:rPr>
            <w:rFonts w:ascii="Arial" w:hAnsi="Arial" w:cs="Arial"/>
            <w:color w:val="000000" w:themeColor="text1"/>
          </w:rPr>
          <w:delText>Д</w:delText>
        </w:r>
      </w:del>
      <w:ins w:id="763" w:author="Дмитрий Ковтун" w:date="2021-03-09T18:02:00Z">
        <w:r>
          <w:rPr>
            <w:rFonts w:ascii="Arial" w:hAnsi="Arial" w:cs="Arial"/>
            <w:color w:val="000000" w:themeColor="text1"/>
          </w:rPr>
          <w:t>д</w:t>
        </w:r>
      </w:ins>
      <w:r w:rsidR="007F4A8D" w:rsidRPr="003A25D6">
        <w:rPr>
          <w:rFonts w:ascii="Arial" w:hAnsi="Arial" w:cs="Arial"/>
          <w:color w:val="000000" w:themeColor="text1"/>
        </w:rPr>
        <w:t>ля обеспечения потребностей ТОиР</w:t>
      </w:r>
      <w:ins w:id="764" w:author="Дмитрий Ковтун" w:date="2021-03-09T18:03:00Z">
        <w:r>
          <w:rPr>
            <w:rFonts w:ascii="Arial" w:hAnsi="Arial" w:cs="Arial"/>
            <w:color w:val="000000" w:themeColor="text1"/>
          </w:rPr>
          <w:t>. В производственном заказе</w:t>
        </w:r>
      </w:ins>
      <w:del w:id="765" w:author="Дмитрий Ковтун" w:date="2021-03-09T18:03:00Z">
        <w:r w:rsidR="007F4A8D" w:rsidRPr="003A25D6" w:rsidDel="00401534">
          <w:rPr>
            <w:rFonts w:ascii="Arial" w:hAnsi="Arial" w:cs="Arial"/>
            <w:color w:val="000000" w:themeColor="text1"/>
          </w:rPr>
          <w:delText xml:space="preserve"> </w:delText>
        </w:r>
      </w:del>
      <w:del w:id="766" w:author="Дмитрий Ковтун" w:date="2021-03-09T18:00:00Z">
        <w:r w:rsidR="007F4A8D" w:rsidRPr="003A25D6" w:rsidDel="003A25D6">
          <w:rPr>
            <w:rFonts w:ascii="Arial" w:hAnsi="Arial" w:cs="Arial"/>
            <w:color w:val="000000" w:themeColor="text1"/>
          </w:rPr>
          <w:delText xml:space="preserve">- </w:delText>
        </w:r>
      </w:del>
      <w:del w:id="767" w:author="Дмитрий Ковтун" w:date="2021-03-09T18:03:00Z">
        <w:r w:rsidR="007F4A8D" w:rsidRPr="003A25D6" w:rsidDel="00401534">
          <w:rPr>
            <w:rFonts w:ascii="Arial" w:hAnsi="Arial" w:cs="Arial"/>
            <w:color w:val="000000" w:themeColor="text1"/>
          </w:rPr>
          <w:delText xml:space="preserve">со </w:delText>
        </w:r>
      </w:del>
      <w:ins w:id="768" w:author="Дмитрий Ковтун" w:date="2021-03-09T18:03:00Z">
        <w:r>
          <w:rPr>
            <w:rFonts w:ascii="Arial" w:hAnsi="Arial" w:cs="Arial"/>
            <w:color w:val="000000" w:themeColor="text1"/>
          </w:rPr>
          <w:t xml:space="preserve"> </w:t>
        </w:r>
      </w:ins>
      <w:del w:id="769" w:author="Дмитрий Ковтун" w:date="2021-03-09T18:03:00Z">
        <w:r w:rsidR="007F4A8D" w:rsidRPr="003A25D6" w:rsidDel="00401534">
          <w:rPr>
            <w:rFonts w:ascii="Arial" w:hAnsi="Arial" w:cs="Arial"/>
            <w:color w:val="000000" w:themeColor="text1"/>
          </w:rPr>
          <w:delText xml:space="preserve">обязательной </w:delText>
        </w:r>
      </w:del>
      <w:ins w:id="770" w:author="Дмитрий Ковтун" w:date="2021-03-09T18:03:00Z">
        <w:r w:rsidRPr="003A25D6">
          <w:rPr>
            <w:rFonts w:ascii="Arial" w:hAnsi="Arial" w:cs="Arial"/>
            <w:color w:val="000000" w:themeColor="text1"/>
          </w:rPr>
          <w:t>обязательн</w:t>
        </w:r>
        <w:r>
          <w:rPr>
            <w:rFonts w:ascii="Arial" w:hAnsi="Arial" w:cs="Arial"/>
            <w:color w:val="000000" w:themeColor="text1"/>
          </w:rPr>
          <w:t xml:space="preserve">а </w:t>
        </w:r>
      </w:ins>
      <w:del w:id="771" w:author="Дмитрий Ковтун" w:date="2021-03-09T18:03:00Z">
        <w:r w:rsidR="007F4A8D" w:rsidRPr="003A25D6" w:rsidDel="00401534">
          <w:rPr>
            <w:rFonts w:ascii="Arial" w:hAnsi="Arial" w:cs="Arial"/>
            <w:color w:val="000000" w:themeColor="text1"/>
          </w:rPr>
          <w:delText xml:space="preserve">ссылкой </w:delText>
        </w:r>
      </w:del>
      <w:ins w:id="772" w:author="Дмитрий Ковтун" w:date="2021-03-09T18:03:00Z">
        <w:r w:rsidRPr="003A25D6">
          <w:rPr>
            <w:rFonts w:ascii="Arial" w:hAnsi="Arial" w:cs="Arial"/>
            <w:color w:val="000000" w:themeColor="text1"/>
          </w:rPr>
          <w:t>ссылк</w:t>
        </w:r>
        <w:r>
          <w:rPr>
            <w:rFonts w:ascii="Arial" w:hAnsi="Arial" w:cs="Arial"/>
            <w:color w:val="000000" w:themeColor="text1"/>
          </w:rPr>
          <w:t>а</w:t>
        </w:r>
        <w:r w:rsidRPr="003A25D6">
          <w:rPr>
            <w:rFonts w:ascii="Arial" w:hAnsi="Arial" w:cs="Arial"/>
            <w:color w:val="000000" w:themeColor="text1"/>
          </w:rPr>
          <w:t xml:space="preserve"> </w:t>
        </w:r>
      </w:ins>
      <w:r w:rsidR="007F4A8D" w:rsidRPr="003A25D6">
        <w:rPr>
          <w:rFonts w:ascii="Arial" w:hAnsi="Arial" w:cs="Arial"/>
          <w:color w:val="000000" w:themeColor="text1"/>
        </w:rPr>
        <w:t>на СПП-элемент</w:t>
      </w:r>
      <w:ins w:id="773" w:author="Дмитрий Ковтун" w:date="2021-03-09T17:59:00Z">
        <w:r w:rsidR="003A25D6" w:rsidRPr="003A25D6">
          <w:rPr>
            <w:rFonts w:ascii="Arial" w:hAnsi="Arial" w:cs="Arial"/>
            <w:color w:val="000000" w:themeColor="text1"/>
          </w:rPr>
          <w:t xml:space="preserve"> заявителя потребности </w:t>
        </w:r>
      </w:ins>
      <w:del w:id="774" w:author="Дмитрий Ковтун" w:date="2021-03-09T17:59:00Z">
        <w:r w:rsidR="007F4A8D" w:rsidRPr="003A25D6" w:rsidDel="003A25D6">
          <w:rPr>
            <w:rFonts w:ascii="Arial" w:hAnsi="Arial" w:cs="Arial"/>
            <w:color w:val="000000" w:themeColor="text1"/>
          </w:rPr>
          <w:delText xml:space="preserve"> –«Производство ЦРММ» </w:delText>
        </w:r>
      </w:del>
      <w:r w:rsidR="007F4A8D" w:rsidRPr="003A25D6">
        <w:rPr>
          <w:rFonts w:ascii="Arial" w:hAnsi="Arial" w:cs="Arial"/>
          <w:color w:val="000000" w:themeColor="text1"/>
        </w:rPr>
        <w:t xml:space="preserve">(бюджет </w:t>
      </w:r>
      <w:r w:rsidR="007F4A8D" w:rsidRPr="003A25D6">
        <w:rPr>
          <w:rFonts w:ascii="Arial" w:hAnsi="Arial" w:cs="Arial"/>
          <w:color w:val="000000" w:themeColor="text1"/>
          <w:lang w:val="en-US"/>
        </w:rPr>
        <w:t>OPEX</w:t>
      </w:r>
      <w:r w:rsidR="007F4A8D" w:rsidRPr="003A25D6">
        <w:rPr>
          <w:rFonts w:ascii="Arial" w:hAnsi="Arial" w:cs="Arial"/>
          <w:color w:val="000000" w:themeColor="text1"/>
        </w:rPr>
        <w:t xml:space="preserve"> ТОиР)</w:t>
      </w:r>
      <w:ins w:id="775" w:author="Дмитрий Ковтун" w:date="2021-03-09T18:02:00Z">
        <w:r w:rsidR="003A25D6">
          <w:rPr>
            <w:rFonts w:ascii="Arial" w:hAnsi="Arial" w:cs="Arial"/>
            <w:color w:val="000000" w:themeColor="text1"/>
          </w:rPr>
          <w:t>;</w:t>
        </w:r>
      </w:ins>
      <w:del w:id="776" w:author="Дмитрий Ковтун" w:date="2021-03-09T18:02:00Z">
        <w:r w:rsidR="007F4A8D" w:rsidRPr="003A25D6" w:rsidDel="003A25D6">
          <w:rPr>
            <w:rFonts w:ascii="Arial" w:hAnsi="Arial" w:cs="Arial"/>
            <w:color w:val="000000" w:themeColor="text1"/>
          </w:rPr>
          <w:delText>.</w:delText>
        </w:r>
      </w:del>
    </w:p>
    <w:p w14:paraId="4FD20913" w14:textId="46EEC463" w:rsidR="00401534" w:rsidRDefault="00401534" w:rsidP="00401534">
      <w:pPr>
        <w:pStyle w:val="afa"/>
        <w:numPr>
          <w:ilvl w:val="0"/>
          <w:numId w:val="39"/>
        </w:numPr>
        <w:spacing w:after="240"/>
        <w:rPr>
          <w:ins w:id="777" w:author="Дмитрий Ковтун" w:date="2021-03-09T18:03:00Z"/>
          <w:rFonts w:ascii="Arial" w:hAnsi="Arial" w:cs="Arial"/>
          <w:color w:val="000000" w:themeColor="text1"/>
        </w:rPr>
      </w:pPr>
      <w:ins w:id="778" w:author="Дмитрий Ковтун" w:date="2021-03-09T18:03:00Z">
        <w:r w:rsidRPr="004F1987">
          <w:rPr>
            <w:rFonts w:ascii="Arial" w:hAnsi="Arial" w:cs="Arial"/>
            <w:color w:val="000000" w:themeColor="text1"/>
          </w:rPr>
          <w:t>«</w:t>
        </w:r>
        <w:r w:rsidRPr="004F1987">
          <w:rPr>
            <w:rFonts w:ascii="Arial" w:hAnsi="Arial" w:cs="Arial"/>
            <w:color w:val="000000" w:themeColor="text1"/>
            <w:lang w:val="en-US"/>
          </w:rPr>
          <w:t>ZP</w:t>
        </w:r>
        <w:r w:rsidRPr="004F1987">
          <w:rPr>
            <w:rFonts w:ascii="Arial" w:hAnsi="Arial" w:cs="Arial"/>
            <w:color w:val="000000" w:themeColor="text1"/>
          </w:rPr>
          <w:t>0</w:t>
        </w:r>
        <w:r>
          <w:rPr>
            <w:rFonts w:ascii="Arial" w:hAnsi="Arial" w:cs="Arial"/>
            <w:color w:val="000000" w:themeColor="text1"/>
          </w:rPr>
          <w:t>2</w:t>
        </w:r>
        <w:r w:rsidRPr="004F1987">
          <w:rPr>
            <w:rFonts w:ascii="Arial" w:hAnsi="Arial" w:cs="Arial"/>
            <w:color w:val="000000" w:themeColor="text1"/>
          </w:rPr>
          <w:t xml:space="preserve"> - </w:t>
        </w:r>
      </w:ins>
      <w:ins w:id="779" w:author="Дмитрий Ковтун" w:date="2021-03-09T18:04:00Z">
        <w:r w:rsidRPr="00401534">
          <w:rPr>
            <w:rFonts w:ascii="Arial" w:hAnsi="Arial" w:cs="Arial"/>
            <w:color w:val="000000" w:themeColor="text1"/>
          </w:rPr>
          <w:t>Вспом.производство ЦРММ Прочее</w:t>
        </w:r>
      </w:ins>
      <w:ins w:id="780" w:author="Дмитрий Ковтун" w:date="2021-03-09T18:03:00Z">
        <w:r w:rsidRPr="004F1987">
          <w:rPr>
            <w:rFonts w:ascii="Arial" w:hAnsi="Arial" w:cs="Arial"/>
            <w:color w:val="000000" w:themeColor="text1"/>
          </w:rPr>
          <w:t xml:space="preserve">». </w:t>
        </w:r>
      </w:ins>
    </w:p>
    <w:p w14:paraId="37DFDC27" w14:textId="2C914D81" w:rsidR="007F4A8D" w:rsidRPr="00632245" w:rsidRDefault="00401534">
      <w:pPr>
        <w:pStyle w:val="afa"/>
        <w:spacing w:after="240"/>
        <w:ind w:left="1429"/>
        <w:rPr>
          <w:rFonts w:ascii="Arial" w:hAnsi="Arial" w:cs="Arial"/>
          <w:color w:val="000000" w:themeColor="text1"/>
        </w:rPr>
        <w:pPrChange w:id="781" w:author="Дмитрий Ковтун" w:date="2021-03-09T18:03:00Z">
          <w:pPr>
            <w:pStyle w:val="afa"/>
            <w:numPr>
              <w:numId w:val="39"/>
            </w:numPr>
            <w:spacing w:after="240"/>
            <w:ind w:left="1429" w:hanging="360"/>
          </w:pPr>
        </w:pPrChange>
      </w:pPr>
      <w:ins w:id="782" w:author="Дмитрий Ковтун" w:date="2021-03-09T18:04:00Z">
        <w:r>
          <w:rPr>
            <w:rFonts w:ascii="Arial" w:hAnsi="Arial" w:cs="Arial"/>
            <w:color w:val="000000" w:themeColor="text1"/>
          </w:rPr>
          <w:t>Заказ используется д</w:t>
        </w:r>
        <w:r w:rsidRPr="004F1987">
          <w:rPr>
            <w:rFonts w:ascii="Arial" w:hAnsi="Arial" w:cs="Arial"/>
            <w:color w:val="000000" w:themeColor="text1"/>
          </w:rPr>
          <w:t xml:space="preserve">ля обеспечения </w:t>
        </w:r>
      </w:ins>
      <w:del w:id="783" w:author="Дмитрий Ковтун" w:date="2021-03-09T18:04:00Z">
        <w:r w:rsidR="007F4A8D" w:rsidRPr="00632245" w:rsidDel="00401534">
          <w:rPr>
            <w:rFonts w:ascii="Arial" w:hAnsi="Arial" w:cs="Arial"/>
            <w:color w:val="000000" w:themeColor="text1"/>
          </w:rPr>
          <w:delText xml:space="preserve">Для обеспечения </w:delText>
        </w:r>
      </w:del>
      <w:ins w:id="784" w:author="Дмитрий Ковтун" w:date="2021-03-09T17:58:00Z">
        <w:r w:rsidR="003A25D6">
          <w:rPr>
            <w:rFonts w:ascii="Arial" w:hAnsi="Arial" w:cs="Arial"/>
            <w:color w:val="000000" w:themeColor="text1"/>
          </w:rPr>
          <w:t xml:space="preserve">прочих </w:t>
        </w:r>
      </w:ins>
      <w:r w:rsidR="007F4A8D" w:rsidRPr="00632245">
        <w:rPr>
          <w:rFonts w:ascii="Arial" w:hAnsi="Arial" w:cs="Arial"/>
          <w:color w:val="000000" w:themeColor="text1"/>
        </w:rPr>
        <w:t xml:space="preserve">потребностей </w:t>
      </w:r>
      <w:ins w:id="785" w:author="Дмитрий Ковтун" w:date="2021-03-09T18:04:00Z">
        <w:r>
          <w:rPr>
            <w:rFonts w:ascii="Arial" w:hAnsi="Arial" w:cs="Arial"/>
            <w:color w:val="000000" w:themeColor="text1"/>
          </w:rPr>
          <w:t>в деталях и издел</w:t>
        </w:r>
      </w:ins>
      <w:ins w:id="786" w:author="Дмитрий Ковтун" w:date="2021-03-09T18:05:00Z">
        <w:r>
          <w:rPr>
            <w:rFonts w:ascii="Arial" w:hAnsi="Arial" w:cs="Arial"/>
            <w:color w:val="000000" w:themeColor="text1"/>
          </w:rPr>
          <w:t>и</w:t>
        </w:r>
      </w:ins>
      <w:ins w:id="787" w:author="Дмитрий Ковтун" w:date="2021-03-09T18:04:00Z">
        <w:r>
          <w:rPr>
            <w:rFonts w:ascii="Arial" w:hAnsi="Arial" w:cs="Arial"/>
            <w:color w:val="000000" w:themeColor="text1"/>
          </w:rPr>
          <w:t xml:space="preserve">ях собственного производства. </w:t>
        </w:r>
      </w:ins>
      <w:del w:id="788" w:author="Дмитрий Ковтун" w:date="2021-03-09T17:58:00Z">
        <w:r w:rsidR="007F4A8D" w:rsidRPr="00632245" w:rsidDel="003A25D6">
          <w:rPr>
            <w:rFonts w:ascii="Arial" w:hAnsi="Arial" w:cs="Arial"/>
            <w:color w:val="000000" w:themeColor="text1"/>
          </w:rPr>
          <w:delText xml:space="preserve">АХО (и прочих ) </w:delText>
        </w:r>
      </w:del>
      <w:del w:id="789" w:author="Дмитрий Ковтун" w:date="2021-03-09T18:05:00Z">
        <w:r w:rsidR="007F4A8D" w:rsidRPr="00632245" w:rsidDel="00401534">
          <w:rPr>
            <w:rFonts w:ascii="Arial" w:hAnsi="Arial" w:cs="Arial"/>
            <w:color w:val="000000" w:themeColor="text1"/>
          </w:rPr>
          <w:delText>без указания дополнительных ссылок</w:delText>
        </w:r>
      </w:del>
      <w:ins w:id="790" w:author="Дмитрий Ковтун" w:date="2021-03-09T18:05:00Z">
        <w:r>
          <w:rPr>
            <w:rFonts w:ascii="Arial" w:hAnsi="Arial" w:cs="Arial"/>
            <w:color w:val="000000" w:themeColor="text1"/>
          </w:rPr>
          <w:t xml:space="preserve">В производственном заказе ссылка на статью затрат не указывается. Контроль </w:t>
        </w:r>
      </w:ins>
      <w:ins w:id="791" w:author="Дмитрий Ковтун" w:date="2021-03-09T18:06:00Z">
        <w:r>
          <w:rPr>
            <w:rFonts w:ascii="Arial" w:hAnsi="Arial" w:cs="Arial"/>
            <w:color w:val="000000" w:themeColor="text1"/>
          </w:rPr>
          <w:t>лимитов</w:t>
        </w:r>
      </w:ins>
      <w:ins w:id="792" w:author="Дмитрий Ковтун" w:date="2021-03-09T18:05:00Z">
        <w:r>
          <w:rPr>
            <w:rFonts w:ascii="Arial" w:hAnsi="Arial" w:cs="Arial"/>
            <w:color w:val="000000" w:themeColor="text1"/>
          </w:rPr>
          <w:t xml:space="preserve"> осуществляется на аналитиках бюджетного адреса</w:t>
        </w:r>
      </w:ins>
      <w:r w:rsidR="007F4A8D" w:rsidRPr="00632245">
        <w:rPr>
          <w:rFonts w:ascii="Arial" w:hAnsi="Arial" w:cs="Arial"/>
          <w:color w:val="000000" w:themeColor="text1"/>
        </w:rPr>
        <w:t xml:space="preserve">. </w:t>
      </w:r>
    </w:p>
    <w:p w14:paraId="2B6DC628" w14:textId="4083E8D6" w:rsidR="008C5E8E" w:rsidRPr="004F1987" w:rsidDel="008C5E8E" w:rsidRDefault="008C5E8E" w:rsidP="008C5E8E">
      <w:pPr>
        <w:spacing w:after="240"/>
        <w:ind w:firstLine="567"/>
        <w:rPr>
          <w:del w:id="793" w:author="Дмитрий Ковтун" w:date="2021-03-10T15:42:00Z"/>
          <w:moveTo w:id="794" w:author="Дмитрий Ковтун" w:date="2021-03-10T15:40:00Z"/>
          <w:rFonts w:ascii="Arial" w:hAnsi="Arial" w:cs="Arial"/>
        </w:rPr>
      </w:pPr>
      <w:moveToRangeStart w:id="795" w:author="Дмитрий Ковтун" w:date="2021-03-10T15:40:00Z" w:name="move66283267"/>
      <w:moveTo w:id="796" w:author="Дмитрий Ковтун" w:date="2021-03-10T15:40:00Z">
        <w:r w:rsidRPr="004F1987">
          <w:rPr>
            <w:rFonts w:ascii="Arial" w:hAnsi="Arial" w:cs="Arial"/>
          </w:rPr>
          <w:t xml:space="preserve">При формировании производственного заказа для производства деталей и изделий собственными силами, </w:t>
        </w:r>
      </w:moveTo>
      <w:ins w:id="797" w:author="Дмитрий Ковтун" w:date="2021-03-10T15:41:00Z">
        <w:r>
          <w:rPr>
            <w:rFonts w:ascii="Arial" w:hAnsi="Arial" w:cs="Arial"/>
          </w:rPr>
          <w:t>ответственный сотрудник с ролью «</w:t>
        </w:r>
      </w:ins>
      <w:moveTo w:id="798" w:author="Дмитрий Ковтун" w:date="2021-03-10T15:40:00Z">
        <w:r w:rsidRPr="004F1987">
          <w:rPr>
            <w:rFonts w:ascii="Arial" w:hAnsi="Arial" w:cs="Arial"/>
          </w:rPr>
          <w:t>Плановиком ЦРММ</w:t>
        </w:r>
      </w:moveTo>
      <w:ins w:id="799" w:author="Дмитрий Ковтун" w:date="2021-03-10T15:41:00Z">
        <w:r>
          <w:rPr>
            <w:rFonts w:ascii="Arial" w:hAnsi="Arial" w:cs="Arial"/>
          </w:rPr>
          <w:t xml:space="preserve"> УО»</w:t>
        </w:r>
      </w:ins>
      <w:moveTo w:id="800" w:author="Дмитрий Ковтун" w:date="2021-03-10T15:40:00Z">
        <w:del w:id="801" w:author="Дмитрий Ковтун" w:date="2021-03-10T15:41:00Z">
          <w:r w:rsidRPr="004F1987" w:rsidDel="008C5E8E">
            <w:rPr>
              <w:rFonts w:ascii="Arial" w:hAnsi="Arial" w:cs="Arial"/>
            </w:rPr>
            <w:delText xml:space="preserve"> </w:delText>
          </w:r>
        </w:del>
      </w:moveTo>
      <w:ins w:id="802" w:author="Дмитрий Ковтун" w:date="2021-03-10T15:41:00Z">
        <w:r>
          <w:rPr>
            <w:rFonts w:ascii="Arial" w:hAnsi="Arial" w:cs="Arial"/>
          </w:rPr>
          <w:t xml:space="preserve"> выполняет </w:t>
        </w:r>
      </w:ins>
      <w:moveTo w:id="803" w:author="Дмитрий Ковтун" w:date="2021-03-10T15:40:00Z">
        <w:r w:rsidRPr="004F1987">
          <w:rPr>
            <w:rFonts w:ascii="Arial" w:hAnsi="Arial" w:cs="Arial"/>
          </w:rPr>
          <w:t>провер</w:t>
        </w:r>
        <w:del w:id="804" w:author="Дмитрий Ковтун" w:date="2021-03-10T15:41:00Z">
          <w:r w:rsidRPr="004F1987" w:rsidDel="008C5E8E">
            <w:rPr>
              <w:rFonts w:ascii="Arial" w:hAnsi="Arial" w:cs="Arial"/>
            </w:rPr>
            <w:delText>яется</w:delText>
          </w:r>
        </w:del>
      </w:moveTo>
      <w:ins w:id="805" w:author="Дмитрий Ковтун" w:date="2021-03-10T15:41:00Z">
        <w:r>
          <w:rPr>
            <w:rFonts w:ascii="Arial" w:hAnsi="Arial" w:cs="Arial"/>
          </w:rPr>
          <w:t>ку</w:t>
        </w:r>
      </w:ins>
      <w:moveTo w:id="806" w:author="Дмитрий Ковтун" w:date="2021-03-10T15:40:00Z">
        <w:r w:rsidRPr="004F1987">
          <w:rPr>
            <w:rFonts w:ascii="Arial" w:hAnsi="Arial" w:cs="Arial"/>
          </w:rPr>
          <w:t xml:space="preserve"> и </w:t>
        </w:r>
        <w:r w:rsidRPr="00632245">
          <w:rPr>
            <w:rFonts w:ascii="Arial" w:hAnsi="Arial" w:cs="Arial"/>
          </w:rPr>
          <w:t>подтвержд</w:t>
        </w:r>
        <w:del w:id="807" w:author="Дмитрий Ковтун" w:date="2021-03-10T15:41:00Z">
          <w:r w:rsidRPr="00632245" w:rsidDel="008C5E8E">
            <w:rPr>
              <w:rFonts w:ascii="Arial" w:hAnsi="Arial" w:cs="Arial"/>
            </w:rPr>
            <w:delText>ается</w:delText>
          </w:r>
        </w:del>
      </w:moveTo>
      <w:ins w:id="808" w:author="Дмитрий Ковтун" w:date="2021-03-10T15:41:00Z">
        <w:r>
          <w:rPr>
            <w:rFonts w:ascii="Arial" w:hAnsi="Arial" w:cs="Arial"/>
          </w:rPr>
          <w:t>ение</w:t>
        </w:r>
      </w:ins>
      <w:moveTo w:id="809" w:author="Дмитрий Ковтун" w:date="2021-03-10T15:40:00Z">
        <w:r w:rsidRPr="00632245">
          <w:rPr>
            <w:rFonts w:ascii="Arial" w:hAnsi="Arial" w:cs="Arial"/>
          </w:rPr>
          <w:t xml:space="preserve"> доступн</w:t>
        </w:r>
        <w:del w:id="810" w:author="Дмитрий Ковтун" w:date="2021-03-10T15:41:00Z">
          <w:r w:rsidRPr="00632245" w:rsidDel="008C5E8E">
            <w:rPr>
              <w:rFonts w:ascii="Arial" w:hAnsi="Arial" w:cs="Arial"/>
            </w:rPr>
            <w:delText>ый</w:delText>
          </w:r>
        </w:del>
      </w:moveTo>
      <w:ins w:id="811" w:author="Дмитрий Ковтун" w:date="2021-03-10T15:41:00Z">
        <w:r>
          <w:rPr>
            <w:rFonts w:ascii="Arial" w:hAnsi="Arial" w:cs="Arial"/>
          </w:rPr>
          <w:t>ого</w:t>
        </w:r>
      </w:ins>
      <w:moveTo w:id="812" w:author="Дмитрий Ковтун" w:date="2021-03-10T15:40:00Z">
        <w:r w:rsidRPr="00632245">
          <w:rPr>
            <w:rFonts w:ascii="Arial" w:hAnsi="Arial" w:cs="Arial"/>
          </w:rPr>
          <w:t xml:space="preserve"> запас</w:t>
        </w:r>
      </w:moveTo>
      <w:ins w:id="813" w:author="Дмитрий Ковтун" w:date="2021-03-10T15:41:00Z">
        <w:r>
          <w:rPr>
            <w:rFonts w:ascii="Arial" w:hAnsi="Arial" w:cs="Arial"/>
          </w:rPr>
          <w:t>а</w:t>
        </w:r>
      </w:ins>
      <w:moveTo w:id="814" w:author="Дмитрий Ковтун" w:date="2021-03-10T15:40:00Z">
        <w:r w:rsidRPr="00632245">
          <w:rPr>
            <w:rFonts w:ascii="Arial" w:hAnsi="Arial" w:cs="Arial"/>
          </w:rPr>
          <w:t xml:space="preserve"> </w:t>
        </w:r>
        <w:r w:rsidRPr="004F1987">
          <w:rPr>
            <w:rFonts w:ascii="Arial" w:hAnsi="Arial" w:cs="Arial"/>
          </w:rPr>
          <w:t>материала необходимый для изготовления</w:t>
        </w:r>
        <w:r w:rsidRPr="00632245">
          <w:rPr>
            <w:rFonts w:ascii="Arial" w:hAnsi="Arial" w:cs="Arial"/>
          </w:rPr>
          <w:t>.</w:t>
        </w:r>
      </w:moveTo>
    </w:p>
    <w:moveToRangeEnd w:id="795"/>
    <w:p w14:paraId="2DF49192" w14:textId="77777777" w:rsidR="008C5E8E" w:rsidRDefault="008C5E8E">
      <w:pPr>
        <w:spacing w:after="240"/>
        <w:ind w:firstLine="567"/>
        <w:rPr>
          <w:ins w:id="815" w:author="Дмитрий Ковтун" w:date="2021-03-10T15:40:00Z"/>
          <w:rFonts w:ascii="Arial" w:hAnsi="Arial" w:cs="Arial"/>
          <w:color w:val="000000" w:themeColor="text1"/>
        </w:rPr>
      </w:pPr>
    </w:p>
    <w:p w14:paraId="220DA5E0" w14:textId="58F0EE58" w:rsidR="007F4A8D" w:rsidRPr="00F55519" w:rsidDel="00401534" w:rsidRDefault="007F4A8D" w:rsidP="00632245">
      <w:pPr>
        <w:spacing w:after="240"/>
        <w:rPr>
          <w:del w:id="816" w:author="Дмитрий Ковтун" w:date="2021-03-09T18:07:00Z"/>
          <w:rFonts w:ascii="Arial" w:hAnsi="Arial" w:cs="Arial"/>
          <w:color w:val="000000" w:themeColor="text1"/>
        </w:rPr>
      </w:pPr>
      <w:del w:id="817" w:author="Дмитрий Ковтун" w:date="2021-03-09T18:07:00Z">
        <w:r w:rsidRPr="00F55519" w:rsidDel="00401534">
          <w:rPr>
            <w:rFonts w:ascii="Arial" w:hAnsi="Arial" w:cs="Arial"/>
            <w:color w:val="000000" w:themeColor="text1"/>
          </w:rPr>
          <w:delText>Бюджет под производство ЦРММ по СПП-элементам рассчитывается вне системы, суммы указываются в MCB.</w:delText>
        </w:r>
      </w:del>
    </w:p>
    <w:p w14:paraId="00A156D3" w14:textId="7E268E8C" w:rsidR="007F4A8D" w:rsidRPr="00632245" w:rsidRDefault="007F4A8D">
      <w:pPr>
        <w:spacing w:after="240"/>
        <w:ind w:firstLine="567"/>
        <w:rPr>
          <w:rFonts w:ascii="Arial" w:hAnsi="Arial" w:cs="Arial"/>
        </w:rPr>
      </w:pPr>
      <w:r w:rsidRPr="00F55519">
        <w:rPr>
          <w:rFonts w:ascii="Arial" w:hAnsi="Arial" w:cs="Arial"/>
        </w:rPr>
        <w:t xml:space="preserve">После подтверждения достаточного количества МТР для производства деталей и изделий собственными силами </w:t>
      </w:r>
      <w:ins w:id="818" w:author="Дмитрий Ковтун" w:date="2021-03-10T15:34:00Z">
        <w:r w:rsidR="00F55519">
          <w:rPr>
            <w:rFonts w:ascii="Arial" w:hAnsi="Arial" w:cs="Arial"/>
          </w:rPr>
          <w:t>ответственный сотрудник с ролью «</w:t>
        </w:r>
      </w:ins>
      <w:r w:rsidRPr="00F55519">
        <w:rPr>
          <w:rFonts w:ascii="Arial" w:hAnsi="Arial" w:cs="Arial"/>
        </w:rPr>
        <w:t>Плановик ЦРММ УО</w:t>
      </w:r>
      <w:ins w:id="819" w:author="Дмитрий Ковтун" w:date="2021-03-10T15:35:00Z">
        <w:r w:rsidR="00F55519">
          <w:rPr>
            <w:rFonts w:ascii="Arial" w:hAnsi="Arial" w:cs="Arial"/>
          </w:rPr>
          <w:t>»</w:t>
        </w:r>
      </w:ins>
      <w:del w:id="820" w:author="Дмитрий Ковтун" w:date="2021-03-10T15:35:00Z">
        <w:r w:rsidRPr="00F55519" w:rsidDel="00F55519">
          <w:rPr>
            <w:rFonts w:ascii="Arial" w:hAnsi="Arial" w:cs="Arial"/>
          </w:rPr>
          <w:delText xml:space="preserve"> </w:delText>
        </w:r>
      </w:del>
      <w:ins w:id="821" w:author="Дмитрий Ковтун" w:date="2021-03-10T15:35:00Z">
        <w:r w:rsidR="00F55519">
          <w:rPr>
            <w:rFonts w:ascii="Arial" w:hAnsi="Arial" w:cs="Arial"/>
          </w:rPr>
          <w:t xml:space="preserve"> </w:t>
        </w:r>
      </w:ins>
      <w:r w:rsidRPr="00F55519">
        <w:rPr>
          <w:rFonts w:ascii="Arial" w:hAnsi="Arial" w:cs="Arial"/>
        </w:rPr>
        <w:t xml:space="preserve">устанавливает пользовательский статус на производственном заказе </w:t>
      </w:r>
      <w:ins w:id="822" w:author="Дмитрий Ковтун" w:date="2021-03-10T15:35:00Z">
        <w:r w:rsidR="00F55519">
          <w:rPr>
            <w:rFonts w:ascii="Arial" w:hAnsi="Arial" w:cs="Arial"/>
          </w:rPr>
          <w:t>«</w:t>
        </w:r>
      </w:ins>
      <w:r w:rsidRPr="00F55519">
        <w:rPr>
          <w:rFonts w:ascii="Arial" w:hAnsi="Arial" w:cs="Arial"/>
        </w:rPr>
        <w:t>МТПЛ - материалы запланированы</w:t>
      </w:r>
      <w:ins w:id="823" w:author="Дмитрий Ковтун" w:date="2021-03-10T15:35:00Z">
        <w:r w:rsidR="00F55519">
          <w:rPr>
            <w:rFonts w:ascii="Arial" w:hAnsi="Arial" w:cs="Arial"/>
          </w:rPr>
          <w:t>»</w:t>
        </w:r>
      </w:ins>
      <w:r w:rsidRPr="00F55519">
        <w:rPr>
          <w:rFonts w:ascii="Arial" w:hAnsi="Arial" w:cs="Arial"/>
        </w:rPr>
        <w:t>.</w:t>
      </w:r>
      <w:r w:rsidRPr="00632245">
        <w:rPr>
          <w:rFonts w:ascii="Arial" w:hAnsi="Arial" w:cs="Arial"/>
        </w:rPr>
        <w:t xml:space="preserve"> </w:t>
      </w:r>
    </w:p>
    <w:p w14:paraId="488C84F7" w14:textId="3D7C047A" w:rsidR="007F4A8D" w:rsidRPr="00F55519" w:rsidDel="008C5E8E" w:rsidRDefault="008C5E8E">
      <w:pPr>
        <w:spacing w:after="240"/>
        <w:ind w:firstLine="567"/>
        <w:rPr>
          <w:moveFrom w:id="824" w:author="Дмитрий Ковтун" w:date="2021-03-10T15:40:00Z"/>
          <w:rFonts w:ascii="Arial" w:hAnsi="Arial" w:cs="Arial"/>
          <w:rPrChange w:id="825" w:author="Дмитрий Ковтун" w:date="2021-03-10T15:40:00Z">
            <w:rPr>
              <w:moveFrom w:id="826" w:author="Дмитрий Ковтун" w:date="2021-03-10T15:40:00Z"/>
              <w:rFonts w:ascii="Arial" w:hAnsi="Arial" w:cs="Arial"/>
              <w:color w:val="000000" w:themeColor="text1"/>
            </w:rPr>
          </w:rPrChange>
        </w:rPr>
        <w:pPrChange w:id="827" w:author="Дмитрий Ковтун" w:date="2021-03-10T15:40:00Z">
          <w:pPr>
            <w:spacing w:after="240" w:line="276" w:lineRule="auto"/>
          </w:pPr>
        </w:pPrChange>
      </w:pPr>
      <w:ins w:id="828" w:author="Дмитрий Ковтун" w:date="2021-03-10T15:42:00Z">
        <w:r>
          <w:rPr>
            <w:rFonts w:ascii="Arial" w:hAnsi="Arial" w:cs="Arial"/>
          </w:rPr>
          <w:t>Ответственный сотрудник с</w:t>
        </w:r>
      </w:ins>
      <w:ins w:id="829" w:author="Дмитрий Ковтун" w:date="2021-03-10T15:43:00Z">
        <w:r>
          <w:rPr>
            <w:rFonts w:ascii="Arial" w:hAnsi="Arial" w:cs="Arial"/>
          </w:rPr>
          <w:t xml:space="preserve"> ролью «</w:t>
        </w:r>
      </w:ins>
      <w:moveFromRangeStart w:id="830" w:author="Дмитрий Ковтун" w:date="2021-03-10T15:40:00Z" w:name="move66283267"/>
      <w:moveFrom w:id="831" w:author="Дмитрий Ковтун" w:date="2021-03-10T15:40:00Z">
        <w:r w:rsidR="007F4A8D" w:rsidRPr="00F55519" w:rsidDel="008C5E8E">
          <w:rPr>
            <w:rFonts w:ascii="Arial" w:hAnsi="Arial" w:cs="Arial"/>
            <w:rPrChange w:id="832" w:author="Дмитрий Ковтун" w:date="2021-03-10T15:40:00Z">
              <w:rPr>
                <w:rFonts w:ascii="Arial" w:hAnsi="Arial" w:cs="Arial"/>
                <w:color w:val="000000" w:themeColor="text1"/>
              </w:rPr>
            </w:rPrChange>
          </w:rPr>
          <w:t xml:space="preserve">При формировании производственного заказа для производства деталей и изделий собственными силами, Плановиком ЦРММ проверяется и </w:t>
        </w:r>
        <w:r w:rsidR="007F4A8D" w:rsidRPr="00632245" w:rsidDel="008C5E8E">
          <w:rPr>
            <w:rFonts w:ascii="Arial" w:hAnsi="Arial" w:cs="Arial"/>
          </w:rPr>
          <w:t xml:space="preserve">подтверждается доступный запас </w:t>
        </w:r>
        <w:r w:rsidR="007F4A8D" w:rsidRPr="00F55519" w:rsidDel="008C5E8E">
          <w:rPr>
            <w:rFonts w:ascii="Arial" w:hAnsi="Arial" w:cs="Arial"/>
            <w:rPrChange w:id="833" w:author="Дмитрий Ковтун" w:date="2021-03-10T15:40:00Z">
              <w:rPr>
                <w:rFonts w:ascii="Arial" w:hAnsi="Arial" w:cs="Arial"/>
                <w:color w:val="000000" w:themeColor="text1"/>
              </w:rPr>
            </w:rPrChange>
          </w:rPr>
          <w:t>материала необходимый для изготовления</w:t>
        </w:r>
        <w:r w:rsidR="007F4A8D" w:rsidRPr="00632245" w:rsidDel="008C5E8E">
          <w:rPr>
            <w:rFonts w:ascii="Arial" w:hAnsi="Arial" w:cs="Arial"/>
          </w:rPr>
          <w:t>.</w:t>
        </w:r>
      </w:moveFrom>
    </w:p>
    <w:moveFromRangeEnd w:id="830"/>
    <w:p w14:paraId="51D5C6EE" w14:textId="4F64D66A" w:rsidR="007F4A8D" w:rsidRPr="00F00EDF" w:rsidRDefault="007F4A8D">
      <w:pPr>
        <w:spacing w:after="240"/>
        <w:ind w:firstLine="567"/>
        <w:rPr>
          <w:rFonts w:ascii="Arial" w:hAnsi="Arial" w:cs="Arial"/>
        </w:rPr>
        <w:pPrChange w:id="834" w:author="Дмитрий Ковтун" w:date="2021-03-10T15:40:00Z">
          <w:pPr>
            <w:spacing w:after="240"/>
          </w:pPr>
        </w:pPrChange>
      </w:pPr>
      <w:r w:rsidRPr="00632245">
        <w:rPr>
          <w:rFonts w:ascii="Arial" w:hAnsi="Arial" w:cs="Arial"/>
        </w:rPr>
        <w:t>Плановик ЦРММ УО</w:t>
      </w:r>
      <w:ins w:id="835" w:author="Дмитрий Ковтун" w:date="2021-03-10T15:43:00Z">
        <w:r w:rsidR="008C5E8E">
          <w:rPr>
            <w:rFonts w:ascii="Arial" w:hAnsi="Arial" w:cs="Arial"/>
          </w:rPr>
          <w:t>»</w:t>
        </w:r>
      </w:ins>
      <w:r w:rsidRPr="00632245">
        <w:rPr>
          <w:rFonts w:ascii="Arial" w:hAnsi="Arial" w:cs="Arial"/>
        </w:rPr>
        <w:t xml:space="preserve"> вне системы анализирует загрузку производственных мощностей (персонал, оборудование), при необходимости корректирует сроки производственного заказа и устанавливает пользовательский статус МНБЛ – мощности сбалансированы.</w:t>
      </w:r>
      <w:r w:rsidRPr="00F00EDF">
        <w:rPr>
          <w:rFonts w:ascii="Arial" w:hAnsi="Arial" w:cs="Arial"/>
        </w:rPr>
        <w:t xml:space="preserve"> </w:t>
      </w:r>
    </w:p>
    <w:p w14:paraId="113D7D8B" w14:textId="6212B8E9" w:rsidR="007F4A8D" w:rsidRPr="00632245" w:rsidRDefault="007F4A8D">
      <w:pPr>
        <w:spacing w:after="240"/>
        <w:ind w:firstLine="567"/>
        <w:rPr>
          <w:rFonts w:ascii="Arial" w:hAnsi="Arial" w:cs="Arial"/>
        </w:rPr>
        <w:pPrChange w:id="836" w:author="Дмитрий Ковтун" w:date="2021-03-10T15:40:00Z">
          <w:pPr>
            <w:spacing w:after="240"/>
          </w:pPr>
        </w:pPrChange>
      </w:pPr>
      <w:r w:rsidRPr="00632245">
        <w:rPr>
          <w:rFonts w:ascii="Arial" w:hAnsi="Arial" w:cs="Arial"/>
        </w:rPr>
        <w:t xml:space="preserve">В случае отсутствия возможности выполнить заявку на производство в срок </w:t>
      </w:r>
      <w:ins w:id="837" w:author="Дмитрий Ковтун" w:date="2021-03-10T15:43:00Z">
        <w:r w:rsidR="008C5E8E">
          <w:rPr>
            <w:rFonts w:ascii="Arial" w:hAnsi="Arial" w:cs="Arial"/>
          </w:rPr>
          <w:t>ответственный сотрудник с ролью «</w:t>
        </w:r>
      </w:ins>
      <w:r w:rsidRPr="00632245">
        <w:rPr>
          <w:rFonts w:ascii="Arial" w:hAnsi="Arial" w:cs="Arial"/>
        </w:rPr>
        <w:t>Плановик ЦРММ УО</w:t>
      </w:r>
      <w:ins w:id="838" w:author="Дмитрий Ковтун" w:date="2021-03-10T15:43:00Z">
        <w:r w:rsidR="008C5E8E">
          <w:rPr>
            <w:rFonts w:ascii="Arial" w:hAnsi="Arial" w:cs="Arial"/>
          </w:rPr>
          <w:t>»</w:t>
        </w:r>
      </w:ins>
      <w:r w:rsidRPr="00632245">
        <w:rPr>
          <w:rFonts w:ascii="Arial" w:hAnsi="Arial" w:cs="Arial"/>
        </w:rPr>
        <w:t xml:space="preserve"> отправляет по электронной почте сотруднику подразделения-заявителя уведомление о корректировке сроков потребности. </w:t>
      </w:r>
    </w:p>
    <w:p w14:paraId="7F05F23E" w14:textId="170FC3D9" w:rsidR="007F4A8D" w:rsidRPr="00F00EDF" w:rsidRDefault="007F4A8D">
      <w:pPr>
        <w:spacing w:after="240"/>
        <w:ind w:firstLine="567"/>
        <w:rPr>
          <w:rFonts w:ascii="Arial" w:hAnsi="Arial" w:cs="Arial"/>
        </w:rPr>
        <w:pPrChange w:id="839" w:author="Дмитрий Ковтун" w:date="2021-03-10T15:40:00Z">
          <w:pPr>
            <w:spacing w:after="240"/>
          </w:pPr>
        </w:pPrChange>
      </w:pPr>
      <w:r w:rsidRPr="00632245">
        <w:rPr>
          <w:rFonts w:ascii="Arial" w:hAnsi="Arial" w:cs="Arial"/>
        </w:rPr>
        <w:lastRenderedPageBreak/>
        <w:t xml:space="preserve">Для утверждения годового и оперативного плана производства </w:t>
      </w:r>
      <w:ins w:id="840" w:author="Дмитрий Ковтун" w:date="2021-03-10T15:44:00Z">
        <w:r w:rsidR="008C5E8E">
          <w:rPr>
            <w:rFonts w:ascii="Arial" w:hAnsi="Arial" w:cs="Arial"/>
          </w:rPr>
          <w:t>ответственный сотрудник с ролью «</w:t>
        </w:r>
      </w:ins>
      <w:r w:rsidRPr="00632245">
        <w:rPr>
          <w:rFonts w:ascii="Arial" w:hAnsi="Arial" w:cs="Arial"/>
        </w:rPr>
        <w:t>Специалист ЦРММ УО</w:t>
      </w:r>
      <w:ins w:id="841" w:author="Дмитрий Ковтун" w:date="2021-03-10T15:44:00Z">
        <w:r w:rsidR="008C5E8E">
          <w:rPr>
            <w:rFonts w:ascii="Arial" w:hAnsi="Arial" w:cs="Arial"/>
          </w:rPr>
          <w:t>»</w:t>
        </w:r>
      </w:ins>
      <w:r w:rsidRPr="00632245">
        <w:rPr>
          <w:rFonts w:ascii="Arial" w:hAnsi="Arial" w:cs="Arial"/>
        </w:rPr>
        <w:t xml:space="preserve"> утверждает (деблокирует) </w:t>
      </w:r>
      <w:del w:id="842" w:author="Дмитрий Ковтун" w:date="2021-03-10T15:44:00Z">
        <w:r w:rsidRPr="00632245" w:rsidDel="002E5B97">
          <w:rPr>
            <w:rFonts w:ascii="Arial" w:hAnsi="Arial" w:cs="Arial"/>
          </w:rPr>
          <w:delText xml:space="preserve">производственный </w:delText>
        </w:r>
      </w:del>
      <w:ins w:id="843" w:author="Дмитрий Ковтун" w:date="2021-03-10T15:44:00Z">
        <w:r w:rsidR="002E5B97" w:rsidRPr="00632245">
          <w:rPr>
            <w:rFonts w:ascii="Arial" w:hAnsi="Arial" w:cs="Arial"/>
          </w:rPr>
          <w:t>производственны</w:t>
        </w:r>
        <w:r w:rsidR="002E5B97">
          <w:rPr>
            <w:rFonts w:ascii="Arial" w:hAnsi="Arial" w:cs="Arial"/>
          </w:rPr>
          <w:t>е</w:t>
        </w:r>
        <w:r w:rsidR="002E5B97" w:rsidRPr="00632245">
          <w:rPr>
            <w:rFonts w:ascii="Arial" w:hAnsi="Arial" w:cs="Arial"/>
          </w:rPr>
          <w:t xml:space="preserve"> </w:t>
        </w:r>
      </w:ins>
      <w:r w:rsidRPr="00632245">
        <w:rPr>
          <w:rFonts w:ascii="Arial" w:hAnsi="Arial" w:cs="Arial"/>
        </w:rPr>
        <w:t>заказ</w:t>
      </w:r>
      <w:ins w:id="844" w:author="Дмитрий Ковтун" w:date="2021-03-10T15:44:00Z">
        <w:r w:rsidR="002E5B97">
          <w:rPr>
            <w:rFonts w:ascii="Arial" w:hAnsi="Arial" w:cs="Arial"/>
          </w:rPr>
          <w:t>ы</w:t>
        </w:r>
      </w:ins>
      <w:r w:rsidRPr="00632245">
        <w:rPr>
          <w:rFonts w:ascii="Arial" w:hAnsi="Arial" w:cs="Arial"/>
        </w:rPr>
        <w:t>.</w:t>
      </w:r>
    </w:p>
    <w:p w14:paraId="222B2FEF" w14:textId="70DF6B68" w:rsidR="007F4A8D" w:rsidRPr="00F00EDF" w:rsidRDefault="007F4A8D">
      <w:pPr>
        <w:spacing w:after="240" w:line="276" w:lineRule="auto"/>
        <w:ind w:firstLine="567"/>
        <w:rPr>
          <w:rFonts w:ascii="Arial" w:hAnsi="Arial" w:cs="Arial"/>
          <w:color w:val="000000" w:themeColor="text1"/>
        </w:rPr>
      </w:pPr>
      <w:r w:rsidRPr="00632245">
        <w:rPr>
          <w:rFonts w:ascii="Arial" w:hAnsi="Arial" w:cs="Arial"/>
        </w:rPr>
        <w:t xml:space="preserve">Для выполнения производственного процесса </w:t>
      </w:r>
      <w:ins w:id="845" w:author="Дмитрий Ковтун" w:date="2021-03-10T15:45:00Z">
        <w:r w:rsidR="002E5B97">
          <w:rPr>
            <w:rFonts w:ascii="Arial" w:hAnsi="Arial" w:cs="Arial"/>
          </w:rPr>
          <w:t xml:space="preserve">ответственный </w:t>
        </w:r>
      </w:ins>
      <w:r w:rsidRPr="00632245">
        <w:rPr>
          <w:rFonts w:ascii="Arial" w:hAnsi="Arial" w:cs="Arial"/>
        </w:rPr>
        <w:t xml:space="preserve">сотрудник </w:t>
      </w:r>
      <w:del w:id="846" w:author="Дмитрий Ковтун" w:date="2021-03-10T15:45:00Z">
        <w:r w:rsidRPr="00632245" w:rsidDel="002E5B97">
          <w:rPr>
            <w:rFonts w:ascii="Arial" w:hAnsi="Arial" w:cs="Arial"/>
          </w:rPr>
          <w:delText xml:space="preserve">ЦРММ </w:delText>
        </w:r>
      </w:del>
      <w:ins w:id="847" w:author="Дмитрий Ковтун" w:date="2021-03-10T15:45:00Z">
        <w:r w:rsidR="002E5B97">
          <w:rPr>
            <w:rFonts w:ascii="Arial" w:hAnsi="Arial" w:cs="Arial"/>
          </w:rPr>
          <w:t>с ролю «Кладовщик»</w:t>
        </w:r>
        <w:r w:rsidR="002E5B97" w:rsidRPr="00632245">
          <w:rPr>
            <w:rFonts w:ascii="Arial" w:hAnsi="Arial" w:cs="Arial"/>
          </w:rPr>
          <w:t xml:space="preserve"> </w:t>
        </w:r>
      </w:ins>
      <w:r w:rsidRPr="00632245">
        <w:rPr>
          <w:rFonts w:ascii="Arial" w:hAnsi="Arial" w:cs="Arial"/>
        </w:rPr>
        <w:t xml:space="preserve">на основании </w:t>
      </w:r>
      <w:del w:id="848" w:author="Дмитрий Ковтун" w:date="2021-03-10T15:44:00Z">
        <w:r w:rsidRPr="00632245" w:rsidDel="002E5B97">
          <w:rPr>
            <w:rFonts w:ascii="Arial" w:hAnsi="Arial" w:cs="Arial"/>
          </w:rPr>
          <w:delText xml:space="preserve">требовании </w:delText>
        </w:r>
      </w:del>
      <w:ins w:id="849" w:author="Дмитрий Ковтун" w:date="2021-03-10T15:46:00Z">
        <w:r w:rsidR="002E5B97">
          <w:rPr>
            <w:rFonts w:ascii="Arial" w:hAnsi="Arial" w:cs="Arial"/>
          </w:rPr>
          <w:t>документа перемещения</w:t>
        </w:r>
      </w:ins>
      <w:del w:id="850" w:author="Дмитрий Ковтун" w:date="2021-03-10T15:46:00Z">
        <w:r w:rsidRPr="00632245" w:rsidDel="002E5B97">
          <w:rPr>
            <w:rFonts w:ascii="Arial" w:hAnsi="Arial" w:cs="Arial"/>
          </w:rPr>
          <w:delText>- накладной</w:delText>
        </w:r>
      </w:del>
      <w:r w:rsidRPr="00632245">
        <w:rPr>
          <w:rFonts w:ascii="Arial" w:hAnsi="Arial" w:cs="Arial"/>
        </w:rPr>
        <w:t xml:space="preserve"> получает необходимые покупные МТР со склада</w:t>
      </w:r>
      <w:ins w:id="851" w:author="Дмитрий Ковтун" w:date="2021-03-10T15:46:00Z">
        <w:r w:rsidR="002E5B97">
          <w:rPr>
            <w:rFonts w:ascii="Arial" w:hAnsi="Arial" w:cs="Arial"/>
          </w:rPr>
          <w:t xml:space="preserve"> отправителя</w:t>
        </w:r>
      </w:ins>
      <w:r w:rsidRPr="00632245">
        <w:rPr>
          <w:rFonts w:ascii="Arial" w:hAnsi="Arial" w:cs="Arial"/>
        </w:rPr>
        <w:t xml:space="preserve">. Более подробно о получении материалов описано в процессе </w:t>
      </w:r>
      <w:r w:rsidRPr="00632245">
        <w:rPr>
          <w:rFonts w:ascii="Arial" w:hAnsi="Arial" w:cs="Arial"/>
          <w:szCs w:val="22"/>
          <w:lang w:eastAsia="en-US"/>
        </w:rPr>
        <w:t>ПП-10.07.03.03-ERP – Комплектация и выдача материалов со склада</w:t>
      </w:r>
      <w:r w:rsidRPr="00632245">
        <w:rPr>
          <w:rFonts w:ascii="Arial" w:hAnsi="Arial" w:cs="Arial"/>
        </w:rPr>
        <w:t xml:space="preserve"> </w:t>
      </w:r>
      <w:r w:rsidRPr="00632245">
        <w:rPr>
          <w:rFonts w:ascii="Arial" w:hAnsi="Arial" w:cs="Arial"/>
          <w:color w:val="000000" w:themeColor="text1"/>
        </w:rPr>
        <w:t xml:space="preserve">КД </w:t>
      </w:r>
      <w:r w:rsidRPr="00632245">
        <w:rPr>
          <w:rFonts w:ascii="Arial" w:hAnsi="Arial" w:cs="Arial"/>
          <w:color w:val="000000" w:themeColor="text1"/>
          <w:lang w:val="en-US"/>
        </w:rPr>
        <w:t>ERP</w:t>
      </w:r>
      <w:r w:rsidRPr="00632245">
        <w:rPr>
          <w:rFonts w:ascii="Arial" w:hAnsi="Arial" w:cs="Arial"/>
          <w:color w:val="000000" w:themeColor="text1"/>
        </w:rPr>
        <w:t>.9.9.2.62 Материально-техническое обеспечение Складская логистика.</w:t>
      </w:r>
    </w:p>
    <w:p w14:paraId="6DDA9D97" w14:textId="4AF5144E" w:rsidR="007F4A8D" w:rsidRPr="00632245" w:rsidRDefault="007F4A8D">
      <w:pPr>
        <w:spacing w:after="240" w:line="276" w:lineRule="auto"/>
        <w:ind w:firstLine="709"/>
        <w:rPr>
          <w:rFonts w:ascii="Arial" w:hAnsi="Arial" w:cs="Arial"/>
          <w:color w:val="000000" w:themeColor="text1"/>
        </w:rPr>
      </w:pPr>
      <w:r w:rsidRPr="00632245">
        <w:rPr>
          <w:rFonts w:ascii="Arial" w:hAnsi="Arial" w:cs="Arial"/>
          <w:color w:val="000000" w:themeColor="text1"/>
        </w:rPr>
        <w:t xml:space="preserve">По окончании процесса производства выполняется подтверждение работ производственного заказа и контроль качества произведенной продукции </w:t>
      </w:r>
      <w:ins w:id="852" w:author="Дмитрий Ковтун" w:date="2021-03-10T15:47:00Z">
        <w:r w:rsidR="002E5B97">
          <w:rPr>
            <w:rFonts w:ascii="Arial" w:hAnsi="Arial" w:cs="Arial"/>
            <w:color w:val="000000" w:themeColor="text1"/>
          </w:rPr>
          <w:t>ответственным сотрудником с ролью «</w:t>
        </w:r>
      </w:ins>
      <w:r w:rsidRPr="00632245">
        <w:rPr>
          <w:rFonts w:ascii="Arial" w:hAnsi="Arial" w:cs="Arial"/>
          <w:color w:val="000000" w:themeColor="text1"/>
        </w:rPr>
        <w:t>Мастер</w:t>
      </w:r>
      <w:del w:id="853" w:author="Дмитрий Ковтун" w:date="2021-03-10T15:47:00Z">
        <w:r w:rsidRPr="00632245" w:rsidDel="002E5B97">
          <w:rPr>
            <w:rFonts w:ascii="Arial" w:hAnsi="Arial" w:cs="Arial"/>
            <w:color w:val="000000" w:themeColor="text1"/>
          </w:rPr>
          <w:delText>ом</w:delText>
        </w:r>
      </w:del>
      <w:r w:rsidRPr="00632245">
        <w:rPr>
          <w:rFonts w:ascii="Arial" w:hAnsi="Arial" w:cs="Arial"/>
          <w:color w:val="000000" w:themeColor="text1"/>
        </w:rPr>
        <w:t xml:space="preserve"> ЦРММ УО</w:t>
      </w:r>
      <w:ins w:id="854" w:author="Дмитрий Ковтун" w:date="2021-03-10T15:47:00Z">
        <w:r w:rsidR="002E5B97">
          <w:rPr>
            <w:rFonts w:ascii="Arial" w:hAnsi="Arial" w:cs="Arial"/>
            <w:color w:val="000000" w:themeColor="text1"/>
          </w:rPr>
          <w:t>»</w:t>
        </w:r>
      </w:ins>
      <w:r w:rsidRPr="00632245">
        <w:rPr>
          <w:rFonts w:ascii="Arial" w:hAnsi="Arial" w:cs="Arial"/>
          <w:color w:val="000000" w:themeColor="text1"/>
        </w:rPr>
        <w:t>:</w:t>
      </w:r>
    </w:p>
    <w:p w14:paraId="76DCABC7" w14:textId="0B7F950D" w:rsidR="007F4A8D" w:rsidRPr="00632245" w:rsidRDefault="007F4A8D">
      <w:pPr>
        <w:pStyle w:val="afa"/>
        <w:numPr>
          <w:ilvl w:val="0"/>
          <w:numId w:val="48"/>
        </w:numPr>
        <w:spacing w:after="240" w:line="276" w:lineRule="auto"/>
        <w:rPr>
          <w:rFonts w:ascii="Arial" w:hAnsi="Arial" w:cs="Arial"/>
          <w:color w:val="000000" w:themeColor="text1"/>
        </w:rPr>
      </w:pPr>
      <w:r w:rsidRPr="00632245">
        <w:rPr>
          <w:rFonts w:ascii="Arial" w:hAnsi="Arial" w:cs="Arial"/>
          <w:color w:val="000000" w:themeColor="text1"/>
        </w:rPr>
        <w:t xml:space="preserve">Для отражения в системе </w:t>
      </w:r>
      <w:r w:rsidRPr="00632245">
        <w:rPr>
          <w:rFonts w:ascii="Arial" w:hAnsi="Arial" w:cs="Arial"/>
          <w:color w:val="000000" w:themeColor="text1"/>
          <w:lang w:val="en-US"/>
        </w:rPr>
        <w:t>SAP</w:t>
      </w:r>
      <w:r w:rsidRPr="00632245">
        <w:rPr>
          <w:rFonts w:ascii="Arial" w:hAnsi="Arial" w:cs="Arial"/>
          <w:color w:val="000000" w:themeColor="text1"/>
        </w:rPr>
        <w:t xml:space="preserve"> </w:t>
      </w:r>
      <w:r w:rsidRPr="00632245">
        <w:rPr>
          <w:rFonts w:ascii="Arial" w:hAnsi="Arial" w:cs="Arial"/>
          <w:color w:val="000000" w:themeColor="text1"/>
          <w:lang w:val="en-US"/>
        </w:rPr>
        <w:t>S</w:t>
      </w:r>
      <w:r w:rsidRPr="00632245">
        <w:rPr>
          <w:rFonts w:ascii="Arial" w:hAnsi="Arial" w:cs="Arial"/>
          <w:color w:val="000000" w:themeColor="text1"/>
        </w:rPr>
        <w:t xml:space="preserve">/4 продукции, соответствующей качеству, </w:t>
      </w:r>
      <w:ins w:id="855" w:author="Дмитрий Ковтун" w:date="2021-03-10T15:48:00Z">
        <w:r w:rsidR="002E5B97">
          <w:rPr>
            <w:rFonts w:ascii="Arial" w:hAnsi="Arial" w:cs="Arial"/>
            <w:color w:val="000000" w:themeColor="text1"/>
          </w:rPr>
          <w:t>сотрудник с ролью «</w:t>
        </w:r>
      </w:ins>
      <w:r w:rsidRPr="00632245">
        <w:rPr>
          <w:rFonts w:ascii="Arial" w:hAnsi="Arial" w:cs="Arial"/>
          <w:color w:val="000000" w:themeColor="text1"/>
        </w:rPr>
        <w:t>Мастер ЦРММ УО</w:t>
      </w:r>
      <w:ins w:id="856" w:author="Дмитрий Ковтун" w:date="2021-03-10T15:48:00Z">
        <w:r w:rsidR="002E5B97">
          <w:rPr>
            <w:rFonts w:ascii="Arial" w:hAnsi="Arial" w:cs="Arial"/>
            <w:color w:val="000000" w:themeColor="text1"/>
          </w:rPr>
          <w:t>»</w:t>
        </w:r>
      </w:ins>
      <w:r w:rsidRPr="00632245">
        <w:rPr>
          <w:rFonts w:ascii="Arial" w:hAnsi="Arial" w:cs="Arial"/>
          <w:color w:val="000000" w:themeColor="text1"/>
        </w:rPr>
        <w:t xml:space="preserve"> регистрирует фактические трудозатраты и выполняет </w:t>
      </w:r>
      <w:del w:id="857" w:author="Дмитрий Ковтун" w:date="2021-03-10T15:48:00Z">
        <w:r w:rsidRPr="00632245" w:rsidDel="002E5B97">
          <w:rPr>
            <w:rFonts w:ascii="Arial" w:hAnsi="Arial" w:cs="Arial"/>
            <w:color w:val="000000" w:themeColor="text1"/>
          </w:rPr>
          <w:delText xml:space="preserve">проводку </w:delText>
        </w:r>
      </w:del>
      <w:ins w:id="858" w:author="Дмитрий Ковтун" w:date="2021-03-10T15:48:00Z">
        <w:r w:rsidR="002E5B97" w:rsidRPr="00632245">
          <w:rPr>
            <w:rFonts w:ascii="Arial" w:hAnsi="Arial" w:cs="Arial"/>
            <w:color w:val="000000" w:themeColor="text1"/>
          </w:rPr>
          <w:t>проводк</w:t>
        </w:r>
        <w:r w:rsidR="002E5B97">
          <w:rPr>
            <w:rFonts w:ascii="Arial" w:hAnsi="Arial" w:cs="Arial"/>
            <w:color w:val="000000" w:themeColor="text1"/>
          </w:rPr>
          <w:t xml:space="preserve">и списания израсходованных </w:t>
        </w:r>
      </w:ins>
      <w:ins w:id="859" w:author="Дмитрий Ковтун" w:date="2021-03-10T15:49:00Z">
        <w:r w:rsidR="002E5B97">
          <w:rPr>
            <w:rFonts w:ascii="Arial" w:hAnsi="Arial" w:cs="Arial"/>
            <w:color w:val="000000" w:themeColor="text1"/>
          </w:rPr>
          <w:t xml:space="preserve">МТР на производство, а также проводку </w:t>
        </w:r>
      </w:ins>
      <w:r w:rsidRPr="00632245">
        <w:rPr>
          <w:rFonts w:ascii="Arial" w:hAnsi="Arial" w:cs="Arial"/>
          <w:color w:val="000000" w:themeColor="text1"/>
        </w:rPr>
        <w:t xml:space="preserve">поступления продукции на склад по производственному заказу. </w:t>
      </w:r>
    </w:p>
    <w:p w14:paraId="0AB6F04D" w14:textId="5822C9C8" w:rsidR="007F4A8D" w:rsidRPr="00632245" w:rsidRDefault="007F4A8D">
      <w:pPr>
        <w:pStyle w:val="afa"/>
        <w:numPr>
          <w:ilvl w:val="0"/>
          <w:numId w:val="48"/>
        </w:numPr>
        <w:spacing w:after="240" w:line="276" w:lineRule="auto"/>
        <w:rPr>
          <w:rFonts w:ascii="Arial" w:hAnsi="Arial" w:cs="Arial"/>
          <w:color w:val="000000" w:themeColor="text1"/>
        </w:rPr>
      </w:pPr>
      <w:r w:rsidRPr="00632245">
        <w:rPr>
          <w:rFonts w:ascii="Arial" w:hAnsi="Arial" w:cs="Arial"/>
          <w:color w:val="000000" w:themeColor="text1"/>
        </w:rPr>
        <w:t xml:space="preserve">В случае выявления </w:t>
      </w:r>
      <w:ins w:id="860" w:author="Дмитрий Ковтун" w:date="2021-03-11T14:46:00Z">
        <w:r w:rsidR="00E2549C" w:rsidRPr="00632245">
          <w:rPr>
            <w:rFonts w:ascii="Arial" w:hAnsi="Arial" w:cs="Arial"/>
            <w:color w:val="000000" w:themeColor="text1"/>
          </w:rPr>
          <w:t xml:space="preserve">продукции </w:t>
        </w:r>
      </w:ins>
      <w:r w:rsidRPr="00632245">
        <w:rPr>
          <w:rFonts w:ascii="Arial" w:hAnsi="Arial" w:cs="Arial"/>
          <w:color w:val="000000" w:themeColor="text1"/>
        </w:rPr>
        <w:t xml:space="preserve">несоответствующей </w:t>
      </w:r>
      <w:ins w:id="861" w:author="Дмитрий Ковтун" w:date="2021-03-11T14:46:00Z">
        <w:r w:rsidR="00E2549C">
          <w:rPr>
            <w:rFonts w:ascii="Arial" w:hAnsi="Arial" w:cs="Arial"/>
            <w:color w:val="000000" w:themeColor="text1"/>
          </w:rPr>
          <w:t xml:space="preserve">качеству, </w:t>
        </w:r>
      </w:ins>
      <w:del w:id="862" w:author="Дмитрий Ковтун" w:date="2021-03-11T14:46:00Z">
        <w:r w:rsidRPr="00632245" w:rsidDel="00E2549C">
          <w:rPr>
            <w:rFonts w:ascii="Arial" w:hAnsi="Arial" w:cs="Arial"/>
            <w:color w:val="000000" w:themeColor="text1"/>
          </w:rPr>
          <w:delText xml:space="preserve">продукции </w:delText>
        </w:r>
      </w:del>
      <w:ins w:id="863" w:author="Дмитрий Ковтун" w:date="2021-03-10T15:49:00Z">
        <w:r w:rsidR="002E5B97">
          <w:rPr>
            <w:rFonts w:ascii="Arial" w:hAnsi="Arial" w:cs="Arial"/>
            <w:color w:val="000000" w:themeColor="text1"/>
          </w:rPr>
          <w:t>сотрудник с ролью «</w:t>
        </w:r>
      </w:ins>
      <w:r w:rsidRPr="00632245">
        <w:rPr>
          <w:rFonts w:ascii="Arial" w:hAnsi="Arial" w:cs="Arial"/>
          <w:color w:val="000000" w:themeColor="text1"/>
        </w:rPr>
        <w:t>Мастер ЦРММ УО</w:t>
      </w:r>
      <w:ins w:id="864" w:author="Дмитрий Ковтун" w:date="2021-03-10T15:49:00Z">
        <w:r w:rsidR="002E5B97">
          <w:rPr>
            <w:rFonts w:ascii="Arial" w:hAnsi="Arial" w:cs="Arial"/>
            <w:color w:val="000000" w:themeColor="text1"/>
          </w:rPr>
          <w:t>»</w:t>
        </w:r>
      </w:ins>
      <w:r w:rsidRPr="00632245">
        <w:rPr>
          <w:rFonts w:ascii="Arial" w:hAnsi="Arial" w:cs="Arial"/>
          <w:color w:val="000000" w:themeColor="text1"/>
        </w:rPr>
        <w:t xml:space="preserve"> выполняет проводку поступления бракованной продукции на склад ЦРММ по производственному заказу</w:t>
      </w:r>
      <w:del w:id="865" w:author="Дмитрий Ковтун" w:date="2021-03-10T15:50:00Z">
        <w:r w:rsidRPr="00632245" w:rsidDel="00234C2D">
          <w:rPr>
            <w:rFonts w:ascii="Arial" w:hAnsi="Arial" w:cs="Arial"/>
            <w:color w:val="000000" w:themeColor="text1"/>
          </w:rPr>
          <w:delText>, с последующим переводом бракованной продукции в запас ограниченного использования (изолятор брака)</w:delText>
        </w:r>
      </w:del>
      <w:r w:rsidRPr="00632245">
        <w:rPr>
          <w:rFonts w:ascii="Arial" w:hAnsi="Arial" w:cs="Arial"/>
          <w:color w:val="000000" w:themeColor="text1"/>
        </w:rPr>
        <w:t>.</w:t>
      </w:r>
      <w:ins w:id="866" w:author="Дмитрий Ковтун" w:date="2021-03-10T15:50:00Z">
        <w:r w:rsidR="00234C2D">
          <w:rPr>
            <w:rFonts w:ascii="Arial" w:hAnsi="Arial" w:cs="Arial"/>
            <w:color w:val="000000" w:themeColor="text1"/>
          </w:rPr>
          <w:t xml:space="preserve"> Для этих целей в момент подтверждения операции выпуска</w:t>
        </w:r>
      </w:ins>
      <w:ins w:id="867" w:author="Дмитрий Ковтун" w:date="2021-03-11T14:39:00Z">
        <w:r w:rsidR="00E2549C">
          <w:rPr>
            <w:rFonts w:ascii="Arial" w:hAnsi="Arial" w:cs="Arial"/>
            <w:color w:val="000000" w:themeColor="text1"/>
          </w:rPr>
          <w:t xml:space="preserve"> сотрудник с ролью «</w:t>
        </w:r>
        <w:r w:rsidR="00E2549C" w:rsidRPr="00632245">
          <w:rPr>
            <w:rFonts w:ascii="Arial" w:hAnsi="Arial" w:cs="Arial"/>
            <w:color w:val="000000" w:themeColor="text1"/>
          </w:rPr>
          <w:t>Мастер ЦРММ УО</w:t>
        </w:r>
        <w:r w:rsidR="00E2549C">
          <w:rPr>
            <w:rFonts w:ascii="Arial" w:hAnsi="Arial" w:cs="Arial"/>
            <w:color w:val="000000" w:themeColor="text1"/>
          </w:rPr>
          <w:t xml:space="preserve">» для </w:t>
        </w:r>
      </w:ins>
      <w:ins w:id="868" w:author="Дмитрий Ковтун" w:date="2021-03-11T14:46:00Z">
        <w:r w:rsidR="00E2549C">
          <w:rPr>
            <w:rFonts w:ascii="Arial" w:hAnsi="Arial" w:cs="Arial"/>
            <w:color w:val="000000" w:themeColor="text1"/>
          </w:rPr>
          <w:t>данной</w:t>
        </w:r>
      </w:ins>
      <w:ins w:id="869" w:author="Дмитрий Ковтун" w:date="2021-03-11T14:39:00Z">
        <w:r w:rsidR="00E2549C">
          <w:rPr>
            <w:rFonts w:ascii="Arial" w:hAnsi="Arial" w:cs="Arial"/>
            <w:color w:val="000000" w:themeColor="text1"/>
          </w:rPr>
          <w:t xml:space="preserve"> продукции указывает партию БРАК. </w:t>
        </w:r>
      </w:ins>
      <w:ins w:id="870" w:author="Дмитрий Ковтун" w:date="2021-03-11T14:41:00Z">
        <w:r w:rsidR="00E2549C">
          <w:rPr>
            <w:rFonts w:ascii="Arial" w:hAnsi="Arial" w:cs="Arial"/>
            <w:color w:val="000000" w:themeColor="text1"/>
          </w:rPr>
          <w:t xml:space="preserve">При сохранении документа подтверждения, </w:t>
        </w:r>
      </w:ins>
      <w:ins w:id="871" w:author="Дмитрий Ковтун" w:date="2021-03-11T14:43:00Z">
        <w:r w:rsidR="00E2549C">
          <w:rPr>
            <w:rFonts w:ascii="Arial" w:hAnsi="Arial" w:cs="Arial"/>
            <w:color w:val="000000" w:themeColor="text1"/>
          </w:rPr>
          <w:t xml:space="preserve">если партия, еще в системе отсутствует, то выполняется </w:t>
        </w:r>
      </w:ins>
      <w:ins w:id="872" w:author="Дмитрий Ковтун" w:date="2021-03-11T14:44:00Z">
        <w:r w:rsidR="00E2549C">
          <w:rPr>
            <w:rFonts w:ascii="Arial" w:hAnsi="Arial" w:cs="Arial"/>
            <w:color w:val="000000" w:themeColor="text1"/>
          </w:rPr>
          <w:t xml:space="preserve">ее </w:t>
        </w:r>
      </w:ins>
      <w:ins w:id="873" w:author="Дмитрий Ковтун" w:date="2021-03-11T14:43:00Z">
        <w:r w:rsidR="00E2549C">
          <w:rPr>
            <w:rFonts w:ascii="Arial" w:hAnsi="Arial" w:cs="Arial"/>
            <w:color w:val="000000" w:themeColor="text1"/>
          </w:rPr>
          <w:t xml:space="preserve">автоматическое </w:t>
        </w:r>
      </w:ins>
      <w:ins w:id="874" w:author="Дмитрий Ковтун" w:date="2021-03-11T14:44:00Z">
        <w:r w:rsidR="00E2549C">
          <w:rPr>
            <w:rFonts w:ascii="Arial" w:hAnsi="Arial" w:cs="Arial"/>
            <w:color w:val="000000" w:themeColor="text1"/>
          </w:rPr>
          <w:t>создание. Статус партии устанавливается как «Ограниченное использование».</w:t>
        </w:r>
      </w:ins>
    </w:p>
    <w:p w14:paraId="272D68F4" w14:textId="5FC13CB2" w:rsidR="007F4A8D" w:rsidRPr="00F00EDF" w:rsidRDefault="00E2549C">
      <w:pPr>
        <w:spacing w:after="240" w:line="276" w:lineRule="auto"/>
        <w:ind w:firstLine="567"/>
        <w:rPr>
          <w:rFonts w:ascii="Arial" w:hAnsi="Arial" w:cs="Arial"/>
          <w:color w:val="000000" w:themeColor="text1"/>
        </w:rPr>
        <w:pPrChange w:id="875" w:author="Дмитрий Ковтун" w:date="2021-03-11T14:47:00Z">
          <w:pPr>
            <w:spacing w:after="240" w:line="276" w:lineRule="auto"/>
          </w:pPr>
        </w:pPrChange>
      </w:pPr>
      <w:ins w:id="876" w:author="Дмитрий Ковтун" w:date="2021-03-11T14:45:00Z">
        <w:r>
          <w:rPr>
            <w:rFonts w:ascii="Arial" w:hAnsi="Arial" w:cs="Arial"/>
            <w:color w:val="000000" w:themeColor="text1"/>
          </w:rPr>
          <w:t xml:space="preserve">Запасы </w:t>
        </w:r>
      </w:ins>
      <w:ins w:id="877" w:author="Дмитрий Ковтун" w:date="2021-03-11T14:46:00Z">
        <w:r>
          <w:rPr>
            <w:rFonts w:ascii="Arial" w:hAnsi="Arial" w:cs="Arial"/>
            <w:color w:val="000000" w:themeColor="text1"/>
          </w:rPr>
          <w:t>продукции несоотве</w:t>
        </w:r>
      </w:ins>
      <w:ins w:id="878" w:author="Дмитрий Ковтун" w:date="2021-03-11T14:47:00Z">
        <w:r>
          <w:rPr>
            <w:rFonts w:ascii="Arial" w:hAnsi="Arial" w:cs="Arial"/>
            <w:color w:val="000000" w:themeColor="text1"/>
          </w:rPr>
          <w:t xml:space="preserve">тствующей качеству </w:t>
        </w:r>
      </w:ins>
      <w:del w:id="879" w:author="Дмитрий Ковтун" w:date="2021-03-11T14:47:00Z">
        <w:r w:rsidR="007F4A8D" w:rsidRPr="00632245" w:rsidDel="00E2549C">
          <w:rPr>
            <w:rFonts w:ascii="Arial" w:hAnsi="Arial" w:cs="Arial"/>
            <w:color w:val="000000" w:themeColor="text1"/>
          </w:rPr>
          <w:delText>Бракованная продукция</w:delText>
        </w:r>
      </w:del>
      <w:ins w:id="880" w:author="Дмитрий Ковтун" w:date="2021-03-11T14:47:00Z">
        <w:r>
          <w:rPr>
            <w:rFonts w:ascii="Arial" w:hAnsi="Arial" w:cs="Arial"/>
            <w:color w:val="000000" w:themeColor="text1"/>
          </w:rPr>
          <w:t>и непригодной для дальнейшего использования переводится</w:t>
        </w:r>
      </w:ins>
      <w:r w:rsidR="007F4A8D" w:rsidRPr="00632245">
        <w:rPr>
          <w:rFonts w:ascii="Arial" w:hAnsi="Arial" w:cs="Arial"/>
          <w:color w:val="000000" w:themeColor="text1"/>
        </w:rPr>
        <w:t xml:space="preserve"> </w:t>
      </w:r>
      <w:del w:id="881" w:author="Дмитрий Ковтун" w:date="2021-03-11T14:47:00Z">
        <w:r w:rsidR="007F4A8D" w:rsidRPr="00632245" w:rsidDel="00E2549C">
          <w:rPr>
            <w:rFonts w:ascii="Arial" w:hAnsi="Arial" w:cs="Arial"/>
            <w:color w:val="000000" w:themeColor="text1"/>
          </w:rPr>
          <w:delText>классифицируется как</w:delText>
        </w:r>
      </w:del>
      <w:ins w:id="882" w:author="Дмитрий Ковтун" w:date="2021-03-11T14:47:00Z">
        <w:r>
          <w:rPr>
            <w:rFonts w:ascii="Arial" w:hAnsi="Arial" w:cs="Arial"/>
            <w:color w:val="000000" w:themeColor="text1"/>
          </w:rPr>
          <w:t>в запас</w:t>
        </w:r>
      </w:ins>
      <w:r w:rsidR="007F4A8D" w:rsidRPr="00632245">
        <w:rPr>
          <w:rFonts w:ascii="Arial" w:hAnsi="Arial" w:cs="Arial"/>
          <w:color w:val="000000" w:themeColor="text1"/>
        </w:rPr>
        <w:t xml:space="preserve"> неликвид</w:t>
      </w:r>
      <w:ins w:id="883" w:author="Дмитрий Ковтун" w:date="2021-03-11T14:48:00Z">
        <w:r>
          <w:rPr>
            <w:rFonts w:ascii="Arial" w:hAnsi="Arial" w:cs="Arial"/>
            <w:color w:val="000000" w:themeColor="text1"/>
          </w:rPr>
          <w:t>ных материалов</w:t>
        </w:r>
      </w:ins>
      <w:r w:rsidR="007F4A8D" w:rsidRPr="00632245">
        <w:rPr>
          <w:rFonts w:ascii="Arial" w:hAnsi="Arial" w:cs="Arial"/>
          <w:color w:val="000000" w:themeColor="text1"/>
        </w:rPr>
        <w:t xml:space="preserve"> (более подробно о процессе описано в ПП-10.05.02</w:t>
      </w:r>
      <w:r w:rsidR="007F4A8D" w:rsidRPr="00E2549C">
        <w:rPr>
          <w:rFonts w:ascii="Arial" w:hAnsi="Arial" w:cs="Arial"/>
          <w:color w:val="000000" w:themeColor="text1"/>
          <w:rPrChange w:id="884" w:author="Дмитрий Ковтун" w:date="2021-03-11T14:47:00Z">
            <w:rPr/>
          </w:rPrChange>
        </w:rPr>
        <w:t xml:space="preserve"> </w:t>
      </w:r>
      <w:r w:rsidR="007F4A8D" w:rsidRPr="00632245">
        <w:rPr>
          <w:rFonts w:ascii="Arial" w:hAnsi="Arial" w:cs="Arial"/>
          <w:color w:val="000000" w:themeColor="text1"/>
        </w:rPr>
        <w:t xml:space="preserve">Выявление НВИ/НЛИ КД </w:t>
      </w:r>
      <w:r w:rsidR="007F4A8D" w:rsidRPr="00E2549C">
        <w:rPr>
          <w:rFonts w:ascii="Arial" w:hAnsi="Arial" w:cs="Arial"/>
          <w:color w:val="000000" w:themeColor="text1"/>
          <w:rPrChange w:id="885" w:author="Дмитрий Ковтун" w:date="2021-03-11T14:47:00Z">
            <w:rPr>
              <w:rFonts w:ascii="Arial" w:hAnsi="Arial" w:cs="Arial"/>
              <w:color w:val="000000" w:themeColor="text1"/>
              <w:lang w:val="en-US"/>
            </w:rPr>
          </w:rPrChange>
        </w:rPr>
        <w:t>ERP</w:t>
      </w:r>
      <w:r w:rsidR="007F4A8D" w:rsidRPr="00632245">
        <w:rPr>
          <w:rFonts w:ascii="Arial" w:hAnsi="Arial" w:cs="Arial"/>
          <w:color w:val="000000" w:themeColor="text1"/>
        </w:rPr>
        <w:t>.9.9.2.60_ММ_Управление запасами).</w:t>
      </w:r>
    </w:p>
    <w:p w14:paraId="14202E36" w14:textId="77777777" w:rsidR="007F4A8D" w:rsidRPr="00F00EDF" w:rsidRDefault="007F4A8D">
      <w:pPr>
        <w:spacing w:after="240" w:line="276" w:lineRule="auto"/>
        <w:ind w:firstLine="567"/>
        <w:rPr>
          <w:rFonts w:ascii="Arial" w:hAnsi="Arial" w:cs="Arial"/>
          <w:color w:val="000000" w:themeColor="text1"/>
        </w:rPr>
      </w:pPr>
      <w:r w:rsidRPr="00632245">
        <w:rPr>
          <w:rFonts w:ascii="Arial" w:hAnsi="Arial" w:cs="Arial"/>
          <w:color w:val="000000" w:themeColor="text1"/>
        </w:rPr>
        <w:t>Процесс заканчивается, когда в системе SAP S/4 закрыты все производственные заказы, учтены все затраты, связанные с производственным процессом, а произведенная продукция доступна на складе для перемещения на склад подразделения-заявителя/МОЛ.</w:t>
      </w:r>
    </w:p>
    <w:p w14:paraId="319991BA" w14:textId="77777777" w:rsidR="007F4A8D" w:rsidRPr="00632245" w:rsidRDefault="007F4A8D">
      <w:pPr>
        <w:spacing w:after="240" w:line="10" w:lineRule="atLeast"/>
        <w:ind w:firstLine="567"/>
        <w:rPr>
          <w:rFonts w:ascii="Arial" w:hAnsi="Arial" w:cs="Arial"/>
        </w:rPr>
      </w:pPr>
      <w:r w:rsidRPr="00632245">
        <w:rPr>
          <w:rFonts w:ascii="Arial" w:hAnsi="Arial" w:cs="Arial"/>
        </w:rPr>
        <w:t>Схема производства с использованием давальческих материалов не автоматизируется на текущий момент. В случае необходимости может быть автоматизирована при развитии системы с учётом следующих моментов:</w:t>
      </w:r>
    </w:p>
    <w:p w14:paraId="6B786AAE" w14:textId="77777777" w:rsidR="007F4A8D" w:rsidRPr="00632245" w:rsidRDefault="007F4A8D" w:rsidP="00632245">
      <w:pPr>
        <w:pStyle w:val="afa"/>
        <w:numPr>
          <w:ilvl w:val="0"/>
          <w:numId w:val="40"/>
        </w:numPr>
        <w:spacing w:after="240" w:line="10" w:lineRule="atLeast"/>
        <w:rPr>
          <w:rFonts w:ascii="Arial" w:hAnsi="Arial" w:cs="Arial"/>
        </w:rPr>
      </w:pPr>
      <w:r w:rsidRPr="00632245">
        <w:rPr>
          <w:rFonts w:ascii="Arial" w:hAnsi="Arial" w:cs="Arial"/>
        </w:rPr>
        <w:t xml:space="preserve">Планирование потребностей в сырье ЦРММ (процесс </w:t>
      </w:r>
      <w:r w:rsidRPr="00632245">
        <w:rPr>
          <w:rFonts w:ascii="Arial" w:hAnsi="Arial" w:cs="Arial"/>
          <w:color w:val="000000" w:themeColor="text1"/>
        </w:rPr>
        <w:t>«ПП-10.03.02-ERP Регистрация потребности» описан в КД ERP.9.9.2.58_ПП-10.03 Планирование обеспечения МТР работами и услугами)</w:t>
      </w:r>
    </w:p>
    <w:p w14:paraId="05A17473" w14:textId="4F53E744" w:rsidR="007F4A8D" w:rsidRPr="00632245" w:rsidRDefault="007F4A8D" w:rsidP="00632245">
      <w:pPr>
        <w:pStyle w:val="afa"/>
        <w:numPr>
          <w:ilvl w:val="0"/>
          <w:numId w:val="40"/>
        </w:numPr>
        <w:spacing w:after="240" w:line="10" w:lineRule="atLeast"/>
        <w:rPr>
          <w:rFonts w:ascii="Arial" w:hAnsi="Arial" w:cs="Arial"/>
        </w:rPr>
      </w:pPr>
      <w:r w:rsidRPr="00632245">
        <w:rPr>
          <w:rFonts w:ascii="Arial" w:hAnsi="Arial" w:cs="Arial"/>
        </w:rPr>
        <w:t>Ведение забалансового учета по материалам Заказчика у Переработчика</w:t>
      </w:r>
      <w:del w:id="886" w:author="Дмитрий Ковтун" w:date="2021-03-11T14:50:00Z">
        <w:r w:rsidRPr="00632245" w:rsidDel="00492FB5">
          <w:rPr>
            <w:rFonts w:ascii="Arial" w:hAnsi="Arial" w:cs="Arial"/>
          </w:rPr>
          <w:delText>м</w:delText>
        </w:r>
      </w:del>
      <w:r w:rsidRPr="00632245">
        <w:rPr>
          <w:rFonts w:ascii="Arial" w:hAnsi="Arial" w:cs="Arial"/>
        </w:rPr>
        <w:t xml:space="preserve"> (</w:t>
      </w:r>
      <w:r w:rsidRPr="00632245">
        <w:rPr>
          <w:rFonts w:ascii="Arial" w:hAnsi="Arial" w:cs="Arial"/>
          <w:color w:val="000000" w:themeColor="text1"/>
        </w:rPr>
        <w:t xml:space="preserve">КД </w:t>
      </w:r>
      <w:r w:rsidRPr="00632245">
        <w:rPr>
          <w:rFonts w:ascii="Arial" w:hAnsi="Arial" w:cs="Arial"/>
          <w:color w:val="000000" w:themeColor="text1"/>
          <w:lang w:val="en-US"/>
        </w:rPr>
        <w:t>ERP</w:t>
      </w:r>
      <w:r w:rsidRPr="00632245">
        <w:rPr>
          <w:rFonts w:ascii="Arial" w:hAnsi="Arial" w:cs="Arial"/>
          <w:color w:val="000000" w:themeColor="text1"/>
        </w:rPr>
        <w:t>.9.9.2.62 Материально-техническое обеспечение Складская логистика)</w:t>
      </w:r>
    </w:p>
    <w:p w14:paraId="1DFD0E29" w14:textId="77777777" w:rsidR="007F4A8D" w:rsidRPr="00632245" w:rsidRDefault="007F4A8D" w:rsidP="00632245">
      <w:pPr>
        <w:pStyle w:val="afa"/>
        <w:numPr>
          <w:ilvl w:val="0"/>
          <w:numId w:val="40"/>
        </w:numPr>
        <w:spacing w:after="240" w:line="10" w:lineRule="atLeast"/>
        <w:rPr>
          <w:rFonts w:ascii="Arial" w:hAnsi="Arial" w:cs="Arial"/>
        </w:rPr>
      </w:pPr>
      <w:r w:rsidRPr="00632245">
        <w:rPr>
          <w:rFonts w:ascii="Arial" w:hAnsi="Arial" w:cs="Arial"/>
        </w:rPr>
        <w:lastRenderedPageBreak/>
        <w:t>Создание производственного заказа с заголовком оказываемой услуги. На заказ списываются собственные материалы и подтверждаются фактические трудозатраты ЦРММ.</w:t>
      </w:r>
    </w:p>
    <w:p w14:paraId="1014FF15" w14:textId="77777777" w:rsidR="007F4A8D" w:rsidRPr="00632245" w:rsidRDefault="007F4A8D" w:rsidP="00632245">
      <w:pPr>
        <w:pStyle w:val="afa"/>
        <w:numPr>
          <w:ilvl w:val="0"/>
          <w:numId w:val="40"/>
        </w:numPr>
        <w:spacing w:after="240" w:line="10" w:lineRule="atLeast"/>
        <w:rPr>
          <w:rFonts w:ascii="Arial" w:hAnsi="Arial" w:cs="Arial"/>
        </w:rPr>
      </w:pPr>
      <w:r w:rsidRPr="00632245">
        <w:rPr>
          <w:rFonts w:ascii="Arial" w:hAnsi="Arial" w:cs="Arial"/>
        </w:rPr>
        <w:t>Реализация услуг на сторону выполняется по схеме реализации складируемых услуг (</w:t>
      </w:r>
      <w:r w:rsidRPr="00632245">
        <w:rPr>
          <w:rFonts w:ascii="Arial" w:hAnsi="Arial" w:cs="Arial"/>
          <w:color w:val="000000" w:themeColor="text1"/>
        </w:rPr>
        <w:t xml:space="preserve">КД </w:t>
      </w:r>
      <w:r w:rsidRPr="00632245">
        <w:rPr>
          <w:rFonts w:ascii="Arial" w:hAnsi="Arial" w:cs="Arial"/>
          <w:color w:val="000000" w:themeColor="text1"/>
          <w:lang w:val="en-US"/>
        </w:rPr>
        <w:t>ERP</w:t>
      </w:r>
      <w:r w:rsidRPr="00632245">
        <w:rPr>
          <w:rFonts w:ascii="Arial" w:hAnsi="Arial" w:cs="Arial"/>
          <w:color w:val="000000" w:themeColor="text1"/>
        </w:rPr>
        <w:t>.9.9.2.63 Реализация МТР/услуг)</w:t>
      </w:r>
    </w:p>
    <w:p w14:paraId="108A8759" w14:textId="77777777" w:rsidR="007F4A8D" w:rsidRPr="00632245" w:rsidRDefault="007F4A8D" w:rsidP="00632245">
      <w:pPr>
        <w:pStyle w:val="afa"/>
        <w:numPr>
          <w:ilvl w:val="0"/>
          <w:numId w:val="40"/>
        </w:numPr>
        <w:spacing w:after="240" w:line="10" w:lineRule="atLeast"/>
        <w:rPr>
          <w:rFonts w:ascii="Arial" w:hAnsi="Arial" w:cs="Arial"/>
        </w:rPr>
      </w:pPr>
      <w:r w:rsidRPr="00632245">
        <w:rPr>
          <w:rFonts w:ascii="Arial" w:hAnsi="Arial" w:cs="Arial"/>
        </w:rPr>
        <w:t xml:space="preserve">Давальческая обработка на стороне Заказчика уже спроектирована (пример изготовления взрывчатки). (КД </w:t>
      </w:r>
      <w:r w:rsidRPr="00632245">
        <w:rPr>
          <w:rFonts w:ascii="Arial" w:hAnsi="Arial" w:cs="Arial"/>
          <w:lang w:val="en-US"/>
        </w:rPr>
        <w:t>ERP</w:t>
      </w:r>
      <w:r w:rsidRPr="00632245">
        <w:rPr>
          <w:rFonts w:ascii="Arial" w:hAnsi="Arial" w:cs="Arial"/>
        </w:rPr>
        <w:t xml:space="preserve">.9.9.2.59 Закупка МТР, работ, услуг; </w:t>
      </w:r>
      <w:r w:rsidRPr="00632245">
        <w:rPr>
          <w:rFonts w:ascii="Arial" w:hAnsi="Arial" w:cs="Arial"/>
          <w:color w:val="000000" w:themeColor="text1"/>
        </w:rPr>
        <w:t xml:space="preserve">КД </w:t>
      </w:r>
      <w:r w:rsidRPr="00632245">
        <w:rPr>
          <w:rFonts w:ascii="Arial" w:hAnsi="Arial" w:cs="Arial"/>
          <w:color w:val="000000" w:themeColor="text1"/>
          <w:lang w:val="en-US"/>
        </w:rPr>
        <w:t>ERP</w:t>
      </w:r>
      <w:r w:rsidRPr="00632245">
        <w:rPr>
          <w:rFonts w:ascii="Arial" w:hAnsi="Arial" w:cs="Arial"/>
          <w:color w:val="000000" w:themeColor="text1"/>
        </w:rPr>
        <w:t>.9.9.2.62 Материально-техническое обеспечение Складская логистика).</w:t>
      </w:r>
    </w:p>
    <w:p w14:paraId="58C5214B" w14:textId="02E89736" w:rsidR="00114F0B" w:rsidRPr="00632245" w:rsidRDefault="00114F0B" w:rsidP="00632245">
      <w:pPr>
        <w:spacing w:after="240" w:line="276" w:lineRule="auto"/>
        <w:ind w:firstLine="567"/>
        <w:rPr>
          <w:rFonts w:ascii="Arial" w:hAnsi="Arial" w:cs="Arial"/>
          <w:b/>
          <w:sz w:val="22"/>
        </w:rPr>
      </w:pPr>
      <w:r w:rsidRPr="00D82F33">
        <w:rPr>
          <w:rFonts w:ascii="Arial" w:hAnsi="Arial" w:cs="Arial"/>
          <w:b/>
          <w:sz w:val="22"/>
        </w:rPr>
        <w:t xml:space="preserve">Таблица </w:t>
      </w:r>
      <w:r w:rsidRPr="00632245">
        <w:rPr>
          <w:rFonts w:ascii="Arial" w:hAnsi="Arial" w:cs="Arial"/>
          <w:b/>
          <w:sz w:val="22"/>
        </w:rPr>
        <w:fldChar w:fldCharType="begin"/>
      </w:r>
      <w:r w:rsidRPr="00632245">
        <w:rPr>
          <w:rFonts w:ascii="Arial" w:hAnsi="Arial" w:cs="Arial"/>
          <w:b/>
          <w:sz w:val="22"/>
        </w:rPr>
        <w:instrText xml:space="preserve"> SEQ Таблица \* ARABIC </w:instrText>
      </w:r>
      <w:r w:rsidRPr="00632245">
        <w:rPr>
          <w:rFonts w:ascii="Arial" w:hAnsi="Arial" w:cs="Arial"/>
          <w:b/>
          <w:sz w:val="22"/>
        </w:rPr>
        <w:fldChar w:fldCharType="separate"/>
      </w:r>
      <w:r w:rsidR="008176EC">
        <w:rPr>
          <w:rFonts w:ascii="Arial" w:hAnsi="Arial" w:cs="Arial"/>
          <w:b/>
          <w:noProof/>
          <w:sz w:val="22"/>
        </w:rPr>
        <w:t>7</w:t>
      </w:r>
      <w:r w:rsidRPr="00632245">
        <w:rPr>
          <w:rFonts w:ascii="Arial" w:hAnsi="Arial" w:cs="Arial"/>
          <w:b/>
          <w:sz w:val="22"/>
        </w:rPr>
        <w:fldChar w:fldCharType="end"/>
      </w:r>
      <w:r w:rsidRPr="00632245">
        <w:rPr>
          <w:rFonts w:ascii="Arial" w:hAnsi="Arial" w:cs="Arial"/>
          <w:b/>
          <w:sz w:val="22"/>
        </w:rPr>
        <w:t>. Описание бизнес-процесса ПП-07.05.01-ERP Производство деталей и изделий собственными силами</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114F0B" w:rsidRPr="00F00EDF" w14:paraId="4B7695F2" w14:textId="77777777" w:rsidTr="006A7EC2">
        <w:trPr>
          <w:cantSplit/>
          <w:trHeight w:val="396"/>
          <w:tblHeader/>
        </w:trPr>
        <w:tc>
          <w:tcPr>
            <w:tcW w:w="2962" w:type="dxa"/>
            <w:shd w:val="clear" w:color="auto" w:fill="FFC000"/>
          </w:tcPr>
          <w:p w14:paraId="1D9B19B5" w14:textId="77777777" w:rsidR="00114F0B" w:rsidRPr="00F00EDF" w:rsidRDefault="00114F0B" w:rsidP="00D82F33">
            <w:pPr>
              <w:rPr>
                <w:rFonts w:ascii="Arial" w:hAnsi="Arial" w:cs="Arial"/>
                <w:sz w:val="20"/>
                <w:szCs w:val="20"/>
              </w:rPr>
            </w:pPr>
            <w:r w:rsidRPr="00F00EDF">
              <w:rPr>
                <w:rFonts w:ascii="Arial" w:hAnsi="Arial" w:cs="Arial"/>
                <w:sz w:val="20"/>
                <w:szCs w:val="20"/>
              </w:rPr>
              <w:t>Код бизнес-процесса</w:t>
            </w:r>
          </w:p>
        </w:tc>
        <w:tc>
          <w:tcPr>
            <w:tcW w:w="7229" w:type="dxa"/>
            <w:vAlign w:val="bottom"/>
          </w:tcPr>
          <w:p w14:paraId="6235F7F6" w14:textId="77777777" w:rsidR="00114F0B" w:rsidRPr="00F00EDF" w:rsidRDefault="00114F0B" w:rsidP="000B674F">
            <w:pPr>
              <w:rPr>
                <w:rFonts w:ascii="Arial" w:hAnsi="Arial" w:cs="Arial"/>
                <w:color w:val="000000"/>
                <w:sz w:val="20"/>
                <w:szCs w:val="20"/>
              </w:rPr>
            </w:pPr>
            <w:r w:rsidRPr="00F00EDF">
              <w:rPr>
                <w:rFonts w:ascii="Arial" w:hAnsi="Arial" w:cs="Arial"/>
                <w:color w:val="000000"/>
                <w:sz w:val="20"/>
                <w:szCs w:val="20"/>
              </w:rPr>
              <w:t>ПП-07.05.01-ERP</w:t>
            </w:r>
          </w:p>
        </w:tc>
      </w:tr>
      <w:tr w:rsidR="00114F0B" w:rsidRPr="00F00EDF" w14:paraId="1B974F5C" w14:textId="77777777" w:rsidTr="006A7EC2">
        <w:trPr>
          <w:cantSplit/>
          <w:trHeight w:val="290"/>
        </w:trPr>
        <w:tc>
          <w:tcPr>
            <w:tcW w:w="2962" w:type="dxa"/>
            <w:shd w:val="clear" w:color="auto" w:fill="FFC000"/>
          </w:tcPr>
          <w:p w14:paraId="1F634F3D" w14:textId="77777777" w:rsidR="00114F0B" w:rsidRPr="00F00EDF" w:rsidRDefault="00114F0B" w:rsidP="00D82F33">
            <w:pPr>
              <w:rPr>
                <w:rFonts w:ascii="Arial" w:hAnsi="Arial" w:cs="Arial"/>
                <w:sz w:val="20"/>
                <w:szCs w:val="20"/>
              </w:rPr>
            </w:pPr>
            <w:r w:rsidRPr="00F00EDF">
              <w:rPr>
                <w:rFonts w:ascii="Arial" w:hAnsi="Arial" w:cs="Arial"/>
                <w:sz w:val="20"/>
                <w:szCs w:val="20"/>
              </w:rPr>
              <w:t>Цель бизнес-процесса</w:t>
            </w:r>
          </w:p>
        </w:tc>
        <w:tc>
          <w:tcPr>
            <w:tcW w:w="7229" w:type="dxa"/>
            <w:vAlign w:val="bottom"/>
          </w:tcPr>
          <w:p w14:paraId="3FE3A755" w14:textId="61B37DFA" w:rsidR="00114F0B" w:rsidRPr="00F00EDF" w:rsidRDefault="00884210" w:rsidP="000B674F">
            <w:pPr>
              <w:rPr>
                <w:rFonts w:ascii="Arial" w:hAnsi="Arial" w:cs="Arial"/>
                <w:color w:val="000000"/>
                <w:sz w:val="20"/>
                <w:szCs w:val="20"/>
              </w:rPr>
            </w:pPr>
            <w:r w:rsidRPr="00F00EDF">
              <w:rPr>
                <w:rFonts w:ascii="Arial" w:hAnsi="Arial" w:cs="Arial"/>
                <w:color w:val="000000"/>
                <w:sz w:val="20"/>
                <w:szCs w:val="20"/>
              </w:rPr>
              <w:t>Бизнес-процесс</w:t>
            </w:r>
            <w:r w:rsidR="00114F0B" w:rsidRPr="00F00EDF">
              <w:rPr>
                <w:rFonts w:ascii="Arial" w:hAnsi="Arial" w:cs="Arial"/>
                <w:color w:val="000000"/>
                <w:sz w:val="20"/>
                <w:szCs w:val="20"/>
              </w:rPr>
              <w:t xml:space="preserve"> предназначен для отражения факта производства деталей и изделий собственными силами</w:t>
            </w:r>
          </w:p>
        </w:tc>
      </w:tr>
      <w:tr w:rsidR="00114F0B" w:rsidRPr="00F00EDF" w14:paraId="2E624919" w14:textId="77777777" w:rsidTr="006A7EC2">
        <w:trPr>
          <w:cantSplit/>
          <w:trHeight w:val="290"/>
        </w:trPr>
        <w:tc>
          <w:tcPr>
            <w:tcW w:w="2962" w:type="dxa"/>
            <w:shd w:val="clear" w:color="auto" w:fill="FFC000"/>
          </w:tcPr>
          <w:p w14:paraId="16CC29FB" w14:textId="77777777" w:rsidR="00114F0B" w:rsidRPr="00F00EDF" w:rsidRDefault="00114F0B" w:rsidP="00D82F33">
            <w:pPr>
              <w:rPr>
                <w:rFonts w:ascii="Arial" w:hAnsi="Arial" w:cs="Arial"/>
                <w:sz w:val="20"/>
                <w:szCs w:val="20"/>
              </w:rPr>
            </w:pPr>
            <w:r w:rsidRPr="00F00EDF">
              <w:rPr>
                <w:rFonts w:ascii="Arial" w:hAnsi="Arial" w:cs="Arial"/>
                <w:sz w:val="20"/>
                <w:szCs w:val="20"/>
              </w:rPr>
              <w:t>Периодичность</w:t>
            </w:r>
          </w:p>
        </w:tc>
        <w:tc>
          <w:tcPr>
            <w:tcW w:w="7229" w:type="dxa"/>
            <w:vAlign w:val="bottom"/>
          </w:tcPr>
          <w:p w14:paraId="31734672" w14:textId="77777777" w:rsidR="00114F0B" w:rsidRPr="00F00EDF" w:rsidRDefault="00114F0B" w:rsidP="000B674F">
            <w:pPr>
              <w:rPr>
                <w:rFonts w:ascii="Arial" w:hAnsi="Arial" w:cs="Arial"/>
                <w:color w:val="000000"/>
                <w:sz w:val="20"/>
                <w:szCs w:val="20"/>
              </w:rPr>
            </w:pPr>
            <w:r w:rsidRPr="00F00EDF">
              <w:rPr>
                <w:rFonts w:ascii="Arial" w:hAnsi="Arial" w:cs="Arial"/>
                <w:color w:val="000000"/>
                <w:sz w:val="20"/>
                <w:szCs w:val="20"/>
              </w:rPr>
              <w:t>По событиям</w:t>
            </w:r>
          </w:p>
        </w:tc>
      </w:tr>
      <w:tr w:rsidR="00114F0B" w:rsidRPr="00F00EDF" w14:paraId="092A0A1F" w14:textId="77777777" w:rsidTr="006A7EC2">
        <w:trPr>
          <w:cantSplit/>
          <w:trHeight w:val="293"/>
        </w:trPr>
        <w:tc>
          <w:tcPr>
            <w:tcW w:w="2962" w:type="dxa"/>
            <w:shd w:val="clear" w:color="auto" w:fill="FFC000"/>
          </w:tcPr>
          <w:p w14:paraId="0B9B1B14" w14:textId="77777777" w:rsidR="00114F0B" w:rsidRPr="00F00EDF" w:rsidRDefault="00114F0B" w:rsidP="00D82F33">
            <w:pPr>
              <w:rPr>
                <w:rFonts w:ascii="Arial" w:hAnsi="Arial" w:cs="Arial"/>
                <w:sz w:val="20"/>
                <w:szCs w:val="20"/>
              </w:rPr>
            </w:pPr>
            <w:r w:rsidRPr="00F00EDF">
              <w:rPr>
                <w:rFonts w:ascii="Arial" w:hAnsi="Arial" w:cs="Arial"/>
                <w:sz w:val="20"/>
                <w:szCs w:val="20"/>
              </w:rPr>
              <w:t>Предваряющие связанные процессы</w:t>
            </w:r>
          </w:p>
        </w:tc>
        <w:tc>
          <w:tcPr>
            <w:tcW w:w="7229" w:type="dxa"/>
            <w:vAlign w:val="bottom"/>
          </w:tcPr>
          <w:p w14:paraId="38E22C74" w14:textId="77777777" w:rsidR="004C3C56" w:rsidRPr="00F00EDF" w:rsidRDefault="004C3C56" w:rsidP="000B674F">
            <w:pPr>
              <w:rPr>
                <w:rFonts w:ascii="Arial" w:hAnsi="Arial" w:cs="Arial"/>
                <w:sz w:val="20"/>
                <w:szCs w:val="20"/>
              </w:rPr>
            </w:pPr>
            <w:r w:rsidRPr="00F00EDF">
              <w:rPr>
                <w:rFonts w:ascii="Arial" w:hAnsi="Arial" w:cs="Arial"/>
                <w:sz w:val="20"/>
                <w:szCs w:val="20"/>
              </w:rPr>
              <w:t>ПП-07.02.03.01-ERP Годовое планирование воздействий на производственные активы</w:t>
            </w:r>
          </w:p>
          <w:p w14:paraId="57D03249" w14:textId="77777777" w:rsidR="004C3C56" w:rsidRPr="00F00EDF" w:rsidRDefault="004C3C56" w:rsidP="00632245">
            <w:pPr>
              <w:rPr>
                <w:rFonts w:ascii="Arial" w:hAnsi="Arial" w:cs="Arial"/>
                <w:sz w:val="20"/>
                <w:szCs w:val="20"/>
              </w:rPr>
            </w:pPr>
            <w:r w:rsidRPr="00F00EDF">
              <w:rPr>
                <w:rFonts w:ascii="Arial" w:hAnsi="Arial" w:cs="Arial"/>
                <w:sz w:val="20"/>
                <w:szCs w:val="20"/>
              </w:rPr>
              <w:t>ПП-07.03.01-ERP Оперативное (месячное) планирование воздействий на производственные активы</w:t>
            </w:r>
            <w:r w:rsidRPr="00F00EDF" w:rsidDel="00555112">
              <w:rPr>
                <w:rFonts w:ascii="Arial" w:hAnsi="Arial" w:cs="Arial"/>
                <w:sz w:val="20"/>
                <w:szCs w:val="20"/>
              </w:rPr>
              <w:t xml:space="preserve"> </w:t>
            </w:r>
          </w:p>
          <w:p w14:paraId="6925F3AF" w14:textId="3DF4B7F0" w:rsidR="004C3C56" w:rsidRPr="00F00EDF" w:rsidRDefault="004C3C56" w:rsidP="00632245">
            <w:pPr>
              <w:rPr>
                <w:rFonts w:ascii="Arial" w:hAnsi="Arial" w:cs="Arial"/>
                <w:sz w:val="20"/>
                <w:szCs w:val="20"/>
              </w:rPr>
            </w:pPr>
            <w:r w:rsidRPr="00F00EDF">
              <w:rPr>
                <w:rFonts w:ascii="Arial" w:hAnsi="Arial" w:cs="Arial"/>
                <w:sz w:val="20"/>
                <w:szCs w:val="20"/>
              </w:rPr>
              <w:t>ПП-07.03.03.02-</w:t>
            </w:r>
            <w:r w:rsidRPr="00F00EDF">
              <w:rPr>
                <w:rFonts w:ascii="Arial" w:hAnsi="Arial" w:cs="Arial"/>
                <w:sz w:val="20"/>
                <w:szCs w:val="20"/>
                <w:lang w:val="en-US"/>
              </w:rPr>
              <w:t>ERP</w:t>
            </w:r>
            <w:r w:rsidRPr="00F00EDF">
              <w:rPr>
                <w:rFonts w:ascii="Arial" w:hAnsi="Arial" w:cs="Arial"/>
                <w:sz w:val="20"/>
                <w:szCs w:val="20"/>
              </w:rPr>
              <w:t xml:space="preserve"> </w:t>
            </w:r>
            <w:r w:rsidR="0057172D" w:rsidRPr="00632245">
              <w:rPr>
                <w:rFonts w:ascii="Arial" w:hAnsi="Arial" w:cs="Arial"/>
                <w:sz w:val="20"/>
                <w:szCs w:val="20"/>
              </w:rPr>
              <w:t>-</w:t>
            </w:r>
            <w:r w:rsidRPr="00F00EDF">
              <w:rPr>
                <w:rFonts w:ascii="Arial" w:hAnsi="Arial" w:cs="Arial"/>
                <w:sz w:val="20"/>
                <w:szCs w:val="20"/>
              </w:rPr>
              <w:t xml:space="preserve">Управление внеплановыми воздействиями </w:t>
            </w:r>
            <w:r w:rsidR="00A023C8" w:rsidRPr="00F00EDF">
              <w:rPr>
                <w:rFonts w:ascii="Arial" w:hAnsi="Arial" w:cs="Arial"/>
                <w:sz w:val="20"/>
                <w:szCs w:val="20"/>
              </w:rPr>
              <w:t>ТОиР</w:t>
            </w:r>
          </w:p>
          <w:p w14:paraId="5AA1B859" w14:textId="28AA94A6" w:rsidR="00114F0B" w:rsidRPr="00F00EDF" w:rsidRDefault="004C3C56" w:rsidP="00632245">
            <w:pPr>
              <w:rPr>
                <w:rFonts w:ascii="Arial" w:hAnsi="Arial" w:cs="Arial"/>
                <w:sz w:val="20"/>
                <w:szCs w:val="20"/>
              </w:rPr>
            </w:pPr>
            <w:r w:rsidRPr="00F00EDF">
              <w:rPr>
                <w:rFonts w:ascii="Arial" w:hAnsi="Arial" w:cs="Arial"/>
                <w:sz w:val="20"/>
                <w:szCs w:val="20"/>
              </w:rPr>
              <w:t>ПП-10.03.02-</w:t>
            </w:r>
            <w:r w:rsidRPr="00F00EDF">
              <w:rPr>
                <w:rFonts w:ascii="Arial" w:hAnsi="Arial" w:cs="Arial"/>
                <w:sz w:val="20"/>
                <w:szCs w:val="20"/>
                <w:lang w:val="en-US"/>
              </w:rPr>
              <w:t>ERP</w:t>
            </w:r>
            <w:r w:rsidRPr="00F00EDF">
              <w:rPr>
                <w:rFonts w:ascii="Arial" w:hAnsi="Arial" w:cs="Arial"/>
                <w:sz w:val="20"/>
                <w:szCs w:val="20"/>
              </w:rPr>
              <w:t xml:space="preserve"> </w:t>
            </w:r>
            <w:r w:rsidR="0057172D" w:rsidRPr="00632245">
              <w:rPr>
                <w:rFonts w:ascii="Arial" w:hAnsi="Arial" w:cs="Arial"/>
                <w:sz w:val="20"/>
                <w:szCs w:val="20"/>
              </w:rPr>
              <w:t>-</w:t>
            </w:r>
            <w:r w:rsidRPr="00F00EDF">
              <w:rPr>
                <w:rFonts w:ascii="Arial" w:hAnsi="Arial" w:cs="Arial"/>
                <w:sz w:val="20"/>
                <w:szCs w:val="20"/>
              </w:rPr>
              <w:t>Регистрация потребности</w:t>
            </w:r>
          </w:p>
        </w:tc>
      </w:tr>
      <w:tr w:rsidR="00114F0B" w:rsidRPr="00F00EDF" w14:paraId="393A4B05" w14:textId="77777777" w:rsidTr="006A7EC2">
        <w:trPr>
          <w:cantSplit/>
          <w:trHeight w:val="293"/>
        </w:trPr>
        <w:tc>
          <w:tcPr>
            <w:tcW w:w="2962" w:type="dxa"/>
            <w:shd w:val="clear" w:color="auto" w:fill="FFC000"/>
          </w:tcPr>
          <w:p w14:paraId="2CD30E4C" w14:textId="77777777" w:rsidR="00114F0B" w:rsidRPr="00F00EDF" w:rsidRDefault="00114F0B" w:rsidP="00D82F33">
            <w:pPr>
              <w:rPr>
                <w:rFonts w:ascii="Arial" w:hAnsi="Arial" w:cs="Arial"/>
                <w:sz w:val="20"/>
                <w:szCs w:val="20"/>
              </w:rPr>
            </w:pPr>
            <w:r w:rsidRPr="00F00EDF">
              <w:rPr>
                <w:rFonts w:ascii="Arial" w:hAnsi="Arial" w:cs="Arial"/>
                <w:sz w:val="20"/>
                <w:szCs w:val="20"/>
              </w:rPr>
              <w:t>Последующие связанные процессы</w:t>
            </w:r>
          </w:p>
        </w:tc>
        <w:tc>
          <w:tcPr>
            <w:tcW w:w="7229" w:type="dxa"/>
            <w:vAlign w:val="bottom"/>
          </w:tcPr>
          <w:p w14:paraId="563DB0E6" w14:textId="0EFD8A47" w:rsidR="0057172D" w:rsidRPr="00F00EDF" w:rsidRDefault="004C3C56" w:rsidP="000B674F">
            <w:pPr>
              <w:rPr>
                <w:rFonts w:ascii="Arial" w:hAnsi="Arial" w:cs="Arial"/>
                <w:color w:val="000000"/>
                <w:sz w:val="20"/>
                <w:szCs w:val="20"/>
              </w:rPr>
            </w:pPr>
            <w:r w:rsidRPr="00F00EDF">
              <w:rPr>
                <w:rFonts w:ascii="Arial" w:hAnsi="Arial" w:cs="Arial"/>
                <w:color w:val="000000"/>
                <w:sz w:val="20"/>
                <w:szCs w:val="20"/>
              </w:rPr>
              <w:t>ПП-10.03.02-</w:t>
            </w:r>
            <w:r w:rsidRPr="00F00EDF">
              <w:rPr>
                <w:rFonts w:ascii="Arial" w:hAnsi="Arial" w:cs="Arial"/>
                <w:color w:val="000000"/>
                <w:sz w:val="20"/>
                <w:szCs w:val="20"/>
                <w:lang w:val="en-US"/>
              </w:rPr>
              <w:t>ERP</w:t>
            </w:r>
            <w:r w:rsidRPr="00F00EDF">
              <w:rPr>
                <w:rFonts w:ascii="Arial" w:hAnsi="Arial" w:cs="Arial"/>
                <w:color w:val="000000"/>
                <w:sz w:val="20"/>
                <w:szCs w:val="20"/>
              </w:rPr>
              <w:t xml:space="preserve"> </w:t>
            </w:r>
            <w:r w:rsidR="0057172D" w:rsidRPr="00F00EDF">
              <w:rPr>
                <w:rFonts w:ascii="Arial" w:hAnsi="Arial" w:cs="Arial"/>
                <w:color w:val="000000"/>
                <w:sz w:val="20"/>
                <w:szCs w:val="20"/>
              </w:rPr>
              <w:t>-</w:t>
            </w:r>
            <w:r w:rsidRPr="00F00EDF">
              <w:rPr>
                <w:rFonts w:ascii="Arial" w:hAnsi="Arial" w:cs="Arial"/>
                <w:color w:val="000000"/>
                <w:sz w:val="20"/>
                <w:szCs w:val="20"/>
              </w:rPr>
              <w:t>Регистрация потребности</w:t>
            </w:r>
          </w:p>
          <w:p w14:paraId="38DB3BD1" w14:textId="2FAE919F"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УП-04.03.02-</w:t>
            </w:r>
            <w:r w:rsidRPr="00F00EDF">
              <w:rPr>
                <w:rFonts w:ascii="Arial" w:hAnsi="Arial" w:cs="Arial"/>
                <w:color w:val="000000"/>
                <w:sz w:val="20"/>
                <w:szCs w:val="20"/>
                <w:lang w:val="en-US"/>
              </w:rPr>
              <w:t>ERP</w:t>
            </w:r>
            <w:r w:rsidRPr="00F00EDF">
              <w:rPr>
                <w:rFonts w:ascii="Arial" w:hAnsi="Arial" w:cs="Arial"/>
                <w:color w:val="000000"/>
                <w:sz w:val="20"/>
                <w:szCs w:val="20"/>
              </w:rPr>
              <w:t xml:space="preserve"> </w:t>
            </w:r>
            <w:r w:rsidR="0057172D" w:rsidRPr="00F00EDF">
              <w:rPr>
                <w:rFonts w:ascii="Arial" w:hAnsi="Arial" w:cs="Arial"/>
                <w:color w:val="000000"/>
                <w:sz w:val="20"/>
                <w:szCs w:val="20"/>
              </w:rPr>
              <w:t>-</w:t>
            </w:r>
            <w:r w:rsidRPr="00F00EDF">
              <w:rPr>
                <w:rFonts w:ascii="Arial" w:hAnsi="Arial" w:cs="Arial"/>
                <w:color w:val="000000"/>
                <w:sz w:val="20"/>
                <w:szCs w:val="20"/>
              </w:rPr>
              <w:t>Оперативный контроль отнесения фактических затрат</w:t>
            </w:r>
          </w:p>
          <w:p w14:paraId="4D929153" w14:textId="33156A10"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ПП-10.07.03.03-</w:t>
            </w:r>
            <w:r w:rsidRPr="00F00EDF">
              <w:rPr>
                <w:rFonts w:ascii="Arial" w:hAnsi="Arial" w:cs="Arial"/>
                <w:color w:val="000000"/>
                <w:sz w:val="20"/>
                <w:szCs w:val="20"/>
                <w:lang w:val="en-US"/>
              </w:rPr>
              <w:t>ERP</w:t>
            </w:r>
            <w:r w:rsidRPr="00F00EDF">
              <w:rPr>
                <w:rFonts w:ascii="Arial" w:hAnsi="Arial" w:cs="Arial"/>
                <w:color w:val="000000"/>
                <w:sz w:val="20"/>
                <w:szCs w:val="20"/>
              </w:rPr>
              <w:t xml:space="preserve"> </w:t>
            </w:r>
            <w:r w:rsidR="0057172D" w:rsidRPr="00F00EDF">
              <w:rPr>
                <w:rFonts w:ascii="Arial" w:hAnsi="Arial" w:cs="Arial"/>
                <w:color w:val="000000"/>
                <w:sz w:val="20"/>
                <w:szCs w:val="20"/>
              </w:rPr>
              <w:t>-</w:t>
            </w:r>
            <w:r w:rsidRPr="00F00EDF">
              <w:rPr>
                <w:rFonts w:ascii="Arial" w:hAnsi="Arial" w:cs="Arial"/>
                <w:color w:val="000000"/>
                <w:sz w:val="20"/>
                <w:szCs w:val="20"/>
              </w:rPr>
              <w:t>Комплектация и выдача материалов со склада</w:t>
            </w:r>
          </w:p>
          <w:p w14:paraId="7FC6A68A" w14:textId="595FB703"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 xml:space="preserve">ПП-10.05.02 </w:t>
            </w:r>
            <w:r w:rsidR="0057172D" w:rsidRPr="00F00EDF">
              <w:rPr>
                <w:rFonts w:ascii="Arial" w:hAnsi="Arial" w:cs="Arial"/>
                <w:color w:val="000000"/>
                <w:sz w:val="20"/>
                <w:szCs w:val="20"/>
              </w:rPr>
              <w:t>-</w:t>
            </w:r>
            <w:r w:rsidRPr="00F00EDF">
              <w:rPr>
                <w:rFonts w:ascii="Arial" w:hAnsi="Arial" w:cs="Arial"/>
                <w:color w:val="000000"/>
                <w:sz w:val="20"/>
                <w:szCs w:val="20"/>
              </w:rPr>
              <w:t>Выявление НВИ/НЛИ</w:t>
            </w:r>
          </w:p>
          <w:p w14:paraId="1D008D52" w14:textId="4AEA4077" w:rsidR="00114F0B" w:rsidRPr="00F00EDF" w:rsidRDefault="004C3C56" w:rsidP="00632245">
            <w:pPr>
              <w:rPr>
                <w:rFonts w:ascii="Arial" w:hAnsi="Arial" w:cs="Arial"/>
                <w:color w:val="000000"/>
                <w:sz w:val="20"/>
                <w:szCs w:val="20"/>
              </w:rPr>
            </w:pPr>
            <w:r w:rsidRPr="00F00EDF">
              <w:rPr>
                <w:rFonts w:ascii="Arial" w:hAnsi="Arial" w:cs="Arial"/>
                <w:color w:val="000000"/>
                <w:sz w:val="20"/>
                <w:szCs w:val="20"/>
              </w:rPr>
              <w:t>УП-04.07.02-ERP</w:t>
            </w:r>
            <w:r w:rsidR="0057172D" w:rsidRPr="00F00EDF">
              <w:rPr>
                <w:rFonts w:ascii="Arial" w:hAnsi="Arial" w:cs="Arial"/>
                <w:color w:val="000000"/>
                <w:sz w:val="20"/>
                <w:szCs w:val="20"/>
              </w:rPr>
              <w:t xml:space="preserve"> -</w:t>
            </w:r>
            <w:r w:rsidRPr="00F00EDF">
              <w:rPr>
                <w:rFonts w:ascii="Arial" w:hAnsi="Arial" w:cs="Arial"/>
                <w:color w:val="000000"/>
                <w:sz w:val="20"/>
                <w:szCs w:val="20"/>
              </w:rPr>
              <w:t>Оперативный контроль корректности отнесения фактических затрат</w:t>
            </w:r>
          </w:p>
        </w:tc>
      </w:tr>
      <w:tr w:rsidR="00114F0B" w:rsidRPr="00F00EDF" w14:paraId="3B39016D" w14:textId="77777777" w:rsidTr="006A7EC2">
        <w:trPr>
          <w:cantSplit/>
          <w:trHeight w:val="293"/>
        </w:trPr>
        <w:tc>
          <w:tcPr>
            <w:tcW w:w="2962" w:type="dxa"/>
            <w:shd w:val="clear" w:color="auto" w:fill="FFC000"/>
          </w:tcPr>
          <w:p w14:paraId="0C5CDC8E" w14:textId="77777777" w:rsidR="00114F0B" w:rsidRPr="00F00EDF" w:rsidRDefault="00114F0B" w:rsidP="00D82F33">
            <w:pPr>
              <w:rPr>
                <w:rFonts w:ascii="Arial" w:hAnsi="Arial" w:cs="Arial"/>
                <w:sz w:val="20"/>
                <w:szCs w:val="20"/>
              </w:rPr>
            </w:pPr>
            <w:r w:rsidRPr="00F00EDF">
              <w:rPr>
                <w:rFonts w:ascii="Arial" w:hAnsi="Arial" w:cs="Arial"/>
                <w:sz w:val="20"/>
                <w:szCs w:val="20"/>
              </w:rPr>
              <w:t>Входящие данные</w:t>
            </w:r>
          </w:p>
        </w:tc>
        <w:tc>
          <w:tcPr>
            <w:tcW w:w="7229" w:type="dxa"/>
            <w:vAlign w:val="bottom"/>
          </w:tcPr>
          <w:p w14:paraId="6185EFFA" w14:textId="698CF218" w:rsidR="00114F0B" w:rsidRPr="00F00EDF" w:rsidRDefault="004C3C56" w:rsidP="000B674F">
            <w:pPr>
              <w:rPr>
                <w:rFonts w:ascii="Arial" w:hAnsi="Arial" w:cs="Arial"/>
                <w:sz w:val="20"/>
                <w:szCs w:val="20"/>
              </w:rPr>
            </w:pPr>
            <w:r w:rsidRPr="00F00EDF">
              <w:rPr>
                <w:rFonts w:ascii="Arial" w:hAnsi="Arial" w:cs="Arial"/>
                <w:sz w:val="20"/>
                <w:szCs w:val="20"/>
              </w:rPr>
              <w:t>Заявка на списание</w:t>
            </w:r>
          </w:p>
          <w:p w14:paraId="1648BFA2" w14:textId="5DD65CAB" w:rsidR="0057172D" w:rsidRPr="00F00EDF" w:rsidRDefault="004C3C56" w:rsidP="00632245">
            <w:pPr>
              <w:rPr>
                <w:rFonts w:ascii="Arial" w:hAnsi="Arial" w:cs="Arial"/>
                <w:sz w:val="20"/>
                <w:szCs w:val="20"/>
              </w:rPr>
            </w:pPr>
            <w:r w:rsidRPr="00F00EDF">
              <w:rPr>
                <w:rFonts w:ascii="Arial" w:hAnsi="Arial" w:cs="Arial"/>
                <w:sz w:val="20"/>
                <w:szCs w:val="20"/>
              </w:rPr>
              <w:t>Заказ ТОРО</w:t>
            </w:r>
          </w:p>
          <w:p w14:paraId="6A543318" w14:textId="77777777" w:rsidR="00114F0B" w:rsidRPr="00F00EDF" w:rsidRDefault="00114F0B" w:rsidP="00632245">
            <w:pPr>
              <w:rPr>
                <w:rFonts w:ascii="Arial" w:hAnsi="Arial" w:cs="Arial"/>
                <w:color w:val="000000"/>
                <w:sz w:val="20"/>
                <w:szCs w:val="20"/>
              </w:rPr>
            </w:pPr>
            <w:r w:rsidRPr="00F00EDF">
              <w:rPr>
                <w:rFonts w:ascii="Arial" w:hAnsi="Arial" w:cs="Arial"/>
                <w:color w:val="000000"/>
                <w:sz w:val="20"/>
                <w:szCs w:val="20"/>
              </w:rPr>
              <w:t>Запас МТР для производства</w:t>
            </w:r>
          </w:p>
        </w:tc>
      </w:tr>
      <w:tr w:rsidR="00114F0B" w:rsidRPr="00F00EDF" w14:paraId="09845219" w14:textId="77777777" w:rsidTr="006A7EC2">
        <w:trPr>
          <w:cantSplit/>
          <w:trHeight w:val="293"/>
        </w:trPr>
        <w:tc>
          <w:tcPr>
            <w:tcW w:w="2962" w:type="dxa"/>
            <w:shd w:val="clear" w:color="auto" w:fill="FFC000"/>
          </w:tcPr>
          <w:p w14:paraId="14F8870B" w14:textId="77777777" w:rsidR="00114F0B" w:rsidRPr="00F00EDF" w:rsidRDefault="00114F0B" w:rsidP="00D82F33">
            <w:pPr>
              <w:rPr>
                <w:rFonts w:ascii="Arial" w:hAnsi="Arial" w:cs="Arial"/>
                <w:sz w:val="20"/>
                <w:szCs w:val="20"/>
              </w:rPr>
            </w:pPr>
            <w:r w:rsidRPr="00F00EDF">
              <w:rPr>
                <w:rFonts w:ascii="Arial" w:hAnsi="Arial" w:cs="Arial"/>
                <w:sz w:val="20"/>
                <w:szCs w:val="20"/>
              </w:rPr>
              <w:t>Исходящие данные</w:t>
            </w:r>
          </w:p>
        </w:tc>
        <w:tc>
          <w:tcPr>
            <w:tcW w:w="7229" w:type="dxa"/>
            <w:vAlign w:val="bottom"/>
          </w:tcPr>
          <w:p w14:paraId="245DC08A" w14:textId="77777777" w:rsidR="004C3C56" w:rsidRPr="00F00EDF" w:rsidRDefault="004C3C56" w:rsidP="000B674F">
            <w:pPr>
              <w:rPr>
                <w:rFonts w:ascii="Arial" w:hAnsi="Arial" w:cs="Arial"/>
                <w:color w:val="000000"/>
                <w:sz w:val="20"/>
                <w:szCs w:val="20"/>
              </w:rPr>
            </w:pPr>
            <w:r w:rsidRPr="00F00EDF">
              <w:rPr>
                <w:rFonts w:ascii="Arial" w:hAnsi="Arial" w:cs="Arial"/>
                <w:color w:val="000000"/>
                <w:sz w:val="20"/>
                <w:szCs w:val="20"/>
              </w:rPr>
              <w:t>Документ основание для создания/изменения объекта НСИ</w:t>
            </w:r>
          </w:p>
          <w:p w14:paraId="3BB031F2" w14:textId="77777777"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Потребность в МТР</w:t>
            </w:r>
          </w:p>
          <w:p w14:paraId="7178D326" w14:textId="77777777"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Отчет о произведенных деталях и изделиях</w:t>
            </w:r>
          </w:p>
          <w:p w14:paraId="43494886" w14:textId="77777777"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Отчет об израсходованных МТР для производства деталей и изделий</w:t>
            </w:r>
          </w:p>
          <w:p w14:paraId="6D700FEC" w14:textId="77777777"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Запас производимых деталей и изделий в ЦРММ</w:t>
            </w:r>
          </w:p>
          <w:p w14:paraId="7F1FC95E" w14:textId="77777777"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Документ материала (списание материалов)</w:t>
            </w:r>
          </w:p>
          <w:p w14:paraId="604F78BB" w14:textId="77777777"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 xml:space="preserve">Документ материала (выпуск произведенной продукции) </w:t>
            </w:r>
          </w:p>
          <w:p w14:paraId="017D0613" w14:textId="23C8902B" w:rsidR="004C3C56" w:rsidRPr="00F00EDF" w:rsidRDefault="004C3C56" w:rsidP="00632245">
            <w:pPr>
              <w:rPr>
                <w:rFonts w:ascii="Arial" w:hAnsi="Arial" w:cs="Arial"/>
                <w:color w:val="000000"/>
                <w:sz w:val="20"/>
                <w:szCs w:val="20"/>
              </w:rPr>
            </w:pPr>
            <w:r w:rsidRPr="00F00EDF">
              <w:rPr>
                <w:rFonts w:ascii="Arial" w:hAnsi="Arial" w:cs="Arial"/>
                <w:color w:val="000000"/>
                <w:sz w:val="20"/>
                <w:szCs w:val="20"/>
              </w:rPr>
              <w:t>Производственные заказы</w:t>
            </w:r>
          </w:p>
          <w:p w14:paraId="6E1A7EEE" w14:textId="345EC22C" w:rsidR="00114F0B" w:rsidRPr="00F00EDF" w:rsidRDefault="004C3C56" w:rsidP="00632245">
            <w:pPr>
              <w:rPr>
                <w:rFonts w:ascii="Arial" w:hAnsi="Arial" w:cs="Arial"/>
                <w:color w:val="000000"/>
                <w:sz w:val="20"/>
                <w:szCs w:val="20"/>
              </w:rPr>
            </w:pPr>
            <w:r w:rsidRPr="00F00EDF">
              <w:rPr>
                <w:rFonts w:ascii="Arial" w:hAnsi="Arial" w:cs="Arial"/>
                <w:color w:val="000000"/>
                <w:sz w:val="20"/>
                <w:szCs w:val="20"/>
              </w:rPr>
              <w:t>Подтверждения к производственному заказу</w:t>
            </w:r>
          </w:p>
        </w:tc>
      </w:tr>
    </w:tbl>
    <w:p w14:paraId="344E3045" w14:textId="77777777" w:rsidR="00114F0B" w:rsidRPr="00F00EDF" w:rsidRDefault="00114F0B" w:rsidP="00632245">
      <w:pPr>
        <w:pStyle w:val="a7"/>
        <w:keepNext/>
        <w:spacing w:after="240" w:afterAutospacing="0" w:line="276" w:lineRule="auto"/>
        <w:rPr>
          <w:rFonts w:ascii="Arial" w:hAnsi="Arial" w:cs="Arial"/>
          <w:b/>
          <w:sz w:val="22"/>
        </w:rPr>
      </w:pPr>
    </w:p>
    <w:p w14:paraId="369EA0D5" w14:textId="77777777" w:rsidR="00114F0B" w:rsidRPr="00F00EDF" w:rsidRDefault="00114F0B">
      <w:pPr>
        <w:suppressAutoHyphens/>
        <w:spacing w:before="240" w:after="240"/>
        <w:rPr>
          <w:rFonts w:ascii="Arial" w:hAnsi="Arial" w:cs="Arial"/>
        </w:rPr>
      </w:pPr>
      <w:r w:rsidRPr="00F00EDF">
        <w:rPr>
          <w:rFonts w:ascii="Arial" w:hAnsi="Arial" w:cs="Arial"/>
        </w:rPr>
        <w:t xml:space="preserve">Расположение схемы бизнес-процесса в программе </w:t>
      </w:r>
      <w:r w:rsidRPr="00F00EDF">
        <w:rPr>
          <w:rFonts w:ascii="Arial" w:hAnsi="Arial" w:cs="Arial"/>
          <w:lang w:val="en-US"/>
        </w:rPr>
        <w:t>ARIS</w:t>
      </w:r>
      <w:r w:rsidRPr="00F00EDF">
        <w:rPr>
          <w:rFonts w:ascii="Arial" w:hAnsi="Arial" w:cs="Arial"/>
        </w:rPr>
        <w:t>:</w:t>
      </w:r>
    </w:p>
    <w:p w14:paraId="7E8CD614" w14:textId="2BA03C9D" w:rsidR="00114F0B" w:rsidRPr="00F00EDF" w:rsidRDefault="00114F0B">
      <w:pPr>
        <w:suppressAutoHyphens/>
        <w:spacing w:before="240" w:after="240"/>
        <w:rPr>
          <w:rFonts w:ascii="Arial" w:hAnsi="Arial" w:cs="Arial"/>
        </w:rPr>
      </w:pPr>
      <w:r w:rsidRPr="00F00EDF">
        <w:rPr>
          <w:rFonts w:ascii="Arial" w:hAnsi="Arial" w:cs="Arial"/>
        </w:rPr>
        <w:t>http://portal.polyus.com/ERP/ERPDocuments/05_Бизнес-процессы/Целевые схемы БП/</w:t>
      </w:r>
      <w:r w:rsidR="00A023C8" w:rsidRPr="00F00EDF">
        <w:rPr>
          <w:rFonts w:ascii="Arial" w:hAnsi="Arial" w:cs="Arial"/>
        </w:rPr>
        <w:t>ТОиР</w:t>
      </w:r>
      <w:r w:rsidRPr="00F00EDF">
        <w:rPr>
          <w:rFonts w:ascii="Arial" w:hAnsi="Arial" w:cs="Arial"/>
        </w:rPr>
        <w:t>/ERP.</w:t>
      </w:r>
      <w:r w:rsidR="002D1828" w:rsidRPr="00F00EDF">
        <w:rPr>
          <w:rFonts w:ascii="Arial" w:hAnsi="Arial" w:cs="Arial"/>
        </w:rPr>
        <w:t>9</w:t>
      </w:r>
      <w:r w:rsidRPr="00F00EDF">
        <w:rPr>
          <w:rFonts w:ascii="Arial" w:hAnsi="Arial" w:cs="Arial"/>
        </w:rPr>
        <w:t>.</w:t>
      </w:r>
      <w:r w:rsidR="002D1828" w:rsidRPr="00F00EDF">
        <w:rPr>
          <w:rFonts w:ascii="Arial" w:hAnsi="Arial" w:cs="Arial"/>
        </w:rPr>
        <w:t>9</w:t>
      </w:r>
      <w:r w:rsidRPr="00F00EDF">
        <w:rPr>
          <w:rFonts w:ascii="Arial" w:hAnsi="Arial" w:cs="Arial"/>
        </w:rPr>
        <w:t>.</w:t>
      </w:r>
      <w:r w:rsidR="002D1828" w:rsidRPr="00F00EDF">
        <w:rPr>
          <w:rFonts w:ascii="Arial" w:hAnsi="Arial" w:cs="Arial"/>
        </w:rPr>
        <w:t>2.</w:t>
      </w:r>
      <w:r w:rsidRPr="00F00EDF">
        <w:rPr>
          <w:rFonts w:ascii="Arial" w:hAnsi="Arial" w:cs="Arial"/>
        </w:rPr>
        <w:t>57_PM_</w:t>
      </w:r>
      <w:r w:rsidR="002001F0" w:rsidRPr="00F00EDF">
        <w:rPr>
          <w:rFonts w:ascii="Arial" w:hAnsi="Arial" w:cs="Arial"/>
        </w:rPr>
        <w:t>КД_</w:t>
      </w:r>
      <w:r w:rsidRPr="00F00EDF">
        <w:rPr>
          <w:rFonts w:ascii="Arial" w:hAnsi="Arial" w:cs="Arial"/>
        </w:rPr>
        <w:t xml:space="preserve">Ресурсное обеспечение </w:t>
      </w:r>
      <w:r w:rsidR="00A023C8" w:rsidRPr="00F00EDF">
        <w:rPr>
          <w:rFonts w:ascii="Arial" w:hAnsi="Arial" w:cs="Arial"/>
        </w:rPr>
        <w:t>ТОиР</w:t>
      </w:r>
    </w:p>
    <w:p w14:paraId="6B42759E" w14:textId="77777777" w:rsidR="0043622A" w:rsidRPr="00F00EDF" w:rsidRDefault="00C4245D">
      <w:pPr>
        <w:pStyle w:val="22"/>
        <w:keepNext/>
        <w:keepLines/>
        <w:numPr>
          <w:ilvl w:val="1"/>
          <w:numId w:val="8"/>
        </w:numPr>
        <w:spacing w:before="160" w:after="120" w:line="276" w:lineRule="auto"/>
        <w:rPr>
          <w:rFonts w:eastAsiaTheme="majorEastAsia" w:cstheme="majorBidi"/>
          <w:bCs w:val="0"/>
          <w:iCs w:val="0"/>
          <w:szCs w:val="26"/>
        </w:rPr>
      </w:pPr>
      <w:bookmarkStart w:id="887" w:name="_Toc524373003"/>
      <w:bookmarkStart w:id="888" w:name="_Toc524373004"/>
      <w:bookmarkStart w:id="889" w:name="_Toc524373005"/>
      <w:bookmarkStart w:id="890" w:name="_Toc524373006"/>
      <w:bookmarkStart w:id="891" w:name="_Toc524373007"/>
      <w:bookmarkStart w:id="892" w:name="_Toc524373008"/>
      <w:bookmarkStart w:id="893" w:name="_Toc524373009"/>
      <w:bookmarkStart w:id="894" w:name="_Toc524373010"/>
      <w:bookmarkStart w:id="895" w:name="_Toc524373055"/>
      <w:bookmarkStart w:id="896" w:name="_Toc524373056"/>
      <w:bookmarkStart w:id="897" w:name="_Toc524373057"/>
      <w:bookmarkStart w:id="898" w:name="_Toc521666242"/>
      <w:bookmarkStart w:id="899" w:name="_Toc521780398"/>
      <w:bookmarkStart w:id="900" w:name="_Toc522187223"/>
      <w:bookmarkStart w:id="901" w:name="_Toc521666243"/>
      <w:bookmarkStart w:id="902" w:name="_Toc521780399"/>
      <w:bookmarkStart w:id="903" w:name="_Toc522187224"/>
      <w:bookmarkStart w:id="904" w:name="_Toc521666244"/>
      <w:bookmarkStart w:id="905" w:name="_Toc521780400"/>
      <w:bookmarkStart w:id="906" w:name="_Toc522187225"/>
      <w:bookmarkStart w:id="907" w:name="_Toc521666266"/>
      <w:bookmarkStart w:id="908" w:name="_Toc521780422"/>
      <w:bookmarkStart w:id="909" w:name="_Toc522187247"/>
      <w:bookmarkStart w:id="910" w:name="_Toc521666267"/>
      <w:bookmarkStart w:id="911" w:name="_Toc521780423"/>
      <w:bookmarkStart w:id="912" w:name="_Toc522187248"/>
      <w:bookmarkStart w:id="913" w:name="_Toc68543333"/>
      <w:bookmarkEnd w:id="573"/>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r w:rsidRPr="00F00EDF">
        <w:rPr>
          <w:rFonts w:eastAsiaTheme="majorEastAsia" w:cstheme="majorBidi"/>
          <w:bCs w:val="0"/>
          <w:iCs w:val="0"/>
          <w:szCs w:val="26"/>
        </w:rPr>
        <w:lastRenderedPageBreak/>
        <w:t>Описание шагов бизнес-процессов</w:t>
      </w:r>
      <w:bookmarkEnd w:id="913"/>
    </w:p>
    <w:p w14:paraId="6FA7163F" w14:textId="663CD8A5" w:rsidR="0043622A" w:rsidRPr="00F00EDF" w:rsidRDefault="0043622A">
      <w:pPr>
        <w:pStyle w:val="31"/>
        <w:keepLines/>
        <w:numPr>
          <w:ilvl w:val="2"/>
          <w:numId w:val="8"/>
        </w:numPr>
        <w:spacing w:before="160" w:after="120" w:line="276" w:lineRule="auto"/>
        <w:rPr>
          <w:rFonts w:eastAsiaTheme="majorEastAsia" w:cstheme="majorBidi"/>
          <w:caps w:val="0"/>
          <w:sz w:val="24"/>
          <w:szCs w:val="24"/>
        </w:rPr>
      </w:pPr>
      <w:bookmarkStart w:id="914" w:name="_Toc514340553"/>
      <w:bookmarkStart w:id="915" w:name="_Toc68543334"/>
      <w:r w:rsidRPr="00F00EDF">
        <w:rPr>
          <w:rFonts w:eastAsiaTheme="majorEastAsia" w:cstheme="majorBidi"/>
          <w:caps w:val="0"/>
          <w:sz w:val="24"/>
          <w:szCs w:val="24"/>
        </w:rPr>
        <w:t xml:space="preserve">Описание шагов бизнес-процесса </w:t>
      </w:r>
      <w:bookmarkEnd w:id="914"/>
      <w:r w:rsidR="00697A33" w:rsidRPr="00F00EDF">
        <w:rPr>
          <w:rFonts w:eastAsiaTheme="majorEastAsia" w:cstheme="majorBidi"/>
          <w:caps w:val="0"/>
          <w:sz w:val="24"/>
          <w:szCs w:val="24"/>
        </w:rPr>
        <w:t>ПП-07.05.03-ERP</w:t>
      </w:r>
      <w:r w:rsidR="00697A33" w:rsidRPr="00F00EDF" w:rsidDel="0093021B">
        <w:rPr>
          <w:rFonts w:eastAsiaTheme="majorEastAsia" w:cstheme="majorBidi"/>
          <w:caps w:val="0"/>
          <w:sz w:val="24"/>
          <w:szCs w:val="24"/>
        </w:rPr>
        <w:t xml:space="preserve"> </w:t>
      </w:r>
      <w:r w:rsidR="00697A33" w:rsidRPr="00F00EDF">
        <w:rPr>
          <w:rFonts w:eastAsiaTheme="majorEastAsia" w:cstheme="majorBidi"/>
          <w:caps w:val="0"/>
          <w:sz w:val="24"/>
          <w:szCs w:val="24"/>
        </w:rPr>
        <w:t>Фо</w:t>
      </w:r>
      <w:r w:rsidR="000B0322" w:rsidRPr="00F00EDF">
        <w:rPr>
          <w:rFonts w:eastAsiaTheme="majorEastAsia" w:cstheme="majorBidi"/>
          <w:caps w:val="0"/>
          <w:sz w:val="24"/>
          <w:szCs w:val="24"/>
        </w:rPr>
        <w:t>рмирование</w:t>
      </w:r>
      <w:r w:rsidR="00697A33" w:rsidRPr="00F00EDF">
        <w:rPr>
          <w:rFonts w:eastAsiaTheme="majorEastAsia" w:cstheme="majorBidi"/>
          <w:caps w:val="0"/>
          <w:sz w:val="24"/>
          <w:szCs w:val="24"/>
        </w:rPr>
        <w:t xml:space="preserve"> и потребления </w:t>
      </w:r>
      <w:r w:rsidR="008E0AA0" w:rsidRPr="00F00EDF">
        <w:rPr>
          <w:rFonts w:eastAsiaTheme="majorEastAsia" w:cstheme="majorBidi"/>
          <w:caps w:val="0"/>
          <w:sz w:val="24"/>
          <w:szCs w:val="24"/>
        </w:rPr>
        <w:t>ОФ</w:t>
      </w:r>
      <w:bookmarkEnd w:id="915"/>
    </w:p>
    <w:p w14:paraId="780D65CB" w14:textId="77777777" w:rsidR="00F61571" w:rsidRPr="00F00EDF" w:rsidRDefault="00F61571">
      <w:pPr>
        <w:rPr>
          <w:rFonts w:eastAsiaTheme="majorEastAsia"/>
        </w:rPr>
      </w:pPr>
    </w:p>
    <w:p w14:paraId="35072724" w14:textId="685061C1" w:rsidR="00F61571" w:rsidRPr="00F00EDF" w:rsidRDefault="00F61571">
      <w:pPr>
        <w:pStyle w:val="4"/>
      </w:pPr>
      <w:r w:rsidRPr="00F00EDF">
        <w:t xml:space="preserve">Шаг процесса 10 – Анализ состояния </w:t>
      </w:r>
      <w:r w:rsidR="008E0AA0" w:rsidRPr="00F00EDF">
        <w:t>ОФ</w:t>
      </w:r>
    </w:p>
    <w:p w14:paraId="6E75566F" w14:textId="77777777" w:rsidR="00F61571" w:rsidRPr="00F00EDF" w:rsidRDefault="00F61571">
      <w:pPr>
        <w:rPr>
          <w:rFonts w:eastAsiaTheme="majorEastAsia"/>
        </w:rPr>
      </w:pPr>
    </w:p>
    <w:p w14:paraId="4026DF49" w14:textId="740985DE" w:rsidR="002C6B17" w:rsidRPr="00F00EDF" w:rsidRDefault="009836A5">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Планировщик </w:t>
      </w:r>
      <w:r w:rsidR="00A023C8" w:rsidRPr="00F00EDF">
        <w:rPr>
          <w:rFonts w:ascii="Arial" w:hAnsi="Arial" w:cs="Arial"/>
          <w:color w:val="000000" w:themeColor="text1"/>
        </w:rPr>
        <w:t>ТОиР</w:t>
      </w:r>
      <w:r w:rsidRPr="00F00EDF">
        <w:rPr>
          <w:rFonts w:ascii="Arial" w:hAnsi="Arial" w:cs="Arial"/>
          <w:color w:val="000000" w:themeColor="text1"/>
        </w:rPr>
        <w:t xml:space="preserve"> </w:t>
      </w:r>
      <w:r w:rsidR="00D56D22" w:rsidRPr="00F00EDF">
        <w:rPr>
          <w:rFonts w:ascii="Arial" w:hAnsi="Arial" w:cs="Arial"/>
          <w:color w:val="000000" w:themeColor="text1"/>
        </w:rPr>
        <w:t xml:space="preserve">УО </w:t>
      </w:r>
      <w:r w:rsidR="002C6B17" w:rsidRPr="00F00EDF">
        <w:rPr>
          <w:rFonts w:ascii="Arial" w:hAnsi="Arial" w:cs="Arial"/>
          <w:color w:val="000000" w:themeColor="text1"/>
        </w:rPr>
        <w:t>выполняет следующие функции:</w:t>
      </w:r>
      <w:r w:rsidRPr="00F00EDF">
        <w:rPr>
          <w:rFonts w:ascii="Arial" w:hAnsi="Arial" w:cs="Arial"/>
          <w:color w:val="000000" w:themeColor="text1"/>
        </w:rPr>
        <w:t xml:space="preserve"> </w:t>
      </w:r>
    </w:p>
    <w:p w14:paraId="6F4478AD" w14:textId="4B01948D" w:rsidR="002C6B17" w:rsidRPr="00F00EDF" w:rsidRDefault="009836A5">
      <w:pPr>
        <w:pStyle w:val="afa"/>
        <w:numPr>
          <w:ilvl w:val="0"/>
          <w:numId w:val="30"/>
        </w:numPr>
        <w:spacing w:after="240" w:line="276" w:lineRule="auto"/>
        <w:rPr>
          <w:rFonts w:ascii="Arial" w:hAnsi="Arial" w:cs="Arial"/>
          <w:color w:val="000000" w:themeColor="text1"/>
        </w:rPr>
      </w:pPr>
      <w:r w:rsidRPr="00F00EDF">
        <w:rPr>
          <w:rFonts w:ascii="Arial" w:hAnsi="Arial" w:cs="Arial"/>
          <w:color w:val="000000" w:themeColor="text1"/>
        </w:rPr>
        <w:t xml:space="preserve">проводит анализ состояния </w:t>
      </w:r>
      <w:r w:rsidR="008E0AA0" w:rsidRPr="00F00EDF">
        <w:rPr>
          <w:rFonts w:ascii="Arial" w:hAnsi="Arial" w:cs="Arial"/>
          <w:color w:val="000000" w:themeColor="text1"/>
        </w:rPr>
        <w:t>ОФ</w:t>
      </w:r>
      <w:r w:rsidRPr="00F00EDF">
        <w:rPr>
          <w:rFonts w:ascii="Arial" w:hAnsi="Arial" w:cs="Arial"/>
          <w:color w:val="000000" w:themeColor="text1"/>
        </w:rPr>
        <w:t xml:space="preserve"> на предмет наличия неисправных демонтированных единиц оборудования, требующих восстановления</w:t>
      </w:r>
      <w:r w:rsidR="002C6B17" w:rsidRPr="00F00EDF">
        <w:rPr>
          <w:rFonts w:ascii="Arial" w:hAnsi="Arial" w:cs="Arial"/>
          <w:color w:val="000000" w:themeColor="text1"/>
        </w:rPr>
        <w:t>;</w:t>
      </w:r>
    </w:p>
    <w:p w14:paraId="2C378976" w14:textId="7F4F7645" w:rsidR="002C6B17" w:rsidRPr="00F00EDF" w:rsidRDefault="009836A5">
      <w:pPr>
        <w:pStyle w:val="afa"/>
        <w:numPr>
          <w:ilvl w:val="0"/>
          <w:numId w:val="30"/>
        </w:numPr>
        <w:spacing w:after="240" w:line="276" w:lineRule="auto"/>
        <w:rPr>
          <w:rFonts w:ascii="Arial" w:hAnsi="Arial" w:cs="Arial"/>
          <w:color w:val="000000" w:themeColor="text1"/>
        </w:rPr>
      </w:pPr>
      <w:r w:rsidRPr="00F00EDF">
        <w:rPr>
          <w:rFonts w:ascii="Arial" w:hAnsi="Arial" w:cs="Arial"/>
          <w:color w:val="000000" w:themeColor="text1"/>
        </w:rPr>
        <w:t xml:space="preserve">проводит оценку/расчет целесообразности выполнения ремонта </w:t>
      </w:r>
      <w:r w:rsidR="008E0AA0" w:rsidRPr="00F00EDF">
        <w:rPr>
          <w:rFonts w:ascii="Arial" w:hAnsi="Arial" w:cs="Arial"/>
          <w:color w:val="000000" w:themeColor="text1"/>
        </w:rPr>
        <w:t>ОФ</w:t>
      </w:r>
      <w:r w:rsidRPr="00F00EDF">
        <w:rPr>
          <w:rFonts w:ascii="Arial" w:hAnsi="Arial" w:cs="Arial"/>
          <w:color w:val="000000" w:themeColor="text1"/>
        </w:rPr>
        <w:t xml:space="preserve"> относительно покупки нового</w:t>
      </w:r>
      <w:r w:rsidR="002C6B17" w:rsidRPr="00F00EDF">
        <w:rPr>
          <w:rFonts w:ascii="Arial" w:hAnsi="Arial" w:cs="Arial"/>
          <w:color w:val="000000" w:themeColor="text1"/>
        </w:rPr>
        <w:t>;</w:t>
      </w:r>
    </w:p>
    <w:p w14:paraId="49D9472D" w14:textId="77777777" w:rsidR="002C6B17" w:rsidRPr="00F00EDF" w:rsidRDefault="009836A5">
      <w:pPr>
        <w:pStyle w:val="afa"/>
        <w:numPr>
          <w:ilvl w:val="0"/>
          <w:numId w:val="30"/>
        </w:numPr>
        <w:spacing w:after="240" w:line="276" w:lineRule="auto"/>
        <w:rPr>
          <w:rFonts w:ascii="Arial" w:hAnsi="Arial" w:cs="Arial"/>
          <w:color w:val="000000" w:themeColor="text1"/>
        </w:rPr>
      </w:pPr>
      <w:r w:rsidRPr="00F00EDF">
        <w:rPr>
          <w:rFonts w:ascii="Arial" w:hAnsi="Arial" w:cs="Arial"/>
          <w:color w:val="000000" w:themeColor="text1"/>
        </w:rPr>
        <w:t xml:space="preserve">отслеживает запас исправных запасных частей с целью сокращения продолжительности простоя оборудования при выполнении мероприятий ТОРО. </w:t>
      </w:r>
    </w:p>
    <w:p w14:paraId="0A96E72B" w14:textId="2C6183A5" w:rsidR="00A44B58" w:rsidRPr="00F00EDF" w:rsidRDefault="009836A5">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Анализ </w:t>
      </w:r>
      <w:r w:rsidR="00A44B58" w:rsidRPr="00F00EDF">
        <w:rPr>
          <w:rFonts w:ascii="Arial" w:hAnsi="Arial" w:cs="Arial"/>
          <w:color w:val="000000" w:themeColor="text1"/>
        </w:rPr>
        <w:t xml:space="preserve">состояния и местоположения ОФ </w:t>
      </w:r>
      <w:r w:rsidRPr="00F00EDF">
        <w:rPr>
          <w:rFonts w:ascii="Arial" w:hAnsi="Arial" w:cs="Arial"/>
          <w:color w:val="000000" w:themeColor="text1"/>
        </w:rPr>
        <w:t>проводится с использованием транзакций</w:t>
      </w:r>
      <w:r w:rsidR="00A44B58" w:rsidRPr="00F00EDF">
        <w:rPr>
          <w:rFonts w:ascii="Arial" w:hAnsi="Arial" w:cs="Arial"/>
          <w:color w:val="000000" w:themeColor="text1"/>
        </w:rPr>
        <w:t>:</w:t>
      </w:r>
    </w:p>
    <w:p w14:paraId="367B881F" w14:textId="781A4BDA" w:rsidR="00A44B58" w:rsidRPr="00F00EDF" w:rsidRDefault="009836A5" w:rsidP="00632245">
      <w:pPr>
        <w:pStyle w:val="afa"/>
        <w:numPr>
          <w:ilvl w:val="0"/>
          <w:numId w:val="30"/>
        </w:numPr>
        <w:spacing w:after="240" w:line="276" w:lineRule="auto"/>
        <w:rPr>
          <w:rFonts w:ascii="Arial" w:hAnsi="Arial" w:cs="Arial"/>
          <w:color w:val="000000" w:themeColor="text1"/>
        </w:rPr>
      </w:pPr>
      <w:r w:rsidRPr="00632245">
        <w:rPr>
          <w:rFonts w:ascii="Arial" w:hAnsi="Arial" w:cs="Arial"/>
          <w:color w:val="000000" w:themeColor="text1"/>
        </w:rPr>
        <w:t>«IQ0</w:t>
      </w:r>
      <w:r w:rsidR="00922A5C" w:rsidRPr="00632245">
        <w:rPr>
          <w:rFonts w:ascii="Arial" w:hAnsi="Arial" w:cs="Arial"/>
          <w:color w:val="000000" w:themeColor="text1"/>
        </w:rPr>
        <w:t>9</w:t>
      </w:r>
      <w:del w:id="916" w:author="Дмитрий Ковтун" w:date="2021-03-11T14:59:00Z">
        <w:r w:rsidRPr="00632245" w:rsidDel="00A44001">
          <w:rPr>
            <w:rFonts w:ascii="Arial" w:hAnsi="Arial" w:cs="Arial"/>
            <w:color w:val="000000" w:themeColor="text1"/>
          </w:rPr>
          <w:delText>»</w:delText>
        </w:r>
      </w:del>
      <w:r w:rsidRPr="00632245">
        <w:rPr>
          <w:rFonts w:ascii="Arial" w:hAnsi="Arial" w:cs="Arial"/>
          <w:color w:val="000000" w:themeColor="text1"/>
        </w:rPr>
        <w:t xml:space="preserve"> - </w:t>
      </w:r>
      <w:r w:rsidR="00922A5C" w:rsidRPr="00632245">
        <w:rPr>
          <w:rFonts w:ascii="Arial" w:hAnsi="Arial" w:cs="Arial"/>
          <w:color w:val="000000" w:themeColor="text1"/>
        </w:rPr>
        <w:t>Просмотреть серийный номер материала</w:t>
      </w:r>
      <w:ins w:id="917" w:author="Дмитрий Ковтун" w:date="2021-03-11T15:00:00Z">
        <w:r w:rsidR="00A44001">
          <w:rPr>
            <w:rFonts w:ascii="Arial" w:hAnsi="Arial" w:cs="Arial"/>
            <w:color w:val="000000" w:themeColor="text1"/>
          </w:rPr>
          <w:t>»</w:t>
        </w:r>
      </w:ins>
      <w:r w:rsidR="002C6B17" w:rsidRPr="00632245">
        <w:rPr>
          <w:rFonts w:ascii="Arial" w:hAnsi="Arial" w:cs="Arial"/>
          <w:color w:val="000000" w:themeColor="text1"/>
        </w:rPr>
        <w:t xml:space="preserve"> (стандартная транзакция, отображает объекты </w:t>
      </w:r>
      <w:r w:rsidR="008E0AA0" w:rsidRPr="00632245">
        <w:rPr>
          <w:rFonts w:ascii="Arial" w:hAnsi="Arial" w:cs="Arial"/>
          <w:color w:val="000000" w:themeColor="text1"/>
        </w:rPr>
        <w:t>ОФ</w:t>
      </w:r>
      <w:r w:rsidR="002C6B17" w:rsidRPr="00632245">
        <w:rPr>
          <w:rFonts w:ascii="Arial" w:hAnsi="Arial" w:cs="Arial"/>
          <w:color w:val="000000" w:themeColor="text1"/>
        </w:rPr>
        <w:t xml:space="preserve"> на основании основных данных единиц оборудования с ракурсом серийного номера)</w:t>
      </w:r>
      <w:r w:rsidR="00A44B58" w:rsidRPr="00F00EDF">
        <w:rPr>
          <w:rFonts w:ascii="Arial" w:hAnsi="Arial" w:cs="Arial"/>
          <w:color w:val="000000" w:themeColor="text1"/>
        </w:rPr>
        <w:t>;</w:t>
      </w:r>
      <w:r w:rsidRPr="00632245">
        <w:rPr>
          <w:rFonts w:ascii="Arial" w:hAnsi="Arial" w:cs="Arial"/>
          <w:color w:val="000000" w:themeColor="text1"/>
        </w:rPr>
        <w:t xml:space="preserve"> </w:t>
      </w:r>
    </w:p>
    <w:p w14:paraId="1C6C2634" w14:textId="664A300A" w:rsidR="00A44B58" w:rsidRPr="00F00EDF" w:rsidRDefault="009836A5" w:rsidP="00632245">
      <w:pPr>
        <w:pStyle w:val="afa"/>
        <w:numPr>
          <w:ilvl w:val="0"/>
          <w:numId w:val="30"/>
        </w:numPr>
        <w:spacing w:after="240" w:line="276" w:lineRule="auto"/>
        <w:rPr>
          <w:rFonts w:ascii="Arial" w:hAnsi="Arial" w:cs="Arial"/>
          <w:color w:val="000000" w:themeColor="text1"/>
        </w:rPr>
      </w:pPr>
      <w:r w:rsidRPr="00632245">
        <w:rPr>
          <w:rFonts w:ascii="Arial" w:hAnsi="Arial" w:cs="Arial"/>
          <w:color w:val="000000" w:themeColor="text1"/>
        </w:rPr>
        <w:t>«МВ52</w:t>
      </w:r>
      <w:del w:id="918" w:author="Дмитрий Ковтун" w:date="2021-03-11T15:01:00Z">
        <w:r w:rsidRPr="00632245" w:rsidDel="00A44001">
          <w:rPr>
            <w:rFonts w:ascii="Arial" w:hAnsi="Arial" w:cs="Arial"/>
            <w:color w:val="000000" w:themeColor="text1"/>
          </w:rPr>
          <w:delText>»</w:delText>
        </w:r>
      </w:del>
      <w:r w:rsidRPr="00632245">
        <w:rPr>
          <w:rFonts w:ascii="Arial" w:hAnsi="Arial" w:cs="Arial"/>
          <w:color w:val="000000" w:themeColor="text1"/>
        </w:rPr>
        <w:t xml:space="preserve"> - Просмотр складских запасов к материалу</w:t>
      </w:r>
      <w:ins w:id="919" w:author="Дмитрий Ковтун" w:date="2021-03-11T15:01:00Z">
        <w:r w:rsidR="00A44001">
          <w:rPr>
            <w:rFonts w:ascii="Arial" w:hAnsi="Arial" w:cs="Arial"/>
            <w:color w:val="000000" w:themeColor="text1"/>
          </w:rPr>
          <w:t>»</w:t>
        </w:r>
      </w:ins>
      <w:r w:rsidR="002C6B17" w:rsidRPr="00632245">
        <w:rPr>
          <w:rFonts w:ascii="Arial" w:hAnsi="Arial" w:cs="Arial"/>
          <w:color w:val="000000" w:themeColor="text1"/>
        </w:rPr>
        <w:t xml:space="preserve"> (стандартная транзакция, отображающая доступность складских запасов</w:t>
      </w:r>
      <w:r w:rsidR="00481752" w:rsidRPr="00632245">
        <w:rPr>
          <w:rFonts w:ascii="Arial" w:hAnsi="Arial" w:cs="Arial"/>
          <w:color w:val="000000" w:themeColor="text1"/>
        </w:rPr>
        <w:t>; на входе филиал/склад/номенклатурный номер)</w:t>
      </w:r>
      <w:r w:rsidR="00A44B58" w:rsidRPr="00F00EDF">
        <w:rPr>
          <w:rFonts w:ascii="Arial" w:hAnsi="Arial" w:cs="Arial"/>
          <w:color w:val="000000" w:themeColor="text1"/>
        </w:rPr>
        <w:t>;</w:t>
      </w:r>
      <w:r w:rsidRPr="00632245">
        <w:rPr>
          <w:rFonts w:ascii="Arial" w:hAnsi="Arial" w:cs="Arial"/>
          <w:color w:val="000000" w:themeColor="text1"/>
        </w:rPr>
        <w:t xml:space="preserve"> </w:t>
      </w:r>
    </w:p>
    <w:p w14:paraId="564006A4" w14:textId="22E66F9E" w:rsidR="00A44B58" w:rsidRPr="00F00EDF" w:rsidRDefault="009836A5" w:rsidP="00A44001">
      <w:pPr>
        <w:pStyle w:val="afa"/>
        <w:numPr>
          <w:ilvl w:val="0"/>
          <w:numId w:val="30"/>
        </w:numPr>
        <w:spacing w:after="240" w:line="276" w:lineRule="auto"/>
        <w:rPr>
          <w:rFonts w:ascii="Arial" w:hAnsi="Arial" w:cs="Arial"/>
          <w:color w:val="000000" w:themeColor="text1"/>
        </w:rPr>
      </w:pPr>
      <w:r w:rsidRPr="00632245">
        <w:rPr>
          <w:rFonts w:ascii="Arial" w:hAnsi="Arial" w:cs="Arial"/>
          <w:color w:val="000000" w:themeColor="text1"/>
        </w:rPr>
        <w:t>«</w:t>
      </w:r>
      <w:del w:id="920" w:author="Дмитрий Ковтун" w:date="2021-03-11T14:59:00Z">
        <w:r w:rsidRPr="00632245" w:rsidDel="00A44001">
          <w:rPr>
            <w:rFonts w:ascii="Arial" w:hAnsi="Arial" w:cs="Arial"/>
            <w:color w:val="000000" w:themeColor="text1"/>
          </w:rPr>
          <w:delText>IH01</w:delText>
        </w:r>
      </w:del>
      <w:ins w:id="921" w:author="Дмитрий Ковтун" w:date="2021-03-11T14:59:00Z">
        <w:r w:rsidR="00A44001" w:rsidRPr="00632245">
          <w:rPr>
            <w:rFonts w:ascii="Arial" w:hAnsi="Arial" w:cs="Arial"/>
            <w:color w:val="000000" w:themeColor="text1"/>
          </w:rPr>
          <w:t>IH0</w:t>
        </w:r>
        <w:r w:rsidR="00A44001">
          <w:rPr>
            <w:rFonts w:ascii="Arial" w:hAnsi="Arial" w:cs="Arial"/>
            <w:color w:val="000000" w:themeColor="text1"/>
          </w:rPr>
          <w:t>8</w:t>
        </w:r>
      </w:ins>
      <w:del w:id="922" w:author="Дмитрий Ковтун" w:date="2021-03-11T15:01:00Z">
        <w:r w:rsidRPr="00632245" w:rsidDel="00A44001">
          <w:rPr>
            <w:rFonts w:ascii="Arial" w:hAnsi="Arial" w:cs="Arial"/>
            <w:color w:val="000000" w:themeColor="text1"/>
          </w:rPr>
          <w:delText xml:space="preserve">» - </w:delText>
        </w:r>
      </w:del>
      <w:ins w:id="923" w:author="Дмитрий Ковтун" w:date="2021-03-11T15:01:00Z">
        <w:r w:rsidR="00A44001">
          <w:rPr>
            <w:rFonts w:ascii="Arial" w:hAnsi="Arial" w:cs="Arial"/>
            <w:color w:val="000000" w:themeColor="text1"/>
          </w:rPr>
          <w:t xml:space="preserve"> - </w:t>
        </w:r>
        <w:r w:rsidR="00A44001" w:rsidRPr="00A44001">
          <w:rPr>
            <w:rFonts w:ascii="Arial" w:hAnsi="Arial" w:cs="Arial"/>
            <w:color w:val="000000" w:themeColor="text1"/>
          </w:rPr>
          <w:t>Просмотреть единицу оборудования</w:t>
        </w:r>
        <w:r w:rsidR="00A44001">
          <w:rPr>
            <w:rFonts w:ascii="Arial" w:hAnsi="Arial" w:cs="Arial"/>
            <w:color w:val="000000" w:themeColor="text1"/>
          </w:rPr>
          <w:t>»</w:t>
        </w:r>
        <w:r w:rsidR="00A44001" w:rsidRPr="00A44001">
          <w:rPr>
            <w:rFonts w:ascii="Arial" w:hAnsi="Arial" w:cs="Arial"/>
            <w:color w:val="000000" w:themeColor="text1"/>
          </w:rPr>
          <w:t xml:space="preserve"> </w:t>
        </w:r>
      </w:ins>
      <w:del w:id="924" w:author="Дмитрий Ковтун" w:date="2021-03-11T15:01:00Z">
        <w:r w:rsidRPr="00632245" w:rsidDel="00A44001">
          <w:rPr>
            <w:rFonts w:ascii="Arial" w:hAnsi="Arial" w:cs="Arial"/>
            <w:color w:val="000000" w:themeColor="text1"/>
          </w:rPr>
          <w:delText>Структура</w:delText>
        </w:r>
        <w:r w:rsidR="002C6B17" w:rsidRPr="00632245" w:rsidDel="00A44001">
          <w:rPr>
            <w:rFonts w:ascii="Arial" w:hAnsi="Arial" w:cs="Arial"/>
            <w:color w:val="000000" w:themeColor="text1"/>
          </w:rPr>
          <w:delText xml:space="preserve"> технических мест</w:delText>
        </w:r>
        <w:r w:rsidR="00481752" w:rsidRPr="00632245" w:rsidDel="00A44001">
          <w:rPr>
            <w:rFonts w:ascii="Arial" w:hAnsi="Arial" w:cs="Arial"/>
            <w:color w:val="000000" w:themeColor="text1"/>
          </w:rPr>
          <w:delText xml:space="preserve"> </w:delText>
        </w:r>
      </w:del>
      <w:r w:rsidR="00481752" w:rsidRPr="00632245">
        <w:rPr>
          <w:rFonts w:ascii="Arial" w:hAnsi="Arial" w:cs="Arial"/>
          <w:color w:val="000000" w:themeColor="text1"/>
        </w:rPr>
        <w:t xml:space="preserve">(стандартная транзакция, отображающая </w:t>
      </w:r>
      <w:ins w:id="925" w:author="Дмитрий Ковтун" w:date="2021-03-11T15:51:00Z">
        <w:r w:rsidR="00BC7A32">
          <w:rPr>
            <w:rFonts w:ascii="Arial" w:hAnsi="Arial" w:cs="Arial"/>
            <w:color w:val="000000" w:themeColor="text1"/>
          </w:rPr>
          <w:t xml:space="preserve">список </w:t>
        </w:r>
      </w:ins>
      <w:del w:id="926" w:author="Дмитрий Ковтун" w:date="2021-03-11T15:01:00Z">
        <w:r w:rsidR="00481752" w:rsidRPr="00632245" w:rsidDel="00A44001">
          <w:rPr>
            <w:rFonts w:ascii="Arial" w:hAnsi="Arial" w:cs="Arial"/>
            <w:color w:val="000000" w:themeColor="text1"/>
          </w:rPr>
          <w:delText>структуру технических объектов ТОРО при помощи древовидной иерархии</w:delText>
        </w:r>
      </w:del>
      <w:ins w:id="927" w:author="Дмитрий Ковтун" w:date="2021-03-11T15:01:00Z">
        <w:r w:rsidR="00A44001">
          <w:rPr>
            <w:rFonts w:ascii="Arial" w:hAnsi="Arial" w:cs="Arial"/>
            <w:color w:val="000000" w:themeColor="text1"/>
          </w:rPr>
          <w:t>единиц оборудования</w:t>
        </w:r>
      </w:ins>
      <w:ins w:id="928" w:author="Дмитрий Ковтун" w:date="2021-03-11T15:52:00Z">
        <w:r w:rsidR="00BC7A32">
          <w:rPr>
            <w:rFonts w:ascii="Arial" w:hAnsi="Arial" w:cs="Arial"/>
            <w:color w:val="000000" w:themeColor="text1"/>
          </w:rPr>
          <w:t>, в том числе с данными местоположения и запаса</w:t>
        </w:r>
      </w:ins>
      <w:r w:rsidR="00481752" w:rsidRPr="00632245">
        <w:rPr>
          <w:rFonts w:ascii="Arial" w:hAnsi="Arial" w:cs="Arial"/>
          <w:color w:val="000000" w:themeColor="text1"/>
        </w:rPr>
        <w:t>)</w:t>
      </w:r>
      <w:r w:rsidR="00A44B58" w:rsidRPr="00F00EDF">
        <w:rPr>
          <w:rFonts w:ascii="Arial" w:hAnsi="Arial" w:cs="Arial"/>
          <w:color w:val="000000" w:themeColor="text1"/>
        </w:rPr>
        <w:t>;</w:t>
      </w:r>
    </w:p>
    <w:p w14:paraId="0229A643" w14:textId="456F935D" w:rsidR="009836A5" w:rsidRPr="00632245" w:rsidRDefault="00481752" w:rsidP="00632245">
      <w:pPr>
        <w:pStyle w:val="afa"/>
        <w:numPr>
          <w:ilvl w:val="0"/>
          <w:numId w:val="30"/>
        </w:numPr>
        <w:spacing w:after="240" w:line="276" w:lineRule="auto"/>
        <w:rPr>
          <w:rFonts w:ascii="Arial" w:hAnsi="Arial" w:cs="Arial"/>
          <w:color w:val="000000" w:themeColor="text1"/>
        </w:rPr>
      </w:pPr>
      <w:r w:rsidRPr="00632245">
        <w:rPr>
          <w:rFonts w:ascii="Arial" w:hAnsi="Arial" w:cs="Arial"/>
          <w:color w:val="000000" w:themeColor="text1"/>
        </w:rPr>
        <w:t xml:space="preserve"> </w:t>
      </w:r>
      <w:r w:rsidR="00A44B58" w:rsidRPr="00F00EDF">
        <w:rPr>
          <w:rFonts w:ascii="Arial" w:hAnsi="Arial" w:cs="Arial"/>
          <w:color w:val="000000" w:themeColor="text1"/>
          <w:lang w:val="en-US"/>
        </w:rPr>
        <w:t>ZPM</w:t>
      </w:r>
      <w:r w:rsidR="00A44B58" w:rsidRPr="00632245">
        <w:rPr>
          <w:rFonts w:ascii="Arial" w:hAnsi="Arial" w:cs="Arial"/>
          <w:color w:val="000000" w:themeColor="text1"/>
        </w:rPr>
        <w:t>_</w:t>
      </w:r>
      <w:r w:rsidR="00A44B58" w:rsidRPr="00F00EDF">
        <w:rPr>
          <w:rFonts w:ascii="Arial" w:hAnsi="Arial" w:cs="Arial"/>
          <w:color w:val="000000" w:themeColor="text1"/>
          <w:lang w:val="en-US"/>
        </w:rPr>
        <w:t>OF</w:t>
      </w:r>
      <w:r w:rsidR="00A44B58" w:rsidRPr="00632245">
        <w:rPr>
          <w:rFonts w:ascii="Arial" w:hAnsi="Arial" w:cs="Arial"/>
          <w:color w:val="000000" w:themeColor="text1"/>
        </w:rPr>
        <w:t xml:space="preserve"> - </w:t>
      </w:r>
      <w:r w:rsidR="009836A5" w:rsidRPr="00632245">
        <w:rPr>
          <w:rFonts w:ascii="Arial" w:hAnsi="Arial" w:cs="Arial"/>
          <w:color w:val="000000" w:themeColor="text1"/>
        </w:rPr>
        <w:t xml:space="preserve"> </w:t>
      </w:r>
      <w:r w:rsidR="00A44B58" w:rsidRPr="00F00EDF">
        <w:rPr>
          <w:rFonts w:ascii="Arial" w:hAnsi="Arial" w:cs="Arial"/>
          <w:color w:val="000000" w:themeColor="text1"/>
        </w:rPr>
        <w:t>О</w:t>
      </w:r>
      <w:r w:rsidR="009836A5" w:rsidRPr="00632245">
        <w:rPr>
          <w:rFonts w:ascii="Arial" w:hAnsi="Arial" w:cs="Arial"/>
          <w:color w:val="000000" w:themeColor="text1"/>
        </w:rPr>
        <w:t xml:space="preserve">тчёт о состоянии </w:t>
      </w:r>
      <w:r w:rsidR="008E0AA0" w:rsidRPr="00632245">
        <w:rPr>
          <w:rFonts w:ascii="Arial" w:hAnsi="Arial" w:cs="Arial"/>
          <w:color w:val="000000" w:themeColor="text1"/>
        </w:rPr>
        <w:t>ОФ</w:t>
      </w:r>
      <w:r w:rsidR="009836A5" w:rsidRPr="00632245">
        <w:rPr>
          <w:rFonts w:ascii="Arial" w:hAnsi="Arial" w:cs="Arial"/>
          <w:color w:val="000000" w:themeColor="text1"/>
        </w:rPr>
        <w:t xml:space="preserve"> (</w:t>
      </w:r>
      <w:r w:rsidRPr="00632245">
        <w:rPr>
          <w:rFonts w:ascii="Arial" w:hAnsi="Arial" w:cs="Arial"/>
          <w:color w:val="000000" w:themeColor="text1"/>
        </w:rPr>
        <w:t xml:space="preserve">описание отчета </w:t>
      </w:r>
      <w:r w:rsidR="009836A5" w:rsidRPr="00632245">
        <w:rPr>
          <w:rFonts w:ascii="Arial" w:hAnsi="Arial" w:cs="Arial"/>
          <w:color w:val="000000" w:themeColor="text1"/>
        </w:rPr>
        <w:t xml:space="preserve">в реестре разработок № PM20). При помощи данного отчета Планировщик </w:t>
      </w:r>
      <w:r w:rsidR="00A023C8" w:rsidRPr="00632245">
        <w:rPr>
          <w:rFonts w:ascii="Arial" w:hAnsi="Arial" w:cs="Arial"/>
          <w:color w:val="000000" w:themeColor="text1"/>
        </w:rPr>
        <w:t>ТОиР</w:t>
      </w:r>
      <w:r w:rsidR="00D56D22" w:rsidRPr="00F00EDF">
        <w:rPr>
          <w:rFonts w:ascii="Arial" w:hAnsi="Arial" w:cs="Arial"/>
          <w:color w:val="000000" w:themeColor="text1"/>
        </w:rPr>
        <w:t xml:space="preserve"> УО</w:t>
      </w:r>
      <w:r w:rsidR="009836A5" w:rsidRPr="00632245">
        <w:rPr>
          <w:rFonts w:ascii="Arial" w:hAnsi="Arial" w:cs="Arial"/>
          <w:color w:val="000000" w:themeColor="text1"/>
        </w:rPr>
        <w:t xml:space="preserve"> контролирует доступный запас </w:t>
      </w:r>
      <w:r w:rsidR="008E0AA0" w:rsidRPr="00632245">
        <w:rPr>
          <w:rFonts w:ascii="Arial" w:hAnsi="Arial" w:cs="Arial"/>
          <w:color w:val="000000" w:themeColor="text1"/>
        </w:rPr>
        <w:t>ОФ</w:t>
      </w:r>
      <w:r w:rsidR="009836A5" w:rsidRPr="00632245">
        <w:rPr>
          <w:rFonts w:ascii="Arial" w:hAnsi="Arial" w:cs="Arial"/>
          <w:color w:val="000000" w:themeColor="text1"/>
        </w:rPr>
        <w:t xml:space="preserve"> на складе подразделения с учетом потребности в узлах ОФ и запланированных поступлений на склад (новых, восстановленных или находящихся в ремонте узлов ОФ). </w:t>
      </w:r>
    </w:p>
    <w:p w14:paraId="12DBFEA2" w14:textId="77777777" w:rsidR="009836A5" w:rsidRPr="00F00EDF" w:rsidRDefault="009836A5">
      <w:pPr>
        <w:spacing w:line="276" w:lineRule="auto"/>
        <w:rPr>
          <w:rFonts w:ascii="Arial" w:hAnsi="Arial" w:cs="Arial"/>
          <w:color w:val="000000" w:themeColor="text1"/>
        </w:rPr>
      </w:pPr>
      <w:r w:rsidRPr="00F00EDF">
        <w:rPr>
          <w:rFonts w:ascii="Arial" w:hAnsi="Arial" w:cs="Arial"/>
          <w:color w:val="000000" w:themeColor="text1"/>
        </w:rPr>
        <w:t>Результатами анализа могут быть:</w:t>
      </w:r>
    </w:p>
    <w:p w14:paraId="1CC4395D" w14:textId="77777777" w:rsidR="009836A5" w:rsidRPr="00F00EDF" w:rsidRDefault="009836A5">
      <w:pPr>
        <w:spacing w:line="276" w:lineRule="auto"/>
        <w:rPr>
          <w:rFonts w:ascii="Arial" w:hAnsi="Arial" w:cs="Arial"/>
          <w:color w:val="000000" w:themeColor="text1"/>
        </w:rPr>
      </w:pPr>
    </w:p>
    <w:p w14:paraId="2ED96B38" w14:textId="4AD7F7DF" w:rsidR="009836A5" w:rsidRPr="00F00EDF" w:rsidRDefault="009836A5">
      <w:pPr>
        <w:pStyle w:val="afa"/>
        <w:numPr>
          <w:ilvl w:val="0"/>
          <w:numId w:val="22"/>
        </w:numPr>
        <w:spacing w:line="276" w:lineRule="auto"/>
        <w:rPr>
          <w:rFonts w:ascii="Arial" w:hAnsi="Arial" w:cs="Arial"/>
          <w:color w:val="000000" w:themeColor="text1"/>
        </w:rPr>
      </w:pPr>
      <w:r w:rsidRPr="00F00EDF">
        <w:rPr>
          <w:rFonts w:ascii="Arial" w:hAnsi="Arial" w:cs="Arial"/>
          <w:color w:val="000000" w:themeColor="text1"/>
        </w:rPr>
        <w:t>Требуется списать неисправный узел/агрегат (описание шагов в системе см. «ERP.</w:t>
      </w:r>
      <w:r w:rsidR="00B15101" w:rsidRPr="00F00EDF">
        <w:rPr>
          <w:rFonts w:ascii="Arial" w:hAnsi="Arial" w:cs="Arial"/>
          <w:color w:val="000000" w:themeColor="text1"/>
        </w:rPr>
        <w:t>9</w:t>
      </w:r>
      <w:r w:rsidRPr="00F00EDF">
        <w:rPr>
          <w:rFonts w:ascii="Arial" w:hAnsi="Arial" w:cs="Arial"/>
          <w:color w:val="000000" w:themeColor="text1"/>
        </w:rPr>
        <w:t>.</w:t>
      </w:r>
      <w:r w:rsidR="00B15101" w:rsidRPr="00F00EDF">
        <w:rPr>
          <w:rFonts w:ascii="Arial" w:hAnsi="Arial" w:cs="Arial"/>
          <w:color w:val="000000" w:themeColor="text1"/>
        </w:rPr>
        <w:t>9.2.</w:t>
      </w:r>
      <w:r w:rsidRPr="00F00EDF">
        <w:rPr>
          <w:rFonts w:ascii="Arial" w:hAnsi="Arial" w:cs="Arial"/>
          <w:color w:val="000000" w:themeColor="text1"/>
        </w:rPr>
        <w:t xml:space="preserve">50_PM_КД Управление портфелем ПА» с шага процесса «10 – Выпуск приказа на списание и акта о списание». При это необходимы документы: </w:t>
      </w:r>
      <w:r w:rsidRPr="00F00EDF">
        <w:rPr>
          <w:rFonts w:ascii="Arial" w:hAnsi="Arial" w:cs="Arial"/>
          <w:color w:val="000000" w:themeColor="text1"/>
        </w:rPr>
        <w:lastRenderedPageBreak/>
        <w:t>«Расчет-обоснование стоимости восстановления»; «Перечень объектов, подлежащих списанию»</w:t>
      </w:r>
      <w:r w:rsidR="00D1493F" w:rsidRPr="00F00EDF">
        <w:rPr>
          <w:rFonts w:ascii="Arial" w:hAnsi="Arial" w:cs="Arial"/>
          <w:color w:val="000000" w:themeColor="text1"/>
        </w:rPr>
        <w:t xml:space="preserve"> (Планировщик </w:t>
      </w:r>
      <w:r w:rsidR="00A023C8" w:rsidRPr="00F00EDF">
        <w:rPr>
          <w:rFonts w:ascii="Arial" w:hAnsi="Arial" w:cs="Arial"/>
          <w:color w:val="000000" w:themeColor="text1"/>
        </w:rPr>
        <w:t>ТОиР</w:t>
      </w:r>
      <w:r w:rsidR="00D1493F" w:rsidRPr="00F00EDF">
        <w:rPr>
          <w:rFonts w:ascii="Arial" w:hAnsi="Arial" w:cs="Arial"/>
          <w:color w:val="000000" w:themeColor="text1"/>
        </w:rPr>
        <w:t xml:space="preserve"> </w:t>
      </w:r>
      <w:r w:rsidR="00D56D22" w:rsidRPr="00F00EDF">
        <w:rPr>
          <w:rFonts w:ascii="Arial" w:hAnsi="Arial" w:cs="Arial"/>
          <w:color w:val="000000" w:themeColor="text1"/>
        </w:rPr>
        <w:t xml:space="preserve">УО </w:t>
      </w:r>
      <w:r w:rsidR="00D1493F" w:rsidRPr="00F00EDF">
        <w:rPr>
          <w:rFonts w:ascii="Arial" w:hAnsi="Arial" w:cs="Arial"/>
          <w:color w:val="000000" w:themeColor="text1"/>
        </w:rPr>
        <w:t xml:space="preserve">принимает решение списать неисправный узел/агрегат, на основании анализа состояния </w:t>
      </w:r>
      <w:r w:rsidR="008E0AA0" w:rsidRPr="00F00EDF">
        <w:rPr>
          <w:rFonts w:ascii="Arial" w:hAnsi="Arial" w:cs="Arial"/>
          <w:color w:val="000000" w:themeColor="text1"/>
        </w:rPr>
        <w:t>ОФ</w:t>
      </w:r>
      <w:r w:rsidR="00D1493F" w:rsidRPr="00F00EDF">
        <w:rPr>
          <w:rFonts w:ascii="Arial" w:hAnsi="Arial" w:cs="Arial"/>
          <w:color w:val="000000" w:themeColor="text1"/>
        </w:rPr>
        <w:t>)</w:t>
      </w:r>
      <w:r w:rsidRPr="00F00EDF">
        <w:rPr>
          <w:rFonts w:ascii="Arial" w:hAnsi="Arial" w:cs="Arial"/>
          <w:color w:val="000000" w:themeColor="text1"/>
        </w:rPr>
        <w:t>.</w:t>
      </w:r>
    </w:p>
    <w:p w14:paraId="65F3134A" w14:textId="0EAEC782" w:rsidR="009836A5" w:rsidRPr="00F00EDF" w:rsidRDefault="009836A5">
      <w:pPr>
        <w:pStyle w:val="afa"/>
        <w:numPr>
          <w:ilvl w:val="0"/>
          <w:numId w:val="22"/>
        </w:numPr>
        <w:spacing w:line="276" w:lineRule="auto"/>
        <w:rPr>
          <w:rFonts w:ascii="Arial" w:hAnsi="Arial" w:cs="Arial"/>
          <w:color w:val="000000" w:themeColor="text1"/>
        </w:rPr>
      </w:pPr>
      <w:r w:rsidRPr="00F00EDF">
        <w:rPr>
          <w:rFonts w:ascii="Arial" w:hAnsi="Arial" w:cs="Arial"/>
          <w:color w:val="000000" w:themeColor="text1"/>
        </w:rPr>
        <w:t>Требуется продать неисправный узел ОФ для восстановления или не ликвидный МТР</w:t>
      </w:r>
      <w:r w:rsidR="00D1493F" w:rsidRPr="00F00EDF">
        <w:rPr>
          <w:rFonts w:ascii="Arial" w:hAnsi="Arial" w:cs="Arial"/>
          <w:color w:val="000000" w:themeColor="text1"/>
        </w:rPr>
        <w:t xml:space="preserve"> (используется процесс продажи для передачи узла на восстановление)</w:t>
      </w:r>
      <w:r w:rsidRPr="00F00EDF">
        <w:rPr>
          <w:rFonts w:ascii="Arial" w:hAnsi="Arial" w:cs="Arial"/>
          <w:color w:val="000000" w:themeColor="text1"/>
        </w:rPr>
        <w:t xml:space="preserve">. </w:t>
      </w:r>
    </w:p>
    <w:p w14:paraId="3937F6D1" w14:textId="099DEA88" w:rsidR="009836A5" w:rsidRPr="00F00EDF" w:rsidRDefault="009836A5">
      <w:pPr>
        <w:pStyle w:val="afa"/>
        <w:numPr>
          <w:ilvl w:val="0"/>
          <w:numId w:val="22"/>
        </w:numPr>
        <w:spacing w:line="276" w:lineRule="auto"/>
        <w:rPr>
          <w:rFonts w:ascii="Arial" w:hAnsi="Arial" w:cs="Arial"/>
          <w:color w:val="000000" w:themeColor="text1"/>
        </w:rPr>
      </w:pPr>
      <w:r w:rsidRPr="00F00EDF">
        <w:rPr>
          <w:rFonts w:ascii="Arial" w:hAnsi="Arial" w:cs="Arial"/>
          <w:color w:val="000000" w:themeColor="text1"/>
        </w:rPr>
        <w:t xml:space="preserve">Требуется создать заявку на восстановление узла ОФ. Дальнейшие шаги описаны в документе «ПП-07.04.01-ERP </w:t>
      </w:r>
      <w:r w:rsidR="00D1493F" w:rsidRPr="00F00EDF">
        <w:rPr>
          <w:rFonts w:ascii="Arial" w:hAnsi="Arial" w:cs="Arial"/>
          <w:color w:val="000000" w:themeColor="text1"/>
        </w:rPr>
        <w:t>«</w:t>
      </w:r>
      <w:r w:rsidRPr="00F00EDF">
        <w:rPr>
          <w:rFonts w:ascii="Arial" w:hAnsi="Arial" w:cs="Arial"/>
          <w:color w:val="000000" w:themeColor="text1"/>
        </w:rPr>
        <w:t xml:space="preserve">Регистрация технического состояния оборудования (дефекты, простои, в </w:t>
      </w:r>
      <w:proofErr w:type="spellStart"/>
      <w:r w:rsidRPr="00F00EDF">
        <w:rPr>
          <w:rFonts w:ascii="Arial" w:hAnsi="Arial" w:cs="Arial"/>
          <w:color w:val="000000" w:themeColor="text1"/>
        </w:rPr>
        <w:t>т.ч</w:t>
      </w:r>
      <w:proofErr w:type="spellEnd"/>
      <w:r w:rsidRPr="00F00EDF">
        <w:rPr>
          <w:rFonts w:ascii="Arial" w:hAnsi="Arial" w:cs="Arial"/>
          <w:color w:val="000000" w:themeColor="text1"/>
        </w:rPr>
        <w:t>. внеплановые остановы)».</w:t>
      </w:r>
    </w:p>
    <w:p w14:paraId="33049036" w14:textId="5C9DE368" w:rsidR="009836A5" w:rsidRPr="00F00EDF" w:rsidRDefault="009836A5">
      <w:pPr>
        <w:pStyle w:val="afa"/>
        <w:numPr>
          <w:ilvl w:val="0"/>
          <w:numId w:val="22"/>
        </w:numPr>
        <w:spacing w:line="276" w:lineRule="auto"/>
        <w:rPr>
          <w:rFonts w:ascii="Arial" w:hAnsi="Arial" w:cs="Arial"/>
          <w:color w:val="000000" w:themeColor="text1"/>
        </w:rPr>
      </w:pPr>
      <w:r w:rsidRPr="00F00EDF">
        <w:rPr>
          <w:rFonts w:ascii="Arial" w:hAnsi="Arial" w:cs="Arial"/>
          <w:color w:val="000000" w:themeColor="text1"/>
        </w:rPr>
        <w:t>Требуется выполнить консервацию узла ОФ. Более подробно описано «ERP.</w:t>
      </w:r>
      <w:r w:rsidR="00B15101" w:rsidRPr="00F00EDF">
        <w:rPr>
          <w:rFonts w:ascii="Arial" w:hAnsi="Arial" w:cs="Arial"/>
          <w:color w:val="000000" w:themeColor="text1"/>
        </w:rPr>
        <w:t>9</w:t>
      </w:r>
      <w:r w:rsidRPr="00F00EDF">
        <w:rPr>
          <w:rFonts w:ascii="Arial" w:hAnsi="Arial" w:cs="Arial"/>
          <w:color w:val="000000" w:themeColor="text1"/>
        </w:rPr>
        <w:t>.</w:t>
      </w:r>
      <w:r w:rsidR="00B15101" w:rsidRPr="00F00EDF">
        <w:rPr>
          <w:rFonts w:ascii="Arial" w:hAnsi="Arial" w:cs="Arial"/>
          <w:color w:val="000000" w:themeColor="text1"/>
        </w:rPr>
        <w:t>9.2.</w:t>
      </w:r>
      <w:r w:rsidRPr="00F00EDF">
        <w:rPr>
          <w:rFonts w:ascii="Arial" w:hAnsi="Arial" w:cs="Arial"/>
          <w:color w:val="000000" w:themeColor="text1"/>
        </w:rPr>
        <w:t>50_PM_КД Управление портфелем ПА», при этом необходимо подготовить перечень объектов, подлежащих консервации.</w:t>
      </w:r>
    </w:p>
    <w:p w14:paraId="511D2AC1" w14:textId="6BDD0A95" w:rsidR="009836A5" w:rsidRPr="00F00EDF" w:rsidRDefault="009836A5">
      <w:pPr>
        <w:pStyle w:val="afa"/>
        <w:numPr>
          <w:ilvl w:val="0"/>
          <w:numId w:val="22"/>
        </w:numPr>
        <w:spacing w:line="276" w:lineRule="auto"/>
        <w:rPr>
          <w:rFonts w:ascii="Arial" w:hAnsi="Arial" w:cs="Arial"/>
          <w:color w:val="000000" w:themeColor="text1"/>
        </w:rPr>
      </w:pPr>
      <w:r w:rsidRPr="00F00EDF">
        <w:rPr>
          <w:rFonts w:ascii="Arial" w:hAnsi="Arial" w:cs="Arial"/>
          <w:color w:val="000000" w:themeColor="text1"/>
        </w:rPr>
        <w:t>Требуется учесть состояние ОФ в графике работ. Дальнейшие шаги описаны в документах «ERP.</w:t>
      </w:r>
      <w:r w:rsidR="00B15101" w:rsidRPr="00F00EDF">
        <w:rPr>
          <w:rFonts w:ascii="Arial" w:hAnsi="Arial" w:cs="Arial"/>
          <w:color w:val="000000" w:themeColor="text1"/>
        </w:rPr>
        <w:t>9</w:t>
      </w:r>
      <w:r w:rsidRPr="00F00EDF">
        <w:rPr>
          <w:rFonts w:ascii="Arial" w:hAnsi="Arial" w:cs="Arial"/>
          <w:color w:val="000000" w:themeColor="text1"/>
        </w:rPr>
        <w:t>.</w:t>
      </w:r>
      <w:r w:rsidR="00B15101" w:rsidRPr="00F00EDF">
        <w:rPr>
          <w:rFonts w:ascii="Arial" w:hAnsi="Arial" w:cs="Arial"/>
          <w:color w:val="000000" w:themeColor="text1"/>
        </w:rPr>
        <w:t>9</w:t>
      </w:r>
      <w:r w:rsidRPr="00F00EDF">
        <w:rPr>
          <w:rFonts w:ascii="Arial" w:hAnsi="Arial" w:cs="Arial"/>
          <w:color w:val="000000" w:themeColor="text1"/>
        </w:rPr>
        <w:t>.</w:t>
      </w:r>
      <w:r w:rsidR="00B15101" w:rsidRPr="00F00EDF">
        <w:rPr>
          <w:rFonts w:ascii="Arial" w:hAnsi="Arial" w:cs="Arial"/>
          <w:color w:val="000000" w:themeColor="text1"/>
        </w:rPr>
        <w:t>2.</w:t>
      </w:r>
      <w:r w:rsidRPr="00F00EDF">
        <w:rPr>
          <w:rFonts w:ascii="Arial" w:hAnsi="Arial" w:cs="Arial"/>
          <w:color w:val="000000" w:themeColor="text1"/>
        </w:rPr>
        <w:t>52_PM_КД Годовое планирование воздействий на ПА», «ERP.</w:t>
      </w:r>
      <w:r w:rsidR="00B15101" w:rsidRPr="00F00EDF">
        <w:rPr>
          <w:rFonts w:ascii="Arial" w:hAnsi="Arial" w:cs="Arial"/>
          <w:color w:val="000000" w:themeColor="text1"/>
        </w:rPr>
        <w:t>9</w:t>
      </w:r>
      <w:r w:rsidRPr="00F00EDF">
        <w:rPr>
          <w:rFonts w:ascii="Arial" w:hAnsi="Arial" w:cs="Arial"/>
          <w:color w:val="000000" w:themeColor="text1"/>
        </w:rPr>
        <w:t>.</w:t>
      </w:r>
      <w:r w:rsidR="00B15101" w:rsidRPr="00F00EDF">
        <w:rPr>
          <w:rFonts w:ascii="Arial" w:hAnsi="Arial" w:cs="Arial"/>
          <w:color w:val="000000" w:themeColor="text1"/>
        </w:rPr>
        <w:t>9</w:t>
      </w:r>
      <w:r w:rsidRPr="00F00EDF">
        <w:rPr>
          <w:rFonts w:ascii="Arial" w:hAnsi="Arial" w:cs="Arial"/>
          <w:color w:val="000000" w:themeColor="text1"/>
        </w:rPr>
        <w:t>.</w:t>
      </w:r>
      <w:r w:rsidR="00B15101" w:rsidRPr="00F00EDF">
        <w:rPr>
          <w:rFonts w:ascii="Arial" w:hAnsi="Arial" w:cs="Arial"/>
          <w:color w:val="000000" w:themeColor="text1"/>
        </w:rPr>
        <w:t>2.</w:t>
      </w:r>
      <w:r w:rsidRPr="00F00EDF">
        <w:rPr>
          <w:rFonts w:ascii="Arial" w:hAnsi="Arial" w:cs="Arial"/>
          <w:color w:val="000000" w:themeColor="text1"/>
        </w:rPr>
        <w:t>54 Оперативное планирование воздействий на ПА».</w:t>
      </w:r>
    </w:p>
    <w:p w14:paraId="66FDFE5C" w14:textId="27080807" w:rsidR="009836A5" w:rsidRPr="00512E9D" w:rsidDel="00E02E8D" w:rsidRDefault="009836A5" w:rsidP="00E02E8D">
      <w:pPr>
        <w:pStyle w:val="afa"/>
        <w:spacing w:line="276" w:lineRule="auto"/>
        <w:ind w:left="1287"/>
        <w:rPr>
          <w:del w:id="929" w:author="Дмитрий Ковтун" w:date="2021-04-05T18:00:00Z"/>
          <w:rFonts w:ascii="Arial" w:hAnsi="Arial" w:cs="Arial"/>
          <w:color w:val="000000" w:themeColor="text1"/>
          <w:rPrChange w:id="930" w:author="Дмитрий Ковтун" w:date="2021-04-05T17:56:00Z">
            <w:rPr>
              <w:del w:id="931" w:author="Дмитрий Ковтун" w:date="2021-04-05T18:00:00Z"/>
              <w:rFonts w:ascii="Arial" w:hAnsi="Arial" w:cs="Arial"/>
              <w:color w:val="000000" w:themeColor="text1"/>
            </w:rPr>
          </w:rPrChange>
        </w:rPr>
        <w:pPrChange w:id="932" w:author="Дмитрий Ковтун" w:date="2021-04-05T18:00:00Z">
          <w:pPr>
            <w:pStyle w:val="afa"/>
            <w:numPr>
              <w:numId w:val="22"/>
            </w:numPr>
            <w:spacing w:line="276" w:lineRule="auto"/>
            <w:ind w:left="1287" w:hanging="360"/>
          </w:pPr>
        </w:pPrChange>
      </w:pPr>
      <w:del w:id="933" w:author="Дмитрий Ковтун" w:date="2021-04-05T18:00:00Z">
        <w:r w:rsidRPr="00512E9D" w:rsidDel="00E02E8D">
          <w:rPr>
            <w:rFonts w:ascii="Arial" w:hAnsi="Arial" w:cs="Arial"/>
            <w:color w:val="000000" w:themeColor="text1"/>
            <w:rPrChange w:id="934" w:author="Дмитрий Ковтун" w:date="2021-04-05T17:56:00Z">
              <w:rPr>
                <w:rFonts w:ascii="Arial" w:hAnsi="Arial" w:cs="Arial"/>
                <w:color w:val="000000" w:themeColor="text1"/>
              </w:rPr>
            </w:rPrChange>
          </w:rPr>
          <w:delText xml:space="preserve">Требуется сформировать заявку на закупку оборудования в </w:delText>
        </w:r>
        <w:r w:rsidR="008E0AA0" w:rsidRPr="00512E9D" w:rsidDel="00E02E8D">
          <w:rPr>
            <w:rFonts w:ascii="Arial" w:hAnsi="Arial" w:cs="Arial"/>
            <w:color w:val="000000" w:themeColor="text1"/>
            <w:rPrChange w:id="935" w:author="Дмитрий Ковтун" w:date="2021-04-05T17:56:00Z">
              <w:rPr>
                <w:rFonts w:ascii="Arial" w:hAnsi="Arial" w:cs="Arial"/>
                <w:color w:val="000000" w:themeColor="text1"/>
              </w:rPr>
            </w:rPrChange>
          </w:rPr>
          <w:delText>ОФ</w:delText>
        </w:r>
        <w:r w:rsidRPr="00512E9D" w:rsidDel="00E02E8D">
          <w:rPr>
            <w:rFonts w:ascii="Arial" w:hAnsi="Arial" w:cs="Arial"/>
            <w:color w:val="000000" w:themeColor="text1"/>
            <w:rPrChange w:id="936" w:author="Дмитрий Ковтун" w:date="2021-04-05T17:56:00Z">
              <w:rPr>
                <w:rFonts w:ascii="Arial" w:hAnsi="Arial" w:cs="Arial"/>
                <w:color w:val="000000" w:themeColor="text1"/>
              </w:rPr>
            </w:rPrChange>
          </w:rPr>
          <w:delText xml:space="preserve"> для передачи в процесс </w:delText>
        </w:r>
        <w:r w:rsidR="00E971E8" w:rsidRPr="00512E9D" w:rsidDel="00E02E8D">
          <w:rPr>
            <w:rFonts w:ascii="Arial" w:hAnsi="Arial" w:cs="Arial"/>
            <w:color w:val="000000" w:themeColor="text1"/>
            <w:rPrChange w:id="937" w:author="Дмитрий Ковтун" w:date="2021-04-05T17:56:00Z">
              <w:rPr>
                <w:rFonts w:ascii="Arial" w:hAnsi="Arial" w:cs="Arial"/>
                <w:color w:val="000000" w:themeColor="text1"/>
              </w:rPr>
            </w:rPrChange>
          </w:rPr>
          <w:delText xml:space="preserve">ПП-07.02.03.04-ERP «Планирование инвестиционных проектов </w:delText>
        </w:r>
        <w:r w:rsidR="00A023C8" w:rsidRPr="00512E9D" w:rsidDel="00E02E8D">
          <w:rPr>
            <w:rFonts w:ascii="Arial" w:hAnsi="Arial" w:cs="Arial"/>
            <w:color w:val="000000" w:themeColor="text1"/>
            <w:rPrChange w:id="938" w:author="Дмитрий Ковтун" w:date="2021-04-05T17:56:00Z">
              <w:rPr>
                <w:rFonts w:ascii="Arial" w:hAnsi="Arial" w:cs="Arial"/>
                <w:color w:val="000000" w:themeColor="text1"/>
              </w:rPr>
            </w:rPrChange>
          </w:rPr>
          <w:delText>ТОиР</w:delText>
        </w:r>
        <w:r w:rsidR="00E971E8" w:rsidRPr="00512E9D" w:rsidDel="00E02E8D">
          <w:rPr>
            <w:rFonts w:ascii="Arial" w:hAnsi="Arial" w:cs="Arial"/>
            <w:color w:val="000000" w:themeColor="text1"/>
            <w:rPrChange w:id="939" w:author="Дмитрий Ковтун" w:date="2021-04-05T17:56:00Z">
              <w:rPr>
                <w:rFonts w:ascii="Arial" w:hAnsi="Arial" w:cs="Arial"/>
                <w:color w:val="000000" w:themeColor="text1"/>
              </w:rPr>
            </w:rPrChange>
          </w:rPr>
          <w:delText xml:space="preserve">» </w:delText>
        </w:r>
        <w:r w:rsidRPr="00512E9D" w:rsidDel="00E02E8D">
          <w:rPr>
            <w:rFonts w:ascii="Arial" w:hAnsi="Arial" w:cs="Arial"/>
            <w:color w:val="000000" w:themeColor="text1"/>
            <w:rPrChange w:id="940" w:author="Дмитрий Ковтун" w:date="2021-04-05T17:56:00Z">
              <w:rPr>
                <w:rFonts w:ascii="Arial" w:hAnsi="Arial" w:cs="Arial"/>
                <w:color w:val="000000" w:themeColor="text1"/>
              </w:rPr>
            </w:rPrChange>
          </w:rPr>
          <w:delText>с целью утверждения бюджета на закупку.</w:delText>
        </w:r>
      </w:del>
    </w:p>
    <w:p w14:paraId="7EA9B179" w14:textId="31D0ADC7" w:rsidR="00F61571" w:rsidRPr="00F00EDF" w:rsidDel="00E02E8D" w:rsidRDefault="00F61571" w:rsidP="00E02E8D">
      <w:pPr>
        <w:pStyle w:val="afa"/>
        <w:spacing w:line="276" w:lineRule="auto"/>
        <w:ind w:left="1287"/>
        <w:rPr>
          <w:del w:id="941" w:author="Дмитрий Ковтун" w:date="2021-04-05T18:00:00Z"/>
          <w:rFonts w:eastAsiaTheme="majorEastAsia"/>
        </w:rPr>
        <w:pPrChange w:id="942" w:author="Дмитрий Ковтун" w:date="2021-04-05T18:00:00Z">
          <w:pPr/>
        </w:pPrChange>
      </w:pPr>
    </w:p>
    <w:p w14:paraId="5EB879CE" w14:textId="77777777" w:rsidR="000662D7" w:rsidRPr="00F00EDF" w:rsidRDefault="000662D7">
      <w:pPr>
        <w:rPr>
          <w:rFonts w:eastAsiaTheme="majorEastAsia"/>
        </w:rPr>
      </w:pPr>
    </w:p>
    <w:p w14:paraId="6625BFBB" w14:textId="437D479E" w:rsidR="00F61571" w:rsidRPr="00F00EDF" w:rsidRDefault="00F61571">
      <w:pPr>
        <w:pStyle w:val="4"/>
      </w:pPr>
      <w:r w:rsidRPr="00F00EDF">
        <w:t xml:space="preserve">Шаг процесса </w:t>
      </w:r>
      <w:r w:rsidR="0063138C" w:rsidRPr="00F00EDF">
        <w:t>2</w:t>
      </w:r>
      <w:r w:rsidRPr="00F00EDF">
        <w:t xml:space="preserve">0 – Поступление восстановленного узла </w:t>
      </w:r>
      <w:r w:rsidR="00C8680F" w:rsidRPr="00F00EDF">
        <w:t>ОФ</w:t>
      </w:r>
      <w:r w:rsidRPr="00F00EDF">
        <w:t xml:space="preserve"> на склад</w:t>
      </w:r>
    </w:p>
    <w:p w14:paraId="5139585A" w14:textId="77777777" w:rsidR="00F61571" w:rsidRPr="00F00EDF" w:rsidRDefault="00F61571">
      <w:pPr>
        <w:rPr>
          <w:rFonts w:eastAsiaTheme="majorEastAsia"/>
        </w:rPr>
      </w:pPr>
    </w:p>
    <w:p w14:paraId="6B43F2FD" w14:textId="760ACEFD" w:rsidR="00E9033C" w:rsidRPr="00F00EDF" w:rsidRDefault="00E9033C">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После выполнения восстановительных работ по </w:t>
      </w:r>
      <w:r w:rsidR="006607DB" w:rsidRPr="00F00EDF">
        <w:rPr>
          <w:rFonts w:ascii="Arial" w:hAnsi="Arial" w:cs="Arial"/>
          <w:color w:val="000000" w:themeColor="text1"/>
        </w:rPr>
        <w:t xml:space="preserve">заказу </w:t>
      </w:r>
      <w:r w:rsidRPr="00F00EDF">
        <w:rPr>
          <w:rFonts w:ascii="Arial" w:hAnsi="Arial" w:cs="Arial"/>
          <w:color w:val="000000" w:themeColor="text1"/>
        </w:rPr>
        <w:t xml:space="preserve">ТОРО вида «APP1 </w:t>
      </w:r>
      <w:r w:rsidR="009842EF" w:rsidRPr="00F00EDF">
        <w:rPr>
          <w:rFonts w:ascii="Arial" w:hAnsi="Arial" w:cs="Arial"/>
          <w:color w:val="000000" w:themeColor="text1"/>
        </w:rPr>
        <w:t>–</w:t>
      </w:r>
      <w:r w:rsidRPr="00F00EDF">
        <w:rPr>
          <w:rFonts w:ascii="Arial" w:hAnsi="Arial" w:cs="Arial"/>
          <w:color w:val="000000" w:themeColor="text1"/>
        </w:rPr>
        <w:t xml:space="preserve"> Плановое ТОРО»</w:t>
      </w:r>
      <w:r w:rsidR="006607DB" w:rsidRPr="00F00EDF">
        <w:rPr>
          <w:rFonts w:ascii="Arial" w:hAnsi="Arial" w:cs="Arial"/>
          <w:color w:val="000000" w:themeColor="text1"/>
        </w:rPr>
        <w:t xml:space="preserve"> с видом работ, определенным ППР</w:t>
      </w:r>
      <w:r w:rsidRPr="00F00EDF">
        <w:rPr>
          <w:rFonts w:ascii="Arial" w:hAnsi="Arial" w:cs="Arial"/>
          <w:color w:val="000000" w:themeColor="text1"/>
        </w:rPr>
        <w:t xml:space="preserve">, </w:t>
      </w:r>
      <w:del w:id="943" w:author="Дмитрий Ковтун" w:date="2021-03-11T15:55:00Z">
        <w:r w:rsidR="006607DB" w:rsidRPr="00F00EDF" w:rsidDel="00BC7A32">
          <w:rPr>
            <w:rFonts w:ascii="Arial" w:hAnsi="Arial" w:cs="Arial"/>
            <w:color w:val="000000" w:themeColor="text1"/>
          </w:rPr>
          <w:delText xml:space="preserve">либо </w:delText>
        </w:r>
      </w:del>
      <w:ins w:id="944" w:author="Дмитрий Ковтун" w:date="2021-03-11T15:55:00Z">
        <w:r w:rsidR="00BC7A32">
          <w:rPr>
            <w:rFonts w:ascii="Arial" w:hAnsi="Arial" w:cs="Arial"/>
            <w:color w:val="000000" w:themeColor="text1"/>
          </w:rPr>
          <w:t>а также</w:t>
        </w:r>
        <w:r w:rsidR="00BC7A32" w:rsidRPr="00F00EDF">
          <w:rPr>
            <w:rFonts w:ascii="Arial" w:hAnsi="Arial" w:cs="Arial"/>
            <w:color w:val="000000" w:themeColor="text1"/>
          </w:rPr>
          <w:t xml:space="preserve"> </w:t>
        </w:r>
      </w:ins>
      <w:r w:rsidR="006607DB" w:rsidRPr="00F00EDF">
        <w:rPr>
          <w:rFonts w:ascii="Arial" w:hAnsi="Arial" w:cs="Arial"/>
          <w:color w:val="000000" w:themeColor="text1"/>
        </w:rPr>
        <w:t xml:space="preserve">по </w:t>
      </w:r>
      <w:del w:id="945" w:author="Дмитрий Ковтун" w:date="2021-03-11T15:55:00Z">
        <w:r w:rsidR="006607DB" w:rsidRPr="00F00EDF" w:rsidDel="00BC7A32">
          <w:rPr>
            <w:rFonts w:ascii="Arial" w:hAnsi="Arial" w:cs="Arial"/>
            <w:color w:val="000000" w:themeColor="text1"/>
          </w:rPr>
          <w:delText xml:space="preserve">заказу </w:delText>
        </w:r>
      </w:del>
      <w:ins w:id="946" w:author="Дмитрий Ковтун" w:date="2021-03-11T15:55:00Z">
        <w:r w:rsidR="00BC7A32" w:rsidRPr="00F00EDF">
          <w:rPr>
            <w:rFonts w:ascii="Arial" w:hAnsi="Arial" w:cs="Arial"/>
            <w:color w:val="000000" w:themeColor="text1"/>
          </w:rPr>
          <w:t>заказ</w:t>
        </w:r>
        <w:r w:rsidR="00BC7A32">
          <w:rPr>
            <w:rFonts w:ascii="Arial" w:hAnsi="Arial" w:cs="Arial"/>
            <w:color w:val="000000" w:themeColor="text1"/>
          </w:rPr>
          <w:t>ам</w:t>
        </w:r>
        <w:r w:rsidR="00BC7A32" w:rsidRPr="00F00EDF">
          <w:rPr>
            <w:rFonts w:ascii="Arial" w:hAnsi="Arial" w:cs="Arial"/>
            <w:color w:val="000000" w:themeColor="text1"/>
          </w:rPr>
          <w:t xml:space="preserve"> </w:t>
        </w:r>
      </w:ins>
      <w:r w:rsidR="006607DB" w:rsidRPr="00F00EDF">
        <w:rPr>
          <w:rFonts w:ascii="Arial" w:hAnsi="Arial" w:cs="Arial"/>
          <w:color w:val="000000" w:themeColor="text1"/>
        </w:rPr>
        <w:t xml:space="preserve">ТОРО </w:t>
      </w:r>
      <w:ins w:id="947" w:author="Дмитрий Ковтун" w:date="2021-03-11T15:55:00Z">
        <w:r w:rsidR="00BC7A32">
          <w:rPr>
            <w:rFonts w:ascii="Arial" w:hAnsi="Arial" w:cs="Arial"/>
            <w:color w:val="000000" w:themeColor="text1"/>
          </w:rPr>
          <w:t xml:space="preserve">созданным вручную </w:t>
        </w:r>
      </w:ins>
      <w:r w:rsidR="006607DB" w:rsidRPr="00F00EDF">
        <w:rPr>
          <w:rFonts w:ascii="Arial" w:hAnsi="Arial" w:cs="Arial"/>
          <w:color w:val="000000" w:themeColor="text1"/>
        </w:rPr>
        <w:t xml:space="preserve">вида </w:t>
      </w:r>
      <w:r w:rsidRPr="00F00EDF">
        <w:rPr>
          <w:rFonts w:ascii="Arial" w:hAnsi="Arial" w:cs="Arial"/>
          <w:color w:val="000000" w:themeColor="text1"/>
        </w:rPr>
        <w:t>«</w:t>
      </w:r>
      <w:r w:rsidR="006607DB" w:rsidRPr="00F00EDF">
        <w:rPr>
          <w:rFonts w:ascii="Arial" w:hAnsi="Arial" w:cs="Arial"/>
          <w:color w:val="000000" w:themeColor="text1"/>
        </w:rPr>
        <w:t xml:space="preserve">AV01 </w:t>
      </w:r>
      <w:r w:rsidR="009842EF" w:rsidRPr="00F00EDF">
        <w:rPr>
          <w:rFonts w:ascii="Arial" w:hAnsi="Arial" w:cs="Arial"/>
          <w:color w:val="000000" w:themeColor="text1"/>
        </w:rPr>
        <w:t>–</w:t>
      </w:r>
      <w:r w:rsidRPr="00F00EDF">
        <w:rPr>
          <w:rFonts w:ascii="Arial" w:hAnsi="Arial" w:cs="Arial"/>
          <w:color w:val="000000" w:themeColor="text1"/>
        </w:rPr>
        <w:t xml:space="preserve"> </w:t>
      </w:r>
      <w:r w:rsidR="006607DB" w:rsidRPr="00F00EDF">
        <w:rPr>
          <w:rFonts w:ascii="Arial" w:hAnsi="Arial" w:cs="Arial"/>
          <w:color w:val="000000" w:themeColor="text1"/>
        </w:rPr>
        <w:t>Восстановление узлов/запчастей</w:t>
      </w:r>
      <w:r w:rsidRPr="00F00EDF">
        <w:rPr>
          <w:rFonts w:ascii="Arial" w:hAnsi="Arial" w:cs="Arial"/>
          <w:color w:val="000000" w:themeColor="text1"/>
        </w:rPr>
        <w:t>»</w:t>
      </w:r>
      <w:r w:rsidR="006607DB" w:rsidRPr="00F00EDF">
        <w:rPr>
          <w:rFonts w:ascii="Arial" w:hAnsi="Arial" w:cs="Arial"/>
          <w:color w:val="000000" w:themeColor="text1"/>
        </w:rPr>
        <w:t xml:space="preserve"> </w:t>
      </w:r>
      <w:r w:rsidRPr="00F00EDF">
        <w:rPr>
          <w:rFonts w:ascii="Arial" w:hAnsi="Arial" w:cs="Arial"/>
          <w:color w:val="000000" w:themeColor="text1"/>
        </w:rPr>
        <w:t xml:space="preserve">с видами работ ТОРО «ВО – </w:t>
      </w:r>
      <w:ins w:id="948" w:author="Дмитрий Ковтун" w:date="2021-03-11T15:54:00Z">
        <w:r w:rsidR="00BC7A32" w:rsidRPr="00C039C7">
          <w:rPr>
            <w:rFonts w:ascii="Arial" w:hAnsi="Arial" w:cs="Arial"/>
            <w:color w:val="000000" w:themeColor="text1"/>
          </w:rPr>
          <w:t xml:space="preserve">Восстановление </w:t>
        </w:r>
        <w:proofErr w:type="spellStart"/>
        <w:r w:rsidR="00BC7A32" w:rsidRPr="00C039C7">
          <w:rPr>
            <w:rFonts w:ascii="Arial" w:hAnsi="Arial" w:cs="Arial"/>
            <w:color w:val="000000" w:themeColor="text1"/>
          </w:rPr>
          <w:t>оборуд</w:t>
        </w:r>
        <w:proofErr w:type="spellEnd"/>
        <w:r w:rsidR="00BC7A32" w:rsidRPr="00C039C7">
          <w:rPr>
            <w:rFonts w:ascii="Arial" w:hAnsi="Arial" w:cs="Arial"/>
            <w:color w:val="000000" w:themeColor="text1"/>
          </w:rPr>
          <w:t>/</w:t>
        </w:r>
        <w:proofErr w:type="spellStart"/>
        <w:r w:rsidR="00BC7A32" w:rsidRPr="00C039C7">
          <w:rPr>
            <w:rFonts w:ascii="Arial" w:hAnsi="Arial" w:cs="Arial"/>
            <w:color w:val="000000" w:themeColor="text1"/>
          </w:rPr>
          <w:t>зап.част</w:t>
        </w:r>
      </w:ins>
      <w:proofErr w:type="spellEnd"/>
      <w:del w:id="949" w:author="Дмитрий Ковтун" w:date="2021-03-11T15:54:00Z">
        <w:r w:rsidRPr="00F00EDF" w:rsidDel="00BC7A32">
          <w:rPr>
            <w:rFonts w:ascii="Arial" w:hAnsi="Arial" w:cs="Arial"/>
            <w:color w:val="000000" w:themeColor="text1"/>
          </w:rPr>
          <w:delText>Восстановление оборудования</w:delText>
        </w:r>
      </w:del>
      <w:r w:rsidR="006607DB" w:rsidRPr="00F00EDF">
        <w:rPr>
          <w:rFonts w:ascii="Arial" w:hAnsi="Arial" w:cs="Arial"/>
          <w:color w:val="000000" w:themeColor="text1"/>
        </w:rPr>
        <w:t xml:space="preserve">», </w:t>
      </w:r>
      <w:ins w:id="950" w:author="Дмитрий Ковтун" w:date="2021-03-11T15:55:00Z">
        <w:r w:rsidR="00BC7A32">
          <w:rPr>
            <w:rFonts w:ascii="Arial" w:hAnsi="Arial" w:cs="Arial"/>
            <w:color w:val="000000" w:themeColor="text1"/>
          </w:rPr>
          <w:t xml:space="preserve">либо </w:t>
        </w:r>
      </w:ins>
      <w:ins w:id="951" w:author="Дмитрий Ковтун" w:date="2021-03-11T15:56:00Z">
        <w:r w:rsidR="00BC7A32">
          <w:rPr>
            <w:rFonts w:ascii="Arial" w:hAnsi="Arial" w:cs="Arial"/>
            <w:color w:val="000000" w:themeColor="text1"/>
          </w:rPr>
          <w:t>«</w:t>
        </w:r>
        <w:r w:rsidR="00BC7A32" w:rsidRPr="00F00EDF">
          <w:rPr>
            <w:rFonts w:ascii="Arial" w:hAnsi="Arial" w:cs="Arial"/>
            <w:color w:val="000000" w:themeColor="text1"/>
          </w:rPr>
          <w:t>AV0</w:t>
        </w:r>
        <w:r w:rsidR="00BC7A32">
          <w:rPr>
            <w:rFonts w:ascii="Arial" w:hAnsi="Arial" w:cs="Arial"/>
            <w:color w:val="000000" w:themeColor="text1"/>
          </w:rPr>
          <w:t>2</w:t>
        </w:r>
        <w:r w:rsidR="00BC7A32" w:rsidRPr="00F00EDF">
          <w:rPr>
            <w:rFonts w:ascii="Arial" w:hAnsi="Arial" w:cs="Arial"/>
            <w:color w:val="000000" w:themeColor="text1"/>
          </w:rPr>
          <w:t xml:space="preserve"> – </w:t>
        </w:r>
        <w:r w:rsidR="00BC7A32" w:rsidRPr="0056388F">
          <w:rPr>
            <w:rFonts w:ascii="Arial" w:hAnsi="Arial" w:cs="Arial"/>
            <w:color w:val="000000" w:themeColor="text1"/>
          </w:rPr>
          <w:t>Восст</w:t>
        </w:r>
      </w:ins>
      <w:ins w:id="952" w:author="Дмитрий Ковтун" w:date="2021-03-11T16:00:00Z">
        <w:r w:rsidR="00BC7A32">
          <w:rPr>
            <w:rFonts w:ascii="Arial" w:hAnsi="Arial" w:cs="Arial"/>
            <w:color w:val="000000" w:themeColor="text1"/>
          </w:rPr>
          <w:t>ановление</w:t>
        </w:r>
      </w:ins>
      <w:ins w:id="953" w:author="Дмитрий Ковтун" w:date="2021-03-11T15:56:00Z">
        <w:r w:rsidR="00BC7A32" w:rsidRPr="0056388F">
          <w:rPr>
            <w:rFonts w:ascii="Arial" w:hAnsi="Arial" w:cs="Arial"/>
            <w:color w:val="000000" w:themeColor="text1"/>
          </w:rPr>
          <w:t xml:space="preserve"> узлов/запчастей (материалы ОФ)</w:t>
        </w:r>
        <w:r w:rsidR="00BC7A32" w:rsidRPr="00F00EDF">
          <w:rPr>
            <w:rFonts w:ascii="Arial" w:hAnsi="Arial" w:cs="Arial"/>
            <w:color w:val="000000" w:themeColor="text1"/>
          </w:rPr>
          <w:t>» с видом работ ТОРО «</w:t>
        </w:r>
        <w:r w:rsidR="00BC7A32">
          <w:rPr>
            <w:rFonts w:ascii="Arial" w:hAnsi="Arial" w:cs="Arial"/>
            <w:color w:val="000000" w:themeColor="text1"/>
          </w:rPr>
          <w:t xml:space="preserve">ВЗЧ </w:t>
        </w:r>
        <w:r w:rsidR="00BC7A32" w:rsidRPr="00F00EDF">
          <w:rPr>
            <w:rFonts w:ascii="Arial" w:hAnsi="Arial" w:cs="Arial"/>
            <w:color w:val="000000" w:themeColor="text1"/>
          </w:rPr>
          <w:t>- Восстановление запасных частей»</w:t>
        </w:r>
        <w:r w:rsidR="00BC7A32">
          <w:rPr>
            <w:rFonts w:ascii="Arial" w:hAnsi="Arial" w:cs="Arial"/>
            <w:color w:val="000000" w:themeColor="text1"/>
          </w:rPr>
          <w:t xml:space="preserve"> </w:t>
        </w:r>
      </w:ins>
      <w:r w:rsidR="006607DB" w:rsidRPr="00F00EDF">
        <w:rPr>
          <w:rFonts w:ascii="Arial" w:hAnsi="Arial" w:cs="Arial"/>
          <w:color w:val="000000" w:themeColor="text1"/>
        </w:rPr>
        <w:t>в системе выполняется операция отражения поступления</w:t>
      </w:r>
      <w:r w:rsidR="00A023C8" w:rsidRPr="00F00EDF">
        <w:rPr>
          <w:rFonts w:ascii="Arial" w:hAnsi="Arial" w:cs="Arial"/>
          <w:color w:val="000000" w:themeColor="text1"/>
        </w:rPr>
        <w:t xml:space="preserve"> восстановленного (исправного) узла ОФ на склад.</w:t>
      </w:r>
    </w:p>
    <w:p w14:paraId="28CDD384" w14:textId="1C687B05" w:rsidR="00E9033C" w:rsidRPr="00F00EDF" w:rsidDel="009817B1" w:rsidRDefault="00E9033C">
      <w:pPr>
        <w:spacing w:after="240" w:line="276" w:lineRule="auto"/>
        <w:ind w:firstLine="567"/>
        <w:rPr>
          <w:del w:id="954" w:author="Дмитрий Ковтун" w:date="2021-03-11T16:03:00Z"/>
          <w:rFonts w:ascii="Arial" w:hAnsi="Arial" w:cs="Arial"/>
          <w:color w:val="000000" w:themeColor="text1"/>
        </w:rPr>
      </w:pPr>
      <w:del w:id="955" w:author="Дмитрий Ковтун" w:date="2021-03-11T16:03:00Z">
        <w:r w:rsidRPr="00F00EDF" w:rsidDel="009817B1">
          <w:rPr>
            <w:rFonts w:ascii="Arial" w:hAnsi="Arial" w:cs="Arial"/>
            <w:color w:val="000000" w:themeColor="text1"/>
          </w:rPr>
          <w:delText>Инженер Т</w:delText>
        </w:r>
        <w:r w:rsidR="00A023C8" w:rsidRPr="00F00EDF" w:rsidDel="009817B1">
          <w:rPr>
            <w:rFonts w:ascii="Arial" w:hAnsi="Arial" w:cs="Arial"/>
            <w:color w:val="000000" w:themeColor="text1"/>
          </w:rPr>
          <w:delText>О</w:delText>
        </w:r>
        <w:r w:rsidRPr="00F00EDF" w:rsidDel="009817B1">
          <w:rPr>
            <w:rFonts w:ascii="Arial" w:hAnsi="Arial" w:cs="Arial"/>
            <w:color w:val="000000" w:themeColor="text1"/>
          </w:rPr>
          <w:delText xml:space="preserve">иР </w:delText>
        </w:r>
        <w:r w:rsidR="00C33BE6" w:rsidRPr="00F00EDF" w:rsidDel="009817B1">
          <w:rPr>
            <w:rFonts w:ascii="Arial" w:hAnsi="Arial" w:cs="Arial"/>
            <w:color w:val="000000" w:themeColor="text1"/>
          </w:rPr>
          <w:delText xml:space="preserve">УО </w:delText>
        </w:r>
        <w:r w:rsidRPr="00F00EDF" w:rsidDel="009817B1">
          <w:rPr>
            <w:rFonts w:ascii="Arial" w:hAnsi="Arial" w:cs="Arial"/>
            <w:color w:val="000000" w:themeColor="text1"/>
          </w:rPr>
          <w:delText>выполняет поступление восстановленного узла ОФ на склад с использованием стандартной транзакции «</w:delText>
        </w:r>
        <w:r w:rsidR="00E24047" w:rsidRPr="00F00EDF" w:rsidDel="009817B1">
          <w:rPr>
            <w:rFonts w:ascii="Arial" w:hAnsi="Arial" w:cs="Arial"/>
            <w:color w:val="000000" w:themeColor="text1"/>
            <w:lang w:val="en-US"/>
          </w:rPr>
          <w:delText>MIGO</w:delText>
        </w:r>
      </w:del>
      <w:del w:id="956" w:author="Дмитрий Ковтун" w:date="2021-03-11T15:58:00Z">
        <w:r w:rsidRPr="00F00EDF" w:rsidDel="00BC7A32">
          <w:rPr>
            <w:rFonts w:ascii="Arial" w:hAnsi="Arial" w:cs="Arial"/>
            <w:color w:val="000000" w:themeColor="text1"/>
          </w:rPr>
          <w:delText>»</w:delText>
        </w:r>
      </w:del>
      <w:del w:id="957" w:author="Дмитрий Ковтун" w:date="2021-03-11T16:03:00Z">
        <w:r w:rsidR="00AE0DDE" w:rsidRPr="00F00EDF" w:rsidDel="009817B1">
          <w:rPr>
            <w:rFonts w:ascii="Arial" w:hAnsi="Arial" w:cs="Arial"/>
            <w:color w:val="000000" w:themeColor="text1"/>
          </w:rPr>
          <w:delText xml:space="preserve"> - Движение материала</w:delText>
        </w:r>
        <w:r w:rsidRPr="00F00EDF" w:rsidDel="009817B1">
          <w:rPr>
            <w:rFonts w:ascii="Arial" w:hAnsi="Arial" w:cs="Arial"/>
            <w:color w:val="000000" w:themeColor="text1"/>
          </w:rPr>
          <w:delText xml:space="preserve">. Необходимым требованием для выполнения этого шага является наличие </w:delText>
        </w:r>
        <w:r w:rsidR="00A023C8" w:rsidRPr="00F00EDF" w:rsidDel="009817B1">
          <w:rPr>
            <w:rFonts w:ascii="Arial" w:hAnsi="Arial" w:cs="Arial"/>
            <w:color w:val="000000" w:themeColor="text1"/>
          </w:rPr>
          <w:delText xml:space="preserve">плановой потребности в восстановлении в виде резервирования </w:delText>
        </w:r>
        <w:r w:rsidRPr="00F00EDF" w:rsidDel="009817B1">
          <w:rPr>
            <w:rFonts w:ascii="Arial" w:hAnsi="Arial" w:cs="Arial"/>
            <w:color w:val="000000" w:themeColor="text1"/>
          </w:rPr>
          <w:delText>заказа ТОРО.</w:delText>
        </w:r>
      </w:del>
    </w:p>
    <w:p w14:paraId="124CE363" w14:textId="77777777" w:rsidR="009817B1" w:rsidRDefault="00BC7A32" w:rsidP="009817B1">
      <w:pPr>
        <w:spacing w:after="240" w:line="276" w:lineRule="auto"/>
        <w:ind w:firstLine="567"/>
        <w:rPr>
          <w:ins w:id="958" w:author="Дмитрий Ковтун" w:date="2021-03-11T16:03:00Z"/>
          <w:rFonts w:ascii="Arial" w:hAnsi="Arial" w:cs="Arial"/>
          <w:color w:val="000000" w:themeColor="text1"/>
        </w:rPr>
      </w:pPr>
      <w:ins w:id="959" w:author="Дмитрий Ковтун" w:date="2021-03-11T15:59:00Z">
        <w:r>
          <w:rPr>
            <w:rFonts w:ascii="Arial" w:hAnsi="Arial" w:cs="Arial"/>
            <w:color w:val="000000" w:themeColor="text1"/>
          </w:rPr>
          <w:t>Ответственный сотрудник с ролью «</w:t>
        </w:r>
        <w:r w:rsidRPr="00F00EDF">
          <w:rPr>
            <w:rFonts w:ascii="Arial" w:hAnsi="Arial" w:cs="Arial"/>
            <w:color w:val="000000" w:themeColor="text1"/>
          </w:rPr>
          <w:t>Инженер ТОиР УО</w:t>
        </w:r>
        <w:r>
          <w:rPr>
            <w:rFonts w:ascii="Arial" w:hAnsi="Arial" w:cs="Arial"/>
            <w:color w:val="000000" w:themeColor="text1"/>
          </w:rPr>
          <w:t>»</w:t>
        </w:r>
        <w:r w:rsidRPr="00F00EDF">
          <w:rPr>
            <w:rFonts w:ascii="Arial" w:hAnsi="Arial" w:cs="Arial"/>
            <w:color w:val="000000" w:themeColor="text1"/>
          </w:rPr>
          <w:t xml:space="preserve"> </w:t>
        </w:r>
      </w:ins>
      <w:del w:id="960" w:author="Дмитрий Ковтун" w:date="2021-03-11T15:59:00Z">
        <w:r w:rsidR="00E9033C" w:rsidRPr="00F00EDF" w:rsidDel="00BC7A32">
          <w:rPr>
            <w:rFonts w:ascii="Arial" w:hAnsi="Arial" w:cs="Arial"/>
            <w:color w:val="000000" w:themeColor="text1"/>
          </w:rPr>
          <w:delText>Инженер Т</w:delText>
        </w:r>
        <w:r w:rsidR="00A023C8" w:rsidRPr="00F00EDF" w:rsidDel="00BC7A32">
          <w:rPr>
            <w:rFonts w:ascii="Arial" w:hAnsi="Arial" w:cs="Arial"/>
            <w:color w:val="000000" w:themeColor="text1"/>
          </w:rPr>
          <w:delText>О</w:delText>
        </w:r>
        <w:r w:rsidR="00E9033C" w:rsidRPr="00F00EDF" w:rsidDel="00BC7A32">
          <w:rPr>
            <w:rFonts w:ascii="Arial" w:hAnsi="Arial" w:cs="Arial"/>
            <w:color w:val="000000" w:themeColor="text1"/>
          </w:rPr>
          <w:delText xml:space="preserve">иР </w:delText>
        </w:r>
        <w:r w:rsidR="00C33BE6" w:rsidRPr="00F00EDF" w:rsidDel="00BC7A32">
          <w:rPr>
            <w:rFonts w:ascii="Arial" w:hAnsi="Arial" w:cs="Arial"/>
            <w:color w:val="000000" w:themeColor="text1"/>
          </w:rPr>
          <w:delText xml:space="preserve">УО </w:delText>
        </w:r>
      </w:del>
      <w:r w:rsidR="00E9033C" w:rsidRPr="00F00EDF">
        <w:rPr>
          <w:rFonts w:ascii="Arial" w:hAnsi="Arial" w:cs="Arial"/>
          <w:color w:val="000000" w:themeColor="text1"/>
        </w:rPr>
        <w:t xml:space="preserve">выполняет подтверждение операций заказа ТОРО на восстановление в транзакции </w:t>
      </w:r>
      <w:ins w:id="961" w:author="Дмитрий Ковтун" w:date="2021-03-11T16:00:00Z">
        <w:r>
          <w:rPr>
            <w:rFonts w:ascii="Arial" w:hAnsi="Arial" w:cs="Arial"/>
            <w:color w:val="000000" w:themeColor="text1"/>
          </w:rPr>
          <w:t>«</w:t>
        </w:r>
      </w:ins>
      <w:r w:rsidR="00E9033C" w:rsidRPr="00F00EDF">
        <w:rPr>
          <w:rFonts w:ascii="Arial" w:hAnsi="Arial" w:cs="Arial"/>
          <w:color w:val="000000" w:themeColor="text1"/>
          <w:lang w:val="en-US"/>
        </w:rPr>
        <w:t>IW</w:t>
      </w:r>
      <w:r w:rsidR="00E9033C" w:rsidRPr="00F00EDF">
        <w:rPr>
          <w:rFonts w:ascii="Arial" w:hAnsi="Arial" w:cs="Arial"/>
          <w:color w:val="000000" w:themeColor="text1"/>
        </w:rPr>
        <w:t>41</w:t>
      </w:r>
      <w:ins w:id="962" w:author="Дмитрий Ковтун" w:date="2021-03-11T16:00:00Z">
        <w:r>
          <w:rPr>
            <w:rFonts w:ascii="Arial" w:hAnsi="Arial" w:cs="Arial"/>
            <w:color w:val="000000" w:themeColor="text1"/>
          </w:rPr>
          <w:t xml:space="preserve"> </w:t>
        </w:r>
      </w:ins>
      <w:ins w:id="963" w:author="Дмитрий Ковтун" w:date="2021-03-11T16:01:00Z">
        <w:r w:rsidRPr="00BC7A32">
          <w:rPr>
            <w:rFonts w:ascii="Arial" w:hAnsi="Arial" w:cs="Arial"/>
            <w:color w:val="000000" w:themeColor="text1"/>
          </w:rPr>
          <w:t>- Ввод подтверждения заказов ТОРО</w:t>
        </w:r>
        <w:r>
          <w:rPr>
            <w:rFonts w:ascii="Arial" w:hAnsi="Arial" w:cs="Arial"/>
            <w:color w:val="000000" w:themeColor="text1"/>
          </w:rPr>
          <w:t>»</w:t>
        </w:r>
      </w:ins>
      <w:r w:rsidR="00E9033C" w:rsidRPr="00BC7A32">
        <w:rPr>
          <w:rFonts w:ascii="Arial" w:hAnsi="Arial" w:cs="Arial"/>
          <w:color w:val="000000" w:themeColor="text1"/>
        </w:rPr>
        <w:t>.</w:t>
      </w:r>
      <w:r w:rsidR="00E9033C" w:rsidRPr="00F00EDF">
        <w:rPr>
          <w:rFonts w:ascii="Arial" w:hAnsi="Arial" w:cs="Arial"/>
          <w:color w:val="000000" w:themeColor="text1"/>
        </w:rPr>
        <w:t xml:space="preserve"> После подтверждения заказа ТОРО на восстановление Инженер </w:t>
      </w:r>
      <w:r w:rsidR="00A023C8" w:rsidRPr="00F00EDF">
        <w:rPr>
          <w:rFonts w:ascii="Arial" w:hAnsi="Arial" w:cs="Arial"/>
          <w:color w:val="000000" w:themeColor="text1"/>
        </w:rPr>
        <w:t>ТОиР</w:t>
      </w:r>
      <w:r w:rsidR="00E9033C" w:rsidRPr="00F00EDF">
        <w:rPr>
          <w:rFonts w:ascii="Arial" w:hAnsi="Arial" w:cs="Arial"/>
          <w:color w:val="000000" w:themeColor="text1"/>
        </w:rPr>
        <w:t xml:space="preserve"> </w:t>
      </w:r>
      <w:r w:rsidR="00C33BE6" w:rsidRPr="00F00EDF">
        <w:rPr>
          <w:rFonts w:ascii="Arial" w:hAnsi="Arial" w:cs="Arial"/>
          <w:color w:val="000000" w:themeColor="text1"/>
        </w:rPr>
        <w:t xml:space="preserve">УО </w:t>
      </w:r>
      <w:r w:rsidR="00E9033C" w:rsidRPr="00F00EDF">
        <w:rPr>
          <w:rFonts w:ascii="Arial" w:hAnsi="Arial" w:cs="Arial"/>
          <w:color w:val="000000" w:themeColor="text1"/>
        </w:rPr>
        <w:t xml:space="preserve">выполняет списание израсходованных МТР </w:t>
      </w:r>
      <w:r w:rsidR="00E9033C" w:rsidRPr="00F00EDF">
        <w:rPr>
          <w:rFonts w:ascii="Arial" w:hAnsi="Arial" w:cs="Arial"/>
          <w:color w:val="000000" w:themeColor="text1"/>
          <w:lang w:val="en-US"/>
        </w:rPr>
        <w:t>c</w:t>
      </w:r>
      <w:r w:rsidR="00E9033C" w:rsidRPr="00F00EDF">
        <w:rPr>
          <w:rFonts w:ascii="Arial" w:hAnsi="Arial" w:cs="Arial"/>
          <w:color w:val="000000" w:themeColor="text1"/>
        </w:rPr>
        <w:t xml:space="preserve"> контировкой на заказ на восстановление в транзакции </w:t>
      </w:r>
      <w:r w:rsidR="007F2540" w:rsidRPr="00F00EDF">
        <w:rPr>
          <w:rFonts w:ascii="Arial" w:hAnsi="Arial" w:cs="Arial"/>
          <w:color w:val="000000" w:themeColor="text1"/>
        </w:rPr>
        <w:t>«</w:t>
      </w:r>
      <w:r w:rsidR="00E9033C" w:rsidRPr="00F00EDF">
        <w:rPr>
          <w:rFonts w:ascii="Arial" w:hAnsi="Arial" w:cs="Arial"/>
          <w:color w:val="000000" w:themeColor="text1"/>
          <w:lang w:val="en-US"/>
        </w:rPr>
        <w:t>MIGO</w:t>
      </w:r>
      <w:r w:rsidR="007F2540" w:rsidRPr="00F00EDF">
        <w:rPr>
          <w:rFonts w:ascii="Arial" w:hAnsi="Arial" w:cs="Arial"/>
          <w:color w:val="000000" w:themeColor="text1"/>
        </w:rPr>
        <w:t>» - Движение материала</w:t>
      </w:r>
      <w:r w:rsidR="00E9033C" w:rsidRPr="00F00EDF">
        <w:rPr>
          <w:rFonts w:ascii="Arial" w:hAnsi="Arial" w:cs="Arial"/>
          <w:color w:val="000000" w:themeColor="text1"/>
        </w:rPr>
        <w:t>.</w:t>
      </w:r>
      <w:ins w:id="964" w:author="Дмитрий Ковтун" w:date="2021-03-11T16:03:00Z">
        <w:r w:rsidR="009817B1" w:rsidRPr="009817B1">
          <w:rPr>
            <w:rFonts w:ascii="Arial" w:hAnsi="Arial" w:cs="Arial"/>
            <w:color w:val="000000" w:themeColor="text1"/>
          </w:rPr>
          <w:t xml:space="preserve"> </w:t>
        </w:r>
      </w:ins>
    </w:p>
    <w:p w14:paraId="432D29D7" w14:textId="79D7F952" w:rsidR="009817B1" w:rsidRPr="00F00EDF" w:rsidRDefault="009817B1" w:rsidP="009817B1">
      <w:pPr>
        <w:spacing w:after="240" w:line="276" w:lineRule="auto"/>
        <w:ind w:firstLine="567"/>
        <w:rPr>
          <w:ins w:id="965" w:author="Дмитрий Ковтун" w:date="2021-03-11T16:03:00Z"/>
          <w:rFonts w:ascii="Arial" w:hAnsi="Arial" w:cs="Arial"/>
          <w:color w:val="000000" w:themeColor="text1"/>
        </w:rPr>
      </w:pPr>
      <w:ins w:id="966" w:author="Дмитрий Ковтун" w:date="2021-03-11T16:04:00Z">
        <w:r>
          <w:rPr>
            <w:rFonts w:ascii="Arial" w:hAnsi="Arial" w:cs="Arial"/>
            <w:color w:val="000000" w:themeColor="text1"/>
          </w:rPr>
          <w:t>После отражения расхода МТР</w:t>
        </w:r>
      </w:ins>
      <w:ins w:id="967" w:author="Дмитрий Ковтун" w:date="2021-03-11T16:03:00Z">
        <w:r>
          <w:rPr>
            <w:rFonts w:ascii="Arial" w:hAnsi="Arial" w:cs="Arial"/>
            <w:color w:val="000000" w:themeColor="text1"/>
          </w:rPr>
          <w:t xml:space="preserve"> «</w:t>
        </w:r>
        <w:r w:rsidRPr="00F00EDF">
          <w:rPr>
            <w:rFonts w:ascii="Arial" w:hAnsi="Arial" w:cs="Arial"/>
            <w:color w:val="000000" w:themeColor="text1"/>
          </w:rPr>
          <w:t>Инженер ТОиР УО</w:t>
        </w:r>
        <w:r>
          <w:rPr>
            <w:rFonts w:ascii="Arial" w:hAnsi="Arial" w:cs="Arial"/>
            <w:color w:val="000000" w:themeColor="text1"/>
          </w:rPr>
          <w:t>»</w:t>
        </w:r>
        <w:r w:rsidRPr="00F00EDF">
          <w:rPr>
            <w:rFonts w:ascii="Arial" w:hAnsi="Arial" w:cs="Arial"/>
            <w:color w:val="000000" w:themeColor="text1"/>
          </w:rPr>
          <w:t xml:space="preserve"> выполняет поступление восстановленного узла ОФ на склад с использованием стандартной транзакции «</w:t>
        </w:r>
        <w:r w:rsidRPr="00F00EDF">
          <w:rPr>
            <w:rFonts w:ascii="Arial" w:hAnsi="Arial" w:cs="Arial"/>
            <w:color w:val="000000" w:themeColor="text1"/>
            <w:lang w:val="en-US"/>
          </w:rPr>
          <w:t>MIGO</w:t>
        </w:r>
        <w:r w:rsidRPr="00F00EDF">
          <w:rPr>
            <w:rFonts w:ascii="Arial" w:hAnsi="Arial" w:cs="Arial"/>
            <w:color w:val="000000" w:themeColor="text1"/>
          </w:rPr>
          <w:t xml:space="preserve"> - Движение материала</w:t>
        </w:r>
        <w:r>
          <w:rPr>
            <w:rFonts w:ascii="Arial" w:hAnsi="Arial" w:cs="Arial"/>
            <w:color w:val="000000" w:themeColor="text1"/>
          </w:rPr>
          <w:t>»</w:t>
        </w:r>
        <w:r w:rsidRPr="00F00EDF">
          <w:rPr>
            <w:rFonts w:ascii="Arial" w:hAnsi="Arial" w:cs="Arial"/>
            <w:color w:val="000000" w:themeColor="text1"/>
          </w:rPr>
          <w:t>. Необходимым требованием для выполнения этого шага является наличие плановой потребности в восстановлении в виде резервирования заказа ТОРО.</w:t>
        </w:r>
      </w:ins>
    </w:p>
    <w:p w14:paraId="7B382F50" w14:textId="31C7ACF5" w:rsidR="00E9033C" w:rsidRPr="00F00EDF" w:rsidRDefault="00D1493F">
      <w:pPr>
        <w:spacing w:after="240" w:line="276" w:lineRule="auto"/>
        <w:ind w:firstLine="567"/>
        <w:rPr>
          <w:rFonts w:ascii="Arial" w:hAnsi="Arial" w:cs="Arial"/>
          <w:color w:val="000000" w:themeColor="text1"/>
        </w:rPr>
      </w:pPr>
      <w:del w:id="968" w:author="Дмитрий Ковтун" w:date="2021-03-11T16:03:00Z">
        <w:r w:rsidRPr="00F00EDF" w:rsidDel="009817B1">
          <w:rPr>
            <w:rFonts w:ascii="Arial" w:hAnsi="Arial" w:cs="Arial"/>
            <w:color w:val="000000" w:themeColor="text1"/>
          </w:rPr>
          <w:delText xml:space="preserve"> Контировка заказа ТОРО – это определение МВЗ и счета, на которые дебетуются затраты заказа.</w:delText>
        </w:r>
      </w:del>
    </w:p>
    <w:p w14:paraId="3807735D" w14:textId="77777777" w:rsidR="007E3D53" w:rsidRPr="00F00EDF" w:rsidRDefault="007E3D53">
      <w:pPr>
        <w:rPr>
          <w:rFonts w:eastAsiaTheme="majorEastAsia"/>
        </w:rPr>
      </w:pPr>
    </w:p>
    <w:p w14:paraId="10E19A11" w14:textId="39A767C8" w:rsidR="00D47A85" w:rsidRPr="00F00EDF" w:rsidRDefault="0012135C">
      <w:pPr>
        <w:pStyle w:val="4"/>
      </w:pPr>
      <w:r w:rsidRPr="00F00EDF">
        <w:t xml:space="preserve">Шаг процесса </w:t>
      </w:r>
      <w:r w:rsidR="0063138C" w:rsidRPr="00F00EDF">
        <w:t>3</w:t>
      </w:r>
      <w:r w:rsidR="00697A33" w:rsidRPr="00F00EDF">
        <w:t xml:space="preserve">0 </w:t>
      </w:r>
      <w:r w:rsidRPr="00F00EDF">
        <w:t xml:space="preserve">– </w:t>
      </w:r>
      <w:r w:rsidR="00697A33" w:rsidRPr="00F00EDF">
        <w:t>Проверка документации по выполненной операции монтажа\демонтажа</w:t>
      </w:r>
    </w:p>
    <w:p w14:paraId="39E04B81" w14:textId="77777777" w:rsidR="00CF18EA" w:rsidRPr="00F00EDF" w:rsidRDefault="00CF18EA">
      <w:pPr>
        <w:rPr>
          <w:rFonts w:ascii="Arial" w:eastAsiaTheme="majorEastAsia" w:hAnsi="Arial" w:cstheme="majorBidi"/>
          <w:caps/>
        </w:rPr>
      </w:pPr>
    </w:p>
    <w:p w14:paraId="6CBD58B8" w14:textId="0D7D5C6E" w:rsidR="001F0BD6" w:rsidRDefault="00B714F6">
      <w:pPr>
        <w:spacing w:after="240" w:line="276" w:lineRule="auto"/>
        <w:ind w:firstLine="567"/>
        <w:rPr>
          <w:ins w:id="969" w:author="Дмитрий Ковтун" w:date="2021-03-11T16:21:00Z"/>
          <w:rFonts w:ascii="Arial" w:hAnsi="Arial" w:cs="Arial"/>
          <w:color w:val="000000" w:themeColor="text1"/>
        </w:rPr>
      </w:pPr>
      <w:ins w:id="970" w:author="Дмитрий Ковтун" w:date="2021-03-11T16:05:00Z">
        <w:r>
          <w:rPr>
            <w:rFonts w:ascii="Arial" w:hAnsi="Arial" w:cs="Arial"/>
            <w:color w:val="000000" w:themeColor="text1"/>
          </w:rPr>
          <w:lastRenderedPageBreak/>
          <w:t>Ответственный сотрудник с ролью «</w:t>
        </w:r>
      </w:ins>
      <w:r w:rsidR="005D131B" w:rsidRPr="00F00EDF">
        <w:rPr>
          <w:rFonts w:ascii="Arial" w:hAnsi="Arial" w:cs="Arial"/>
          <w:color w:val="000000" w:themeColor="text1"/>
        </w:rPr>
        <w:t>Инженер Т</w:t>
      </w:r>
      <w:r w:rsidR="00A023C8" w:rsidRPr="00F00EDF">
        <w:rPr>
          <w:rFonts w:ascii="Arial" w:hAnsi="Arial" w:cs="Arial"/>
          <w:color w:val="000000" w:themeColor="text1"/>
        </w:rPr>
        <w:t>О</w:t>
      </w:r>
      <w:r w:rsidR="005D131B" w:rsidRPr="00F00EDF">
        <w:rPr>
          <w:rFonts w:ascii="Arial" w:hAnsi="Arial" w:cs="Arial"/>
          <w:color w:val="000000" w:themeColor="text1"/>
        </w:rPr>
        <w:t>иР</w:t>
      </w:r>
      <w:r w:rsidR="00C33BE6" w:rsidRPr="00F00EDF">
        <w:rPr>
          <w:rFonts w:ascii="Arial" w:hAnsi="Arial" w:cs="Arial"/>
          <w:color w:val="000000" w:themeColor="text1"/>
        </w:rPr>
        <w:t xml:space="preserve"> УО</w:t>
      </w:r>
      <w:ins w:id="971" w:author="Дмитрий Ковтун" w:date="2021-03-11T16:05:00Z">
        <w:r>
          <w:rPr>
            <w:rFonts w:ascii="Arial" w:hAnsi="Arial" w:cs="Arial"/>
            <w:color w:val="000000" w:themeColor="text1"/>
          </w:rPr>
          <w:t>»</w:t>
        </w:r>
      </w:ins>
      <w:r w:rsidR="001B7128" w:rsidRPr="00F00EDF">
        <w:rPr>
          <w:rFonts w:ascii="Arial" w:hAnsi="Arial" w:cs="Arial"/>
          <w:color w:val="000000" w:themeColor="text1"/>
        </w:rPr>
        <w:t xml:space="preserve">, </w:t>
      </w:r>
      <w:del w:id="972" w:author="Дмитрий Ковтун" w:date="2021-03-11T16:20:00Z">
        <w:r w:rsidR="001B7128" w:rsidRPr="00F00EDF" w:rsidDel="00D77565">
          <w:rPr>
            <w:rFonts w:ascii="Arial" w:hAnsi="Arial" w:cs="Arial"/>
            <w:color w:val="000000" w:themeColor="text1"/>
          </w:rPr>
          <w:delText xml:space="preserve">при помощи стандартных транзакций </w:delText>
        </w:r>
        <w:r w:rsidR="001B7128" w:rsidRPr="00F00EDF" w:rsidDel="00D77565">
          <w:rPr>
            <w:rFonts w:ascii="Arial" w:hAnsi="Arial" w:cs="Arial"/>
            <w:color w:val="000000" w:themeColor="text1"/>
            <w:lang w:val="en-US"/>
          </w:rPr>
          <w:delText>IQ</w:delText>
        </w:r>
        <w:r w:rsidR="001B7128" w:rsidRPr="00F00EDF" w:rsidDel="00D77565">
          <w:rPr>
            <w:rFonts w:ascii="Arial" w:hAnsi="Arial" w:cs="Arial"/>
            <w:color w:val="000000" w:themeColor="text1"/>
          </w:rPr>
          <w:delText>0</w:delText>
        </w:r>
        <w:r w:rsidR="00922A5C" w:rsidRPr="00632245" w:rsidDel="00D77565">
          <w:rPr>
            <w:rFonts w:ascii="Arial" w:hAnsi="Arial" w:cs="Arial"/>
            <w:color w:val="000000" w:themeColor="text1"/>
          </w:rPr>
          <w:delText>9</w:delText>
        </w:r>
        <w:r w:rsidR="001B7128" w:rsidRPr="00F00EDF" w:rsidDel="00D77565">
          <w:rPr>
            <w:rFonts w:ascii="Arial" w:hAnsi="Arial" w:cs="Arial"/>
            <w:color w:val="000000" w:themeColor="text1"/>
          </w:rPr>
          <w:delText xml:space="preserve"> (просмотр списка серийных номеров) и </w:delText>
        </w:r>
        <w:r w:rsidR="001B7128" w:rsidRPr="00F00EDF" w:rsidDel="00D77565">
          <w:rPr>
            <w:rFonts w:ascii="Arial" w:hAnsi="Arial" w:cs="Arial"/>
            <w:color w:val="000000" w:themeColor="text1"/>
            <w:lang w:val="en-US"/>
          </w:rPr>
          <w:delText>IH</w:delText>
        </w:r>
        <w:r w:rsidR="001B7128" w:rsidRPr="00F00EDF" w:rsidDel="00D77565">
          <w:rPr>
            <w:rFonts w:ascii="Arial" w:hAnsi="Arial" w:cs="Arial"/>
            <w:color w:val="000000" w:themeColor="text1"/>
          </w:rPr>
          <w:delText>01</w:delText>
        </w:r>
        <w:r w:rsidR="00B41A57" w:rsidRPr="00F00EDF" w:rsidDel="00D77565">
          <w:rPr>
            <w:rFonts w:ascii="Arial" w:hAnsi="Arial" w:cs="Arial"/>
            <w:color w:val="000000" w:themeColor="text1"/>
          </w:rPr>
          <w:delText xml:space="preserve"> (</w:delText>
        </w:r>
        <w:r w:rsidR="00A023C8" w:rsidRPr="00F00EDF" w:rsidDel="00D77565">
          <w:rPr>
            <w:rFonts w:ascii="Arial" w:hAnsi="Arial" w:cs="Arial"/>
            <w:color w:val="000000" w:themeColor="text1"/>
          </w:rPr>
          <w:delText>структура</w:delText>
        </w:r>
        <w:r w:rsidR="00B41A57" w:rsidRPr="00F00EDF" w:rsidDel="00D77565">
          <w:rPr>
            <w:rFonts w:ascii="Arial" w:hAnsi="Arial" w:cs="Arial"/>
            <w:color w:val="000000" w:themeColor="text1"/>
          </w:rPr>
          <w:delText xml:space="preserve"> технических мест)</w:delText>
        </w:r>
        <w:r w:rsidR="005D131B" w:rsidRPr="00F00EDF" w:rsidDel="00D77565">
          <w:rPr>
            <w:rFonts w:ascii="Arial" w:hAnsi="Arial" w:cs="Arial"/>
            <w:color w:val="000000" w:themeColor="text1"/>
          </w:rPr>
          <w:delText xml:space="preserve"> анализирует </w:delText>
        </w:r>
      </w:del>
      <w:del w:id="973" w:author="Дмитрий Ковтун" w:date="2021-03-11T16:06:00Z">
        <w:r w:rsidR="005D131B" w:rsidRPr="00F00EDF" w:rsidDel="00B714F6">
          <w:rPr>
            <w:rFonts w:ascii="Arial" w:hAnsi="Arial" w:cs="Arial"/>
            <w:color w:val="000000" w:themeColor="text1"/>
          </w:rPr>
          <w:delText>документы</w:delText>
        </w:r>
      </w:del>
      <w:del w:id="974" w:author="Дмитрий Ковтун" w:date="2021-03-11T16:09:00Z">
        <w:r w:rsidR="005D131B" w:rsidRPr="00F00EDF" w:rsidDel="00B714F6">
          <w:rPr>
            <w:rFonts w:ascii="Arial" w:hAnsi="Arial" w:cs="Arial"/>
            <w:color w:val="000000" w:themeColor="text1"/>
          </w:rPr>
          <w:delText xml:space="preserve">, </w:delText>
        </w:r>
      </w:del>
      <w:del w:id="975" w:author="Дмитрий Ковтун" w:date="2021-03-11T16:07:00Z">
        <w:r w:rsidR="005D131B" w:rsidRPr="00F00EDF" w:rsidDel="00B714F6">
          <w:rPr>
            <w:rFonts w:ascii="Arial" w:hAnsi="Arial" w:cs="Arial"/>
            <w:color w:val="000000" w:themeColor="text1"/>
          </w:rPr>
          <w:delText xml:space="preserve">отражающие </w:delText>
        </w:r>
      </w:del>
      <w:del w:id="976" w:author="Дмитрий Ковтун" w:date="2021-03-11T16:09:00Z">
        <w:r w:rsidR="005D131B" w:rsidRPr="00F00EDF" w:rsidDel="00B714F6">
          <w:rPr>
            <w:rFonts w:ascii="Arial" w:hAnsi="Arial" w:cs="Arial"/>
            <w:color w:val="000000" w:themeColor="text1"/>
          </w:rPr>
          <w:delText xml:space="preserve">факт выполнения </w:delText>
        </w:r>
      </w:del>
      <w:del w:id="977" w:author="Дмитрий Ковтун" w:date="2021-03-11T16:13:00Z">
        <w:r w:rsidR="005D131B" w:rsidRPr="00F00EDF" w:rsidDel="00D77565">
          <w:rPr>
            <w:rFonts w:ascii="Arial" w:hAnsi="Arial" w:cs="Arial"/>
            <w:color w:val="000000" w:themeColor="text1"/>
          </w:rPr>
          <w:delText>монтажа/демонтажа узла ОФ</w:delText>
        </w:r>
      </w:del>
      <w:ins w:id="978" w:author="Дмитрий Ковтун" w:date="2021-03-11T16:20:00Z">
        <w:r w:rsidR="00D77565">
          <w:rPr>
            <w:rFonts w:ascii="Arial" w:hAnsi="Arial" w:cs="Arial"/>
            <w:color w:val="000000" w:themeColor="text1"/>
          </w:rPr>
          <w:t>н</w:t>
        </w:r>
      </w:ins>
      <w:ins w:id="979" w:author="Дмитрий Ковтун" w:date="2021-03-11T16:13:00Z">
        <w:r w:rsidR="00D77565">
          <w:rPr>
            <w:rFonts w:ascii="Arial" w:hAnsi="Arial" w:cs="Arial"/>
            <w:color w:val="000000" w:themeColor="text1"/>
          </w:rPr>
          <w:t>а основ</w:t>
        </w:r>
      </w:ins>
      <w:ins w:id="980" w:author="Дмитрий Ковтун" w:date="2021-03-11T16:26:00Z">
        <w:r w:rsidR="00282500">
          <w:rPr>
            <w:rFonts w:ascii="Arial" w:hAnsi="Arial" w:cs="Arial"/>
            <w:color w:val="000000" w:themeColor="text1"/>
          </w:rPr>
          <w:t>ании</w:t>
        </w:r>
      </w:ins>
      <w:ins w:id="981" w:author="Дмитрий Ковтун" w:date="2021-03-11T16:13:00Z">
        <w:r w:rsidR="00D77565">
          <w:rPr>
            <w:rFonts w:ascii="Arial" w:hAnsi="Arial" w:cs="Arial"/>
            <w:color w:val="000000" w:themeColor="text1"/>
          </w:rPr>
          <w:t xml:space="preserve"> </w:t>
        </w:r>
      </w:ins>
      <w:del w:id="982" w:author="Дмитрий Ковтун" w:date="2021-03-11T16:07:00Z">
        <w:r w:rsidR="005D131B" w:rsidRPr="00F00EDF" w:rsidDel="00B714F6">
          <w:rPr>
            <w:rFonts w:ascii="Arial" w:hAnsi="Arial" w:cs="Arial"/>
            <w:color w:val="000000" w:themeColor="text1"/>
          </w:rPr>
          <w:delText>:</w:delText>
        </w:r>
        <w:r w:rsidR="002024E8" w:rsidRPr="00F00EDF" w:rsidDel="00B714F6">
          <w:rPr>
            <w:rFonts w:ascii="Arial" w:hAnsi="Arial" w:cs="Arial"/>
            <w:color w:val="000000" w:themeColor="text1"/>
          </w:rPr>
          <w:delText xml:space="preserve"> </w:delText>
        </w:r>
      </w:del>
      <w:del w:id="983" w:author="Дмитрий Ковтун" w:date="2021-03-11T16:14:00Z">
        <w:r w:rsidR="002024E8" w:rsidRPr="00F00EDF" w:rsidDel="00D77565">
          <w:rPr>
            <w:rFonts w:ascii="Arial" w:hAnsi="Arial" w:cs="Arial"/>
            <w:color w:val="000000" w:themeColor="text1"/>
          </w:rPr>
          <w:delText>«Дефектная</w:delText>
        </w:r>
        <w:r w:rsidR="007E3D53" w:rsidRPr="00F00EDF" w:rsidDel="00D77565">
          <w:rPr>
            <w:rFonts w:ascii="Arial" w:hAnsi="Arial" w:cs="Arial"/>
            <w:color w:val="000000" w:themeColor="text1"/>
          </w:rPr>
          <w:delText xml:space="preserve"> ведомость</w:delText>
        </w:r>
        <w:r w:rsidR="002024E8" w:rsidRPr="00F00EDF" w:rsidDel="00D77565">
          <w:rPr>
            <w:rFonts w:ascii="Arial" w:hAnsi="Arial" w:cs="Arial"/>
            <w:color w:val="000000" w:themeColor="text1"/>
          </w:rPr>
          <w:delText xml:space="preserve">» (в системе это </w:delText>
        </w:r>
      </w:del>
      <w:r w:rsidR="002024E8" w:rsidRPr="00F00EDF">
        <w:rPr>
          <w:rFonts w:ascii="Arial" w:hAnsi="Arial" w:cs="Arial"/>
          <w:color w:val="000000" w:themeColor="text1"/>
        </w:rPr>
        <w:t>информаци</w:t>
      </w:r>
      <w:del w:id="984" w:author="Дмитрий Ковтун" w:date="2021-03-11T16:14:00Z">
        <w:r w:rsidR="002024E8" w:rsidRPr="00F00EDF" w:rsidDel="00D77565">
          <w:rPr>
            <w:rFonts w:ascii="Arial" w:hAnsi="Arial" w:cs="Arial"/>
            <w:color w:val="000000" w:themeColor="text1"/>
          </w:rPr>
          <w:delText>я</w:delText>
        </w:r>
      </w:del>
      <w:ins w:id="985" w:author="Дмитрий Ковтун" w:date="2021-03-11T16:14:00Z">
        <w:r w:rsidR="00D77565">
          <w:rPr>
            <w:rFonts w:ascii="Arial" w:hAnsi="Arial" w:cs="Arial"/>
            <w:color w:val="000000" w:themeColor="text1"/>
          </w:rPr>
          <w:t>и</w:t>
        </w:r>
      </w:ins>
      <w:r w:rsidR="002024E8" w:rsidRPr="00F00EDF">
        <w:rPr>
          <w:rFonts w:ascii="Arial" w:hAnsi="Arial" w:cs="Arial"/>
          <w:color w:val="000000" w:themeColor="text1"/>
        </w:rPr>
        <w:t xml:space="preserve"> из заказа ТОРО</w:t>
      </w:r>
      <w:del w:id="986" w:author="Дмитрий Ковтун" w:date="2021-03-11T16:14:00Z">
        <w:r w:rsidR="002024E8" w:rsidRPr="00F00EDF" w:rsidDel="00D77565">
          <w:rPr>
            <w:rFonts w:ascii="Arial" w:hAnsi="Arial" w:cs="Arial"/>
            <w:color w:val="000000" w:themeColor="text1"/>
          </w:rPr>
          <w:delText>)</w:delText>
        </w:r>
      </w:del>
      <w:ins w:id="987" w:author="Дмитрий Ковтун" w:date="2021-03-11T16:14:00Z">
        <w:r w:rsidR="00D77565">
          <w:rPr>
            <w:rFonts w:ascii="Arial" w:hAnsi="Arial" w:cs="Arial"/>
            <w:color w:val="000000" w:themeColor="text1"/>
          </w:rPr>
          <w:t>, в рамках которого выполнялись операции по замене узлов/запасных частей ОФ</w:t>
        </w:r>
      </w:ins>
      <w:ins w:id="988" w:author="Дмитрий Ковтун" w:date="2021-03-11T16:16:00Z">
        <w:r w:rsidR="00D77565">
          <w:rPr>
            <w:rFonts w:ascii="Arial" w:hAnsi="Arial" w:cs="Arial"/>
            <w:color w:val="000000" w:themeColor="text1"/>
          </w:rPr>
          <w:t>, а также</w:t>
        </w:r>
      </w:ins>
      <w:del w:id="989" w:author="Дмитрий Ковтун" w:date="2021-03-11T16:16:00Z">
        <w:r w:rsidR="002024E8" w:rsidRPr="00F00EDF" w:rsidDel="00D77565">
          <w:rPr>
            <w:rFonts w:ascii="Arial" w:hAnsi="Arial" w:cs="Arial"/>
            <w:color w:val="000000" w:themeColor="text1"/>
          </w:rPr>
          <w:delText xml:space="preserve"> и </w:delText>
        </w:r>
      </w:del>
      <w:ins w:id="990" w:author="Дмитрий Ковтун" w:date="2021-03-11T16:16:00Z">
        <w:r w:rsidR="00D77565">
          <w:rPr>
            <w:rFonts w:ascii="Arial" w:hAnsi="Arial" w:cs="Arial"/>
            <w:color w:val="000000" w:themeColor="text1"/>
          </w:rPr>
          <w:t xml:space="preserve"> </w:t>
        </w:r>
      </w:ins>
      <w:ins w:id="991" w:author="Дмитрий Ковтун" w:date="2021-03-11T16:26:00Z">
        <w:r w:rsidR="00282500">
          <w:rPr>
            <w:rFonts w:ascii="Arial" w:hAnsi="Arial" w:cs="Arial"/>
            <w:color w:val="000000" w:themeColor="text1"/>
          </w:rPr>
          <w:t xml:space="preserve">на основании </w:t>
        </w:r>
      </w:ins>
      <w:r w:rsidR="002024E8" w:rsidRPr="00F00EDF">
        <w:rPr>
          <w:rFonts w:ascii="Arial" w:hAnsi="Arial" w:cs="Arial"/>
          <w:color w:val="000000" w:themeColor="text1"/>
        </w:rPr>
        <w:t>акт</w:t>
      </w:r>
      <w:ins w:id="992" w:author="Дмитрий Ковтун" w:date="2021-03-11T16:14:00Z">
        <w:r w:rsidR="00D77565">
          <w:rPr>
            <w:rFonts w:ascii="Arial" w:hAnsi="Arial" w:cs="Arial"/>
            <w:color w:val="000000" w:themeColor="text1"/>
          </w:rPr>
          <w:t>а</w:t>
        </w:r>
      </w:ins>
      <w:r w:rsidR="002024E8" w:rsidRPr="00F00EDF">
        <w:rPr>
          <w:rFonts w:ascii="Arial" w:hAnsi="Arial" w:cs="Arial"/>
          <w:color w:val="000000" w:themeColor="text1"/>
        </w:rPr>
        <w:t xml:space="preserve"> о </w:t>
      </w:r>
      <w:r w:rsidR="00617C0D" w:rsidRPr="00F00EDF">
        <w:rPr>
          <w:rFonts w:ascii="Arial" w:hAnsi="Arial" w:cs="Arial"/>
          <w:color w:val="000000" w:themeColor="text1"/>
        </w:rPr>
        <w:t>выполненном</w:t>
      </w:r>
      <w:r w:rsidR="002024E8" w:rsidRPr="00F00EDF">
        <w:rPr>
          <w:rFonts w:ascii="Arial" w:hAnsi="Arial" w:cs="Arial"/>
          <w:color w:val="000000" w:themeColor="text1"/>
        </w:rPr>
        <w:t xml:space="preserve"> монтаже/демонт</w:t>
      </w:r>
      <w:r w:rsidR="00D94DFE" w:rsidRPr="00F00EDF">
        <w:rPr>
          <w:rFonts w:ascii="Arial" w:hAnsi="Arial" w:cs="Arial"/>
          <w:color w:val="000000" w:themeColor="text1"/>
        </w:rPr>
        <w:t>аже</w:t>
      </w:r>
      <w:ins w:id="993" w:author="Дмитрий Ковтун" w:date="2021-03-11T16:16:00Z">
        <w:r w:rsidR="00D77565">
          <w:rPr>
            <w:rFonts w:ascii="Arial" w:hAnsi="Arial" w:cs="Arial"/>
            <w:color w:val="000000" w:themeColor="text1"/>
          </w:rPr>
          <w:t xml:space="preserve"> (документ ведется вне системы)</w:t>
        </w:r>
      </w:ins>
      <w:r w:rsidR="007E3D53" w:rsidRPr="00F00EDF">
        <w:rPr>
          <w:rFonts w:ascii="Arial" w:hAnsi="Arial" w:cs="Arial"/>
          <w:color w:val="000000" w:themeColor="text1"/>
        </w:rPr>
        <w:t xml:space="preserve">, </w:t>
      </w:r>
      <w:del w:id="994" w:author="Дмитрий Ковтун" w:date="2021-03-11T16:16:00Z">
        <w:r w:rsidR="007E3D53" w:rsidRPr="00F00EDF" w:rsidDel="00D77565">
          <w:rPr>
            <w:rFonts w:ascii="Arial" w:hAnsi="Arial" w:cs="Arial"/>
            <w:color w:val="000000" w:themeColor="text1"/>
          </w:rPr>
          <w:delText>определяя</w:delText>
        </w:r>
      </w:del>
      <w:ins w:id="995" w:author="Дмитрий Ковтун" w:date="2021-03-11T16:16:00Z">
        <w:r w:rsidR="00D77565" w:rsidRPr="00F00EDF">
          <w:rPr>
            <w:rFonts w:ascii="Arial" w:hAnsi="Arial" w:cs="Arial"/>
            <w:color w:val="000000" w:themeColor="text1"/>
          </w:rPr>
          <w:t>определя</w:t>
        </w:r>
        <w:r w:rsidR="00D77565">
          <w:rPr>
            <w:rFonts w:ascii="Arial" w:hAnsi="Arial" w:cs="Arial"/>
            <w:color w:val="000000" w:themeColor="text1"/>
          </w:rPr>
          <w:t>ет</w:t>
        </w:r>
      </w:ins>
      <w:r w:rsidR="007E3D53" w:rsidRPr="00F00EDF">
        <w:rPr>
          <w:rFonts w:ascii="Arial" w:hAnsi="Arial" w:cs="Arial"/>
          <w:color w:val="000000" w:themeColor="text1"/>
        </w:rPr>
        <w:t>, какая именно операция была выполнена и какой информационный объект</w:t>
      </w:r>
      <w:r w:rsidR="0064499B" w:rsidRPr="00F00EDF">
        <w:rPr>
          <w:rFonts w:ascii="Arial" w:hAnsi="Arial" w:cs="Arial"/>
          <w:color w:val="000000" w:themeColor="text1"/>
        </w:rPr>
        <w:t xml:space="preserve"> </w:t>
      </w:r>
      <w:r w:rsidR="007E3D53" w:rsidRPr="00F00EDF">
        <w:rPr>
          <w:rFonts w:ascii="Arial" w:hAnsi="Arial" w:cs="Arial"/>
          <w:color w:val="000000" w:themeColor="text1"/>
        </w:rPr>
        <w:t xml:space="preserve">необходимо </w:t>
      </w:r>
      <w:r w:rsidR="007F6A32" w:rsidRPr="00F00EDF">
        <w:rPr>
          <w:rFonts w:ascii="Arial" w:hAnsi="Arial" w:cs="Arial"/>
          <w:color w:val="000000" w:themeColor="text1"/>
        </w:rPr>
        <w:t>использовать</w:t>
      </w:r>
      <w:r w:rsidR="007E3D53" w:rsidRPr="00F00EDF">
        <w:rPr>
          <w:rFonts w:ascii="Arial" w:hAnsi="Arial" w:cs="Arial"/>
          <w:color w:val="000000" w:themeColor="text1"/>
        </w:rPr>
        <w:t xml:space="preserve"> для отражения в системе данной операции</w:t>
      </w:r>
      <w:r w:rsidR="007F6A32" w:rsidRPr="00F00EDF">
        <w:rPr>
          <w:rFonts w:ascii="Arial" w:hAnsi="Arial" w:cs="Arial"/>
          <w:color w:val="000000" w:themeColor="text1"/>
        </w:rPr>
        <w:t xml:space="preserve"> (единицу оборудования</w:t>
      </w:r>
      <w:ins w:id="996" w:author="Дмитрий Ковтун" w:date="2021-03-11T16:18:00Z">
        <w:r w:rsidR="00D77565">
          <w:rPr>
            <w:rFonts w:ascii="Arial" w:hAnsi="Arial" w:cs="Arial"/>
            <w:color w:val="000000" w:themeColor="text1"/>
          </w:rPr>
          <w:t xml:space="preserve"> </w:t>
        </w:r>
      </w:ins>
      <w:del w:id="997" w:author="Дмитрий Ковтун" w:date="2021-03-11T16:18:00Z">
        <w:r w:rsidR="007F6A32" w:rsidRPr="00F00EDF" w:rsidDel="00D77565">
          <w:rPr>
            <w:rFonts w:ascii="Arial" w:hAnsi="Arial" w:cs="Arial"/>
            <w:color w:val="000000" w:themeColor="text1"/>
          </w:rPr>
          <w:delText xml:space="preserve">, </w:delText>
        </w:r>
      </w:del>
      <w:del w:id="998" w:author="Дмитрий Ковтун" w:date="2021-03-11T16:17:00Z">
        <w:r w:rsidR="007F6A32" w:rsidRPr="00F00EDF" w:rsidDel="00D77565">
          <w:rPr>
            <w:rFonts w:ascii="Arial" w:hAnsi="Arial" w:cs="Arial"/>
            <w:color w:val="000000" w:themeColor="text1"/>
          </w:rPr>
          <w:delText xml:space="preserve">материал с серийным номером </w:delText>
        </w:r>
      </w:del>
      <w:r w:rsidR="007F6A32" w:rsidRPr="00F00EDF">
        <w:rPr>
          <w:rFonts w:ascii="Arial" w:hAnsi="Arial" w:cs="Arial"/>
          <w:color w:val="000000" w:themeColor="text1"/>
        </w:rPr>
        <w:t>или материал</w:t>
      </w:r>
      <w:del w:id="999" w:author="Дмитрий Ковтун" w:date="2021-03-11T16:19:00Z">
        <w:r w:rsidR="007F6A32" w:rsidRPr="00F00EDF" w:rsidDel="00D77565">
          <w:rPr>
            <w:rFonts w:ascii="Arial" w:hAnsi="Arial" w:cs="Arial"/>
            <w:color w:val="000000" w:themeColor="text1"/>
          </w:rPr>
          <w:delText xml:space="preserve"> без серийного номера</w:delText>
        </w:r>
      </w:del>
      <w:r w:rsidR="007F6A32" w:rsidRPr="00F00EDF">
        <w:rPr>
          <w:rFonts w:ascii="Arial" w:hAnsi="Arial" w:cs="Arial"/>
          <w:color w:val="000000" w:themeColor="text1"/>
        </w:rPr>
        <w:t>)</w:t>
      </w:r>
      <w:r w:rsidR="007E3D53" w:rsidRPr="00F00EDF">
        <w:rPr>
          <w:rFonts w:ascii="Arial" w:hAnsi="Arial" w:cs="Arial"/>
          <w:color w:val="000000" w:themeColor="text1"/>
        </w:rPr>
        <w:t>.</w:t>
      </w:r>
      <w:r w:rsidR="000E573D" w:rsidRPr="00F00EDF">
        <w:rPr>
          <w:rFonts w:ascii="Arial" w:hAnsi="Arial" w:cs="Arial"/>
          <w:color w:val="000000" w:themeColor="text1"/>
        </w:rPr>
        <w:t xml:space="preserve"> </w:t>
      </w:r>
    </w:p>
    <w:p w14:paraId="09632C5B" w14:textId="3FD20E82" w:rsidR="00D77565" w:rsidRDefault="00282500" w:rsidP="00D77565">
      <w:pPr>
        <w:spacing w:after="240" w:line="276" w:lineRule="auto"/>
        <w:ind w:firstLine="567"/>
        <w:rPr>
          <w:ins w:id="1000" w:author="Дмитрий Ковтун" w:date="2021-03-11T16:22:00Z"/>
          <w:rFonts w:ascii="Arial" w:hAnsi="Arial" w:cs="Arial"/>
          <w:color w:val="000000" w:themeColor="text1"/>
        </w:rPr>
      </w:pPr>
      <w:ins w:id="1001" w:author="Дмитрий Ковтун" w:date="2021-03-11T16:22:00Z">
        <w:r>
          <w:rPr>
            <w:rFonts w:ascii="Arial" w:hAnsi="Arial" w:cs="Arial"/>
            <w:color w:val="000000" w:themeColor="text1"/>
          </w:rPr>
          <w:t>П</w:t>
        </w:r>
      </w:ins>
      <w:ins w:id="1002" w:author="Дмитрий Ковтун" w:date="2021-03-11T16:21:00Z">
        <w:r w:rsidR="00D77565" w:rsidRPr="00F00EDF">
          <w:rPr>
            <w:rFonts w:ascii="Arial" w:hAnsi="Arial" w:cs="Arial"/>
            <w:color w:val="000000" w:themeColor="text1"/>
          </w:rPr>
          <w:t xml:space="preserve">ри помощи стандартных транзакций </w:t>
        </w:r>
        <w:r w:rsidR="00D77565" w:rsidRPr="00F00EDF">
          <w:rPr>
            <w:rFonts w:ascii="Arial" w:hAnsi="Arial" w:cs="Arial"/>
            <w:color w:val="000000" w:themeColor="text1"/>
            <w:lang w:val="en-US"/>
          </w:rPr>
          <w:t>IQ</w:t>
        </w:r>
        <w:r w:rsidR="00D77565" w:rsidRPr="00F00EDF">
          <w:rPr>
            <w:rFonts w:ascii="Arial" w:hAnsi="Arial" w:cs="Arial"/>
            <w:color w:val="000000" w:themeColor="text1"/>
          </w:rPr>
          <w:t>0</w:t>
        </w:r>
        <w:r w:rsidR="00D77565" w:rsidRPr="00632245">
          <w:rPr>
            <w:rFonts w:ascii="Arial" w:hAnsi="Arial" w:cs="Arial"/>
            <w:color w:val="000000" w:themeColor="text1"/>
          </w:rPr>
          <w:t>9</w:t>
        </w:r>
        <w:r w:rsidR="00D77565" w:rsidRPr="00F00EDF">
          <w:rPr>
            <w:rFonts w:ascii="Arial" w:hAnsi="Arial" w:cs="Arial"/>
            <w:color w:val="000000" w:themeColor="text1"/>
          </w:rPr>
          <w:t xml:space="preserve"> (просмотр списка серийных номеров) и </w:t>
        </w:r>
        <w:r w:rsidR="00D77565" w:rsidRPr="00F00EDF">
          <w:rPr>
            <w:rFonts w:ascii="Arial" w:hAnsi="Arial" w:cs="Arial"/>
            <w:color w:val="000000" w:themeColor="text1"/>
            <w:lang w:val="en-US"/>
          </w:rPr>
          <w:t>IH</w:t>
        </w:r>
        <w:r w:rsidR="00D77565" w:rsidRPr="00F00EDF">
          <w:rPr>
            <w:rFonts w:ascii="Arial" w:hAnsi="Arial" w:cs="Arial"/>
            <w:color w:val="000000" w:themeColor="text1"/>
          </w:rPr>
          <w:t xml:space="preserve">01 (структура технических мест) </w:t>
        </w:r>
      </w:ins>
      <w:ins w:id="1003" w:author="Дмитрий Ковтун" w:date="2021-03-11T16:22:00Z">
        <w:r>
          <w:rPr>
            <w:rFonts w:ascii="Arial" w:hAnsi="Arial" w:cs="Arial"/>
            <w:color w:val="000000" w:themeColor="text1"/>
          </w:rPr>
          <w:t xml:space="preserve">выполняется </w:t>
        </w:r>
      </w:ins>
      <w:ins w:id="1004" w:author="Дмитрий Ковтун" w:date="2021-03-11T16:21:00Z">
        <w:r w:rsidR="00D77565" w:rsidRPr="00F00EDF">
          <w:rPr>
            <w:rFonts w:ascii="Arial" w:hAnsi="Arial" w:cs="Arial"/>
            <w:color w:val="000000" w:themeColor="text1"/>
          </w:rPr>
          <w:t xml:space="preserve">анализ </w:t>
        </w:r>
        <w:r w:rsidR="00D77565">
          <w:rPr>
            <w:rFonts w:ascii="Arial" w:hAnsi="Arial" w:cs="Arial"/>
            <w:color w:val="000000" w:themeColor="text1"/>
          </w:rPr>
          <w:t>информаци</w:t>
        </w:r>
      </w:ins>
      <w:ins w:id="1005" w:author="Дмитрий Ковтун" w:date="2021-03-11T16:22:00Z">
        <w:r>
          <w:rPr>
            <w:rFonts w:ascii="Arial" w:hAnsi="Arial" w:cs="Arial"/>
            <w:color w:val="000000" w:themeColor="text1"/>
          </w:rPr>
          <w:t>и</w:t>
        </w:r>
      </w:ins>
      <w:ins w:id="1006" w:author="Дмитрий Ковтун" w:date="2021-03-11T16:21:00Z">
        <w:r w:rsidR="00D77565">
          <w:rPr>
            <w:rFonts w:ascii="Arial" w:hAnsi="Arial" w:cs="Arial"/>
            <w:color w:val="000000" w:themeColor="text1"/>
          </w:rPr>
          <w:t xml:space="preserve"> по объект</w:t>
        </w:r>
      </w:ins>
      <w:ins w:id="1007" w:author="Дмитрий Ковтун" w:date="2021-03-11T16:22:00Z">
        <w:r>
          <w:rPr>
            <w:rFonts w:ascii="Arial" w:hAnsi="Arial" w:cs="Arial"/>
            <w:color w:val="000000" w:themeColor="text1"/>
          </w:rPr>
          <w:t>ам</w:t>
        </w:r>
      </w:ins>
      <w:ins w:id="1008" w:author="Дмитрий Ковтун" w:date="2021-03-11T16:21:00Z">
        <w:r w:rsidR="00D77565">
          <w:rPr>
            <w:rFonts w:ascii="Arial" w:hAnsi="Arial" w:cs="Arial"/>
            <w:color w:val="000000" w:themeColor="text1"/>
          </w:rPr>
          <w:t xml:space="preserve"> демонтажа/монтажа</w:t>
        </w:r>
      </w:ins>
      <w:ins w:id="1009" w:author="Дмитрий Ковтун" w:date="2021-03-11T16:22:00Z">
        <w:r>
          <w:rPr>
            <w:rFonts w:ascii="Arial" w:hAnsi="Arial" w:cs="Arial"/>
            <w:color w:val="000000" w:themeColor="text1"/>
          </w:rPr>
          <w:t>, являющихся единицами оборудования</w:t>
        </w:r>
      </w:ins>
      <w:ins w:id="1010" w:author="Дмитрий Ковтун" w:date="2021-03-11T16:21:00Z">
        <w:r w:rsidR="00D77565">
          <w:rPr>
            <w:rFonts w:ascii="Arial" w:hAnsi="Arial" w:cs="Arial"/>
            <w:color w:val="000000" w:themeColor="text1"/>
          </w:rPr>
          <w:t>.</w:t>
        </w:r>
      </w:ins>
    </w:p>
    <w:p w14:paraId="788367FE" w14:textId="03587A01" w:rsidR="00282500" w:rsidRPr="00F00EDF" w:rsidRDefault="00282500" w:rsidP="00282500">
      <w:pPr>
        <w:spacing w:after="240" w:line="276" w:lineRule="auto"/>
        <w:ind w:firstLine="567"/>
        <w:rPr>
          <w:rFonts w:ascii="Arial" w:hAnsi="Arial" w:cs="Arial"/>
          <w:color w:val="000000" w:themeColor="text1"/>
        </w:rPr>
      </w:pPr>
      <w:ins w:id="1011" w:author="Дмитрий Ковтун" w:date="2021-03-11T16:23:00Z">
        <w:r>
          <w:rPr>
            <w:rFonts w:ascii="Arial" w:hAnsi="Arial" w:cs="Arial"/>
            <w:color w:val="000000" w:themeColor="text1"/>
          </w:rPr>
          <w:t xml:space="preserve">В случае, если объектом монтажа/демонтажа является материал, то анализ данных по запасам материалов в транзакции </w:t>
        </w:r>
      </w:ins>
      <w:ins w:id="1012" w:author="Дмитрий Ковтун" w:date="2021-03-11T16:25:00Z">
        <w:r>
          <w:rPr>
            <w:rFonts w:ascii="Arial" w:hAnsi="Arial" w:cs="Arial"/>
            <w:color w:val="000000" w:themeColor="text1"/>
          </w:rPr>
          <w:t>«</w:t>
        </w:r>
      </w:ins>
      <w:ins w:id="1013" w:author="Дмитрий Ковтун" w:date="2021-03-11T16:23:00Z">
        <w:r w:rsidRPr="00632245">
          <w:rPr>
            <w:rFonts w:ascii="Arial" w:hAnsi="Arial" w:cs="Arial"/>
            <w:color w:val="000000" w:themeColor="text1"/>
          </w:rPr>
          <w:t>МВ52 - Просмотр складских запасов к материалу</w:t>
        </w:r>
        <w:r>
          <w:rPr>
            <w:rFonts w:ascii="Arial" w:hAnsi="Arial" w:cs="Arial"/>
            <w:color w:val="000000" w:themeColor="text1"/>
          </w:rPr>
          <w:t>».</w:t>
        </w:r>
      </w:ins>
    </w:p>
    <w:p w14:paraId="37018846" w14:textId="62AFE6E2" w:rsidR="007E3D53" w:rsidRPr="00F00EDF" w:rsidRDefault="000E573D">
      <w:pPr>
        <w:spacing w:after="240" w:line="276" w:lineRule="auto"/>
        <w:ind w:firstLine="567"/>
        <w:rPr>
          <w:rFonts w:ascii="Arial" w:hAnsi="Arial" w:cs="Arial"/>
          <w:color w:val="000000" w:themeColor="text1"/>
        </w:rPr>
      </w:pPr>
      <w:r w:rsidRPr="00F00EDF">
        <w:rPr>
          <w:rFonts w:ascii="Arial" w:hAnsi="Arial" w:cs="Arial"/>
          <w:color w:val="000000" w:themeColor="text1"/>
        </w:rPr>
        <w:t>Дальнейшими шагами по результату проверки могут быть «</w:t>
      </w:r>
      <w:r w:rsidR="00CB2085" w:rsidRPr="00F00EDF">
        <w:rPr>
          <w:rFonts w:ascii="Arial" w:hAnsi="Arial" w:cs="Arial"/>
          <w:color w:val="000000" w:themeColor="text1"/>
        </w:rPr>
        <w:t>5</w:t>
      </w:r>
      <w:r w:rsidRPr="00F00EDF">
        <w:rPr>
          <w:rFonts w:ascii="Arial" w:hAnsi="Arial" w:cs="Arial"/>
          <w:color w:val="000000" w:themeColor="text1"/>
        </w:rPr>
        <w:t xml:space="preserve">0 </w:t>
      </w:r>
      <w:r w:rsidR="009842EF" w:rsidRPr="00F00EDF">
        <w:rPr>
          <w:rFonts w:ascii="Arial" w:hAnsi="Arial" w:cs="Arial"/>
          <w:color w:val="000000" w:themeColor="text1"/>
        </w:rPr>
        <w:t>–</w:t>
      </w:r>
      <w:r w:rsidRPr="00F00EDF">
        <w:rPr>
          <w:rFonts w:ascii="Arial" w:hAnsi="Arial" w:cs="Arial"/>
          <w:color w:val="000000" w:themeColor="text1"/>
        </w:rPr>
        <w:t xml:space="preserve"> Поступление демонтированного материала на склад» или «</w:t>
      </w:r>
      <w:r w:rsidR="00CB2085" w:rsidRPr="00F00EDF">
        <w:rPr>
          <w:rFonts w:ascii="Arial" w:hAnsi="Arial" w:cs="Arial"/>
          <w:color w:val="000000" w:themeColor="text1"/>
        </w:rPr>
        <w:t>6</w:t>
      </w:r>
      <w:r w:rsidRPr="00F00EDF">
        <w:rPr>
          <w:rFonts w:ascii="Arial" w:hAnsi="Arial" w:cs="Arial"/>
          <w:color w:val="000000" w:themeColor="text1"/>
        </w:rPr>
        <w:t>0 – Проверка на наличие единицы оборудования».</w:t>
      </w:r>
    </w:p>
    <w:p w14:paraId="50D5C1F7" w14:textId="77777777" w:rsidR="005D05BF" w:rsidRPr="00F00EDF" w:rsidRDefault="005D05BF">
      <w:pPr>
        <w:rPr>
          <w:rFonts w:eastAsiaTheme="majorEastAsia"/>
        </w:rPr>
      </w:pPr>
    </w:p>
    <w:p w14:paraId="337F0715" w14:textId="6FE7839F" w:rsidR="00F61571" w:rsidRPr="00F00EDF" w:rsidRDefault="00F61571">
      <w:pPr>
        <w:pStyle w:val="4"/>
      </w:pPr>
      <w:r w:rsidRPr="00F00EDF">
        <w:t xml:space="preserve">Шаг процесса </w:t>
      </w:r>
      <w:r w:rsidR="0063138C" w:rsidRPr="00F00EDF">
        <w:t>4</w:t>
      </w:r>
      <w:r w:rsidRPr="00F00EDF">
        <w:t>0 – Поступление демонтированного материала на склад</w:t>
      </w:r>
    </w:p>
    <w:p w14:paraId="4062273F" w14:textId="77777777" w:rsidR="0039585D" w:rsidRPr="00F00EDF" w:rsidRDefault="0039585D">
      <w:pPr>
        <w:rPr>
          <w:rFonts w:ascii="Arial" w:hAnsi="Arial" w:cs="Arial"/>
          <w:color w:val="000000" w:themeColor="text1"/>
        </w:rPr>
      </w:pPr>
    </w:p>
    <w:p w14:paraId="10888251" w14:textId="0A1105AA" w:rsidR="0039585D" w:rsidRPr="00F00EDF" w:rsidRDefault="0039585D">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Данный шаг выполняется после того как </w:t>
      </w:r>
      <w:ins w:id="1014" w:author="Дмитрий Ковтун" w:date="2021-03-11T17:26:00Z">
        <w:r w:rsidR="0002032A">
          <w:rPr>
            <w:rFonts w:ascii="Arial" w:hAnsi="Arial" w:cs="Arial"/>
            <w:color w:val="000000" w:themeColor="text1"/>
          </w:rPr>
          <w:t xml:space="preserve">ответственный сотрудник с ролью </w:t>
        </w:r>
      </w:ins>
      <w:ins w:id="1015" w:author="Дмитрий Ковтун" w:date="2021-03-11T17:27:00Z">
        <w:r w:rsidR="0002032A">
          <w:rPr>
            <w:rFonts w:ascii="Arial" w:hAnsi="Arial" w:cs="Arial"/>
            <w:color w:val="000000" w:themeColor="text1"/>
          </w:rPr>
          <w:t>«</w:t>
        </w:r>
      </w:ins>
      <w:r w:rsidRPr="00F00EDF">
        <w:rPr>
          <w:rFonts w:ascii="Arial" w:hAnsi="Arial" w:cs="Arial"/>
          <w:color w:val="000000" w:themeColor="text1"/>
        </w:rPr>
        <w:t>Инженер Т</w:t>
      </w:r>
      <w:r w:rsidR="00A023C8" w:rsidRPr="00F00EDF">
        <w:rPr>
          <w:rFonts w:ascii="Arial" w:hAnsi="Arial" w:cs="Arial"/>
          <w:color w:val="000000" w:themeColor="text1"/>
        </w:rPr>
        <w:t>О</w:t>
      </w:r>
      <w:r w:rsidRPr="00F00EDF">
        <w:rPr>
          <w:rFonts w:ascii="Arial" w:hAnsi="Arial" w:cs="Arial"/>
          <w:color w:val="000000" w:themeColor="text1"/>
        </w:rPr>
        <w:t>иР</w:t>
      </w:r>
      <w:r w:rsidR="00C33BE6" w:rsidRPr="00F00EDF">
        <w:rPr>
          <w:rFonts w:ascii="Arial" w:hAnsi="Arial" w:cs="Arial"/>
          <w:color w:val="000000" w:themeColor="text1"/>
        </w:rPr>
        <w:t xml:space="preserve"> УО</w:t>
      </w:r>
      <w:ins w:id="1016" w:author="Дмитрий Ковтун" w:date="2021-03-11T17:27:00Z">
        <w:r w:rsidR="0002032A">
          <w:rPr>
            <w:rFonts w:ascii="Arial" w:hAnsi="Arial" w:cs="Arial"/>
            <w:color w:val="000000" w:themeColor="text1"/>
          </w:rPr>
          <w:t>»</w:t>
        </w:r>
      </w:ins>
      <w:r w:rsidRPr="00F00EDF">
        <w:rPr>
          <w:rFonts w:ascii="Arial" w:hAnsi="Arial" w:cs="Arial"/>
          <w:color w:val="000000" w:themeColor="text1"/>
        </w:rPr>
        <w:t xml:space="preserve">, в процессе проверки документов, отражающих факт выполнения монтажа/демонтажа узла ОФ, идентифицировал </w:t>
      </w:r>
      <w:del w:id="1017" w:author="Дмитрий Ковтун" w:date="2021-03-11T17:26:00Z">
        <w:r w:rsidRPr="00F00EDF" w:rsidDel="0002032A">
          <w:rPr>
            <w:rFonts w:ascii="Arial" w:hAnsi="Arial" w:cs="Arial"/>
            <w:color w:val="000000" w:themeColor="text1"/>
          </w:rPr>
          <w:delText xml:space="preserve">узел </w:delText>
        </w:r>
      </w:del>
      <w:ins w:id="1018" w:author="Дмитрий Ковтун" w:date="2021-03-11T17:26:00Z">
        <w:r w:rsidR="0002032A">
          <w:rPr>
            <w:rFonts w:ascii="Arial" w:hAnsi="Arial" w:cs="Arial"/>
            <w:color w:val="000000" w:themeColor="text1"/>
          </w:rPr>
          <w:t>позицию</w:t>
        </w:r>
        <w:r w:rsidR="0002032A" w:rsidRPr="00F00EDF">
          <w:rPr>
            <w:rFonts w:ascii="Arial" w:hAnsi="Arial" w:cs="Arial"/>
            <w:color w:val="000000" w:themeColor="text1"/>
          </w:rPr>
          <w:t xml:space="preserve"> </w:t>
        </w:r>
      </w:ins>
      <w:r w:rsidRPr="00F00EDF">
        <w:rPr>
          <w:rFonts w:ascii="Arial" w:hAnsi="Arial" w:cs="Arial"/>
          <w:color w:val="000000" w:themeColor="text1"/>
        </w:rPr>
        <w:t>ОФ как материал без серийного номера (</w:t>
      </w:r>
      <w:del w:id="1019" w:author="Дмитрий Ковтун" w:date="2021-03-11T17:25:00Z">
        <w:r w:rsidRPr="00F00EDF" w:rsidDel="0002032A">
          <w:rPr>
            <w:rFonts w:ascii="Arial" w:hAnsi="Arial" w:cs="Arial"/>
            <w:color w:val="000000" w:themeColor="text1"/>
          </w:rPr>
          <w:delText>т.к. узел</w:delText>
        </w:r>
      </w:del>
      <w:ins w:id="1020" w:author="Дмитрий Ковтун" w:date="2021-03-11T17:26:00Z">
        <w:r w:rsidR="0002032A">
          <w:rPr>
            <w:rFonts w:ascii="Arial" w:hAnsi="Arial" w:cs="Arial"/>
            <w:color w:val="000000" w:themeColor="text1"/>
          </w:rPr>
          <w:t>ОФ</w:t>
        </w:r>
      </w:ins>
      <w:ins w:id="1021" w:author="Дмитрий Ковтун" w:date="2021-03-11T17:25:00Z">
        <w:r w:rsidR="0002032A">
          <w:rPr>
            <w:rFonts w:ascii="Arial" w:hAnsi="Arial" w:cs="Arial"/>
            <w:color w:val="000000" w:themeColor="text1"/>
          </w:rPr>
          <w:t>, который</w:t>
        </w:r>
      </w:ins>
      <w:r w:rsidRPr="00F00EDF">
        <w:rPr>
          <w:rFonts w:ascii="Arial" w:hAnsi="Arial" w:cs="Arial"/>
          <w:color w:val="000000" w:themeColor="text1"/>
        </w:rPr>
        <w:t xml:space="preserve"> хранится на складе обезличено).</w:t>
      </w:r>
    </w:p>
    <w:p w14:paraId="34061E16" w14:textId="0E562BC1" w:rsidR="00E9033C" w:rsidRPr="00F00EDF" w:rsidRDefault="00244A4C">
      <w:pPr>
        <w:spacing w:after="240" w:line="276" w:lineRule="auto"/>
        <w:ind w:firstLine="567"/>
        <w:rPr>
          <w:rFonts w:ascii="Arial" w:hAnsi="Arial" w:cs="Arial"/>
          <w:color w:val="000000" w:themeColor="text1"/>
        </w:rPr>
      </w:pPr>
      <w:r w:rsidRPr="00F00EDF">
        <w:rPr>
          <w:rFonts w:ascii="Arial" w:hAnsi="Arial" w:cs="Arial"/>
          <w:color w:val="000000" w:themeColor="text1"/>
        </w:rPr>
        <w:t>Инженер Т</w:t>
      </w:r>
      <w:r w:rsidR="00A023C8" w:rsidRPr="00F00EDF">
        <w:rPr>
          <w:rFonts w:ascii="Arial" w:hAnsi="Arial" w:cs="Arial"/>
          <w:color w:val="000000" w:themeColor="text1"/>
        </w:rPr>
        <w:t>О</w:t>
      </w:r>
      <w:r w:rsidRPr="00F00EDF">
        <w:rPr>
          <w:rFonts w:ascii="Arial" w:hAnsi="Arial" w:cs="Arial"/>
          <w:color w:val="000000" w:themeColor="text1"/>
        </w:rPr>
        <w:t xml:space="preserve">иР </w:t>
      </w:r>
      <w:r w:rsidR="00C33BE6" w:rsidRPr="00F00EDF">
        <w:rPr>
          <w:rFonts w:ascii="Arial" w:hAnsi="Arial" w:cs="Arial"/>
          <w:color w:val="000000" w:themeColor="text1"/>
        </w:rPr>
        <w:t xml:space="preserve">УО </w:t>
      </w:r>
      <w:r w:rsidRPr="00F00EDF">
        <w:rPr>
          <w:rFonts w:ascii="Arial" w:hAnsi="Arial" w:cs="Arial"/>
          <w:color w:val="000000" w:themeColor="text1"/>
        </w:rPr>
        <w:t>анализирует</w:t>
      </w:r>
      <w:r w:rsidR="007E3D53" w:rsidRPr="00F00EDF">
        <w:rPr>
          <w:rFonts w:ascii="Arial" w:hAnsi="Arial" w:cs="Arial"/>
          <w:color w:val="000000" w:themeColor="text1"/>
        </w:rPr>
        <w:t xml:space="preserve"> состояни</w:t>
      </w:r>
      <w:r w:rsidR="003F0066" w:rsidRPr="00F00EDF">
        <w:rPr>
          <w:rFonts w:ascii="Arial" w:hAnsi="Arial" w:cs="Arial"/>
          <w:color w:val="000000" w:themeColor="text1"/>
        </w:rPr>
        <w:t>е</w:t>
      </w:r>
      <w:r w:rsidR="007E3D53" w:rsidRPr="00F00EDF">
        <w:rPr>
          <w:rFonts w:ascii="Arial" w:hAnsi="Arial" w:cs="Arial"/>
          <w:color w:val="000000" w:themeColor="text1"/>
        </w:rPr>
        <w:t xml:space="preserve"> узла</w:t>
      </w:r>
      <w:r w:rsidR="000E573D" w:rsidRPr="00F00EDF">
        <w:rPr>
          <w:rFonts w:ascii="Arial" w:hAnsi="Arial" w:cs="Arial"/>
          <w:color w:val="000000" w:themeColor="text1"/>
        </w:rPr>
        <w:t xml:space="preserve"> (</w:t>
      </w:r>
      <w:r w:rsidR="00C8680F" w:rsidRPr="00F00EDF">
        <w:rPr>
          <w:rFonts w:ascii="Arial" w:hAnsi="Arial" w:cs="Arial"/>
          <w:color w:val="000000" w:themeColor="text1"/>
        </w:rPr>
        <w:t>ОФ</w:t>
      </w:r>
      <w:r w:rsidR="000E573D" w:rsidRPr="00F00EDF">
        <w:rPr>
          <w:rFonts w:ascii="Arial" w:hAnsi="Arial" w:cs="Arial"/>
          <w:color w:val="000000" w:themeColor="text1"/>
        </w:rPr>
        <w:t>)</w:t>
      </w:r>
      <w:r w:rsidR="00BA03C2" w:rsidRPr="00F00EDF">
        <w:rPr>
          <w:rFonts w:ascii="Arial" w:hAnsi="Arial" w:cs="Arial"/>
          <w:color w:val="000000" w:themeColor="text1"/>
        </w:rPr>
        <w:t>, по результатам анализа формирует акт</w:t>
      </w:r>
      <w:r w:rsidR="00224710" w:rsidRPr="00F00EDF">
        <w:rPr>
          <w:rFonts w:ascii="Arial" w:hAnsi="Arial" w:cs="Arial"/>
          <w:color w:val="000000" w:themeColor="text1"/>
        </w:rPr>
        <w:t xml:space="preserve"> оценки</w:t>
      </w:r>
      <w:r w:rsidR="000E573D" w:rsidRPr="00F00EDF">
        <w:rPr>
          <w:rFonts w:ascii="Arial" w:hAnsi="Arial" w:cs="Arial"/>
          <w:color w:val="000000" w:themeColor="text1"/>
        </w:rPr>
        <w:t>.</w:t>
      </w:r>
      <w:r w:rsidRPr="00F00EDF">
        <w:rPr>
          <w:rFonts w:ascii="Arial" w:hAnsi="Arial" w:cs="Arial"/>
          <w:color w:val="000000" w:themeColor="text1"/>
        </w:rPr>
        <w:t xml:space="preserve"> </w:t>
      </w:r>
      <w:r w:rsidR="00224710" w:rsidRPr="00F00EDF">
        <w:rPr>
          <w:rFonts w:ascii="Arial" w:hAnsi="Arial" w:cs="Arial"/>
          <w:color w:val="000000" w:themeColor="text1"/>
        </w:rPr>
        <w:t xml:space="preserve">В зависимости от состояния ОФ в акте оценки, </w:t>
      </w:r>
      <w:r w:rsidR="00E84AC8" w:rsidRPr="00F00EDF">
        <w:rPr>
          <w:rFonts w:ascii="Arial" w:hAnsi="Arial" w:cs="Arial"/>
          <w:color w:val="000000" w:themeColor="text1"/>
        </w:rPr>
        <w:t xml:space="preserve">Инженер ТОиР УО </w:t>
      </w:r>
      <w:r w:rsidRPr="00F00EDF">
        <w:rPr>
          <w:rFonts w:ascii="Arial" w:hAnsi="Arial" w:cs="Arial"/>
          <w:color w:val="000000" w:themeColor="text1"/>
        </w:rPr>
        <w:t xml:space="preserve">осуществляет </w:t>
      </w:r>
      <w:r w:rsidR="00617C0D" w:rsidRPr="00F00EDF">
        <w:rPr>
          <w:rFonts w:ascii="Arial" w:hAnsi="Arial" w:cs="Arial"/>
          <w:color w:val="000000" w:themeColor="text1"/>
        </w:rPr>
        <w:t>оприходование</w:t>
      </w:r>
      <w:r w:rsidR="007E3D53" w:rsidRPr="00F00EDF">
        <w:rPr>
          <w:rFonts w:ascii="Arial" w:hAnsi="Arial" w:cs="Arial"/>
          <w:color w:val="000000" w:themeColor="text1"/>
        </w:rPr>
        <w:t xml:space="preserve"> узла</w:t>
      </w:r>
      <w:r w:rsidR="0015615A" w:rsidRPr="00F00EDF">
        <w:rPr>
          <w:rFonts w:ascii="Arial" w:hAnsi="Arial" w:cs="Arial"/>
          <w:color w:val="000000" w:themeColor="text1"/>
        </w:rPr>
        <w:t xml:space="preserve"> на склад </w:t>
      </w:r>
      <w:r w:rsidRPr="00F00EDF">
        <w:rPr>
          <w:rFonts w:ascii="Arial" w:hAnsi="Arial" w:cs="Arial"/>
          <w:color w:val="000000" w:themeColor="text1"/>
        </w:rPr>
        <w:t xml:space="preserve">с указанием </w:t>
      </w:r>
      <w:r w:rsidR="000E573D" w:rsidRPr="00F00EDF">
        <w:rPr>
          <w:rFonts w:ascii="Arial" w:hAnsi="Arial" w:cs="Arial"/>
          <w:color w:val="000000" w:themeColor="text1"/>
        </w:rPr>
        <w:t>«В</w:t>
      </w:r>
      <w:r w:rsidRPr="00F00EDF">
        <w:rPr>
          <w:rFonts w:ascii="Arial" w:hAnsi="Arial" w:cs="Arial"/>
          <w:color w:val="000000" w:themeColor="text1"/>
        </w:rPr>
        <w:t>ида оценки</w:t>
      </w:r>
      <w:r w:rsidR="000E573D" w:rsidRPr="00F00EDF">
        <w:rPr>
          <w:rFonts w:ascii="Arial" w:hAnsi="Arial" w:cs="Arial"/>
          <w:color w:val="000000" w:themeColor="text1"/>
        </w:rPr>
        <w:t>»</w:t>
      </w:r>
      <w:r w:rsidRPr="00F00EDF">
        <w:rPr>
          <w:rFonts w:ascii="Arial" w:hAnsi="Arial" w:cs="Arial"/>
          <w:color w:val="000000" w:themeColor="text1"/>
        </w:rPr>
        <w:t xml:space="preserve"> (</w:t>
      </w:r>
      <w:r w:rsidR="007E3D53" w:rsidRPr="00F00EDF">
        <w:rPr>
          <w:rFonts w:ascii="Arial" w:hAnsi="Arial" w:cs="Arial"/>
          <w:color w:val="000000" w:themeColor="text1"/>
        </w:rPr>
        <w:t>как исправного или неисправного</w:t>
      </w:r>
      <w:r w:rsidRPr="00F00EDF">
        <w:rPr>
          <w:rFonts w:ascii="Arial" w:hAnsi="Arial" w:cs="Arial"/>
          <w:color w:val="000000" w:themeColor="text1"/>
        </w:rPr>
        <w:t>) через транзакцию «</w:t>
      </w:r>
      <w:r w:rsidRPr="00F00EDF">
        <w:rPr>
          <w:rFonts w:ascii="Arial" w:hAnsi="Arial" w:cs="Arial"/>
          <w:color w:val="000000" w:themeColor="text1"/>
          <w:lang w:val="en-US"/>
        </w:rPr>
        <w:t>MIGO</w:t>
      </w:r>
      <w:r w:rsidRPr="00F00EDF">
        <w:rPr>
          <w:rFonts w:ascii="Arial" w:hAnsi="Arial" w:cs="Arial"/>
          <w:color w:val="000000" w:themeColor="text1"/>
        </w:rPr>
        <w:t>»</w:t>
      </w:r>
      <w:r w:rsidR="007F2540" w:rsidRPr="00F00EDF">
        <w:rPr>
          <w:rFonts w:ascii="Arial" w:hAnsi="Arial" w:cs="Arial"/>
          <w:color w:val="000000" w:themeColor="text1"/>
        </w:rPr>
        <w:t xml:space="preserve"> - Движение материала</w:t>
      </w:r>
      <w:r w:rsidR="00243A9D" w:rsidRPr="00F00EDF">
        <w:rPr>
          <w:rFonts w:ascii="Arial" w:hAnsi="Arial" w:cs="Arial"/>
          <w:color w:val="000000" w:themeColor="text1"/>
        </w:rPr>
        <w:t>.</w:t>
      </w:r>
      <w:r w:rsidR="0039585D" w:rsidRPr="00F00EDF">
        <w:rPr>
          <w:rFonts w:ascii="Arial" w:hAnsi="Arial" w:cs="Arial"/>
          <w:color w:val="000000" w:themeColor="text1"/>
        </w:rPr>
        <w:t xml:space="preserve"> </w:t>
      </w:r>
    </w:p>
    <w:p w14:paraId="64E7978A" w14:textId="77777777" w:rsidR="007E3D53" w:rsidRPr="00F00EDF" w:rsidRDefault="007E3D53">
      <w:pPr>
        <w:rPr>
          <w:rFonts w:eastAsiaTheme="majorEastAsia"/>
        </w:rPr>
      </w:pPr>
    </w:p>
    <w:p w14:paraId="23AD727C" w14:textId="20B855A7" w:rsidR="00F61571" w:rsidRPr="00F00EDF" w:rsidRDefault="00F61571">
      <w:pPr>
        <w:pStyle w:val="4"/>
      </w:pPr>
      <w:r w:rsidRPr="00F00EDF">
        <w:t xml:space="preserve">Шаг процесса </w:t>
      </w:r>
      <w:r w:rsidR="0063138C" w:rsidRPr="00F00EDF">
        <w:t>5</w:t>
      </w:r>
      <w:r w:rsidRPr="00F00EDF">
        <w:t>0 – Проверка на наличие единицы оборудования</w:t>
      </w:r>
    </w:p>
    <w:p w14:paraId="500DC15C" w14:textId="77777777" w:rsidR="00F61571" w:rsidRPr="00F00EDF" w:rsidRDefault="00F61571">
      <w:pPr>
        <w:rPr>
          <w:rFonts w:eastAsiaTheme="majorEastAsia"/>
        </w:rPr>
      </w:pPr>
    </w:p>
    <w:p w14:paraId="23EC58B4" w14:textId="71194924" w:rsidR="00E9033C" w:rsidRPr="00F00EDF" w:rsidRDefault="00E9033C">
      <w:pPr>
        <w:spacing w:after="240" w:line="276" w:lineRule="auto"/>
        <w:ind w:firstLine="567"/>
        <w:rPr>
          <w:rFonts w:ascii="Arial" w:hAnsi="Arial" w:cs="Arial"/>
          <w:color w:val="000000" w:themeColor="text1"/>
        </w:rPr>
      </w:pPr>
      <w:r w:rsidRPr="00F00EDF">
        <w:rPr>
          <w:rFonts w:ascii="Arial" w:hAnsi="Arial" w:cs="Arial"/>
          <w:color w:val="000000" w:themeColor="text1"/>
        </w:rPr>
        <w:t>Данный шаг выполняется после того как Инженер Т</w:t>
      </w:r>
      <w:r w:rsidR="00A023C8" w:rsidRPr="00F00EDF">
        <w:rPr>
          <w:rFonts w:ascii="Arial" w:hAnsi="Arial" w:cs="Arial"/>
          <w:color w:val="000000" w:themeColor="text1"/>
        </w:rPr>
        <w:t>О</w:t>
      </w:r>
      <w:r w:rsidRPr="00F00EDF">
        <w:rPr>
          <w:rFonts w:ascii="Arial" w:hAnsi="Arial" w:cs="Arial"/>
          <w:color w:val="000000" w:themeColor="text1"/>
        </w:rPr>
        <w:t>иР</w:t>
      </w:r>
      <w:r w:rsidR="00C33BE6" w:rsidRPr="00F00EDF">
        <w:rPr>
          <w:rFonts w:ascii="Arial" w:hAnsi="Arial" w:cs="Arial"/>
          <w:color w:val="000000" w:themeColor="text1"/>
        </w:rPr>
        <w:t xml:space="preserve"> УО</w:t>
      </w:r>
      <w:r w:rsidRPr="00F00EDF">
        <w:rPr>
          <w:rFonts w:ascii="Arial" w:hAnsi="Arial" w:cs="Arial"/>
          <w:color w:val="000000" w:themeColor="text1"/>
        </w:rPr>
        <w:t xml:space="preserve">, в процессе проверки документов, отражающих факт выполнения монтажа/демонтажа узла ОФ, идентифицировал узел ОФ как </w:t>
      </w:r>
      <w:del w:id="1022" w:author="Дмитрий Ковтун" w:date="2021-03-11T17:31:00Z">
        <w:r w:rsidRPr="00F00EDF" w:rsidDel="0002032A">
          <w:rPr>
            <w:rFonts w:ascii="Arial" w:hAnsi="Arial" w:cs="Arial"/>
            <w:color w:val="000000" w:themeColor="text1"/>
          </w:rPr>
          <w:delText>материа</w:delText>
        </w:r>
        <w:r w:rsidR="00B36404" w:rsidRPr="00F00EDF" w:rsidDel="0002032A">
          <w:rPr>
            <w:rFonts w:ascii="Arial" w:hAnsi="Arial" w:cs="Arial"/>
            <w:color w:val="000000" w:themeColor="text1"/>
          </w:rPr>
          <w:delText xml:space="preserve">л с серийный номером или </w:delText>
        </w:r>
      </w:del>
      <w:r w:rsidR="00B36404" w:rsidRPr="00F00EDF">
        <w:rPr>
          <w:rFonts w:ascii="Arial" w:hAnsi="Arial" w:cs="Arial"/>
          <w:color w:val="000000" w:themeColor="text1"/>
        </w:rPr>
        <w:t>единицу</w:t>
      </w:r>
      <w:r w:rsidRPr="00F00EDF">
        <w:rPr>
          <w:rFonts w:ascii="Arial" w:hAnsi="Arial" w:cs="Arial"/>
          <w:color w:val="000000" w:themeColor="text1"/>
        </w:rPr>
        <w:t xml:space="preserve"> оборудования.</w:t>
      </w:r>
    </w:p>
    <w:p w14:paraId="3D13A6BD" w14:textId="199AB825" w:rsidR="00E9033C" w:rsidRPr="00F00EDF" w:rsidRDefault="00E9033C">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При получении информации о необходимости вывода оборудования в </w:t>
      </w:r>
      <w:r w:rsidR="008E0AA0" w:rsidRPr="00F00EDF">
        <w:rPr>
          <w:rFonts w:ascii="Arial" w:hAnsi="Arial" w:cs="Arial"/>
          <w:color w:val="000000" w:themeColor="text1"/>
        </w:rPr>
        <w:t>ОФ</w:t>
      </w:r>
      <w:del w:id="1023" w:author="Дмитрий Ковтун" w:date="2021-03-11T17:33:00Z">
        <w:r w:rsidRPr="00F00EDF" w:rsidDel="0002032A">
          <w:rPr>
            <w:rFonts w:ascii="Arial" w:hAnsi="Arial" w:cs="Arial"/>
            <w:color w:val="000000" w:themeColor="text1"/>
          </w:rPr>
          <w:delText xml:space="preserve"> и документа «Накладная на внутреннее перемещение»</w:delText>
        </w:r>
      </w:del>
      <w:r w:rsidRPr="00F00EDF">
        <w:rPr>
          <w:rFonts w:ascii="Arial" w:hAnsi="Arial" w:cs="Arial"/>
          <w:color w:val="000000" w:themeColor="text1"/>
        </w:rPr>
        <w:t>, Инженер Т</w:t>
      </w:r>
      <w:r w:rsidR="00A023C8" w:rsidRPr="00F00EDF">
        <w:rPr>
          <w:rFonts w:ascii="Arial" w:hAnsi="Arial" w:cs="Arial"/>
          <w:color w:val="000000" w:themeColor="text1"/>
        </w:rPr>
        <w:t>О</w:t>
      </w:r>
      <w:r w:rsidRPr="00F00EDF">
        <w:rPr>
          <w:rFonts w:ascii="Arial" w:hAnsi="Arial" w:cs="Arial"/>
          <w:color w:val="000000" w:themeColor="text1"/>
        </w:rPr>
        <w:t xml:space="preserve">иР </w:t>
      </w:r>
      <w:r w:rsidR="00C33BE6" w:rsidRPr="00F00EDF">
        <w:rPr>
          <w:rFonts w:ascii="Arial" w:hAnsi="Arial" w:cs="Arial"/>
          <w:color w:val="000000" w:themeColor="text1"/>
        </w:rPr>
        <w:t xml:space="preserve">УО </w:t>
      </w:r>
      <w:r w:rsidRPr="00F00EDF">
        <w:rPr>
          <w:rFonts w:ascii="Arial" w:hAnsi="Arial" w:cs="Arial"/>
          <w:color w:val="000000" w:themeColor="text1"/>
        </w:rPr>
        <w:t>проводит анализ</w:t>
      </w:r>
      <w:r w:rsidR="00C61D23" w:rsidRPr="00F00EDF">
        <w:rPr>
          <w:rFonts w:ascii="Arial" w:hAnsi="Arial" w:cs="Arial"/>
          <w:color w:val="000000" w:themeColor="text1"/>
        </w:rPr>
        <w:t xml:space="preserve"> на наличие в системе </w:t>
      </w:r>
      <w:r w:rsidRPr="00F00EDF">
        <w:rPr>
          <w:rFonts w:ascii="Arial" w:hAnsi="Arial" w:cs="Arial"/>
          <w:color w:val="000000" w:themeColor="text1"/>
        </w:rPr>
        <w:t>соответствующ</w:t>
      </w:r>
      <w:r w:rsidR="00C61D23" w:rsidRPr="00F00EDF">
        <w:rPr>
          <w:rFonts w:ascii="Arial" w:hAnsi="Arial" w:cs="Arial"/>
          <w:color w:val="000000" w:themeColor="text1"/>
        </w:rPr>
        <w:t>его объекта</w:t>
      </w:r>
      <w:r w:rsidRPr="00F00EDF">
        <w:rPr>
          <w:rFonts w:ascii="Arial" w:hAnsi="Arial" w:cs="Arial"/>
          <w:color w:val="000000" w:themeColor="text1"/>
        </w:rPr>
        <w:t xml:space="preserve"> ЕО и ОЗМ дл</w:t>
      </w:r>
      <w:r w:rsidR="00C61D23" w:rsidRPr="00F00EDF">
        <w:rPr>
          <w:rFonts w:ascii="Arial" w:hAnsi="Arial" w:cs="Arial"/>
          <w:color w:val="000000" w:themeColor="text1"/>
        </w:rPr>
        <w:t xml:space="preserve">я отражения выполненного монтажа/демонтажа </w:t>
      </w:r>
      <w:r w:rsidRPr="00F00EDF">
        <w:rPr>
          <w:rFonts w:ascii="Arial" w:hAnsi="Arial" w:cs="Arial"/>
          <w:color w:val="000000" w:themeColor="text1"/>
        </w:rPr>
        <w:t>(проверяет наличие основной записи единицы оборудования в справочнике НСИ). В случае отсутствия присвоения</w:t>
      </w:r>
      <w:r w:rsidR="00C61D23" w:rsidRPr="00F00EDF">
        <w:rPr>
          <w:rFonts w:ascii="Arial" w:hAnsi="Arial" w:cs="Arial"/>
          <w:color w:val="000000" w:themeColor="text1"/>
        </w:rPr>
        <w:t>,</w:t>
      </w:r>
      <w:r w:rsidRPr="00F00EDF">
        <w:rPr>
          <w:rFonts w:ascii="Arial" w:hAnsi="Arial" w:cs="Arial"/>
          <w:color w:val="000000" w:themeColor="text1"/>
        </w:rPr>
        <w:t xml:space="preserve"> инициирует корректировки локальных данных НСИ ТОРО</w:t>
      </w:r>
      <w:r w:rsidR="00C61D23" w:rsidRPr="00F00EDF">
        <w:rPr>
          <w:rFonts w:ascii="Arial" w:hAnsi="Arial" w:cs="Arial"/>
          <w:color w:val="000000" w:themeColor="text1"/>
        </w:rPr>
        <w:t xml:space="preserve"> (создание ЕО, ОЗМ)</w:t>
      </w:r>
      <w:r w:rsidRPr="00F00EDF">
        <w:rPr>
          <w:rFonts w:ascii="Arial" w:hAnsi="Arial" w:cs="Arial"/>
          <w:color w:val="000000" w:themeColor="text1"/>
        </w:rPr>
        <w:t xml:space="preserve">. Детальное описание </w:t>
      </w:r>
      <w:r w:rsidRPr="00F00EDF">
        <w:rPr>
          <w:rFonts w:ascii="Arial" w:hAnsi="Arial" w:cs="Arial"/>
          <w:color w:val="000000" w:themeColor="text1"/>
        </w:rPr>
        <w:lastRenderedPageBreak/>
        <w:t>по ведению корректировок описано в «ERP.</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9.2.</w:t>
      </w:r>
      <w:r w:rsidRPr="00F00EDF">
        <w:rPr>
          <w:rFonts w:ascii="Arial" w:hAnsi="Arial" w:cs="Arial"/>
          <w:color w:val="000000" w:themeColor="text1"/>
        </w:rPr>
        <w:t>7_PM_КД Управление основными данными по направлению Т</w:t>
      </w:r>
      <w:r w:rsidR="00A023C8" w:rsidRPr="00F00EDF">
        <w:rPr>
          <w:rFonts w:ascii="Arial" w:hAnsi="Arial" w:cs="Arial"/>
          <w:color w:val="000000" w:themeColor="text1"/>
        </w:rPr>
        <w:t>О</w:t>
      </w:r>
      <w:r w:rsidRPr="00F00EDF">
        <w:rPr>
          <w:rFonts w:ascii="Arial" w:hAnsi="Arial" w:cs="Arial"/>
          <w:color w:val="000000" w:themeColor="text1"/>
        </w:rPr>
        <w:t>иР». Если единица оборудования есть в с</w:t>
      </w:r>
      <w:r w:rsidR="008344D8" w:rsidRPr="00F00EDF">
        <w:rPr>
          <w:rFonts w:ascii="Arial" w:hAnsi="Arial" w:cs="Arial"/>
          <w:color w:val="000000" w:themeColor="text1"/>
        </w:rPr>
        <w:t xml:space="preserve">истеме, то </w:t>
      </w:r>
      <w:r w:rsidRPr="00F00EDF">
        <w:rPr>
          <w:rFonts w:ascii="Arial" w:hAnsi="Arial" w:cs="Arial"/>
          <w:color w:val="000000" w:themeColor="text1"/>
        </w:rPr>
        <w:t>далее выполняется монтаж/демонтаж.</w:t>
      </w:r>
    </w:p>
    <w:p w14:paraId="1362705E" w14:textId="77777777" w:rsidR="00F61571" w:rsidRPr="00F00EDF" w:rsidRDefault="00F61571">
      <w:pPr>
        <w:rPr>
          <w:rFonts w:eastAsiaTheme="majorEastAsia"/>
        </w:rPr>
      </w:pPr>
    </w:p>
    <w:p w14:paraId="427D8B28" w14:textId="2530B73D" w:rsidR="00F61571" w:rsidRPr="00F00EDF" w:rsidRDefault="00F61571">
      <w:pPr>
        <w:pStyle w:val="4"/>
      </w:pPr>
      <w:r w:rsidRPr="00F00EDF">
        <w:t xml:space="preserve">Шаг процесса </w:t>
      </w:r>
      <w:r w:rsidR="0063138C" w:rsidRPr="00F00EDF">
        <w:t>6</w:t>
      </w:r>
      <w:r w:rsidR="007168DF" w:rsidRPr="00F00EDF">
        <w:t>0</w:t>
      </w:r>
      <w:r w:rsidRPr="00F00EDF">
        <w:t xml:space="preserve"> – Проверка на необходимость создания ОС</w:t>
      </w:r>
    </w:p>
    <w:p w14:paraId="65506288" w14:textId="77777777" w:rsidR="00F61571" w:rsidRPr="00F00EDF" w:rsidRDefault="00F61571">
      <w:pPr>
        <w:rPr>
          <w:rFonts w:eastAsiaTheme="majorEastAsia"/>
        </w:rPr>
      </w:pPr>
    </w:p>
    <w:p w14:paraId="41F43FCE" w14:textId="30279FBE" w:rsidR="00795C76" w:rsidRDefault="000300B2">
      <w:pPr>
        <w:spacing w:after="240" w:line="276" w:lineRule="auto"/>
        <w:ind w:firstLine="567"/>
        <w:rPr>
          <w:ins w:id="1024" w:author="Дмитрий Ковтун" w:date="2021-03-11T17:52:00Z"/>
          <w:rFonts w:ascii="Arial" w:hAnsi="Arial" w:cs="Arial"/>
          <w:color w:val="000000" w:themeColor="text1"/>
        </w:rPr>
      </w:pPr>
      <w:r w:rsidRPr="00F00EDF">
        <w:rPr>
          <w:rFonts w:ascii="Arial" w:hAnsi="Arial" w:cs="Arial"/>
          <w:color w:val="000000" w:themeColor="text1"/>
        </w:rPr>
        <w:t xml:space="preserve">При монтаже оборудования </w:t>
      </w:r>
      <w:r w:rsidR="00243A9D" w:rsidRPr="00F00EDF">
        <w:rPr>
          <w:rFonts w:ascii="Arial" w:hAnsi="Arial" w:cs="Arial"/>
          <w:color w:val="000000" w:themeColor="text1"/>
        </w:rPr>
        <w:t xml:space="preserve">Инженер </w:t>
      </w:r>
      <w:r w:rsidR="00A023C8" w:rsidRPr="00F00EDF">
        <w:rPr>
          <w:rFonts w:ascii="Arial" w:hAnsi="Arial" w:cs="Arial"/>
          <w:color w:val="000000" w:themeColor="text1"/>
        </w:rPr>
        <w:t>ТОиР</w:t>
      </w:r>
      <w:r w:rsidR="00243A9D" w:rsidRPr="00F00EDF">
        <w:rPr>
          <w:rFonts w:ascii="Arial" w:hAnsi="Arial" w:cs="Arial"/>
          <w:color w:val="000000" w:themeColor="text1"/>
        </w:rPr>
        <w:t xml:space="preserve"> </w:t>
      </w:r>
      <w:r w:rsidR="009767F3" w:rsidRPr="00F00EDF">
        <w:rPr>
          <w:rFonts w:ascii="Arial" w:hAnsi="Arial" w:cs="Arial"/>
          <w:color w:val="000000" w:themeColor="text1"/>
        </w:rPr>
        <w:t xml:space="preserve">УО </w:t>
      </w:r>
      <w:r w:rsidR="007E3D53" w:rsidRPr="00F00EDF">
        <w:rPr>
          <w:rFonts w:ascii="Arial" w:hAnsi="Arial" w:cs="Arial"/>
          <w:color w:val="000000" w:themeColor="text1"/>
        </w:rPr>
        <w:t xml:space="preserve">анализирует методику определения компонентного состава </w:t>
      </w:r>
      <w:r w:rsidR="00A023C8" w:rsidRPr="00F00EDF">
        <w:rPr>
          <w:rFonts w:ascii="Arial" w:hAnsi="Arial" w:cs="Arial"/>
          <w:color w:val="000000" w:themeColor="text1"/>
        </w:rPr>
        <w:t>ТОиР</w:t>
      </w:r>
      <w:r w:rsidR="007E3D53" w:rsidRPr="00F00EDF">
        <w:rPr>
          <w:rFonts w:ascii="Arial" w:hAnsi="Arial" w:cs="Arial"/>
          <w:color w:val="000000" w:themeColor="text1"/>
        </w:rPr>
        <w:t xml:space="preserve"> на предмет необходимости создания основного средства для </w:t>
      </w:r>
      <w:del w:id="1025" w:author="Дмитрий Ковтун" w:date="2021-03-11T17:42:00Z">
        <w:r w:rsidR="007E3D53" w:rsidRPr="00F00EDF" w:rsidDel="0079353C">
          <w:rPr>
            <w:rFonts w:ascii="Arial" w:hAnsi="Arial" w:cs="Arial"/>
            <w:color w:val="000000" w:themeColor="text1"/>
          </w:rPr>
          <w:delText xml:space="preserve">созданной </w:delText>
        </w:r>
      </w:del>
      <w:ins w:id="1026" w:author="Дмитрий Ковтун" w:date="2021-03-11T17:42:00Z">
        <w:r w:rsidR="0079353C">
          <w:rPr>
            <w:rFonts w:ascii="Arial" w:hAnsi="Arial" w:cs="Arial"/>
            <w:color w:val="000000" w:themeColor="text1"/>
          </w:rPr>
          <w:t>монтируемой</w:t>
        </w:r>
        <w:r w:rsidR="0079353C" w:rsidRPr="00F00EDF">
          <w:rPr>
            <w:rFonts w:ascii="Arial" w:hAnsi="Arial" w:cs="Arial"/>
            <w:color w:val="000000" w:themeColor="text1"/>
          </w:rPr>
          <w:t xml:space="preserve"> </w:t>
        </w:r>
      </w:ins>
      <w:r w:rsidR="007E3D53" w:rsidRPr="00F00EDF">
        <w:rPr>
          <w:rFonts w:ascii="Arial" w:hAnsi="Arial" w:cs="Arial"/>
          <w:color w:val="000000" w:themeColor="text1"/>
        </w:rPr>
        <w:t xml:space="preserve">единицы оборудования. Если для </w:t>
      </w:r>
      <w:del w:id="1027" w:author="Дмитрий Ковтун" w:date="2021-03-11T17:43:00Z">
        <w:r w:rsidR="007E3D53" w:rsidRPr="00F00EDF" w:rsidDel="0079353C">
          <w:rPr>
            <w:rFonts w:ascii="Arial" w:hAnsi="Arial" w:cs="Arial"/>
            <w:color w:val="000000" w:themeColor="text1"/>
          </w:rPr>
          <w:delText xml:space="preserve">созданной </w:delText>
        </w:r>
      </w:del>
      <w:ins w:id="1028" w:author="Дмитрий Ковтун" w:date="2021-03-11T17:43:00Z">
        <w:r w:rsidR="0079353C">
          <w:rPr>
            <w:rFonts w:ascii="Arial" w:hAnsi="Arial" w:cs="Arial"/>
            <w:color w:val="000000" w:themeColor="text1"/>
          </w:rPr>
          <w:t>монтируемой</w:t>
        </w:r>
        <w:r w:rsidR="0079353C" w:rsidRPr="00F00EDF">
          <w:rPr>
            <w:rFonts w:ascii="Arial" w:hAnsi="Arial" w:cs="Arial"/>
            <w:color w:val="000000" w:themeColor="text1"/>
          </w:rPr>
          <w:t xml:space="preserve"> </w:t>
        </w:r>
      </w:ins>
      <w:r w:rsidR="007E3D53" w:rsidRPr="00F00EDF">
        <w:rPr>
          <w:rFonts w:ascii="Arial" w:hAnsi="Arial" w:cs="Arial"/>
          <w:color w:val="000000" w:themeColor="text1"/>
        </w:rPr>
        <w:t xml:space="preserve">единицы оборудования необходимо </w:t>
      </w:r>
      <w:del w:id="1029" w:author="Дмитрий Ковтун" w:date="2021-03-11T17:44:00Z">
        <w:r w:rsidR="007E3D53" w:rsidRPr="00F00EDF" w:rsidDel="0079353C">
          <w:rPr>
            <w:rFonts w:ascii="Arial" w:hAnsi="Arial" w:cs="Arial"/>
            <w:color w:val="000000" w:themeColor="text1"/>
          </w:rPr>
          <w:delText xml:space="preserve">создать </w:delText>
        </w:r>
      </w:del>
      <w:r w:rsidR="007E3D53" w:rsidRPr="00F00EDF">
        <w:rPr>
          <w:rFonts w:ascii="Arial" w:hAnsi="Arial" w:cs="Arial"/>
          <w:color w:val="000000" w:themeColor="text1"/>
        </w:rPr>
        <w:t>основное средство</w:t>
      </w:r>
      <w:ins w:id="1030" w:author="Дмитрий Ковтун" w:date="2021-03-11T17:47:00Z">
        <w:r w:rsidR="00795C76">
          <w:rPr>
            <w:rFonts w:ascii="Arial" w:hAnsi="Arial" w:cs="Arial"/>
            <w:color w:val="000000" w:themeColor="text1"/>
          </w:rPr>
          <w:t xml:space="preserve"> компонента</w:t>
        </w:r>
      </w:ins>
      <w:r w:rsidR="007E3D53" w:rsidRPr="00F00EDF">
        <w:rPr>
          <w:rFonts w:ascii="Arial" w:hAnsi="Arial" w:cs="Arial"/>
          <w:color w:val="000000" w:themeColor="text1"/>
        </w:rPr>
        <w:t xml:space="preserve">, то </w:t>
      </w:r>
      <w:r w:rsidR="00243A9D" w:rsidRPr="00F00EDF">
        <w:rPr>
          <w:rFonts w:ascii="Arial" w:hAnsi="Arial" w:cs="Arial"/>
          <w:color w:val="000000" w:themeColor="text1"/>
        </w:rPr>
        <w:t xml:space="preserve">Инженер </w:t>
      </w:r>
      <w:r w:rsidR="00A023C8" w:rsidRPr="00F00EDF">
        <w:rPr>
          <w:rFonts w:ascii="Arial" w:hAnsi="Arial" w:cs="Arial"/>
          <w:color w:val="000000" w:themeColor="text1"/>
        </w:rPr>
        <w:t>ТОиР</w:t>
      </w:r>
      <w:r w:rsidR="009767F3" w:rsidRPr="00F00EDF">
        <w:rPr>
          <w:rFonts w:ascii="Arial" w:hAnsi="Arial" w:cs="Arial"/>
          <w:color w:val="000000" w:themeColor="text1"/>
        </w:rPr>
        <w:t xml:space="preserve"> УО </w:t>
      </w:r>
      <w:ins w:id="1031" w:author="Дмитрий Ковтун" w:date="2021-03-11T17:44:00Z">
        <w:r w:rsidR="0079353C">
          <w:rPr>
            <w:rFonts w:ascii="Arial" w:hAnsi="Arial" w:cs="Arial"/>
            <w:color w:val="000000" w:themeColor="text1"/>
          </w:rPr>
          <w:t xml:space="preserve">уточняет данные классификации единицы оборудования в части присвоения </w:t>
        </w:r>
      </w:ins>
      <w:ins w:id="1032" w:author="Дмитрий Ковтун" w:date="2021-03-11T17:45:00Z">
        <w:r w:rsidR="0079353C">
          <w:rPr>
            <w:rFonts w:ascii="Arial" w:hAnsi="Arial" w:cs="Arial"/>
            <w:color w:val="000000" w:themeColor="text1"/>
          </w:rPr>
          <w:t>значения признака «Вид узла»</w:t>
        </w:r>
      </w:ins>
      <w:ins w:id="1033" w:author="Дмитрий Ковтун" w:date="2021-03-11T17:46:00Z">
        <w:r w:rsidR="00795C76">
          <w:rPr>
            <w:rFonts w:ascii="Arial" w:hAnsi="Arial" w:cs="Arial"/>
            <w:color w:val="000000" w:themeColor="text1"/>
          </w:rPr>
          <w:t xml:space="preserve">, который соответствует компонентному учету. При необходимости внесения изменений в классификацию единицы оборудования </w:t>
        </w:r>
      </w:ins>
      <w:ins w:id="1034" w:author="Дмитрий Ковтун" w:date="2021-03-11T17:47:00Z">
        <w:r w:rsidR="00795C76">
          <w:rPr>
            <w:rFonts w:ascii="Arial" w:hAnsi="Arial" w:cs="Arial"/>
            <w:color w:val="000000" w:themeColor="text1"/>
          </w:rPr>
          <w:t>Инженер ТОиР УО</w:t>
        </w:r>
      </w:ins>
      <w:ins w:id="1035" w:author="Дмитрий Ковтун" w:date="2021-03-11T17:49:00Z">
        <w:r w:rsidR="00795C76">
          <w:rPr>
            <w:rFonts w:ascii="Arial" w:hAnsi="Arial" w:cs="Arial"/>
            <w:color w:val="000000" w:themeColor="text1"/>
          </w:rPr>
          <w:t xml:space="preserve"> </w:t>
        </w:r>
        <w:r w:rsidR="00795C76" w:rsidRPr="00F00EDF">
          <w:rPr>
            <w:rFonts w:ascii="Arial" w:hAnsi="Arial" w:cs="Arial"/>
            <w:color w:val="000000" w:themeColor="text1"/>
          </w:rPr>
          <w:t>инициирует корректировки локальных данных НСИ ТОРО</w:t>
        </w:r>
        <w:r w:rsidR="00795C76">
          <w:rPr>
            <w:rFonts w:ascii="Arial" w:hAnsi="Arial" w:cs="Arial"/>
            <w:color w:val="000000" w:themeColor="text1"/>
          </w:rPr>
          <w:t xml:space="preserve">. </w:t>
        </w:r>
      </w:ins>
      <w:ins w:id="1036" w:author="Дмитрий Ковтун" w:date="2021-03-11T17:51:00Z">
        <w:r w:rsidR="00795C76">
          <w:rPr>
            <w:rFonts w:ascii="Arial" w:hAnsi="Arial" w:cs="Arial"/>
            <w:color w:val="000000" w:themeColor="text1"/>
          </w:rPr>
          <w:t>Д</w:t>
        </w:r>
      </w:ins>
      <w:ins w:id="1037" w:author="Дмитрий Ковтун" w:date="2021-03-11T17:49:00Z">
        <w:r w:rsidR="00795C76">
          <w:rPr>
            <w:rFonts w:ascii="Arial" w:hAnsi="Arial" w:cs="Arial"/>
            <w:color w:val="000000" w:themeColor="text1"/>
          </w:rPr>
          <w:t xml:space="preserve">ля ввода основного средства в эксплуатацию Инженер ТОиР </w:t>
        </w:r>
      </w:ins>
      <w:ins w:id="1038" w:author="Дмитрий Ковтун" w:date="2021-03-11T17:50:00Z">
        <w:r w:rsidR="00795C76">
          <w:rPr>
            <w:rFonts w:ascii="Arial" w:hAnsi="Arial" w:cs="Arial"/>
            <w:color w:val="000000" w:themeColor="text1"/>
          </w:rPr>
          <w:t xml:space="preserve">УО </w:t>
        </w:r>
      </w:ins>
      <w:r w:rsidR="007E3D53" w:rsidRPr="00F00EDF">
        <w:rPr>
          <w:rFonts w:ascii="Arial" w:hAnsi="Arial" w:cs="Arial"/>
          <w:color w:val="000000" w:themeColor="text1"/>
        </w:rPr>
        <w:t>собирает пакет документов</w:t>
      </w:r>
      <w:ins w:id="1039" w:author="Дмитрий Ковтун" w:date="2021-03-11T17:51:00Z">
        <w:r w:rsidR="00795C76">
          <w:rPr>
            <w:rFonts w:ascii="Arial" w:hAnsi="Arial" w:cs="Arial"/>
            <w:color w:val="000000" w:themeColor="text1"/>
          </w:rPr>
          <w:t xml:space="preserve"> для передачи в бухгалтерию</w:t>
        </w:r>
      </w:ins>
      <w:ins w:id="1040" w:author="Дмитрий Ковтун" w:date="2021-03-11T19:10:00Z">
        <w:r w:rsidR="005F4037">
          <w:rPr>
            <w:rFonts w:ascii="Arial" w:hAnsi="Arial" w:cs="Arial"/>
            <w:color w:val="000000" w:themeColor="text1"/>
          </w:rPr>
          <w:t xml:space="preserve"> по</w:t>
        </w:r>
      </w:ins>
      <w:ins w:id="1041" w:author="Дмитрий Ковтун" w:date="2021-03-11T17:51:00Z">
        <w:r w:rsidR="00795C76">
          <w:rPr>
            <w:rFonts w:ascii="Arial" w:hAnsi="Arial" w:cs="Arial"/>
            <w:color w:val="000000" w:themeColor="text1"/>
          </w:rPr>
          <w:t xml:space="preserve"> </w:t>
        </w:r>
      </w:ins>
      <w:ins w:id="1042" w:author="Дмитрий Ковтун" w:date="2021-03-11T17:52:00Z">
        <w:r w:rsidR="00795C76">
          <w:rPr>
            <w:rFonts w:ascii="Arial" w:hAnsi="Arial" w:cs="Arial"/>
            <w:color w:val="000000" w:themeColor="text1"/>
          </w:rPr>
          <w:t>учету активов</w:t>
        </w:r>
      </w:ins>
      <w:del w:id="1043" w:author="Дмитрий Ковтун" w:date="2021-03-11T17:51:00Z">
        <w:r w:rsidR="007E3D53" w:rsidRPr="00F00EDF" w:rsidDel="00795C76">
          <w:rPr>
            <w:rFonts w:ascii="Arial" w:hAnsi="Arial" w:cs="Arial"/>
            <w:color w:val="000000" w:themeColor="text1"/>
          </w:rPr>
          <w:delText>, который требуется для создания карточки ВНА</w:delText>
        </w:r>
      </w:del>
      <w:r w:rsidR="007E3D53" w:rsidRPr="00F00EDF">
        <w:rPr>
          <w:rFonts w:ascii="Arial" w:hAnsi="Arial" w:cs="Arial"/>
          <w:color w:val="000000" w:themeColor="text1"/>
        </w:rPr>
        <w:t>.</w:t>
      </w:r>
      <w:r w:rsidR="008C558B" w:rsidRPr="00F00EDF">
        <w:rPr>
          <w:rFonts w:ascii="Arial" w:hAnsi="Arial" w:cs="Arial"/>
          <w:color w:val="000000" w:themeColor="text1"/>
        </w:rPr>
        <w:t xml:space="preserve"> </w:t>
      </w:r>
    </w:p>
    <w:p w14:paraId="57E0F5EA" w14:textId="3AAEB61D" w:rsidR="007E3D53" w:rsidRPr="00F00EDF" w:rsidRDefault="008C558B">
      <w:pPr>
        <w:spacing w:after="240" w:line="276" w:lineRule="auto"/>
        <w:ind w:firstLine="567"/>
        <w:rPr>
          <w:rFonts w:ascii="Arial" w:hAnsi="Arial" w:cs="Arial"/>
          <w:color w:val="000000" w:themeColor="text1"/>
        </w:rPr>
      </w:pPr>
      <w:r w:rsidRPr="00F00EDF">
        <w:rPr>
          <w:rFonts w:ascii="Arial" w:hAnsi="Arial" w:cs="Arial"/>
          <w:color w:val="000000" w:themeColor="text1"/>
        </w:rPr>
        <w:t>Дальнейшими шагами являются «</w:t>
      </w:r>
      <w:del w:id="1044" w:author="Дмитрий Ковтун" w:date="2021-03-11T19:12:00Z">
        <w:r w:rsidR="00F16B13" w:rsidRPr="00F00EDF" w:rsidDel="005F4037">
          <w:rPr>
            <w:rFonts w:ascii="Arial" w:hAnsi="Arial" w:cs="Arial"/>
            <w:color w:val="000000" w:themeColor="text1"/>
          </w:rPr>
          <w:delText>80</w:delText>
        </w:r>
        <w:r w:rsidRPr="00F00EDF" w:rsidDel="005F4037">
          <w:rPr>
            <w:rFonts w:ascii="Arial" w:hAnsi="Arial" w:cs="Arial"/>
            <w:color w:val="000000" w:themeColor="text1"/>
          </w:rPr>
          <w:delText xml:space="preserve"> </w:delText>
        </w:r>
      </w:del>
      <w:ins w:id="1045" w:author="Дмитрий Ковтун" w:date="2021-03-11T19:12:00Z">
        <w:r w:rsidR="005F4037">
          <w:rPr>
            <w:rFonts w:ascii="Arial" w:hAnsi="Arial" w:cs="Arial"/>
            <w:color w:val="000000" w:themeColor="text1"/>
          </w:rPr>
          <w:t>7</w:t>
        </w:r>
        <w:r w:rsidR="005F4037" w:rsidRPr="00F00EDF">
          <w:rPr>
            <w:rFonts w:ascii="Arial" w:hAnsi="Arial" w:cs="Arial"/>
            <w:color w:val="000000" w:themeColor="text1"/>
          </w:rPr>
          <w:t xml:space="preserve">0 </w:t>
        </w:r>
      </w:ins>
      <w:r w:rsidRPr="00F00EDF">
        <w:rPr>
          <w:rFonts w:ascii="Arial" w:hAnsi="Arial" w:cs="Arial"/>
          <w:color w:val="000000" w:themeColor="text1"/>
        </w:rPr>
        <w:t>–Формирование пакета документов для создания карточки ВНА» при необходимости создания ОС и «</w:t>
      </w:r>
      <w:del w:id="1046" w:author="Дмитрий Ковтун" w:date="2021-03-11T19:39:00Z">
        <w:r w:rsidR="00F16B13" w:rsidRPr="00F00EDF" w:rsidDel="00DF0C7C">
          <w:rPr>
            <w:rFonts w:ascii="Arial" w:hAnsi="Arial" w:cs="Arial"/>
            <w:color w:val="000000" w:themeColor="text1"/>
          </w:rPr>
          <w:delText>90</w:delText>
        </w:r>
        <w:r w:rsidRPr="00F00EDF" w:rsidDel="00DF0C7C">
          <w:rPr>
            <w:rFonts w:ascii="Arial" w:hAnsi="Arial" w:cs="Arial"/>
            <w:color w:val="000000" w:themeColor="text1"/>
          </w:rPr>
          <w:delText xml:space="preserve"> </w:delText>
        </w:r>
      </w:del>
      <w:ins w:id="1047" w:author="Дмитрий Ковтун" w:date="2021-03-11T19:39:00Z">
        <w:r w:rsidR="00DF0C7C">
          <w:rPr>
            <w:rFonts w:ascii="Arial" w:hAnsi="Arial" w:cs="Arial"/>
            <w:color w:val="000000" w:themeColor="text1"/>
          </w:rPr>
          <w:t>8</w:t>
        </w:r>
        <w:r w:rsidR="00DF0C7C" w:rsidRPr="00F00EDF">
          <w:rPr>
            <w:rFonts w:ascii="Arial" w:hAnsi="Arial" w:cs="Arial"/>
            <w:color w:val="000000" w:themeColor="text1"/>
          </w:rPr>
          <w:t xml:space="preserve">0 </w:t>
        </w:r>
      </w:ins>
      <w:r w:rsidRPr="00F00EDF">
        <w:rPr>
          <w:rFonts w:ascii="Arial" w:hAnsi="Arial" w:cs="Arial"/>
          <w:color w:val="000000" w:themeColor="text1"/>
        </w:rPr>
        <w:t xml:space="preserve">– </w:t>
      </w:r>
      <w:ins w:id="1048" w:author="Дмитрий Ковтун" w:date="2021-03-11T19:39:00Z">
        <w:r w:rsidR="00DF0C7C" w:rsidRPr="00DF0C7C">
          <w:rPr>
            <w:rFonts w:ascii="Arial" w:hAnsi="Arial" w:cs="Arial"/>
            <w:color w:val="000000" w:themeColor="text1"/>
          </w:rPr>
          <w:t>Проверка полноты данных для последу</w:t>
        </w:r>
        <w:r w:rsidR="00DF0C7C">
          <w:rPr>
            <w:rFonts w:ascii="Arial" w:hAnsi="Arial" w:cs="Arial"/>
            <w:color w:val="000000" w:themeColor="text1"/>
          </w:rPr>
          <w:t>ющего выполнения операций монта</w:t>
        </w:r>
        <w:r w:rsidR="00DF0C7C" w:rsidRPr="00DF0C7C">
          <w:rPr>
            <w:rFonts w:ascii="Arial" w:hAnsi="Arial" w:cs="Arial"/>
            <w:color w:val="000000" w:themeColor="text1"/>
          </w:rPr>
          <w:t>жа / демонтажа в системе</w:t>
        </w:r>
        <w:r w:rsidR="00DF0C7C" w:rsidRPr="00DF0C7C" w:rsidDel="00DF0C7C">
          <w:rPr>
            <w:rFonts w:ascii="Arial" w:hAnsi="Arial" w:cs="Arial"/>
            <w:color w:val="000000" w:themeColor="text1"/>
          </w:rPr>
          <w:t xml:space="preserve"> </w:t>
        </w:r>
      </w:ins>
      <w:del w:id="1049" w:author="Дмитрий Ковтун" w:date="2021-03-11T19:39:00Z">
        <w:r w:rsidRPr="00F00EDF" w:rsidDel="00DF0C7C">
          <w:rPr>
            <w:rFonts w:ascii="Arial" w:hAnsi="Arial" w:cs="Arial"/>
            <w:color w:val="000000" w:themeColor="text1"/>
          </w:rPr>
          <w:delText>Выполнение операции монтажа/</w:delText>
        </w:r>
      </w:del>
      <w:del w:id="1050" w:author="Дмитрий Ковтун" w:date="2021-03-11T17:40:00Z">
        <w:r w:rsidRPr="00F00EDF" w:rsidDel="0079353C">
          <w:rPr>
            <w:rFonts w:ascii="Arial" w:hAnsi="Arial" w:cs="Arial"/>
            <w:color w:val="000000" w:themeColor="text1"/>
          </w:rPr>
          <w:delText xml:space="preserve"> </w:delText>
        </w:r>
      </w:del>
      <w:del w:id="1051" w:author="Дмитрий Ковтун" w:date="2021-03-11T19:39:00Z">
        <w:r w:rsidRPr="00F00EDF" w:rsidDel="00DF0C7C">
          <w:rPr>
            <w:rFonts w:ascii="Arial" w:hAnsi="Arial" w:cs="Arial"/>
            <w:color w:val="000000" w:themeColor="text1"/>
          </w:rPr>
          <w:delText>демонтажа в системе</w:delText>
        </w:r>
      </w:del>
      <w:r w:rsidRPr="00F00EDF">
        <w:rPr>
          <w:rFonts w:ascii="Arial" w:hAnsi="Arial" w:cs="Arial"/>
          <w:color w:val="000000" w:themeColor="text1"/>
        </w:rPr>
        <w:t>».</w:t>
      </w:r>
    </w:p>
    <w:p w14:paraId="6C46EB2C" w14:textId="77777777" w:rsidR="00F61571" w:rsidRPr="00F00EDF" w:rsidRDefault="00F61571">
      <w:pPr>
        <w:rPr>
          <w:rFonts w:eastAsiaTheme="majorEastAsia"/>
        </w:rPr>
      </w:pPr>
    </w:p>
    <w:p w14:paraId="77B8D6AA" w14:textId="0BFCF9E9" w:rsidR="00F61571" w:rsidRPr="00F00EDF" w:rsidRDefault="00F61571">
      <w:pPr>
        <w:pStyle w:val="4"/>
      </w:pPr>
      <w:r w:rsidRPr="00F00EDF">
        <w:t xml:space="preserve">Шаг процесса </w:t>
      </w:r>
      <w:r w:rsidR="0063138C" w:rsidRPr="00F00EDF">
        <w:t>7</w:t>
      </w:r>
      <w:r w:rsidR="007168DF" w:rsidRPr="00F00EDF">
        <w:t xml:space="preserve">0 </w:t>
      </w:r>
      <w:ins w:id="1052" w:author="Дмитрий Ковтун" w:date="2021-03-11T19:25:00Z">
        <w:r w:rsidR="00E40CBD" w:rsidRPr="00F00EDF">
          <w:t>–</w:t>
        </w:r>
        <w:r w:rsidR="00E40CBD">
          <w:t xml:space="preserve"> </w:t>
        </w:r>
      </w:ins>
      <w:r w:rsidRPr="00F00EDF">
        <w:t>Формирование пакета документов для создания карточки ВНА</w:t>
      </w:r>
    </w:p>
    <w:p w14:paraId="09103651" w14:textId="77777777" w:rsidR="00F61571" w:rsidRPr="00F00EDF" w:rsidRDefault="00F61571">
      <w:pPr>
        <w:rPr>
          <w:rFonts w:eastAsiaTheme="majorEastAsia"/>
        </w:rPr>
      </w:pPr>
    </w:p>
    <w:p w14:paraId="4E006CF5" w14:textId="1F1BBE62" w:rsidR="007E3D53" w:rsidRPr="00F00EDF" w:rsidRDefault="007E3D53">
      <w:pPr>
        <w:spacing w:after="240" w:line="276" w:lineRule="auto"/>
        <w:ind w:firstLine="567"/>
        <w:rPr>
          <w:rFonts w:ascii="Arial" w:hAnsi="Arial" w:cs="Arial"/>
          <w:color w:val="000000" w:themeColor="text1"/>
        </w:rPr>
      </w:pPr>
      <w:r w:rsidRPr="00F00EDF">
        <w:rPr>
          <w:rFonts w:ascii="Arial" w:hAnsi="Arial" w:cs="Arial"/>
          <w:color w:val="000000" w:themeColor="text1"/>
        </w:rPr>
        <w:t>Для создания карточки ВНА</w:t>
      </w:r>
      <w:r w:rsidR="006D0997" w:rsidRPr="00F00EDF">
        <w:rPr>
          <w:rFonts w:ascii="Arial" w:hAnsi="Arial" w:cs="Arial"/>
          <w:color w:val="000000" w:themeColor="text1"/>
        </w:rPr>
        <w:t>,</w:t>
      </w:r>
      <w:r w:rsidRPr="00F00EDF">
        <w:rPr>
          <w:rFonts w:ascii="Arial" w:hAnsi="Arial" w:cs="Arial"/>
          <w:color w:val="000000" w:themeColor="text1"/>
        </w:rPr>
        <w:t xml:space="preserve"> </w:t>
      </w:r>
      <w:r w:rsidR="006D0997" w:rsidRPr="00F00EDF">
        <w:rPr>
          <w:rFonts w:ascii="Arial" w:hAnsi="Arial" w:cs="Arial"/>
          <w:color w:val="000000" w:themeColor="text1"/>
        </w:rPr>
        <w:t xml:space="preserve">Инженер </w:t>
      </w:r>
      <w:r w:rsidR="00A023C8" w:rsidRPr="00F00EDF">
        <w:rPr>
          <w:rFonts w:ascii="Arial" w:hAnsi="Arial" w:cs="Arial"/>
          <w:color w:val="000000" w:themeColor="text1"/>
        </w:rPr>
        <w:t>ТОиР</w:t>
      </w:r>
      <w:r w:rsidR="006D0997" w:rsidRPr="00F00EDF">
        <w:rPr>
          <w:rFonts w:ascii="Arial" w:hAnsi="Arial" w:cs="Arial"/>
          <w:color w:val="000000" w:themeColor="text1"/>
        </w:rPr>
        <w:t xml:space="preserve"> </w:t>
      </w:r>
      <w:r w:rsidR="009767F3" w:rsidRPr="00F00EDF">
        <w:rPr>
          <w:rFonts w:ascii="Arial" w:hAnsi="Arial" w:cs="Arial"/>
          <w:color w:val="000000" w:themeColor="text1"/>
        </w:rPr>
        <w:t xml:space="preserve">УО </w:t>
      </w:r>
      <w:r w:rsidR="006D0997" w:rsidRPr="00F00EDF">
        <w:rPr>
          <w:rFonts w:ascii="Arial" w:hAnsi="Arial" w:cs="Arial"/>
          <w:color w:val="000000" w:themeColor="text1"/>
        </w:rPr>
        <w:t xml:space="preserve">подготавливает </w:t>
      </w:r>
      <w:r w:rsidRPr="00F00EDF">
        <w:rPr>
          <w:rFonts w:ascii="Arial" w:hAnsi="Arial" w:cs="Arial"/>
          <w:color w:val="000000" w:themeColor="text1"/>
        </w:rPr>
        <w:t>комплект документов</w:t>
      </w:r>
      <w:r w:rsidR="008C558B" w:rsidRPr="00F00EDF">
        <w:rPr>
          <w:rFonts w:ascii="Arial" w:hAnsi="Arial" w:cs="Arial"/>
          <w:color w:val="000000" w:themeColor="text1"/>
        </w:rPr>
        <w:t xml:space="preserve"> по созданию карточки ВНА.</w:t>
      </w:r>
      <w:r w:rsidR="007D1FBE" w:rsidRPr="00F00EDF">
        <w:rPr>
          <w:rFonts w:ascii="Arial" w:hAnsi="Arial" w:cs="Arial"/>
          <w:color w:val="000000" w:themeColor="text1"/>
        </w:rPr>
        <w:t xml:space="preserve"> Дальнейшие шаги описаны в «ERP.</w:t>
      </w:r>
      <w:r w:rsidR="00036ED7" w:rsidRPr="00F00EDF">
        <w:rPr>
          <w:rFonts w:ascii="Arial" w:hAnsi="Arial" w:cs="Arial"/>
          <w:color w:val="000000" w:themeColor="text1"/>
        </w:rPr>
        <w:t>9</w:t>
      </w:r>
      <w:r w:rsidR="007D1FBE" w:rsidRPr="00F00EDF">
        <w:rPr>
          <w:rFonts w:ascii="Arial" w:hAnsi="Arial" w:cs="Arial"/>
          <w:color w:val="000000" w:themeColor="text1"/>
        </w:rPr>
        <w:t>.</w:t>
      </w:r>
      <w:r w:rsidR="00036ED7" w:rsidRPr="00F00EDF">
        <w:rPr>
          <w:rFonts w:ascii="Arial" w:hAnsi="Arial" w:cs="Arial"/>
          <w:color w:val="000000" w:themeColor="text1"/>
        </w:rPr>
        <w:t>9.2.</w:t>
      </w:r>
      <w:r w:rsidR="007D1FBE" w:rsidRPr="00F00EDF">
        <w:rPr>
          <w:rFonts w:ascii="Arial" w:hAnsi="Arial" w:cs="Arial"/>
          <w:color w:val="000000" w:themeColor="text1"/>
        </w:rPr>
        <w:t>27_FI_КД Учет ВНА».</w:t>
      </w:r>
    </w:p>
    <w:p w14:paraId="0160E14D" w14:textId="7861182E" w:rsidR="008C558B" w:rsidRPr="00F00EDF" w:rsidRDefault="008C558B">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Шаг выполняется вне системы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r w:rsidRPr="00F00EDF">
        <w:rPr>
          <w:rFonts w:ascii="Arial" w:hAnsi="Arial" w:cs="Arial"/>
          <w:color w:val="000000" w:themeColor="text1"/>
        </w:rPr>
        <w:t>.</w:t>
      </w:r>
    </w:p>
    <w:p w14:paraId="7CB008D5" w14:textId="77777777" w:rsidR="001E1007" w:rsidRPr="00F00EDF" w:rsidRDefault="001E1007">
      <w:pPr>
        <w:rPr>
          <w:rFonts w:eastAsiaTheme="majorEastAsia"/>
        </w:rPr>
      </w:pPr>
    </w:p>
    <w:p w14:paraId="084FC6A0" w14:textId="36CFC91F" w:rsidR="001E1007" w:rsidRPr="00F00EDF" w:rsidRDefault="001E1007">
      <w:pPr>
        <w:pStyle w:val="4"/>
      </w:pPr>
      <w:r w:rsidRPr="00F00EDF">
        <w:t xml:space="preserve">Шаг процесса </w:t>
      </w:r>
      <w:r w:rsidR="0063138C" w:rsidRPr="00F00EDF">
        <w:t>8</w:t>
      </w:r>
      <w:r w:rsidR="007168DF" w:rsidRPr="00F00EDF">
        <w:t>0</w:t>
      </w:r>
      <w:r w:rsidRPr="00F00EDF">
        <w:t xml:space="preserve"> – </w:t>
      </w:r>
      <w:r w:rsidR="001F39DC" w:rsidRPr="00F00EDF">
        <w:t>Проверка полноты данных для последующего выполнения</w:t>
      </w:r>
      <w:r w:rsidR="006133F4" w:rsidRPr="00F00EDF">
        <w:t xml:space="preserve"> операци</w:t>
      </w:r>
      <w:r w:rsidR="001F39DC" w:rsidRPr="00F00EDF">
        <w:t>й</w:t>
      </w:r>
      <w:r w:rsidR="006133F4" w:rsidRPr="00F00EDF">
        <w:t xml:space="preserve"> монтажа</w:t>
      </w:r>
      <w:r w:rsidR="001F39DC" w:rsidRPr="00F00EDF">
        <w:t xml:space="preserve"> </w:t>
      </w:r>
      <w:r w:rsidR="006133F4" w:rsidRPr="00F00EDF">
        <w:t>/ демонтажа в системе</w:t>
      </w:r>
    </w:p>
    <w:p w14:paraId="77838EB6" w14:textId="77777777" w:rsidR="006133F4" w:rsidRPr="00F00EDF" w:rsidRDefault="006133F4">
      <w:pPr>
        <w:rPr>
          <w:rFonts w:eastAsiaTheme="majorEastAsia"/>
        </w:rPr>
      </w:pPr>
    </w:p>
    <w:p w14:paraId="3686B9DD" w14:textId="0983D7B5" w:rsidR="00B65F35" w:rsidRDefault="00B65F35" w:rsidP="00B65F35">
      <w:pPr>
        <w:spacing w:after="240" w:line="276" w:lineRule="auto"/>
        <w:ind w:firstLine="567"/>
        <w:rPr>
          <w:ins w:id="1053" w:author="Дмитрий Ковтун" w:date="2021-03-11T20:25:00Z"/>
          <w:rFonts w:ascii="Arial" w:hAnsi="Arial" w:cs="Arial"/>
          <w:color w:val="000000" w:themeColor="text1"/>
        </w:rPr>
      </w:pPr>
      <w:ins w:id="1054" w:author="Дмитрий Ковтун" w:date="2021-03-11T20:20:00Z">
        <w:r w:rsidRPr="00B65F35">
          <w:rPr>
            <w:rFonts w:ascii="Arial" w:hAnsi="Arial" w:cs="Arial"/>
            <w:color w:val="000000" w:themeColor="text1"/>
          </w:rPr>
          <w:t xml:space="preserve">По результатам анализа наличия </w:t>
        </w:r>
      </w:ins>
      <w:ins w:id="1055" w:author="Дмитрий Ковтун" w:date="2021-03-11T20:21:00Z">
        <w:r>
          <w:rPr>
            <w:rFonts w:ascii="Arial" w:hAnsi="Arial" w:cs="Arial"/>
            <w:color w:val="000000" w:themeColor="text1"/>
          </w:rPr>
          <w:t xml:space="preserve">единиц оборудования в системе, </w:t>
        </w:r>
      </w:ins>
      <w:ins w:id="1056" w:author="Дмитрий Ковтун" w:date="2021-03-11T20:20:00Z">
        <w:r w:rsidRPr="00B65F35">
          <w:rPr>
            <w:rFonts w:ascii="Arial" w:hAnsi="Arial" w:cs="Arial"/>
            <w:color w:val="000000" w:themeColor="text1"/>
          </w:rPr>
          <w:t>Инженер ТОиР</w:t>
        </w:r>
      </w:ins>
      <w:ins w:id="1057" w:author="Дмитрий Ковтун" w:date="2021-03-11T20:21:00Z">
        <w:r>
          <w:rPr>
            <w:rFonts w:ascii="Arial" w:hAnsi="Arial" w:cs="Arial"/>
            <w:color w:val="000000" w:themeColor="text1"/>
          </w:rPr>
          <w:t xml:space="preserve"> УО выполняет</w:t>
        </w:r>
      </w:ins>
      <w:ins w:id="1058" w:author="Дмитрий Ковтун" w:date="2021-03-11T20:20:00Z">
        <w:r w:rsidRPr="00B65F35">
          <w:rPr>
            <w:rFonts w:ascii="Arial" w:hAnsi="Arial" w:cs="Arial"/>
            <w:color w:val="000000" w:themeColor="text1"/>
          </w:rPr>
          <w:t xml:space="preserve"> провер</w:t>
        </w:r>
      </w:ins>
      <w:ins w:id="1059" w:author="Дмитрий Ковтун" w:date="2021-03-11T20:21:00Z">
        <w:r>
          <w:rPr>
            <w:rFonts w:ascii="Arial" w:hAnsi="Arial" w:cs="Arial"/>
            <w:color w:val="000000" w:themeColor="text1"/>
          </w:rPr>
          <w:t>ку</w:t>
        </w:r>
      </w:ins>
      <w:ins w:id="1060" w:author="Дмитрий Ковтун" w:date="2021-03-11T20:20:00Z">
        <w:r w:rsidRPr="00B65F35">
          <w:rPr>
            <w:rFonts w:ascii="Arial" w:hAnsi="Arial" w:cs="Arial"/>
            <w:color w:val="000000" w:themeColor="text1"/>
          </w:rPr>
          <w:t xml:space="preserve"> </w:t>
        </w:r>
      </w:ins>
      <w:ins w:id="1061" w:author="Дмитрий Ковтун" w:date="2021-03-11T20:21:00Z">
        <w:r>
          <w:rPr>
            <w:rFonts w:ascii="Arial" w:hAnsi="Arial" w:cs="Arial"/>
            <w:color w:val="000000" w:themeColor="text1"/>
          </w:rPr>
          <w:t xml:space="preserve">достаточности </w:t>
        </w:r>
      </w:ins>
      <w:ins w:id="1062" w:author="Дмитрий Ковтун" w:date="2021-03-11T20:20:00Z">
        <w:r w:rsidRPr="00B65F35">
          <w:rPr>
            <w:rFonts w:ascii="Arial" w:hAnsi="Arial" w:cs="Arial"/>
            <w:color w:val="000000" w:themeColor="text1"/>
          </w:rPr>
          <w:t xml:space="preserve">данных </w:t>
        </w:r>
      </w:ins>
      <w:ins w:id="1063" w:author="Дмитрий Ковтун" w:date="2021-03-11T20:22:00Z">
        <w:r>
          <w:rPr>
            <w:rFonts w:ascii="Arial" w:hAnsi="Arial" w:cs="Arial"/>
            <w:color w:val="000000" w:themeColor="text1"/>
          </w:rPr>
          <w:t>для выполнения операций монтажа/демонтажа</w:t>
        </w:r>
      </w:ins>
      <w:ins w:id="1064" w:author="Дмитрий Ковтун" w:date="2021-03-11T21:00:00Z">
        <w:r w:rsidR="008C44AB">
          <w:rPr>
            <w:rFonts w:ascii="Arial" w:hAnsi="Arial" w:cs="Arial"/>
            <w:color w:val="000000" w:themeColor="text1"/>
          </w:rPr>
          <w:t xml:space="preserve"> ЕО</w:t>
        </w:r>
      </w:ins>
      <w:ins w:id="1065" w:author="Дмитрий Ковтун" w:date="2021-03-11T20:20:00Z">
        <w:r>
          <w:rPr>
            <w:rFonts w:ascii="Arial" w:hAnsi="Arial" w:cs="Arial"/>
            <w:color w:val="000000" w:themeColor="text1"/>
          </w:rPr>
          <w:t xml:space="preserve">. </w:t>
        </w:r>
      </w:ins>
      <w:ins w:id="1066" w:author="Дмитрий Ковтун" w:date="2021-03-11T20:22:00Z">
        <w:r>
          <w:rPr>
            <w:rFonts w:ascii="Arial" w:hAnsi="Arial" w:cs="Arial"/>
            <w:color w:val="000000" w:themeColor="text1"/>
          </w:rPr>
          <w:t>К таким данным относятся связь единицы оборудования с кодом ЕК МТР</w:t>
        </w:r>
      </w:ins>
      <w:ins w:id="1067" w:author="Дмитрий Ковтун" w:date="2021-03-11T20:20:00Z">
        <w:r w:rsidRPr="00B65F35">
          <w:rPr>
            <w:rFonts w:ascii="Arial" w:hAnsi="Arial" w:cs="Arial"/>
            <w:color w:val="000000" w:themeColor="text1"/>
          </w:rPr>
          <w:t xml:space="preserve">, </w:t>
        </w:r>
      </w:ins>
      <w:ins w:id="1068" w:author="Дмитрий Ковтун" w:date="2021-03-11T20:23:00Z">
        <w:r>
          <w:rPr>
            <w:rFonts w:ascii="Arial" w:hAnsi="Arial" w:cs="Arial"/>
            <w:color w:val="000000" w:themeColor="text1"/>
          </w:rPr>
          <w:t xml:space="preserve">наличие </w:t>
        </w:r>
      </w:ins>
      <w:ins w:id="1069" w:author="Дмитрий Ковтун" w:date="2021-03-11T20:20:00Z">
        <w:r w:rsidRPr="00B65F35">
          <w:rPr>
            <w:rFonts w:ascii="Arial" w:hAnsi="Arial" w:cs="Arial"/>
            <w:color w:val="000000" w:themeColor="text1"/>
          </w:rPr>
          <w:t xml:space="preserve">серийного номера </w:t>
        </w:r>
      </w:ins>
      <w:ins w:id="1070" w:author="Дмитрий Ковтун" w:date="2021-03-11T20:23:00Z">
        <w:r>
          <w:rPr>
            <w:rFonts w:ascii="Arial" w:hAnsi="Arial" w:cs="Arial"/>
            <w:color w:val="000000" w:themeColor="text1"/>
          </w:rPr>
          <w:t xml:space="preserve">в основной записи </w:t>
        </w:r>
      </w:ins>
      <w:ins w:id="1071" w:author="Дмитрий Ковтун" w:date="2021-03-11T20:20:00Z">
        <w:r w:rsidRPr="00B65F35">
          <w:rPr>
            <w:rFonts w:ascii="Arial" w:hAnsi="Arial" w:cs="Arial"/>
            <w:color w:val="000000" w:themeColor="text1"/>
          </w:rPr>
          <w:t>ЕО</w:t>
        </w:r>
      </w:ins>
      <w:ins w:id="1072" w:author="Дмитрий Ковтун" w:date="2021-03-11T20:23:00Z">
        <w:r>
          <w:rPr>
            <w:rFonts w:ascii="Arial" w:hAnsi="Arial" w:cs="Arial"/>
            <w:color w:val="000000" w:themeColor="text1"/>
          </w:rPr>
          <w:t xml:space="preserve">, а также расширение ЕК МТР на виды оценки </w:t>
        </w:r>
        <w:r w:rsidR="002C3A9E">
          <w:rPr>
            <w:rFonts w:ascii="Arial" w:hAnsi="Arial" w:cs="Arial"/>
            <w:color w:val="000000" w:themeColor="text1"/>
          </w:rPr>
          <w:t>ИСПРАВНЫЙ/</w:t>
        </w:r>
        <w:r>
          <w:rPr>
            <w:rFonts w:ascii="Arial" w:hAnsi="Arial" w:cs="Arial"/>
            <w:color w:val="000000" w:themeColor="text1"/>
          </w:rPr>
          <w:t>НЕИСПРАВН</w:t>
        </w:r>
      </w:ins>
      <w:ins w:id="1073" w:author="Дмитрий Ковтун" w:date="2021-03-11T20:35:00Z">
        <w:r w:rsidR="002C3A9E">
          <w:rPr>
            <w:rFonts w:ascii="Arial" w:hAnsi="Arial" w:cs="Arial"/>
            <w:color w:val="000000" w:themeColor="text1"/>
          </w:rPr>
          <w:t xml:space="preserve"> и профиль серийного номера</w:t>
        </w:r>
      </w:ins>
      <w:ins w:id="1074" w:author="Дмитрий Ковтун" w:date="2021-03-11T20:20:00Z">
        <w:r w:rsidRPr="00B65F35">
          <w:rPr>
            <w:rFonts w:ascii="Arial" w:hAnsi="Arial" w:cs="Arial"/>
            <w:color w:val="000000" w:themeColor="text1"/>
          </w:rPr>
          <w:t xml:space="preserve">. </w:t>
        </w:r>
      </w:ins>
      <w:ins w:id="1075" w:author="Дмитрий Ковтун" w:date="2021-03-11T20:25:00Z">
        <w:r>
          <w:rPr>
            <w:rFonts w:ascii="Arial" w:hAnsi="Arial" w:cs="Arial"/>
            <w:color w:val="000000" w:themeColor="text1"/>
          </w:rPr>
          <w:t xml:space="preserve">При этом монтируемая единица оборудования должна </w:t>
        </w:r>
      </w:ins>
      <w:ins w:id="1076" w:author="Дмитрий Ковтун" w:date="2021-03-11T20:31:00Z">
        <w:r w:rsidR="002C3A9E">
          <w:rPr>
            <w:rFonts w:ascii="Arial" w:hAnsi="Arial" w:cs="Arial"/>
            <w:color w:val="000000" w:themeColor="text1"/>
          </w:rPr>
          <w:t>быть в</w:t>
        </w:r>
      </w:ins>
      <w:ins w:id="1077" w:author="Дмитрий Ковтун" w:date="2021-03-11T20:25:00Z">
        <w:r>
          <w:rPr>
            <w:rFonts w:ascii="Arial" w:hAnsi="Arial" w:cs="Arial"/>
            <w:color w:val="000000" w:themeColor="text1"/>
          </w:rPr>
          <w:t xml:space="preserve"> </w:t>
        </w:r>
      </w:ins>
      <w:ins w:id="1078" w:author="Дмитрий Ковтун" w:date="2021-03-11T20:31:00Z">
        <w:r w:rsidR="002C3A9E">
          <w:rPr>
            <w:rFonts w:ascii="Arial" w:hAnsi="Arial" w:cs="Arial"/>
            <w:color w:val="000000" w:themeColor="text1"/>
          </w:rPr>
          <w:t xml:space="preserve">системном </w:t>
        </w:r>
      </w:ins>
      <w:ins w:id="1079" w:author="Дмитрий Ковтун" w:date="2021-03-11T20:25:00Z">
        <w:r>
          <w:rPr>
            <w:rFonts w:ascii="Arial" w:hAnsi="Arial" w:cs="Arial"/>
            <w:color w:val="000000" w:themeColor="text1"/>
          </w:rPr>
          <w:t>статус</w:t>
        </w:r>
      </w:ins>
      <w:ins w:id="1080" w:author="Дмитрий Ковтун" w:date="2021-03-11T20:31:00Z">
        <w:r w:rsidR="002C3A9E">
          <w:rPr>
            <w:rFonts w:ascii="Arial" w:hAnsi="Arial" w:cs="Arial"/>
            <w:color w:val="000000" w:themeColor="text1"/>
          </w:rPr>
          <w:t>е</w:t>
        </w:r>
      </w:ins>
      <w:ins w:id="1081" w:author="Дмитрий Ковтун" w:date="2021-03-11T20:25:00Z">
        <w:r>
          <w:rPr>
            <w:rFonts w:ascii="Arial" w:hAnsi="Arial" w:cs="Arial"/>
            <w:color w:val="000000" w:themeColor="text1"/>
          </w:rPr>
          <w:t xml:space="preserve"> на </w:t>
        </w:r>
      </w:ins>
      <w:ins w:id="1082" w:author="Дмитрий Ковтун" w:date="2021-03-11T20:26:00Z">
        <w:r>
          <w:rPr>
            <w:rFonts w:ascii="Arial" w:hAnsi="Arial" w:cs="Arial"/>
            <w:color w:val="000000" w:themeColor="text1"/>
          </w:rPr>
          <w:t>«</w:t>
        </w:r>
      </w:ins>
      <w:ins w:id="1083" w:author="Дмитрий Ковтун" w:date="2021-03-11T20:25:00Z">
        <w:r>
          <w:rPr>
            <w:rFonts w:ascii="Arial" w:hAnsi="Arial" w:cs="Arial"/>
            <w:color w:val="000000" w:themeColor="text1"/>
          </w:rPr>
          <w:t xml:space="preserve">НАСК </w:t>
        </w:r>
      </w:ins>
      <w:ins w:id="1084" w:author="Дмитрий Ковтун" w:date="2021-03-11T20:26:00Z">
        <w:r>
          <w:rPr>
            <w:rFonts w:ascii="Arial" w:hAnsi="Arial" w:cs="Arial"/>
            <w:color w:val="000000" w:themeColor="text1"/>
          </w:rPr>
          <w:t>–</w:t>
        </w:r>
      </w:ins>
      <w:ins w:id="1085" w:author="Дмитрий Ковтун" w:date="2021-03-11T20:25:00Z">
        <w:r>
          <w:rPr>
            <w:rFonts w:ascii="Arial" w:hAnsi="Arial" w:cs="Arial"/>
            <w:color w:val="000000" w:themeColor="text1"/>
          </w:rPr>
          <w:t xml:space="preserve"> На </w:t>
        </w:r>
      </w:ins>
      <w:ins w:id="1086" w:author="Дмитрий Ковтун" w:date="2021-03-11T20:26:00Z">
        <w:r>
          <w:rPr>
            <w:rFonts w:ascii="Arial" w:hAnsi="Arial" w:cs="Arial"/>
            <w:color w:val="000000" w:themeColor="text1"/>
          </w:rPr>
          <w:t xml:space="preserve">складе» и </w:t>
        </w:r>
      </w:ins>
      <w:ins w:id="1087" w:author="Дмитрий Ковтун" w:date="2021-03-11T20:28:00Z">
        <w:r w:rsidR="0021371D">
          <w:rPr>
            <w:rFonts w:ascii="Arial" w:hAnsi="Arial" w:cs="Arial"/>
            <w:color w:val="000000" w:themeColor="text1"/>
          </w:rPr>
          <w:t>и</w:t>
        </w:r>
      </w:ins>
      <w:ins w:id="1088" w:author="Дмитрий Ковтун" w:date="2021-03-11T20:26:00Z">
        <w:r>
          <w:rPr>
            <w:rFonts w:ascii="Arial" w:hAnsi="Arial" w:cs="Arial"/>
            <w:color w:val="000000" w:themeColor="text1"/>
          </w:rPr>
          <w:t>меть связь со складским запасом</w:t>
        </w:r>
      </w:ins>
      <w:ins w:id="1089" w:author="Дмитрий Ковтун" w:date="2021-03-11T20:28:00Z">
        <w:r w:rsidR="0021371D">
          <w:rPr>
            <w:rFonts w:ascii="Arial" w:hAnsi="Arial" w:cs="Arial"/>
            <w:color w:val="000000" w:themeColor="text1"/>
          </w:rPr>
          <w:t xml:space="preserve"> исправных узлов</w:t>
        </w:r>
      </w:ins>
      <w:ins w:id="1090" w:author="Дмитрий Ковтун" w:date="2021-03-11T20:26:00Z">
        <w:r>
          <w:rPr>
            <w:rFonts w:ascii="Arial" w:hAnsi="Arial" w:cs="Arial"/>
            <w:color w:val="000000" w:themeColor="text1"/>
          </w:rPr>
          <w:t>.</w:t>
        </w:r>
      </w:ins>
      <w:ins w:id="1091" w:author="Дмитрий Ковтун" w:date="2021-03-11T20:28:00Z">
        <w:r w:rsidR="0021371D">
          <w:rPr>
            <w:rFonts w:ascii="Arial" w:hAnsi="Arial" w:cs="Arial"/>
            <w:color w:val="000000" w:themeColor="text1"/>
          </w:rPr>
          <w:t xml:space="preserve"> Демонтируемая единица оборудования должна иметь структурное подчинение вышестоящей ЕО, либо техническому месту и </w:t>
        </w:r>
      </w:ins>
      <w:ins w:id="1092" w:author="Дмитрий Ковтун" w:date="2021-03-11T20:32:00Z">
        <w:r w:rsidR="002C3A9E">
          <w:rPr>
            <w:rFonts w:ascii="Arial" w:hAnsi="Arial" w:cs="Arial"/>
            <w:color w:val="000000" w:themeColor="text1"/>
          </w:rPr>
          <w:t xml:space="preserve">быть в системном </w:t>
        </w:r>
      </w:ins>
      <w:ins w:id="1093" w:author="Дмитрий Ковтун" w:date="2021-03-11T20:28:00Z">
        <w:r w:rsidR="0021371D">
          <w:rPr>
            <w:rFonts w:ascii="Arial" w:hAnsi="Arial" w:cs="Arial"/>
            <w:color w:val="000000" w:themeColor="text1"/>
          </w:rPr>
          <w:t>статус</w:t>
        </w:r>
      </w:ins>
      <w:ins w:id="1094" w:author="Дмитрий Ковтун" w:date="2021-03-11T20:32:00Z">
        <w:r w:rsidR="002C3A9E">
          <w:rPr>
            <w:rFonts w:ascii="Arial" w:hAnsi="Arial" w:cs="Arial"/>
            <w:color w:val="000000" w:themeColor="text1"/>
          </w:rPr>
          <w:t>е</w:t>
        </w:r>
      </w:ins>
      <w:ins w:id="1095" w:author="Дмитрий Ковтун" w:date="2021-03-11T20:28:00Z">
        <w:r w:rsidR="0021371D">
          <w:rPr>
            <w:rFonts w:ascii="Arial" w:hAnsi="Arial" w:cs="Arial"/>
            <w:color w:val="000000" w:themeColor="text1"/>
          </w:rPr>
          <w:t xml:space="preserve"> </w:t>
        </w:r>
      </w:ins>
      <w:ins w:id="1096" w:author="Дмитрий Ковтун" w:date="2021-03-11T20:30:00Z">
        <w:r w:rsidR="0021371D">
          <w:rPr>
            <w:rFonts w:ascii="Arial" w:hAnsi="Arial" w:cs="Arial"/>
            <w:color w:val="000000" w:themeColor="text1"/>
          </w:rPr>
          <w:t xml:space="preserve">«ПВЕО - </w:t>
        </w:r>
        <w:r w:rsidR="0021371D" w:rsidRPr="0021371D">
          <w:rPr>
            <w:rFonts w:ascii="Arial" w:hAnsi="Arial" w:cs="Arial"/>
            <w:color w:val="000000" w:themeColor="text1"/>
          </w:rPr>
          <w:t xml:space="preserve">Присвоена вышестоящая </w:t>
        </w:r>
        <w:proofErr w:type="spellStart"/>
        <w:r w:rsidR="0021371D" w:rsidRPr="0021371D">
          <w:rPr>
            <w:rFonts w:ascii="Arial" w:hAnsi="Arial" w:cs="Arial"/>
            <w:color w:val="000000" w:themeColor="text1"/>
          </w:rPr>
          <w:t>ЕдОборуд</w:t>
        </w:r>
        <w:proofErr w:type="spellEnd"/>
        <w:r w:rsidR="0021371D">
          <w:rPr>
            <w:rFonts w:ascii="Arial" w:hAnsi="Arial" w:cs="Arial"/>
            <w:color w:val="000000" w:themeColor="text1"/>
          </w:rPr>
          <w:t>», либо «</w:t>
        </w:r>
      </w:ins>
      <w:ins w:id="1097" w:author="Дмитрий Ковтун" w:date="2021-03-11T20:31:00Z">
        <w:r w:rsidR="0021371D">
          <w:rPr>
            <w:rFonts w:ascii="Arial" w:hAnsi="Arial" w:cs="Arial"/>
            <w:color w:val="000000" w:themeColor="text1"/>
          </w:rPr>
          <w:t xml:space="preserve">УСТН - </w:t>
        </w:r>
        <w:r w:rsidR="0021371D" w:rsidRPr="0021371D">
          <w:rPr>
            <w:rFonts w:ascii="Arial" w:hAnsi="Arial" w:cs="Arial"/>
            <w:color w:val="000000" w:themeColor="text1"/>
          </w:rPr>
          <w:t>Установлено</w:t>
        </w:r>
      </w:ins>
      <w:ins w:id="1098" w:author="Дмитрий Ковтун" w:date="2021-03-11T20:30:00Z">
        <w:r w:rsidR="0021371D">
          <w:rPr>
            <w:rFonts w:ascii="Arial" w:hAnsi="Arial" w:cs="Arial"/>
            <w:color w:val="000000" w:themeColor="text1"/>
          </w:rPr>
          <w:t>»</w:t>
        </w:r>
      </w:ins>
      <w:ins w:id="1099" w:author="Дмитрий Ковтун" w:date="2021-03-11T20:31:00Z">
        <w:r w:rsidR="0021371D">
          <w:rPr>
            <w:rFonts w:ascii="Arial" w:hAnsi="Arial" w:cs="Arial"/>
            <w:color w:val="000000" w:themeColor="text1"/>
          </w:rPr>
          <w:t>.</w:t>
        </w:r>
      </w:ins>
    </w:p>
    <w:p w14:paraId="2A5C2755" w14:textId="638BC94D" w:rsidR="00B65F35" w:rsidRPr="00B65F35" w:rsidRDefault="00B65F35" w:rsidP="00B65F35">
      <w:pPr>
        <w:spacing w:after="240" w:line="276" w:lineRule="auto"/>
        <w:ind w:firstLine="567"/>
        <w:rPr>
          <w:ins w:id="1100" w:author="Дмитрий Ковтун" w:date="2021-03-11T20:20:00Z"/>
          <w:rFonts w:ascii="Arial" w:hAnsi="Arial" w:cs="Arial"/>
          <w:color w:val="000000" w:themeColor="text1"/>
        </w:rPr>
      </w:pPr>
      <w:ins w:id="1101" w:author="Дмитрий Ковтун" w:date="2021-03-11T20:20:00Z">
        <w:r w:rsidRPr="00B65F35">
          <w:rPr>
            <w:rFonts w:ascii="Arial" w:hAnsi="Arial" w:cs="Arial"/>
            <w:color w:val="000000" w:themeColor="text1"/>
          </w:rPr>
          <w:lastRenderedPageBreak/>
          <w:t xml:space="preserve">В случае отсутствия </w:t>
        </w:r>
      </w:ins>
      <w:ins w:id="1102" w:author="Дмитрий Ковтун" w:date="2021-03-11T20:33:00Z">
        <w:r w:rsidR="002C3A9E">
          <w:rPr>
            <w:rFonts w:ascii="Arial" w:hAnsi="Arial" w:cs="Arial"/>
            <w:color w:val="000000" w:themeColor="text1"/>
          </w:rPr>
          <w:t xml:space="preserve">требуемых </w:t>
        </w:r>
      </w:ins>
      <w:ins w:id="1103" w:author="Дмитрий Ковтун" w:date="2021-03-11T20:20:00Z">
        <w:r w:rsidRPr="00B65F35">
          <w:rPr>
            <w:rFonts w:ascii="Arial" w:hAnsi="Arial" w:cs="Arial"/>
            <w:color w:val="000000" w:themeColor="text1"/>
          </w:rPr>
          <w:t xml:space="preserve">данных необходимо инициировать </w:t>
        </w:r>
      </w:ins>
      <w:ins w:id="1104" w:author="Дмитрий Ковтун" w:date="2021-03-11T20:34:00Z">
        <w:r w:rsidR="002C3A9E" w:rsidRPr="00F00EDF">
          <w:rPr>
            <w:rFonts w:ascii="Arial" w:hAnsi="Arial" w:cs="Arial"/>
            <w:color w:val="000000" w:themeColor="text1"/>
          </w:rPr>
          <w:t>корректировки локальных данных НСИ ТОРО</w:t>
        </w:r>
      </w:ins>
      <w:ins w:id="1105" w:author="Дмитрий Ковтун" w:date="2021-03-11T20:20:00Z">
        <w:r w:rsidR="002C3A9E">
          <w:rPr>
            <w:rFonts w:ascii="Arial" w:hAnsi="Arial" w:cs="Arial"/>
            <w:color w:val="000000" w:themeColor="text1"/>
          </w:rPr>
          <w:t>, либо в случае отсутствия требуемых данных ЕК МТР, инициировать корректировку ЕК МТР созданием заявки в КСУ НСИ.</w:t>
        </w:r>
      </w:ins>
    </w:p>
    <w:p w14:paraId="50E2F83C" w14:textId="763CC0F6" w:rsidR="00B65F35" w:rsidRDefault="00B65F35" w:rsidP="00B65F35">
      <w:pPr>
        <w:spacing w:after="240" w:line="276" w:lineRule="auto"/>
        <w:ind w:firstLine="567"/>
        <w:rPr>
          <w:ins w:id="1106" w:author="Дмитрий Ковтун" w:date="2021-03-11T20:20:00Z"/>
          <w:rFonts w:ascii="Arial" w:hAnsi="Arial" w:cs="Arial"/>
          <w:color w:val="000000" w:themeColor="text1"/>
        </w:rPr>
      </w:pPr>
      <w:ins w:id="1107" w:author="Дмитрий Ковтун" w:date="2021-03-11T20:20:00Z">
        <w:r w:rsidRPr="00B65F35">
          <w:rPr>
            <w:rFonts w:ascii="Arial" w:hAnsi="Arial" w:cs="Arial"/>
            <w:color w:val="000000" w:themeColor="text1"/>
          </w:rPr>
          <w:t xml:space="preserve">Если данных </w:t>
        </w:r>
      </w:ins>
      <w:ins w:id="1108" w:author="Дмитрий Ковтун" w:date="2021-03-11T20:36:00Z">
        <w:r w:rsidR="002C3A9E">
          <w:rPr>
            <w:rFonts w:ascii="Arial" w:hAnsi="Arial" w:cs="Arial"/>
            <w:color w:val="000000" w:themeColor="text1"/>
          </w:rPr>
          <w:t xml:space="preserve">для выполнения операции </w:t>
        </w:r>
      </w:ins>
      <w:ins w:id="1109" w:author="Дмитрий Ковтун" w:date="2021-03-11T20:20:00Z">
        <w:r w:rsidRPr="00B65F35">
          <w:rPr>
            <w:rFonts w:ascii="Arial" w:hAnsi="Arial" w:cs="Arial"/>
            <w:color w:val="000000" w:themeColor="text1"/>
          </w:rPr>
          <w:t xml:space="preserve">достаточно, то Инженер ТОиР </w:t>
        </w:r>
      </w:ins>
      <w:ins w:id="1110" w:author="Дмитрий Ковтун" w:date="2021-03-11T20:36:00Z">
        <w:r w:rsidR="002C3A9E">
          <w:rPr>
            <w:rFonts w:ascii="Arial" w:hAnsi="Arial" w:cs="Arial"/>
            <w:color w:val="000000" w:themeColor="text1"/>
          </w:rPr>
          <w:t xml:space="preserve">УО </w:t>
        </w:r>
      </w:ins>
      <w:ins w:id="1111" w:author="Дмитрий Ковтун" w:date="2021-03-11T20:20:00Z">
        <w:r w:rsidR="002C3A9E">
          <w:rPr>
            <w:rFonts w:ascii="Arial" w:hAnsi="Arial" w:cs="Arial"/>
            <w:color w:val="000000" w:themeColor="text1"/>
          </w:rPr>
          <w:t>выполняет шаги по монтажу</w:t>
        </w:r>
        <w:r w:rsidRPr="00B65F35">
          <w:rPr>
            <w:rFonts w:ascii="Arial" w:hAnsi="Arial" w:cs="Arial"/>
            <w:color w:val="000000" w:themeColor="text1"/>
          </w:rPr>
          <w:t>/демонтаж</w:t>
        </w:r>
      </w:ins>
      <w:ins w:id="1112" w:author="Дмитрий Ковтун" w:date="2021-03-11T20:36:00Z">
        <w:r w:rsidR="002C3A9E">
          <w:rPr>
            <w:rFonts w:ascii="Arial" w:hAnsi="Arial" w:cs="Arial"/>
            <w:color w:val="000000" w:themeColor="text1"/>
          </w:rPr>
          <w:t>у</w:t>
        </w:r>
      </w:ins>
      <w:ins w:id="1113" w:author="Дмитрий Ковтун" w:date="2021-03-11T20:20:00Z">
        <w:r w:rsidRPr="00B65F35">
          <w:rPr>
            <w:rFonts w:ascii="Arial" w:hAnsi="Arial" w:cs="Arial"/>
            <w:color w:val="000000" w:themeColor="text1"/>
          </w:rPr>
          <w:t xml:space="preserve"> </w:t>
        </w:r>
      </w:ins>
      <w:ins w:id="1114" w:author="Дмитрий Ковтун" w:date="2021-03-11T20:36:00Z">
        <w:r w:rsidR="002C3A9E">
          <w:rPr>
            <w:rFonts w:ascii="Arial" w:hAnsi="Arial" w:cs="Arial"/>
            <w:color w:val="000000" w:themeColor="text1"/>
          </w:rPr>
          <w:t xml:space="preserve">единиц оборудования </w:t>
        </w:r>
      </w:ins>
      <w:ins w:id="1115" w:author="Дмитрий Ковтун" w:date="2021-03-11T20:20:00Z">
        <w:r w:rsidRPr="00B65F35">
          <w:rPr>
            <w:rFonts w:ascii="Arial" w:hAnsi="Arial" w:cs="Arial"/>
            <w:color w:val="000000" w:themeColor="text1"/>
          </w:rPr>
          <w:t>в системе.</w:t>
        </w:r>
      </w:ins>
    </w:p>
    <w:p w14:paraId="3295258B" w14:textId="0E8B67FA" w:rsidR="00E9033C" w:rsidRPr="00F00EDF" w:rsidDel="008C44AB" w:rsidRDefault="00E9033C">
      <w:pPr>
        <w:spacing w:after="240" w:line="276" w:lineRule="auto"/>
        <w:ind w:firstLine="567"/>
        <w:rPr>
          <w:del w:id="1116" w:author="Дмитрий Ковтун" w:date="2021-03-11T21:01:00Z"/>
          <w:rFonts w:ascii="Arial" w:hAnsi="Arial" w:cs="Arial"/>
          <w:color w:val="000000" w:themeColor="text1"/>
        </w:rPr>
      </w:pPr>
      <w:del w:id="1117" w:author="Дмитрий Ковтун" w:date="2021-03-11T21:01:00Z">
        <w:r w:rsidRPr="00872418" w:rsidDel="008C44AB">
          <w:rPr>
            <w:rFonts w:ascii="Arial" w:hAnsi="Arial" w:cs="Arial"/>
            <w:color w:val="000000" w:themeColor="text1"/>
          </w:rPr>
          <w:delText xml:space="preserve">Инженер </w:delText>
        </w:r>
        <w:r w:rsidR="00A023C8" w:rsidRPr="00872418" w:rsidDel="008C44AB">
          <w:rPr>
            <w:rFonts w:ascii="Arial" w:hAnsi="Arial" w:cs="Arial"/>
            <w:color w:val="000000" w:themeColor="text1"/>
          </w:rPr>
          <w:delText>ТОиР</w:delText>
        </w:r>
        <w:r w:rsidRPr="00872418" w:rsidDel="008C44AB">
          <w:rPr>
            <w:rFonts w:ascii="Arial" w:hAnsi="Arial" w:cs="Arial"/>
            <w:color w:val="000000" w:themeColor="text1"/>
          </w:rPr>
          <w:delText xml:space="preserve"> </w:delText>
        </w:r>
        <w:r w:rsidR="009767F3" w:rsidRPr="00872418" w:rsidDel="008C44AB">
          <w:rPr>
            <w:rFonts w:ascii="Arial" w:hAnsi="Arial" w:cs="Arial"/>
            <w:color w:val="000000" w:themeColor="text1"/>
          </w:rPr>
          <w:delText xml:space="preserve">УО </w:delText>
        </w:r>
        <w:r w:rsidRPr="00872418" w:rsidDel="008C44AB">
          <w:rPr>
            <w:rFonts w:ascii="Arial" w:hAnsi="Arial" w:cs="Arial"/>
            <w:color w:val="000000" w:themeColor="text1"/>
          </w:rPr>
          <w:delText xml:space="preserve">осуществляет проверку </w:delText>
        </w:r>
      </w:del>
      <w:del w:id="1118" w:author="Дмитрий Ковтун" w:date="2021-03-11T20:17:00Z">
        <w:r w:rsidRPr="00872418" w:rsidDel="00B65F35">
          <w:rPr>
            <w:rFonts w:ascii="Arial" w:hAnsi="Arial" w:cs="Arial"/>
            <w:color w:val="000000" w:themeColor="text1"/>
          </w:rPr>
          <w:delText>операций</w:delText>
        </w:r>
        <w:r w:rsidRPr="00872418" w:rsidDel="00B65F35">
          <w:delText xml:space="preserve"> </w:delText>
        </w:r>
        <w:r w:rsidRPr="00872418" w:rsidDel="00B65F35">
          <w:rPr>
            <w:rFonts w:ascii="Arial" w:hAnsi="Arial" w:cs="Arial"/>
            <w:color w:val="000000" w:themeColor="text1"/>
          </w:rPr>
          <w:delText>монтажа/демонтажа заказа ТОРО на полноту данных в системе</w:delText>
        </w:r>
      </w:del>
      <w:del w:id="1119" w:author="Дмитрий Ковтун" w:date="2021-03-11T21:01:00Z">
        <w:r w:rsidRPr="00872418" w:rsidDel="008C44AB">
          <w:rPr>
            <w:rFonts w:ascii="Arial" w:hAnsi="Arial" w:cs="Arial"/>
            <w:color w:val="000000" w:themeColor="text1"/>
          </w:rPr>
          <w:delText>. Используя стандартные транзакции «</w:delText>
        </w:r>
        <w:r w:rsidRPr="00872418" w:rsidDel="008C44AB">
          <w:rPr>
            <w:rFonts w:ascii="Arial" w:hAnsi="Arial" w:cs="Arial"/>
            <w:color w:val="000000" w:themeColor="text1"/>
            <w:lang w:val="en-US"/>
          </w:rPr>
          <w:delText>IQ</w:delText>
        </w:r>
        <w:r w:rsidRPr="00872418" w:rsidDel="008C44AB">
          <w:rPr>
            <w:rFonts w:ascii="Arial" w:hAnsi="Arial" w:cs="Arial"/>
            <w:color w:val="000000" w:themeColor="text1"/>
          </w:rPr>
          <w:delText>0</w:delText>
        </w:r>
        <w:r w:rsidR="00922A5C" w:rsidRPr="00872418" w:rsidDel="008C44AB">
          <w:rPr>
            <w:rFonts w:ascii="Arial" w:hAnsi="Arial" w:cs="Arial"/>
            <w:color w:val="000000" w:themeColor="text1"/>
          </w:rPr>
          <w:delText>9</w:delText>
        </w:r>
      </w:del>
      <w:del w:id="1120" w:author="Дмитрий Ковтун" w:date="2021-03-11T20:17:00Z">
        <w:r w:rsidRPr="00872418" w:rsidDel="00B65F35">
          <w:rPr>
            <w:rFonts w:ascii="Arial" w:hAnsi="Arial" w:cs="Arial"/>
            <w:color w:val="000000" w:themeColor="text1"/>
          </w:rPr>
          <w:delText>»</w:delText>
        </w:r>
      </w:del>
      <w:del w:id="1121" w:author="Дмитрий Ковтун" w:date="2021-03-11T21:01:00Z">
        <w:r w:rsidRPr="00872418" w:rsidDel="008C44AB">
          <w:rPr>
            <w:rFonts w:ascii="Arial" w:hAnsi="Arial" w:cs="Arial"/>
            <w:color w:val="000000" w:themeColor="text1"/>
          </w:rPr>
          <w:delText xml:space="preserve"> - </w:delText>
        </w:r>
        <w:r w:rsidR="00922A5C" w:rsidRPr="00872418" w:rsidDel="008C44AB">
          <w:rPr>
            <w:rFonts w:ascii="Arial" w:hAnsi="Arial" w:cs="Arial"/>
            <w:color w:val="000000" w:themeColor="text1"/>
          </w:rPr>
          <w:delText>Просмотреть серийный номер материала</w:delText>
        </w:r>
        <w:r w:rsidRPr="00872418" w:rsidDel="008C44AB">
          <w:rPr>
            <w:rFonts w:ascii="Arial" w:hAnsi="Arial" w:cs="Arial"/>
            <w:color w:val="000000" w:themeColor="text1"/>
          </w:rPr>
          <w:delText xml:space="preserve"> и «</w:delText>
        </w:r>
        <w:r w:rsidRPr="00872418" w:rsidDel="008C44AB">
          <w:rPr>
            <w:rFonts w:ascii="Arial" w:hAnsi="Arial" w:cs="Arial"/>
            <w:color w:val="000000" w:themeColor="text1"/>
            <w:lang w:val="en-US"/>
          </w:rPr>
          <w:delText>IH</w:delText>
        </w:r>
        <w:r w:rsidRPr="00872418" w:rsidDel="008C44AB">
          <w:rPr>
            <w:rFonts w:ascii="Arial" w:hAnsi="Arial" w:cs="Arial"/>
            <w:color w:val="000000" w:themeColor="text1"/>
          </w:rPr>
          <w:delText>01</w:delText>
        </w:r>
      </w:del>
      <w:del w:id="1122" w:author="Дмитрий Ковтун" w:date="2021-03-11T20:17:00Z">
        <w:r w:rsidRPr="00872418" w:rsidDel="00B65F35">
          <w:rPr>
            <w:rFonts w:ascii="Arial" w:hAnsi="Arial" w:cs="Arial"/>
            <w:color w:val="000000" w:themeColor="text1"/>
          </w:rPr>
          <w:delText>»</w:delText>
        </w:r>
      </w:del>
      <w:del w:id="1123" w:author="Дмитрий Ковтун" w:date="2021-03-11T21:01:00Z">
        <w:r w:rsidRPr="00872418" w:rsidDel="008C44AB">
          <w:rPr>
            <w:rFonts w:ascii="Arial" w:hAnsi="Arial" w:cs="Arial"/>
            <w:color w:val="000000" w:themeColor="text1"/>
          </w:rPr>
          <w:delText xml:space="preserve"> - Структурное представление тех. </w:delText>
        </w:r>
        <w:r w:rsidR="009842EF" w:rsidRPr="00872418" w:rsidDel="008C44AB">
          <w:rPr>
            <w:rFonts w:ascii="Arial" w:hAnsi="Arial" w:cs="Arial"/>
            <w:color w:val="000000" w:themeColor="text1"/>
          </w:rPr>
          <w:delText>М</w:delText>
        </w:r>
        <w:r w:rsidRPr="00872418" w:rsidDel="008C44AB">
          <w:rPr>
            <w:rFonts w:ascii="Arial" w:hAnsi="Arial" w:cs="Arial"/>
            <w:color w:val="000000" w:themeColor="text1"/>
          </w:rPr>
          <w:delText xml:space="preserve">ест, Инженер </w:delText>
        </w:r>
        <w:r w:rsidR="00A023C8" w:rsidRPr="00872418" w:rsidDel="008C44AB">
          <w:rPr>
            <w:rFonts w:ascii="Arial" w:hAnsi="Arial" w:cs="Arial"/>
            <w:color w:val="000000" w:themeColor="text1"/>
          </w:rPr>
          <w:delText>ТОиР</w:delText>
        </w:r>
        <w:r w:rsidR="009767F3" w:rsidRPr="00872418" w:rsidDel="008C44AB">
          <w:rPr>
            <w:rFonts w:ascii="Arial" w:hAnsi="Arial" w:cs="Arial"/>
            <w:color w:val="000000" w:themeColor="text1"/>
          </w:rPr>
          <w:delText xml:space="preserve"> УО </w:delText>
        </w:r>
        <w:r w:rsidRPr="00872418" w:rsidDel="008C44AB">
          <w:rPr>
            <w:rFonts w:ascii="Arial" w:hAnsi="Arial" w:cs="Arial"/>
            <w:color w:val="000000" w:themeColor="text1"/>
          </w:rPr>
          <w:delText>анализи</w:delText>
        </w:r>
        <w:r w:rsidR="008320DF" w:rsidRPr="00872418" w:rsidDel="008C44AB">
          <w:rPr>
            <w:rFonts w:ascii="Arial" w:hAnsi="Arial" w:cs="Arial"/>
            <w:color w:val="000000" w:themeColor="text1"/>
          </w:rPr>
          <w:delText>рует все единицы оборудования с системным</w:delText>
        </w:r>
        <w:r w:rsidRPr="00872418" w:rsidDel="008C44AB">
          <w:rPr>
            <w:rFonts w:ascii="Arial" w:hAnsi="Arial" w:cs="Arial"/>
            <w:color w:val="000000" w:themeColor="text1"/>
          </w:rPr>
          <w:delText xml:space="preserve"> статус</w:delText>
        </w:r>
        <w:r w:rsidR="008320DF" w:rsidRPr="00872418" w:rsidDel="008C44AB">
          <w:rPr>
            <w:rFonts w:ascii="Arial" w:hAnsi="Arial" w:cs="Arial"/>
            <w:color w:val="000000" w:themeColor="text1"/>
          </w:rPr>
          <w:delText>ом</w:delText>
        </w:r>
        <w:r w:rsidRPr="00872418" w:rsidDel="008C44AB">
          <w:rPr>
            <w:rFonts w:ascii="Arial" w:hAnsi="Arial" w:cs="Arial"/>
            <w:color w:val="000000" w:themeColor="text1"/>
          </w:rPr>
          <w:delText xml:space="preserve"> «НАСК» на основании документов, отражающих факт выполнения монтажа/демонтажа узла ОФ (Дефектной ведомости и Акта монтажа/демонтажа). Далее выполняется монтаж на технический объект или демонтаж узла ОФ на склад.</w:delText>
        </w:r>
      </w:del>
    </w:p>
    <w:p w14:paraId="58A145BE" w14:textId="78C0970D" w:rsidR="001E1007" w:rsidRPr="00F00EDF" w:rsidDel="008C44AB" w:rsidRDefault="001E1007">
      <w:pPr>
        <w:rPr>
          <w:del w:id="1124" w:author="Дмитрий Ковтун" w:date="2021-03-11T21:01:00Z"/>
          <w:rFonts w:eastAsiaTheme="majorEastAsia"/>
        </w:rPr>
      </w:pPr>
    </w:p>
    <w:p w14:paraId="3DFD7279" w14:textId="69C2AF76" w:rsidR="001E1007" w:rsidRPr="00F00EDF" w:rsidRDefault="001E1007">
      <w:pPr>
        <w:pStyle w:val="4"/>
      </w:pPr>
      <w:r w:rsidRPr="00F00EDF">
        <w:t xml:space="preserve">Шаг процесса </w:t>
      </w:r>
      <w:r w:rsidR="0063138C" w:rsidRPr="00F00EDF">
        <w:t>9</w:t>
      </w:r>
      <w:r w:rsidR="006133F4" w:rsidRPr="00F00EDF">
        <w:t>0</w:t>
      </w:r>
      <w:r w:rsidRPr="00F00EDF">
        <w:t xml:space="preserve"> – </w:t>
      </w:r>
      <w:r w:rsidR="006133F4" w:rsidRPr="00F00EDF">
        <w:t xml:space="preserve">Демонтаж и перемещение узла </w:t>
      </w:r>
      <w:r w:rsidR="00C8680F" w:rsidRPr="00F00EDF">
        <w:t>ОФ</w:t>
      </w:r>
      <w:r w:rsidR="006133F4" w:rsidRPr="00F00EDF">
        <w:t xml:space="preserve"> на склад цеха</w:t>
      </w:r>
    </w:p>
    <w:p w14:paraId="3F1D6DBD" w14:textId="77777777" w:rsidR="006133F4" w:rsidRPr="00F00EDF" w:rsidRDefault="006133F4">
      <w:pPr>
        <w:rPr>
          <w:rFonts w:eastAsiaTheme="majorEastAsia"/>
        </w:rPr>
      </w:pPr>
    </w:p>
    <w:p w14:paraId="2E71866E" w14:textId="77777777" w:rsidR="00BC1314" w:rsidRDefault="008C44AB">
      <w:pPr>
        <w:spacing w:after="240" w:line="276" w:lineRule="auto"/>
        <w:ind w:firstLine="567"/>
        <w:rPr>
          <w:ins w:id="1125" w:author="Дмитрий Ковтун" w:date="2021-03-11T21:13:00Z"/>
          <w:rFonts w:ascii="Arial" w:hAnsi="Arial" w:cs="Arial"/>
          <w:color w:val="000000" w:themeColor="text1"/>
        </w:rPr>
      </w:pPr>
      <w:ins w:id="1126" w:author="Дмитрий Ковтун" w:date="2021-03-11T21:02:00Z">
        <w:r>
          <w:rPr>
            <w:rFonts w:ascii="Arial" w:hAnsi="Arial" w:cs="Arial"/>
            <w:color w:val="000000" w:themeColor="text1"/>
          </w:rPr>
          <w:t>Ответственный сотрудник с ролью «</w:t>
        </w:r>
      </w:ins>
      <w:r w:rsidR="002A18E3" w:rsidRPr="00F00EDF">
        <w:rPr>
          <w:rFonts w:ascii="Arial" w:hAnsi="Arial" w:cs="Arial"/>
          <w:color w:val="000000" w:themeColor="text1"/>
        </w:rPr>
        <w:t xml:space="preserve">Инженер </w:t>
      </w:r>
      <w:r w:rsidR="00A023C8" w:rsidRPr="00F00EDF">
        <w:rPr>
          <w:rFonts w:ascii="Arial" w:hAnsi="Arial" w:cs="Arial"/>
          <w:color w:val="000000" w:themeColor="text1"/>
        </w:rPr>
        <w:t>ТОиР</w:t>
      </w:r>
      <w:r w:rsidR="00E9033C" w:rsidRPr="00F00EDF">
        <w:rPr>
          <w:rFonts w:ascii="Arial" w:hAnsi="Arial" w:cs="Arial"/>
          <w:color w:val="000000" w:themeColor="text1"/>
        </w:rPr>
        <w:t xml:space="preserve"> </w:t>
      </w:r>
      <w:r w:rsidR="009767F3" w:rsidRPr="00F00EDF">
        <w:rPr>
          <w:rFonts w:ascii="Arial" w:hAnsi="Arial" w:cs="Arial"/>
          <w:color w:val="000000" w:themeColor="text1"/>
        </w:rPr>
        <w:t>УО</w:t>
      </w:r>
      <w:ins w:id="1127" w:author="Дмитрий Ковтун" w:date="2021-03-11T21:02:00Z">
        <w:r>
          <w:rPr>
            <w:rFonts w:ascii="Arial" w:hAnsi="Arial" w:cs="Arial"/>
            <w:color w:val="000000" w:themeColor="text1"/>
          </w:rPr>
          <w:t>»</w:t>
        </w:r>
      </w:ins>
      <w:r w:rsidR="009767F3" w:rsidRPr="00F00EDF">
        <w:rPr>
          <w:rFonts w:ascii="Arial" w:hAnsi="Arial" w:cs="Arial"/>
          <w:color w:val="000000" w:themeColor="text1"/>
        </w:rPr>
        <w:t xml:space="preserve"> </w:t>
      </w:r>
      <w:r w:rsidR="00E9033C" w:rsidRPr="00F00EDF">
        <w:rPr>
          <w:rFonts w:ascii="Arial" w:hAnsi="Arial" w:cs="Arial"/>
          <w:color w:val="000000" w:themeColor="text1"/>
        </w:rPr>
        <w:t xml:space="preserve">выполняет демонтаж и перемещение узла </w:t>
      </w:r>
      <w:ins w:id="1128" w:author="Дмитрий Ковтун" w:date="2021-03-11T21:09:00Z">
        <w:r w:rsidR="00BC1314" w:rsidRPr="00F00EDF">
          <w:rPr>
            <w:rFonts w:ascii="Arial" w:hAnsi="Arial" w:cs="Arial"/>
            <w:color w:val="000000" w:themeColor="text1"/>
          </w:rPr>
          <w:t>ОФ</w:t>
        </w:r>
        <w:r w:rsidR="00BC1314">
          <w:rPr>
            <w:rFonts w:ascii="Arial" w:hAnsi="Arial" w:cs="Arial"/>
            <w:color w:val="000000" w:themeColor="text1"/>
          </w:rPr>
          <w:t xml:space="preserve"> на склад </w:t>
        </w:r>
      </w:ins>
      <w:del w:id="1129" w:author="Дмитрий Ковтун" w:date="2021-03-11T21:09:00Z">
        <w:r w:rsidR="00E9033C" w:rsidRPr="00F00EDF" w:rsidDel="00BC1314">
          <w:rPr>
            <w:rFonts w:ascii="Arial" w:hAnsi="Arial" w:cs="Arial"/>
            <w:color w:val="000000" w:themeColor="text1"/>
          </w:rPr>
          <w:delText xml:space="preserve">в </w:delText>
        </w:r>
        <w:r w:rsidR="008E0AA0" w:rsidRPr="00F00EDF" w:rsidDel="00BC1314">
          <w:rPr>
            <w:rFonts w:ascii="Arial" w:hAnsi="Arial" w:cs="Arial"/>
            <w:color w:val="000000" w:themeColor="text1"/>
          </w:rPr>
          <w:delText>ОФ</w:delText>
        </w:r>
      </w:del>
      <w:r w:rsidR="00F11760" w:rsidRPr="00F00EDF">
        <w:rPr>
          <w:rFonts w:ascii="Arial" w:hAnsi="Arial" w:cs="Arial"/>
          <w:color w:val="000000" w:themeColor="text1"/>
        </w:rPr>
        <w:t xml:space="preserve"> на основании </w:t>
      </w:r>
      <w:ins w:id="1130" w:author="Дмитрий Ковтун" w:date="2021-03-11T21:03:00Z">
        <w:r>
          <w:rPr>
            <w:rFonts w:ascii="Arial" w:hAnsi="Arial" w:cs="Arial"/>
            <w:color w:val="000000" w:themeColor="text1"/>
          </w:rPr>
          <w:t xml:space="preserve">данных Заказа ТОРО на демонтаж/монтаж, а также документа </w:t>
        </w:r>
      </w:ins>
      <w:r w:rsidR="00F11760" w:rsidRPr="00F00EDF">
        <w:rPr>
          <w:rFonts w:ascii="Arial" w:hAnsi="Arial" w:cs="Arial"/>
          <w:color w:val="000000" w:themeColor="text1"/>
        </w:rPr>
        <w:t>«Акт</w:t>
      </w:r>
      <w:del w:id="1131" w:author="Дмитрий Ковтун" w:date="2021-03-11T21:03:00Z">
        <w:r w:rsidR="00F11760" w:rsidRPr="00F00EDF" w:rsidDel="008C44AB">
          <w:rPr>
            <w:rFonts w:ascii="Arial" w:hAnsi="Arial" w:cs="Arial"/>
            <w:color w:val="000000" w:themeColor="text1"/>
          </w:rPr>
          <w:delText>а</w:delText>
        </w:r>
      </w:del>
      <w:r w:rsidR="00F11760" w:rsidRPr="00F00EDF">
        <w:rPr>
          <w:rFonts w:ascii="Arial" w:hAnsi="Arial" w:cs="Arial"/>
          <w:color w:val="000000" w:themeColor="text1"/>
        </w:rPr>
        <w:t xml:space="preserve"> о выполненном монтаже/демонтаже»</w:t>
      </w:r>
      <w:ins w:id="1132" w:author="Дмитрий Ковтун" w:date="2021-03-11T21:03:00Z">
        <w:r>
          <w:rPr>
            <w:rFonts w:ascii="Arial" w:hAnsi="Arial" w:cs="Arial"/>
            <w:color w:val="000000" w:themeColor="text1"/>
          </w:rPr>
          <w:t xml:space="preserve"> (документ ведется вне системы)</w:t>
        </w:r>
      </w:ins>
      <w:r w:rsidR="00E9033C" w:rsidRPr="00F00EDF">
        <w:rPr>
          <w:rFonts w:ascii="Arial" w:hAnsi="Arial" w:cs="Arial"/>
          <w:color w:val="000000" w:themeColor="text1"/>
        </w:rPr>
        <w:t>.</w:t>
      </w:r>
      <w:r w:rsidR="002A18E3" w:rsidRPr="00F00EDF">
        <w:rPr>
          <w:rFonts w:ascii="Arial" w:hAnsi="Arial" w:cs="Arial"/>
          <w:color w:val="000000" w:themeColor="text1"/>
        </w:rPr>
        <w:t xml:space="preserve"> </w:t>
      </w:r>
    </w:p>
    <w:p w14:paraId="7F65070D" w14:textId="6144EE27" w:rsidR="003F1E4B" w:rsidRPr="00F00EDF" w:rsidRDefault="004039FA">
      <w:pPr>
        <w:spacing w:after="240" w:line="276" w:lineRule="auto"/>
        <w:ind w:firstLine="567"/>
        <w:rPr>
          <w:rFonts w:ascii="Arial" w:hAnsi="Arial" w:cs="Arial"/>
          <w:color w:val="000000" w:themeColor="text1"/>
        </w:rPr>
      </w:pPr>
      <w:del w:id="1133" w:author="Дмитрий Ковтун" w:date="2021-03-11T21:04:00Z">
        <w:r w:rsidRPr="00F00EDF" w:rsidDel="008C44AB">
          <w:rPr>
            <w:rFonts w:ascii="Arial" w:hAnsi="Arial" w:cs="Arial"/>
            <w:color w:val="000000" w:themeColor="text1"/>
          </w:rPr>
          <w:delText xml:space="preserve">Используя информацию из акта демонтажа, </w:delText>
        </w:r>
      </w:del>
      <w:r w:rsidR="002A18E3" w:rsidRPr="00F00EDF">
        <w:rPr>
          <w:rFonts w:ascii="Arial" w:hAnsi="Arial" w:cs="Arial"/>
          <w:color w:val="000000" w:themeColor="text1"/>
        </w:rPr>
        <w:t xml:space="preserve">Инженер </w:t>
      </w:r>
      <w:r w:rsidR="00A023C8" w:rsidRPr="00F00EDF">
        <w:rPr>
          <w:rFonts w:ascii="Arial" w:hAnsi="Arial" w:cs="Arial"/>
          <w:color w:val="000000" w:themeColor="text1"/>
        </w:rPr>
        <w:t>ТОиР</w:t>
      </w:r>
      <w:r w:rsidR="009767F3" w:rsidRPr="00F00EDF">
        <w:rPr>
          <w:rFonts w:ascii="Arial" w:hAnsi="Arial" w:cs="Arial"/>
          <w:color w:val="000000" w:themeColor="text1"/>
        </w:rPr>
        <w:t xml:space="preserve"> УО </w:t>
      </w:r>
      <w:r w:rsidRPr="00F00EDF">
        <w:rPr>
          <w:rFonts w:ascii="Arial" w:hAnsi="Arial" w:cs="Arial"/>
          <w:color w:val="000000" w:themeColor="text1"/>
        </w:rPr>
        <w:t xml:space="preserve">выполняет демонтаж узла ОФ </w:t>
      </w:r>
      <w:ins w:id="1134" w:author="Дмитрий Ковтун" w:date="2021-03-11T21:13:00Z">
        <w:r w:rsidR="00BC1314">
          <w:rPr>
            <w:rFonts w:ascii="Arial" w:hAnsi="Arial" w:cs="Arial"/>
            <w:color w:val="000000" w:themeColor="text1"/>
          </w:rPr>
          <w:t xml:space="preserve">(единицы оборудования) </w:t>
        </w:r>
      </w:ins>
      <w:r w:rsidRPr="00F00EDF">
        <w:rPr>
          <w:rFonts w:ascii="Arial" w:hAnsi="Arial" w:cs="Arial"/>
          <w:color w:val="000000" w:themeColor="text1"/>
        </w:rPr>
        <w:t>в системе</w:t>
      </w:r>
      <w:r w:rsidR="00772E98" w:rsidRPr="00F00EDF">
        <w:rPr>
          <w:rFonts w:ascii="Arial" w:hAnsi="Arial" w:cs="Arial"/>
          <w:color w:val="000000" w:themeColor="text1"/>
        </w:rPr>
        <w:t xml:space="preserve"> </w:t>
      </w:r>
      <w:r w:rsidR="00772E98" w:rsidRPr="00F00EDF">
        <w:rPr>
          <w:rFonts w:ascii="Arial" w:hAnsi="Arial" w:cs="Arial"/>
          <w:color w:val="000000" w:themeColor="text1"/>
          <w:lang w:val="en-US"/>
        </w:rPr>
        <w:t>SAP</w:t>
      </w:r>
      <w:r w:rsidR="002B398C" w:rsidRPr="00F00EDF">
        <w:rPr>
          <w:rFonts w:ascii="Arial" w:hAnsi="Arial" w:cs="Arial"/>
          <w:color w:val="000000"/>
        </w:rPr>
        <w:t xml:space="preserve">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r w:rsidR="00772E98" w:rsidRPr="00F00EDF">
        <w:rPr>
          <w:rFonts w:ascii="Arial" w:hAnsi="Arial" w:cs="Arial"/>
          <w:color w:val="000000" w:themeColor="text1"/>
        </w:rPr>
        <w:t>, в стандартной транзакции «</w:t>
      </w:r>
      <w:r w:rsidR="00772E98" w:rsidRPr="00F00EDF">
        <w:rPr>
          <w:rFonts w:ascii="Arial" w:hAnsi="Arial" w:cs="Arial"/>
          <w:color w:val="000000" w:themeColor="text1"/>
          <w:lang w:val="en-US"/>
        </w:rPr>
        <w:t>IE</w:t>
      </w:r>
      <w:r w:rsidR="00772E98" w:rsidRPr="00F00EDF">
        <w:rPr>
          <w:rFonts w:ascii="Arial" w:hAnsi="Arial" w:cs="Arial"/>
          <w:color w:val="000000" w:themeColor="text1"/>
        </w:rPr>
        <w:t>4</w:t>
      </w:r>
      <w:r w:rsidR="00772E98" w:rsidRPr="00F00EDF">
        <w:rPr>
          <w:rFonts w:ascii="Arial" w:hAnsi="Arial" w:cs="Arial"/>
          <w:color w:val="000000" w:themeColor="text1"/>
          <w:lang w:val="en-US"/>
        </w:rPr>
        <w:t>N</w:t>
      </w:r>
      <w:del w:id="1135" w:author="Дмитрий Ковтун" w:date="2021-03-11T21:04:00Z">
        <w:r w:rsidR="00772E98" w:rsidRPr="00F00EDF" w:rsidDel="008C44AB">
          <w:rPr>
            <w:rFonts w:ascii="Arial" w:hAnsi="Arial" w:cs="Arial"/>
            <w:color w:val="000000" w:themeColor="text1"/>
          </w:rPr>
          <w:delText>»</w:delText>
        </w:r>
      </w:del>
      <w:r w:rsidR="00772E98" w:rsidRPr="00F00EDF">
        <w:rPr>
          <w:rFonts w:ascii="Arial" w:hAnsi="Arial" w:cs="Arial"/>
          <w:color w:val="000000" w:themeColor="text1"/>
        </w:rPr>
        <w:t xml:space="preserve"> - Монтаж/демонтаж ЕО с движением материала</w:t>
      </w:r>
      <w:ins w:id="1136" w:author="Дмитрий Ковтун" w:date="2021-03-11T21:04:00Z">
        <w:r w:rsidR="008C44AB">
          <w:rPr>
            <w:rFonts w:ascii="Arial" w:hAnsi="Arial" w:cs="Arial"/>
            <w:color w:val="000000" w:themeColor="text1"/>
          </w:rPr>
          <w:t>»</w:t>
        </w:r>
      </w:ins>
      <w:r w:rsidR="00772E98" w:rsidRPr="00F00EDF">
        <w:rPr>
          <w:rFonts w:ascii="Arial" w:hAnsi="Arial" w:cs="Arial"/>
          <w:color w:val="000000" w:themeColor="text1"/>
        </w:rPr>
        <w:t xml:space="preserve"> (подробное описание транзакции </w:t>
      </w:r>
      <w:r w:rsidR="00772E98" w:rsidRPr="00F00EDF">
        <w:rPr>
          <w:rFonts w:ascii="Arial" w:hAnsi="Arial" w:cs="Arial"/>
          <w:color w:val="000000" w:themeColor="text1"/>
          <w:lang w:val="en-US"/>
        </w:rPr>
        <w:t>IE</w:t>
      </w:r>
      <w:r w:rsidR="00772E98" w:rsidRPr="00F00EDF">
        <w:rPr>
          <w:rFonts w:ascii="Arial" w:hAnsi="Arial" w:cs="Arial"/>
          <w:color w:val="000000" w:themeColor="text1"/>
        </w:rPr>
        <w:t>4</w:t>
      </w:r>
      <w:r w:rsidR="00772E98" w:rsidRPr="00F00EDF">
        <w:rPr>
          <w:rFonts w:ascii="Arial" w:hAnsi="Arial" w:cs="Arial"/>
          <w:color w:val="000000" w:themeColor="text1"/>
          <w:lang w:val="en-US"/>
        </w:rPr>
        <w:t>N</w:t>
      </w:r>
      <w:r w:rsidR="00772E98" w:rsidRPr="00F00EDF">
        <w:rPr>
          <w:rFonts w:ascii="Arial" w:hAnsi="Arial" w:cs="Arial"/>
          <w:color w:val="000000" w:themeColor="text1"/>
        </w:rPr>
        <w:t xml:space="preserve"> приведено в разделе 5.10.5). </w:t>
      </w:r>
    </w:p>
    <w:p w14:paraId="57131F7A" w14:textId="2E137C44" w:rsidR="00233115" w:rsidRPr="00F00EDF" w:rsidRDefault="00C0714E">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Для выполнения данный операции вносятся данные объекта (номер ОЗМ, номер ЕО, серийный номер), </w:t>
      </w:r>
      <w:r w:rsidR="002A18E3" w:rsidRPr="00F00EDF">
        <w:rPr>
          <w:rFonts w:ascii="Arial" w:hAnsi="Arial" w:cs="Arial"/>
          <w:color w:val="000000" w:themeColor="text1"/>
        </w:rPr>
        <w:t xml:space="preserve">резервирование </w:t>
      </w:r>
      <w:r w:rsidRPr="00F00EDF">
        <w:rPr>
          <w:rFonts w:ascii="Arial" w:hAnsi="Arial" w:cs="Arial"/>
          <w:color w:val="000000" w:themeColor="text1"/>
        </w:rPr>
        <w:t>заказ</w:t>
      </w:r>
      <w:r w:rsidR="002A18E3" w:rsidRPr="00F00EDF">
        <w:rPr>
          <w:rFonts w:ascii="Arial" w:hAnsi="Arial" w:cs="Arial"/>
          <w:color w:val="000000" w:themeColor="text1"/>
        </w:rPr>
        <w:t>а</w:t>
      </w:r>
      <w:r w:rsidRPr="00F00EDF">
        <w:rPr>
          <w:rFonts w:ascii="Arial" w:hAnsi="Arial" w:cs="Arial"/>
          <w:color w:val="000000" w:themeColor="text1"/>
        </w:rPr>
        <w:t xml:space="preserve"> ТОРО со статусом «ДЕБЛ» - Деблокирован </w:t>
      </w:r>
      <w:r w:rsidR="002A18E3" w:rsidRPr="00F00EDF">
        <w:rPr>
          <w:rFonts w:ascii="Arial" w:hAnsi="Arial" w:cs="Arial"/>
          <w:color w:val="000000" w:themeColor="text1"/>
        </w:rPr>
        <w:t xml:space="preserve">с </w:t>
      </w:r>
      <w:r w:rsidRPr="00F00EDF">
        <w:rPr>
          <w:rFonts w:ascii="Arial" w:hAnsi="Arial" w:cs="Arial"/>
          <w:color w:val="000000" w:themeColor="text1"/>
        </w:rPr>
        <w:t xml:space="preserve">указанным в нем номером </w:t>
      </w:r>
      <w:del w:id="1137" w:author="Дмитрий Ковтун" w:date="2021-03-11T21:05:00Z">
        <w:r w:rsidRPr="00F00EDF" w:rsidDel="008C44AB">
          <w:rPr>
            <w:rFonts w:ascii="Arial" w:hAnsi="Arial" w:cs="Arial"/>
            <w:color w:val="000000" w:themeColor="text1"/>
          </w:rPr>
          <w:delText xml:space="preserve">ОЗМ </w:delText>
        </w:r>
      </w:del>
      <w:ins w:id="1138" w:author="Дмитрий Ковтун" w:date="2021-03-11T21:05:00Z">
        <w:r w:rsidR="008C44AB">
          <w:rPr>
            <w:rFonts w:ascii="Arial" w:hAnsi="Arial" w:cs="Arial"/>
            <w:color w:val="000000" w:themeColor="text1"/>
          </w:rPr>
          <w:t>ЕК МТР</w:t>
        </w:r>
        <w:r w:rsidR="008C44AB" w:rsidRPr="00F00EDF">
          <w:rPr>
            <w:rFonts w:ascii="Arial" w:hAnsi="Arial" w:cs="Arial"/>
            <w:color w:val="000000" w:themeColor="text1"/>
          </w:rPr>
          <w:t xml:space="preserve"> </w:t>
        </w:r>
      </w:ins>
      <w:del w:id="1139" w:author="Дмитрий Ковтун" w:date="2021-03-11T21:05:00Z">
        <w:r w:rsidRPr="00F00EDF" w:rsidDel="008C44AB">
          <w:rPr>
            <w:rFonts w:ascii="Arial" w:hAnsi="Arial" w:cs="Arial"/>
            <w:color w:val="000000" w:themeColor="text1"/>
          </w:rPr>
          <w:delText>(ОФ)</w:delText>
        </w:r>
      </w:del>
      <w:ins w:id="1140" w:author="Дмитрий Ковтун" w:date="2021-03-11T21:05:00Z">
        <w:r w:rsidR="008C44AB">
          <w:rPr>
            <w:rFonts w:ascii="Arial" w:hAnsi="Arial" w:cs="Arial"/>
            <w:color w:val="000000" w:themeColor="text1"/>
          </w:rPr>
          <w:t>оборотного фонда</w:t>
        </w:r>
      </w:ins>
      <w:r w:rsidRPr="00F00EDF">
        <w:rPr>
          <w:rFonts w:ascii="Arial" w:hAnsi="Arial" w:cs="Arial"/>
          <w:color w:val="000000" w:themeColor="text1"/>
        </w:rPr>
        <w:t xml:space="preserve"> </w:t>
      </w:r>
      <w:r w:rsidR="00564D3D" w:rsidRPr="00F00EDF">
        <w:rPr>
          <w:rFonts w:ascii="Arial" w:hAnsi="Arial" w:cs="Arial"/>
          <w:color w:val="000000" w:themeColor="text1"/>
        </w:rPr>
        <w:t xml:space="preserve">с видом </w:t>
      </w:r>
      <w:r w:rsidR="003F1E4B" w:rsidRPr="00F00EDF">
        <w:rPr>
          <w:rFonts w:ascii="Arial" w:hAnsi="Arial" w:cs="Arial"/>
          <w:color w:val="000000" w:themeColor="text1"/>
        </w:rPr>
        <w:t xml:space="preserve">движения </w:t>
      </w:r>
      <w:r w:rsidR="00564D3D" w:rsidRPr="00F00EDF">
        <w:rPr>
          <w:rFonts w:ascii="Arial" w:hAnsi="Arial" w:cs="Arial"/>
          <w:color w:val="000000" w:themeColor="text1"/>
        </w:rPr>
        <w:t>«</w:t>
      </w:r>
      <w:ins w:id="1141" w:author="Дмитрий Ковтун" w:date="2021-03-11T21:06:00Z">
        <w:r w:rsidR="008C44AB">
          <w:rPr>
            <w:rFonts w:ascii="Arial" w:hAnsi="Arial" w:cs="Arial"/>
            <w:color w:val="000000" w:themeColor="text1"/>
            <w:lang w:val="en-US"/>
          </w:rPr>
          <w:t>Z</w:t>
        </w:r>
        <w:r w:rsidR="008C44AB" w:rsidRPr="008C44AB">
          <w:rPr>
            <w:rFonts w:ascii="Arial" w:hAnsi="Arial" w:cs="Arial"/>
            <w:color w:val="000000" w:themeColor="text1"/>
            <w:rPrChange w:id="1142" w:author="Дмитрий Ковтун" w:date="2021-03-11T21:06:00Z">
              <w:rPr>
                <w:rFonts w:ascii="Arial" w:hAnsi="Arial" w:cs="Arial"/>
                <w:color w:val="000000" w:themeColor="text1"/>
                <w:lang w:val="en-US"/>
              </w:rPr>
            </w:rPrChange>
          </w:rPr>
          <w:t xml:space="preserve">15 - </w:t>
        </w:r>
      </w:ins>
      <w:r w:rsidR="003F1E4B" w:rsidRPr="00F00EDF">
        <w:rPr>
          <w:rFonts w:ascii="Arial" w:hAnsi="Arial" w:cs="Arial"/>
          <w:color w:val="000000" w:themeColor="text1"/>
        </w:rPr>
        <w:t>Поступление в ОФ</w:t>
      </w:r>
      <w:r w:rsidR="00564D3D" w:rsidRPr="00F00EDF">
        <w:rPr>
          <w:rFonts w:ascii="Arial" w:hAnsi="Arial" w:cs="Arial"/>
          <w:color w:val="000000" w:themeColor="text1"/>
        </w:rPr>
        <w:t>»</w:t>
      </w:r>
      <w:r w:rsidRPr="00F00EDF">
        <w:rPr>
          <w:rFonts w:ascii="Arial" w:hAnsi="Arial" w:cs="Arial"/>
          <w:color w:val="000000" w:themeColor="text1"/>
        </w:rPr>
        <w:t xml:space="preserve"> (подробное описание статусов заказа ТОРО в разделе 5.7)</w:t>
      </w:r>
      <w:r w:rsidR="003F1E4B" w:rsidRPr="00F00EDF">
        <w:rPr>
          <w:rFonts w:ascii="Arial" w:hAnsi="Arial" w:cs="Arial"/>
          <w:color w:val="000000" w:themeColor="text1"/>
        </w:rPr>
        <w:t xml:space="preserve">. Если на уровне резервирования заказа ТОРО не был указан склад поступления демонтируемой позиции ОФ, то дополнительно необходимо </w:t>
      </w:r>
      <w:del w:id="1143" w:author="Дмитрий Ковтун" w:date="2021-03-11T21:06:00Z">
        <w:r w:rsidR="003F1E4B" w:rsidRPr="00F00EDF" w:rsidDel="008C44AB">
          <w:rPr>
            <w:rFonts w:ascii="Arial" w:hAnsi="Arial" w:cs="Arial"/>
            <w:color w:val="000000" w:themeColor="text1"/>
          </w:rPr>
          <w:delText xml:space="preserve">его </w:delText>
        </w:r>
      </w:del>
      <w:r w:rsidR="003F1E4B" w:rsidRPr="00F00EDF">
        <w:rPr>
          <w:rFonts w:ascii="Arial" w:hAnsi="Arial" w:cs="Arial"/>
          <w:color w:val="000000" w:themeColor="text1"/>
        </w:rPr>
        <w:t xml:space="preserve">указать </w:t>
      </w:r>
      <w:ins w:id="1144" w:author="Дмитрий Ковтун" w:date="2021-03-11T21:06:00Z">
        <w:r w:rsidR="008C44AB">
          <w:rPr>
            <w:rFonts w:ascii="Arial" w:hAnsi="Arial" w:cs="Arial"/>
            <w:color w:val="000000" w:themeColor="text1"/>
          </w:rPr>
          <w:t xml:space="preserve">склад </w:t>
        </w:r>
      </w:ins>
      <w:r w:rsidR="003F1E4B" w:rsidRPr="00F00EDF">
        <w:rPr>
          <w:rFonts w:ascii="Arial" w:hAnsi="Arial" w:cs="Arial"/>
          <w:color w:val="000000" w:themeColor="text1"/>
        </w:rPr>
        <w:t xml:space="preserve">при выполнении операции демонтажа. </w:t>
      </w:r>
    </w:p>
    <w:p w14:paraId="34FF7ED8" w14:textId="3550AA9C" w:rsidR="00E9033C" w:rsidRPr="00F00EDF" w:rsidRDefault="003F1E4B">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Также для выполнения операции требуется указать </w:t>
      </w:r>
      <w:r w:rsidR="00564D3D" w:rsidRPr="00F00EDF">
        <w:rPr>
          <w:rFonts w:ascii="Arial" w:hAnsi="Arial" w:cs="Arial"/>
          <w:color w:val="000000" w:themeColor="text1"/>
        </w:rPr>
        <w:t>дат</w:t>
      </w:r>
      <w:r w:rsidRPr="00F00EDF">
        <w:rPr>
          <w:rFonts w:ascii="Arial" w:hAnsi="Arial" w:cs="Arial"/>
          <w:color w:val="000000" w:themeColor="text1"/>
        </w:rPr>
        <w:t xml:space="preserve">у выполнения </w:t>
      </w:r>
      <w:r w:rsidR="00564D3D" w:rsidRPr="00F00EDF">
        <w:rPr>
          <w:rFonts w:ascii="Arial" w:hAnsi="Arial" w:cs="Arial"/>
          <w:color w:val="000000" w:themeColor="text1"/>
        </w:rPr>
        <w:t>демонтажа</w:t>
      </w:r>
      <w:r w:rsidRPr="00F00EDF">
        <w:rPr>
          <w:rFonts w:ascii="Arial" w:hAnsi="Arial" w:cs="Arial"/>
          <w:color w:val="000000" w:themeColor="text1"/>
        </w:rPr>
        <w:t xml:space="preserve">, дату документа (дата акта </w:t>
      </w:r>
      <w:r w:rsidR="00233115" w:rsidRPr="00F00EDF">
        <w:rPr>
          <w:rFonts w:ascii="Arial" w:hAnsi="Arial" w:cs="Arial"/>
          <w:color w:val="000000" w:themeColor="text1"/>
        </w:rPr>
        <w:t>выполненном монтаже/демонтаже</w:t>
      </w:r>
      <w:r w:rsidRPr="00F00EDF">
        <w:rPr>
          <w:rFonts w:ascii="Arial" w:hAnsi="Arial" w:cs="Arial"/>
          <w:color w:val="000000" w:themeColor="text1"/>
        </w:rPr>
        <w:t>) и дату проводки (дата проводки должна соответствовать отчетному месяцу).</w:t>
      </w:r>
    </w:p>
    <w:p w14:paraId="6D50E712" w14:textId="411D13A8" w:rsidR="00E9033C" w:rsidRPr="00F00EDF" w:rsidRDefault="00E9033C">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Основные поля при работе с транзакцией </w:t>
      </w:r>
      <w:r w:rsidR="00F624C2" w:rsidRPr="00F00EDF">
        <w:rPr>
          <w:rFonts w:ascii="Arial" w:hAnsi="Arial" w:cs="Arial"/>
          <w:color w:val="000000" w:themeColor="text1"/>
        </w:rPr>
        <w:t xml:space="preserve">в режиме демонтажа </w:t>
      </w:r>
      <w:r w:rsidRPr="00F00EDF">
        <w:rPr>
          <w:rFonts w:ascii="Arial" w:hAnsi="Arial" w:cs="Arial"/>
          <w:color w:val="000000" w:themeColor="text1"/>
        </w:rPr>
        <w:t>описаны в разделе «5.7 Транзакционные данные» в</w:t>
      </w:r>
      <w:r w:rsidR="00347262" w:rsidRPr="00F00EDF">
        <w:rPr>
          <w:rFonts w:ascii="Arial" w:hAnsi="Arial" w:cs="Arial"/>
          <w:color w:val="000000" w:themeColor="text1"/>
        </w:rPr>
        <w:t xml:space="preserve"> </w:t>
      </w:r>
      <w:r w:rsidR="00F624C2" w:rsidRPr="00F00EDF">
        <w:rPr>
          <w:rFonts w:ascii="Arial" w:hAnsi="Arial" w:cs="Arial"/>
          <w:color w:val="000000" w:themeColor="text1"/>
        </w:rPr>
        <w:t>«</w:t>
      </w:r>
      <w:r w:rsidR="00347262" w:rsidRPr="00F00EDF">
        <w:rPr>
          <w:rFonts w:ascii="Arial" w:hAnsi="Arial" w:cs="Arial"/>
          <w:color w:val="000000" w:themeColor="text1"/>
        </w:rPr>
        <w:t xml:space="preserve">Таблице </w:t>
      </w:r>
      <w:r w:rsidR="00AF7018" w:rsidRPr="00F00EDF">
        <w:rPr>
          <w:rFonts w:ascii="Arial" w:hAnsi="Arial" w:cs="Arial"/>
          <w:color w:val="000000" w:themeColor="text1"/>
        </w:rPr>
        <w:t>19</w:t>
      </w:r>
      <w:r w:rsidRPr="00F00EDF">
        <w:rPr>
          <w:rFonts w:ascii="Arial" w:hAnsi="Arial" w:cs="Arial"/>
          <w:color w:val="000000" w:themeColor="text1"/>
        </w:rPr>
        <w:t xml:space="preserve">. </w:t>
      </w:r>
      <w:r w:rsidR="00F624C2" w:rsidRPr="00F00EDF">
        <w:rPr>
          <w:rFonts w:ascii="Arial" w:hAnsi="Arial" w:cs="Arial"/>
          <w:color w:val="000000" w:themeColor="text1"/>
        </w:rPr>
        <w:t>Демонтаж и перемещение узла ОФ на склад цеха, транзакция «IE4N»».</w:t>
      </w:r>
      <w:r w:rsidR="00F624C2" w:rsidRPr="00F00EDF" w:rsidDel="00F624C2">
        <w:rPr>
          <w:rFonts w:ascii="Arial" w:hAnsi="Arial" w:cs="Arial"/>
          <w:color w:val="000000" w:themeColor="text1"/>
        </w:rPr>
        <w:t xml:space="preserve"> </w:t>
      </w:r>
    </w:p>
    <w:p w14:paraId="7962AB5B" w14:textId="7E5535FD" w:rsidR="007168DF" w:rsidRPr="00F00EDF" w:rsidRDefault="007168DF">
      <w:pPr>
        <w:pStyle w:val="4"/>
      </w:pPr>
      <w:r w:rsidRPr="00F00EDF">
        <w:t>Шаг процесса 1</w:t>
      </w:r>
      <w:r w:rsidR="0063138C" w:rsidRPr="00F00EDF">
        <w:t>0</w:t>
      </w:r>
      <w:r w:rsidRPr="00F00EDF">
        <w:t xml:space="preserve">0 – Монтаж узла </w:t>
      </w:r>
      <w:r w:rsidR="00C8680F" w:rsidRPr="00F00EDF">
        <w:t>ОФ</w:t>
      </w:r>
      <w:r w:rsidRPr="00F00EDF">
        <w:t xml:space="preserve"> на технический объект с движением материала</w:t>
      </w:r>
    </w:p>
    <w:p w14:paraId="5954B6F2" w14:textId="77777777" w:rsidR="007D1FBE" w:rsidRPr="00F00EDF" w:rsidRDefault="007D1FBE">
      <w:pPr>
        <w:rPr>
          <w:rFonts w:eastAsiaTheme="majorEastAsia"/>
        </w:rPr>
      </w:pPr>
    </w:p>
    <w:p w14:paraId="5DD0CB01" w14:textId="77777777" w:rsidR="00BC1314" w:rsidRDefault="00BC1314">
      <w:pPr>
        <w:spacing w:after="240" w:line="276" w:lineRule="auto"/>
        <w:ind w:firstLine="567"/>
        <w:rPr>
          <w:ins w:id="1145" w:author="Дмитрий Ковтун" w:date="2021-03-11T21:11:00Z"/>
          <w:rFonts w:ascii="Arial" w:hAnsi="Arial" w:cs="Arial"/>
          <w:color w:val="000000" w:themeColor="text1"/>
        </w:rPr>
      </w:pPr>
      <w:ins w:id="1146" w:author="Дмитрий Ковтун" w:date="2021-03-11T21:10:00Z">
        <w:r>
          <w:rPr>
            <w:rFonts w:ascii="Arial" w:hAnsi="Arial" w:cs="Arial"/>
            <w:color w:val="000000" w:themeColor="text1"/>
          </w:rPr>
          <w:t>Ответственный сотрудник с ролью «</w:t>
        </w:r>
        <w:r w:rsidRPr="00F00EDF">
          <w:rPr>
            <w:rFonts w:ascii="Arial" w:hAnsi="Arial" w:cs="Arial"/>
            <w:color w:val="000000" w:themeColor="text1"/>
          </w:rPr>
          <w:t>Инженер ТОиР УО</w:t>
        </w:r>
        <w:r>
          <w:rPr>
            <w:rFonts w:ascii="Arial" w:hAnsi="Arial" w:cs="Arial"/>
            <w:color w:val="000000" w:themeColor="text1"/>
          </w:rPr>
          <w:t>»</w:t>
        </w:r>
        <w:r w:rsidRPr="00F00EDF">
          <w:rPr>
            <w:rFonts w:ascii="Arial" w:hAnsi="Arial" w:cs="Arial"/>
            <w:color w:val="000000" w:themeColor="text1"/>
          </w:rPr>
          <w:t xml:space="preserve"> выполняет монтаж </w:t>
        </w:r>
        <w:r>
          <w:rPr>
            <w:rFonts w:ascii="Arial" w:hAnsi="Arial" w:cs="Arial"/>
            <w:color w:val="000000" w:themeColor="text1"/>
          </w:rPr>
          <w:t xml:space="preserve">и списание узла ОФ со складского запаса </w:t>
        </w:r>
      </w:ins>
      <w:del w:id="1147" w:author="Дмитрий Ковтун" w:date="2021-03-11T21:10:00Z">
        <w:r w:rsidR="007168DF" w:rsidRPr="00F00EDF" w:rsidDel="00BC1314">
          <w:rPr>
            <w:rFonts w:ascii="Arial" w:hAnsi="Arial" w:cs="Arial"/>
            <w:color w:val="000000" w:themeColor="text1"/>
          </w:rPr>
          <w:delText>Н</w:delText>
        </w:r>
      </w:del>
      <w:ins w:id="1148" w:author="Дмитрий Ковтун" w:date="2021-03-11T21:10:00Z">
        <w:r>
          <w:rPr>
            <w:rFonts w:ascii="Arial" w:hAnsi="Arial" w:cs="Arial"/>
            <w:color w:val="000000" w:themeColor="text1"/>
          </w:rPr>
          <w:t>н</w:t>
        </w:r>
      </w:ins>
      <w:r w:rsidR="007168DF" w:rsidRPr="00F00EDF">
        <w:rPr>
          <w:rFonts w:ascii="Arial" w:hAnsi="Arial" w:cs="Arial"/>
          <w:color w:val="000000" w:themeColor="text1"/>
        </w:rPr>
        <w:t xml:space="preserve">а </w:t>
      </w:r>
      <w:del w:id="1149" w:author="Дмитрий Ковтун" w:date="2021-03-11T21:08:00Z">
        <w:r w:rsidR="007168DF" w:rsidRPr="00F00EDF" w:rsidDel="00BC1314">
          <w:rPr>
            <w:rFonts w:ascii="Arial" w:hAnsi="Arial" w:cs="Arial"/>
            <w:color w:val="000000" w:themeColor="text1"/>
          </w:rPr>
          <w:delText xml:space="preserve">основание </w:delText>
        </w:r>
      </w:del>
      <w:ins w:id="1150" w:author="Дмитрий Ковтун" w:date="2021-03-11T21:08:00Z">
        <w:r w:rsidRPr="00F00EDF">
          <w:rPr>
            <w:rFonts w:ascii="Arial" w:hAnsi="Arial" w:cs="Arial"/>
            <w:color w:val="000000" w:themeColor="text1"/>
          </w:rPr>
          <w:t>основани</w:t>
        </w:r>
        <w:r>
          <w:rPr>
            <w:rFonts w:ascii="Arial" w:hAnsi="Arial" w:cs="Arial"/>
            <w:color w:val="000000" w:themeColor="text1"/>
          </w:rPr>
          <w:t>и</w:t>
        </w:r>
        <w:r w:rsidRPr="00F00EDF">
          <w:rPr>
            <w:rFonts w:ascii="Arial" w:hAnsi="Arial" w:cs="Arial"/>
            <w:color w:val="000000" w:themeColor="text1"/>
          </w:rPr>
          <w:t xml:space="preserve"> </w:t>
        </w:r>
        <w:r>
          <w:rPr>
            <w:rFonts w:ascii="Arial" w:hAnsi="Arial" w:cs="Arial"/>
            <w:color w:val="000000" w:themeColor="text1"/>
          </w:rPr>
          <w:t>данных Заказа ТОРО на демонтаж/монтаж, а также</w:t>
        </w:r>
        <w:r w:rsidRPr="00F00EDF">
          <w:rPr>
            <w:rFonts w:ascii="Arial" w:hAnsi="Arial" w:cs="Arial"/>
            <w:color w:val="000000" w:themeColor="text1"/>
          </w:rPr>
          <w:t xml:space="preserve"> </w:t>
        </w:r>
      </w:ins>
      <w:ins w:id="1151" w:author="Дмитрий Ковтун" w:date="2021-03-11T21:11:00Z">
        <w:r>
          <w:rPr>
            <w:rFonts w:ascii="Arial" w:hAnsi="Arial" w:cs="Arial"/>
            <w:color w:val="000000" w:themeColor="text1"/>
          </w:rPr>
          <w:t xml:space="preserve">документа </w:t>
        </w:r>
        <w:r w:rsidRPr="00F00EDF">
          <w:rPr>
            <w:rFonts w:ascii="Arial" w:hAnsi="Arial" w:cs="Arial"/>
            <w:color w:val="000000" w:themeColor="text1"/>
          </w:rPr>
          <w:t>«Акт о выполненном монтаже/демонтаже»</w:t>
        </w:r>
        <w:r>
          <w:rPr>
            <w:rFonts w:ascii="Arial" w:hAnsi="Arial" w:cs="Arial"/>
            <w:color w:val="000000" w:themeColor="text1"/>
          </w:rPr>
          <w:t xml:space="preserve"> (документ ведется вне системы)</w:t>
        </w:r>
        <w:r w:rsidRPr="00F00EDF">
          <w:rPr>
            <w:rFonts w:ascii="Arial" w:hAnsi="Arial" w:cs="Arial"/>
            <w:color w:val="000000" w:themeColor="text1"/>
          </w:rPr>
          <w:t>.</w:t>
        </w:r>
      </w:ins>
    </w:p>
    <w:p w14:paraId="21FB498B" w14:textId="05456296" w:rsidR="007168DF" w:rsidRPr="00F00EDF" w:rsidRDefault="007168DF" w:rsidP="00BC1314">
      <w:pPr>
        <w:spacing w:after="240" w:line="276" w:lineRule="auto"/>
        <w:ind w:firstLine="567"/>
        <w:rPr>
          <w:rFonts w:ascii="Arial" w:hAnsi="Arial" w:cs="Arial"/>
          <w:color w:val="000000" w:themeColor="text1"/>
        </w:rPr>
      </w:pPr>
      <w:del w:id="1152" w:author="Дмитрий Ковтун" w:date="2021-03-11T21:11:00Z">
        <w:r w:rsidRPr="00F00EDF" w:rsidDel="00BC1314">
          <w:rPr>
            <w:rFonts w:ascii="Arial" w:hAnsi="Arial" w:cs="Arial"/>
            <w:color w:val="000000" w:themeColor="text1"/>
          </w:rPr>
          <w:delText>Акт</w:delText>
        </w:r>
        <w:r w:rsidR="006217CB" w:rsidRPr="00F00EDF" w:rsidDel="00BC1314">
          <w:rPr>
            <w:rFonts w:ascii="Arial" w:hAnsi="Arial" w:cs="Arial"/>
            <w:color w:val="000000" w:themeColor="text1"/>
          </w:rPr>
          <w:delText>а</w:delText>
        </w:r>
        <w:r w:rsidRPr="00F00EDF" w:rsidDel="00BC1314">
          <w:rPr>
            <w:rFonts w:ascii="Arial" w:hAnsi="Arial" w:cs="Arial"/>
            <w:color w:val="000000" w:themeColor="text1"/>
          </w:rPr>
          <w:delText xml:space="preserve"> о выполненном монтаже/демонтаже</w:delText>
        </w:r>
      </w:del>
      <w:del w:id="1153" w:author="Дмитрий Ковтун" w:date="2021-03-11T21:13:00Z">
        <w:r w:rsidRPr="00F00EDF" w:rsidDel="00BC1314">
          <w:rPr>
            <w:rFonts w:ascii="Arial" w:hAnsi="Arial" w:cs="Arial"/>
            <w:color w:val="000000" w:themeColor="text1"/>
          </w:rPr>
          <w:delText xml:space="preserve"> с указанием единицы оборудования с статусом «НАСК» - На складе </w:delText>
        </w:r>
      </w:del>
      <w:r w:rsidR="00C33BE6" w:rsidRPr="00F00EDF">
        <w:rPr>
          <w:rFonts w:ascii="Arial" w:hAnsi="Arial" w:cs="Arial"/>
          <w:color w:val="000000" w:themeColor="text1"/>
        </w:rPr>
        <w:t>Инженер ТОиР УО</w:t>
      </w:r>
      <w:r w:rsidRPr="00F00EDF">
        <w:rPr>
          <w:rFonts w:ascii="Arial" w:hAnsi="Arial" w:cs="Arial"/>
          <w:color w:val="000000" w:themeColor="text1"/>
        </w:rPr>
        <w:t xml:space="preserve"> выполняет монтаж узла </w:t>
      </w:r>
      <w:r w:rsidR="00C8680F" w:rsidRPr="00F00EDF">
        <w:rPr>
          <w:rFonts w:ascii="Arial" w:hAnsi="Arial" w:cs="Arial"/>
          <w:color w:val="000000" w:themeColor="text1"/>
        </w:rPr>
        <w:t>ОФ</w:t>
      </w:r>
      <w:r w:rsidRPr="00F00EDF">
        <w:rPr>
          <w:rFonts w:ascii="Arial" w:hAnsi="Arial" w:cs="Arial"/>
          <w:color w:val="000000" w:themeColor="text1"/>
        </w:rPr>
        <w:t xml:space="preserve"> (единиц</w:t>
      </w:r>
      <w:ins w:id="1154" w:author="Дмитрий Ковтун" w:date="2021-03-11T21:14:00Z">
        <w:r w:rsidR="00BC1314">
          <w:rPr>
            <w:rFonts w:ascii="Arial" w:hAnsi="Arial" w:cs="Arial"/>
            <w:color w:val="000000" w:themeColor="text1"/>
          </w:rPr>
          <w:t>ы</w:t>
        </w:r>
      </w:ins>
      <w:r w:rsidRPr="00F00EDF">
        <w:rPr>
          <w:rFonts w:ascii="Arial" w:hAnsi="Arial" w:cs="Arial"/>
          <w:color w:val="000000" w:themeColor="text1"/>
        </w:rPr>
        <w:t xml:space="preserve"> оборудования) на технический объект с движением материала</w:t>
      </w:r>
      <w:del w:id="1155" w:author="Дмитрий Ковтун" w:date="2021-03-11T21:15:00Z">
        <w:r w:rsidRPr="00F00EDF" w:rsidDel="00BC1314">
          <w:rPr>
            <w:rFonts w:ascii="Arial" w:hAnsi="Arial" w:cs="Arial"/>
            <w:color w:val="000000" w:themeColor="text1"/>
          </w:rPr>
          <w:delText xml:space="preserve"> с использованием стандартной транзакции «</w:delText>
        </w:r>
        <w:r w:rsidRPr="00F00EDF" w:rsidDel="00BC1314">
          <w:rPr>
            <w:rFonts w:ascii="Arial" w:hAnsi="Arial" w:cs="Arial"/>
            <w:color w:val="000000" w:themeColor="text1"/>
            <w:lang w:val="en-US"/>
          </w:rPr>
          <w:delText>IE</w:delText>
        </w:r>
        <w:r w:rsidRPr="00F00EDF" w:rsidDel="00BC1314">
          <w:rPr>
            <w:rFonts w:ascii="Arial" w:hAnsi="Arial" w:cs="Arial"/>
            <w:color w:val="000000" w:themeColor="text1"/>
          </w:rPr>
          <w:delText>4</w:delText>
        </w:r>
        <w:r w:rsidRPr="00F00EDF" w:rsidDel="00BC1314">
          <w:rPr>
            <w:rFonts w:ascii="Arial" w:hAnsi="Arial" w:cs="Arial"/>
            <w:color w:val="000000" w:themeColor="text1"/>
            <w:lang w:val="en-US"/>
          </w:rPr>
          <w:delText>N</w:delText>
        </w:r>
        <w:r w:rsidRPr="00F00EDF" w:rsidDel="00BC1314">
          <w:rPr>
            <w:rFonts w:ascii="Arial" w:hAnsi="Arial" w:cs="Arial"/>
            <w:color w:val="000000" w:themeColor="text1"/>
          </w:rPr>
          <w:delText>» - Монтаж/демонтаж ЕО с движением материала.</w:delText>
        </w:r>
      </w:del>
      <w:r w:rsidR="0015615A" w:rsidRPr="00F00EDF">
        <w:rPr>
          <w:rFonts w:ascii="Arial" w:hAnsi="Arial" w:cs="Arial"/>
          <w:color w:val="000000" w:themeColor="text1"/>
        </w:rPr>
        <w:t xml:space="preserve"> </w:t>
      </w:r>
      <w:ins w:id="1156" w:author="Дмитрий Ковтун" w:date="2021-03-11T21:15:00Z">
        <w:r w:rsidR="00BC1314" w:rsidRPr="00F00EDF">
          <w:rPr>
            <w:rFonts w:ascii="Arial" w:hAnsi="Arial" w:cs="Arial"/>
            <w:color w:val="000000" w:themeColor="text1"/>
          </w:rPr>
          <w:t xml:space="preserve">в системе </w:t>
        </w:r>
        <w:r w:rsidR="00BC1314" w:rsidRPr="00F00EDF">
          <w:rPr>
            <w:rFonts w:ascii="Arial" w:hAnsi="Arial" w:cs="Arial"/>
            <w:color w:val="000000" w:themeColor="text1"/>
            <w:lang w:val="en-US"/>
          </w:rPr>
          <w:t>SAP</w:t>
        </w:r>
        <w:r w:rsidR="00BC1314" w:rsidRPr="00F00EDF">
          <w:rPr>
            <w:rFonts w:ascii="Arial" w:hAnsi="Arial" w:cs="Arial"/>
            <w:color w:val="000000"/>
          </w:rPr>
          <w:t xml:space="preserve"> </w:t>
        </w:r>
        <w:r w:rsidR="00BC1314" w:rsidRPr="00F00EDF">
          <w:rPr>
            <w:rFonts w:ascii="Arial" w:hAnsi="Arial" w:cs="Arial"/>
            <w:color w:val="000000"/>
            <w:lang w:val="en-US"/>
          </w:rPr>
          <w:t>S</w:t>
        </w:r>
        <w:r w:rsidR="00BC1314" w:rsidRPr="00F00EDF">
          <w:rPr>
            <w:rFonts w:ascii="Arial" w:hAnsi="Arial" w:cs="Arial"/>
            <w:color w:val="000000"/>
          </w:rPr>
          <w:t xml:space="preserve">/4 </w:t>
        </w:r>
        <w:r w:rsidR="00BC1314" w:rsidRPr="00F00EDF">
          <w:rPr>
            <w:rFonts w:ascii="Arial" w:hAnsi="Arial" w:cs="Arial"/>
            <w:color w:val="000000"/>
            <w:lang w:val="en-US"/>
          </w:rPr>
          <w:t>HANA</w:t>
        </w:r>
        <w:r w:rsidR="00BC1314" w:rsidRPr="00F00EDF">
          <w:rPr>
            <w:rFonts w:ascii="Arial" w:hAnsi="Arial" w:cs="Arial"/>
            <w:color w:val="000000" w:themeColor="text1"/>
          </w:rPr>
          <w:t>, в стандартной транзакции «</w:t>
        </w:r>
        <w:r w:rsidR="00BC1314" w:rsidRPr="00F00EDF">
          <w:rPr>
            <w:rFonts w:ascii="Arial" w:hAnsi="Arial" w:cs="Arial"/>
            <w:color w:val="000000" w:themeColor="text1"/>
            <w:lang w:val="en-US"/>
          </w:rPr>
          <w:t>IE</w:t>
        </w:r>
        <w:r w:rsidR="00BC1314" w:rsidRPr="00F00EDF">
          <w:rPr>
            <w:rFonts w:ascii="Arial" w:hAnsi="Arial" w:cs="Arial"/>
            <w:color w:val="000000" w:themeColor="text1"/>
          </w:rPr>
          <w:t>4</w:t>
        </w:r>
        <w:r w:rsidR="00BC1314" w:rsidRPr="00F00EDF">
          <w:rPr>
            <w:rFonts w:ascii="Arial" w:hAnsi="Arial" w:cs="Arial"/>
            <w:color w:val="000000" w:themeColor="text1"/>
            <w:lang w:val="en-US"/>
          </w:rPr>
          <w:t>N</w:t>
        </w:r>
        <w:r w:rsidR="00BC1314" w:rsidRPr="00F00EDF">
          <w:rPr>
            <w:rFonts w:ascii="Arial" w:hAnsi="Arial" w:cs="Arial"/>
            <w:color w:val="000000" w:themeColor="text1"/>
          </w:rPr>
          <w:t xml:space="preserve"> - Монтаж/демонтаж ЕО с движением материала</w:t>
        </w:r>
        <w:r w:rsidR="00BC1314">
          <w:rPr>
            <w:rFonts w:ascii="Arial" w:hAnsi="Arial" w:cs="Arial"/>
            <w:color w:val="000000" w:themeColor="text1"/>
          </w:rPr>
          <w:t>»</w:t>
        </w:r>
        <w:r w:rsidR="00BC1314" w:rsidRPr="00F00EDF">
          <w:rPr>
            <w:rFonts w:ascii="Arial" w:hAnsi="Arial" w:cs="Arial"/>
            <w:color w:val="000000" w:themeColor="text1"/>
          </w:rPr>
          <w:t xml:space="preserve"> (подробное описание транзакции </w:t>
        </w:r>
        <w:r w:rsidR="00BC1314" w:rsidRPr="00F00EDF">
          <w:rPr>
            <w:rFonts w:ascii="Arial" w:hAnsi="Arial" w:cs="Arial"/>
            <w:color w:val="000000" w:themeColor="text1"/>
            <w:lang w:val="en-US"/>
          </w:rPr>
          <w:t>IE</w:t>
        </w:r>
        <w:r w:rsidR="00BC1314" w:rsidRPr="00F00EDF">
          <w:rPr>
            <w:rFonts w:ascii="Arial" w:hAnsi="Arial" w:cs="Arial"/>
            <w:color w:val="000000" w:themeColor="text1"/>
          </w:rPr>
          <w:t>4</w:t>
        </w:r>
        <w:r w:rsidR="00BC1314" w:rsidRPr="00F00EDF">
          <w:rPr>
            <w:rFonts w:ascii="Arial" w:hAnsi="Arial" w:cs="Arial"/>
            <w:color w:val="000000" w:themeColor="text1"/>
            <w:lang w:val="en-US"/>
          </w:rPr>
          <w:t>N</w:t>
        </w:r>
        <w:r w:rsidR="00BC1314" w:rsidRPr="00F00EDF">
          <w:rPr>
            <w:rFonts w:ascii="Arial" w:hAnsi="Arial" w:cs="Arial"/>
            <w:color w:val="000000" w:themeColor="text1"/>
          </w:rPr>
          <w:t xml:space="preserve"> приведено в разделе 5.10.5).</w:t>
        </w:r>
      </w:ins>
    </w:p>
    <w:p w14:paraId="1A369DA0" w14:textId="0A2859F1" w:rsidR="00233115" w:rsidRPr="00F00EDF" w:rsidRDefault="00233115">
      <w:pPr>
        <w:spacing w:after="240" w:line="276" w:lineRule="auto"/>
        <w:ind w:firstLine="567"/>
        <w:rPr>
          <w:rFonts w:ascii="Arial" w:hAnsi="Arial" w:cs="Arial"/>
          <w:color w:val="000000" w:themeColor="text1"/>
        </w:rPr>
      </w:pPr>
      <w:r w:rsidRPr="00F00EDF">
        <w:rPr>
          <w:rFonts w:ascii="Arial" w:hAnsi="Arial" w:cs="Arial"/>
          <w:color w:val="000000" w:themeColor="text1"/>
        </w:rPr>
        <w:lastRenderedPageBreak/>
        <w:t xml:space="preserve">Для выполнения данный операции вносятся данные объекта (номер ОЗМ, номер ЕО, серийный номер), резервирование заказа ТОРО со статусом «ДЕБЛ» - Деблокирован с указанным в нем номером </w:t>
      </w:r>
      <w:ins w:id="1157" w:author="Дмитрий Ковтун" w:date="2021-03-11T21:16:00Z">
        <w:r w:rsidR="00BC1314">
          <w:rPr>
            <w:rFonts w:ascii="Arial" w:hAnsi="Arial" w:cs="Arial"/>
            <w:color w:val="000000" w:themeColor="text1"/>
          </w:rPr>
          <w:t>ЕК МТР</w:t>
        </w:r>
        <w:r w:rsidR="00BC1314" w:rsidRPr="00F00EDF">
          <w:rPr>
            <w:rFonts w:ascii="Arial" w:hAnsi="Arial" w:cs="Arial"/>
            <w:color w:val="000000" w:themeColor="text1"/>
          </w:rPr>
          <w:t xml:space="preserve"> </w:t>
        </w:r>
        <w:r w:rsidR="00BC1314">
          <w:rPr>
            <w:rFonts w:ascii="Arial" w:hAnsi="Arial" w:cs="Arial"/>
            <w:color w:val="000000" w:themeColor="text1"/>
          </w:rPr>
          <w:t>оборотного фонда</w:t>
        </w:r>
        <w:r w:rsidR="00BC1314" w:rsidRPr="00F00EDF">
          <w:rPr>
            <w:rFonts w:ascii="Arial" w:hAnsi="Arial" w:cs="Arial"/>
            <w:color w:val="000000" w:themeColor="text1"/>
          </w:rPr>
          <w:t xml:space="preserve"> </w:t>
        </w:r>
      </w:ins>
      <w:del w:id="1158" w:author="Дмитрий Ковтун" w:date="2021-03-11T21:16:00Z">
        <w:r w:rsidRPr="00F00EDF" w:rsidDel="00BC1314">
          <w:rPr>
            <w:rFonts w:ascii="Arial" w:hAnsi="Arial" w:cs="Arial"/>
            <w:color w:val="000000" w:themeColor="text1"/>
          </w:rPr>
          <w:delText xml:space="preserve">ОЗМ (ОФ) </w:delText>
        </w:r>
      </w:del>
      <w:r w:rsidRPr="00F00EDF">
        <w:rPr>
          <w:rFonts w:ascii="Arial" w:hAnsi="Arial" w:cs="Arial"/>
          <w:color w:val="000000" w:themeColor="text1"/>
        </w:rPr>
        <w:t>с видом движения «</w:t>
      </w:r>
      <w:ins w:id="1159" w:author="Дмитрий Ковтун" w:date="2021-03-11T21:16:00Z">
        <w:r w:rsidR="00BC1314">
          <w:rPr>
            <w:rFonts w:ascii="Arial" w:hAnsi="Arial" w:cs="Arial"/>
            <w:color w:val="000000" w:themeColor="text1"/>
            <w:lang w:val="en-US"/>
          </w:rPr>
          <w:t>Z</w:t>
        </w:r>
        <w:r w:rsidR="00BC1314" w:rsidRPr="00BC1314">
          <w:rPr>
            <w:rFonts w:ascii="Arial" w:hAnsi="Arial" w:cs="Arial"/>
            <w:color w:val="000000" w:themeColor="text1"/>
            <w:rPrChange w:id="1160" w:author="Дмитрий Ковтун" w:date="2021-03-11T21:16:00Z">
              <w:rPr>
                <w:rFonts w:ascii="Arial" w:hAnsi="Arial" w:cs="Arial"/>
                <w:color w:val="000000" w:themeColor="text1"/>
                <w:lang w:val="en-US"/>
              </w:rPr>
            </w:rPrChange>
          </w:rPr>
          <w:t xml:space="preserve">17 - </w:t>
        </w:r>
      </w:ins>
      <w:r w:rsidRPr="00F00EDF">
        <w:rPr>
          <w:rFonts w:ascii="Arial" w:hAnsi="Arial" w:cs="Arial"/>
          <w:color w:val="000000" w:themeColor="text1"/>
        </w:rPr>
        <w:t xml:space="preserve">Отпуск из ОФ» (подробное описание статусов заказа ТОРО в разделе 5.7). Если на уровне резервирования заказа ТОРО не был указан склад отпуска монтируемой позиции ОФ, то дополнительно необходимо его указать при выполнении операции монтажа. </w:t>
      </w:r>
      <w:ins w:id="1161" w:author="Дмитрий Ковтун" w:date="2021-03-11T21:18:00Z">
        <w:r w:rsidR="00BC1314">
          <w:rPr>
            <w:rFonts w:ascii="Arial" w:hAnsi="Arial" w:cs="Arial"/>
            <w:color w:val="000000" w:themeColor="text1"/>
          </w:rPr>
          <w:t>В</w:t>
        </w:r>
      </w:ins>
      <w:ins w:id="1162" w:author="Дмитрий Ковтун" w:date="2021-03-11T21:17:00Z">
        <w:r w:rsidR="00BC1314">
          <w:rPr>
            <w:rFonts w:ascii="Arial" w:hAnsi="Arial" w:cs="Arial"/>
            <w:color w:val="000000" w:themeColor="text1"/>
          </w:rPr>
          <w:t xml:space="preserve"> рамках операции монтажа</w:t>
        </w:r>
      </w:ins>
      <w:del w:id="1163" w:author="Дмитрий Ковтун" w:date="2021-03-11T21:17:00Z">
        <w:r w:rsidRPr="00F00EDF" w:rsidDel="00BC1314">
          <w:rPr>
            <w:rFonts w:ascii="Arial" w:hAnsi="Arial" w:cs="Arial"/>
            <w:color w:val="000000" w:themeColor="text1"/>
          </w:rPr>
          <w:delText xml:space="preserve">В рамках операции </w:delText>
        </w:r>
      </w:del>
      <w:ins w:id="1164" w:author="Дмитрий Ковтун" w:date="2021-03-11T21:17:00Z">
        <w:r w:rsidR="00BC1314">
          <w:rPr>
            <w:rFonts w:ascii="Arial" w:hAnsi="Arial" w:cs="Arial"/>
            <w:color w:val="000000" w:themeColor="text1"/>
          </w:rPr>
          <w:t xml:space="preserve"> </w:t>
        </w:r>
      </w:ins>
      <w:r w:rsidRPr="00F00EDF">
        <w:rPr>
          <w:rFonts w:ascii="Arial" w:hAnsi="Arial" w:cs="Arial"/>
          <w:color w:val="000000" w:themeColor="text1"/>
        </w:rPr>
        <w:t>требуется указать объект (вышестоящая единица оборудования</w:t>
      </w:r>
      <w:ins w:id="1165" w:author="Дмитрий Ковтун" w:date="2021-03-11T21:17:00Z">
        <w:r w:rsidR="00BC1314">
          <w:rPr>
            <w:rFonts w:ascii="Arial" w:hAnsi="Arial" w:cs="Arial"/>
            <w:color w:val="000000" w:themeColor="text1"/>
          </w:rPr>
          <w:t xml:space="preserve"> или техническое место</w:t>
        </w:r>
      </w:ins>
      <w:r w:rsidRPr="00F00EDF">
        <w:rPr>
          <w:rFonts w:ascii="Arial" w:hAnsi="Arial" w:cs="Arial"/>
          <w:color w:val="000000" w:themeColor="text1"/>
        </w:rPr>
        <w:t>), на который выполняется монтаж.</w:t>
      </w:r>
    </w:p>
    <w:p w14:paraId="1A418208" w14:textId="6ADC22F9" w:rsidR="00233115" w:rsidRPr="00F00EDF" w:rsidRDefault="00233115">
      <w:pPr>
        <w:spacing w:after="240" w:line="276" w:lineRule="auto"/>
        <w:ind w:firstLine="567"/>
        <w:rPr>
          <w:rFonts w:ascii="Arial" w:hAnsi="Arial" w:cs="Arial"/>
          <w:color w:val="000000" w:themeColor="text1"/>
        </w:rPr>
      </w:pPr>
      <w:r w:rsidRPr="00F00EDF">
        <w:rPr>
          <w:rFonts w:ascii="Arial" w:hAnsi="Arial" w:cs="Arial"/>
          <w:color w:val="000000" w:themeColor="text1"/>
        </w:rPr>
        <w:t>Также для выполнения операции требуется указать дату выполнения монтажа, дату документа (дата акта выполненном монтаже/демонтаже) и дату проводки (дата проводки должна соответствовать отчетному месяцу).</w:t>
      </w:r>
    </w:p>
    <w:p w14:paraId="56B55BD5" w14:textId="3C0155B3" w:rsidR="00F624C2" w:rsidRPr="00F00EDF" w:rsidRDefault="00F624C2">
      <w:pPr>
        <w:spacing w:after="240" w:line="276" w:lineRule="auto"/>
        <w:ind w:firstLine="567"/>
        <w:rPr>
          <w:rFonts w:ascii="Arial" w:hAnsi="Arial" w:cs="Arial"/>
          <w:color w:val="000000" w:themeColor="text1"/>
        </w:rPr>
      </w:pPr>
      <w:r w:rsidRPr="00F00EDF">
        <w:rPr>
          <w:rFonts w:ascii="Arial" w:hAnsi="Arial" w:cs="Arial"/>
          <w:color w:val="000000" w:themeColor="text1"/>
        </w:rPr>
        <w:t>Основные поля при работе с транзакцией в режиме монтажа описаны в разделе «5.7 Транзакционные данные» в «Таблице 18. Монтаж узла ОФ с движением материала, транзакция «IE4N»».</w:t>
      </w:r>
    </w:p>
    <w:p w14:paraId="27B58A29" w14:textId="42A56F70" w:rsidR="007168DF" w:rsidRPr="00F00EDF" w:rsidRDefault="007168DF">
      <w:pPr>
        <w:pStyle w:val="4"/>
      </w:pPr>
      <w:r w:rsidRPr="00F00EDF">
        <w:t>Шаг процесса 1</w:t>
      </w:r>
      <w:r w:rsidR="0063138C" w:rsidRPr="00F00EDF">
        <w:t>1</w:t>
      </w:r>
      <w:r w:rsidRPr="00F00EDF">
        <w:t xml:space="preserve">0 – </w:t>
      </w:r>
      <w:r w:rsidR="0005553D" w:rsidRPr="00F00EDF">
        <w:t>Контрольная проверка измеряемых параметров и наработки</w:t>
      </w:r>
    </w:p>
    <w:p w14:paraId="7A82198A" w14:textId="77777777" w:rsidR="007D1FBE" w:rsidRPr="00F00EDF" w:rsidRDefault="007D1FBE">
      <w:pPr>
        <w:rPr>
          <w:rFonts w:eastAsiaTheme="majorEastAsia"/>
        </w:rPr>
      </w:pPr>
    </w:p>
    <w:p w14:paraId="101E1959" w14:textId="5E2637D0" w:rsidR="00B77DC5" w:rsidRDefault="00B77DC5">
      <w:pPr>
        <w:spacing w:after="240" w:line="276" w:lineRule="auto"/>
        <w:ind w:firstLine="567"/>
        <w:rPr>
          <w:ins w:id="1166" w:author="Дмитрий Ковтун" w:date="2021-03-11T21:34:00Z"/>
          <w:rFonts w:ascii="Arial" w:hAnsi="Arial" w:cs="Arial"/>
          <w:color w:val="000000" w:themeColor="text1"/>
        </w:rPr>
      </w:pPr>
      <w:ins w:id="1167" w:author="Дмитрий Ковтун" w:date="2021-03-11T21:30:00Z">
        <w:r>
          <w:rPr>
            <w:rFonts w:ascii="Arial" w:hAnsi="Arial" w:cs="Arial"/>
            <w:color w:val="000000" w:themeColor="text1"/>
          </w:rPr>
          <w:t xml:space="preserve">При выполнении операции монтажа система в автоматическом режиме предлагает связать точки измерения монтируемой ЕО с точками измерения вышестоящего объекта. </w:t>
        </w:r>
      </w:ins>
      <w:ins w:id="1168" w:author="Дмитрий Ковтун" w:date="2021-03-11T21:31:00Z">
        <w:r>
          <w:rPr>
            <w:rFonts w:ascii="Arial" w:hAnsi="Arial" w:cs="Arial"/>
            <w:color w:val="000000" w:themeColor="text1"/>
          </w:rPr>
          <w:t>П</w:t>
        </w:r>
      </w:ins>
      <w:ins w:id="1169" w:author="Дмитрий Ковтун" w:date="2021-03-11T21:32:00Z">
        <w:r>
          <w:rPr>
            <w:rFonts w:ascii="Arial" w:hAnsi="Arial" w:cs="Arial"/>
            <w:color w:val="000000" w:themeColor="text1"/>
          </w:rPr>
          <w:t xml:space="preserve">одбор точек измерения осуществляется на основе однотипных признаков. </w:t>
        </w:r>
      </w:ins>
      <w:r w:rsidR="007168DF" w:rsidRPr="00F00EDF">
        <w:rPr>
          <w:rFonts w:ascii="Arial" w:hAnsi="Arial" w:cs="Arial"/>
          <w:color w:val="000000" w:themeColor="text1"/>
        </w:rPr>
        <w:t xml:space="preserve">Инженер </w:t>
      </w:r>
      <w:r w:rsidR="00A023C8" w:rsidRPr="00F00EDF">
        <w:rPr>
          <w:rFonts w:ascii="Arial" w:hAnsi="Arial" w:cs="Arial"/>
          <w:color w:val="000000" w:themeColor="text1"/>
        </w:rPr>
        <w:t>ТОиР</w:t>
      </w:r>
      <w:r w:rsidR="007168DF" w:rsidRPr="00F00EDF">
        <w:rPr>
          <w:rFonts w:ascii="Arial" w:hAnsi="Arial" w:cs="Arial"/>
          <w:color w:val="000000" w:themeColor="text1"/>
        </w:rPr>
        <w:t xml:space="preserve"> </w:t>
      </w:r>
      <w:r w:rsidR="00C0051F" w:rsidRPr="00F00EDF">
        <w:rPr>
          <w:rFonts w:ascii="Arial" w:hAnsi="Arial" w:cs="Arial"/>
          <w:color w:val="000000" w:themeColor="text1"/>
        </w:rPr>
        <w:t xml:space="preserve">УО </w:t>
      </w:r>
      <w:r w:rsidR="007168DF" w:rsidRPr="00F00EDF">
        <w:rPr>
          <w:rFonts w:ascii="Arial" w:hAnsi="Arial" w:cs="Arial"/>
          <w:color w:val="000000" w:themeColor="text1"/>
        </w:rPr>
        <w:t xml:space="preserve">выполняет </w:t>
      </w:r>
      <w:del w:id="1170" w:author="Дмитрий Ковтун" w:date="2021-03-11T21:32:00Z">
        <w:r w:rsidR="007168DF" w:rsidRPr="00F00EDF" w:rsidDel="00B77DC5">
          <w:rPr>
            <w:rFonts w:ascii="Arial" w:hAnsi="Arial" w:cs="Arial"/>
            <w:color w:val="000000" w:themeColor="text1"/>
          </w:rPr>
          <w:delText>фиксацию на бумажном носителе значений контролируемых показателей</w:delText>
        </w:r>
      </w:del>
      <w:ins w:id="1171" w:author="Дмитрий Ковтун" w:date="2021-03-11T21:32:00Z">
        <w:r>
          <w:rPr>
            <w:rFonts w:ascii="Arial" w:hAnsi="Arial" w:cs="Arial"/>
            <w:color w:val="000000" w:themeColor="text1"/>
          </w:rPr>
          <w:t>контрольную функцию корректности связи точек измерения для последующей передачи измерений в автоматическом режиме с вышестоящего объекта на смонтированный узел.</w:t>
        </w:r>
      </w:ins>
      <w:ins w:id="1172" w:author="Дмитрий Ковтун" w:date="2021-03-11T21:35:00Z">
        <w:r>
          <w:rPr>
            <w:rFonts w:ascii="Arial" w:hAnsi="Arial" w:cs="Arial"/>
            <w:color w:val="000000" w:themeColor="text1"/>
          </w:rPr>
          <w:t xml:space="preserve"> Дополнительно Инженер ТОиР проверяет корректность данных </w:t>
        </w:r>
      </w:ins>
      <w:ins w:id="1173" w:author="Дмитрий Ковтун" w:date="2021-03-11T21:36:00Z">
        <w:r>
          <w:rPr>
            <w:rFonts w:ascii="Arial" w:hAnsi="Arial" w:cs="Arial"/>
            <w:color w:val="000000" w:themeColor="text1"/>
          </w:rPr>
          <w:t>измерений для монтируемого узла, отраженные в системе</w:t>
        </w:r>
      </w:ins>
      <w:ins w:id="1174" w:author="Дмитрий Ковтун" w:date="2021-03-11T21:37:00Z">
        <w:r>
          <w:rPr>
            <w:rFonts w:ascii="Arial" w:hAnsi="Arial" w:cs="Arial"/>
            <w:color w:val="000000" w:themeColor="text1"/>
          </w:rPr>
          <w:t>.</w:t>
        </w:r>
      </w:ins>
    </w:p>
    <w:p w14:paraId="6C1AAA62" w14:textId="45DB7B83" w:rsidR="007168DF" w:rsidRPr="00F00EDF" w:rsidRDefault="007168DF">
      <w:pPr>
        <w:spacing w:after="240" w:line="276" w:lineRule="auto"/>
        <w:ind w:firstLine="567"/>
        <w:rPr>
          <w:rFonts w:ascii="Arial" w:hAnsi="Arial" w:cs="Arial"/>
          <w:color w:val="000000" w:themeColor="text1"/>
        </w:rPr>
      </w:pPr>
      <w:del w:id="1175" w:author="Дмитрий Ковтун" w:date="2021-03-11T21:34:00Z">
        <w:r w:rsidRPr="00F00EDF" w:rsidDel="00B77DC5">
          <w:rPr>
            <w:rFonts w:ascii="Arial" w:hAnsi="Arial" w:cs="Arial"/>
            <w:color w:val="000000" w:themeColor="text1"/>
          </w:rPr>
          <w:delText xml:space="preserve">, в том числе и значений наработки оборудования для последующего ввода в систему </w:delText>
        </w:r>
        <w:r w:rsidRPr="00F00EDF" w:rsidDel="00B77DC5">
          <w:rPr>
            <w:rFonts w:ascii="Arial" w:hAnsi="Arial" w:cs="Arial"/>
            <w:color w:val="000000" w:themeColor="text1"/>
            <w:lang w:val="en-US"/>
          </w:rPr>
          <w:delText>SAP</w:delText>
        </w:r>
        <w:r w:rsidRPr="00F00EDF" w:rsidDel="00B77DC5">
          <w:rPr>
            <w:rFonts w:ascii="Arial" w:hAnsi="Arial" w:cs="Arial"/>
            <w:color w:val="000000" w:themeColor="text1"/>
          </w:rPr>
          <w:delText xml:space="preserve"> </w:delText>
        </w:r>
        <w:r w:rsidR="002B398C" w:rsidRPr="00F00EDF" w:rsidDel="00B77DC5">
          <w:rPr>
            <w:rFonts w:ascii="Arial" w:hAnsi="Arial" w:cs="Arial"/>
            <w:color w:val="000000"/>
            <w:lang w:val="en-US"/>
          </w:rPr>
          <w:delText>S</w:delText>
        </w:r>
        <w:r w:rsidR="002B398C" w:rsidRPr="00F00EDF" w:rsidDel="00B77DC5">
          <w:rPr>
            <w:rFonts w:ascii="Arial" w:hAnsi="Arial" w:cs="Arial"/>
            <w:color w:val="000000"/>
          </w:rPr>
          <w:delText xml:space="preserve">/4 </w:delText>
        </w:r>
        <w:r w:rsidR="002B398C" w:rsidRPr="00F00EDF" w:rsidDel="00B77DC5">
          <w:rPr>
            <w:rFonts w:ascii="Arial" w:hAnsi="Arial" w:cs="Arial"/>
            <w:color w:val="000000"/>
            <w:lang w:val="en-US"/>
          </w:rPr>
          <w:delText>HANA</w:delText>
        </w:r>
        <w:r w:rsidRPr="00F00EDF" w:rsidDel="00B77DC5">
          <w:rPr>
            <w:rFonts w:ascii="Arial" w:hAnsi="Arial" w:cs="Arial"/>
            <w:color w:val="000000" w:themeColor="text1"/>
          </w:rPr>
          <w:delText xml:space="preserve">. </w:delText>
        </w:r>
      </w:del>
      <w:r w:rsidRPr="00F00EDF">
        <w:rPr>
          <w:rFonts w:ascii="Arial" w:hAnsi="Arial" w:cs="Arial"/>
          <w:color w:val="000000" w:themeColor="text1"/>
        </w:rPr>
        <w:t>Шаги по вводу контролируемых данных и значений наработке описан в документе «</w:t>
      </w:r>
      <w:r w:rsidR="005B5231" w:rsidRPr="00F00EDF">
        <w:rPr>
          <w:rFonts w:ascii="Arial" w:hAnsi="Arial" w:cs="Arial"/>
          <w:color w:val="000000" w:themeColor="text1"/>
        </w:rPr>
        <w:t>ПП-07.04.02-ERP Регистрация технических параметров эксплуатации оборудования (измерения, наработка)</w:t>
      </w:r>
      <w:r w:rsidRPr="00F00EDF">
        <w:rPr>
          <w:rFonts w:ascii="Arial" w:hAnsi="Arial" w:cs="Arial"/>
          <w:color w:val="000000" w:themeColor="text1"/>
        </w:rPr>
        <w:t>».</w:t>
      </w:r>
    </w:p>
    <w:p w14:paraId="56075721" w14:textId="3CCDCA8B" w:rsidR="001E1007" w:rsidRPr="00F00EDF" w:rsidRDefault="001E1007">
      <w:pPr>
        <w:rPr>
          <w:rFonts w:eastAsiaTheme="majorEastAsia"/>
        </w:rPr>
      </w:pPr>
    </w:p>
    <w:p w14:paraId="72A66B9F" w14:textId="422210C1" w:rsidR="00B73D0A" w:rsidRPr="00F00EDF" w:rsidRDefault="00B73D0A">
      <w:pPr>
        <w:pStyle w:val="4"/>
      </w:pPr>
      <w:r w:rsidRPr="00F00EDF">
        <w:t>Шаг процесса 1</w:t>
      </w:r>
      <w:r w:rsidR="0063138C" w:rsidRPr="00F00EDF">
        <w:t>2</w:t>
      </w:r>
      <w:r w:rsidRPr="00F00EDF">
        <w:t>0 – Проверка наличия планов предупредительного ТОРО для узла</w:t>
      </w:r>
    </w:p>
    <w:p w14:paraId="757B9C68" w14:textId="77777777" w:rsidR="007D1FBE" w:rsidRPr="00F00EDF" w:rsidRDefault="007D1FBE">
      <w:pPr>
        <w:rPr>
          <w:rFonts w:eastAsiaTheme="majorEastAsia"/>
        </w:rPr>
      </w:pPr>
    </w:p>
    <w:p w14:paraId="40C416EA" w14:textId="52F9443A" w:rsidR="00E9033C" w:rsidRPr="00F00EDF" w:rsidRDefault="005138DA">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 Для </w:t>
      </w:r>
      <w:ins w:id="1176" w:author="Дмитрий Ковтун" w:date="2021-03-11T21:38:00Z">
        <w:r w:rsidR="00521EEA">
          <w:rPr>
            <w:rFonts w:ascii="Arial" w:hAnsi="Arial" w:cs="Arial"/>
            <w:color w:val="000000" w:themeColor="text1"/>
          </w:rPr>
          <w:t xml:space="preserve">демонтированных </w:t>
        </w:r>
      </w:ins>
      <w:r w:rsidRPr="00F00EDF">
        <w:rPr>
          <w:rFonts w:ascii="Arial" w:hAnsi="Arial" w:cs="Arial"/>
          <w:color w:val="000000" w:themeColor="text1"/>
        </w:rPr>
        <w:t xml:space="preserve">единиц оборудования </w:t>
      </w:r>
      <w:ins w:id="1177" w:author="Дмитрий Ковтун" w:date="2021-03-11T21:39:00Z">
        <w:r w:rsidR="00521EEA">
          <w:rPr>
            <w:rFonts w:ascii="Arial" w:hAnsi="Arial" w:cs="Arial"/>
            <w:color w:val="000000" w:themeColor="text1"/>
          </w:rPr>
          <w:t xml:space="preserve">(ЕО </w:t>
        </w:r>
      </w:ins>
      <w:r w:rsidRPr="00F00EDF">
        <w:rPr>
          <w:rFonts w:ascii="Arial" w:hAnsi="Arial" w:cs="Arial"/>
          <w:color w:val="000000" w:themeColor="text1"/>
        </w:rPr>
        <w:t>со статусом «НАСК</w:t>
      </w:r>
      <w:ins w:id="1178" w:author="Дмитрий Ковтун" w:date="2021-03-11T21:39:00Z">
        <w:r w:rsidR="00521EEA">
          <w:rPr>
            <w:rFonts w:ascii="Arial" w:hAnsi="Arial" w:cs="Arial"/>
            <w:color w:val="000000" w:themeColor="text1"/>
          </w:rPr>
          <w:t xml:space="preserve"> – На складе</w:t>
        </w:r>
      </w:ins>
      <w:r w:rsidRPr="00F00EDF">
        <w:rPr>
          <w:rFonts w:ascii="Arial" w:hAnsi="Arial" w:cs="Arial"/>
          <w:color w:val="000000" w:themeColor="text1"/>
        </w:rPr>
        <w:t>»</w:t>
      </w:r>
      <w:ins w:id="1179" w:author="Дмитрий Ковтун" w:date="2021-03-11T21:39:00Z">
        <w:r w:rsidR="00521EEA">
          <w:rPr>
            <w:rFonts w:ascii="Arial" w:hAnsi="Arial" w:cs="Arial"/>
            <w:color w:val="000000" w:themeColor="text1"/>
          </w:rPr>
          <w:t>)</w:t>
        </w:r>
      </w:ins>
      <w:r w:rsidRPr="00F00EDF">
        <w:rPr>
          <w:rFonts w:ascii="Arial" w:hAnsi="Arial" w:cs="Arial"/>
          <w:color w:val="000000" w:themeColor="text1"/>
        </w:rPr>
        <w:t>,</w:t>
      </w:r>
      <w:r w:rsidR="00E9033C" w:rsidRPr="00F00EDF">
        <w:rPr>
          <w:rFonts w:ascii="Arial" w:hAnsi="Arial" w:cs="Arial"/>
          <w:color w:val="000000" w:themeColor="text1"/>
        </w:rPr>
        <w:t xml:space="preserve"> Инженер </w:t>
      </w:r>
      <w:r w:rsidR="00A023C8" w:rsidRPr="00F00EDF">
        <w:rPr>
          <w:rFonts w:ascii="Arial" w:hAnsi="Arial" w:cs="Arial"/>
          <w:color w:val="000000" w:themeColor="text1"/>
        </w:rPr>
        <w:t>ТОиР</w:t>
      </w:r>
      <w:r w:rsidR="00E9033C" w:rsidRPr="00F00EDF">
        <w:rPr>
          <w:rFonts w:ascii="Arial" w:hAnsi="Arial" w:cs="Arial"/>
          <w:color w:val="000000" w:themeColor="text1"/>
        </w:rPr>
        <w:t xml:space="preserve"> </w:t>
      </w:r>
      <w:r w:rsidR="00C0051F" w:rsidRPr="00F00EDF">
        <w:rPr>
          <w:rFonts w:ascii="Arial" w:hAnsi="Arial" w:cs="Arial"/>
          <w:color w:val="000000" w:themeColor="text1"/>
        </w:rPr>
        <w:t xml:space="preserve">УО </w:t>
      </w:r>
      <w:r w:rsidR="001D7D52" w:rsidRPr="00F00EDF">
        <w:rPr>
          <w:rFonts w:ascii="Arial" w:hAnsi="Arial" w:cs="Arial"/>
          <w:color w:val="000000" w:themeColor="text1"/>
        </w:rPr>
        <w:t xml:space="preserve">с помощью транзакции IE03 </w:t>
      </w:r>
      <w:r w:rsidR="009842EF" w:rsidRPr="00F00EDF">
        <w:rPr>
          <w:rFonts w:ascii="Arial" w:hAnsi="Arial" w:cs="Arial"/>
          <w:color w:val="000000" w:themeColor="text1"/>
        </w:rPr>
        <w:t>«</w:t>
      </w:r>
      <w:r w:rsidR="001D7D52" w:rsidRPr="00F00EDF">
        <w:rPr>
          <w:rFonts w:ascii="Arial" w:hAnsi="Arial" w:cs="Arial"/>
          <w:color w:val="000000" w:themeColor="text1"/>
        </w:rPr>
        <w:t>Просмотр единицы оборудования</w:t>
      </w:r>
      <w:r w:rsidR="009842EF" w:rsidRPr="00F00EDF">
        <w:rPr>
          <w:rFonts w:ascii="Arial" w:hAnsi="Arial" w:cs="Arial"/>
          <w:color w:val="000000" w:themeColor="text1"/>
        </w:rPr>
        <w:t>»</w:t>
      </w:r>
      <w:r w:rsidRPr="00F00EDF">
        <w:rPr>
          <w:rFonts w:ascii="Arial" w:hAnsi="Arial" w:cs="Arial"/>
          <w:color w:val="000000" w:themeColor="text1"/>
        </w:rPr>
        <w:t>,</w:t>
      </w:r>
      <w:r w:rsidR="001D7D52" w:rsidRPr="00F00EDF">
        <w:rPr>
          <w:rFonts w:ascii="Arial" w:hAnsi="Arial" w:cs="Arial"/>
          <w:color w:val="000000" w:themeColor="text1"/>
        </w:rPr>
        <w:t xml:space="preserve"> через меню «Среда -&gt; </w:t>
      </w:r>
      <w:r w:rsidRPr="00F00EDF">
        <w:rPr>
          <w:rFonts w:ascii="Arial" w:hAnsi="Arial" w:cs="Arial"/>
          <w:color w:val="000000" w:themeColor="text1"/>
        </w:rPr>
        <w:t>Позиции предупредительного ТОРО</w:t>
      </w:r>
      <w:r w:rsidR="001D7D52" w:rsidRPr="00F00EDF">
        <w:rPr>
          <w:rFonts w:ascii="Arial" w:hAnsi="Arial" w:cs="Arial"/>
          <w:color w:val="000000" w:themeColor="text1"/>
        </w:rPr>
        <w:t>»</w:t>
      </w:r>
      <w:r w:rsidRPr="00F00EDF">
        <w:rPr>
          <w:rFonts w:ascii="Arial" w:hAnsi="Arial" w:cs="Arial"/>
          <w:color w:val="000000" w:themeColor="text1"/>
        </w:rPr>
        <w:t xml:space="preserve"> (переход в транзакцию </w:t>
      </w:r>
      <w:r w:rsidRPr="00F00EDF">
        <w:rPr>
          <w:rFonts w:ascii="Arial" w:hAnsi="Arial" w:cs="Arial"/>
          <w:color w:val="000000" w:themeColor="text1"/>
          <w:lang w:val="en-US"/>
        </w:rPr>
        <w:t>IP</w:t>
      </w:r>
      <w:r w:rsidRPr="00632245">
        <w:rPr>
          <w:rFonts w:ascii="Arial" w:hAnsi="Arial" w:cs="Arial"/>
          <w:color w:val="000000" w:themeColor="text1"/>
        </w:rPr>
        <w:t>18)</w:t>
      </w:r>
      <w:r w:rsidR="001D7D52" w:rsidRPr="00F00EDF">
        <w:rPr>
          <w:rFonts w:ascii="Arial" w:hAnsi="Arial" w:cs="Arial"/>
          <w:color w:val="000000" w:themeColor="text1"/>
        </w:rPr>
        <w:t xml:space="preserve"> </w:t>
      </w:r>
      <w:r w:rsidR="00E9033C" w:rsidRPr="00F00EDF">
        <w:rPr>
          <w:rFonts w:ascii="Arial" w:hAnsi="Arial" w:cs="Arial"/>
          <w:color w:val="000000" w:themeColor="text1"/>
        </w:rPr>
        <w:t xml:space="preserve">проверяет наличие в системе активных </w:t>
      </w:r>
      <w:del w:id="1180" w:author="Дмитрий Ковтун" w:date="2021-03-11T21:40:00Z">
        <w:r w:rsidR="00E9033C" w:rsidRPr="00F00EDF" w:rsidDel="00521EEA">
          <w:rPr>
            <w:rFonts w:ascii="Arial" w:hAnsi="Arial" w:cs="Arial"/>
            <w:color w:val="000000" w:themeColor="text1"/>
          </w:rPr>
          <w:delText xml:space="preserve">(не удаленных) </w:delText>
        </w:r>
      </w:del>
      <w:r w:rsidR="00E9033C" w:rsidRPr="00F00EDF">
        <w:rPr>
          <w:rFonts w:ascii="Arial" w:hAnsi="Arial" w:cs="Arial"/>
          <w:color w:val="000000" w:themeColor="text1"/>
        </w:rPr>
        <w:t>планов предупредительного ТОРО</w:t>
      </w:r>
      <w:r w:rsidRPr="00F00EDF">
        <w:rPr>
          <w:rFonts w:ascii="Arial" w:hAnsi="Arial" w:cs="Arial"/>
          <w:color w:val="000000" w:themeColor="text1"/>
        </w:rPr>
        <w:t>. П</w:t>
      </w:r>
      <w:r w:rsidR="00E9033C" w:rsidRPr="00F00EDF">
        <w:rPr>
          <w:rFonts w:ascii="Arial" w:hAnsi="Arial" w:cs="Arial"/>
          <w:color w:val="000000" w:themeColor="text1"/>
        </w:rPr>
        <w:t xml:space="preserve">ри выявлении </w:t>
      </w:r>
      <w:r w:rsidRPr="00F00EDF">
        <w:rPr>
          <w:rFonts w:ascii="Arial" w:hAnsi="Arial" w:cs="Arial"/>
          <w:color w:val="000000" w:themeColor="text1"/>
        </w:rPr>
        <w:t xml:space="preserve">активных планов </w:t>
      </w:r>
      <w:r w:rsidR="00E9033C" w:rsidRPr="00F00EDF">
        <w:rPr>
          <w:rFonts w:ascii="Arial" w:hAnsi="Arial" w:cs="Arial"/>
          <w:color w:val="000000" w:themeColor="text1"/>
        </w:rPr>
        <w:t xml:space="preserve">инициирует их </w:t>
      </w:r>
      <w:del w:id="1181" w:author="Дмитрий Ковтун" w:date="2021-03-11T21:40:00Z">
        <w:r w:rsidR="00E9033C" w:rsidRPr="00F00EDF" w:rsidDel="00521EEA">
          <w:rPr>
            <w:rFonts w:ascii="Arial" w:hAnsi="Arial" w:cs="Arial"/>
            <w:color w:val="000000" w:themeColor="text1"/>
          </w:rPr>
          <w:delText>блокировку</w:delText>
        </w:r>
      </w:del>
      <w:ins w:id="1182" w:author="Дмитрий Ковтун" w:date="2021-03-11T21:40:00Z">
        <w:r w:rsidR="00521EEA">
          <w:rPr>
            <w:rFonts w:ascii="Arial" w:hAnsi="Arial" w:cs="Arial"/>
            <w:color w:val="000000" w:themeColor="text1"/>
          </w:rPr>
          <w:t>деактивацию</w:t>
        </w:r>
      </w:ins>
      <w:ins w:id="1183" w:author="Дмитрий Ковтун" w:date="2021-03-11T21:41:00Z">
        <w:r w:rsidR="00BF36AF">
          <w:rPr>
            <w:rFonts w:ascii="Arial" w:hAnsi="Arial" w:cs="Arial"/>
            <w:color w:val="000000" w:themeColor="text1"/>
          </w:rPr>
          <w:t xml:space="preserve"> созданием запроса </w:t>
        </w:r>
      </w:ins>
      <w:ins w:id="1184" w:author="Дмитрий Ковтун" w:date="2021-03-11T21:42:00Z">
        <w:r w:rsidR="00BF36AF" w:rsidRPr="00F00EDF">
          <w:rPr>
            <w:rFonts w:ascii="Arial" w:hAnsi="Arial" w:cs="Arial"/>
            <w:color w:val="000000" w:themeColor="text1"/>
          </w:rPr>
          <w:t>корректировки локальных данных НСИ ТОРО</w:t>
        </w:r>
      </w:ins>
      <w:r w:rsidR="00E9033C" w:rsidRPr="00F00EDF">
        <w:rPr>
          <w:rFonts w:ascii="Arial" w:hAnsi="Arial" w:cs="Arial"/>
          <w:color w:val="000000" w:themeColor="text1"/>
        </w:rPr>
        <w:t xml:space="preserve">. Шаги по </w:t>
      </w:r>
      <w:del w:id="1185" w:author="Дмитрий Ковтун" w:date="2021-03-11T21:40:00Z">
        <w:r w:rsidR="00E9033C" w:rsidRPr="00F00EDF" w:rsidDel="00521EEA">
          <w:rPr>
            <w:rFonts w:ascii="Arial" w:hAnsi="Arial" w:cs="Arial"/>
            <w:color w:val="000000" w:themeColor="text1"/>
          </w:rPr>
          <w:delText xml:space="preserve">блокировке </w:delText>
        </w:r>
      </w:del>
      <w:ins w:id="1186" w:author="Дмитрий Ковтун" w:date="2021-03-11T21:40:00Z">
        <w:r w:rsidR="00521EEA">
          <w:rPr>
            <w:rFonts w:ascii="Arial" w:hAnsi="Arial" w:cs="Arial"/>
            <w:color w:val="000000" w:themeColor="text1"/>
          </w:rPr>
          <w:t>деактивации</w:t>
        </w:r>
        <w:r w:rsidR="00521EEA" w:rsidRPr="00F00EDF">
          <w:rPr>
            <w:rFonts w:ascii="Arial" w:hAnsi="Arial" w:cs="Arial"/>
            <w:color w:val="000000" w:themeColor="text1"/>
          </w:rPr>
          <w:t xml:space="preserve"> </w:t>
        </w:r>
      </w:ins>
      <w:r w:rsidR="00E9033C" w:rsidRPr="00F00EDF">
        <w:rPr>
          <w:rFonts w:ascii="Arial" w:hAnsi="Arial" w:cs="Arial"/>
          <w:color w:val="000000" w:themeColor="text1"/>
        </w:rPr>
        <w:t>планов предупредительного ТОРО описаны в документе «ERP.</w:t>
      </w:r>
      <w:r w:rsidR="00036ED7" w:rsidRPr="00F00EDF">
        <w:rPr>
          <w:rFonts w:ascii="Arial" w:hAnsi="Arial" w:cs="Arial"/>
          <w:color w:val="000000" w:themeColor="text1"/>
        </w:rPr>
        <w:t>9</w:t>
      </w:r>
      <w:r w:rsidR="00E9033C" w:rsidRPr="00F00EDF">
        <w:rPr>
          <w:rFonts w:ascii="Arial" w:hAnsi="Arial" w:cs="Arial"/>
          <w:color w:val="000000" w:themeColor="text1"/>
        </w:rPr>
        <w:t>.</w:t>
      </w:r>
      <w:r w:rsidR="00036ED7" w:rsidRPr="00F00EDF">
        <w:rPr>
          <w:rFonts w:ascii="Arial" w:hAnsi="Arial" w:cs="Arial"/>
          <w:color w:val="000000" w:themeColor="text1"/>
        </w:rPr>
        <w:t>9.2.</w:t>
      </w:r>
      <w:r w:rsidR="00E9033C" w:rsidRPr="00F00EDF">
        <w:rPr>
          <w:rFonts w:ascii="Arial" w:hAnsi="Arial" w:cs="Arial"/>
          <w:color w:val="000000" w:themeColor="text1"/>
        </w:rPr>
        <w:t xml:space="preserve">7_PM_КД Управление основными данными по направлению </w:t>
      </w:r>
      <w:r w:rsidR="00A023C8" w:rsidRPr="00F00EDF">
        <w:rPr>
          <w:rFonts w:ascii="Arial" w:hAnsi="Arial" w:cs="Arial"/>
          <w:color w:val="000000" w:themeColor="text1"/>
        </w:rPr>
        <w:t>ТОиР</w:t>
      </w:r>
      <w:r w:rsidR="00E9033C" w:rsidRPr="00F00EDF">
        <w:rPr>
          <w:rFonts w:ascii="Arial" w:hAnsi="Arial" w:cs="Arial"/>
          <w:color w:val="000000" w:themeColor="text1"/>
        </w:rPr>
        <w:t>»</w:t>
      </w:r>
      <w:r w:rsidR="00AD0750" w:rsidRPr="00F00EDF">
        <w:rPr>
          <w:rFonts w:ascii="Arial" w:hAnsi="Arial" w:cs="Arial"/>
          <w:color w:val="000000" w:themeColor="text1"/>
        </w:rPr>
        <w:t>.</w:t>
      </w:r>
    </w:p>
    <w:p w14:paraId="3DAFD704" w14:textId="5CDD066B" w:rsidR="00E9033C" w:rsidRPr="00F00EDF" w:rsidDel="0079353C" w:rsidRDefault="00E9033C">
      <w:pPr>
        <w:rPr>
          <w:del w:id="1187" w:author="Дмитрий Ковтун" w:date="2021-03-11T17:36:00Z"/>
          <w:rFonts w:eastAsiaTheme="majorEastAsia"/>
        </w:rPr>
      </w:pPr>
    </w:p>
    <w:p w14:paraId="1DD87D49" w14:textId="77777777" w:rsidR="00E9033C" w:rsidRPr="00F00EDF" w:rsidRDefault="00E9033C">
      <w:pPr>
        <w:rPr>
          <w:rFonts w:eastAsiaTheme="majorEastAsia"/>
        </w:rPr>
      </w:pPr>
    </w:p>
    <w:p w14:paraId="154B2247" w14:textId="408085EE" w:rsidR="00E9033C" w:rsidRPr="00F00EDF" w:rsidRDefault="00E9033C">
      <w:pPr>
        <w:pStyle w:val="4"/>
      </w:pPr>
      <w:r w:rsidRPr="00F00EDF">
        <w:t>Шаг процесса 1</w:t>
      </w:r>
      <w:r w:rsidR="0063138C" w:rsidRPr="00F00EDF">
        <w:t>3</w:t>
      </w:r>
      <w:r w:rsidRPr="00F00EDF">
        <w:t>0 – Изменение карточки ОС</w:t>
      </w:r>
    </w:p>
    <w:p w14:paraId="7E6EBF94" w14:textId="77777777" w:rsidR="00E9033C" w:rsidRPr="00F00EDF" w:rsidRDefault="00E9033C">
      <w:pPr>
        <w:rPr>
          <w:rFonts w:eastAsiaTheme="majorEastAsia"/>
        </w:rPr>
      </w:pPr>
    </w:p>
    <w:p w14:paraId="502530CB" w14:textId="4924B7D2" w:rsidR="00BF36AF" w:rsidRDefault="00BC6DAE">
      <w:pPr>
        <w:spacing w:after="240" w:line="276" w:lineRule="auto"/>
        <w:ind w:firstLine="567"/>
        <w:rPr>
          <w:ins w:id="1188" w:author="Дмитрий Ковтун" w:date="2021-03-11T21:46:00Z"/>
          <w:rFonts w:ascii="Arial" w:hAnsi="Arial" w:cs="Arial"/>
          <w:color w:val="000000" w:themeColor="text1"/>
        </w:rPr>
      </w:pPr>
      <w:r w:rsidRPr="00F00EDF">
        <w:rPr>
          <w:rFonts w:ascii="Arial" w:hAnsi="Arial" w:cs="Arial"/>
          <w:color w:val="000000" w:themeColor="text1"/>
        </w:rPr>
        <w:t xml:space="preserve">При выполнении демонтажа узла </w:t>
      </w:r>
      <w:r w:rsidR="00AD3079" w:rsidRPr="00F00EDF">
        <w:rPr>
          <w:rFonts w:ascii="Arial" w:hAnsi="Arial" w:cs="Arial"/>
          <w:color w:val="000000" w:themeColor="text1"/>
        </w:rPr>
        <w:t>ОФ</w:t>
      </w:r>
      <w:r w:rsidRPr="00F00EDF">
        <w:rPr>
          <w:rFonts w:ascii="Arial" w:hAnsi="Arial" w:cs="Arial"/>
          <w:color w:val="000000" w:themeColor="text1"/>
        </w:rPr>
        <w:t>, по которому в системе создана отдельная карточка ОС</w:t>
      </w:r>
      <w:ins w:id="1189" w:author="Дмитрий Ковтун" w:date="2021-03-11T21:46:00Z">
        <w:r w:rsidR="00BF36AF">
          <w:rPr>
            <w:rFonts w:ascii="Arial" w:hAnsi="Arial" w:cs="Arial"/>
            <w:color w:val="000000" w:themeColor="text1"/>
          </w:rPr>
          <w:t xml:space="preserve"> для компонентного учета</w:t>
        </w:r>
      </w:ins>
      <w:r w:rsidRPr="00F00EDF">
        <w:rPr>
          <w:rFonts w:ascii="Arial" w:hAnsi="Arial" w:cs="Arial"/>
          <w:color w:val="000000" w:themeColor="text1"/>
        </w:rPr>
        <w:t xml:space="preserve">, </w:t>
      </w:r>
      <w:ins w:id="1190" w:author="Дмитрий Ковтун" w:date="2021-03-11T21:44:00Z">
        <w:r w:rsidR="00BF36AF">
          <w:rPr>
            <w:rFonts w:ascii="Arial" w:hAnsi="Arial" w:cs="Arial"/>
            <w:color w:val="000000" w:themeColor="text1"/>
          </w:rPr>
          <w:t xml:space="preserve">в карточке компонента ОС </w:t>
        </w:r>
      </w:ins>
      <w:del w:id="1191" w:author="Дмитрий Ковтун" w:date="2021-03-11T21:43:00Z">
        <w:r w:rsidRPr="00F00EDF" w:rsidDel="00BF36AF">
          <w:rPr>
            <w:rFonts w:ascii="Arial" w:hAnsi="Arial" w:cs="Arial"/>
            <w:color w:val="000000" w:themeColor="text1"/>
          </w:rPr>
          <w:delText>будет выполнено</w:delText>
        </w:r>
      </w:del>
      <w:ins w:id="1192" w:author="Дмитрий Ковтун" w:date="2021-03-11T21:43:00Z">
        <w:r w:rsidR="00BF36AF">
          <w:rPr>
            <w:rFonts w:ascii="Arial" w:hAnsi="Arial" w:cs="Arial"/>
            <w:color w:val="000000" w:themeColor="text1"/>
          </w:rPr>
          <w:t>выполняется</w:t>
        </w:r>
      </w:ins>
      <w:r w:rsidRPr="00F00EDF">
        <w:rPr>
          <w:rFonts w:ascii="Arial" w:hAnsi="Arial" w:cs="Arial"/>
          <w:color w:val="000000" w:themeColor="text1"/>
        </w:rPr>
        <w:t xml:space="preserve"> </w:t>
      </w:r>
      <w:del w:id="1193" w:author="Дмитрий Ковтун" w:date="2021-03-11T21:43:00Z">
        <w:r w:rsidRPr="00F00EDF" w:rsidDel="00BF36AF">
          <w:rPr>
            <w:rFonts w:ascii="Arial" w:hAnsi="Arial" w:cs="Arial"/>
            <w:color w:val="000000" w:themeColor="text1"/>
          </w:rPr>
          <w:delText xml:space="preserve">обнуление </w:delText>
        </w:r>
      </w:del>
      <w:ins w:id="1194" w:author="Дмитрий Ковтун" w:date="2021-03-11T21:43:00Z">
        <w:r w:rsidR="00BF36AF">
          <w:rPr>
            <w:rFonts w:ascii="Arial" w:hAnsi="Arial" w:cs="Arial"/>
            <w:color w:val="000000" w:themeColor="text1"/>
          </w:rPr>
          <w:t>удаление</w:t>
        </w:r>
        <w:r w:rsidR="00BF36AF" w:rsidRPr="00F00EDF">
          <w:rPr>
            <w:rFonts w:ascii="Arial" w:hAnsi="Arial" w:cs="Arial"/>
            <w:color w:val="000000" w:themeColor="text1"/>
          </w:rPr>
          <w:t xml:space="preserve"> </w:t>
        </w:r>
      </w:ins>
      <w:r w:rsidRPr="00F00EDF">
        <w:rPr>
          <w:rFonts w:ascii="Arial" w:hAnsi="Arial" w:cs="Arial"/>
          <w:color w:val="000000" w:themeColor="text1"/>
        </w:rPr>
        <w:t xml:space="preserve">ссылки на </w:t>
      </w:r>
      <w:ins w:id="1195" w:author="Дмитрий Ковтун" w:date="2021-03-11T21:45:00Z">
        <w:r w:rsidR="00BF36AF">
          <w:rPr>
            <w:rFonts w:ascii="Arial" w:hAnsi="Arial" w:cs="Arial"/>
            <w:color w:val="000000" w:themeColor="text1"/>
          </w:rPr>
          <w:t xml:space="preserve">головной номер </w:t>
        </w:r>
      </w:ins>
      <w:del w:id="1196" w:author="Дмитрий Ковтун" w:date="2021-03-11T21:45:00Z">
        <w:r w:rsidRPr="00F00EDF" w:rsidDel="00BF36AF">
          <w:rPr>
            <w:rFonts w:ascii="Arial" w:hAnsi="Arial" w:cs="Arial"/>
            <w:color w:val="000000" w:themeColor="text1"/>
          </w:rPr>
          <w:delText xml:space="preserve">вышестоящую карточку </w:delText>
        </w:r>
      </w:del>
      <w:ins w:id="1197" w:author="Дмитрий Ковтун" w:date="2021-03-11T21:45:00Z">
        <w:r w:rsidR="00BF36AF" w:rsidRPr="00F00EDF">
          <w:rPr>
            <w:rFonts w:ascii="Arial" w:hAnsi="Arial" w:cs="Arial"/>
            <w:color w:val="000000" w:themeColor="text1"/>
          </w:rPr>
          <w:t>карточк</w:t>
        </w:r>
        <w:r w:rsidR="00BF36AF">
          <w:rPr>
            <w:rFonts w:ascii="Arial" w:hAnsi="Arial" w:cs="Arial"/>
            <w:color w:val="000000" w:themeColor="text1"/>
          </w:rPr>
          <w:t>и</w:t>
        </w:r>
        <w:r w:rsidR="00BF36AF" w:rsidRPr="00F00EDF">
          <w:rPr>
            <w:rFonts w:ascii="Arial" w:hAnsi="Arial" w:cs="Arial"/>
            <w:color w:val="000000" w:themeColor="text1"/>
          </w:rPr>
          <w:t xml:space="preserve"> </w:t>
        </w:r>
      </w:ins>
      <w:r w:rsidRPr="00F00EDF">
        <w:rPr>
          <w:rFonts w:ascii="Arial" w:hAnsi="Arial" w:cs="Arial"/>
          <w:color w:val="000000" w:themeColor="text1"/>
        </w:rPr>
        <w:t xml:space="preserve">ОС </w:t>
      </w:r>
      <w:ins w:id="1198" w:author="Дмитрий Ковтун" w:date="2021-03-11T21:47:00Z">
        <w:r w:rsidR="00BF36AF" w:rsidRPr="00F00EDF">
          <w:rPr>
            <w:rFonts w:ascii="Arial" w:hAnsi="Arial" w:cs="Arial"/>
            <w:color w:val="000000" w:themeColor="text1"/>
          </w:rPr>
          <w:t>вышестоящ</w:t>
        </w:r>
        <w:r w:rsidR="00BF36AF">
          <w:rPr>
            <w:rFonts w:ascii="Arial" w:hAnsi="Arial" w:cs="Arial"/>
            <w:color w:val="000000" w:themeColor="text1"/>
          </w:rPr>
          <w:t xml:space="preserve">его объекта </w:t>
        </w:r>
      </w:ins>
      <w:r w:rsidRPr="00F00EDF">
        <w:rPr>
          <w:rFonts w:ascii="Arial" w:hAnsi="Arial" w:cs="Arial"/>
          <w:color w:val="000000" w:themeColor="text1"/>
        </w:rPr>
        <w:t xml:space="preserve">(разработка </w:t>
      </w:r>
      <w:r w:rsidRPr="00F00EDF">
        <w:rPr>
          <w:rFonts w:ascii="Arial" w:hAnsi="Arial" w:cs="Arial"/>
          <w:color w:val="000000" w:themeColor="text1"/>
          <w:lang w:val="en-US"/>
        </w:rPr>
        <w:t>FI</w:t>
      </w:r>
      <w:r w:rsidRPr="00F00EDF">
        <w:rPr>
          <w:rFonts w:ascii="Arial" w:hAnsi="Arial" w:cs="Arial"/>
          <w:color w:val="000000" w:themeColor="text1"/>
        </w:rPr>
        <w:t xml:space="preserve">48). Данный шаг производится автоматически, без дополнительных действий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p>
    <w:p w14:paraId="79B87D09" w14:textId="6364545D" w:rsidR="00E9033C" w:rsidRDefault="00BC6DAE">
      <w:pPr>
        <w:spacing w:after="240" w:line="276" w:lineRule="auto"/>
        <w:ind w:firstLine="567"/>
        <w:rPr>
          <w:ins w:id="1199" w:author="Дмитрий Ковтун" w:date="2021-03-11T17:37:00Z"/>
          <w:rFonts w:ascii="Arial" w:hAnsi="Arial" w:cs="Arial"/>
          <w:color w:val="000000" w:themeColor="text1"/>
        </w:rPr>
      </w:pPr>
      <w:r w:rsidRPr="00F00EDF">
        <w:rPr>
          <w:rFonts w:ascii="Arial" w:hAnsi="Arial" w:cs="Arial"/>
          <w:color w:val="000000" w:themeColor="text1"/>
        </w:rPr>
        <w:t>При монтаже единицы оборудования, по которой создана карточка ОС</w:t>
      </w:r>
      <w:ins w:id="1200" w:author="Дмитрий Ковтун" w:date="2021-03-11T21:44:00Z">
        <w:r w:rsidR="00BF36AF">
          <w:rPr>
            <w:rFonts w:ascii="Arial" w:hAnsi="Arial" w:cs="Arial"/>
            <w:color w:val="000000" w:themeColor="text1"/>
          </w:rPr>
          <w:t xml:space="preserve"> </w:t>
        </w:r>
      </w:ins>
      <w:ins w:id="1201" w:author="Дмитрий Ковтун" w:date="2021-03-11T21:47:00Z">
        <w:r w:rsidR="00BF36AF">
          <w:rPr>
            <w:rFonts w:ascii="Arial" w:hAnsi="Arial" w:cs="Arial"/>
            <w:color w:val="000000" w:themeColor="text1"/>
          </w:rPr>
          <w:t>для компонентного учета</w:t>
        </w:r>
      </w:ins>
      <w:r w:rsidRPr="00F00EDF">
        <w:rPr>
          <w:rFonts w:ascii="Arial" w:hAnsi="Arial" w:cs="Arial"/>
          <w:color w:val="000000" w:themeColor="text1"/>
        </w:rPr>
        <w:t xml:space="preserve">, </w:t>
      </w:r>
      <w:ins w:id="1202" w:author="Дмитрий Ковтун" w:date="2021-03-11T21:46:00Z">
        <w:r w:rsidR="00BF36AF">
          <w:rPr>
            <w:rFonts w:ascii="Arial" w:hAnsi="Arial" w:cs="Arial"/>
            <w:color w:val="000000" w:themeColor="text1"/>
          </w:rPr>
          <w:t xml:space="preserve">в карточке </w:t>
        </w:r>
      </w:ins>
      <w:ins w:id="1203" w:author="Дмитрий Ковтун" w:date="2021-03-11T21:47:00Z">
        <w:r w:rsidR="00BF36AF">
          <w:rPr>
            <w:rFonts w:ascii="Arial" w:hAnsi="Arial" w:cs="Arial"/>
            <w:color w:val="000000" w:themeColor="text1"/>
          </w:rPr>
          <w:t xml:space="preserve">компонента </w:t>
        </w:r>
      </w:ins>
      <w:ins w:id="1204" w:author="Дмитрий Ковтун" w:date="2021-03-11T21:46:00Z">
        <w:r w:rsidR="00BF36AF">
          <w:rPr>
            <w:rFonts w:ascii="Arial" w:hAnsi="Arial" w:cs="Arial"/>
            <w:color w:val="000000" w:themeColor="text1"/>
          </w:rPr>
          <w:t>ОС</w:t>
        </w:r>
      </w:ins>
      <w:ins w:id="1205" w:author="Дмитрий Ковтун" w:date="2021-03-11T21:47:00Z">
        <w:r w:rsidR="00BF36AF">
          <w:rPr>
            <w:rFonts w:ascii="Arial" w:hAnsi="Arial" w:cs="Arial"/>
            <w:color w:val="000000" w:themeColor="text1"/>
          </w:rPr>
          <w:t xml:space="preserve"> </w:t>
        </w:r>
      </w:ins>
      <w:del w:id="1206" w:author="Дмитрий Ковтун" w:date="2021-03-11T21:45:00Z">
        <w:r w:rsidRPr="00F00EDF" w:rsidDel="00BF36AF">
          <w:rPr>
            <w:rFonts w:ascii="Arial" w:hAnsi="Arial" w:cs="Arial"/>
            <w:color w:val="000000" w:themeColor="text1"/>
          </w:rPr>
          <w:delText>будет выполнено</w:delText>
        </w:r>
      </w:del>
      <w:ins w:id="1207" w:author="Дмитрий Ковтун" w:date="2021-03-11T21:45:00Z">
        <w:r w:rsidR="00BF36AF">
          <w:rPr>
            <w:rFonts w:ascii="Arial" w:hAnsi="Arial" w:cs="Arial"/>
            <w:color w:val="000000" w:themeColor="text1"/>
          </w:rPr>
          <w:t>выполняется</w:t>
        </w:r>
      </w:ins>
      <w:r w:rsidRPr="00F00EDF">
        <w:rPr>
          <w:rFonts w:ascii="Arial" w:hAnsi="Arial" w:cs="Arial"/>
          <w:color w:val="000000" w:themeColor="text1"/>
        </w:rPr>
        <w:t xml:space="preserve"> заполнение ссылки </w:t>
      </w:r>
      <w:del w:id="1208" w:author="Дмитрий Ковтун" w:date="2021-03-11T21:45:00Z">
        <w:r w:rsidRPr="00F00EDF" w:rsidDel="00BF36AF">
          <w:rPr>
            <w:rFonts w:ascii="Arial" w:hAnsi="Arial" w:cs="Arial"/>
            <w:color w:val="000000" w:themeColor="text1"/>
          </w:rPr>
          <w:delText>в z-поле (групповой номер)</w:delText>
        </w:r>
      </w:del>
      <w:ins w:id="1209" w:author="Дмитрий Ковтун" w:date="2021-03-11T21:45:00Z">
        <w:r w:rsidR="00BF36AF">
          <w:rPr>
            <w:rFonts w:ascii="Arial" w:hAnsi="Arial" w:cs="Arial"/>
            <w:color w:val="000000" w:themeColor="text1"/>
          </w:rPr>
          <w:t>на головной</w:t>
        </w:r>
      </w:ins>
      <w:r w:rsidRPr="00F00EDF">
        <w:rPr>
          <w:rFonts w:ascii="Arial" w:hAnsi="Arial" w:cs="Arial"/>
          <w:color w:val="000000" w:themeColor="text1"/>
        </w:rPr>
        <w:t xml:space="preserve"> номер</w:t>
      </w:r>
      <w:del w:id="1210" w:author="Дмитрий Ковтун" w:date="2021-03-11T21:45:00Z">
        <w:r w:rsidRPr="00F00EDF" w:rsidDel="00BF36AF">
          <w:rPr>
            <w:rFonts w:ascii="Arial" w:hAnsi="Arial" w:cs="Arial"/>
            <w:color w:val="000000" w:themeColor="text1"/>
          </w:rPr>
          <w:delText>а</w:delText>
        </w:r>
      </w:del>
      <w:r w:rsidRPr="00F00EDF">
        <w:rPr>
          <w:rFonts w:ascii="Arial" w:hAnsi="Arial" w:cs="Arial"/>
          <w:color w:val="000000" w:themeColor="text1"/>
        </w:rPr>
        <w:t xml:space="preserve"> </w:t>
      </w:r>
      <w:ins w:id="1211" w:author="Дмитрий Ковтун" w:date="2021-03-11T21:47:00Z">
        <w:r w:rsidR="00BF36AF">
          <w:rPr>
            <w:rFonts w:ascii="Arial" w:hAnsi="Arial" w:cs="Arial"/>
            <w:color w:val="000000" w:themeColor="text1"/>
          </w:rPr>
          <w:t xml:space="preserve">карточки </w:t>
        </w:r>
      </w:ins>
      <w:r w:rsidRPr="00F00EDF">
        <w:rPr>
          <w:rFonts w:ascii="Arial" w:hAnsi="Arial" w:cs="Arial"/>
          <w:color w:val="000000" w:themeColor="text1"/>
        </w:rPr>
        <w:t>ОС вышестоящего объекта.</w:t>
      </w:r>
    </w:p>
    <w:p w14:paraId="3C0B2BB4" w14:textId="18B50374" w:rsidR="0079353C" w:rsidRPr="00F00EDF" w:rsidDel="0079353C" w:rsidRDefault="0079353C">
      <w:pPr>
        <w:spacing w:after="240" w:line="276" w:lineRule="auto"/>
        <w:ind w:firstLine="567"/>
        <w:rPr>
          <w:del w:id="1212" w:author="Дмитрий Ковтун" w:date="2021-03-11T17:37:00Z"/>
          <w:rFonts w:ascii="Arial" w:hAnsi="Arial" w:cs="Arial"/>
          <w:color w:val="000000" w:themeColor="text1"/>
        </w:rPr>
      </w:pPr>
    </w:p>
    <w:p w14:paraId="30F18608" w14:textId="66131EF5" w:rsidR="007D1FBE" w:rsidRPr="00F00EDF" w:rsidDel="0079353C" w:rsidRDefault="007D1FBE">
      <w:pPr>
        <w:spacing w:after="240" w:line="276" w:lineRule="auto"/>
        <w:ind w:firstLine="567"/>
        <w:rPr>
          <w:del w:id="1213" w:author="Дмитрий Ковтун" w:date="2021-03-11T17:36:00Z"/>
          <w:rFonts w:ascii="Arial" w:hAnsi="Arial" w:cs="Arial"/>
          <w:color w:val="000000" w:themeColor="text1"/>
        </w:rPr>
      </w:pPr>
    </w:p>
    <w:p w14:paraId="3CAFA29E" w14:textId="5710CCB5" w:rsidR="00B73D0A" w:rsidRPr="00F00EDF" w:rsidRDefault="00B73D0A">
      <w:pPr>
        <w:pStyle w:val="4"/>
      </w:pPr>
      <w:r w:rsidRPr="00F00EDF">
        <w:t>Шаг процесса 1</w:t>
      </w:r>
      <w:r w:rsidR="0063138C" w:rsidRPr="00F00EDF">
        <w:t>4</w:t>
      </w:r>
      <w:r w:rsidRPr="00F00EDF">
        <w:t>0 – Обновление данных по установленной ЕО</w:t>
      </w:r>
    </w:p>
    <w:p w14:paraId="38FE6CB4" w14:textId="77777777" w:rsidR="00B73D0A" w:rsidRPr="00F00EDF" w:rsidRDefault="00B73D0A">
      <w:pPr>
        <w:rPr>
          <w:rFonts w:eastAsiaTheme="majorEastAsia"/>
        </w:rPr>
      </w:pPr>
    </w:p>
    <w:p w14:paraId="139CFF0C" w14:textId="27F2667A" w:rsidR="00B73D0A" w:rsidRPr="00F00EDF" w:rsidRDefault="0092503F">
      <w:pPr>
        <w:spacing w:after="240" w:line="276" w:lineRule="auto"/>
        <w:ind w:firstLine="567"/>
        <w:rPr>
          <w:rFonts w:ascii="Arial" w:hAnsi="Arial" w:cs="Arial"/>
          <w:color w:val="000000" w:themeColor="text1"/>
        </w:rPr>
      </w:pPr>
      <w:ins w:id="1214" w:author="Дмитрий Ковтун" w:date="2021-03-11T21:48:00Z">
        <w:r>
          <w:rPr>
            <w:rFonts w:ascii="Arial" w:hAnsi="Arial" w:cs="Arial"/>
            <w:color w:val="000000" w:themeColor="text1"/>
          </w:rPr>
          <w:t>Ответственный сотрудник с ролью «</w:t>
        </w:r>
      </w:ins>
      <w:r w:rsidR="00B73D0A" w:rsidRPr="00F00EDF">
        <w:rPr>
          <w:rFonts w:ascii="Arial" w:hAnsi="Arial" w:cs="Arial"/>
          <w:color w:val="000000" w:themeColor="text1"/>
        </w:rPr>
        <w:t xml:space="preserve">Инженер </w:t>
      </w:r>
      <w:r w:rsidR="00A023C8" w:rsidRPr="00F00EDF">
        <w:rPr>
          <w:rFonts w:ascii="Arial" w:hAnsi="Arial" w:cs="Arial"/>
          <w:color w:val="000000" w:themeColor="text1"/>
        </w:rPr>
        <w:t>ТОиР</w:t>
      </w:r>
      <w:r w:rsidR="00B73D0A" w:rsidRPr="00F00EDF">
        <w:rPr>
          <w:rFonts w:ascii="Arial" w:hAnsi="Arial" w:cs="Arial"/>
          <w:color w:val="000000" w:themeColor="text1"/>
        </w:rPr>
        <w:t xml:space="preserve"> </w:t>
      </w:r>
      <w:r w:rsidR="00081169" w:rsidRPr="00F00EDF">
        <w:rPr>
          <w:rFonts w:ascii="Arial" w:hAnsi="Arial" w:cs="Arial"/>
          <w:color w:val="000000" w:themeColor="text1"/>
        </w:rPr>
        <w:t>УО</w:t>
      </w:r>
      <w:ins w:id="1215" w:author="Дмитрий Ковтун" w:date="2021-03-11T21:48:00Z">
        <w:r>
          <w:rPr>
            <w:rFonts w:ascii="Arial" w:hAnsi="Arial" w:cs="Arial"/>
            <w:color w:val="000000" w:themeColor="text1"/>
          </w:rPr>
          <w:t>»</w:t>
        </w:r>
      </w:ins>
      <w:ins w:id="1216" w:author="Дмитрий Ковтун" w:date="2021-03-11T21:50:00Z">
        <w:r w:rsidR="00D11FBA">
          <w:rPr>
            <w:rFonts w:ascii="Arial" w:hAnsi="Arial" w:cs="Arial"/>
            <w:color w:val="000000" w:themeColor="text1"/>
          </w:rPr>
          <w:t>,</w:t>
        </w:r>
      </w:ins>
      <w:r w:rsidR="00081169" w:rsidRPr="00F00EDF">
        <w:rPr>
          <w:rFonts w:ascii="Arial" w:hAnsi="Arial" w:cs="Arial"/>
          <w:color w:val="000000" w:themeColor="text1"/>
        </w:rPr>
        <w:t xml:space="preserve"> </w:t>
      </w:r>
      <w:del w:id="1217" w:author="Дмитрий Ковтун" w:date="2021-03-11T21:49:00Z">
        <w:r w:rsidR="00B73D0A" w:rsidRPr="00F00EDF" w:rsidDel="00D11FBA">
          <w:rPr>
            <w:rFonts w:ascii="Arial" w:hAnsi="Arial" w:cs="Arial"/>
            <w:color w:val="000000" w:themeColor="text1"/>
          </w:rPr>
          <w:delText xml:space="preserve">при поступлении документов </w:delText>
        </w:r>
      </w:del>
      <w:r w:rsidR="00B73D0A" w:rsidRPr="00F00EDF">
        <w:rPr>
          <w:rFonts w:ascii="Arial" w:hAnsi="Arial" w:cs="Arial"/>
          <w:color w:val="000000" w:themeColor="text1"/>
        </w:rPr>
        <w:t xml:space="preserve">по результатам </w:t>
      </w:r>
      <w:del w:id="1218" w:author="Дмитрий Ковтун" w:date="2021-03-11T21:50:00Z">
        <w:r w:rsidR="00B73D0A" w:rsidRPr="00F00EDF" w:rsidDel="00D11FBA">
          <w:rPr>
            <w:rFonts w:ascii="Arial" w:hAnsi="Arial" w:cs="Arial"/>
            <w:color w:val="000000" w:themeColor="text1"/>
          </w:rPr>
          <w:delText xml:space="preserve">установки </w:delText>
        </w:r>
      </w:del>
      <w:ins w:id="1219" w:author="Дмитрий Ковтун" w:date="2021-03-11T21:50:00Z">
        <w:r w:rsidR="00D11FBA">
          <w:rPr>
            <w:rFonts w:ascii="Arial" w:hAnsi="Arial" w:cs="Arial"/>
            <w:color w:val="000000" w:themeColor="text1"/>
          </w:rPr>
          <w:t>монтажа единицы</w:t>
        </w:r>
        <w:r w:rsidR="00D11FBA" w:rsidRPr="00F00EDF">
          <w:rPr>
            <w:rFonts w:ascii="Arial" w:hAnsi="Arial" w:cs="Arial"/>
            <w:color w:val="000000" w:themeColor="text1"/>
          </w:rPr>
          <w:t xml:space="preserve"> </w:t>
        </w:r>
      </w:ins>
      <w:r w:rsidR="00B73D0A" w:rsidRPr="00F00EDF">
        <w:rPr>
          <w:rFonts w:ascii="Arial" w:hAnsi="Arial" w:cs="Arial"/>
          <w:color w:val="000000" w:themeColor="text1"/>
        </w:rPr>
        <w:t>оборудования</w:t>
      </w:r>
      <w:ins w:id="1220" w:author="Дмитрий Ковтун" w:date="2021-03-11T21:50:00Z">
        <w:r w:rsidR="00D11FBA">
          <w:rPr>
            <w:rFonts w:ascii="Arial" w:hAnsi="Arial" w:cs="Arial"/>
            <w:color w:val="000000" w:themeColor="text1"/>
          </w:rPr>
          <w:t>,</w:t>
        </w:r>
      </w:ins>
      <w:r w:rsidR="00B73D0A" w:rsidRPr="00F00EDF">
        <w:rPr>
          <w:rFonts w:ascii="Arial" w:hAnsi="Arial" w:cs="Arial"/>
          <w:color w:val="000000" w:themeColor="text1"/>
        </w:rPr>
        <w:t xml:space="preserve"> выполняет проверку </w:t>
      </w:r>
      <w:del w:id="1221" w:author="Дмитрий Ковтун" w:date="2021-03-11T21:50:00Z">
        <w:r w:rsidR="00B73D0A" w:rsidRPr="00F00EDF" w:rsidDel="00D11FBA">
          <w:rPr>
            <w:rFonts w:ascii="Arial" w:hAnsi="Arial" w:cs="Arial"/>
            <w:color w:val="000000" w:themeColor="text1"/>
          </w:rPr>
          <w:delText>в стандартной транзакции («</w:delText>
        </w:r>
        <w:r w:rsidR="00922A5C" w:rsidRPr="00F00EDF" w:rsidDel="00D11FBA">
          <w:rPr>
            <w:rFonts w:ascii="Arial" w:hAnsi="Arial" w:cs="Arial"/>
            <w:color w:val="000000" w:themeColor="text1"/>
            <w:lang w:val="en-US"/>
          </w:rPr>
          <w:delText>IQ</w:delText>
        </w:r>
        <w:r w:rsidR="00922A5C" w:rsidRPr="00F00EDF" w:rsidDel="00D11FBA">
          <w:rPr>
            <w:rFonts w:ascii="Arial" w:hAnsi="Arial" w:cs="Arial"/>
            <w:color w:val="000000" w:themeColor="text1"/>
          </w:rPr>
          <w:delText>09</w:delText>
        </w:r>
        <w:r w:rsidR="00B73D0A" w:rsidRPr="00F00EDF" w:rsidDel="00D11FBA">
          <w:rPr>
            <w:rFonts w:ascii="Arial" w:hAnsi="Arial" w:cs="Arial"/>
            <w:color w:val="000000" w:themeColor="text1"/>
          </w:rPr>
          <w:delText>»</w:delText>
        </w:r>
        <w:r w:rsidR="00922A5C" w:rsidRPr="00F00EDF" w:rsidDel="00D11FBA">
          <w:rPr>
            <w:rFonts w:ascii="Arial" w:hAnsi="Arial" w:cs="Arial"/>
            <w:color w:val="000000" w:themeColor="text1"/>
          </w:rPr>
          <w:delText xml:space="preserve"> </w:delText>
        </w:r>
        <w:r w:rsidR="00B73D0A" w:rsidRPr="00F00EDF" w:rsidDel="00D11FBA">
          <w:rPr>
            <w:rFonts w:ascii="Arial" w:hAnsi="Arial" w:cs="Arial"/>
            <w:color w:val="000000" w:themeColor="text1"/>
          </w:rPr>
          <w:delText xml:space="preserve">- </w:delText>
        </w:r>
        <w:r w:rsidR="00922A5C" w:rsidRPr="00F00EDF" w:rsidDel="00D11FBA">
          <w:rPr>
            <w:rFonts w:ascii="Arial" w:hAnsi="Arial" w:cs="Arial"/>
            <w:color w:val="000000" w:themeColor="text1"/>
          </w:rPr>
          <w:delText>Просмотреть серийный номер материала</w:delText>
        </w:r>
        <w:r w:rsidR="00B73D0A" w:rsidRPr="00F00EDF" w:rsidDel="00D11FBA">
          <w:rPr>
            <w:rFonts w:ascii="Arial" w:hAnsi="Arial" w:cs="Arial"/>
            <w:color w:val="000000" w:themeColor="text1"/>
          </w:rPr>
          <w:delText xml:space="preserve">) </w:delText>
        </w:r>
      </w:del>
      <w:r w:rsidR="00B73D0A" w:rsidRPr="00F00EDF">
        <w:rPr>
          <w:rFonts w:ascii="Arial" w:hAnsi="Arial" w:cs="Arial"/>
          <w:color w:val="000000" w:themeColor="text1"/>
        </w:rPr>
        <w:t xml:space="preserve">актуальности основных данных ЕО и необходимости </w:t>
      </w:r>
      <w:del w:id="1222" w:author="Дмитрий Ковтун" w:date="2021-03-11T21:53:00Z">
        <w:r w:rsidR="00B73D0A" w:rsidRPr="00F00EDF" w:rsidDel="00D11FBA">
          <w:rPr>
            <w:rFonts w:ascii="Arial" w:hAnsi="Arial" w:cs="Arial"/>
            <w:color w:val="000000" w:themeColor="text1"/>
          </w:rPr>
          <w:delText>по созданию</w:delText>
        </w:r>
      </w:del>
      <w:ins w:id="1223" w:author="Дмитрий Ковтун" w:date="2021-03-11T21:53:00Z">
        <w:r w:rsidR="00D11FBA" w:rsidRPr="00F00EDF">
          <w:rPr>
            <w:rFonts w:ascii="Arial" w:hAnsi="Arial" w:cs="Arial"/>
            <w:color w:val="000000" w:themeColor="text1"/>
          </w:rPr>
          <w:t>создания</w:t>
        </w:r>
        <w:r w:rsidR="00D11FBA">
          <w:rPr>
            <w:rFonts w:ascii="Arial" w:hAnsi="Arial" w:cs="Arial"/>
            <w:color w:val="000000" w:themeColor="text1"/>
          </w:rPr>
          <w:t xml:space="preserve"> новых</w:t>
        </w:r>
      </w:ins>
      <w:r w:rsidR="00B73D0A" w:rsidRPr="00F00EDF">
        <w:rPr>
          <w:rFonts w:ascii="Arial" w:hAnsi="Arial" w:cs="Arial"/>
          <w:color w:val="000000" w:themeColor="text1"/>
        </w:rPr>
        <w:t xml:space="preserve"> планов предупредительного ТОРО или запуску существующих </w:t>
      </w:r>
      <w:ins w:id="1224" w:author="Дмитрий Ковтун" w:date="2021-03-11T21:51:00Z">
        <w:r w:rsidR="00D11FBA">
          <w:rPr>
            <w:rFonts w:ascii="Arial" w:hAnsi="Arial" w:cs="Arial"/>
            <w:color w:val="000000" w:themeColor="text1"/>
          </w:rPr>
          <w:t xml:space="preserve">планов </w:t>
        </w:r>
      </w:ins>
      <w:r w:rsidR="00B73D0A" w:rsidRPr="00F00EDF">
        <w:rPr>
          <w:rFonts w:ascii="Arial" w:hAnsi="Arial" w:cs="Arial"/>
          <w:color w:val="000000" w:themeColor="text1"/>
        </w:rPr>
        <w:t xml:space="preserve">в системе </w:t>
      </w:r>
      <w:r w:rsidR="00B73D0A" w:rsidRPr="00F00EDF">
        <w:rPr>
          <w:rFonts w:ascii="Arial" w:hAnsi="Arial" w:cs="Arial"/>
          <w:color w:val="000000" w:themeColor="text1"/>
          <w:lang w:val="en-US"/>
        </w:rPr>
        <w:t>SAP</w:t>
      </w:r>
      <w:r w:rsidR="00B73D0A" w:rsidRPr="00F00EDF">
        <w:rPr>
          <w:rFonts w:ascii="Arial" w:hAnsi="Arial" w:cs="Arial"/>
          <w:color w:val="000000" w:themeColor="text1"/>
        </w:rPr>
        <w:t xml:space="preserve">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ins w:id="1225" w:author="Дмитрий Ковтун" w:date="2021-03-11T21:51:00Z">
        <w:r w:rsidR="00D11FBA">
          <w:rPr>
            <w:rFonts w:ascii="Arial" w:hAnsi="Arial" w:cs="Arial"/>
            <w:color w:val="000000" w:themeColor="text1"/>
          </w:rPr>
          <w:t xml:space="preserve">. </w:t>
        </w:r>
      </w:ins>
      <w:del w:id="1226" w:author="Дмитрий Ковтун" w:date="2021-03-11T21:51:00Z">
        <w:r w:rsidR="00B73D0A" w:rsidRPr="00F00EDF" w:rsidDel="00D11FBA">
          <w:rPr>
            <w:rFonts w:ascii="Arial" w:hAnsi="Arial" w:cs="Arial"/>
            <w:color w:val="000000" w:themeColor="text1"/>
          </w:rPr>
          <w:delText xml:space="preserve"> и п</w:delText>
        </w:r>
      </w:del>
      <w:ins w:id="1227" w:author="Дмитрий Ковтун" w:date="2021-03-11T21:51:00Z">
        <w:r w:rsidR="00D11FBA">
          <w:rPr>
            <w:rFonts w:ascii="Arial" w:hAnsi="Arial" w:cs="Arial"/>
            <w:color w:val="000000" w:themeColor="text1"/>
          </w:rPr>
          <w:t>П</w:t>
        </w:r>
      </w:ins>
      <w:r w:rsidR="00B73D0A" w:rsidRPr="00F00EDF">
        <w:rPr>
          <w:rFonts w:ascii="Arial" w:hAnsi="Arial" w:cs="Arial"/>
          <w:color w:val="000000" w:themeColor="text1"/>
        </w:rPr>
        <w:t xml:space="preserve">ри необходимости </w:t>
      </w:r>
      <w:ins w:id="1228" w:author="Дмитрий Ковтун" w:date="2021-03-11T21:51:00Z">
        <w:r w:rsidR="00D11FBA">
          <w:rPr>
            <w:rFonts w:ascii="Arial" w:hAnsi="Arial" w:cs="Arial"/>
            <w:color w:val="000000" w:themeColor="text1"/>
          </w:rPr>
          <w:t>внесения изменений</w:t>
        </w:r>
      </w:ins>
      <w:ins w:id="1229" w:author="Дмитрий Ковтун" w:date="2021-03-11T21:52:00Z">
        <w:r w:rsidR="00D11FBA">
          <w:rPr>
            <w:rFonts w:ascii="Arial" w:hAnsi="Arial" w:cs="Arial"/>
            <w:color w:val="000000" w:themeColor="text1"/>
          </w:rPr>
          <w:t>,</w:t>
        </w:r>
      </w:ins>
      <w:ins w:id="1230" w:author="Дмитрий Ковтун" w:date="2021-03-11T21:51:00Z">
        <w:r w:rsidR="00D11FBA">
          <w:rPr>
            <w:rFonts w:ascii="Arial" w:hAnsi="Arial" w:cs="Arial"/>
            <w:color w:val="000000" w:themeColor="text1"/>
          </w:rPr>
          <w:t xml:space="preserve"> </w:t>
        </w:r>
      </w:ins>
      <w:ins w:id="1231" w:author="Дмитрий Ковтун" w:date="2021-03-11T21:52:00Z">
        <w:r w:rsidR="00D11FBA" w:rsidRPr="00F00EDF">
          <w:rPr>
            <w:rFonts w:ascii="Arial" w:hAnsi="Arial" w:cs="Arial"/>
            <w:color w:val="000000" w:themeColor="text1"/>
          </w:rPr>
          <w:t xml:space="preserve">Инженер ТОиР УО </w:t>
        </w:r>
      </w:ins>
      <w:del w:id="1232" w:author="Дмитрий Ковтун" w:date="2021-03-11T21:52:00Z">
        <w:r w:rsidR="00B73D0A" w:rsidRPr="00F00EDF" w:rsidDel="00D11FBA">
          <w:rPr>
            <w:rFonts w:ascii="Arial" w:hAnsi="Arial" w:cs="Arial"/>
            <w:color w:val="000000" w:themeColor="text1"/>
          </w:rPr>
          <w:delText>актуализирует данные НСИ для нового смонтированного узла ЕО (</w:delText>
        </w:r>
        <w:r w:rsidR="00C8680F" w:rsidRPr="00F00EDF" w:rsidDel="00D11FBA">
          <w:rPr>
            <w:rFonts w:ascii="Arial" w:hAnsi="Arial" w:cs="Arial"/>
            <w:color w:val="000000" w:themeColor="text1"/>
          </w:rPr>
          <w:delText>ОФ</w:delText>
        </w:r>
        <w:r w:rsidR="00B73D0A" w:rsidRPr="00F00EDF" w:rsidDel="00D11FBA">
          <w:rPr>
            <w:rFonts w:ascii="Arial" w:hAnsi="Arial" w:cs="Arial"/>
            <w:color w:val="000000" w:themeColor="text1"/>
          </w:rPr>
          <w:delText xml:space="preserve">) и </w:delText>
        </w:r>
      </w:del>
      <w:r w:rsidR="00B73D0A" w:rsidRPr="00F00EDF">
        <w:rPr>
          <w:rFonts w:ascii="Arial" w:hAnsi="Arial" w:cs="Arial"/>
          <w:color w:val="000000" w:themeColor="text1"/>
        </w:rPr>
        <w:t xml:space="preserve">инициирует </w:t>
      </w:r>
      <w:ins w:id="1233" w:author="Дмитрий Ковтун" w:date="2021-03-11T21:54:00Z">
        <w:r w:rsidR="00D11FBA">
          <w:rPr>
            <w:rFonts w:ascii="Arial" w:hAnsi="Arial" w:cs="Arial"/>
            <w:color w:val="000000" w:themeColor="text1"/>
          </w:rPr>
          <w:t xml:space="preserve">создание запроса на </w:t>
        </w:r>
        <w:r w:rsidR="00D11FBA" w:rsidRPr="00F00EDF">
          <w:rPr>
            <w:rFonts w:ascii="Arial" w:hAnsi="Arial" w:cs="Arial"/>
            <w:color w:val="000000" w:themeColor="text1"/>
          </w:rPr>
          <w:t>корректировк</w:t>
        </w:r>
        <w:r w:rsidR="00D11FBA">
          <w:rPr>
            <w:rFonts w:ascii="Arial" w:hAnsi="Arial" w:cs="Arial"/>
            <w:color w:val="000000" w:themeColor="text1"/>
          </w:rPr>
          <w:t>у</w:t>
        </w:r>
        <w:r w:rsidR="00D11FBA" w:rsidRPr="00F00EDF">
          <w:rPr>
            <w:rFonts w:ascii="Arial" w:hAnsi="Arial" w:cs="Arial"/>
            <w:color w:val="000000" w:themeColor="text1"/>
          </w:rPr>
          <w:t xml:space="preserve"> локальных данных НСИ ТОРО</w:t>
        </w:r>
      </w:ins>
      <w:del w:id="1234" w:author="Дмитрий Ковтун" w:date="2021-03-11T21:54:00Z">
        <w:r w:rsidR="00B73D0A" w:rsidRPr="00F00EDF" w:rsidDel="00D11FBA">
          <w:rPr>
            <w:rFonts w:ascii="Arial" w:hAnsi="Arial" w:cs="Arial"/>
            <w:color w:val="000000" w:themeColor="text1"/>
          </w:rPr>
          <w:delText>изменение данных НСИ</w:delText>
        </w:r>
      </w:del>
      <w:r w:rsidR="00B73D0A" w:rsidRPr="00F00EDF">
        <w:rPr>
          <w:rFonts w:ascii="Arial" w:hAnsi="Arial" w:cs="Arial"/>
          <w:color w:val="000000" w:themeColor="text1"/>
        </w:rPr>
        <w:t>. Более подробная информация по шагам изменения НСИ описаны в «ERP.</w:t>
      </w:r>
      <w:r w:rsidR="00036ED7" w:rsidRPr="00F00EDF">
        <w:rPr>
          <w:rFonts w:ascii="Arial" w:hAnsi="Arial" w:cs="Arial"/>
          <w:color w:val="000000" w:themeColor="text1"/>
        </w:rPr>
        <w:t>9</w:t>
      </w:r>
      <w:r w:rsidR="00B73D0A" w:rsidRPr="00F00EDF">
        <w:rPr>
          <w:rFonts w:ascii="Arial" w:hAnsi="Arial" w:cs="Arial"/>
          <w:color w:val="000000" w:themeColor="text1"/>
        </w:rPr>
        <w:t>.</w:t>
      </w:r>
      <w:r w:rsidR="00036ED7" w:rsidRPr="00F00EDF">
        <w:rPr>
          <w:rFonts w:ascii="Arial" w:hAnsi="Arial" w:cs="Arial"/>
          <w:color w:val="000000" w:themeColor="text1"/>
        </w:rPr>
        <w:t>9.2.</w:t>
      </w:r>
      <w:r w:rsidR="00B73D0A" w:rsidRPr="00F00EDF">
        <w:rPr>
          <w:rFonts w:ascii="Arial" w:hAnsi="Arial" w:cs="Arial"/>
          <w:color w:val="000000" w:themeColor="text1"/>
        </w:rPr>
        <w:t xml:space="preserve">7_PM_КД Управление основными данными по направлению </w:t>
      </w:r>
      <w:r w:rsidR="00A023C8" w:rsidRPr="00F00EDF">
        <w:rPr>
          <w:rFonts w:ascii="Arial" w:hAnsi="Arial" w:cs="Arial"/>
          <w:color w:val="000000" w:themeColor="text1"/>
        </w:rPr>
        <w:t>ТОиР</w:t>
      </w:r>
      <w:r w:rsidR="00B73D0A" w:rsidRPr="00F00EDF">
        <w:rPr>
          <w:rFonts w:ascii="Arial" w:hAnsi="Arial" w:cs="Arial"/>
          <w:color w:val="000000" w:themeColor="text1"/>
        </w:rPr>
        <w:t>»</w:t>
      </w:r>
      <w:r w:rsidR="00081169" w:rsidRPr="00F00EDF">
        <w:rPr>
          <w:rFonts w:ascii="Arial" w:hAnsi="Arial" w:cs="Arial"/>
          <w:color w:val="000000" w:themeColor="text1"/>
        </w:rPr>
        <w:t>.</w:t>
      </w:r>
    </w:p>
    <w:p w14:paraId="08F1380B" w14:textId="77777777" w:rsidR="00B73D0A" w:rsidRPr="00F00EDF" w:rsidRDefault="00B73D0A">
      <w:pPr>
        <w:rPr>
          <w:rFonts w:eastAsiaTheme="majorEastAsia"/>
        </w:rPr>
      </w:pPr>
    </w:p>
    <w:p w14:paraId="28FFB8D1" w14:textId="2D3EA8F0" w:rsidR="001E1007" w:rsidRPr="00F00EDF" w:rsidRDefault="001E1007">
      <w:pPr>
        <w:pStyle w:val="4"/>
      </w:pPr>
      <w:r w:rsidRPr="00F00EDF">
        <w:t xml:space="preserve">Шаг процесса </w:t>
      </w:r>
      <w:r w:rsidR="00EE761D" w:rsidRPr="00F00EDF">
        <w:t>1</w:t>
      </w:r>
      <w:r w:rsidR="0063138C" w:rsidRPr="00F00EDF">
        <w:t>5</w:t>
      </w:r>
      <w:r w:rsidR="00EE761D" w:rsidRPr="00F00EDF">
        <w:t>0</w:t>
      </w:r>
      <w:r w:rsidRPr="00F00EDF">
        <w:t xml:space="preserve"> – </w:t>
      </w:r>
      <w:r w:rsidR="00EE761D" w:rsidRPr="00F00EDF">
        <w:t>Проверка заказов ТОРО для единицы оборудования</w:t>
      </w:r>
    </w:p>
    <w:p w14:paraId="7561F3F4" w14:textId="77777777" w:rsidR="001E1007" w:rsidRPr="00F00EDF" w:rsidRDefault="001E1007">
      <w:pPr>
        <w:rPr>
          <w:rFonts w:eastAsiaTheme="majorEastAsia"/>
        </w:rPr>
      </w:pPr>
    </w:p>
    <w:p w14:paraId="05B4636D" w14:textId="77777777" w:rsidR="004C248F" w:rsidRDefault="002478C2">
      <w:pPr>
        <w:spacing w:after="240" w:line="276" w:lineRule="auto"/>
        <w:ind w:firstLine="567"/>
        <w:rPr>
          <w:ins w:id="1235" w:author="Дмитрий Ковтун" w:date="2021-03-11T22:05:00Z"/>
          <w:rFonts w:ascii="Arial" w:hAnsi="Arial" w:cs="Arial"/>
          <w:color w:val="000000" w:themeColor="text1"/>
        </w:rPr>
      </w:pPr>
      <w:ins w:id="1236" w:author="Дмитрий Ковтун" w:date="2021-03-11T21:54:00Z">
        <w:r>
          <w:rPr>
            <w:rFonts w:ascii="Arial" w:hAnsi="Arial" w:cs="Arial"/>
            <w:color w:val="000000" w:themeColor="text1"/>
          </w:rPr>
          <w:t>Ответственный сотрудник с ролью «</w:t>
        </w:r>
      </w:ins>
      <w:r w:rsidR="001C4093" w:rsidRPr="00F00EDF">
        <w:rPr>
          <w:rFonts w:ascii="Arial" w:hAnsi="Arial" w:cs="Arial"/>
          <w:color w:val="000000" w:themeColor="text1"/>
        </w:rPr>
        <w:t xml:space="preserve">Планировщик </w:t>
      </w:r>
      <w:r w:rsidR="00A023C8" w:rsidRPr="00F00EDF">
        <w:rPr>
          <w:rFonts w:ascii="Arial" w:hAnsi="Arial" w:cs="Arial"/>
          <w:color w:val="000000" w:themeColor="text1"/>
        </w:rPr>
        <w:t>ТОиР</w:t>
      </w:r>
      <w:r w:rsidR="00D56D22" w:rsidRPr="00F00EDF">
        <w:rPr>
          <w:rFonts w:ascii="Arial" w:hAnsi="Arial" w:cs="Arial"/>
          <w:color w:val="000000" w:themeColor="text1"/>
        </w:rPr>
        <w:t xml:space="preserve"> УО</w:t>
      </w:r>
      <w:ins w:id="1237" w:author="Дмитрий Ковтун" w:date="2021-03-11T21:54:00Z">
        <w:r>
          <w:rPr>
            <w:rFonts w:ascii="Arial" w:hAnsi="Arial" w:cs="Arial"/>
            <w:color w:val="000000" w:themeColor="text1"/>
          </w:rPr>
          <w:t>»</w:t>
        </w:r>
      </w:ins>
      <w:r w:rsidR="001C4093" w:rsidRPr="00F00EDF">
        <w:rPr>
          <w:rFonts w:ascii="Arial" w:hAnsi="Arial" w:cs="Arial"/>
          <w:color w:val="000000" w:themeColor="text1"/>
        </w:rPr>
        <w:t xml:space="preserve"> </w:t>
      </w:r>
      <w:r w:rsidR="001D7D52" w:rsidRPr="00F00EDF">
        <w:rPr>
          <w:rFonts w:ascii="Arial" w:hAnsi="Arial" w:cs="Arial"/>
          <w:color w:val="000000" w:themeColor="text1"/>
        </w:rPr>
        <w:t xml:space="preserve">с помощью транзакции IE03 </w:t>
      </w:r>
      <w:r w:rsidR="009842EF" w:rsidRPr="00F00EDF">
        <w:rPr>
          <w:rFonts w:ascii="Arial" w:hAnsi="Arial" w:cs="Arial"/>
          <w:color w:val="000000" w:themeColor="text1"/>
        </w:rPr>
        <w:t>«</w:t>
      </w:r>
      <w:r w:rsidR="001D7D52" w:rsidRPr="00F00EDF">
        <w:rPr>
          <w:rFonts w:ascii="Arial" w:hAnsi="Arial" w:cs="Arial"/>
          <w:color w:val="000000" w:themeColor="text1"/>
        </w:rPr>
        <w:t>Просмотр единицы оборудования</w:t>
      </w:r>
      <w:r w:rsidR="009842EF" w:rsidRPr="00F00EDF">
        <w:rPr>
          <w:rFonts w:ascii="Arial" w:hAnsi="Arial" w:cs="Arial"/>
          <w:color w:val="000000" w:themeColor="text1"/>
        </w:rPr>
        <w:t>»</w:t>
      </w:r>
      <w:r w:rsidR="001D7D52" w:rsidRPr="00F00EDF">
        <w:rPr>
          <w:rFonts w:ascii="Arial" w:hAnsi="Arial" w:cs="Arial"/>
          <w:color w:val="000000" w:themeColor="text1"/>
        </w:rPr>
        <w:t xml:space="preserve"> проверяет демонтаж единицы оборудования и через меню «Среда -&gt; Заказы» </w:t>
      </w:r>
      <w:r w:rsidR="001C4093" w:rsidRPr="00F00EDF">
        <w:rPr>
          <w:rFonts w:ascii="Arial" w:hAnsi="Arial" w:cs="Arial"/>
          <w:color w:val="000000" w:themeColor="text1"/>
        </w:rPr>
        <w:t>проверяет наличие в системе активных (незакрытых) заказов ТОРО на демонтированную единицу оборудования</w:t>
      </w:r>
      <w:r w:rsidR="001D7D52" w:rsidRPr="00F00EDF">
        <w:rPr>
          <w:rFonts w:ascii="Arial" w:hAnsi="Arial" w:cs="Arial"/>
          <w:color w:val="000000" w:themeColor="text1"/>
        </w:rPr>
        <w:t>,</w:t>
      </w:r>
      <w:r w:rsidR="001C4093" w:rsidRPr="00F00EDF">
        <w:rPr>
          <w:rFonts w:ascii="Arial" w:hAnsi="Arial" w:cs="Arial"/>
          <w:color w:val="000000" w:themeColor="text1"/>
        </w:rPr>
        <w:t xml:space="preserve"> используя стандартную транзакцию «</w:t>
      </w:r>
      <w:r w:rsidR="001C4093" w:rsidRPr="00F00EDF">
        <w:rPr>
          <w:rFonts w:ascii="Arial" w:hAnsi="Arial" w:cs="Arial"/>
          <w:color w:val="000000" w:themeColor="text1"/>
          <w:lang w:val="en-US"/>
        </w:rPr>
        <w:t>IW</w:t>
      </w:r>
      <w:r w:rsidR="001C4093" w:rsidRPr="00F00EDF">
        <w:rPr>
          <w:rFonts w:ascii="Arial" w:hAnsi="Arial" w:cs="Arial"/>
          <w:color w:val="000000" w:themeColor="text1"/>
        </w:rPr>
        <w:t>39</w:t>
      </w:r>
      <w:ins w:id="1238" w:author="Дмитрий Ковтун" w:date="2021-03-11T22:00:00Z">
        <w:r w:rsidR="000926CA">
          <w:rPr>
            <w:rFonts w:ascii="Arial" w:hAnsi="Arial" w:cs="Arial"/>
            <w:color w:val="000000" w:themeColor="text1"/>
          </w:rPr>
          <w:t xml:space="preserve"> </w:t>
        </w:r>
      </w:ins>
      <w:del w:id="1239" w:author="Дмитрий Ковтун" w:date="2021-03-11T22:00:00Z">
        <w:r w:rsidR="001C4093" w:rsidRPr="00F00EDF" w:rsidDel="000926CA">
          <w:rPr>
            <w:rFonts w:ascii="Arial" w:hAnsi="Arial" w:cs="Arial"/>
            <w:color w:val="000000" w:themeColor="text1"/>
          </w:rPr>
          <w:delText>»</w:delText>
        </w:r>
      </w:del>
      <w:r w:rsidR="001C4093" w:rsidRPr="00F00EDF">
        <w:rPr>
          <w:rFonts w:ascii="Arial" w:hAnsi="Arial" w:cs="Arial"/>
          <w:color w:val="000000" w:themeColor="text1"/>
        </w:rPr>
        <w:t>- Просмотр списка заказов ТОРО</w:t>
      </w:r>
      <w:ins w:id="1240" w:author="Дмитрий Ковтун" w:date="2021-03-11T22:00:00Z">
        <w:r w:rsidR="000926CA">
          <w:rPr>
            <w:rFonts w:ascii="Arial" w:hAnsi="Arial" w:cs="Arial"/>
            <w:color w:val="000000" w:themeColor="text1"/>
          </w:rPr>
          <w:t>».</w:t>
        </w:r>
      </w:ins>
      <w:del w:id="1241" w:author="Дмитрий Ковтун" w:date="2021-03-11T22:01:00Z">
        <w:r w:rsidR="001C4093" w:rsidRPr="00F00EDF" w:rsidDel="000926CA">
          <w:rPr>
            <w:rFonts w:ascii="Arial" w:hAnsi="Arial" w:cs="Arial"/>
            <w:color w:val="000000" w:themeColor="text1"/>
          </w:rPr>
          <w:delText xml:space="preserve"> </w:delText>
        </w:r>
      </w:del>
      <w:ins w:id="1242" w:author="Дмитрий Ковтун" w:date="2021-03-11T22:01:00Z">
        <w:r w:rsidR="000926CA">
          <w:rPr>
            <w:rFonts w:ascii="Arial" w:hAnsi="Arial" w:cs="Arial"/>
            <w:color w:val="000000" w:themeColor="text1"/>
          </w:rPr>
          <w:t xml:space="preserve"> </w:t>
        </w:r>
      </w:ins>
    </w:p>
    <w:p w14:paraId="2A6CB9B2" w14:textId="452A115B" w:rsidR="001C4093" w:rsidRPr="00F00EDF" w:rsidRDefault="001C4093">
      <w:pPr>
        <w:spacing w:after="240" w:line="276" w:lineRule="auto"/>
        <w:ind w:firstLine="567"/>
        <w:rPr>
          <w:rFonts w:ascii="Arial" w:hAnsi="Arial" w:cs="Arial"/>
          <w:color w:val="000000" w:themeColor="text1"/>
        </w:rPr>
      </w:pPr>
      <w:del w:id="1243" w:author="Дмитрий Ковтун" w:date="2021-03-11T22:01:00Z">
        <w:r w:rsidRPr="00F00EDF" w:rsidDel="000926CA">
          <w:rPr>
            <w:rFonts w:ascii="Arial" w:hAnsi="Arial" w:cs="Arial"/>
            <w:color w:val="000000" w:themeColor="text1"/>
          </w:rPr>
          <w:delText>и п</w:delText>
        </w:r>
      </w:del>
      <w:ins w:id="1244" w:author="Дмитрий Ковтун" w:date="2021-03-11T22:01:00Z">
        <w:r w:rsidR="000926CA">
          <w:rPr>
            <w:rFonts w:ascii="Arial" w:hAnsi="Arial" w:cs="Arial"/>
            <w:color w:val="000000" w:themeColor="text1"/>
          </w:rPr>
          <w:t>П</w:t>
        </w:r>
      </w:ins>
      <w:r w:rsidRPr="00F00EDF">
        <w:rPr>
          <w:rFonts w:ascii="Arial" w:hAnsi="Arial" w:cs="Arial"/>
          <w:color w:val="000000" w:themeColor="text1"/>
        </w:rPr>
        <w:t xml:space="preserve">ри выявлении </w:t>
      </w:r>
      <w:ins w:id="1245" w:author="Дмитрий Ковтун" w:date="2021-03-11T22:01:00Z">
        <w:r w:rsidR="000926CA">
          <w:rPr>
            <w:rFonts w:ascii="Arial" w:hAnsi="Arial" w:cs="Arial"/>
            <w:color w:val="000000" w:themeColor="text1"/>
          </w:rPr>
          <w:t xml:space="preserve">активных Заказов ТОРО, </w:t>
        </w:r>
        <w:r w:rsidR="000926CA" w:rsidRPr="00F00EDF">
          <w:rPr>
            <w:rFonts w:ascii="Arial" w:hAnsi="Arial" w:cs="Arial"/>
            <w:color w:val="000000" w:themeColor="text1"/>
          </w:rPr>
          <w:t xml:space="preserve">Планировщик ТОиР УО </w:t>
        </w:r>
      </w:ins>
      <w:r w:rsidRPr="00F00EDF">
        <w:rPr>
          <w:rFonts w:ascii="Arial" w:hAnsi="Arial" w:cs="Arial"/>
          <w:color w:val="000000" w:themeColor="text1"/>
        </w:rPr>
        <w:t xml:space="preserve">проверяет </w:t>
      </w:r>
      <w:del w:id="1246" w:author="Дмитрий Ковтун" w:date="2021-03-11T22:02:00Z">
        <w:r w:rsidRPr="00F00EDF" w:rsidDel="000926CA">
          <w:rPr>
            <w:rFonts w:ascii="Arial" w:hAnsi="Arial" w:cs="Arial"/>
            <w:color w:val="000000" w:themeColor="text1"/>
          </w:rPr>
          <w:delText>необходимость их блокировки по составу работ</w:delText>
        </w:r>
      </w:del>
      <w:ins w:id="1247" w:author="Дмитрий Ковтун" w:date="2021-03-11T22:02:00Z">
        <w:r w:rsidR="000926CA">
          <w:rPr>
            <w:rFonts w:ascii="Arial" w:hAnsi="Arial" w:cs="Arial"/>
            <w:color w:val="000000" w:themeColor="text1"/>
          </w:rPr>
          <w:t>их актуальность</w:t>
        </w:r>
      </w:ins>
      <w:r w:rsidRPr="00F00EDF">
        <w:rPr>
          <w:rFonts w:ascii="Arial" w:hAnsi="Arial" w:cs="Arial"/>
          <w:color w:val="000000" w:themeColor="text1"/>
        </w:rPr>
        <w:t>. В случае</w:t>
      </w:r>
      <w:ins w:id="1248" w:author="Дмитрий Ковтун" w:date="2021-03-11T22:02:00Z">
        <w:r w:rsidR="000926CA">
          <w:rPr>
            <w:rFonts w:ascii="Arial" w:hAnsi="Arial" w:cs="Arial"/>
            <w:color w:val="000000" w:themeColor="text1"/>
          </w:rPr>
          <w:t>, если Заказы ТОРО на демонтированную единицу оборудования не являются актуальными по составу работ,</w:t>
        </w:r>
      </w:ins>
      <w:ins w:id="1249" w:author="Дмитрий Ковтун" w:date="2021-03-11T22:03:00Z">
        <w:r w:rsidR="000926CA">
          <w:rPr>
            <w:rFonts w:ascii="Arial" w:hAnsi="Arial" w:cs="Arial"/>
            <w:color w:val="000000" w:themeColor="text1"/>
          </w:rPr>
          <w:t xml:space="preserve"> то </w:t>
        </w:r>
        <w:r w:rsidR="000926CA" w:rsidRPr="00F00EDF">
          <w:rPr>
            <w:rFonts w:ascii="Arial" w:hAnsi="Arial" w:cs="Arial"/>
            <w:color w:val="000000" w:themeColor="text1"/>
          </w:rPr>
          <w:t>Планировщик ТОиР УО</w:t>
        </w:r>
      </w:ins>
      <w:del w:id="1250" w:author="Дмитрий Ковтун" w:date="2021-03-11T22:02:00Z">
        <w:r w:rsidRPr="00F00EDF" w:rsidDel="000926CA">
          <w:rPr>
            <w:rFonts w:ascii="Arial" w:hAnsi="Arial" w:cs="Arial"/>
            <w:color w:val="000000" w:themeColor="text1"/>
          </w:rPr>
          <w:delText xml:space="preserve"> </w:delText>
        </w:r>
      </w:del>
      <w:del w:id="1251" w:author="Дмитрий Ковтун" w:date="2021-03-11T22:03:00Z">
        <w:r w:rsidRPr="00F00EDF" w:rsidDel="000926CA">
          <w:rPr>
            <w:rFonts w:ascii="Arial" w:hAnsi="Arial" w:cs="Arial"/>
            <w:color w:val="000000" w:themeColor="text1"/>
          </w:rPr>
          <w:delText>необходимости</w:delText>
        </w:r>
      </w:del>
      <w:r w:rsidRPr="00F00EDF">
        <w:rPr>
          <w:rFonts w:ascii="Arial" w:hAnsi="Arial" w:cs="Arial"/>
          <w:color w:val="000000" w:themeColor="text1"/>
        </w:rPr>
        <w:t xml:space="preserve"> инициирует</w:t>
      </w:r>
      <w:del w:id="1252" w:author="Дмитрий Ковтун" w:date="2021-03-11T22:04:00Z">
        <w:r w:rsidRPr="00F00EDF" w:rsidDel="000926CA">
          <w:rPr>
            <w:rFonts w:ascii="Arial" w:hAnsi="Arial" w:cs="Arial"/>
            <w:color w:val="000000" w:themeColor="text1"/>
          </w:rPr>
          <w:delText xml:space="preserve"> их</w:delText>
        </w:r>
      </w:del>
      <w:r w:rsidRPr="00F00EDF">
        <w:rPr>
          <w:rFonts w:ascii="Arial" w:hAnsi="Arial" w:cs="Arial"/>
          <w:color w:val="000000" w:themeColor="text1"/>
        </w:rPr>
        <w:t xml:space="preserve"> </w:t>
      </w:r>
      <w:del w:id="1253" w:author="Дмитрий Ковтун" w:date="2021-03-11T22:04:00Z">
        <w:r w:rsidRPr="00F00EDF" w:rsidDel="000926CA">
          <w:rPr>
            <w:rFonts w:ascii="Arial" w:hAnsi="Arial" w:cs="Arial"/>
            <w:color w:val="000000" w:themeColor="text1"/>
          </w:rPr>
          <w:delText xml:space="preserve">блокировку </w:delText>
        </w:r>
      </w:del>
      <w:ins w:id="1254" w:author="Дмитрий Ковтун" w:date="2021-03-11T22:04:00Z">
        <w:r w:rsidR="000926CA">
          <w:rPr>
            <w:rFonts w:ascii="Arial" w:hAnsi="Arial" w:cs="Arial"/>
            <w:color w:val="000000" w:themeColor="text1"/>
          </w:rPr>
          <w:t>закрытие</w:t>
        </w:r>
        <w:r w:rsidR="000926CA" w:rsidRPr="00F00EDF">
          <w:rPr>
            <w:rFonts w:ascii="Arial" w:hAnsi="Arial" w:cs="Arial"/>
            <w:color w:val="000000" w:themeColor="text1"/>
          </w:rPr>
          <w:t xml:space="preserve"> </w:t>
        </w:r>
        <w:r w:rsidR="000926CA">
          <w:rPr>
            <w:rFonts w:ascii="Arial" w:hAnsi="Arial" w:cs="Arial"/>
            <w:color w:val="000000" w:themeColor="text1"/>
          </w:rPr>
          <w:t xml:space="preserve">заказов, </w:t>
        </w:r>
      </w:ins>
      <w:r w:rsidRPr="00F00EDF">
        <w:rPr>
          <w:rFonts w:ascii="Arial" w:hAnsi="Arial" w:cs="Arial"/>
          <w:color w:val="000000" w:themeColor="text1"/>
        </w:rPr>
        <w:t>переходя к шагу «</w:t>
      </w:r>
      <w:del w:id="1255" w:author="Дмитрий Ковтун" w:date="2021-03-11T22:05:00Z">
        <w:r w:rsidRPr="00F00EDF" w:rsidDel="004C248F">
          <w:rPr>
            <w:rFonts w:ascii="Arial" w:hAnsi="Arial" w:cs="Arial"/>
            <w:color w:val="000000" w:themeColor="text1"/>
          </w:rPr>
          <w:delText xml:space="preserve">140 </w:delText>
        </w:r>
      </w:del>
      <w:ins w:id="1256" w:author="Дмитрий Ковтун" w:date="2021-03-11T22:05:00Z">
        <w:r w:rsidR="004C248F" w:rsidRPr="00F00EDF">
          <w:rPr>
            <w:rFonts w:ascii="Arial" w:hAnsi="Arial" w:cs="Arial"/>
            <w:color w:val="000000" w:themeColor="text1"/>
          </w:rPr>
          <w:t>1</w:t>
        </w:r>
        <w:r w:rsidR="004C248F">
          <w:rPr>
            <w:rFonts w:ascii="Arial" w:hAnsi="Arial" w:cs="Arial"/>
            <w:color w:val="000000" w:themeColor="text1"/>
          </w:rPr>
          <w:t>6</w:t>
        </w:r>
        <w:r w:rsidR="004C248F" w:rsidRPr="00F00EDF">
          <w:rPr>
            <w:rFonts w:ascii="Arial" w:hAnsi="Arial" w:cs="Arial"/>
            <w:color w:val="000000" w:themeColor="text1"/>
          </w:rPr>
          <w:t xml:space="preserve">0 </w:t>
        </w:r>
      </w:ins>
      <w:r w:rsidRPr="00F00EDF">
        <w:rPr>
          <w:rFonts w:ascii="Arial" w:hAnsi="Arial" w:cs="Arial"/>
          <w:color w:val="000000" w:themeColor="text1"/>
        </w:rPr>
        <w:t>– Закрытие плановых заказов ТОРО»</w:t>
      </w:r>
      <w:r w:rsidR="003A08B3" w:rsidRPr="00F00EDF">
        <w:rPr>
          <w:rFonts w:ascii="Arial" w:hAnsi="Arial" w:cs="Arial"/>
          <w:color w:val="000000" w:themeColor="text1"/>
        </w:rPr>
        <w:t>.</w:t>
      </w:r>
    </w:p>
    <w:p w14:paraId="281CAE78" w14:textId="77777777" w:rsidR="001C4093" w:rsidRPr="00F00EDF" w:rsidRDefault="001C4093">
      <w:pPr>
        <w:rPr>
          <w:rFonts w:eastAsiaTheme="majorEastAsia"/>
        </w:rPr>
      </w:pPr>
    </w:p>
    <w:p w14:paraId="6F5DEC09" w14:textId="1EC8AFE8" w:rsidR="001C4093" w:rsidRPr="00F00EDF" w:rsidRDefault="001C4093">
      <w:pPr>
        <w:pStyle w:val="4"/>
      </w:pPr>
      <w:r w:rsidRPr="00F00EDF">
        <w:t>Шаг процесса 1</w:t>
      </w:r>
      <w:r w:rsidR="0063138C" w:rsidRPr="00F00EDF">
        <w:t>6</w:t>
      </w:r>
      <w:r w:rsidRPr="00F00EDF">
        <w:t>0 – Закрытие плановых заказов ТОРО</w:t>
      </w:r>
    </w:p>
    <w:p w14:paraId="01350930" w14:textId="77777777" w:rsidR="001C4093" w:rsidRPr="00F00EDF" w:rsidRDefault="001C4093">
      <w:pPr>
        <w:rPr>
          <w:rFonts w:eastAsiaTheme="majorEastAsia"/>
        </w:rPr>
      </w:pPr>
    </w:p>
    <w:p w14:paraId="6AAE29E9" w14:textId="35C2DB72" w:rsidR="001C4093" w:rsidRPr="00F00EDF" w:rsidRDefault="001C4093">
      <w:pPr>
        <w:spacing w:after="240" w:line="276" w:lineRule="auto"/>
        <w:ind w:firstLine="567"/>
        <w:rPr>
          <w:rFonts w:ascii="Arial" w:hAnsi="Arial" w:cs="Arial"/>
          <w:color w:val="000000" w:themeColor="text1"/>
        </w:rPr>
      </w:pPr>
      <w:r w:rsidRPr="00F00EDF">
        <w:rPr>
          <w:rFonts w:ascii="Arial" w:hAnsi="Arial" w:cs="Arial"/>
          <w:color w:val="000000" w:themeColor="text1"/>
        </w:rPr>
        <w:t>Если для демонтированной единицы оборудования есть активные (не закрытые) заказы ТОРО</w:t>
      </w:r>
      <w:r w:rsidR="001E3CB5" w:rsidRPr="00F00EDF">
        <w:rPr>
          <w:rFonts w:ascii="Arial" w:hAnsi="Arial" w:cs="Arial"/>
          <w:color w:val="000000" w:themeColor="text1"/>
        </w:rPr>
        <w:t xml:space="preserve"> и</w:t>
      </w:r>
      <w:r w:rsidRPr="00F00EDF">
        <w:rPr>
          <w:rFonts w:ascii="Arial" w:hAnsi="Arial" w:cs="Arial"/>
          <w:color w:val="000000" w:themeColor="text1"/>
        </w:rPr>
        <w:t xml:space="preserve"> по составу работ </w:t>
      </w:r>
      <w:del w:id="1257" w:author="Дмитрий Ковтун" w:date="2021-03-11T22:05:00Z">
        <w:r w:rsidRPr="00F00EDF" w:rsidDel="004C248F">
          <w:rPr>
            <w:rFonts w:ascii="Arial" w:hAnsi="Arial" w:cs="Arial"/>
            <w:color w:val="000000" w:themeColor="text1"/>
          </w:rPr>
          <w:delText>их необходимо блокировать</w:delText>
        </w:r>
      </w:del>
      <w:ins w:id="1258" w:author="Дмитрий Ковтун" w:date="2021-03-11T22:05:00Z">
        <w:r w:rsidR="004C248F">
          <w:rPr>
            <w:rFonts w:ascii="Arial" w:hAnsi="Arial" w:cs="Arial"/>
            <w:color w:val="000000" w:themeColor="text1"/>
          </w:rPr>
          <w:t>они не являются актуальными</w:t>
        </w:r>
      </w:ins>
      <w:r w:rsidRPr="00F00EDF">
        <w:rPr>
          <w:rFonts w:ascii="Arial" w:hAnsi="Arial" w:cs="Arial"/>
          <w:color w:val="000000" w:themeColor="text1"/>
        </w:rPr>
        <w:t>, то</w:t>
      </w:r>
      <w:r w:rsidRPr="00F00EDF">
        <w:t xml:space="preserve"> </w:t>
      </w:r>
      <w:r w:rsidRPr="00F00EDF">
        <w:rPr>
          <w:rFonts w:ascii="Arial" w:hAnsi="Arial" w:cs="Arial"/>
          <w:color w:val="000000" w:themeColor="text1"/>
        </w:rPr>
        <w:t xml:space="preserve">Планировщик </w:t>
      </w:r>
      <w:r w:rsidR="00A023C8" w:rsidRPr="00F00EDF">
        <w:rPr>
          <w:rFonts w:ascii="Arial" w:hAnsi="Arial" w:cs="Arial"/>
          <w:color w:val="000000" w:themeColor="text1"/>
        </w:rPr>
        <w:t>ТОиР</w:t>
      </w:r>
      <w:r w:rsidR="00D56D22" w:rsidRPr="00F00EDF">
        <w:rPr>
          <w:rFonts w:ascii="Arial" w:hAnsi="Arial" w:cs="Arial"/>
          <w:color w:val="000000" w:themeColor="text1"/>
        </w:rPr>
        <w:t xml:space="preserve"> УО</w:t>
      </w:r>
      <w:r w:rsidRPr="00F00EDF">
        <w:rPr>
          <w:rFonts w:ascii="Arial" w:hAnsi="Arial" w:cs="Arial"/>
          <w:color w:val="000000" w:themeColor="text1"/>
        </w:rPr>
        <w:t>, используя стандартную транзакцию «</w:t>
      </w:r>
      <w:r w:rsidRPr="00F00EDF">
        <w:rPr>
          <w:rFonts w:ascii="Arial" w:hAnsi="Arial" w:cs="Arial"/>
          <w:color w:val="000000" w:themeColor="text1"/>
          <w:lang w:val="en-US"/>
        </w:rPr>
        <w:t>IW</w:t>
      </w:r>
      <w:r w:rsidRPr="00F00EDF">
        <w:rPr>
          <w:rFonts w:ascii="Arial" w:hAnsi="Arial" w:cs="Arial"/>
          <w:color w:val="000000" w:themeColor="text1"/>
        </w:rPr>
        <w:t xml:space="preserve">38» - Изменение списка заказов ТОРО </w:t>
      </w:r>
      <w:del w:id="1259" w:author="Дмитрий Ковтун" w:date="2021-03-11T22:06:00Z">
        <w:r w:rsidRPr="00F00EDF" w:rsidDel="004C248F">
          <w:rPr>
            <w:rFonts w:ascii="Arial" w:hAnsi="Arial" w:cs="Arial"/>
            <w:color w:val="000000" w:themeColor="text1"/>
          </w:rPr>
          <w:delText xml:space="preserve">то </w:delText>
        </w:r>
      </w:del>
      <w:r w:rsidRPr="00F00EDF">
        <w:rPr>
          <w:rFonts w:ascii="Arial" w:hAnsi="Arial" w:cs="Arial"/>
          <w:color w:val="000000" w:themeColor="text1"/>
        </w:rPr>
        <w:t>выполняет процедуру по закрытию заказа ТОРО</w:t>
      </w:r>
      <w:del w:id="1260" w:author="Дмитрий Ковтун" w:date="2021-03-11T22:06:00Z">
        <w:r w:rsidRPr="00F00EDF" w:rsidDel="004C248F">
          <w:rPr>
            <w:rFonts w:ascii="Arial" w:hAnsi="Arial" w:cs="Arial"/>
            <w:color w:val="000000" w:themeColor="text1"/>
          </w:rPr>
          <w:delText>, путем блокировки (</w:delText>
        </w:r>
      </w:del>
      <w:ins w:id="1261" w:author="Дмитрий Ковтун" w:date="2021-03-11T22:06:00Z">
        <w:r w:rsidR="004C248F">
          <w:rPr>
            <w:rFonts w:ascii="Arial" w:hAnsi="Arial" w:cs="Arial"/>
            <w:color w:val="000000" w:themeColor="text1"/>
          </w:rPr>
          <w:t xml:space="preserve"> с последующей </w:t>
        </w:r>
      </w:ins>
      <w:del w:id="1262" w:author="Дмитрий Ковтун" w:date="2021-03-11T22:06:00Z">
        <w:r w:rsidRPr="00F00EDF" w:rsidDel="004C248F">
          <w:rPr>
            <w:rFonts w:ascii="Arial" w:hAnsi="Arial" w:cs="Arial"/>
            <w:color w:val="000000" w:themeColor="text1"/>
          </w:rPr>
          <w:delText xml:space="preserve">установки </w:delText>
        </w:r>
      </w:del>
      <w:ins w:id="1263" w:author="Дмитрий Ковтун" w:date="2021-03-11T22:06:00Z">
        <w:r w:rsidR="004C248F" w:rsidRPr="00F00EDF">
          <w:rPr>
            <w:rFonts w:ascii="Arial" w:hAnsi="Arial" w:cs="Arial"/>
            <w:color w:val="000000" w:themeColor="text1"/>
          </w:rPr>
          <w:t>установк</w:t>
        </w:r>
        <w:r w:rsidR="004C248F">
          <w:rPr>
            <w:rFonts w:ascii="Arial" w:hAnsi="Arial" w:cs="Arial"/>
            <w:color w:val="000000" w:themeColor="text1"/>
          </w:rPr>
          <w:t>ой</w:t>
        </w:r>
        <w:r w:rsidR="004C248F" w:rsidRPr="00F00EDF">
          <w:rPr>
            <w:rFonts w:ascii="Arial" w:hAnsi="Arial" w:cs="Arial"/>
            <w:color w:val="000000" w:themeColor="text1"/>
          </w:rPr>
          <w:t xml:space="preserve"> </w:t>
        </w:r>
      </w:ins>
      <w:r w:rsidRPr="00F00EDF">
        <w:rPr>
          <w:rFonts w:ascii="Arial" w:hAnsi="Arial" w:cs="Arial"/>
          <w:color w:val="000000" w:themeColor="text1"/>
        </w:rPr>
        <w:t>статуса «</w:t>
      </w:r>
      <w:r w:rsidR="001E3CB5" w:rsidRPr="00F00EDF">
        <w:rPr>
          <w:rFonts w:ascii="Arial" w:hAnsi="Arial" w:cs="Arial"/>
          <w:color w:val="000000" w:themeColor="text1"/>
        </w:rPr>
        <w:t>МТКУ</w:t>
      </w:r>
      <w:del w:id="1264" w:author="Дмитрий Ковтун" w:date="2021-03-11T22:07:00Z">
        <w:r w:rsidRPr="00F00EDF" w:rsidDel="004C248F">
          <w:rPr>
            <w:rFonts w:ascii="Arial" w:hAnsi="Arial" w:cs="Arial"/>
            <w:color w:val="000000" w:themeColor="text1"/>
          </w:rPr>
          <w:delText>»</w:delText>
        </w:r>
      </w:del>
      <w:r w:rsidRPr="00F00EDF">
        <w:rPr>
          <w:rFonts w:ascii="Arial" w:hAnsi="Arial" w:cs="Arial"/>
          <w:color w:val="000000" w:themeColor="text1"/>
        </w:rPr>
        <w:t xml:space="preserve"> - </w:t>
      </w:r>
      <w:r w:rsidR="001E3CB5" w:rsidRPr="00F00EDF">
        <w:rPr>
          <w:rFonts w:ascii="Arial" w:hAnsi="Arial" w:cs="Arial"/>
          <w:color w:val="000000" w:themeColor="text1"/>
        </w:rPr>
        <w:t>Метка удаления</w:t>
      </w:r>
      <w:ins w:id="1265" w:author="Дмитрий Ковтун" w:date="2021-03-11T22:07:00Z">
        <w:r w:rsidR="004C248F">
          <w:rPr>
            <w:rFonts w:ascii="Arial" w:hAnsi="Arial" w:cs="Arial"/>
            <w:color w:val="000000" w:themeColor="text1"/>
          </w:rPr>
          <w:t>»</w:t>
        </w:r>
      </w:ins>
      <w:del w:id="1266" w:author="Дмитрий Ковтун" w:date="2021-03-11T22:07:00Z">
        <w:r w:rsidRPr="00F00EDF" w:rsidDel="004C248F">
          <w:rPr>
            <w:rFonts w:ascii="Arial" w:hAnsi="Arial" w:cs="Arial"/>
            <w:color w:val="000000" w:themeColor="text1"/>
          </w:rPr>
          <w:delText>) заказов ТОРО</w:delText>
        </w:r>
      </w:del>
      <w:r w:rsidRPr="00F00EDF">
        <w:rPr>
          <w:rFonts w:ascii="Arial" w:hAnsi="Arial" w:cs="Arial"/>
          <w:color w:val="000000" w:themeColor="text1"/>
        </w:rPr>
        <w:t>. После установки статуса «</w:t>
      </w:r>
      <w:r w:rsidR="001E3CB5" w:rsidRPr="00F00EDF">
        <w:rPr>
          <w:rFonts w:ascii="Arial" w:hAnsi="Arial" w:cs="Arial"/>
          <w:color w:val="000000" w:themeColor="text1"/>
        </w:rPr>
        <w:t>МТКУ</w:t>
      </w:r>
      <w:r w:rsidRPr="00F00EDF">
        <w:rPr>
          <w:rFonts w:ascii="Arial" w:hAnsi="Arial" w:cs="Arial"/>
          <w:color w:val="000000" w:themeColor="text1"/>
        </w:rPr>
        <w:t>»</w:t>
      </w:r>
      <w:r w:rsidR="001E3CB5" w:rsidRPr="00F00EDF">
        <w:rPr>
          <w:rFonts w:ascii="Arial" w:hAnsi="Arial" w:cs="Arial"/>
          <w:color w:val="000000" w:themeColor="text1"/>
        </w:rPr>
        <w:t>,</w:t>
      </w:r>
      <w:r w:rsidRPr="00F00EDF">
        <w:rPr>
          <w:rFonts w:ascii="Arial" w:hAnsi="Arial" w:cs="Arial"/>
          <w:color w:val="000000" w:themeColor="text1"/>
        </w:rPr>
        <w:t xml:space="preserve"> внести изменения в заказ невозможно</w:t>
      </w:r>
      <w:r w:rsidR="001E3CB5" w:rsidRPr="00F00EDF">
        <w:rPr>
          <w:rFonts w:ascii="Arial" w:hAnsi="Arial" w:cs="Arial"/>
          <w:color w:val="000000" w:themeColor="text1"/>
        </w:rPr>
        <w:t xml:space="preserve"> (подробное описание статусов заказа ТОРО в разделе 5.7)</w:t>
      </w:r>
      <w:r w:rsidRPr="00F00EDF">
        <w:rPr>
          <w:rFonts w:ascii="Arial" w:hAnsi="Arial" w:cs="Arial"/>
          <w:color w:val="000000" w:themeColor="text1"/>
        </w:rPr>
        <w:t>.</w:t>
      </w:r>
    </w:p>
    <w:p w14:paraId="2AFAB3AA" w14:textId="77777777" w:rsidR="00114F0B" w:rsidRPr="00F00EDF" w:rsidRDefault="00114F0B">
      <w:pPr>
        <w:pStyle w:val="31"/>
        <w:keepLines/>
        <w:numPr>
          <w:ilvl w:val="2"/>
          <w:numId w:val="8"/>
        </w:numPr>
        <w:spacing w:before="160" w:after="120" w:line="276" w:lineRule="auto"/>
        <w:rPr>
          <w:rFonts w:eastAsiaTheme="majorEastAsia" w:cstheme="majorBidi"/>
          <w:caps w:val="0"/>
          <w:sz w:val="24"/>
          <w:szCs w:val="24"/>
        </w:rPr>
      </w:pPr>
      <w:bookmarkStart w:id="1267" w:name="_Toc520999365"/>
      <w:bookmarkStart w:id="1268" w:name="_Toc68543335"/>
      <w:r w:rsidRPr="00F00EDF">
        <w:rPr>
          <w:rFonts w:eastAsiaTheme="majorEastAsia" w:cstheme="majorBidi"/>
          <w:caps w:val="0"/>
          <w:sz w:val="24"/>
          <w:szCs w:val="24"/>
        </w:rPr>
        <w:lastRenderedPageBreak/>
        <w:t>Описание шагов бизнес-процесса ПП-07.05.01-ERP Производство деталей и изделий собственными силами</w:t>
      </w:r>
      <w:bookmarkEnd w:id="1268"/>
    </w:p>
    <w:p w14:paraId="22A5436C" w14:textId="1E738E66" w:rsidR="00E84315" w:rsidRPr="00F00EDF" w:rsidRDefault="00E84315" w:rsidP="00632245">
      <w:pPr>
        <w:pStyle w:val="4"/>
        <w:rPr>
          <w:rFonts w:cs="Arial"/>
        </w:rPr>
      </w:pPr>
      <w:bookmarkStart w:id="1269" w:name="_Toc524373061"/>
      <w:bookmarkStart w:id="1270" w:name="_Toc524373062"/>
      <w:bookmarkStart w:id="1271" w:name="_Toc524373063"/>
      <w:bookmarkStart w:id="1272" w:name="_Toc524373064"/>
      <w:bookmarkStart w:id="1273" w:name="_Toc524373065"/>
      <w:bookmarkStart w:id="1274" w:name="_Toc524373066"/>
      <w:bookmarkStart w:id="1275" w:name="_Toc524373067"/>
      <w:bookmarkStart w:id="1276" w:name="_Toc524373068"/>
      <w:bookmarkStart w:id="1277" w:name="_Toc524373069"/>
      <w:bookmarkStart w:id="1278" w:name="_Toc524373070"/>
      <w:bookmarkStart w:id="1279" w:name="_Toc524373071"/>
      <w:bookmarkStart w:id="1280" w:name="_Toc524373072"/>
      <w:bookmarkStart w:id="1281" w:name="_Toc524373073"/>
      <w:bookmarkStart w:id="1282" w:name="_Toc524373074"/>
      <w:bookmarkStart w:id="1283" w:name="_Toc524373075"/>
      <w:bookmarkStart w:id="1284" w:name="_Toc524373076"/>
      <w:bookmarkStart w:id="1285" w:name="_Toc524373077"/>
      <w:bookmarkStart w:id="1286" w:name="_Toc524373078"/>
      <w:bookmarkStart w:id="1287" w:name="_Toc524373079"/>
      <w:bookmarkStart w:id="1288" w:name="_Toc524373080"/>
      <w:bookmarkStart w:id="1289" w:name="_Toc524373081"/>
      <w:bookmarkStart w:id="1290" w:name="_Toc524373082"/>
      <w:bookmarkStart w:id="1291" w:name="_Toc524373083"/>
      <w:bookmarkStart w:id="1292" w:name="_Toc524373084"/>
      <w:bookmarkStart w:id="1293" w:name="_Toc524373085"/>
      <w:bookmarkStart w:id="1294" w:name="_Toc524373086"/>
      <w:bookmarkStart w:id="1295" w:name="_Toc524373087"/>
      <w:bookmarkStart w:id="1296" w:name="_Toc524373088"/>
      <w:bookmarkStart w:id="1297" w:name="_Toc524373089"/>
      <w:bookmarkStart w:id="1298" w:name="_Toc524373090"/>
      <w:bookmarkStart w:id="1299" w:name="_Toc524373091"/>
      <w:bookmarkStart w:id="1300" w:name="_Toc524373092"/>
      <w:bookmarkStart w:id="1301" w:name="_Toc524373093"/>
      <w:bookmarkStart w:id="1302" w:name="_Toc524373094"/>
      <w:bookmarkStart w:id="1303" w:name="_Toc524373095"/>
      <w:bookmarkStart w:id="1304" w:name="_Toc524373096"/>
      <w:bookmarkStart w:id="1305" w:name="_Toc524373097"/>
      <w:bookmarkStart w:id="1306" w:name="_Toc524373098"/>
      <w:bookmarkStart w:id="1307" w:name="_Toc524373099"/>
      <w:bookmarkStart w:id="1308" w:name="_Toc524373100"/>
      <w:bookmarkStart w:id="1309" w:name="_Toc524373101"/>
      <w:bookmarkStart w:id="1310" w:name="_Toc524373102"/>
      <w:bookmarkStart w:id="1311" w:name="_Toc524373103"/>
      <w:bookmarkStart w:id="1312" w:name="_Toc524373104"/>
      <w:bookmarkStart w:id="1313" w:name="_Toc524373105"/>
      <w:bookmarkStart w:id="1314" w:name="_Toc524373106"/>
      <w:bookmarkStart w:id="1315" w:name="_Toc524373107"/>
      <w:bookmarkStart w:id="1316" w:name="_Toc524373108"/>
      <w:bookmarkStart w:id="1317" w:name="_Toc524373109"/>
      <w:bookmarkStart w:id="1318" w:name="_Toc524373110"/>
      <w:bookmarkStart w:id="1319" w:name="_Toc524373111"/>
      <w:bookmarkStart w:id="1320" w:name="_Toc524373112"/>
      <w:bookmarkStart w:id="1321" w:name="_Toc524373113"/>
      <w:bookmarkStart w:id="1322" w:name="_Toc524373114"/>
      <w:bookmarkStart w:id="1323" w:name="_Toc524373115"/>
      <w:bookmarkStart w:id="1324" w:name="_Toc524373116"/>
      <w:bookmarkStart w:id="1325" w:name="_Toc524373117"/>
      <w:bookmarkStart w:id="1326" w:name="_Toc524373118"/>
      <w:bookmarkStart w:id="1327" w:name="_Toc524373119"/>
      <w:bookmarkStart w:id="1328" w:name="_Toc524373120"/>
      <w:bookmarkStart w:id="1329" w:name="_Toc524373121"/>
      <w:bookmarkStart w:id="1330" w:name="_Toc524373122"/>
      <w:bookmarkStart w:id="1331" w:name="_Toc524373123"/>
      <w:bookmarkStart w:id="1332" w:name="_Toc524373124"/>
      <w:bookmarkStart w:id="1333" w:name="_Toc524373125"/>
      <w:bookmarkStart w:id="1334" w:name="_Toc524373126"/>
      <w:bookmarkStart w:id="1335" w:name="_Toc524373127"/>
      <w:bookmarkStart w:id="1336" w:name="_Toc524373128"/>
      <w:bookmarkStart w:id="1337" w:name="_Toc524373129"/>
      <w:bookmarkStart w:id="1338" w:name="_Toc524373130"/>
      <w:bookmarkStart w:id="1339" w:name="_Toc524373131"/>
      <w:bookmarkStart w:id="1340" w:name="_Toc524373132"/>
      <w:bookmarkStart w:id="1341" w:name="_Toc524373133"/>
      <w:bookmarkStart w:id="1342" w:name="_Toc524373134"/>
      <w:bookmarkStart w:id="1343" w:name="_Toc524373135"/>
      <w:bookmarkStart w:id="1344" w:name="_Toc524373136"/>
      <w:bookmarkStart w:id="1345" w:name="_Toc524373137"/>
      <w:bookmarkStart w:id="1346" w:name="_Toc524373138"/>
      <w:bookmarkStart w:id="1347" w:name="_Toc524373139"/>
      <w:bookmarkStart w:id="1348" w:name="_Toc524373140"/>
      <w:bookmarkStart w:id="1349" w:name="_Toc524373141"/>
      <w:bookmarkStart w:id="1350" w:name="_Toc524373142"/>
      <w:bookmarkStart w:id="1351" w:name="_Toc524373143"/>
      <w:bookmarkStart w:id="1352" w:name="_Toc524373144"/>
      <w:bookmarkStart w:id="1353" w:name="_Toc524373145"/>
      <w:bookmarkStart w:id="1354" w:name="_Toc524373146"/>
      <w:bookmarkStart w:id="1355" w:name="_Toc524373147"/>
      <w:bookmarkStart w:id="1356" w:name="_Toc524373148"/>
      <w:bookmarkStart w:id="1357" w:name="_Toc524373149"/>
      <w:bookmarkStart w:id="1358" w:name="_Toc524373150"/>
      <w:bookmarkStart w:id="1359" w:name="_Toc524373151"/>
      <w:bookmarkStart w:id="1360" w:name="_Toc524373152"/>
      <w:bookmarkStart w:id="1361" w:name="_Toc524373153"/>
      <w:bookmarkStart w:id="1362" w:name="_Toc524373154"/>
      <w:bookmarkStart w:id="1363" w:name="_Toc524373155"/>
      <w:bookmarkStart w:id="1364" w:name="_Toc521666270"/>
      <w:bookmarkStart w:id="1365" w:name="_Toc521780426"/>
      <w:bookmarkStart w:id="1366" w:name="_Toc522187252"/>
      <w:bookmarkStart w:id="1367" w:name="_Toc521666271"/>
      <w:bookmarkStart w:id="1368" w:name="_Toc521780427"/>
      <w:bookmarkStart w:id="1369" w:name="_Toc522187253"/>
      <w:bookmarkStart w:id="1370" w:name="_Toc521666272"/>
      <w:bookmarkStart w:id="1371" w:name="_Toc521780428"/>
      <w:bookmarkStart w:id="1372" w:name="_Toc522187254"/>
      <w:bookmarkEnd w:id="1267"/>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r w:rsidRPr="00F00EDF">
        <w:rPr>
          <w:rFonts w:cs="Arial"/>
        </w:rPr>
        <w:t xml:space="preserve">Шаг процесса </w:t>
      </w:r>
      <w:r w:rsidR="00EC7C6B" w:rsidRPr="00632245">
        <w:rPr>
          <w:rFonts w:cs="Arial"/>
        </w:rPr>
        <w:t>05</w:t>
      </w:r>
      <w:r w:rsidRPr="00F00EDF">
        <w:rPr>
          <w:rFonts w:cs="Arial"/>
        </w:rPr>
        <w:t xml:space="preserve"> – Анализ</w:t>
      </w:r>
      <w:r w:rsidR="00EC7C6B" w:rsidRPr="00632245">
        <w:rPr>
          <w:rFonts w:cs="Arial"/>
        </w:rPr>
        <w:t xml:space="preserve"> </w:t>
      </w:r>
      <w:r w:rsidR="00E67B4D" w:rsidRPr="00632245">
        <w:rPr>
          <w:rFonts w:cs="Arial"/>
        </w:rPr>
        <w:t>плановой</w:t>
      </w:r>
      <w:r w:rsidRPr="00F00EDF">
        <w:rPr>
          <w:rFonts w:cs="Arial"/>
        </w:rPr>
        <w:t xml:space="preserve"> потребности в деталях и изделиях подразделений</w:t>
      </w:r>
      <w:r w:rsidR="00EC7C6B" w:rsidRPr="00632245">
        <w:rPr>
          <w:rFonts w:cs="Arial"/>
        </w:rPr>
        <w:t>-з</w:t>
      </w:r>
      <w:r w:rsidRPr="00F00EDF">
        <w:rPr>
          <w:rFonts w:cs="Arial"/>
        </w:rPr>
        <w:t>аявителей</w:t>
      </w:r>
      <w:r w:rsidR="00EC7C6B" w:rsidRPr="00632245">
        <w:rPr>
          <w:rFonts w:cs="Arial"/>
        </w:rPr>
        <w:t xml:space="preserve"> </w:t>
      </w:r>
      <w:r w:rsidR="00E67B4D" w:rsidRPr="00632245">
        <w:rPr>
          <w:rFonts w:cs="Arial"/>
        </w:rPr>
        <w:t>(</w:t>
      </w:r>
      <w:r w:rsidR="00EC7C6B" w:rsidRPr="00632245">
        <w:rPr>
          <w:rFonts w:cs="Arial"/>
        </w:rPr>
        <w:t>ТОиР</w:t>
      </w:r>
      <w:r w:rsidR="00E67B4D" w:rsidRPr="00632245">
        <w:rPr>
          <w:rFonts w:cs="Arial"/>
        </w:rPr>
        <w:t xml:space="preserve"> год)</w:t>
      </w:r>
      <w:r w:rsidR="00EC7C6B" w:rsidRPr="00632245">
        <w:rPr>
          <w:rFonts w:cs="Arial"/>
        </w:rPr>
        <w:t xml:space="preserve"> </w:t>
      </w:r>
    </w:p>
    <w:p w14:paraId="3918519D" w14:textId="77777777" w:rsidR="00E84315" w:rsidRPr="00F00EDF" w:rsidRDefault="00E84315">
      <w:pPr>
        <w:rPr>
          <w:szCs w:val="22"/>
        </w:rPr>
      </w:pPr>
    </w:p>
    <w:p w14:paraId="6B925E61" w14:textId="0C3E29EA" w:rsidR="000069D2" w:rsidRPr="00F00EDF" w:rsidRDefault="00F162AE">
      <w:pPr>
        <w:spacing w:after="240" w:line="276" w:lineRule="auto"/>
        <w:ind w:firstLine="567"/>
        <w:rPr>
          <w:rFonts w:ascii="Arial" w:hAnsi="Arial" w:cs="Arial"/>
          <w:color w:val="000000" w:themeColor="text1"/>
        </w:rPr>
      </w:pPr>
      <w:ins w:id="1373" w:author="Дмитрий Ковтун" w:date="2021-03-12T09:01:00Z">
        <w:r>
          <w:rPr>
            <w:rFonts w:ascii="Arial" w:hAnsi="Arial" w:cs="Arial"/>
            <w:color w:val="000000" w:themeColor="text1"/>
          </w:rPr>
          <w:t>О</w:t>
        </w:r>
      </w:ins>
      <w:ins w:id="1374" w:author="Дмитрий Ковтун" w:date="2021-03-12T08:56:00Z">
        <w:r w:rsidR="00872418">
          <w:rPr>
            <w:rFonts w:ascii="Arial" w:hAnsi="Arial" w:cs="Arial"/>
            <w:color w:val="000000" w:themeColor="text1"/>
          </w:rPr>
          <w:t>тветственный сотрудник с ролью «</w:t>
        </w:r>
      </w:ins>
      <w:r w:rsidR="00F43150" w:rsidRPr="00F00EDF">
        <w:rPr>
          <w:rFonts w:ascii="Arial" w:hAnsi="Arial" w:cs="Arial"/>
          <w:color w:val="000000" w:themeColor="text1"/>
        </w:rPr>
        <w:t>Плановик ЦРММ УО</w:t>
      </w:r>
      <w:ins w:id="1375" w:author="Дмитрий Ковтун" w:date="2021-03-12T08:56:00Z">
        <w:r w:rsidR="00872418">
          <w:rPr>
            <w:rFonts w:ascii="Arial" w:hAnsi="Arial" w:cs="Arial"/>
            <w:color w:val="000000" w:themeColor="text1"/>
          </w:rPr>
          <w:t>»</w:t>
        </w:r>
      </w:ins>
      <w:r w:rsidR="00E84315" w:rsidRPr="00F00EDF">
        <w:rPr>
          <w:rFonts w:ascii="Arial" w:hAnsi="Arial" w:cs="Arial"/>
          <w:color w:val="000000" w:themeColor="text1"/>
        </w:rPr>
        <w:t xml:space="preserve"> формирует отчет</w:t>
      </w:r>
      <w:r w:rsidR="00F242DD" w:rsidRPr="00632245">
        <w:rPr>
          <w:rFonts w:ascii="Arial" w:hAnsi="Arial" w:cs="Arial"/>
          <w:color w:val="000000" w:themeColor="text1"/>
        </w:rPr>
        <w:t xml:space="preserve"> </w:t>
      </w:r>
      <w:del w:id="1376" w:author="Дмитрий Ковтун" w:date="2021-03-12T08:56:00Z">
        <w:r w:rsidR="00F242DD" w:rsidRPr="00632245" w:rsidDel="00872418">
          <w:rPr>
            <w:rFonts w:ascii="Arial" w:hAnsi="Arial" w:cs="Arial"/>
            <w:color w:val="000000" w:themeColor="text1"/>
          </w:rPr>
          <w:delText>(</w:delText>
        </w:r>
      </w:del>
      <w:r w:rsidR="00F242DD" w:rsidRPr="00632245">
        <w:rPr>
          <w:rFonts w:ascii="Arial" w:hAnsi="Arial" w:cs="Arial"/>
          <w:color w:val="000000" w:themeColor="text1"/>
        </w:rPr>
        <w:t>«</w:t>
      </w:r>
      <w:r w:rsidR="00F242DD" w:rsidRPr="00632245">
        <w:rPr>
          <w:rFonts w:ascii="Arial" w:hAnsi="Arial" w:cs="Arial"/>
          <w:bCs/>
          <w:color w:val="000000" w:themeColor="text1"/>
          <w:lang w:val="en-US"/>
        </w:rPr>
        <w:t>ZPM</w:t>
      </w:r>
      <w:r w:rsidR="00F242DD" w:rsidRPr="00632245">
        <w:rPr>
          <w:rFonts w:ascii="Arial" w:hAnsi="Arial" w:cs="Arial"/>
          <w:bCs/>
          <w:color w:val="000000" w:themeColor="text1"/>
        </w:rPr>
        <w:t>_</w:t>
      </w:r>
      <w:r w:rsidR="00F242DD" w:rsidRPr="00632245">
        <w:rPr>
          <w:rFonts w:ascii="Arial" w:hAnsi="Arial" w:cs="Arial"/>
          <w:bCs/>
          <w:color w:val="000000" w:themeColor="text1"/>
          <w:lang w:val="en-US"/>
        </w:rPr>
        <w:t>IWBK</w:t>
      </w:r>
      <w:del w:id="1377" w:author="Дмитрий Ковтун" w:date="2021-03-12T08:56:00Z">
        <w:r w:rsidR="00F242DD" w:rsidRPr="00632245" w:rsidDel="00872418">
          <w:rPr>
            <w:rFonts w:ascii="Arial" w:hAnsi="Arial" w:cs="Arial"/>
            <w:bCs/>
            <w:color w:val="000000" w:themeColor="text1"/>
          </w:rPr>
          <w:delText>»</w:delText>
        </w:r>
      </w:del>
      <w:r w:rsidR="00F242DD" w:rsidRPr="00632245">
        <w:rPr>
          <w:rFonts w:ascii="Arial" w:hAnsi="Arial" w:cs="Arial"/>
          <w:bCs/>
          <w:color w:val="000000" w:themeColor="text1"/>
        </w:rPr>
        <w:t xml:space="preserve"> –</w:t>
      </w:r>
      <w:r w:rsidR="00F242DD" w:rsidRPr="00632245">
        <w:t xml:space="preserve"> </w:t>
      </w:r>
      <w:del w:id="1378" w:author="Дмитрий Ковтун" w:date="2021-03-12T08:56:00Z">
        <w:r w:rsidR="00F242DD" w:rsidRPr="00632245" w:rsidDel="00872418">
          <w:delText>«</w:delText>
        </w:r>
      </w:del>
      <w:r w:rsidR="00F242DD" w:rsidRPr="00632245">
        <w:rPr>
          <w:rFonts w:ascii="Arial" w:hAnsi="Arial" w:cs="Arial"/>
          <w:bCs/>
          <w:color w:val="000000" w:themeColor="text1"/>
        </w:rPr>
        <w:t>Отчет о доступности материала»</w:t>
      </w:r>
      <w:del w:id="1379" w:author="Дмитрий Ковтун" w:date="2021-03-12T08:57:00Z">
        <w:r w:rsidR="00F242DD" w:rsidRPr="00632245" w:rsidDel="00872418">
          <w:rPr>
            <w:rFonts w:ascii="Arial" w:hAnsi="Arial" w:cs="Arial"/>
            <w:bCs/>
            <w:color w:val="000000" w:themeColor="text1"/>
          </w:rPr>
          <w:delText>)</w:delText>
        </w:r>
      </w:del>
      <w:r w:rsidR="00E84315" w:rsidRPr="00F00EDF">
        <w:rPr>
          <w:rFonts w:ascii="Arial" w:hAnsi="Arial" w:cs="Arial"/>
          <w:color w:val="000000" w:themeColor="text1"/>
        </w:rPr>
        <w:t xml:space="preserve"> по списку</w:t>
      </w:r>
      <w:r w:rsidR="001005AC" w:rsidRPr="00632245">
        <w:rPr>
          <w:rFonts w:ascii="Arial" w:hAnsi="Arial" w:cs="Arial"/>
          <w:color w:val="000000" w:themeColor="text1"/>
        </w:rPr>
        <w:t xml:space="preserve"> </w:t>
      </w:r>
      <w:r w:rsidR="00041909" w:rsidRPr="00F00EDF">
        <w:rPr>
          <w:rFonts w:ascii="Arial" w:hAnsi="Arial" w:cs="Arial"/>
          <w:color w:val="000000" w:themeColor="text1"/>
        </w:rPr>
        <w:t>потребностей</w:t>
      </w:r>
      <w:r w:rsidR="00E84315" w:rsidRPr="00F00EDF">
        <w:rPr>
          <w:rFonts w:ascii="Arial" w:hAnsi="Arial" w:cs="Arial"/>
          <w:color w:val="000000" w:themeColor="text1"/>
        </w:rPr>
        <w:t xml:space="preserve"> на производство запасных частей и нестандартного оборудования под обеспечение потребностей </w:t>
      </w:r>
      <w:r w:rsidR="00A023C8" w:rsidRPr="00F00EDF">
        <w:rPr>
          <w:rFonts w:ascii="Arial" w:hAnsi="Arial" w:cs="Arial"/>
          <w:color w:val="000000" w:themeColor="text1"/>
        </w:rPr>
        <w:t>ТОиР</w:t>
      </w:r>
      <w:r w:rsidR="000069D2" w:rsidRPr="00632245">
        <w:rPr>
          <w:rFonts w:ascii="Arial" w:hAnsi="Arial" w:cs="Arial"/>
          <w:color w:val="000000" w:themeColor="text1"/>
        </w:rPr>
        <w:t xml:space="preserve">, </w:t>
      </w:r>
      <w:r w:rsidR="001005AC" w:rsidRPr="00632245">
        <w:rPr>
          <w:rFonts w:ascii="Arial" w:hAnsi="Arial" w:cs="Arial"/>
          <w:color w:val="000000" w:themeColor="text1"/>
        </w:rPr>
        <w:t>в</w:t>
      </w:r>
      <w:r w:rsidR="001005AC" w:rsidRPr="00632245">
        <w:rPr>
          <w:rFonts w:ascii="Arial" w:hAnsi="Arial" w:cs="Arial"/>
        </w:rPr>
        <w:t xml:space="preserve"> соответствии с процессом</w:t>
      </w:r>
      <w:r w:rsidR="001005AC" w:rsidRPr="00632245">
        <w:rPr>
          <w:rFonts w:ascii="Arial" w:hAnsi="Arial" w:cs="Arial"/>
          <w:color w:val="000000" w:themeColor="text1"/>
        </w:rPr>
        <w:t xml:space="preserve"> «Бюджетного планирования ТОиР»</w:t>
      </w:r>
      <w:r w:rsidR="000069D2" w:rsidRPr="00F00EDF">
        <w:rPr>
          <w:rFonts w:ascii="Arial" w:hAnsi="Arial" w:cs="Arial"/>
          <w:color w:val="000000" w:themeColor="text1"/>
        </w:rPr>
        <w:t xml:space="preserve">. </w:t>
      </w:r>
    </w:p>
    <w:p w14:paraId="28476292" w14:textId="6CF37B2C" w:rsidR="000069D2" w:rsidRPr="00632245" w:rsidRDefault="00EC4876">
      <w:pPr>
        <w:spacing w:after="240" w:line="276" w:lineRule="auto"/>
        <w:ind w:firstLine="567"/>
        <w:rPr>
          <w:rFonts w:ascii="Arial" w:hAnsi="Arial" w:cs="Arial"/>
          <w:color w:val="000000" w:themeColor="text1"/>
        </w:rPr>
      </w:pPr>
      <w:r w:rsidRPr="00F00EDF">
        <w:rPr>
          <w:rFonts w:ascii="Arial" w:hAnsi="Arial" w:cs="Arial"/>
          <w:color w:val="000000" w:themeColor="text1"/>
        </w:rPr>
        <w:t>Перечень потребности</w:t>
      </w:r>
      <w:r w:rsidR="00E84315" w:rsidRPr="00F00EDF">
        <w:rPr>
          <w:rFonts w:ascii="Arial" w:hAnsi="Arial" w:cs="Arial"/>
          <w:color w:val="000000" w:themeColor="text1"/>
        </w:rPr>
        <w:t xml:space="preserve"> на производство запасных частей и нестандартного оборудования в системе </w:t>
      </w:r>
      <w:r w:rsidR="00E84315" w:rsidRPr="00F00EDF">
        <w:rPr>
          <w:rFonts w:ascii="Arial" w:hAnsi="Arial" w:cs="Arial"/>
          <w:color w:val="000000" w:themeColor="text1"/>
          <w:lang w:val="en-US"/>
        </w:rPr>
        <w:t>SAP</w:t>
      </w:r>
      <w:r w:rsidR="00E84315" w:rsidRPr="00F00EDF">
        <w:rPr>
          <w:rFonts w:ascii="Arial" w:hAnsi="Arial" w:cs="Arial"/>
          <w:color w:val="000000" w:themeColor="text1"/>
        </w:rPr>
        <w:t xml:space="preserve"> </w:t>
      </w:r>
      <w:r w:rsidR="00E84315" w:rsidRPr="00F00EDF">
        <w:rPr>
          <w:rFonts w:ascii="Arial" w:hAnsi="Arial" w:cs="Arial"/>
          <w:color w:val="000000" w:themeColor="text1"/>
          <w:lang w:val="en-US"/>
        </w:rPr>
        <w:t>S</w:t>
      </w:r>
      <w:r w:rsidR="00E84315" w:rsidRPr="00F00EDF">
        <w:rPr>
          <w:rFonts w:ascii="Arial" w:hAnsi="Arial" w:cs="Arial"/>
          <w:color w:val="000000" w:themeColor="text1"/>
        </w:rPr>
        <w:t xml:space="preserve">/4 формируются на основании документов резервирований к </w:t>
      </w:r>
      <w:r w:rsidR="001005AC" w:rsidRPr="00632245">
        <w:rPr>
          <w:rFonts w:ascii="Arial" w:hAnsi="Arial" w:cs="Arial"/>
          <w:color w:val="000000" w:themeColor="text1"/>
        </w:rPr>
        <w:t>з</w:t>
      </w:r>
      <w:r w:rsidR="00E84315" w:rsidRPr="00F00EDF">
        <w:rPr>
          <w:rFonts w:ascii="Arial" w:hAnsi="Arial" w:cs="Arial"/>
          <w:color w:val="000000" w:themeColor="text1"/>
        </w:rPr>
        <w:t xml:space="preserve">аказам ТОРО, созданных службами подразделений-заявителей в рамках процесса «ПП-07.02.03.01 Годовое планирование воздействий на производственные активы» (описано в КД </w:t>
      </w:r>
      <w:r w:rsidR="00E84315" w:rsidRPr="00F00EDF">
        <w:rPr>
          <w:rFonts w:ascii="Arial" w:hAnsi="Arial" w:cs="Arial"/>
          <w:color w:val="000000" w:themeColor="text1"/>
          <w:lang w:val="en-US"/>
        </w:rPr>
        <w:t>ERP</w:t>
      </w:r>
      <w:r w:rsidR="00E84315" w:rsidRPr="00F00EDF">
        <w:rPr>
          <w:rFonts w:ascii="Arial" w:hAnsi="Arial" w:cs="Arial"/>
          <w:color w:val="000000" w:themeColor="text1"/>
        </w:rPr>
        <w:t>.</w:t>
      </w:r>
      <w:r w:rsidR="00036ED7" w:rsidRPr="00F00EDF">
        <w:rPr>
          <w:rFonts w:ascii="Arial" w:hAnsi="Arial" w:cs="Arial"/>
          <w:color w:val="000000" w:themeColor="text1"/>
        </w:rPr>
        <w:t>9</w:t>
      </w:r>
      <w:r w:rsidR="00E84315" w:rsidRPr="00F00EDF">
        <w:rPr>
          <w:rFonts w:ascii="Arial" w:hAnsi="Arial" w:cs="Arial"/>
          <w:color w:val="000000" w:themeColor="text1"/>
        </w:rPr>
        <w:t>.</w:t>
      </w:r>
      <w:r w:rsidR="00036ED7" w:rsidRPr="00F00EDF">
        <w:rPr>
          <w:rFonts w:ascii="Arial" w:hAnsi="Arial" w:cs="Arial"/>
          <w:color w:val="000000" w:themeColor="text1"/>
        </w:rPr>
        <w:t>9</w:t>
      </w:r>
      <w:r w:rsidR="00E84315" w:rsidRPr="00F00EDF">
        <w:rPr>
          <w:rFonts w:ascii="Arial" w:hAnsi="Arial" w:cs="Arial"/>
          <w:color w:val="000000" w:themeColor="text1"/>
        </w:rPr>
        <w:t>.</w:t>
      </w:r>
      <w:r w:rsidR="00036ED7" w:rsidRPr="00F00EDF">
        <w:rPr>
          <w:rFonts w:ascii="Arial" w:hAnsi="Arial" w:cs="Arial"/>
          <w:color w:val="000000" w:themeColor="text1"/>
        </w:rPr>
        <w:t>2.</w:t>
      </w:r>
      <w:r w:rsidR="00E84315" w:rsidRPr="00F00EDF">
        <w:rPr>
          <w:rFonts w:ascii="Arial" w:hAnsi="Arial" w:cs="Arial"/>
          <w:color w:val="000000" w:themeColor="text1"/>
        </w:rPr>
        <w:t xml:space="preserve">52 Годовое планирование воздействий на производственные активы). </w:t>
      </w:r>
    </w:p>
    <w:p w14:paraId="74FFC388" w14:textId="1C0A7E64" w:rsidR="00E84315" w:rsidRPr="00F00EDF" w:rsidRDefault="00E84315">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Отчет по списку </w:t>
      </w:r>
      <w:r w:rsidR="00041909" w:rsidRPr="00F00EDF">
        <w:rPr>
          <w:rFonts w:ascii="Arial" w:hAnsi="Arial" w:cs="Arial"/>
          <w:color w:val="000000" w:themeColor="text1"/>
        </w:rPr>
        <w:t>потребностей</w:t>
      </w:r>
      <w:r w:rsidRPr="00F00EDF">
        <w:rPr>
          <w:rFonts w:ascii="Arial" w:hAnsi="Arial" w:cs="Arial"/>
          <w:color w:val="000000" w:themeColor="text1"/>
        </w:rPr>
        <w:t xml:space="preserve"> </w:t>
      </w:r>
      <w:r w:rsidR="000069D2" w:rsidRPr="00632245">
        <w:rPr>
          <w:rFonts w:ascii="Arial" w:hAnsi="Arial" w:cs="Arial"/>
          <w:color w:val="000000" w:themeColor="text1"/>
        </w:rPr>
        <w:t>«</w:t>
      </w:r>
      <w:r w:rsidR="000069D2" w:rsidRPr="00632245">
        <w:rPr>
          <w:rFonts w:ascii="Arial" w:hAnsi="Arial" w:cs="Arial"/>
          <w:bCs/>
          <w:color w:val="000000" w:themeColor="text1"/>
          <w:lang w:val="en-US"/>
        </w:rPr>
        <w:t>ZPM</w:t>
      </w:r>
      <w:r w:rsidR="000069D2" w:rsidRPr="00632245">
        <w:rPr>
          <w:rFonts w:ascii="Arial" w:hAnsi="Arial" w:cs="Arial"/>
          <w:bCs/>
          <w:color w:val="000000" w:themeColor="text1"/>
        </w:rPr>
        <w:t>_</w:t>
      </w:r>
      <w:r w:rsidR="000069D2" w:rsidRPr="00632245">
        <w:rPr>
          <w:rFonts w:ascii="Arial" w:hAnsi="Arial" w:cs="Arial"/>
          <w:bCs/>
          <w:color w:val="000000" w:themeColor="text1"/>
          <w:lang w:val="en-US"/>
        </w:rPr>
        <w:t>IWBK</w:t>
      </w:r>
      <w:del w:id="1380" w:author="Дмитрий Ковтун" w:date="2021-03-12T09:02:00Z">
        <w:r w:rsidR="000069D2" w:rsidRPr="00632245" w:rsidDel="00F162AE">
          <w:rPr>
            <w:rFonts w:ascii="Arial" w:hAnsi="Arial" w:cs="Arial"/>
            <w:bCs/>
            <w:color w:val="000000" w:themeColor="text1"/>
          </w:rPr>
          <w:delText>»</w:delText>
        </w:r>
      </w:del>
      <w:r w:rsidR="000069D2" w:rsidRPr="00632245">
        <w:rPr>
          <w:rFonts w:ascii="Arial" w:hAnsi="Arial" w:cs="Arial"/>
          <w:bCs/>
          <w:color w:val="000000" w:themeColor="text1"/>
        </w:rPr>
        <w:t xml:space="preserve"> –</w:t>
      </w:r>
      <w:r w:rsidR="000069D2" w:rsidRPr="00632245">
        <w:t xml:space="preserve"> </w:t>
      </w:r>
      <w:del w:id="1381" w:author="Дмитрий Ковтун" w:date="2021-03-12T09:02:00Z">
        <w:r w:rsidR="000069D2" w:rsidRPr="00632245" w:rsidDel="00F162AE">
          <w:delText>«</w:delText>
        </w:r>
      </w:del>
      <w:r w:rsidR="000069D2" w:rsidRPr="00632245">
        <w:rPr>
          <w:rFonts w:ascii="Arial" w:hAnsi="Arial" w:cs="Arial"/>
          <w:bCs/>
          <w:color w:val="000000" w:themeColor="text1"/>
        </w:rPr>
        <w:t xml:space="preserve">Отчет о доступности материала» </w:t>
      </w:r>
      <w:r w:rsidRPr="00F00EDF">
        <w:rPr>
          <w:rFonts w:ascii="Arial" w:hAnsi="Arial" w:cs="Arial"/>
          <w:color w:val="000000" w:themeColor="text1"/>
        </w:rPr>
        <w:t xml:space="preserve">формируется с помощью разработки </w:t>
      </w:r>
      <w:r w:rsidR="00041909" w:rsidRPr="00F00EDF">
        <w:rPr>
          <w:rFonts w:ascii="Arial" w:hAnsi="Arial" w:cs="Arial"/>
          <w:color w:val="000000" w:themeColor="text1"/>
        </w:rPr>
        <w:t>– «ERP PM75.</w:t>
      </w:r>
      <w:del w:id="1382" w:author="Дмитрий Ковтун" w:date="2021-03-12T09:02:00Z">
        <w:r w:rsidR="00041909" w:rsidRPr="00F00EDF" w:rsidDel="00F162AE">
          <w:rPr>
            <w:rFonts w:ascii="Arial" w:hAnsi="Arial" w:cs="Arial"/>
            <w:color w:val="000000" w:themeColor="text1"/>
          </w:rPr>
          <w:delText>01.</w:delText>
        </w:r>
      </w:del>
      <w:r w:rsidR="00041909" w:rsidRPr="00F00EDF">
        <w:rPr>
          <w:rFonts w:ascii="Arial" w:hAnsi="Arial" w:cs="Arial"/>
          <w:color w:val="000000" w:themeColor="text1"/>
        </w:rPr>
        <w:t xml:space="preserve">Расширение </w:t>
      </w:r>
      <w:r w:rsidR="00EC7C6B" w:rsidRPr="00632245">
        <w:rPr>
          <w:rFonts w:ascii="Arial" w:hAnsi="Arial" w:cs="Arial"/>
          <w:color w:val="000000" w:themeColor="text1"/>
        </w:rPr>
        <w:t>с</w:t>
      </w:r>
      <w:r w:rsidR="00041909" w:rsidRPr="00F00EDF">
        <w:rPr>
          <w:rFonts w:ascii="Arial" w:hAnsi="Arial" w:cs="Arial"/>
          <w:color w:val="000000" w:themeColor="text1"/>
        </w:rPr>
        <w:t xml:space="preserve">тандартного </w:t>
      </w:r>
      <w:r w:rsidR="00EC7C6B" w:rsidRPr="00632245">
        <w:rPr>
          <w:rFonts w:ascii="Arial" w:hAnsi="Arial" w:cs="Arial"/>
          <w:color w:val="000000" w:themeColor="text1"/>
        </w:rPr>
        <w:t>о</w:t>
      </w:r>
      <w:r w:rsidR="00041909" w:rsidRPr="00F00EDF">
        <w:rPr>
          <w:rFonts w:ascii="Arial" w:hAnsi="Arial" w:cs="Arial"/>
          <w:color w:val="000000" w:themeColor="text1"/>
        </w:rPr>
        <w:t xml:space="preserve">тчета </w:t>
      </w:r>
      <w:r w:rsidR="00EC7C6B" w:rsidRPr="00632245">
        <w:rPr>
          <w:rFonts w:ascii="Arial" w:hAnsi="Arial" w:cs="Arial"/>
          <w:color w:val="000000" w:themeColor="text1"/>
        </w:rPr>
        <w:t>п</w:t>
      </w:r>
      <w:r w:rsidR="00041909" w:rsidRPr="00F00EDF">
        <w:rPr>
          <w:rFonts w:ascii="Arial" w:hAnsi="Arial" w:cs="Arial"/>
          <w:color w:val="000000" w:themeColor="text1"/>
        </w:rPr>
        <w:t xml:space="preserve">о </w:t>
      </w:r>
      <w:r w:rsidR="00EC7C6B" w:rsidRPr="00632245">
        <w:rPr>
          <w:rFonts w:ascii="Arial" w:hAnsi="Arial" w:cs="Arial"/>
          <w:color w:val="000000" w:themeColor="text1"/>
        </w:rPr>
        <w:t>п</w:t>
      </w:r>
      <w:r w:rsidR="00041909" w:rsidRPr="00F00EDF">
        <w:rPr>
          <w:rFonts w:ascii="Arial" w:hAnsi="Arial" w:cs="Arial"/>
          <w:color w:val="000000" w:themeColor="text1"/>
        </w:rPr>
        <w:t xml:space="preserve">роверке </w:t>
      </w:r>
      <w:r w:rsidR="00EC7C6B" w:rsidRPr="00632245">
        <w:rPr>
          <w:rFonts w:ascii="Arial" w:hAnsi="Arial" w:cs="Arial"/>
          <w:color w:val="000000" w:themeColor="text1"/>
        </w:rPr>
        <w:t>д</w:t>
      </w:r>
      <w:r w:rsidR="00041909" w:rsidRPr="00F00EDF">
        <w:rPr>
          <w:rFonts w:ascii="Arial" w:hAnsi="Arial" w:cs="Arial"/>
          <w:color w:val="000000" w:themeColor="text1"/>
        </w:rPr>
        <w:t xml:space="preserve">оступности </w:t>
      </w:r>
      <w:r w:rsidR="00EC7C6B" w:rsidRPr="00632245">
        <w:rPr>
          <w:rFonts w:ascii="Arial" w:hAnsi="Arial" w:cs="Arial"/>
          <w:color w:val="000000" w:themeColor="text1"/>
        </w:rPr>
        <w:t>м</w:t>
      </w:r>
      <w:r w:rsidR="00041909" w:rsidRPr="00F00EDF">
        <w:rPr>
          <w:rFonts w:ascii="Arial" w:hAnsi="Arial" w:cs="Arial"/>
          <w:color w:val="000000" w:themeColor="text1"/>
        </w:rPr>
        <w:t>атериалов»</w:t>
      </w:r>
      <w:ins w:id="1383" w:author="Дмитрий Ковтун" w:date="2021-03-12T09:03:00Z">
        <w:r w:rsidR="00F162AE">
          <w:rPr>
            <w:rFonts w:ascii="Arial" w:hAnsi="Arial" w:cs="Arial"/>
            <w:color w:val="000000" w:themeColor="text1"/>
          </w:rPr>
          <w:t>. Для выбора потребностей в изделиях собственного производства</w:t>
        </w:r>
      </w:ins>
      <w:ins w:id="1384" w:author="Дмитрий Ковтун" w:date="2021-03-12T09:04:00Z">
        <w:r w:rsidR="00F162AE">
          <w:rPr>
            <w:rFonts w:ascii="Arial" w:hAnsi="Arial" w:cs="Arial"/>
            <w:color w:val="000000" w:themeColor="text1"/>
          </w:rPr>
          <w:t>,</w:t>
        </w:r>
      </w:ins>
      <w:ins w:id="1385" w:author="Дмитрий Ковтун" w:date="2021-03-12T09:03:00Z">
        <w:r w:rsidR="00F162AE">
          <w:rPr>
            <w:rFonts w:ascii="Arial" w:hAnsi="Arial" w:cs="Arial"/>
            <w:color w:val="000000" w:themeColor="text1"/>
          </w:rPr>
          <w:t xml:space="preserve"> на экране выбора отчета </w:t>
        </w:r>
      </w:ins>
      <w:del w:id="1386" w:author="Дмитрий Ковтун" w:date="2021-03-12T09:03:00Z">
        <w:r w:rsidRPr="00F00EDF" w:rsidDel="00F162AE">
          <w:rPr>
            <w:rFonts w:ascii="Arial" w:hAnsi="Arial" w:cs="Arial"/>
            <w:color w:val="000000" w:themeColor="text1"/>
          </w:rPr>
          <w:delText xml:space="preserve">, </w:delText>
        </w:r>
      </w:del>
      <w:del w:id="1387" w:author="Дмитрий Ковтун" w:date="2021-03-12T09:04:00Z">
        <w:r w:rsidRPr="00F00EDF" w:rsidDel="00F162AE">
          <w:rPr>
            <w:rFonts w:ascii="Arial" w:hAnsi="Arial" w:cs="Arial"/>
            <w:color w:val="000000" w:themeColor="text1"/>
          </w:rPr>
          <w:delText xml:space="preserve">при этом </w:delText>
        </w:r>
      </w:del>
      <w:r w:rsidRPr="00F00EDF">
        <w:rPr>
          <w:rFonts w:ascii="Arial" w:hAnsi="Arial" w:cs="Arial"/>
          <w:color w:val="000000" w:themeColor="text1"/>
        </w:rPr>
        <w:t>указываются следующие</w:t>
      </w:r>
      <w:del w:id="1388" w:author="Дмитрий Ковтун" w:date="2021-03-12T09:04:00Z">
        <w:r w:rsidR="00EC4876" w:rsidRPr="00632245" w:rsidDel="00F162AE">
          <w:rPr>
            <w:rFonts w:ascii="Arial" w:hAnsi="Arial" w:cs="Arial"/>
            <w:color w:val="000000" w:themeColor="text1"/>
          </w:rPr>
          <w:delText>,</w:delText>
        </w:r>
      </w:del>
      <w:r w:rsidR="00EC4876" w:rsidRPr="00632245">
        <w:rPr>
          <w:rFonts w:ascii="Arial" w:hAnsi="Arial" w:cs="Arial"/>
          <w:color w:val="000000" w:themeColor="text1"/>
        </w:rPr>
        <w:t xml:space="preserve"> возможные </w:t>
      </w:r>
      <w:r w:rsidRPr="00F00EDF">
        <w:rPr>
          <w:rFonts w:ascii="Arial" w:hAnsi="Arial" w:cs="Arial"/>
          <w:color w:val="000000" w:themeColor="text1"/>
        </w:rPr>
        <w:t>критерии</w:t>
      </w:r>
      <w:del w:id="1389" w:author="Дмитрий Ковтун" w:date="2021-03-12T09:04:00Z">
        <w:r w:rsidRPr="00F00EDF" w:rsidDel="00F162AE">
          <w:rPr>
            <w:rFonts w:ascii="Arial" w:hAnsi="Arial" w:cs="Arial"/>
            <w:color w:val="000000" w:themeColor="text1"/>
          </w:rPr>
          <w:delText xml:space="preserve"> выбора</w:delText>
        </w:r>
      </w:del>
      <w:r w:rsidRPr="00F00EDF">
        <w:rPr>
          <w:rFonts w:ascii="Arial" w:hAnsi="Arial" w:cs="Arial"/>
          <w:color w:val="000000" w:themeColor="text1"/>
        </w:rPr>
        <w:t>:</w:t>
      </w:r>
    </w:p>
    <w:p w14:paraId="6EADCFFE" w14:textId="49688BBC" w:rsidR="00EC4876" w:rsidRPr="00F00EDF" w:rsidRDefault="00EC4876" w:rsidP="00632245">
      <w:pPr>
        <w:pStyle w:val="afa"/>
        <w:numPr>
          <w:ilvl w:val="0"/>
          <w:numId w:val="26"/>
        </w:numPr>
        <w:spacing w:after="240" w:line="276" w:lineRule="auto"/>
        <w:rPr>
          <w:rFonts w:ascii="Arial" w:hAnsi="Arial" w:cs="Arial"/>
          <w:color w:val="000000" w:themeColor="text1"/>
        </w:rPr>
      </w:pPr>
      <w:r w:rsidRPr="00F00EDF">
        <w:rPr>
          <w:rFonts w:ascii="Arial" w:hAnsi="Arial" w:cs="Arial"/>
          <w:color w:val="000000" w:themeColor="text1"/>
        </w:rPr>
        <w:t>Завод (справочник)</w:t>
      </w:r>
    </w:p>
    <w:p w14:paraId="6ED6583F" w14:textId="167A58D0" w:rsidR="00EC4876" w:rsidRPr="00F00EDF" w:rsidRDefault="00EC4876" w:rsidP="00632245">
      <w:pPr>
        <w:pStyle w:val="afa"/>
        <w:numPr>
          <w:ilvl w:val="0"/>
          <w:numId w:val="26"/>
        </w:numPr>
        <w:spacing w:after="240" w:line="276" w:lineRule="auto"/>
        <w:rPr>
          <w:rFonts w:ascii="Arial" w:hAnsi="Arial" w:cs="Arial"/>
          <w:color w:val="000000" w:themeColor="text1"/>
        </w:rPr>
      </w:pPr>
      <w:r w:rsidRPr="00F00EDF">
        <w:rPr>
          <w:rFonts w:ascii="Arial" w:hAnsi="Arial" w:cs="Arial"/>
          <w:color w:val="000000" w:themeColor="text1"/>
        </w:rPr>
        <w:t>Дата потребности (диапазон)</w:t>
      </w:r>
    </w:p>
    <w:p w14:paraId="32FADF70" w14:textId="71A3862B" w:rsidR="00EC4876" w:rsidRPr="00F00EDF" w:rsidRDefault="00EC4876" w:rsidP="00632245">
      <w:pPr>
        <w:pStyle w:val="afa"/>
        <w:numPr>
          <w:ilvl w:val="0"/>
          <w:numId w:val="26"/>
        </w:numPr>
        <w:spacing w:after="240" w:line="276" w:lineRule="auto"/>
        <w:rPr>
          <w:rFonts w:ascii="Arial" w:hAnsi="Arial" w:cs="Arial"/>
          <w:color w:val="000000" w:themeColor="text1"/>
        </w:rPr>
      </w:pPr>
      <w:r w:rsidRPr="00F00EDF">
        <w:rPr>
          <w:rFonts w:ascii="Arial" w:hAnsi="Arial" w:cs="Arial"/>
          <w:color w:val="000000" w:themeColor="text1"/>
        </w:rPr>
        <w:t>Вид ОЗМ (</w:t>
      </w:r>
      <w:r w:rsidR="0077135D" w:rsidRPr="00632245">
        <w:rPr>
          <w:rFonts w:ascii="Arial" w:hAnsi="Arial" w:cs="Arial"/>
          <w:color w:val="000000" w:themeColor="text1"/>
        </w:rPr>
        <w:t>«</w:t>
      </w:r>
      <w:r w:rsidR="0077135D" w:rsidRPr="00632245">
        <w:rPr>
          <w:rFonts w:ascii="Arial" w:hAnsi="Arial" w:cs="Arial"/>
          <w:color w:val="000000" w:themeColor="text1"/>
          <w:lang w:val="en-US"/>
        </w:rPr>
        <w:t>ZSOB</w:t>
      </w:r>
      <w:r w:rsidR="0077135D" w:rsidRPr="00632245">
        <w:rPr>
          <w:rFonts w:ascii="Arial" w:hAnsi="Arial" w:cs="Arial"/>
          <w:color w:val="000000" w:themeColor="text1"/>
        </w:rPr>
        <w:t xml:space="preserve">» </w:t>
      </w:r>
      <w:r w:rsidR="00102A61" w:rsidRPr="00F00EDF">
        <w:rPr>
          <w:rFonts w:ascii="Arial" w:hAnsi="Arial" w:cs="Arial"/>
          <w:color w:val="000000" w:themeColor="text1"/>
        </w:rPr>
        <w:t>с</w:t>
      </w:r>
      <w:r w:rsidRPr="00F00EDF">
        <w:rPr>
          <w:rFonts w:ascii="Arial" w:hAnsi="Arial" w:cs="Arial"/>
          <w:color w:val="000000" w:themeColor="text1"/>
        </w:rPr>
        <w:t>обственное производство)</w:t>
      </w:r>
    </w:p>
    <w:p w14:paraId="53E96B35" w14:textId="31F171D2" w:rsidR="00EC4876" w:rsidRPr="00632245" w:rsidRDefault="00EC4876" w:rsidP="00632245">
      <w:pPr>
        <w:pStyle w:val="afa"/>
        <w:numPr>
          <w:ilvl w:val="0"/>
          <w:numId w:val="26"/>
        </w:numPr>
        <w:spacing w:after="240" w:line="276" w:lineRule="auto"/>
        <w:rPr>
          <w:rFonts w:ascii="Arial" w:hAnsi="Arial" w:cs="Arial"/>
          <w:color w:val="000000" w:themeColor="text1"/>
        </w:rPr>
      </w:pPr>
      <w:r w:rsidRPr="00F00EDF">
        <w:rPr>
          <w:rFonts w:ascii="Arial" w:hAnsi="Arial" w:cs="Arial"/>
          <w:color w:val="000000" w:themeColor="text1"/>
        </w:rPr>
        <w:t xml:space="preserve">Номер ОЗМ </w:t>
      </w:r>
      <w:r w:rsidR="00102A61" w:rsidRPr="00F00EDF">
        <w:rPr>
          <w:rFonts w:ascii="Arial" w:hAnsi="Arial" w:cs="Arial"/>
          <w:color w:val="000000" w:themeColor="text1"/>
        </w:rPr>
        <w:t>собств.</w:t>
      </w:r>
      <w:r w:rsidR="002E2564" w:rsidRPr="00632245">
        <w:rPr>
          <w:rFonts w:ascii="Arial" w:hAnsi="Arial" w:cs="Arial"/>
          <w:color w:val="000000" w:themeColor="text1"/>
        </w:rPr>
        <w:t xml:space="preserve"> </w:t>
      </w:r>
      <w:r w:rsidR="00102A61" w:rsidRPr="00F00EDF">
        <w:rPr>
          <w:rFonts w:ascii="Arial" w:hAnsi="Arial" w:cs="Arial"/>
          <w:color w:val="000000" w:themeColor="text1"/>
        </w:rPr>
        <w:t>производства</w:t>
      </w:r>
      <w:r w:rsidRPr="00F00EDF">
        <w:rPr>
          <w:rFonts w:ascii="Arial" w:hAnsi="Arial" w:cs="Arial"/>
          <w:color w:val="000000" w:themeColor="text1"/>
        </w:rPr>
        <w:t xml:space="preserve"> (опционально)</w:t>
      </w:r>
    </w:p>
    <w:p w14:paraId="2A4C69A7" w14:textId="1B872639" w:rsidR="00E84315" w:rsidRPr="00F00EDF" w:rsidRDefault="00E84315" w:rsidP="00632245">
      <w:pPr>
        <w:pStyle w:val="afa"/>
        <w:numPr>
          <w:ilvl w:val="0"/>
          <w:numId w:val="26"/>
        </w:numPr>
        <w:spacing w:after="240" w:line="276" w:lineRule="auto"/>
        <w:rPr>
          <w:rFonts w:ascii="Arial" w:hAnsi="Arial" w:cs="Arial"/>
          <w:color w:val="000000" w:themeColor="text1"/>
        </w:rPr>
      </w:pPr>
      <w:r w:rsidRPr="00F00EDF">
        <w:rPr>
          <w:rFonts w:ascii="Arial" w:hAnsi="Arial" w:cs="Arial"/>
          <w:color w:val="000000" w:themeColor="text1"/>
        </w:rPr>
        <w:t>Заказы ТОРО (опционально)</w:t>
      </w:r>
    </w:p>
    <w:p w14:paraId="2AD2236A" w14:textId="6F94ADE0" w:rsidR="00041909" w:rsidRPr="00632245" w:rsidRDefault="00041909" w:rsidP="00632245">
      <w:pPr>
        <w:pStyle w:val="afa"/>
        <w:numPr>
          <w:ilvl w:val="0"/>
          <w:numId w:val="26"/>
        </w:numPr>
        <w:spacing w:after="240" w:line="276" w:lineRule="auto"/>
        <w:rPr>
          <w:rFonts w:ascii="Arial" w:hAnsi="Arial" w:cs="Arial"/>
          <w:color w:val="000000" w:themeColor="text1"/>
        </w:rPr>
      </w:pPr>
      <w:r w:rsidRPr="00F00EDF">
        <w:rPr>
          <w:rFonts w:ascii="Arial" w:hAnsi="Arial" w:cs="Arial"/>
          <w:color w:val="000000" w:themeColor="text1"/>
        </w:rPr>
        <w:t>Вид заказа ТОРО (опционально)</w:t>
      </w:r>
    </w:p>
    <w:p w14:paraId="35DF645C" w14:textId="20A38DFF" w:rsidR="000069D2" w:rsidRPr="00D82F33" w:rsidRDefault="000069D2" w:rsidP="00632245">
      <w:pPr>
        <w:spacing w:after="240" w:line="276" w:lineRule="auto"/>
        <w:rPr>
          <w:rFonts w:ascii="Arial" w:hAnsi="Arial" w:cs="Arial"/>
          <w:bCs/>
          <w:color w:val="000000" w:themeColor="text1"/>
        </w:rPr>
      </w:pPr>
      <w:r w:rsidRPr="00632245">
        <w:rPr>
          <w:rFonts w:ascii="Arial" w:hAnsi="Arial" w:cs="Arial"/>
          <w:bCs/>
          <w:color w:val="000000" w:themeColor="text1"/>
        </w:rPr>
        <w:t xml:space="preserve">Отчёт отображает перечень потребности ТОиР в материалах собственного производства в разрезе </w:t>
      </w:r>
      <w:del w:id="1390" w:author="Дмитрий Ковтун" w:date="2021-03-12T14:38:00Z">
        <w:r w:rsidRPr="00632245" w:rsidDel="00797F67">
          <w:rPr>
            <w:rFonts w:ascii="Arial" w:hAnsi="Arial" w:cs="Arial"/>
            <w:bCs/>
            <w:color w:val="000000" w:themeColor="text1"/>
          </w:rPr>
          <w:delText xml:space="preserve">ТОРО </w:delText>
        </w:r>
      </w:del>
      <w:r w:rsidRPr="00632245">
        <w:rPr>
          <w:rFonts w:ascii="Arial" w:hAnsi="Arial" w:cs="Arial"/>
          <w:bCs/>
          <w:color w:val="000000" w:themeColor="text1"/>
        </w:rPr>
        <w:t>заказов</w:t>
      </w:r>
      <w:ins w:id="1391" w:author="Дмитрий Ковтун" w:date="2021-03-12T14:38:00Z">
        <w:r w:rsidR="00797F67" w:rsidRPr="00797F67">
          <w:rPr>
            <w:rFonts w:ascii="Arial" w:hAnsi="Arial" w:cs="Arial"/>
            <w:bCs/>
            <w:color w:val="000000" w:themeColor="text1"/>
          </w:rPr>
          <w:t xml:space="preserve"> </w:t>
        </w:r>
        <w:r w:rsidR="00797F67" w:rsidRPr="00632245">
          <w:rPr>
            <w:rFonts w:ascii="Arial" w:hAnsi="Arial" w:cs="Arial"/>
            <w:bCs/>
            <w:color w:val="000000" w:themeColor="text1"/>
          </w:rPr>
          <w:t>ТОРО</w:t>
        </w:r>
      </w:ins>
      <w:r w:rsidRPr="00632245">
        <w:rPr>
          <w:rFonts w:ascii="Arial" w:hAnsi="Arial" w:cs="Arial"/>
          <w:bCs/>
          <w:color w:val="000000" w:themeColor="text1"/>
        </w:rPr>
        <w:t>.</w:t>
      </w:r>
    </w:p>
    <w:p w14:paraId="507DFC4A" w14:textId="1AA1A14B" w:rsidR="00E84315" w:rsidRPr="00F00EDF" w:rsidRDefault="00E84315">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На основании сформированного перечня </w:t>
      </w:r>
      <w:r w:rsidR="00EC7C6B" w:rsidRPr="00632245">
        <w:rPr>
          <w:rFonts w:ascii="Arial" w:hAnsi="Arial" w:cs="Arial"/>
          <w:color w:val="000000" w:themeColor="text1"/>
        </w:rPr>
        <w:t>потребностей</w:t>
      </w:r>
      <w:r w:rsidRPr="00F00EDF">
        <w:rPr>
          <w:rFonts w:ascii="Arial" w:hAnsi="Arial" w:cs="Arial"/>
          <w:color w:val="000000" w:themeColor="text1"/>
        </w:rPr>
        <w:t xml:space="preserve"> (объема производства)</w:t>
      </w:r>
      <w:ins w:id="1392" w:author="Дмитрий Ковтун" w:date="2021-03-12T14:38:00Z">
        <w:r w:rsidR="00797F67">
          <w:rPr>
            <w:rFonts w:ascii="Arial" w:hAnsi="Arial" w:cs="Arial"/>
            <w:color w:val="000000" w:themeColor="text1"/>
          </w:rPr>
          <w:t>,</w:t>
        </w:r>
      </w:ins>
      <w:ins w:id="1393" w:author="Дмитрий Ковтун" w:date="2021-03-12T14:39:00Z">
        <w:r w:rsidR="00797F67">
          <w:rPr>
            <w:rFonts w:ascii="Arial" w:hAnsi="Arial" w:cs="Arial"/>
            <w:color w:val="000000" w:themeColor="text1"/>
          </w:rPr>
          <w:t xml:space="preserve"> ответственный сотрудник с ролью «</w:t>
        </w:r>
      </w:ins>
      <w:del w:id="1394" w:author="Дмитрий Ковтун" w:date="2021-03-12T14:38:00Z">
        <w:r w:rsidRPr="00F00EDF" w:rsidDel="00797F67">
          <w:rPr>
            <w:rFonts w:ascii="Arial" w:hAnsi="Arial" w:cs="Arial"/>
            <w:color w:val="000000" w:themeColor="text1"/>
          </w:rPr>
          <w:delText xml:space="preserve"> </w:delText>
        </w:r>
      </w:del>
      <w:r w:rsidR="00F43150" w:rsidRPr="00F00EDF">
        <w:rPr>
          <w:rFonts w:ascii="Arial" w:hAnsi="Arial" w:cs="Arial"/>
          <w:color w:val="000000" w:themeColor="text1"/>
        </w:rPr>
        <w:t>Плановик ЦРММ УО</w:t>
      </w:r>
      <w:ins w:id="1395" w:author="Дмитрий Ковтун" w:date="2021-03-12T14:39:00Z">
        <w:r w:rsidR="00797F67">
          <w:rPr>
            <w:rFonts w:ascii="Arial" w:hAnsi="Arial" w:cs="Arial"/>
            <w:color w:val="000000" w:themeColor="text1"/>
          </w:rPr>
          <w:t>»</w:t>
        </w:r>
      </w:ins>
      <w:r w:rsidRPr="00F00EDF">
        <w:rPr>
          <w:rFonts w:ascii="Arial" w:hAnsi="Arial" w:cs="Arial"/>
          <w:color w:val="000000" w:themeColor="text1"/>
        </w:rPr>
        <w:t xml:space="preserve"> </w:t>
      </w:r>
      <w:r w:rsidR="00102A61" w:rsidRPr="00F00EDF">
        <w:rPr>
          <w:rFonts w:ascii="Arial" w:hAnsi="Arial" w:cs="Arial"/>
          <w:color w:val="000000" w:themeColor="text1"/>
        </w:rPr>
        <w:t>экспертно</w:t>
      </w:r>
      <w:r w:rsidRPr="00F00EDF">
        <w:rPr>
          <w:rFonts w:ascii="Arial" w:hAnsi="Arial" w:cs="Arial"/>
          <w:color w:val="000000" w:themeColor="text1"/>
        </w:rPr>
        <w:t xml:space="preserve"> оценивает загрузку производственных мощностей в </w:t>
      </w:r>
      <w:del w:id="1396" w:author="Дмитрий Ковтун" w:date="2021-03-12T14:39:00Z">
        <w:r w:rsidRPr="00F00EDF" w:rsidDel="00797F67">
          <w:rPr>
            <w:rFonts w:ascii="Arial" w:hAnsi="Arial" w:cs="Arial"/>
            <w:color w:val="000000" w:themeColor="text1"/>
          </w:rPr>
          <w:delText xml:space="preserve">ЦРММ </w:delText>
        </w:r>
      </w:del>
      <w:ins w:id="1397" w:author="Дмитрий Ковтун" w:date="2021-03-12T14:39:00Z">
        <w:r w:rsidR="00797F67">
          <w:rPr>
            <w:rFonts w:ascii="Arial" w:hAnsi="Arial" w:cs="Arial"/>
            <w:color w:val="000000" w:themeColor="text1"/>
          </w:rPr>
          <w:t>подразделении</w:t>
        </w:r>
        <w:r w:rsidR="00797F67" w:rsidRPr="00F00EDF">
          <w:rPr>
            <w:rFonts w:ascii="Arial" w:hAnsi="Arial" w:cs="Arial"/>
            <w:color w:val="000000" w:themeColor="text1"/>
          </w:rPr>
          <w:t xml:space="preserve"> </w:t>
        </w:r>
      </w:ins>
      <w:r w:rsidRPr="00F00EDF">
        <w:rPr>
          <w:rFonts w:ascii="Arial" w:hAnsi="Arial" w:cs="Arial"/>
          <w:color w:val="000000" w:themeColor="text1"/>
        </w:rPr>
        <w:t xml:space="preserve">(персонал, оборудование) и при необходимости принимает соответствующие корректирующие мероприятия (согласование и корректировка объемов, сроков производства по заявкам на производство, согласование увеличения численности персонала и т.д.). По результату согласования объемов производства </w:t>
      </w:r>
      <w:ins w:id="1398" w:author="Дмитрий Ковтун" w:date="2021-03-12T14:40:00Z">
        <w:r w:rsidR="00797F67">
          <w:rPr>
            <w:rFonts w:ascii="Arial" w:hAnsi="Arial" w:cs="Arial"/>
            <w:color w:val="000000" w:themeColor="text1"/>
          </w:rPr>
          <w:t>ответственный сотрудник с ролью «</w:t>
        </w:r>
      </w:ins>
      <w:r w:rsidR="00F43150" w:rsidRPr="00F00EDF">
        <w:rPr>
          <w:rFonts w:ascii="Arial" w:hAnsi="Arial" w:cs="Arial"/>
          <w:color w:val="000000" w:themeColor="text1"/>
        </w:rPr>
        <w:t>Плановик ЦРММ УО</w:t>
      </w:r>
      <w:ins w:id="1399" w:author="Дмитрий Ковтун" w:date="2021-03-12T14:40:00Z">
        <w:r w:rsidR="00797F67">
          <w:rPr>
            <w:rFonts w:ascii="Arial" w:hAnsi="Arial" w:cs="Arial"/>
            <w:color w:val="000000" w:themeColor="text1"/>
          </w:rPr>
          <w:t>»</w:t>
        </w:r>
      </w:ins>
      <w:r w:rsidRPr="00F00EDF">
        <w:rPr>
          <w:rFonts w:ascii="Arial" w:hAnsi="Arial" w:cs="Arial"/>
          <w:color w:val="000000" w:themeColor="text1"/>
        </w:rPr>
        <w:t xml:space="preserve"> рассчитывает потребность в покупных МТР (шаг процесса 10 – Расчет </w:t>
      </w:r>
      <w:ins w:id="1400" w:author="Дмитрий Ковтун" w:date="2021-03-12T14:40:00Z">
        <w:r w:rsidR="00797F67">
          <w:rPr>
            <w:rFonts w:ascii="Arial" w:hAnsi="Arial" w:cs="Arial"/>
            <w:color w:val="000000" w:themeColor="text1"/>
          </w:rPr>
          <w:t xml:space="preserve">и планирование </w:t>
        </w:r>
      </w:ins>
      <w:r w:rsidRPr="00F00EDF">
        <w:rPr>
          <w:rFonts w:ascii="Arial" w:hAnsi="Arial" w:cs="Arial"/>
          <w:color w:val="000000" w:themeColor="text1"/>
        </w:rPr>
        <w:t>потребности в покупных МТР).</w:t>
      </w:r>
    </w:p>
    <w:p w14:paraId="3D00F965" w14:textId="6ACA841E" w:rsidR="00E84315" w:rsidRPr="00F00EDF" w:rsidRDefault="00E84315">
      <w:pPr>
        <w:spacing w:after="240" w:line="276" w:lineRule="auto"/>
        <w:ind w:firstLine="567"/>
        <w:rPr>
          <w:rFonts w:ascii="Arial" w:hAnsi="Arial" w:cs="Arial"/>
          <w:color w:val="000000" w:themeColor="text1"/>
        </w:rPr>
      </w:pPr>
      <w:r w:rsidRPr="00F00EDF">
        <w:rPr>
          <w:rFonts w:ascii="Arial" w:hAnsi="Arial" w:cs="Arial"/>
          <w:b/>
          <w:color w:val="000000" w:themeColor="text1"/>
        </w:rPr>
        <w:lastRenderedPageBreak/>
        <w:t xml:space="preserve">Разработка </w:t>
      </w:r>
      <w:r w:rsidR="00790CCE" w:rsidRPr="00632245">
        <w:rPr>
          <w:rFonts w:ascii="Arial" w:hAnsi="Arial" w:cs="Arial"/>
          <w:b/>
          <w:color w:val="000000" w:themeColor="text1"/>
        </w:rPr>
        <w:t>«</w:t>
      </w:r>
      <w:r w:rsidR="00EC7C6B" w:rsidRPr="00632245">
        <w:rPr>
          <w:rFonts w:ascii="Arial" w:hAnsi="Arial" w:cs="Arial"/>
          <w:color w:val="000000" w:themeColor="text1"/>
        </w:rPr>
        <w:t>PM75</w:t>
      </w:r>
      <w:ins w:id="1401" w:author="Дмитрий Ковтун" w:date="2021-03-11T22:08:00Z">
        <w:r w:rsidR="000017A3">
          <w:rPr>
            <w:rFonts w:ascii="Arial" w:hAnsi="Arial" w:cs="Arial"/>
            <w:color w:val="000000" w:themeColor="text1"/>
          </w:rPr>
          <w:t xml:space="preserve"> - </w:t>
        </w:r>
      </w:ins>
      <w:del w:id="1402" w:author="Дмитрий Ковтун" w:date="2021-03-11T22:08:00Z">
        <w:r w:rsidR="00EC7C6B" w:rsidRPr="00632245" w:rsidDel="000017A3">
          <w:rPr>
            <w:rFonts w:ascii="Arial" w:hAnsi="Arial" w:cs="Arial"/>
            <w:color w:val="000000" w:themeColor="text1"/>
          </w:rPr>
          <w:delText>.0</w:delText>
        </w:r>
        <w:r w:rsidR="00036ED7" w:rsidRPr="00F00EDF" w:rsidDel="000017A3">
          <w:rPr>
            <w:rFonts w:ascii="Arial" w:hAnsi="Arial" w:cs="Arial"/>
            <w:color w:val="000000" w:themeColor="text1"/>
          </w:rPr>
          <w:delText>1</w:delText>
        </w:r>
        <w:r w:rsidR="00EC7C6B" w:rsidRPr="00632245" w:rsidDel="000017A3">
          <w:rPr>
            <w:rFonts w:ascii="Arial" w:hAnsi="Arial" w:cs="Arial"/>
            <w:color w:val="000000" w:themeColor="text1"/>
          </w:rPr>
          <w:delText>.</w:delText>
        </w:r>
        <w:r w:rsidR="00D00AEC" w:rsidRPr="00F00EDF" w:rsidDel="000017A3">
          <w:rPr>
            <w:rFonts w:ascii="Arial" w:hAnsi="Arial" w:cs="Arial"/>
            <w:color w:val="000000" w:themeColor="text1"/>
          </w:rPr>
          <w:delText>«</w:delText>
        </w:r>
      </w:del>
      <w:r w:rsidR="00EC7C6B" w:rsidRPr="00632245">
        <w:rPr>
          <w:rFonts w:ascii="Arial" w:hAnsi="Arial" w:cs="Arial"/>
          <w:color w:val="000000" w:themeColor="text1"/>
        </w:rPr>
        <w:t>Расширение стандартного отчета по проверке доступности материалов</w:t>
      </w:r>
      <w:r w:rsidR="00790CCE" w:rsidRPr="00F00EDF">
        <w:rPr>
          <w:rFonts w:ascii="Arial" w:hAnsi="Arial" w:cs="Arial"/>
          <w:color w:val="000000" w:themeColor="text1"/>
        </w:rPr>
        <w:t>»</w:t>
      </w:r>
      <w:r w:rsidR="00D00AEC" w:rsidRPr="00632245">
        <w:rPr>
          <w:rFonts w:ascii="Arial" w:hAnsi="Arial" w:cs="Arial"/>
          <w:color w:val="000000" w:themeColor="text1"/>
        </w:rPr>
        <w:t xml:space="preserve">. </w:t>
      </w:r>
      <w:r w:rsidRPr="00F00EDF">
        <w:rPr>
          <w:rFonts w:ascii="Arial" w:hAnsi="Arial" w:cs="Arial"/>
          <w:color w:val="000000" w:themeColor="text1"/>
        </w:rPr>
        <w:t>Отчет должен отражать запланированное количество и сроки потребности по позициям запасных частей и нестандартного оборудования собственного изготовления на заданный период в привязке к заказам ТОРО, техническим объектам, иметь возможности сортировки и фильтрации (аналог стандартного отчета IW</w:t>
      </w:r>
      <w:r w:rsidR="00EC7C6B" w:rsidRPr="00F00EDF">
        <w:rPr>
          <w:rFonts w:ascii="Arial" w:hAnsi="Arial" w:cs="Arial"/>
          <w:color w:val="000000" w:themeColor="text1"/>
          <w:lang w:val="en-US"/>
        </w:rPr>
        <w:t>BK</w:t>
      </w:r>
      <w:r w:rsidRPr="00F00EDF">
        <w:rPr>
          <w:rFonts w:ascii="Arial" w:hAnsi="Arial" w:cs="Arial"/>
          <w:color w:val="000000" w:themeColor="text1"/>
        </w:rPr>
        <w:t>)</w:t>
      </w:r>
    </w:p>
    <w:p w14:paraId="696C5E32" w14:textId="54F914BD" w:rsidR="00E84315" w:rsidRPr="00F00EDF" w:rsidRDefault="00E84315" w:rsidP="00632245">
      <w:pPr>
        <w:pStyle w:val="4"/>
        <w:rPr>
          <w:rFonts w:cs="Arial"/>
        </w:rPr>
      </w:pPr>
      <w:r w:rsidRPr="00F00EDF">
        <w:rPr>
          <w:rFonts w:cs="Arial"/>
        </w:rPr>
        <w:t>Шаг процесса 10 – Расчет</w:t>
      </w:r>
      <w:r w:rsidR="00E67B4D" w:rsidRPr="00632245">
        <w:rPr>
          <w:rFonts w:cs="Arial"/>
        </w:rPr>
        <w:t xml:space="preserve"> и планирование</w:t>
      </w:r>
      <w:r w:rsidRPr="00F00EDF">
        <w:rPr>
          <w:rFonts w:cs="Arial"/>
        </w:rPr>
        <w:t xml:space="preserve"> потребности в покупных МТР </w:t>
      </w:r>
    </w:p>
    <w:p w14:paraId="7D66A171" w14:textId="77777777" w:rsidR="00E84315" w:rsidRPr="00F00EDF" w:rsidRDefault="00E84315"/>
    <w:p w14:paraId="5CFF4EEF" w14:textId="78904CFD" w:rsidR="008373A8" w:rsidRDefault="00E84315" w:rsidP="009F701C">
      <w:pPr>
        <w:spacing w:after="240" w:line="276" w:lineRule="auto"/>
        <w:ind w:firstLine="567"/>
        <w:rPr>
          <w:ins w:id="1403" w:author="Дмитрий Ковтун" w:date="2021-03-12T15:21:00Z"/>
          <w:rFonts w:ascii="Arial" w:hAnsi="Arial" w:cs="Arial"/>
          <w:color w:val="000000" w:themeColor="text1"/>
        </w:rPr>
      </w:pPr>
      <w:del w:id="1404" w:author="Дмитрий Ковтун" w:date="2021-03-12T15:48:00Z">
        <w:r w:rsidRPr="00F00EDF" w:rsidDel="00493F64">
          <w:rPr>
            <w:rFonts w:ascii="Arial" w:hAnsi="Arial" w:cs="Arial"/>
          </w:rPr>
          <w:delText>Под обеспечение</w:delText>
        </w:r>
        <w:r w:rsidR="00DF6480" w:rsidRPr="00632245" w:rsidDel="00493F64">
          <w:rPr>
            <w:rFonts w:ascii="Arial" w:hAnsi="Arial" w:cs="Arial"/>
          </w:rPr>
          <w:delText xml:space="preserve"> годовой плановой</w:delText>
        </w:r>
        <w:r w:rsidRPr="00F00EDF" w:rsidDel="00493F64">
          <w:rPr>
            <w:rFonts w:ascii="Arial" w:hAnsi="Arial" w:cs="Arial"/>
          </w:rPr>
          <w:delText xml:space="preserve"> потребности </w:delText>
        </w:r>
        <w:r w:rsidR="00A023C8" w:rsidRPr="00F00EDF" w:rsidDel="00493F64">
          <w:rPr>
            <w:rFonts w:ascii="Arial" w:hAnsi="Arial" w:cs="Arial"/>
          </w:rPr>
          <w:delText>ТОиР</w:delText>
        </w:r>
        <w:r w:rsidRPr="00F00EDF" w:rsidDel="00493F64">
          <w:rPr>
            <w:rFonts w:ascii="Arial" w:hAnsi="Arial" w:cs="Arial"/>
          </w:rPr>
          <w:delText xml:space="preserve"> в производстве </w:delText>
        </w:r>
        <w:r w:rsidRPr="00F00EDF" w:rsidDel="00493F64">
          <w:rPr>
            <w:rFonts w:ascii="Arial" w:hAnsi="Arial" w:cs="Arial"/>
            <w:color w:val="000000" w:themeColor="text1"/>
          </w:rPr>
          <w:delText>запасных частей и нестандартного оборудования</w:delText>
        </w:r>
        <w:r w:rsidR="00DF6480" w:rsidRPr="00632245" w:rsidDel="00493F64">
          <w:rPr>
            <w:rFonts w:ascii="Arial" w:hAnsi="Arial" w:cs="Arial"/>
          </w:rPr>
          <w:delText xml:space="preserve"> </w:delText>
        </w:r>
        <w:r w:rsidR="00F43150" w:rsidRPr="00F00EDF" w:rsidDel="00493F64">
          <w:rPr>
            <w:rFonts w:ascii="Arial" w:hAnsi="Arial" w:cs="Arial"/>
          </w:rPr>
          <w:delText>Плановик ЦРММ УО</w:delText>
        </w:r>
        <w:r w:rsidRPr="00F00EDF" w:rsidDel="00493F64">
          <w:rPr>
            <w:rFonts w:ascii="Arial" w:hAnsi="Arial" w:cs="Arial"/>
          </w:rPr>
          <w:delText>, на основании согласованного объема производства,</w:delText>
        </w:r>
        <w:r w:rsidR="00DF6480" w:rsidRPr="00F00EDF" w:rsidDel="00493F64">
          <w:rPr>
            <w:rFonts w:ascii="Arial" w:hAnsi="Arial" w:cs="Arial"/>
          </w:rPr>
          <w:delText xml:space="preserve"> </w:delText>
        </w:r>
        <w:r w:rsidRPr="00F00EDF" w:rsidDel="00493F64">
          <w:rPr>
            <w:rFonts w:ascii="Arial" w:hAnsi="Arial" w:cs="Arial"/>
          </w:rPr>
          <w:delText>рассчитывает плановую потребность в покупных МТР</w:delText>
        </w:r>
        <w:r w:rsidRPr="00F00EDF" w:rsidDel="00493F64">
          <w:rPr>
            <w:rFonts w:ascii="Arial" w:hAnsi="Arial" w:cs="Arial"/>
            <w:color w:val="000000" w:themeColor="text1"/>
          </w:rPr>
          <w:delText>.</w:delText>
        </w:r>
        <w:r w:rsidR="00DF6480" w:rsidRPr="00F00EDF" w:rsidDel="00493F64">
          <w:rPr>
            <w:rFonts w:ascii="Arial" w:hAnsi="Arial" w:cs="Arial"/>
            <w:color w:val="000000" w:themeColor="text1"/>
          </w:rPr>
          <w:delText xml:space="preserve"> </w:delText>
        </w:r>
      </w:del>
      <w:r w:rsidRPr="00F00EDF">
        <w:rPr>
          <w:rFonts w:ascii="Arial" w:hAnsi="Arial" w:cs="Arial"/>
          <w:color w:val="000000" w:themeColor="text1"/>
        </w:rPr>
        <w:t xml:space="preserve">Под обеспечение </w:t>
      </w:r>
      <w:r w:rsidR="00DF6480" w:rsidRPr="00F00EDF">
        <w:rPr>
          <w:rFonts w:ascii="Arial" w:hAnsi="Arial" w:cs="Arial"/>
          <w:color w:val="000000" w:themeColor="text1"/>
        </w:rPr>
        <w:t>оперативно-</w:t>
      </w:r>
      <w:r w:rsidRPr="00F00EDF">
        <w:rPr>
          <w:rFonts w:ascii="Arial" w:hAnsi="Arial" w:cs="Arial"/>
          <w:color w:val="000000" w:themeColor="text1"/>
        </w:rPr>
        <w:t>внеплановой</w:t>
      </w:r>
      <w:r w:rsidR="00DF6480" w:rsidRPr="00F00EDF">
        <w:rPr>
          <w:rFonts w:ascii="Arial" w:hAnsi="Arial" w:cs="Arial"/>
          <w:color w:val="000000" w:themeColor="text1"/>
        </w:rPr>
        <w:t xml:space="preserve">, </w:t>
      </w:r>
      <w:r w:rsidRPr="00F00EDF">
        <w:rPr>
          <w:rFonts w:ascii="Arial" w:hAnsi="Arial" w:cs="Arial"/>
          <w:color w:val="000000" w:themeColor="text1"/>
        </w:rPr>
        <w:t xml:space="preserve">аварийной потребности </w:t>
      </w:r>
      <w:r w:rsidR="00A023C8" w:rsidRPr="00F00EDF">
        <w:rPr>
          <w:rFonts w:ascii="Arial" w:hAnsi="Arial" w:cs="Arial"/>
          <w:color w:val="000000" w:themeColor="text1"/>
        </w:rPr>
        <w:t>ТОиР</w:t>
      </w:r>
      <w:r w:rsidR="00DF6480" w:rsidRPr="00F00EDF">
        <w:rPr>
          <w:rFonts w:ascii="Arial" w:hAnsi="Arial" w:cs="Arial"/>
          <w:color w:val="000000" w:themeColor="text1"/>
        </w:rPr>
        <w:t xml:space="preserve"> и прочей потребности </w:t>
      </w:r>
      <w:r w:rsidRPr="00F00EDF">
        <w:rPr>
          <w:rFonts w:ascii="Arial" w:hAnsi="Arial" w:cs="Arial"/>
          <w:color w:val="000000" w:themeColor="text1"/>
        </w:rPr>
        <w:t xml:space="preserve">в производстве запасных частей и нестандартного оборудования </w:t>
      </w:r>
      <w:ins w:id="1405" w:author="Дмитрий Ковтун" w:date="2021-03-12T15:04:00Z">
        <w:r w:rsidR="00E5585A">
          <w:rPr>
            <w:rFonts w:ascii="Arial" w:hAnsi="Arial" w:cs="Arial"/>
            <w:color w:val="000000" w:themeColor="text1"/>
          </w:rPr>
          <w:t>сотрудник с ролью «</w:t>
        </w:r>
      </w:ins>
      <w:r w:rsidR="00F43150" w:rsidRPr="00F00EDF">
        <w:rPr>
          <w:rFonts w:ascii="Arial" w:hAnsi="Arial" w:cs="Arial"/>
          <w:color w:val="000000" w:themeColor="text1"/>
        </w:rPr>
        <w:t>Плановик ЦРММ УО</w:t>
      </w:r>
      <w:ins w:id="1406" w:author="Дмитрий Ковтун" w:date="2021-03-12T15:04:00Z">
        <w:r w:rsidR="00E5585A">
          <w:rPr>
            <w:rFonts w:ascii="Arial" w:hAnsi="Arial" w:cs="Arial"/>
            <w:color w:val="000000" w:themeColor="text1"/>
          </w:rPr>
          <w:t>»</w:t>
        </w:r>
      </w:ins>
      <w:r w:rsidRPr="00F00EDF">
        <w:rPr>
          <w:rFonts w:ascii="Arial" w:hAnsi="Arial" w:cs="Arial"/>
          <w:color w:val="000000" w:themeColor="text1"/>
        </w:rPr>
        <w:t xml:space="preserve"> анализирует фактический расход материалов прошлых периодов и на основе экспертной оценки прогнозирует потребление в покупных МТР. </w:t>
      </w:r>
      <w:r w:rsidR="00DF6480" w:rsidRPr="00632245">
        <w:rPr>
          <w:rFonts w:ascii="Arial" w:hAnsi="Arial" w:cs="Arial"/>
          <w:color w:val="000000" w:themeColor="text1"/>
        </w:rPr>
        <w:t xml:space="preserve">Общий объем потребности покупных МТР в разрезе каждого месяца регистрируется </w:t>
      </w:r>
      <w:ins w:id="1407" w:author="Дмитрий Ковтун" w:date="2021-03-12T15:05:00Z">
        <w:r w:rsidR="00E5585A">
          <w:rPr>
            <w:rFonts w:ascii="Arial" w:hAnsi="Arial" w:cs="Arial"/>
            <w:color w:val="000000" w:themeColor="text1"/>
          </w:rPr>
          <w:t>сотрудником с ролью «</w:t>
        </w:r>
      </w:ins>
      <w:r w:rsidR="00DF6480" w:rsidRPr="00632245">
        <w:rPr>
          <w:rFonts w:ascii="Arial" w:hAnsi="Arial" w:cs="Arial"/>
        </w:rPr>
        <w:t>Плановиком ЦРММ</w:t>
      </w:r>
      <w:ins w:id="1408" w:author="Дмитрий Ковтун" w:date="2021-03-12T15:05:00Z">
        <w:r w:rsidR="00E5585A">
          <w:rPr>
            <w:rFonts w:ascii="Arial" w:hAnsi="Arial" w:cs="Arial"/>
          </w:rPr>
          <w:t xml:space="preserve"> УО»</w:t>
        </w:r>
      </w:ins>
      <w:r w:rsidR="00DF6480" w:rsidRPr="00632245">
        <w:rPr>
          <w:rFonts w:ascii="Arial" w:hAnsi="Arial" w:cs="Arial"/>
          <w:color w:val="000000" w:themeColor="text1"/>
        </w:rPr>
        <w:t xml:space="preserve"> в системе </w:t>
      </w:r>
      <w:r w:rsidR="00DF6480" w:rsidRPr="00632245">
        <w:rPr>
          <w:rFonts w:ascii="Arial" w:hAnsi="Arial" w:cs="Arial"/>
          <w:color w:val="000000" w:themeColor="text1"/>
          <w:lang w:val="en-US"/>
        </w:rPr>
        <w:t>SAP</w:t>
      </w:r>
      <w:r w:rsidR="00DF6480" w:rsidRPr="00632245">
        <w:rPr>
          <w:rFonts w:ascii="Arial" w:hAnsi="Arial" w:cs="Arial"/>
          <w:color w:val="000000" w:themeColor="text1"/>
        </w:rPr>
        <w:t xml:space="preserve"> </w:t>
      </w:r>
      <w:r w:rsidR="00DF6480" w:rsidRPr="00632245">
        <w:rPr>
          <w:rFonts w:ascii="Arial" w:hAnsi="Arial" w:cs="Arial"/>
          <w:color w:val="000000" w:themeColor="text1"/>
          <w:lang w:val="en-US"/>
        </w:rPr>
        <w:t>S</w:t>
      </w:r>
      <w:r w:rsidR="00DF6480" w:rsidRPr="00632245">
        <w:rPr>
          <w:rFonts w:ascii="Arial" w:hAnsi="Arial" w:cs="Arial"/>
          <w:color w:val="000000" w:themeColor="text1"/>
        </w:rPr>
        <w:t xml:space="preserve">/4 </w:t>
      </w:r>
      <w:del w:id="1409" w:author="Дмитрий Ковтун" w:date="2021-03-12T15:03:00Z">
        <w:r w:rsidR="00DF6480" w:rsidRPr="00632245" w:rsidDel="00E5585A">
          <w:rPr>
            <w:rFonts w:ascii="Arial" w:hAnsi="Arial" w:cs="Arial"/>
            <w:color w:val="000000" w:themeColor="text1"/>
          </w:rPr>
          <w:delText xml:space="preserve"> </w:delText>
        </w:r>
      </w:del>
      <w:r w:rsidR="00DF6480" w:rsidRPr="00632245">
        <w:rPr>
          <w:rFonts w:ascii="Arial" w:hAnsi="Arial" w:cs="Arial"/>
          <w:color w:val="000000" w:themeColor="text1"/>
        </w:rPr>
        <w:t>по номенклатуре и количеству на годовом горизонте, путем создания заказов ТОРО вида «</w:t>
      </w:r>
      <w:r w:rsidR="00DF6480" w:rsidRPr="00632245">
        <w:rPr>
          <w:rFonts w:ascii="Arial" w:hAnsi="Arial" w:cs="Arial"/>
          <w:color w:val="000000" w:themeColor="text1"/>
          <w:lang w:val="en-US"/>
        </w:rPr>
        <w:t>ACR</w:t>
      </w:r>
      <w:r w:rsidR="00DF6480" w:rsidRPr="00632245">
        <w:rPr>
          <w:rFonts w:ascii="Arial" w:hAnsi="Arial" w:cs="Arial"/>
          <w:color w:val="000000" w:themeColor="text1"/>
        </w:rPr>
        <w:t>1</w:t>
      </w:r>
      <w:del w:id="1410" w:author="Дмитрий Ковтун" w:date="2021-03-12T15:05:00Z">
        <w:r w:rsidR="00DF6480" w:rsidRPr="00632245" w:rsidDel="00E5585A">
          <w:rPr>
            <w:rFonts w:ascii="Arial" w:hAnsi="Arial" w:cs="Arial"/>
            <w:color w:val="000000" w:themeColor="text1"/>
          </w:rPr>
          <w:delText>»</w:delText>
        </w:r>
      </w:del>
      <w:r w:rsidR="00DF6480" w:rsidRPr="00632245">
        <w:rPr>
          <w:rFonts w:ascii="Arial" w:hAnsi="Arial" w:cs="Arial"/>
          <w:color w:val="000000" w:themeColor="text1"/>
        </w:rPr>
        <w:t xml:space="preserve"> - </w:t>
      </w:r>
      <w:del w:id="1411" w:author="Дмитрий Ковтун" w:date="2021-03-12T15:05:00Z">
        <w:r w:rsidR="00DF6480" w:rsidRPr="00632245" w:rsidDel="00E5585A">
          <w:rPr>
            <w:rFonts w:ascii="Arial" w:hAnsi="Arial" w:cs="Arial"/>
            <w:color w:val="000000" w:themeColor="text1"/>
          </w:rPr>
          <w:delText>«</w:delText>
        </w:r>
      </w:del>
      <w:r w:rsidR="00DF6480" w:rsidRPr="00632245">
        <w:rPr>
          <w:rFonts w:ascii="Arial" w:hAnsi="Arial" w:cs="Arial"/>
          <w:color w:val="000000" w:themeColor="text1"/>
        </w:rPr>
        <w:t>Технический заказ ТОРО для ЦРММ»</w:t>
      </w:r>
      <w:r w:rsidR="00DF6480" w:rsidRPr="00F00EDF">
        <w:rPr>
          <w:rFonts w:ascii="Arial" w:hAnsi="Arial" w:cs="Arial"/>
          <w:color w:val="000000" w:themeColor="text1"/>
        </w:rPr>
        <w:t xml:space="preserve">. </w:t>
      </w:r>
    </w:p>
    <w:p w14:paraId="5EF41CF2" w14:textId="15A93DBB" w:rsidR="00CC1600" w:rsidRPr="00F00EDF" w:rsidRDefault="00DF6480" w:rsidP="009F701C">
      <w:pPr>
        <w:spacing w:after="240" w:line="276" w:lineRule="auto"/>
        <w:ind w:firstLine="567"/>
        <w:rPr>
          <w:rFonts w:ascii="Arial" w:hAnsi="Arial" w:cs="Arial"/>
          <w:color w:val="000000" w:themeColor="text1"/>
        </w:rPr>
      </w:pPr>
      <w:r w:rsidRPr="00632245">
        <w:rPr>
          <w:rFonts w:ascii="Arial" w:hAnsi="Arial" w:cs="Arial"/>
          <w:color w:val="000000" w:themeColor="text1"/>
        </w:rPr>
        <w:t>Технический заказ ТОРО для ЦРММ</w:t>
      </w:r>
      <w:r w:rsidRPr="00F00EDF">
        <w:rPr>
          <w:rFonts w:ascii="Arial" w:hAnsi="Arial" w:cs="Arial"/>
          <w:color w:val="000000" w:themeColor="text1"/>
        </w:rPr>
        <w:t xml:space="preserve"> используется </w:t>
      </w:r>
      <w:r w:rsidR="008F30E6" w:rsidRPr="00632245">
        <w:rPr>
          <w:rFonts w:ascii="Arial" w:hAnsi="Arial" w:cs="Arial"/>
          <w:color w:val="000000" w:themeColor="text1"/>
        </w:rPr>
        <w:t xml:space="preserve">для </w:t>
      </w:r>
      <w:del w:id="1412" w:author="Дмитрий Ковтун" w:date="2021-03-12T15:06:00Z">
        <w:r w:rsidR="008F30E6" w:rsidRPr="00632245" w:rsidDel="00E5585A">
          <w:rPr>
            <w:rFonts w:ascii="Arial" w:hAnsi="Arial" w:cs="Arial"/>
            <w:color w:val="000000" w:themeColor="text1"/>
          </w:rPr>
          <w:delText xml:space="preserve">предварительной закупки, </w:delText>
        </w:r>
      </w:del>
      <w:r w:rsidR="008F30E6" w:rsidRPr="00632245">
        <w:rPr>
          <w:rFonts w:ascii="Arial" w:hAnsi="Arial" w:cs="Arial"/>
          <w:color w:val="000000" w:themeColor="text1"/>
        </w:rPr>
        <w:t xml:space="preserve">резервирования и </w:t>
      </w:r>
      <w:ins w:id="1413" w:author="Дмитрий Ковтун" w:date="2021-03-12T15:06:00Z">
        <w:r w:rsidR="00E5585A">
          <w:rPr>
            <w:rFonts w:ascii="Arial" w:hAnsi="Arial" w:cs="Arial"/>
            <w:color w:val="000000" w:themeColor="text1"/>
          </w:rPr>
          <w:t xml:space="preserve">закупки </w:t>
        </w:r>
      </w:ins>
      <w:del w:id="1414" w:author="Дмитрий Ковтун" w:date="2021-03-12T15:06:00Z">
        <w:r w:rsidR="008F30E6" w:rsidRPr="00632245" w:rsidDel="00E5585A">
          <w:rPr>
            <w:rFonts w:ascii="Arial" w:hAnsi="Arial" w:cs="Arial"/>
            <w:color w:val="000000" w:themeColor="text1"/>
          </w:rPr>
          <w:delText xml:space="preserve">дальнейшего списания </w:delText>
        </w:r>
      </w:del>
      <w:r w:rsidR="008F30E6" w:rsidRPr="00632245">
        <w:rPr>
          <w:rFonts w:ascii="Arial" w:hAnsi="Arial" w:cs="Arial"/>
          <w:color w:val="000000" w:themeColor="text1"/>
        </w:rPr>
        <w:t>материалов</w:t>
      </w:r>
      <w:ins w:id="1415" w:author="Дмитрий Ковтун" w:date="2021-03-12T15:21:00Z">
        <w:r w:rsidR="008373A8">
          <w:rPr>
            <w:rFonts w:ascii="Arial" w:hAnsi="Arial" w:cs="Arial"/>
            <w:color w:val="000000" w:themeColor="text1"/>
          </w:rPr>
          <w:t>,</w:t>
        </w:r>
      </w:ins>
      <w:r w:rsidR="008F30E6" w:rsidRPr="00632245">
        <w:rPr>
          <w:rFonts w:ascii="Arial" w:hAnsi="Arial" w:cs="Arial"/>
          <w:color w:val="000000" w:themeColor="text1"/>
        </w:rPr>
        <w:t xml:space="preserve"> необходимых для производства запасных частей и нестандартного оборудования</w:t>
      </w:r>
      <w:ins w:id="1416" w:author="Дмитрий Ковтун" w:date="2021-03-12T15:21:00Z">
        <w:r w:rsidR="008373A8">
          <w:rPr>
            <w:rFonts w:ascii="Arial" w:hAnsi="Arial" w:cs="Arial"/>
            <w:color w:val="000000" w:themeColor="text1"/>
          </w:rPr>
          <w:t>,</w:t>
        </w:r>
      </w:ins>
      <w:r w:rsidR="00E84315" w:rsidRPr="00F00EDF">
        <w:rPr>
          <w:rFonts w:ascii="Arial" w:hAnsi="Arial" w:cs="Arial"/>
          <w:color w:val="000000" w:themeColor="text1"/>
        </w:rPr>
        <w:t xml:space="preserve"> с указанием ссылки на МВЗ </w:t>
      </w:r>
      <w:ins w:id="1417" w:author="Дмитрий Ковтун" w:date="2021-03-12T15:07:00Z">
        <w:r w:rsidR="00E5585A">
          <w:rPr>
            <w:rFonts w:ascii="Arial" w:hAnsi="Arial" w:cs="Arial"/>
            <w:color w:val="000000" w:themeColor="text1"/>
          </w:rPr>
          <w:t xml:space="preserve">и СПП </w:t>
        </w:r>
      </w:ins>
      <w:r w:rsidR="00E84315" w:rsidRPr="00F00EDF">
        <w:rPr>
          <w:rFonts w:ascii="Arial" w:hAnsi="Arial" w:cs="Arial"/>
          <w:color w:val="000000" w:themeColor="text1"/>
        </w:rPr>
        <w:t>подразделени</w:t>
      </w:r>
      <w:r w:rsidRPr="00F00EDF">
        <w:rPr>
          <w:rFonts w:ascii="Arial" w:hAnsi="Arial" w:cs="Arial"/>
          <w:color w:val="000000" w:themeColor="text1"/>
        </w:rPr>
        <w:t>я</w:t>
      </w:r>
      <w:del w:id="1418" w:author="Дмитрий Ковтун" w:date="2021-03-12T15:07:00Z">
        <w:r w:rsidR="00E84315" w:rsidRPr="00F00EDF" w:rsidDel="00E5585A">
          <w:rPr>
            <w:rFonts w:ascii="Arial" w:hAnsi="Arial" w:cs="Arial"/>
            <w:color w:val="000000" w:themeColor="text1"/>
          </w:rPr>
          <w:delText xml:space="preserve"> ЦРММ (</w:delText>
        </w:r>
        <w:r w:rsidR="00E84315" w:rsidRPr="00F00EDF" w:rsidDel="00E5585A">
          <w:rPr>
            <w:rFonts w:ascii="Arial" w:hAnsi="Arial" w:cs="Arial"/>
          </w:rPr>
          <w:delText>подразделение</w:delText>
        </w:r>
      </w:del>
      <w:r w:rsidR="00E84315" w:rsidRPr="00F00EDF">
        <w:rPr>
          <w:rFonts w:ascii="Arial" w:hAnsi="Arial" w:cs="Arial"/>
        </w:rPr>
        <w:t>, на которое будут отнесены затраты</w:t>
      </w:r>
      <w:del w:id="1419" w:author="Дмитрий Ковтун" w:date="2021-03-12T15:07:00Z">
        <w:r w:rsidR="00E84315" w:rsidRPr="00F00EDF" w:rsidDel="00E5585A">
          <w:rPr>
            <w:rFonts w:ascii="Arial" w:hAnsi="Arial" w:cs="Arial"/>
            <w:color w:val="000000" w:themeColor="text1"/>
          </w:rPr>
          <w:delText>)</w:delText>
        </w:r>
      </w:del>
      <w:r w:rsidR="00E84315" w:rsidRPr="00F00EDF">
        <w:rPr>
          <w:rFonts w:ascii="Arial" w:hAnsi="Arial" w:cs="Arial"/>
          <w:color w:val="000000" w:themeColor="text1"/>
        </w:rPr>
        <w:t xml:space="preserve"> </w:t>
      </w:r>
      <w:del w:id="1420" w:author="Дмитрий Ковтун" w:date="2021-03-12T15:07:00Z">
        <w:r w:rsidR="00E84315" w:rsidRPr="00F00EDF" w:rsidDel="00E5585A">
          <w:rPr>
            <w:rFonts w:ascii="Arial" w:hAnsi="Arial" w:cs="Arial"/>
            <w:color w:val="000000" w:themeColor="text1"/>
          </w:rPr>
          <w:delText xml:space="preserve">и СПП-элемент </w:delText>
        </w:r>
        <w:r w:rsidRPr="00F00EDF" w:rsidDel="00E5585A">
          <w:rPr>
            <w:rFonts w:ascii="Arial" w:hAnsi="Arial" w:cs="Arial"/>
            <w:color w:val="000000" w:themeColor="text1"/>
          </w:rPr>
          <w:delText>«</w:delText>
        </w:r>
        <w:r w:rsidR="005D570B" w:rsidRPr="00F00EDF" w:rsidDel="00E5585A">
          <w:rPr>
            <w:rFonts w:ascii="Arial" w:hAnsi="Arial" w:cs="Arial"/>
            <w:color w:val="000000" w:themeColor="text1"/>
          </w:rPr>
          <w:delText>Производство ЦРММ»</w:delText>
        </w:r>
        <w:r w:rsidR="00E84315" w:rsidRPr="00F00EDF" w:rsidDel="00E5585A">
          <w:rPr>
            <w:rFonts w:ascii="Arial" w:hAnsi="Arial" w:cs="Arial"/>
            <w:color w:val="000000" w:themeColor="text1"/>
          </w:rPr>
          <w:delText xml:space="preserve"> </w:delText>
        </w:r>
      </w:del>
      <w:r w:rsidR="00E84315" w:rsidRPr="00F00EDF">
        <w:rPr>
          <w:rFonts w:ascii="Arial" w:hAnsi="Arial" w:cs="Arial"/>
          <w:color w:val="000000" w:themeColor="text1"/>
        </w:rPr>
        <w:t xml:space="preserve">(бюджет </w:t>
      </w:r>
      <w:r w:rsidR="00E84315" w:rsidRPr="00F00EDF">
        <w:rPr>
          <w:rFonts w:ascii="Arial" w:hAnsi="Arial" w:cs="Arial"/>
          <w:color w:val="000000" w:themeColor="text1"/>
          <w:lang w:val="en-US"/>
        </w:rPr>
        <w:t>OPEX</w:t>
      </w:r>
      <w:r w:rsidR="00E84315" w:rsidRPr="00F00EDF">
        <w:rPr>
          <w:rFonts w:ascii="Arial" w:hAnsi="Arial" w:cs="Arial"/>
          <w:color w:val="000000" w:themeColor="text1"/>
        </w:rPr>
        <w:t xml:space="preserve"> </w:t>
      </w:r>
      <w:r w:rsidR="00A023C8" w:rsidRPr="00F00EDF">
        <w:rPr>
          <w:rFonts w:ascii="Arial" w:hAnsi="Arial" w:cs="Arial"/>
          <w:color w:val="000000" w:themeColor="text1"/>
        </w:rPr>
        <w:t>ТОиР</w:t>
      </w:r>
      <w:r w:rsidR="00E84315" w:rsidRPr="00F00EDF">
        <w:rPr>
          <w:rFonts w:ascii="Arial" w:hAnsi="Arial" w:cs="Arial"/>
          <w:color w:val="000000" w:themeColor="text1"/>
        </w:rPr>
        <w:t>).</w:t>
      </w:r>
    </w:p>
    <w:p w14:paraId="15E864FB" w14:textId="36D5C824" w:rsidR="00CC1600" w:rsidRPr="00E5585A" w:rsidRDefault="00CC1600">
      <w:pPr>
        <w:spacing w:after="240" w:line="276" w:lineRule="auto"/>
        <w:ind w:firstLine="567"/>
        <w:rPr>
          <w:rFonts w:ascii="Arial" w:hAnsi="Arial" w:cs="Arial"/>
          <w:rPrChange w:id="1421" w:author="Дмитрий Ковтун" w:date="2021-03-12T15:07:00Z">
            <w:rPr>
              <w:rFonts w:ascii="Arial" w:hAnsi="Arial" w:cs="Arial"/>
              <w:color w:val="000000" w:themeColor="text1"/>
            </w:rPr>
          </w:rPrChange>
        </w:rPr>
        <w:pPrChange w:id="1422" w:author="Дмитрий Ковтун" w:date="2021-03-12T15:07:00Z">
          <w:pPr>
            <w:spacing w:after="240" w:line="276" w:lineRule="auto"/>
          </w:pPr>
        </w:pPrChange>
      </w:pPr>
      <w:r w:rsidRPr="00E5585A">
        <w:rPr>
          <w:rFonts w:ascii="Arial" w:hAnsi="Arial" w:cs="Arial"/>
          <w:rPrChange w:id="1423" w:author="Дмитрий Ковтун" w:date="2021-03-12T15:07:00Z">
            <w:rPr>
              <w:rFonts w:ascii="Arial" w:hAnsi="Arial" w:cs="Arial"/>
              <w:color w:val="000000" w:themeColor="text1"/>
            </w:rPr>
          </w:rPrChange>
        </w:rPr>
        <w:t>Технический заказ ТОРО для ЦРММ создаёт</w:t>
      </w:r>
      <w:r w:rsidR="00A244DD" w:rsidRPr="00E5585A">
        <w:rPr>
          <w:rFonts w:ascii="Arial" w:hAnsi="Arial" w:cs="Arial"/>
          <w:rPrChange w:id="1424" w:author="Дмитрий Ковтун" w:date="2021-03-12T15:07:00Z">
            <w:rPr>
              <w:rFonts w:ascii="Arial" w:hAnsi="Arial" w:cs="Arial"/>
              <w:color w:val="000000" w:themeColor="text1"/>
            </w:rPr>
          </w:rPrChange>
        </w:rPr>
        <w:t xml:space="preserve"> </w:t>
      </w:r>
      <w:ins w:id="1425" w:author="Дмитрий Ковтун" w:date="2021-03-12T15:09:00Z">
        <w:r w:rsidR="00AC171C">
          <w:rPr>
            <w:rFonts w:ascii="Arial" w:hAnsi="Arial" w:cs="Arial"/>
          </w:rPr>
          <w:t>сотрудник с ролью «</w:t>
        </w:r>
      </w:ins>
      <w:r w:rsidR="00A244DD" w:rsidRPr="00E5585A">
        <w:rPr>
          <w:rFonts w:ascii="Arial" w:hAnsi="Arial" w:cs="Arial"/>
          <w:rPrChange w:id="1426" w:author="Дмитрий Ковтун" w:date="2021-03-12T15:07:00Z">
            <w:rPr>
              <w:rFonts w:ascii="Arial" w:hAnsi="Arial" w:cs="Arial"/>
              <w:color w:val="000000" w:themeColor="text1"/>
            </w:rPr>
          </w:rPrChange>
        </w:rPr>
        <w:t>Плановик ЦРММ УО</w:t>
      </w:r>
      <w:ins w:id="1427" w:author="Дмитрий Ковтун" w:date="2021-03-12T15:09:00Z">
        <w:r w:rsidR="00AC171C">
          <w:rPr>
            <w:rFonts w:ascii="Arial" w:hAnsi="Arial" w:cs="Arial"/>
          </w:rPr>
          <w:t>»</w:t>
        </w:r>
      </w:ins>
      <w:r w:rsidRPr="00E5585A">
        <w:rPr>
          <w:rFonts w:ascii="Arial" w:hAnsi="Arial" w:cs="Arial"/>
          <w:rPrChange w:id="1428" w:author="Дмитрий Ковтун" w:date="2021-03-12T15:07:00Z">
            <w:rPr>
              <w:rFonts w:ascii="Arial" w:hAnsi="Arial" w:cs="Arial"/>
              <w:color w:val="000000" w:themeColor="text1"/>
            </w:rPr>
          </w:rPrChange>
        </w:rPr>
        <w:t xml:space="preserve"> с помощью транзакции «</w:t>
      </w:r>
      <w:r w:rsidRPr="00E5585A">
        <w:rPr>
          <w:rFonts w:ascii="Arial" w:hAnsi="Arial" w:cs="Arial"/>
          <w:rPrChange w:id="1429" w:author="Дмитрий Ковтун" w:date="2021-03-12T15:07:00Z">
            <w:rPr>
              <w:rFonts w:ascii="Arial" w:hAnsi="Arial" w:cs="Arial"/>
              <w:color w:val="000000" w:themeColor="text1"/>
              <w:lang w:val="en-US"/>
            </w:rPr>
          </w:rPrChange>
        </w:rPr>
        <w:t>IW</w:t>
      </w:r>
      <w:r w:rsidRPr="00E5585A">
        <w:rPr>
          <w:rFonts w:ascii="Arial" w:hAnsi="Arial" w:cs="Arial"/>
          <w:rPrChange w:id="1430" w:author="Дмитрий Ковтун" w:date="2021-03-12T15:07:00Z">
            <w:rPr>
              <w:rFonts w:ascii="Arial" w:hAnsi="Arial" w:cs="Arial"/>
              <w:color w:val="000000" w:themeColor="text1"/>
            </w:rPr>
          </w:rPrChange>
        </w:rPr>
        <w:t xml:space="preserve">31 – </w:t>
      </w:r>
      <w:del w:id="1431" w:author="Дмитрий Ковтун" w:date="2021-03-12T15:22:00Z">
        <w:r w:rsidRPr="00E5585A" w:rsidDel="008373A8">
          <w:rPr>
            <w:rFonts w:ascii="Arial" w:hAnsi="Arial" w:cs="Arial"/>
            <w:rPrChange w:id="1432" w:author="Дмитрий Ковтун" w:date="2021-03-12T15:07:00Z">
              <w:rPr>
                <w:rFonts w:ascii="Arial" w:hAnsi="Arial" w:cs="Arial"/>
                <w:color w:val="000000" w:themeColor="text1"/>
              </w:rPr>
            </w:rPrChange>
          </w:rPr>
          <w:delText xml:space="preserve">Создание </w:delText>
        </w:r>
      </w:del>
      <w:del w:id="1433" w:author="Дмитрий Ковтун" w:date="2021-03-12T15:21:00Z">
        <w:r w:rsidRPr="00E5585A" w:rsidDel="008373A8">
          <w:rPr>
            <w:rFonts w:ascii="Arial" w:hAnsi="Arial" w:cs="Arial"/>
            <w:rPrChange w:id="1434" w:author="Дмитрий Ковтун" w:date="2021-03-12T15:07:00Z">
              <w:rPr>
                <w:rFonts w:ascii="Arial" w:hAnsi="Arial" w:cs="Arial"/>
                <w:color w:val="000000" w:themeColor="text1"/>
              </w:rPr>
            </w:rPrChange>
          </w:rPr>
          <w:delText xml:space="preserve">производственного </w:delText>
        </w:r>
      </w:del>
      <w:del w:id="1435" w:author="Дмитрий Ковтун" w:date="2021-03-12T15:22:00Z">
        <w:r w:rsidRPr="00E5585A" w:rsidDel="008373A8">
          <w:rPr>
            <w:rFonts w:ascii="Arial" w:hAnsi="Arial" w:cs="Arial"/>
            <w:rPrChange w:id="1436" w:author="Дмитрий Ковтун" w:date="2021-03-12T15:07:00Z">
              <w:rPr>
                <w:rFonts w:ascii="Arial" w:hAnsi="Arial" w:cs="Arial"/>
                <w:color w:val="000000" w:themeColor="text1"/>
              </w:rPr>
            </w:rPrChange>
          </w:rPr>
          <w:delText>заказа</w:delText>
        </w:r>
      </w:del>
      <w:ins w:id="1437" w:author="Дмитрий Ковтун" w:date="2021-03-12T15:22:00Z">
        <w:r w:rsidR="008373A8">
          <w:rPr>
            <w:rFonts w:ascii="Arial" w:hAnsi="Arial" w:cs="Arial"/>
          </w:rPr>
          <w:t>Создать заказ ТОРО</w:t>
        </w:r>
      </w:ins>
      <w:r w:rsidRPr="00E5585A">
        <w:rPr>
          <w:rFonts w:ascii="Arial" w:hAnsi="Arial" w:cs="Arial"/>
          <w:rPrChange w:id="1438" w:author="Дмитрий Ковтун" w:date="2021-03-12T15:07:00Z">
            <w:rPr>
              <w:rFonts w:ascii="Arial" w:hAnsi="Arial" w:cs="Arial"/>
              <w:color w:val="000000" w:themeColor="text1"/>
            </w:rPr>
          </w:rPrChange>
        </w:rPr>
        <w:t>» при этом указывается:</w:t>
      </w:r>
    </w:p>
    <w:p w14:paraId="00164E12" w14:textId="1EB731F7" w:rsidR="00CC1600" w:rsidRPr="00632245" w:rsidRDefault="00CC1600" w:rsidP="00CC1600">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Вид заказа (</w:t>
      </w:r>
      <w:r w:rsidRPr="00632245">
        <w:rPr>
          <w:rFonts w:ascii="Arial" w:hAnsi="Arial" w:cs="Arial"/>
          <w:color w:val="000000" w:themeColor="text1"/>
          <w:lang w:val="en-US"/>
        </w:rPr>
        <w:t>ACR1)</w:t>
      </w:r>
    </w:p>
    <w:p w14:paraId="72BDBB56" w14:textId="5AD9F4DF" w:rsidR="00CC1600" w:rsidRPr="00632245" w:rsidRDefault="00CC1600" w:rsidP="00CC1600">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Технический объект (ТМ</w:t>
      </w:r>
      <w:del w:id="1439" w:author="Дмитрий Ковтун" w:date="2021-03-12T15:10:00Z">
        <w:r w:rsidRPr="00632245" w:rsidDel="00AC171C">
          <w:rPr>
            <w:rFonts w:ascii="Arial" w:hAnsi="Arial" w:cs="Arial"/>
            <w:color w:val="000000" w:themeColor="text1"/>
          </w:rPr>
          <w:delText xml:space="preserve"> или ЕО</w:delText>
        </w:r>
      </w:del>
      <w:r w:rsidRPr="00632245">
        <w:rPr>
          <w:rFonts w:ascii="Arial" w:hAnsi="Arial" w:cs="Arial"/>
          <w:color w:val="000000" w:themeColor="text1"/>
        </w:rPr>
        <w:t>)</w:t>
      </w:r>
    </w:p>
    <w:p w14:paraId="73C8D84A" w14:textId="153863D9" w:rsidR="00CC1600" w:rsidRPr="00632245" w:rsidRDefault="00CC1600" w:rsidP="00CC1600">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 xml:space="preserve">Планирующий завод </w:t>
      </w:r>
    </w:p>
    <w:p w14:paraId="42FDAB84" w14:textId="7BDCF066" w:rsidR="00CC1600" w:rsidRPr="00632245" w:rsidRDefault="00CC1600" w:rsidP="00CC1600">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Наименование заказа</w:t>
      </w:r>
      <w:r w:rsidR="00A244DD" w:rsidRPr="00632245">
        <w:rPr>
          <w:rFonts w:ascii="Arial" w:hAnsi="Arial" w:cs="Arial"/>
          <w:color w:val="000000" w:themeColor="text1"/>
        </w:rPr>
        <w:t xml:space="preserve"> </w:t>
      </w:r>
    </w:p>
    <w:p w14:paraId="55E209B4" w14:textId="549B5D3E" w:rsidR="00CC1600" w:rsidRPr="00632245" w:rsidRDefault="00CC1600" w:rsidP="00CC1600">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Сроки заказа (</w:t>
      </w:r>
      <w:r w:rsidR="00A244DD" w:rsidRPr="00632245">
        <w:rPr>
          <w:rFonts w:ascii="Arial" w:hAnsi="Arial" w:cs="Arial"/>
          <w:color w:val="000000" w:themeColor="text1"/>
        </w:rPr>
        <w:t>планируется на месяц)</w:t>
      </w:r>
    </w:p>
    <w:p w14:paraId="6754F621" w14:textId="18DC19EA" w:rsidR="00A244DD" w:rsidRPr="00632245" w:rsidRDefault="00A244DD">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 xml:space="preserve">Компонент (ОЗМ - исходный материал для изготовления) </w:t>
      </w:r>
    </w:p>
    <w:p w14:paraId="5A703E43" w14:textId="236F5E5D" w:rsidR="00CC1600" w:rsidRPr="00632245" w:rsidRDefault="00A244DD">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Объём потребности ОЗМ (перечень покупных МТР для изготовления деталей)</w:t>
      </w:r>
    </w:p>
    <w:p w14:paraId="1F116995" w14:textId="21DC130D" w:rsidR="00CC1600" w:rsidRPr="00632245" w:rsidRDefault="00CC1600" w:rsidP="00CC1600">
      <w:pPr>
        <w:pStyle w:val="afa"/>
        <w:numPr>
          <w:ilvl w:val="0"/>
          <w:numId w:val="27"/>
        </w:numPr>
        <w:spacing w:after="240" w:line="276" w:lineRule="auto"/>
        <w:rPr>
          <w:rFonts w:ascii="Arial" w:hAnsi="Arial" w:cs="Arial"/>
          <w:color w:val="000000" w:themeColor="text1"/>
        </w:rPr>
      </w:pPr>
      <w:del w:id="1440" w:author="Дмитрий Ковтун" w:date="2021-03-12T15:11:00Z">
        <w:r w:rsidRPr="00632245" w:rsidDel="00AC171C">
          <w:rPr>
            <w:rFonts w:ascii="Arial" w:hAnsi="Arial" w:cs="Arial"/>
            <w:color w:val="000000" w:themeColor="text1"/>
          </w:rPr>
          <w:delText>СПП-</w:delText>
        </w:r>
        <w:r w:rsidR="00A244DD" w:rsidRPr="00632245" w:rsidDel="00AC171C">
          <w:rPr>
            <w:rFonts w:ascii="Arial" w:hAnsi="Arial" w:cs="Arial"/>
            <w:color w:val="000000" w:themeColor="text1"/>
          </w:rPr>
          <w:delText>элемент</w:delText>
        </w:r>
      </w:del>
      <w:ins w:id="1441" w:author="Дмитрий Ковтун" w:date="2021-03-12T15:11:00Z">
        <w:r w:rsidR="00AC171C">
          <w:rPr>
            <w:rFonts w:ascii="Arial" w:hAnsi="Arial" w:cs="Arial"/>
            <w:color w:val="000000" w:themeColor="text1"/>
          </w:rPr>
          <w:t>МВЗ</w:t>
        </w:r>
      </w:ins>
      <w:r w:rsidR="00A244DD" w:rsidRPr="00632245">
        <w:rPr>
          <w:rFonts w:ascii="Arial" w:hAnsi="Arial" w:cs="Arial"/>
          <w:color w:val="000000" w:themeColor="text1"/>
        </w:rPr>
        <w:t xml:space="preserve"> </w:t>
      </w:r>
      <w:del w:id="1442" w:author="Дмитрий Ковтун" w:date="2021-03-12T15:11:00Z">
        <w:r w:rsidR="00A244DD" w:rsidRPr="00632245" w:rsidDel="00AC171C">
          <w:rPr>
            <w:rFonts w:ascii="Arial" w:hAnsi="Arial" w:cs="Arial"/>
            <w:color w:val="000000" w:themeColor="text1"/>
          </w:rPr>
          <w:delText xml:space="preserve">(«Производство ЦРММ» (бюджет </w:delText>
        </w:r>
        <w:r w:rsidR="00A244DD" w:rsidRPr="00632245" w:rsidDel="00AC171C">
          <w:rPr>
            <w:rFonts w:ascii="Arial" w:hAnsi="Arial" w:cs="Arial"/>
            <w:color w:val="000000" w:themeColor="text1"/>
            <w:lang w:val="en-US"/>
          </w:rPr>
          <w:delText>OPEX</w:delText>
        </w:r>
        <w:r w:rsidR="00A244DD" w:rsidRPr="00632245" w:rsidDel="00AC171C">
          <w:rPr>
            <w:rFonts w:ascii="Arial" w:hAnsi="Arial" w:cs="Arial"/>
            <w:color w:val="000000" w:themeColor="text1"/>
          </w:rPr>
          <w:delText xml:space="preserve"> ТОиР</w:delText>
        </w:r>
      </w:del>
      <w:ins w:id="1443" w:author="Дмитрий Ковтун" w:date="2021-03-12T15:11:00Z">
        <w:r w:rsidR="00AC171C">
          <w:rPr>
            <w:rFonts w:ascii="Arial" w:hAnsi="Arial" w:cs="Arial"/>
            <w:color w:val="000000" w:themeColor="text1"/>
          </w:rPr>
          <w:t>по</w:t>
        </w:r>
      </w:ins>
      <w:del w:id="1444" w:author="Дмитрий Ковтун" w:date="2021-03-12T15:11:00Z">
        <w:r w:rsidR="00A244DD" w:rsidRPr="00632245" w:rsidDel="00AC171C">
          <w:rPr>
            <w:rFonts w:ascii="Arial" w:hAnsi="Arial" w:cs="Arial"/>
            <w:color w:val="000000" w:themeColor="text1"/>
          </w:rPr>
          <w:delText>)</w:delText>
        </w:r>
      </w:del>
      <w:ins w:id="1445" w:author="Дмитрий Ковтун" w:date="2021-03-12T15:11:00Z">
        <w:r w:rsidR="00AC171C">
          <w:rPr>
            <w:rFonts w:ascii="Arial" w:hAnsi="Arial" w:cs="Arial"/>
            <w:color w:val="000000" w:themeColor="text1"/>
          </w:rPr>
          <w:t>дразделения</w:t>
        </w:r>
      </w:ins>
      <w:ins w:id="1446" w:author="Дмитрий Ковтун" w:date="2021-03-12T15:12:00Z">
        <w:r w:rsidR="00AC171C">
          <w:rPr>
            <w:rFonts w:ascii="Arial" w:hAnsi="Arial" w:cs="Arial"/>
            <w:color w:val="000000" w:themeColor="text1"/>
          </w:rPr>
          <w:t>, на которое буду отнесены затраты</w:t>
        </w:r>
      </w:ins>
    </w:p>
    <w:p w14:paraId="26FD667F" w14:textId="6649D73B" w:rsidR="00540D2F" w:rsidRPr="00AC171C" w:rsidDel="00AC171C" w:rsidRDefault="00A244DD">
      <w:pPr>
        <w:spacing w:after="240" w:line="276" w:lineRule="auto"/>
        <w:ind w:firstLine="567"/>
        <w:rPr>
          <w:moveFrom w:id="1447" w:author="Дмитрий Ковтун" w:date="2021-03-12T15:14:00Z"/>
          <w:rFonts w:ascii="Arial" w:hAnsi="Arial" w:cs="Arial"/>
          <w:rPrChange w:id="1448" w:author="Дмитрий Ковтун" w:date="2021-03-12T15:13:00Z">
            <w:rPr>
              <w:moveFrom w:id="1449" w:author="Дмитрий Ковтун" w:date="2021-03-12T15:14:00Z"/>
              <w:rFonts w:ascii="Arial" w:hAnsi="Arial" w:cs="Arial"/>
              <w:color w:val="000000" w:themeColor="text1"/>
            </w:rPr>
          </w:rPrChange>
        </w:rPr>
        <w:pPrChange w:id="1450" w:author="Дмитрий Ковтун" w:date="2021-03-12T15:13:00Z">
          <w:pPr>
            <w:spacing w:after="240" w:line="276" w:lineRule="auto"/>
          </w:pPr>
        </w:pPrChange>
      </w:pPr>
      <w:moveFromRangeStart w:id="1451" w:author="Дмитрий Ковтун" w:date="2021-03-12T15:14:00Z" w:name="move66454507"/>
      <w:moveFrom w:id="1452" w:author="Дмитрий Ковтун" w:date="2021-03-12T15:14:00Z">
        <w:r w:rsidRPr="00AC171C" w:rsidDel="00AC171C">
          <w:rPr>
            <w:rFonts w:ascii="Arial" w:hAnsi="Arial" w:cs="Arial"/>
            <w:rPrChange w:id="1453" w:author="Дмитрий Ковтун" w:date="2021-03-12T15:13:00Z">
              <w:rPr>
                <w:rFonts w:ascii="Arial" w:hAnsi="Arial" w:cs="Arial"/>
                <w:color w:val="000000" w:themeColor="text1"/>
              </w:rPr>
            </w:rPrChange>
          </w:rPr>
          <w:t xml:space="preserve">По окончании формирования «Технический заказ ТОРО для ЦРММ» Плановик ЦРММ УО переводит </w:t>
        </w:r>
        <w:r w:rsidR="00126F41" w:rsidRPr="00AC171C" w:rsidDel="00AC171C">
          <w:rPr>
            <w:rFonts w:ascii="Arial" w:hAnsi="Arial" w:cs="Arial"/>
            <w:rPrChange w:id="1454" w:author="Дмитрий Ковтун" w:date="2021-03-12T15:13:00Z">
              <w:rPr>
                <w:rFonts w:ascii="Arial" w:hAnsi="Arial" w:cs="Arial"/>
                <w:color w:val="000000" w:themeColor="text1"/>
              </w:rPr>
            </w:rPrChange>
          </w:rPr>
          <w:t xml:space="preserve">пользовательский </w:t>
        </w:r>
        <w:r w:rsidRPr="00AC171C" w:rsidDel="00AC171C">
          <w:rPr>
            <w:rFonts w:ascii="Arial" w:hAnsi="Arial" w:cs="Arial"/>
            <w:rPrChange w:id="1455" w:author="Дмитрий Ковтун" w:date="2021-03-12T15:13:00Z">
              <w:rPr>
                <w:rFonts w:ascii="Arial" w:hAnsi="Arial" w:cs="Arial"/>
                <w:color w:val="000000" w:themeColor="text1"/>
              </w:rPr>
            </w:rPrChange>
          </w:rPr>
          <w:t xml:space="preserve">статус </w:t>
        </w:r>
        <w:r w:rsidR="00126F41" w:rsidRPr="00AC171C" w:rsidDel="00AC171C">
          <w:rPr>
            <w:rFonts w:ascii="Arial" w:hAnsi="Arial" w:cs="Arial"/>
            <w:rPrChange w:id="1456" w:author="Дмитрий Ковтун" w:date="2021-03-12T15:13:00Z">
              <w:rPr>
                <w:rFonts w:ascii="Arial" w:hAnsi="Arial" w:cs="Arial"/>
                <w:color w:val="000000" w:themeColor="text1"/>
              </w:rPr>
            </w:rPrChange>
          </w:rPr>
          <w:t>технического заказа из «ПЛАН» на «СГПЛ» и деблокирует заказ, переводя его в статус «ДЕБЛ».</w:t>
        </w:r>
      </w:moveFrom>
    </w:p>
    <w:moveFromRangeEnd w:id="1451"/>
    <w:p w14:paraId="2415A4C3" w14:textId="1F120FC3" w:rsidR="00F50955" w:rsidRPr="00C14503" w:rsidRDefault="00E84315" w:rsidP="00F50955">
      <w:pPr>
        <w:spacing w:after="240" w:line="276" w:lineRule="auto"/>
        <w:ind w:firstLine="567"/>
        <w:rPr>
          <w:ins w:id="1457" w:author="Дмитрий Ковтун" w:date="2021-03-12T15:19:00Z"/>
          <w:rFonts w:ascii="Arial" w:hAnsi="Arial" w:cs="Arial"/>
        </w:rPr>
      </w:pPr>
      <w:r w:rsidRPr="00F00EDF">
        <w:rPr>
          <w:rFonts w:ascii="Arial" w:hAnsi="Arial" w:cs="Arial"/>
          <w:color w:val="000000" w:themeColor="text1"/>
        </w:rPr>
        <w:t xml:space="preserve">После </w:t>
      </w:r>
      <w:r w:rsidR="00856745" w:rsidRPr="00F00EDF">
        <w:rPr>
          <w:rFonts w:ascii="Arial" w:hAnsi="Arial" w:cs="Arial"/>
          <w:color w:val="000000" w:themeColor="text1"/>
        </w:rPr>
        <w:t>формирования</w:t>
      </w:r>
      <w:r w:rsidR="008F30E6" w:rsidRPr="00632245">
        <w:rPr>
          <w:rFonts w:ascii="Arial" w:hAnsi="Arial" w:cs="Arial"/>
          <w:color w:val="000000" w:themeColor="text1"/>
        </w:rPr>
        <w:t xml:space="preserve"> </w:t>
      </w:r>
      <w:r w:rsidR="00856745" w:rsidRPr="00632245">
        <w:rPr>
          <w:rFonts w:ascii="Arial" w:hAnsi="Arial" w:cs="Arial"/>
          <w:color w:val="000000" w:themeColor="text1"/>
        </w:rPr>
        <w:t>технического заказа ТОРО для ЦРММ</w:t>
      </w:r>
      <w:r w:rsidR="00856745" w:rsidRPr="00F00EDF">
        <w:rPr>
          <w:rFonts w:ascii="Arial" w:hAnsi="Arial" w:cs="Arial"/>
          <w:color w:val="000000" w:themeColor="text1"/>
        </w:rPr>
        <w:t xml:space="preserve"> </w:t>
      </w:r>
      <w:r w:rsidRPr="00F00EDF">
        <w:rPr>
          <w:rFonts w:ascii="Arial" w:hAnsi="Arial" w:cs="Arial"/>
          <w:color w:val="000000" w:themeColor="text1"/>
        </w:rPr>
        <w:t>проводится процедура расценки покупных МТР</w:t>
      </w:r>
      <w:del w:id="1458" w:author="Дмитрий Ковтун" w:date="2021-03-12T15:14:00Z">
        <w:r w:rsidRPr="00F00EDF" w:rsidDel="00AC171C">
          <w:rPr>
            <w:rFonts w:ascii="Arial" w:hAnsi="Arial" w:cs="Arial"/>
            <w:color w:val="000000" w:themeColor="text1"/>
          </w:rPr>
          <w:delText>,</w:delText>
        </w:r>
        <w:r w:rsidR="0090037A" w:rsidRPr="00F00EDF" w:rsidDel="00AC171C">
          <w:rPr>
            <w:rFonts w:ascii="Arial" w:hAnsi="Arial" w:cs="Arial"/>
            <w:color w:val="000000" w:themeColor="text1"/>
          </w:rPr>
          <w:delText xml:space="preserve"> формирование и утверждение бюджета </w:delText>
        </w:r>
        <w:r w:rsidR="0090037A" w:rsidRPr="00F00EDF" w:rsidDel="00AC171C">
          <w:rPr>
            <w:rFonts w:ascii="Arial" w:hAnsi="Arial" w:cs="Arial"/>
            <w:color w:val="000000" w:themeColor="text1"/>
            <w:lang w:val="en-US"/>
          </w:rPr>
          <w:delText>OPEX</w:delText>
        </w:r>
        <w:r w:rsidR="0090037A" w:rsidRPr="00F00EDF" w:rsidDel="00AC171C">
          <w:rPr>
            <w:rFonts w:ascii="Arial" w:hAnsi="Arial" w:cs="Arial"/>
            <w:color w:val="000000" w:themeColor="text1"/>
          </w:rPr>
          <w:delText xml:space="preserve"> </w:delText>
        </w:r>
        <w:r w:rsidR="00A023C8" w:rsidRPr="00F00EDF" w:rsidDel="00AC171C">
          <w:rPr>
            <w:rFonts w:ascii="Arial" w:hAnsi="Arial" w:cs="Arial"/>
            <w:color w:val="000000" w:themeColor="text1"/>
          </w:rPr>
          <w:delText>ТОиР</w:delText>
        </w:r>
        <w:r w:rsidR="0090037A" w:rsidRPr="00F00EDF" w:rsidDel="00AC171C">
          <w:rPr>
            <w:rFonts w:ascii="Arial" w:hAnsi="Arial" w:cs="Arial"/>
            <w:color w:val="000000" w:themeColor="text1"/>
          </w:rPr>
          <w:delText xml:space="preserve">, с последующей установкой лимитов на СПП-элементе </w:delText>
        </w:r>
        <w:r w:rsidR="00856745" w:rsidRPr="00F00EDF" w:rsidDel="00AC171C">
          <w:rPr>
            <w:rFonts w:ascii="Arial" w:hAnsi="Arial" w:cs="Arial"/>
            <w:color w:val="000000" w:themeColor="text1"/>
          </w:rPr>
          <w:delText>«</w:delText>
        </w:r>
        <w:r w:rsidR="005D570B" w:rsidRPr="00F00EDF" w:rsidDel="00AC171C">
          <w:rPr>
            <w:rFonts w:ascii="Arial" w:hAnsi="Arial" w:cs="Arial"/>
            <w:color w:val="000000" w:themeColor="text1"/>
          </w:rPr>
          <w:delText>Производство ЦРММ»</w:delText>
        </w:r>
        <w:r w:rsidR="0090037A" w:rsidRPr="00F00EDF" w:rsidDel="00AC171C">
          <w:rPr>
            <w:rFonts w:ascii="Arial" w:hAnsi="Arial" w:cs="Arial"/>
            <w:color w:val="000000" w:themeColor="text1"/>
          </w:rPr>
          <w:delText xml:space="preserve">. </w:delText>
        </w:r>
        <w:r w:rsidR="005A6DAD" w:rsidRPr="00632245" w:rsidDel="00AC171C">
          <w:rPr>
            <w:rFonts w:ascii="Arial" w:hAnsi="Arial" w:cs="Arial"/>
            <w:color w:val="000000" w:themeColor="text1"/>
          </w:rPr>
          <w:delText>Бюджет на</w:delText>
        </w:r>
        <w:r w:rsidR="00856745" w:rsidRPr="00F00EDF" w:rsidDel="00AC171C">
          <w:rPr>
            <w:rFonts w:ascii="Arial" w:hAnsi="Arial" w:cs="Arial"/>
            <w:color w:val="000000" w:themeColor="text1"/>
          </w:rPr>
          <w:delText xml:space="preserve"> </w:delText>
        </w:r>
        <w:r w:rsidR="005A6DAD" w:rsidRPr="00632245" w:rsidDel="00AC171C">
          <w:rPr>
            <w:rFonts w:ascii="Arial" w:hAnsi="Arial" w:cs="Arial"/>
            <w:color w:val="000000" w:themeColor="text1"/>
          </w:rPr>
          <w:delText>ЦРММ (по СПП-элементам) рассчитывается вне системы, суммы указываются в MCB</w:delText>
        </w:r>
      </w:del>
      <w:r w:rsidR="005A6DAD" w:rsidRPr="00632245">
        <w:rPr>
          <w:rFonts w:ascii="Arial" w:hAnsi="Arial" w:cs="Arial"/>
          <w:color w:val="000000" w:themeColor="text1"/>
        </w:rPr>
        <w:t>.</w:t>
      </w:r>
      <w:r w:rsidR="005A6DAD" w:rsidRPr="00632245">
        <w:rPr>
          <w:rFonts w:asciiTheme="minorHAnsi" w:eastAsiaTheme="minorEastAsia" w:hAnsi="Calibri" w:cstheme="minorBidi"/>
          <w:color w:val="000000" w:themeColor="text1"/>
          <w:kern w:val="24"/>
          <w:sz w:val="28"/>
          <w:szCs w:val="28"/>
        </w:rPr>
        <w:t xml:space="preserve"> </w:t>
      </w:r>
      <w:ins w:id="1459" w:author="Дмитрий Ковтун" w:date="2021-03-12T15:19:00Z">
        <w:del w:id="1460" w:author="Дмитрий Ковтун" w:date="2021-03-12T15:15:00Z">
          <w:r w:rsidR="00F50955" w:rsidRPr="00C14503" w:rsidDel="00AC171C">
            <w:rPr>
              <w:rFonts w:ascii="Arial" w:hAnsi="Arial" w:cs="Arial"/>
            </w:rPr>
            <w:delText>По окончании формирования</w:delText>
          </w:r>
        </w:del>
        <w:r w:rsidR="00F50955">
          <w:rPr>
            <w:rFonts w:ascii="Arial" w:hAnsi="Arial" w:cs="Arial"/>
          </w:rPr>
          <w:t>Заказы с расцененными МТР</w:t>
        </w:r>
        <w:r w:rsidR="00F50955" w:rsidRPr="00C14503">
          <w:rPr>
            <w:rFonts w:ascii="Arial" w:hAnsi="Arial" w:cs="Arial"/>
          </w:rPr>
          <w:t xml:space="preserve"> </w:t>
        </w:r>
        <w:r w:rsidR="00F50955">
          <w:rPr>
            <w:rFonts w:ascii="Arial" w:hAnsi="Arial" w:cs="Arial"/>
          </w:rPr>
          <w:t>согласуются сотрудником с ролью «Плановик ЦРММ УО</w:t>
        </w:r>
        <w:del w:id="1461" w:author="Дмитрий Ковтун" w:date="2021-03-12T15:15:00Z">
          <w:r w:rsidR="00F50955" w:rsidRPr="00C14503" w:rsidDel="00AC171C">
            <w:rPr>
              <w:rFonts w:ascii="Arial" w:hAnsi="Arial" w:cs="Arial"/>
            </w:rPr>
            <w:delText xml:space="preserve">«Технический заказ ТОРО для ЦРММ» Плановик ЦРММ УО </w:delText>
          </w:r>
        </w:del>
        <w:del w:id="1462" w:author="Дмитрий Ковтун" w:date="2021-03-12T15:18:00Z">
          <w:r w:rsidR="00F50955" w:rsidRPr="00C14503" w:rsidDel="00AC171C">
            <w:rPr>
              <w:rFonts w:ascii="Arial" w:hAnsi="Arial" w:cs="Arial"/>
            </w:rPr>
            <w:delText>переводит пользовательский статус технического заказа из «ПЛАН» на</w:delText>
          </w:r>
        </w:del>
        <w:r w:rsidR="00F50955">
          <w:rPr>
            <w:rFonts w:ascii="Arial" w:hAnsi="Arial" w:cs="Arial"/>
          </w:rPr>
          <w:t>» пользовательским статусом</w:t>
        </w:r>
        <w:r w:rsidR="00F50955" w:rsidRPr="00C14503">
          <w:rPr>
            <w:rFonts w:ascii="Arial" w:hAnsi="Arial" w:cs="Arial"/>
          </w:rPr>
          <w:t xml:space="preserve"> «СГПЛ</w:t>
        </w:r>
        <w:r w:rsidR="00F50955">
          <w:rPr>
            <w:rFonts w:ascii="Arial" w:hAnsi="Arial" w:cs="Arial"/>
          </w:rPr>
          <w:t xml:space="preserve"> - </w:t>
        </w:r>
        <w:r w:rsidR="00F50955" w:rsidRPr="00AC171C">
          <w:rPr>
            <w:rFonts w:ascii="Arial" w:hAnsi="Arial" w:cs="Arial"/>
          </w:rPr>
          <w:t>Cогл Плановиком ЦРММ</w:t>
        </w:r>
        <w:r w:rsidR="00F50955">
          <w:rPr>
            <w:rFonts w:ascii="Arial" w:hAnsi="Arial" w:cs="Arial"/>
          </w:rPr>
          <w:t>». Для согласованных заказов выполняется процедура д</w:t>
        </w:r>
        <w:r w:rsidR="00F50955" w:rsidRPr="00C14503">
          <w:rPr>
            <w:rFonts w:ascii="Arial" w:hAnsi="Arial" w:cs="Arial"/>
          </w:rPr>
          <w:t>еблокир</w:t>
        </w:r>
      </w:ins>
      <w:ins w:id="1463" w:author="Дмитрий Ковтун" w:date="2021-03-12T15:20:00Z">
        <w:r w:rsidR="00F50955">
          <w:rPr>
            <w:rFonts w:ascii="Arial" w:hAnsi="Arial" w:cs="Arial"/>
          </w:rPr>
          <w:t>ования</w:t>
        </w:r>
      </w:ins>
      <w:ins w:id="1464" w:author="Дмитрий Ковтун" w:date="2021-03-12T15:19:00Z">
        <w:r w:rsidR="00F50955" w:rsidRPr="00C14503">
          <w:rPr>
            <w:rFonts w:ascii="Arial" w:hAnsi="Arial" w:cs="Arial"/>
          </w:rPr>
          <w:t xml:space="preserve"> </w:t>
        </w:r>
        <w:del w:id="1465" w:author="Дмитрий Ковтун" w:date="2021-03-12T15:18:00Z">
          <w:r w:rsidR="00F50955" w:rsidRPr="00C14503" w:rsidDel="00F50955">
            <w:rPr>
              <w:rFonts w:ascii="Arial" w:hAnsi="Arial" w:cs="Arial"/>
            </w:rPr>
            <w:delText>заказ, переводя его в статус</w:delText>
          </w:r>
        </w:del>
        <w:r w:rsidR="00F50955">
          <w:rPr>
            <w:rFonts w:ascii="Arial" w:hAnsi="Arial" w:cs="Arial"/>
          </w:rPr>
          <w:t>системным</w:t>
        </w:r>
        <w:r w:rsidR="00F50955" w:rsidRPr="00C14503">
          <w:rPr>
            <w:rFonts w:ascii="Arial" w:hAnsi="Arial" w:cs="Arial"/>
          </w:rPr>
          <w:t xml:space="preserve"> «ДЕБЛ».</w:t>
        </w:r>
      </w:ins>
    </w:p>
    <w:p w14:paraId="654C60DD" w14:textId="143B678D" w:rsidR="00E84315" w:rsidRDefault="00E84315" w:rsidP="009F701C">
      <w:pPr>
        <w:spacing w:after="240" w:line="276" w:lineRule="auto"/>
        <w:ind w:firstLine="567"/>
        <w:rPr>
          <w:ins w:id="1466" w:author="Дмитрий Ковтун" w:date="2021-03-12T15:14:00Z"/>
          <w:rFonts w:ascii="Arial" w:hAnsi="Arial" w:cs="Arial"/>
          <w:color w:val="000000" w:themeColor="text1"/>
        </w:rPr>
      </w:pPr>
      <w:r w:rsidRPr="00F00EDF">
        <w:rPr>
          <w:rFonts w:ascii="Arial" w:hAnsi="Arial" w:cs="Arial"/>
          <w:color w:val="000000" w:themeColor="text1"/>
        </w:rPr>
        <w:lastRenderedPageBreak/>
        <w:t xml:space="preserve">Более </w:t>
      </w:r>
      <w:r w:rsidR="008332D7" w:rsidRPr="00F00EDF">
        <w:rPr>
          <w:rFonts w:ascii="Arial" w:hAnsi="Arial" w:cs="Arial"/>
          <w:color w:val="000000" w:themeColor="text1"/>
        </w:rPr>
        <w:t xml:space="preserve">подробно </w:t>
      </w:r>
      <w:r w:rsidRPr="00F00EDF">
        <w:rPr>
          <w:rFonts w:ascii="Arial" w:hAnsi="Arial" w:cs="Arial"/>
          <w:color w:val="000000" w:themeColor="text1"/>
        </w:rPr>
        <w:t>о регистрации потребности в покупных МТР описано в процессе «ПП-10.03.02-ERP Регистрация потребности» КД ERP.</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2.</w:t>
      </w:r>
      <w:r w:rsidRPr="00F00EDF">
        <w:rPr>
          <w:rFonts w:ascii="Arial" w:hAnsi="Arial" w:cs="Arial"/>
          <w:color w:val="000000" w:themeColor="text1"/>
        </w:rPr>
        <w:t xml:space="preserve">58_ПП-10.03 Планирование обеспечения МТР работами и услугами, о процессе бюджетирование </w:t>
      </w:r>
      <w:r w:rsidR="00A023C8" w:rsidRPr="00F00EDF">
        <w:rPr>
          <w:rFonts w:ascii="Arial" w:hAnsi="Arial" w:cs="Arial"/>
          <w:color w:val="000000" w:themeColor="text1"/>
        </w:rPr>
        <w:t>ТОиР</w:t>
      </w:r>
      <w:r w:rsidRPr="00F00EDF">
        <w:rPr>
          <w:rFonts w:ascii="Arial" w:hAnsi="Arial" w:cs="Arial"/>
          <w:color w:val="000000" w:themeColor="text1"/>
        </w:rPr>
        <w:t xml:space="preserve"> описано в КД </w:t>
      </w:r>
      <w:r w:rsidRPr="00F00EDF">
        <w:rPr>
          <w:rFonts w:ascii="Arial" w:hAnsi="Arial" w:cs="Arial"/>
          <w:color w:val="000000" w:themeColor="text1"/>
          <w:lang w:val="en-US"/>
        </w:rPr>
        <w:t>ERP</w:t>
      </w:r>
      <w:r w:rsidRPr="00F00EDF">
        <w:rPr>
          <w:rFonts w:ascii="Arial" w:hAnsi="Arial" w:cs="Arial"/>
          <w:color w:val="000000" w:themeColor="text1"/>
        </w:rPr>
        <w:t xml:space="preserve"> </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2.</w:t>
      </w:r>
      <w:r w:rsidRPr="00F00EDF">
        <w:rPr>
          <w:rFonts w:ascii="Arial" w:hAnsi="Arial" w:cs="Arial"/>
          <w:color w:val="000000" w:themeColor="text1"/>
        </w:rPr>
        <w:t xml:space="preserve">51 «Формирование и управление бюджетами </w:t>
      </w:r>
      <w:r w:rsidR="00A023C8" w:rsidRPr="00F00EDF">
        <w:rPr>
          <w:rFonts w:ascii="Arial" w:hAnsi="Arial" w:cs="Arial"/>
          <w:color w:val="000000" w:themeColor="text1"/>
        </w:rPr>
        <w:t>ТОиР</w:t>
      </w:r>
      <w:r w:rsidRPr="00F00EDF">
        <w:rPr>
          <w:rFonts w:ascii="Arial" w:hAnsi="Arial" w:cs="Arial"/>
          <w:color w:val="000000" w:themeColor="text1"/>
        </w:rPr>
        <w:t>».</w:t>
      </w:r>
    </w:p>
    <w:p w14:paraId="1FFCCE48" w14:textId="373080ED" w:rsidR="00AC171C" w:rsidRPr="00C14503" w:rsidDel="00F50955" w:rsidRDefault="00AC171C" w:rsidP="00AC171C">
      <w:pPr>
        <w:spacing w:after="240" w:line="276" w:lineRule="auto"/>
        <w:ind w:firstLine="567"/>
        <w:rPr>
          <w:del w:id="1467" w:author="Дмитрий Ковтун" w:date="2021-03-12T15:19:00Z"/>
          <w:moveTo w:id="1468" w:author="Дмитрий Ковтун" w:date="2021-03-12T15:14:00Z"/>
          <w:rFonts w:ascii="Arial" w:hAnsi="Arial" w:cs="Arial"/>
        </w:rPr>
      </w:pPr>
      <w:moveToRangeStart w:id="1469" w:author="Дмитрий Ковтун" w:date="2021-03-12T15:14:00Z" w:name="move66454507"/>
      <w:moveTo w:id="1470" w:author="Дмитрий Ковтун" w:date="2021-03-12T15:14:00Z">
        <w:del w:id="1471" w:author="Дмитрий Ковтун" w:date="2021-03-12T15:15:00Z">
          <w:r w:rsidRPr="00C14503" w:rsidDel="00AC171C">
            <w:rPr>
              <w:rFonts w:ascii="Arial" w:hAnsi="Arial" w:cs="Arial"/>
            </w:rPr>
            <w:delText>По окончании формирования</w:delText>
          </w:r>
        </w:del>
        <w:del w:id="1472" w:author="Дмитрий Ковтун" w:date="2021-03-12T15:19:00Z">
          <w:r w:rsidRPr="00C14503" w:rsidDel="00F50955">
            <w:rPr>
              <w:rFonts w:ascii="Arial" w:hAnsi="Arial" w:cs="Arial"/>
            </w:rPr>
            <w:delText xml:space="preserve"> </w:delText>
          </w:r>
        </w:del>
        <w:del w:id="1473" w:author="Дмитрий Ковтун" w:date="2021-03-12T15:15:00Z">
          <w:r w:rsidRPr="00C14503" w:rsidDel="00AC171C">
            <w:rPr>
              <w:rFonts w:ascii="Arial" w:hAnsi="Arial" w:cs="Arial"/>
            </w:rPr>
            <w:delText xml:space="preserve">«Технический заказ ТОРО для ЦРММ» Плановик ЦРММ УО </w:delText>
          </w:r>
        </w:del>
        <w:del w:id="1474" w:author="Дмитрий Ковтун" w:date="2021-03-12T15:18:00Z">
          <w:r w:rsidRPr="00C14503" w:rsidDel="00AC171C">
            <w:rPr>
              <w:rFonts w:ascii="Arial" w:hAnsi="Arial" w:cs="Arial"/>
            </w:rPr>
            <w:delText>переводит пользовательский статус технического заказа из «ПЛАН» на</w:delText>
          </w:r>
        </w:del>
        <w:del w:id="1475" w:author="Дмитрий Ковтун" w:date="2021-03-12T15:19:00Z">
          <w:r w:rsidRPr="00C14503" w:rsidDel="00F50955">
            <w:rPr>
              <w:rFonts w:ascii="Arial" w:hAnsi="Arial" w:cs="Arial"/>
            </w:rPr>
            <w:delText xml:space="preserve"> «СГПЛ» и деблокиру</w:delText>
          </w:r>
        </w:del>
        <w:del w:id="1476" w:author="Дмитрий Ковтун" w:date="2021-03-12T15:18:00Z">
          <w:r w:rsidRPr="00C14503" w:rsidDel="00F50955">
            <w:rPr>
              <w:rFonts w:ascii="Arial" w:hAnsi="Arial" w:cs="Arial"/>
            </w:rPr>
            <w:delText>ет</w:delText>
          </w:r>
        </w:del>
        <w:del w:id="1477" w:author="Дмитрий Ковтун" w:date="2021-03-12T15:19:00Z">
          <w:r w:rsidRPr="00C14503" w:rsidDel="00F50955">
            <w:rPr>
              <w:rFonts w:ascii="Arial" w:hAnsi="Arial" w:cs="Arial"/>
            </w:rPr>
            <w:delText xml:space="preserve"> </w:delText>
          </w:r>
        </w:del>
        <w:del w:id="1478" w:author="Дмитрий Ковтун" w:date="2021-03-12T15:18:00Z">
          <w:r w:rsidRPr="00C14503" w:rsidDel="00F50955">
            <w:rPr>
              <w:rFonts w:ascii="Arial" w:hAnsi="Arial" w:cs="Arial"/>
            </w:rPr>
            <w:delText>заказ, переводя его в статус</w:delText>
          </w:r>
        </w:del>
        <w:del w:id="1479" w:author="Дмитрий Ковтун" w:date="2021-03-12T15:19:00Z">
          <w:r w:rsidRPr="00C14503" w:rsidDel="00F50955">
            <w:rPr>
              <w:rFonts w:ascii="Arial" w:hAnsi="Arial" w:cs="Arial"/>
            </w:rPr>
            <w:delText xml:space="preserve"> «ДЕБЛ».</w:delText>
          </w:r>
        </w:del>
      </w:moveTo>
    </w:p>
    <w:moveToRangeEnd w:id="1469"/>
    <w:p w14:paraId="6989D1A7" w14:textId="74FFB1FE" w:rsidR="000017A3" w:rsidRPr="00F00EDF" w:rsidDel="000017A3" w:rsidRDefault="000017A3" w:rsidP="009F701C">
      <w:pPr>
        <w:spacing w:after="240" w:line="276" w:lineRule="auto"/>
        <w:ind w:firstLine="567"/>
        <w:rPr>
          <w:del w:id="1480" w:author="Дмитрий Ковтун" w:date="2021-03-11T22:09:00Z"/>
          <w:rFonts w:ascii="Arial" w:hAnsi="Arial" w:cs="Arial"/>
          <w:color w:val="000000" w:themeColor="text1"/>
        </w:rPr>
      </w:pPr>
    </w:p>
    <w:p w14:paraId="04498031" w14:textId="4D5A5459" w:rsidR="00126F41" w:rsidRPr="00F00EDF" w:rsidDel="000017A3" w:rsidRDefault="00126F41" w:rsidP="009F701C">
      <w:pPr>
        <w:spacing w:after="240" w:line="276" w:lineRule="auto"/>
        <w:ind w:firstLine="567"/>
        <w:rPr>
          <w:del w:id="1481" w:author="Дмитрий Ковтун" w:date="2021-03-11T22:08:00Z"/>
          <w:rFonts w:ascii="Arial" w:hAnsi="Arial" w:cs="Arial"/>
          <w:color w:val="000000" w:themeColor="text1"/>
        </w:rPr>
      </w:pPr>
    </w:p>
    <w:p w14:paraId="09C170CA" w14:textId="7C5D3D67" w:rsidR="00126F41" w:rsidRPr="00F00EDF" w:rsidDel="000017A3" w:rsidRDefault="00126F41">
      <w:pPr>
        <w:spacing w:after="240" w:line="276" w:lineRule="auto"/>
        <w:ind w:firstLine="567"/>
        <w:rPr>
          <w:del w:id="1482" w:author="Дмитрий Ковтун" w:date="2021-03-11T22:08:00Z"/>
          <w:rFonts w:ascii="Arial" w:hAnsi="Arial" w:cs="Arial"/>
          <w:color w:val="000000" w:themeColor="text1"/>
        </w:rPr>
      </w:pPr>
    </w:p>
    <w:p w14:paraId="24982C29" w14:textId="15B93EA7" w:rsidR="007B3FA0" w:rsidRPr="00632245" w:rsidRDefault="007B3FA0" w:rsidP="00632245">
      <w:pPr>
        <w:pStyle w:val="4"/>
        <w:rPr>
          <w:rFonts w:cs="Arial"/>
          <w:color w:val="000000" w:themeColor="text1"/>
        </w:rPr>
      </w:pPr>
      <w:r w:rsidRPr="00632245">
        <w:rPr>
          <w:rFonts w:cs="Arial"/>
        </w:rPr>
        <w:t>Шаг процесса 1</w:t>
      </w:r>
      <w:r w:rsidR="00AA32DC" w:rsidRPr="00632245">
        <w:rPr>
          <w:rFonts w:cs="Arial"/>
        </w:rPr>
        <w:t>1</w:t>
      </w:r>
      <w:r w:rsidRPr="00632245">
        <w:rPr>
          <w:rFonts w:cs="Arial"/>
        </w:rPr>
        <w:t xml:space="preserve"> – Годовое планирование потребности ТОиР в производстве </w:t>
      </w:r>
      <w:r w:rsidRPr="00632245">
        <w:rPr>
          <w:rFonts w:cs="Arial"/>
          <w:color w:val="000000" w:themeColor="text1"/>
        </w:rPr>
        <w:t>запасных частей и нестандартного оборудования</w:t>
      </w:r>
    </w:p>
    <w:p w14:paraId="1CE8556D" w14:textId="77777777" w:rsidR="007B3FA0" w:rsidRPr="00632245" w:rsidRDefault="007B3FA0" w:rsidP="00632245"/>
    <w:p w14:paraId="503D8147" w14:textId="2DC24315" w:rsidR="00A74A88" w:rsidRPr="00632245" w:rsidRDefault="007B3FA0">
      <w:pPr>
        <w:spacing w:after="240" w:line="276" w:lineRule="auto"/>
        <w:ind w:firstLine="567"/>
        <w:rPr>
          <w:rFonts w:ascii="Arial" w:hAnsi="Arial" w:cs="Arial"/>
        </w:rPr>
      </w:pPr>
      <w:del w:id="1483" w:author="Дмитрий Ковтун" w:date="2021-03-12T15:35:00Z">
        <w:r w:rsidRPr="00F00EDF" w:rsidDel="00FC2C9A">
          <w:rPr>
            <w:rFonts w:ascii="Arial" w:hAnsi="Arial" w:cs="Arial"/>
            <w:color w:val="000000" w:themeColor="text1"/>
          </w:rPr>
          <w:delText xml:space="preserve">Для формирования </w:delText>
        </w:r>
        <w:r w:rsidRPr="00632245" w:rsidDel="00FC2C9A">
          <w:rPr>
            <w:rFonts w:ascii="Arial" w:hAnsi="Arial" w:cs="Arial"/>
            <w:color w:val="000000" w:themeColor="text1"/>
          </w:rPr>
          <w:delText xml:space="preserve">годового </w:delText>
        </w:r>
        <w:r w:rsidRPr="00F00EDF" w:rsidDel="00FC2C9A">
          <w:rPr>
            <w:rFonts w:ascii="Arial" w:hAnsi="Arial" w:cs="Arial"/>
            <w:color w:val="000000" w:themeColor="text1"/>
          </w:rPr>
          <w:delText xml:space="preserve">плана производства запасных частей и нестандартного оборудования </w:delText>
        </w:r>
        <w:r w:rsidR="00A74A88" w:rsidRPr="00632245" w:rsidDel="00FC2C9A">
          <w:rPr>
            <w:rFonts w:ascii="Arial" w:hAnsi="Arial" w:cs="Arial"/>
            <w:color w:val="000000" w:themeColor="text1"/>
          </w:rPr>
          <w:delText xml:space="preserve">на основании </w:delText>
        </w:r>
      </w:del>
      <w:del w:id="1484" w:author="Дмитрий Ковтун" w:date="2021-03-12T15:34:00Z">
        <w:r w:rsidR="00A74A88" w:rsidRPr="00632245" w:rsidDel="00FC2C9A">
          <w:rPr>
            <w:rFonts w:ascii="Arial" w:hAnsi="Arial" w:cs="Arial"/>
            <w:color w:val="000000" w:themeColor="text1"/>
          </w:rPr>
          <w:delText xml:space="preserve">потребности </w:delText>
        </w:r>
      </w:del>
      <w:del w:id="1485" w:author="Дмитрий Ковтун" w:date="2021-03-12T15:35:00Z">
        <w:r w:rsidR="00A74A88" w:rsidRPr="00632245" w:rsidDel="00FC2C9A">
          <w:rPr>
            <w:rFonts w:ascii="Arial" w:hAnsi="Arial" w:cs="Arial"/>
            <w:color w:val="000000" w:themeColor="text1"/>
          </w:rPr>
          <w:delText xml:space="preserve">ТОиР, </w:delText>
        </w:r>
        <w:r w:rsidRPr="00F00EDF" w:rsidDel="00FC2C9A">
          <w:rPr>
            <w:rFonts w:ascii="Arial" w:hAnsi="Arial" w:cs="Arial"/>
            <w:color w:val="000000" w:themeColor="text1"/>
          </w:rPr>
          <w:delText>не покрытых складским запасом</w:delText>
        </w:r>
        <w:r w:rsidR="00A74A88" w:rsidRPr="00632245" w:rsidDel="00FC2C9A">
          <w:rPr>
            <w:rFonts w:ascii="Arial" w:hAnsi="Arial" w:cs="Arial"/>
            <w:color w:val="000000" w:themeColor="text1"/>
          </w:rPr>
          <w:delText xml:space="preserve">, </w:delText>
        </w:r>
      </w:del>
      <w:ins w:id="1486" w:author="Дмитрий Ковтун" w:date="2021-03-12T15:35:00Z">
        <w:r w:rsidR="00FC2C9A">
          <w:rPr>
            <w:rFonts w:ascii="Arial" w:hAnsi="Arial" w:cs="Arial"/>
            <w:color w:val="000000" w:themeColor="text1"/>
          </w:rPr>
          <w:t xml:space="preserve">После </w:t>
        </w:r>
      </w:ins>
      <w:r w:rsidR="00A74A88" w:rsidRPr="00632245">
        <w:rPr>
          <w:rFonts w:ascii="Arial" w:hAnsi="Arial" w:cs="Arial"/>
          <w:color w:val="000000" w:themeColor="text1"/>
        </w:rPr>
        <w:t xml:space="preserve">предварительного согласования </w:t>
      </w:r>
      <w:r w:rsidR="00A74A88" w:rsidRPr="00632245">
        <w:rPr>
          <w:rFonts w:ascii="Arial" w:hAnsi="Arial" w:cs="Arial"/>
        </w:rPr>
        <w:t xml:space="preserve">(вне системы) </w:t>
      </w:r>
      <w:ins w:id="1487" w:author="Дмитрий Ковтун" w:date="2021-03-12T15:36:00Z">
        <w:r w:rsidR="00FC2C9A">
          <w:rPr>
            <w:rFonts w:ascii="Arial" w:hAnsi="Arial" w:cs="Arial"/>
          </w:rPr>
          <w:t xml:space="preserve">плана производства </w:t>
        </w:r>
      </w:ins>
      <w:r w:rsidR="00A74A88" w:rsidRPr="00632245">
        <w:rPr>
          <w:rFonts w:ascii="Arial" w:hAnsi="Arial" w:cs="Arial"/>
        </w:rPr>
        <w:t xml:space="preserve">службами </w:t>
      </w:r>
      <w:ins w:id="1488" w:author="Дмитрий Ковтун" w:date="2021-03-12T15:39:00Z">
        <w:r w:rsidR="00FC2C9A">
          <w:rPr>
            <w:rFonts w:ascii="Arial" w:hAnsi="Arial" w:cs="Arial"/>
          </w:rPr>
          <w:t xml:space="preserve">производственных </w:t>
        </w:r>
      </w:ins>
      <w:r w:rsidR="00A74A88" w:rsidRPr="00632245">
        <w:rPr>
          <w:rFonts w:ascii="Arial" w:hAnsi="Arial" w:cs="Arial"/>
        </w:rPr>
        <w:t>подразделений</w:t>
      </w:r>
      <w:ins w:id="1489" w:author="Дмитрий Ковтун" w:date="2021-03-12T15:39:00Z">
        <w:r w:rsidR="00FC2C9A">
          <w:rPr>
            <w:rFonts w:ascii="Arial" w:hAnsi="Arial" w:cs="Arial"/>
          </w:rPr>
          <w:t>, ответственных за изготовление</w:t>
        </w:r>
      </w:ins>
      <w:ins w:id="1490" w:author="Дмитрий Ковтун" w:date="2021-03-12T16:14:00Z">
        <w:r w:rsidR="000256BB">
          <w:rPr>
            <w:rFonts w:ascii="Arial" w:hAnsi="Arial" w:cs="Arial"/>
          </w:rPr>
          <w:t>,</w:t>
        </w:r>
      </w:ins>
      <w:ins w:id="1491" w:author="Дмитрий Ковтун" w:date="2021-03-12T15:36:00Z">
        <w:r w:rsidR="00FC2C9A">
          <w:rPr>
            <w:rFonts w:ascii="Arial" w:hAnsi="Arial" w:cs="Arial"/>
          </w:rPr>
          <w:t xml:space="preserve"> </w:t>
        </w:r>
      </w:ins>
      <w:del w:id="1492" w:author="Дмитрий Ковтун" w:date="2021-03-12T15:36:00Z">
        <w:r w:rsidR="00A74A88" w:rsidRPr="00632245" w:rsidDel="00FC2C9A">
          <w:rPr>
            <w:rFonts w:ascii="Arial" w:hAnsi="Arial" w:cs="Arial"/>
          </w:rPr>
          <w:delText xml:space="preserve"> ЦРММ</w:delText>
        </w:r>
        <w:r w:rsidRPr="00F00EDF" w:rsidDel="00FC2C9A">
          <w:rPr>
            <w:rFonts w:ascii="Arial" w:hAnsi="Arial" w:cs="Arial"/>
            <w:color w:val="000000" w:themeColor="text1"/>
          </w:rPr>
          <w:delText xml:space="preserve"> </w:delText>
        </w:r>
      </w:del>
      <w:r w:rsidR="00A74A88" w:rsidRPr="00632245">
        <w:rPr>
          <w:rFonts w:ascii="Arial" w:hAnsi="Arial" w:cs="Arial"/>
        </w:rPr>
        <w:t xml:space="preserve">и подразделениями-заявителей на предмет: </w:t>
      </w:r>
    </w:p>
    <w:p w14:paraId="62955A55" w14:textId="2EAC08CE" w:rsidR="00A74A88" w:rsidRPr="00632245" w:rsidRDefault="00A74A88">
      <w:pPr>
        <w:pStyle w:val="afa"/>
        <w:numPr>
          <w:ilvl w:val="0"/>
          <w:numId w:val="46"/>
        </w:numPr>
        <w:spacing w:after="240"/>
        <w:rPr>
          <w:rFonts w:ascii="Arial" w:hAnsi="Arial" w:cs="Arial"/>
        </w:rPr>
      </w:pPr>
      <w:r w:rsidRPr="00632245">
        <w:rPr>
          <w:rFonts w:ascii="Arial" w:hAnsi="Arial" w:cs="Arial"/>
        </w:rPr>
        <w:t>технологической возможности изготовления</w:t>
      </w:r>
      <w:del w:id="1493" w:author="Дмитрий Ковтун" w:date="2021-03-12T15:37:00Z">
        <w:r w:rsidRPr="00632245" w:rsidDel="00FC2C9A">
          <w:rPr>
            <w:rFonts w:ascii="Arial" w:hAnsi="Arial" w:cs="Arial"/>
          </w:rPr>
          <w:delText xml:space="preserve"> в ЦРММ</w:delText>
        </w:r>
      </w:del>
      <w:r w:rsidRPr="00632245">
        <w:rPr>
          <w:rFonts w:ascii="Arial" w:hAnsi="Arial" w:cs="Arial"/>
        </w:rPr>
        <w:t xml:space="preserve">; </w:t>
      </w:r>
    </w:p>
    <w:p w14:paraId="492997F0" w14:textId="322FAACA" w:rsidR="00A74A88" w:rsidRPr="00632245" w:rsidRDefault="00A74A88" w:rsidP="00632245">
      <w:pPr>
        <w:pStyle w:val="afa"/>
        <w:numPr>
          <w:ilvl w:val="0"/>
          <w:numId w:val="46"/>
        </w:numPr>
        <w:spacing w:after="240"/>
        <w:rPr>
          <w:rFonts w:ascii="Arial" w:hAnsi="Arial" w:cs="Arial"/>
        </w:rPr>
      </w:pPr>
      <w:r w:rsidRPr="00632245">
        <w:rPr>
          <w:rFonts w:ascii="Arial" w:hAnsi="Arial" w:cs="Arial"/>
        </w:rPr>
        <w:t>оценки плановой стоимости изделий и сроков изготовления</w:t>
      </w:r>
      <w:del w:id="1494" w:author="Дмитрий Ковтун" w:date="2021-03-12T16:14:00Z">
        <w:r w:rsidR="001005AC" w:rsidRPr="00632245" w:rsidDel="000256BB">
          <w:rPr>
            <w:rFonts w:ascii="Arial" w:hAnsi="Arial" w:cs="Arial"/>
          </w:rPr>
          <w:delText>;</w:delText>
        </w:r>
      </w:del>
    </w:p>
    <w:p w14:paraId="32BDBCA1" w14:textId="5CA71575" w:rsidR="001005AC" w:rsidRPr="00632245" w:rsidDel="00E06E95" w:rsidRDefault="00493F64">
      <w:pPr>
        <w:spacing w:after="240" w:line="276" w:lineRule="auto"/>
        <w:rPr>
          <w:del w:id="1495" w:author="Дмитрий Ковтун" w:date="2021-03-12T15:56:00Z"/>
          <w:rFonts w:ascii="Arial" w:hAnsi="Arial" w:cs="Arial"/>
          <w:color w:val="000000" w:themeColor="text1"/>
        </w:rPr>
      </w:pPr>
      <w:ins w:id="1496" w:author="Дмитрий Ковтун" w:date="2021-03-12T15:45:00Z">
        <w:r>
          <w:rPr>
            <w:rFonts w:ascii="Arial" w:hAnsi="Arial" w:cs="Arial"/>
            <w:color w:val="000000" w:themeColor="text1"/>
          </w:rPr>
          <w:t xml:space="preserve">ответственный сотрудник с ролью </w:t>
        </w:r>
      </w:ins>
      <w:ins w:id="1497" w:author="Дмитрий Ковтун" w:date="2021-03-12T15:46:00Z">
        <w:r>
          <w:rPr>
            <w:rFonts w:ascii="Arial" w:hAnsi="Arial" w:cs="Arial"/>
            <w:color w:val="000000" w:themeColor="text1"/>
          </w:rPr>
          <w:t>«</w:t>
        </w:r>
      </w:ins>
      <w:del w:id="1498" w:author="Дмитрий Ковтун" w:date="2021-03-12T15:45:00Z">
        <w:r w:rsidR="001005AC" w:rsidRPr="00632245" w:rsidDel="00493F64">
          <w:rPr>
            <w:rFonts w:ascii="Arial" w:hAnsi="Arial" w:cs="Arial"/>
            <w:color w:val="000000" w:themeColor="text1"/>
          </w:rPr>
          <w:delText xml:space="preserve">и </w:delText>
        </w:r>
        <w:r w:rsidR="007B3FA0" w:rsidRPr="00F00EDF" w:rsidDel="00493F64">
          <w:rPr>
            <w:rFonts w:ascii="Arial" w:hAnsi="Arial" w:cs="Arial"/>
            <w:color w:val="000000" w:themeColor="text1"/>
          </w:rPr>
          <w:delText xml:space="preserve">подготовленной </w:delText>
        </w:r>
      </w:del>
      <w:del w:id="1499" w:author="Дмитрий Ковтун" w:date="2021-03-12T15:25:00Z">
        <w:r w:rsidR="007B3FA0" w:rsidRPr="00F00EDF" w:rsidDel="00A15A67">
          <w:rPr>
            <w:rFonts w:ascii="Arial" w:hAnsi="Arial" w:cs="Arial"/>
            <w:color w:val="000000" w:themeColor="text1"/>
          </w:rPr>
          <w:delText>т</w:delText>
        </w:r>
      </w:del>
      <w:del w:id="1500" w:author="Дмитрий Ковтун" w:date="2021-03-12T15:45:00Z">
        <w:r w:rsidR="007B3FA0" w:rsidRPr="00F00EDF" w:rsidDel="00493F64">
          <w:rPr>
            <w:rFonts w:ascii="Arial" w:hAnsi="Arial" w:cs="Arial"/>
            <w:color w:val="000000" w:themeColor="text1"/>
          </w:rPr>
          <w:delText>ехнолог</w:delText>
        </w:r>
      </w:del>
      <w:del w:id="1501" w:author="Дмитрий Ковтун" w:date="2021-03-12T15:25:00Z">
        <w:r w:rsidR="007B3FA0" w:rsidRPr="00F00EDF" w:rsidDel="00A15A67">
          <w:rPr>
            <w:rFonts w:ascii="Arial" w:hAnsi="Arial" w:cs="Arial"/>
            <w:color w:val="000000" w:themeColor="text1"/>
          </w:rPr>
          <w:delText>ом</w:delText>
        </w:r>
      </w:del>
      <w:del w:id="1502" w:author="Дмитрий Ковтун" w:date="2021-03-12T15:45:00Z">
        <w:r w:rsidR="007B3FA0" w:rsidRPr="00F00EDF" w:rsidDel="00493F64">
          <w:rPr>
            <w:rFonts w:ascii="Arial" w:hAnsi="Arial" w:cs="Arial"/>
            <w:color w:val="000000" w:themeColor="text1"/>
          </w:rPr>
          <w:delText xml:space="preserve"> ЦРММ рабочей документации (маршрутно-операционных карт, ведомости материалов) </w:delText>
        </w:r>
      </w:del>
      <w:r w:rsidR="007B3FA0" w:rsidRPr="00F00EDF">
        <w:rPr>
          <w:rFonts w:ascii="Arial" w:hAnsi="Arial" w:cs="Arial"/>
          <w:color w:val="000000" w:themeColor="text1"/>
        </w:rPr>
        <w:t>Плановик ЦРММ УО</w:t>
      </w:r>
      <w:ins w:id="1503" w:author="Дмитрий Ковтун" w:date="2021-03-12T15:46:00Z">
        <w:r>
          <w:rPr>
            <w:rFonts w:ascii="Arial" w:hAnsi="Arial" w:cs="Arial"/>
            <w:color w:val="000000" w:themeColor="text1"/>
          </w:rPr>
          <w:t>»</w:t>
        </w:r>
      </w:ins>
      <w:r w:rsidR="007B3FA0" w:rsidRPr="00F00EDF">
        <w:rPr>
          <w:rFonts w:ascii="Arial" w:hAnsi="Arial" w:cs="Arial"/>
          <w:color w:val="000000" w:themeColor="text1"/>
        </w:rPr>
        <w:t xml:space="preserve"> создает в системе </w:t>
      </w:r>
      <w:r w:rsidR="007B3FA0" w:rsidRPr="00493F64">
        <w:rPr>
          <w:rFonts w:ascii="Arial" w:hAnsi="Arial" w:cs="Arial"/>
          <w:color w:val="000000" w:themeColor="text1"/>
          <w:rPrChange w:id="1504" w:author="Дмитрий Ковтун" w:date="2021-03-12T15:45:00Z">
            <w:rPr>
              <w:rFonts w:ascii="Arial" w:hAnsi="Arial" w:cs="Arial"/>
              <w:color w:val="000000" w:themeColor="text1"/>
              <w:lang w:val="en-US"/>
            </w:rPr>
          </w:rPrChange>
        </w:rPr>
        <w:t>SAP</w:t>
      </w:r>
      <w:r w:rsidR="007B3FA0" w:rsidRPr="00F00EDF">
        <w:rPr>
          <w:rFonts w:ascii="Arial" w:hAnsi="Arial" w:cs="Arial"/>
          <w:color w:val="000000" w:themeColor="text1"/>
        </w:rPr>
        <w:t xml:space="preserve"> </w:t>
      </w:r>
      <w:r w:rsidR="007B3FA0" w:rsidRPr="00493F64">
        <w:rPr>
          <w:rFonts w:ascii="Arial" w:hAnsi="Arial" w:cs="Arial"/>
          <w:color w:val="000000" w:themeColor="text1"/>
          <w:rPrChange w:id="1505" w:author="Дмитрий Ковтун" w:date="2021-03-12T15:45:00Z">
            <w:rPr>
              <w:rFonts w:ascii="Arial" w:hAnsi="Arial" w:cs="Arial"/>
              <w:color w:val="000000" w:themeColor="text1"/>
              <w:lang w:val="en-US"/>
            </w:rPr>
          </w:rPrChange>
        </w:rPr>
        <w:t>S</w:t>
      </w:r>
      <w:r w:rsidR="007B3FA0" w:rsidRPr="00F00EDF">
        <w:rPr>
          <w:rFonts w:ascii="Arial" w:hAnsi="Arial" w:cs="Arial"/>
          <w:color w:val="000000" w:themeColor="text1"/>
        </w:rPr>
        <w:t>/4 производственн</w:t>
      </w:r>
      <w:r w:rsidR="00A74A88" w:rsidRPr="00632245">
        <w:rPr>
          <w:rFonts w:ascii="Arial" w:hAnsi="Arial" w:cs="Arial"/>
          <w:color w:val="000000" w:themeColor="text1"/>
        </w:rPr>
        <w:t>ые</w:t>
      </w:r>
      <w:r w:rsidR="007B3FA0" w:rsidRPr="00F00EDF">
        <w:rPr>
          <w:rFonts w:ascii="Arial" w:hAnsi="Arial" w:cs="Arial"/>
          <w:color w:val="000000" w:themeColor="text1"/>
        </w:rPr>
        <w:t xml:space="preserve"> заказ</w:t>
      </w:r>
      <w:r w:rsidR="00A74A88" w:rsidRPr="00632245">
        <w:rPr>
          <w:rFonts w:ascii="Arial" w:hAnsi="Arial" w:cs="Arial"/>
          <w:color w:val="000000" w:themeColor="text1"/>
        </w:rPr>
        <w:t>ы в разрезе сроков годовой потребности ТОиР</w:t>
      </w:r>
      <w:r w:rsidR="007B3FA0" w:rsidRPr="00F00EDF">
        <w:rPr>
          <w:rFonts w:ascii="Arial" w:hAnsi="Arial" w:cs="Arial"/>
          <w:color w:val="000000" w:themeColor="text1"/>
        </w:rPr>
        <w:t>. Производственн</w:t>
      </w:r>
      <w:r w:rsidR="00A74A88" w:rsidRPr="00632245">
        <w:rPr>
          <w:rFonts w:ascii="Arial" w:hAnsi="Arial" w:cs="Arial"/>
          <w:color w:val="000000" w:themeColor="text1"/>
        </w:rPr>
        <w:t>ые</w:t>
      </w:r>
      <w:r w:rsidR="007B3FA0" w:rsidRPr="00F00EDF">
        <w:rPr>
          <w:rFonts w:ascii="Arial" w:hAnsi="Arial" w:cs="Arial"/>
          <w:color w:val="000000" w:themeColor="text1"/>
        </w:rPr>
        <w:t xml:space="preserve"> заказ</w:t>
      </w:r>
      <w:r w:rsidR="00A74A88" w:rsidRPr="00632245">
        <w:rPr>
          <w:rFonts w:ascii="Arial" w:hAnsi="Arial" w:cs="Arial"/>
          <w:color w:val="000000" w:themeColor="text1"/>
        </w:rPr>
        <w:t>ы</w:t>
      </w:r>
      <w:r w:rsidR="007B3FA0" w:rsidRPr="00F00EDF">
        <w:rPr>
          <w:rFonts w:ascii="Arial" w:hAnsi="Arial" w:cs="Arial"/>
          <w:color w:val="000000" w:themeColor="text1"/>
        </w:rPr>
        <w:t xml:space="preserve"> создается на каждую номенклатуру производимого изделия. Для контроля наличия функционального бюджета по расходу материалов производственный заказ создается </w:t>
      </w:r>
      <w:r w:rsidR="001005AC" w:rsidRPr="00632245">
        <w:rPr>
          <w:rFonts w:ascii="Arial" w:hAnsi="Arial" w:cs="Arial"/>
          <w:color w:val="000000" w:themeColor="text1"/>
        </w:rPr>
        <w:t xml:space="preserve">с обязательной </w:t>
      </w:r>
      <w:r w:rsidR="007B3FA0" w:rsidRPr="00F00EDF">
        <w:rPr>
          <w:rFonts w:ascii="Arial" w:hAnsi="Arial" w:cs="Arial"/>
          <w:color w:val="000000" w:themeColor="text1"/>
        </w:rPr>
        <w:t>ссылкой на СПП-элемент</w:t>
      </w:r>
      <w:ins w:id="1506" w:author="Дмитрий Ковтун" w:date="2021-03-12T15:56:00Z">
        <w:r w:rsidR="00E06E95">
          <w:rPr>
            <w:rFonts w:ascii="Arial" w:hAnsi="Arial" w:cs="Arial"/>
            <w:color w:val="000000" w:themeColor="text1"/>
          </w:rPr>
          <w:t xml:space="preserve"> подразделения-заявителя</w:t>
        </w:r>
      </w:ins>
      <w:r w:rsidR="001005AC" w:rsidRPr="00632245">
        <w:rPr>
          <w:rFonts w:ascii="Arial" w:hAnsi="Arial" w:cs="Arial"/>
          <w:color w:val="000000" w:themeColor="text1"/>
        </w:rPr>
        <w:t xml:space="preserve"> </w:t>
      </w:r>
      <w:del w:id="1507" w:author="Дмитрий Ковтун" w:date="2021-03-12T15:56:00Z">
        <w:r w:rsidR="001005AC" w:rsidRPr="00632245" w:rsidDel="00E06E95">
          <w:rPr>
            <w:rFonts w:ascii="Arial" w:hAnsi="Arial" w:cs="Arial"/>
            <w:color w:val="000000" w:themeColor="text1"/>
          </w:rPr>
          <w:delText>(д</w:delText>
        </w:r>
        <w:r w:rsidR="007B3FA0" w:rsidRPr="00F00EDF" w:rsidDel="00E06E95">
          <w:rPr>
            <w:rFonts w:ascii="Arial" w:hAnsi="Arial" w:cs="Arial"/>
            <w:color w:val="000000" w:themeColor="text1"/>
          </w:rPr>
          <w:delText>ля обеспечения потребностей ТОиР</w:delText>
        </w:r>
        <w:r w:rsidR="001005AC" w:rsidRPr="00632245" w:rsidDel="00E06E95">
          <w:rPr>
            <w:rFonts w:ascii="Arial" w:hAnsi="Arial" w:cs="Arial"/>
            <w:color w:val="000000" w:themeColor="text1"/>
          </w:rPr>
          <w:delText xml:space="preserve">): </w:delText>
        </w:r>
      </w:del>
    </w:p>
    <w:p w14:paraId="26DC5243" w14:textId="7907BC4A" w:rsidR="007B3FA0" w:rsidRPr="00F00EDF" w:rsidRDefault="007B3FA0">
      <w:pPr>
        <w:spacing w:after="240" w:line="276" w:lineRule="auto"/>
        <w:rPr>
          <w:rFonts w:ascii="Arial" w:hAnsi="Arial" w:cs="Arial"/>
          <w:color w:val="000000" w:themeColor="text1"/>
        </w:rPr>
      </w:pPr>
      <w:del w:id="1508" w:author="Дмитрий Ковтун" w:date="2021-03-12T15:56:00Z">
        <w:r w:rsidRPr="00F00EDF" w:rsidDel="00E06E95">
          <w:rPr>
            <w:rFonts w:ascii="Arial" w:hAnsi="Arial" w:cs="Arial"/>
            <w:color w:val="000000" w:themeColor="text1"/>
          </w:rPr>
          <w:delText xml:space="preserve"> – «Производство ЦРММ»</w:delText>
        </w:r>
        <w:r w:rsidR="001005AC" w:rsidRPr="00632245" w:rsidDel="00E06E95">
          <w:rPr>
            <w:rFonts w:ascii="Arial" w:hAnsi="Arial" w:cs="Arial"/>
            <w:color w:val="000000" w:themeColor="text1"/>
          </w:rPr>
          <w:delText xml:space="preserve"> </w:delText>
        </w:r>
      </w:del>
      <w:r w:rsidRPr="00F00EDF">
        <w:rPr>
          <w:rFonts w:ascii="Arial" w:hAnsi="Arial" w:cs="Arial"/>
          <w:color w:val="000000" w:themeColor="text1"/>
        </w:rPr>
        <w:t xml:space="preserve">(бюджет </w:t>
      </w:r>
      <w:r w:rsidRPr="00F00EDF">
        <w:rPr>
          <w:rFonts w:ascii="Arial" w:hAnsi="Arial" w:cs="Arial"/>
          <w:color w:val="000000" w:themeColor="text1"/>
          <w:lang w:val="en-US"/>
        </w:rPr>
        <w:t>OPEX</w:t>
      </w:r>
      <w:r w:rsidRPr="00F00EDF">
        <w:rPr>
          <w:rFonts w:ascii="Arial" w:hAnsi="Arial" w:cs="Arial"/>
          <w:color w:val="000000" w:themeColor="text1"/>
        </w:rPr>
        <w:t xml:space="preserve"> ТОиР).</w:t>
      </w:r>
    </w:p>
    <w:p w14:paraId="2CE36483" w14:textId="23F2E6D2" w:rsidR="007B3FA0" w:rsidRPr="00F00EDF" w:rsidRDefault="007B3FA0">
      <w:pPr>
        <w:spacing w:after="240" w:line="276" w:lineRule="auto"/>
        <w:ind w:firstLine="567"/>
        <w:rPr>
          <w:rFonts w:ascii="Arial" w:hAnsi="Arial" w:cs="Arial"/>
          <w:color w:val="000000" w:themeColor="text1"/>
        </w:rPr>
        <w:pPrChange w:id="1509" w:author="Дмитрий Ковтун" w:date="2021-03-12T15:56:00Z">
          <w:pPr>
            <w:spacing w:after="240" w:line="276" w:lineRule="auto"/>
          </w:pPr>
        </w:pPrChange>
      </w:pPr>
      <w:r w:rsidRPr="00F00EDF">
        <w:rPr>
          <w:rFonts w:ascii="Arial" w:hAnsi="Arial" w:cs="Arial"/>
          <w:color w:val="000000" w:themeColor="text1"/>
        </w:rPr>
        <w:t>Производственные заказы создаются с помощью транзакции «</w:t>
      </w:r>
      <w:r w:rsidRPr="00E06E95">
        <w:rPr>
          <w:rFonts w:ascii="Arial" w:hAnsi="Arial" w:cs="Arial"/>
          <w:color w:val="000000" w:themeColor="text1"/>
          <w:rPrChange w:id="1510" w:author="Дмитрий Ковтун" w:date="2021-03-12T15:56:00Z">
            <w:rPr>
              <w:rFonts w:ascii="Arial" w:hAnsi="Arial" w:cs="Arial"/>
              <w:color w:val="000000" w:themeColor="text1"/>
              <w:lang w:val="en-US"/>
            </w:rPr>
          </w:rPrChange>
        </w:rPr>
        <w:t>CO</w:t>
      </w:r>
      <w:r w:rsidRPr="00F00EDF">
        <w:rPr>
          <w:rFonts w:ascii="Arial" w:hAnsi="Arial" w:cs="Arial"/>
          <w:color w:val="000000" w:themeColor="text1"/>
        </w:rPr>
        <w:t>01 – Создание производственного заказа»</w:t>
      </w:r>
      <w:ins w:id="1511" w:author="Дмитрий Ковтун" w:date="2021-03-12T16:00:00Z">
        <w:r w:rsidR="00E06E95">
          <w:rPr>
            <w:rFonts w:ascii="Arial" w:hAnsi="Arial" w:cs="Arial"/>
            <w:color w:val="000000" w:themeColor="text1"/>
          </w:rPr>
          <w:t xml:space="preserve">. При создании в производственном заказе </w:t>
        </w:r>
      </w:ins>
      <w:del w:id="1512" w:author="Дмитрий Ковтун" w:date="2021-03-12T16:00:00Z">
        <w:r w:rsidRPr="00F00EDF" w:rsidDel="00E06E95">
          <w:rPr>
            <w:rFonts w:ascii="Arial" w:hAnsi="Arial" w:cs="Arial"/>
            <w:color w:val="000000" w:themeColor="text1"/>
          </w:rPr>
          <w:delText xml:space="preserve"> </w:delText>
        </w:r>
      </w:del>
      <w:del w:id="1513" w:author="Дмитрий Ковтун" w:date="2021-03-12T16:01:00Z">
        <w:r w:rsidRPr="00F00EDF" w:rsidDel="00E06E95">
          <w:rPr>
            <w:rFonts w:ascii="Arial" w:hAnsi="Arial" w:cs="Arial"/>
            <w:color w:val="000000" w:themeColor="text1"/>
          </w:rPr>
          <w:delText xml:space="preserve">при этом </w:delText>
        </w:r>
      </w:del>
      <w:r w:rsidRPr="00F00EDF">
        <w:rPr>
          <w:rFonts w:ascii="Arial" w:hAnsi="Arial" w:cs="Arial"/>
          <w:color w:val="000000" w:themeColor="text1"/>
        </w:rPr>
        <w:t>указывается</w:t>
      </w:r>
      <w:ins w:id="1514" w:author="Дмитрий Ковтун" w:date="2021-03-12T16:01:00Z">
        <w:r w:rsidR="00E06E95">
          <w:rPr>
            <w:rFonts w:ascii="Arial" w:hAnsi="Arial" w:cs="Arial"/>
            <w:color w:val="000000" w:themeColor="text1"/>
          </w:rPr>
          <w:t xml:space="preserve"> следующая информация</w:t>
        </w:r>
      </w:ins>
      <w:r w:rsidRPr="00F00EDF">
        <w:rPr>
          <w:rFonts w:ascii="Arial" w:hAnsi="Arial" w:cs="Arial"/>
          <w:color w:val="000000" w:themeColor="text1"/>
        </w:rPr>
        <w:t>:</w:t>
      </w:r>
    </w:p>
    <w:p w14:paraId="2A93C072" w14:textId="602E81E9" w:rsidR="007B3FA0" w:rsidRPr="00F00EDF" w:rsidRDefault="007B3FA0" w:rsidP="00632245">
      <w:pPr>
        <w:pStyle w:val="afa"/>
        <w:numPr>
          <w:ilvl w:val="0"/>
          <w:numId w:val="27"/>
        </w:numPr>
        <w:spacing w:after="240" w:line="276" w:lineRule="auto"/>
        <w:rPr>
          <w:rFonts w:ascii="Arial" w:hAnsi="Arial" w:cs="Arial"/>
          <w:color w:val="000000" w:themeColor="text1"/>
        </w:rPr>
      </w:pPr>
      <w:del w:id="1515" w:author="Дмитрий Ковтун" w:date="2021-03-12T16:01:00Z">
        <w:r w:rsidRPr="00F00EDF" w:rsidDel="00E06E95">
          <w:rPr>
            <w:rFonts w:ascii="Arial" w:hAnsi="Arial" w:cs="Arial"/>
            <w:color w:val="000000" w:themeColor="text1"/>
          </w:rPr>
          <w:delText>ОЗМ запасных частей и нестандартного оборудования</w:delText>
        </w:r>
      </w:del>
      <w:ins w:id="1516" w:author="Дмитрий Ковтун" w:date="2021-03-12T16:01:00Z">
        <w:r w:rsidR="00E06E95">
          <w:rPr>
            <w:rFonts w:ascii="Arial" w:hAnsi="Arial" w:cs="Arial"/>
            <w:color w:val="000000" w:themeColor="text1"/>
          </w:rPr>
          <w:t xml:space="preserve">Код ЕК МТР </w:t>
        </w:r>
      </w:ins>
      <w:ins w:id="1517" w:author="Дмитрий Ковтун" w:date="2021-03-12T16:02:00Z">
        <w:r w:rsidR="00E06E95">
          <w:rPr>
            <w:rFonts w:ascii="Arial" w:hAnsi="Arial" w:cs="Arial"/>
            <w:color w:val="000000" w:themeColor="text1"/>
          </w:rPr>
          <w:t>(производимый материал)</w:t>
        </w:r>
      </w:ins>
    </w:p>
    <w:p w14:paraId="014A9A81" w14:textId="77777777" w:rsidR="007B3FA0" w:rsidRPr="00F00EDF" w:rsidRDefault="007B3FA0"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Завод - производитель</w:t>
      </w:r>
    </w:p>
    <w:p w14:paraId="2615E61C" w14:textId="696E698D" w:rsidR="007B3FA0" w:rsidRPr="00F00EDF" w:rsidRDefault="007B3FA0"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Вид заказа (</w:t>
      </w:r>
      <w:r w:rsidR="0077135D" w:rsidRPr="00632245">
        <w:rPr>
          <w:rFonts w:ascii="Arial" w:hAnsi="Arial" w:cs="Arial"/>
          <w:color w:val="000000" w:themeColor="text1"/>
        </w:rPr>
        <w:t>«</w:t>
      </w:r>
      <w:r w:rsidR="0077135D" w:rsidRPr="00632245">
        <w:rPr>
          <w:rFonts w:ascii="Arial" w:hAnsi="Arial" w:cs="Arial"/>
          <w:color w:val="000000" w:themeColor="text1"/>
          <w:lang w:val="en-US"/>
        </w:rPr>
        <w:t>ZP</w:t>
      </w:r>
      <w:r w:rsidR="0077135D" w:rsidRPr="00632245">
        <w:rPr>
          <w:rFonts w:ascii="Arial" w:hAnsi="Arial" w:cs="Arial"/>
          <w:color w:val="000000" w:themeColor="text1"/>
        </w:rPr>
        <w:t>01</w:t>
      </w:r>
      <w:ins w:id="1518" w:author="Дмитрий Ковтун" w:date="2021-03-12T16:02:00Z">
        <w:r w:rsidR="00E06E95">
          <w:rPr>
            <w:rFonts w:ascii="Arial" w:hAnsi="Arial" w:cs="Arial"/>
            <w:color w:val="000000" w:themeColor="text1"/>
          </w:rPr>
          <w:t xml:space="preserve"> - </w:t>
        </w:r>
      </w:ins>
      <w:del w:id="1519" w:author="Дмитрий Ковтун" w:date="2021-03-12T16:02:00Z">
        <w:r w:rsidR="0077135D" w:rsidRPr="00632245" w:rsidDel="00E06E95">
          <w:rPr>
            <w:rFonts w:ascii="Arial" w:hAnsi="Arial" w:cs="Arial"/>
            <w:color w:val="000000" w:themeColor="text1"/>
          </w:rPr>
          <w:delText xml:space="preserve">» </w:delText>
        </w:r>
      </w:del>
      <w:r w:rsidRPr="00F00EDF">
        <w:rPr>
          <w:rFonts w:ascii="Arial" w:hAnsi="Arial" w:cs="Arial"/>
          <w:color w:val="000000" w:themeColor="text1"/>
        </w:rPr>
        <w:t>Вспомогательное производство ЦРММ</w:t>
      </w:r>
      <w:ins w:id="1520" w:author="Дмитрий Ковтун" w:date="2021-03-12T16:02:00Z">
        <w:r w:rsidR="00E06E95">
          <w:rPr>
            <w:rFonts w:ascii="Arial" w:hAnsi="Arial" w:cs="Arial"/>
            <w:color w:val="000000" w:themeColor="text1"/>
          </w:rPr>
          <w:t xml:space="preserve"> ТОРО</w:t>
        </w:r>
      </w:ins>
      <w:r w:rsidRPr="00F00EDF">
        <w:rPr>
          <w:rFonts w:ascii="Arial" w:hAnsi="Arial" w:cs="Arial"/>
          <w:color w:val="000000" w:themeColor="text1"/>
        </w:rPr>
        <w:t>)</w:t>
      </w:r>
    </w:p>
    <w:p w14:paraId="31299033" w14:textId="56DCA5E1" w:rsidR="007B3FA0" w:rsidRPr="00F00EDF" w:rsidRDefault="007B3FA0"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 xml:space="preserve">Количество </w:t>
      </w:r>
      <w:del w:id="1521" w:author="Дмитрий Ковтун" w:date="2021-03-12T16:03:00Z">
        <w:r w:rsidRPr="00F00EDF" w:rsidDel="00E06E95">
          <w:rPr>
            <w:rFonts w:ascii="Arial" w:hAnsi="Arial" w:cs="Arial"/>
            <w:color w:val="000000" w:themeColor="text1"/>
          </w:rPr>
          <w:delText>производимых запасных частей и нестандартного оборудования</w:delText>
        </w:r>
      </w:del>
      <w:ins w:id="1522" w:author="Дмитрий Ковтун" w:date="2021-03-12T16:03:00Z">
        <w:r w:rsidR="00E06E95">
          <w:rPr>
            <w:rFonts w:ascii="Arial" w:hAnsi="Arial" w:cs="Arial"/>
            <w:color w:val="000000" w:themeColor="text1"/>
          </w:rPr>
          <w:t>производимого материала</w:t>
        </w:r>
      </w:ins>
    </w:p>
    <w:p w14:paraId="228DB335" w14:textId="6E1B5730" w:rsidR="007B3FA0" w:rsidRDefault="007B3FA0" w:rsidP="00632245">
      <w:pPr>
        <w:pStyle w:val="afa"/>
        <w:numPr>
          <w:ilvl w:val="0"/>
          <w:numId w:val="27"/>
        </w:numPr>
        <w:spacing w:after="240" w:line="276" w:lineRule="auto"/>
        <w:rPr>
          <w:ins w:id="1523" w:author="Дмитрий Ковтун" w:date="2021-03-12T16:03:00Z"/>
          <w:rFonts w:ascii="Arial" w:hAnsi="Arial" w:cs="Arial"/>
          <w:color w:val="000000" w:themeColor="text1"/>
        </w:rPr>
      </w:pPr>
      <w:r w:rsidRPr="00F00EDF">
        <w:rPr>
          <w:rFonts w:ascii="Arial" w:hAnsi="Arial" w:cs="Arial"/>
          <w:color w:val="000000" w:themeColor="text1"/>
        </w:rPr>
        <w:t>Дата начала и окончания производства</w:t>
      </w:r>
    </w:p>
    <w:p w14:paraId="29ECBCFB" w14:textId="42131AFF" w:rsidR="00E06E95" w:rsidRDefault="00E06E95" w:rsidP="00632245">
      <w:pPr>
        <w:pStyle w:val="afa"/>
        <w:numPr>
          <w:ilvl w:val="0"/>
          <w:numId w:val="27"/>
        </w:numPr>
        <w:spacing w:after="240" w:line="276" w:lineRule="auto"/>
        <w:rPr>
          <w:ins w:id="1524" w:author="Дмитрий Ковтун" w:date="2021-03-12T16:03:00Z"/>
          <w:rFonts w:ascii="Arial" w:hAnsi="Arial" w:cs="Arial"/>
          <w:color w:val="000000" w:themeColor="text1"/>
        </w:rPr>
      </w:pPr>
      <w:ins w:id="1525" w:author="Дмитрий Ковтун" w:date="2021-03-12T16:03:00Z">
        <w:r>
          <w:rPr>
            <w:rFonts w:ascii="Arial" w:hAnsi="Arial" w:cs="Arial"/>
            <w:color w:val="000000" w:themeColor="text1"/>
          </w:rPr>
          <w:t xml:space="preserve">Вид оценки </w:t>
        </w:r>
      </w:ins>
      <w:ins w:id="1526" w:author="Дмитрий Ковтун" w:date="2021-03-12T16:04:00Z">
        <w:r>
          <w:rPr>
            <w:rFonts w:ascii="Arial" w:hAnsi="Arial" w:cs="Arial"/>
            <w:color w:val="000000" w:themeColor="text1"/>
          </w:rPr>
          <w:t>готовой продукции</w:t>
        </w:r>
      </w:ins>
    </w:p>
    <w:p w14:paraId="7C5A5890" w14:textId="43697A60" w:rsidR="00E06E95" w:rsidRPr="00F00EDF" w:rsidRDefault="00E06E95" w:rsidP="00632245">
      <w:pPr>
        <w:pStyle w:val="afa"/>
        <w:numPr>
          <w:ilvl w:val="0"/>
          <w:numId w:val="27"/>
        </w:numPr>
        <w:spacing w:after="240" w:line="276" w:lineRule="auto"/>
        <w:rPr>
          <w:rFonts w:ascii="Arial" w:hAnsi="Arial" w:cs="Arial"/>
          <w:color w:val="000000" w:themeColor="text1"/>
        </w:rPr>
      </w:pPr>
      <w:ins w:id="1527" w:author="Дмитрий Ковтун" w:date="2021-03-12T16:04:00Z">
        <w:r>
          <w:rPr>
            <w:rFonts w:ascii="Arial" w:hAnsi="Arial" w:cs="Arial"/>
            <w:color w:val="000000" w:themeColor="text1"/>
          </w:rPr>
          <w:t>Склад выпуска готовой продукции</w:t>
        </w:r>
      </w:ins>
    </w:p>
    <w:p w14:paraId="0CBEA6B8" w14:textId="77777777" w:rsidR="00E06E95" w:rsidRDefault="007B3FA0" w:rsidP="00632245">
      <w:pPr>
        <w:pStyle w:val="afa"/>
        <w:numPr>
          <w:ilvl w:val="0"/>
          <w:numId w:val="27"/>
        </w:numPr>
        <w:spacing w:after="240" w:line="276" w:lineRule="auto"/>
        <w:rPr>
          <w:ins w:id="1528" w:author="Дмитрий Ковтун" w:date="2021-03-12T16:04:00Z"/>
          <w:rFonts w:ascii="Arial" w:hAnsi="Arial" w:cs="Arial"/>
          <w:color w:val="000000" w:themeColor="text1"/>
        </w:rPr>
      </w:pPr>
      <w:r w:rsidRPr="00F00EDF">
        <w:rPr>
          <w:rFonts w:ascii="Arial" w:hAnsi="Arial" w:cs="Arial"/>
          <w:color w:val="000000" w:themeColor="text1"/>
        </w:rPr>
        <w:t>СПП-элемент</w:t>
      </w:r>
    </w:p>
    <w:p w14:paraId="3120BCB4" w14:textId="3A4411AD" w:rsidR="007B3FA0" w:rsidRPr="00632245" w:rsidRDefault="00CD4235" w:rsidP="00632245">
      <w:pPr>
        <w:pStyle w:val="afa"/>
        <w:numPr>
          <w:ilvl w:val="0"/>
          <w:numId w:val="27"/>
        </w:numPr>
        <w:spacing w:after="240" w:line="276" w:lineRule="auto"/>
        <w:rPr>
          <w:rFonts w:ascii="Arial" w:hAnsi="Arial" w:cs="Arial"/>
          <w:color w:val="000000" w:themeColor="text1"/>
        </w:rPr>
      </w:pPr>
      <w:ins w:id="1529" w:author="Дмитрий Ковтун" w:date="2021-03-12T18:29:00Z">
        <w:r>
          <w:rPr>
            <w:rFonts w:ascii="Arial" w:hAnsi="Arial" w:cs="Arial"/>
            <w:color w:val="000000" w:themeColor="text1"/>
          </w:rPr>
          <w:t>Получатель</w:t>
        </w:r>
      </w:ins>
      <w:ins w:id="1530" w:author="Дмитрий Ковтун" w:date="2021-03-12T16:04:00Z">
        <w:r w:rsidR="00E06E95">
          <w:rPr>
            <w:rFonts w:ascii="Arial" w:hAnsi="Arial" w:cs="Arial"/>
            <w:color w:val="000000" w:themeColor="text1"/>
          </w:rPr>
          <w:t xml:space="preserve"> (</w:t>
        </w:r>
      </w:ins>
      <w:ins w:id="1531" w:author="Дмитрий Ковтун" w:date="2021-03-12T16:05:00Z">
        <w:r w:rsidR="00E64834">
          <w:rPr>
            <w:rFonts w:ascii="Arial" w:hAnsi="Arial" w:cs="Arial"/>
            <w:color w:val="000000" w:themeColor="text1"/>
          </w:rPr>
          <w:t xml:space="preserve">ссылка на </w:t>
        </w:r>
      </w:ins>
      <w:ins w:id="1532" w:author="Дмитрий Ковтун" w:date="2021-03-12T18:29:00Z">
        <w:r>
          <w:rPr>
            <w:rFonts w:ascii="Arial" w:hAnsi="Arial" w:cs="Arial"/>
            <w:color w:val="000000" w:themeColor="text1"/>
          </w:rPr>
          <w:t>Заказ ТОР</w:t>
        </w:r>
      </w:ins>
      <w:ins w:id="1533" w:author="Дмитрий Ковтун" w:date="2021-03-12T18:30:00Z">
        <w:r>
          <w:rPr>
            <w:rFonts w:ascii="Arial" w:hAnsi="Arial" w:cs="Arial"/>
            <w:color w:val="000000" w:themeColor="text1"/>
          </w:rPr>
          <w:t>О – заявителя потребности</w:t>
        </w:r>
      </w:ins>
      <w:ins w:id="1534" w:author="Дмитрий Ковтун" w:date="2021-03-12T16:04:00Z">
        <w:r w:rsidR="00E06E95">
          <w:rPr>
            <w:rFonts w:ascii="Arial" w:hAnsi="Arial" w:cs="Arial"/>
            <w:color w:val="000000" w:themeColor="text1"/>
          </w:rPr>
          <w:t>)</w:t>
        </w:r>
      </w:ins>
      <w:r w:rsidR="007B3FA0" w:rsidRPr="00F00EDF">
        <w:rPr>
          <w:rFonts w:ascii="Arial" w:hAnsi="Arial" w:cs="Arial"/>
          <w:color w:val="000000" w:themeColor="text1"/>
        </w:rPr>
        <w:t xml:space="preserve"> </w:t>
      </w:r>
    </w:p>
    <w:p w14:paraId="4120B3F1" w14:textId="43A12E82" w:rsidR="0077135D" w:rsidRPr="00F00EDF" w:rsidRDefault="00AB596B" w:rsidP="00632245">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lastRenderedPageBreak/>
        <w:t>Операция с</w:t>
      </w:r>
      <w:r w:rsidR="0077135D" w:rsidRPr="00632245">
        <w:rPr>
          <w:rFonts w:ascii="Arial" w:hAnsi="Arial" w:cs="Arial"/>
          <w:color w:val="000000" w:themeColor="text1"/>
        </w:rPr>
        <w:t xml:space="preserve"> указанием плановой трудоемкости на изготовление</w:t>
      </w:r>
      <w:ins w:id="1535" w:author="Дмитрий Ковтун" w:date="2021-03-12T16:05:00Z">
        <w:r w:rsidR="00E64834">
          <w:rPr>
            <w:rFonts w:ascii="Arial" w:hAnsi="Arial" w:cs="Arial"/>
            <w:color w:val="000000" w:themeColor="text1"/>
          </w:rPr>
          <w:t xml:space="preserve"> единицы про</w:t>
        </w:r>
      </w:ins>
      <w:ins w:id="1536" w:author="Дмитрий Ковтун" w:date="2021-03-12T16:06:00Z">
        <w:r w:rsidR="00E64834">
          <w:rPr>
            <w:rFonts w:ascii="Arial" w:hAnsi="Arial" w:cs="Arial"/>
            <w:color w:val="000000" w:themeColor="text1"/>
          </w:rPr>
          <w:t>дукции</w:t>
        </w:r>
      </w:ins>
      <w:r w:rsidR="0077135D" w:rsidRPr="00632245">
        <w:rPr>
          <w:rFonts w:ascii="Arial" w:hAnsi="Arial" w:cs="Arial"/>
          <w:color w:val="000000" w:themeColor="text1"/>
        </w:rPr>
        <w:t xml:space="preserve"> и рабочего места</w:t>
      </w:r>
      <w:del w:id="1537" w:author="Дмитрий Ковтун" w:date="2021-03-12T16:05:00Z">
        <w:r w:rsidR="0077135D" w:rsidRPr="00632245" w:rsidDel="00E64834">
          <w:rPr>
            <w:rFonts w:ascii="Arial" w:hAnsi="Arial" w:cs="Arial"/>
            <w:color w:val="000000" w:themeColor="text1"/>
          </w:rPr>
          <w:delText xml:space="preserve"> ЦРММ.</w:delText>
        </w:r>
      </w:del>
    </w:p>
    <w:p w14:paraId="247B27DE" w14:textId="1E5A09FC" w:rsidR="001005AC" w:rsidRPr="00632245" w:rsidRDefault="007B3FA0"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Компонент (</w:t>
      </w:r>
      <w:del w:id="1538" w:author="Дмитрий Ковтун" w:date="2021-03-12T16:06:00Z">
        <w:r w:rsidRPr="00F00EDF" w:rsidDel="00E64834">
          <w:rPr>
            <w:rFonts w:ascii="Arial" w:hAnsi="Arial" w:cs="Arial"/>
            <w:color w:val="000000" w:themeColor="text1"/>
          </w:rPr>
          <w:delText xml:space="preserve">ОЗМ </w:delText>
        </w:r>
      </w:del>
      <w:ins w:id="1539" w:author="Дмитрий Ковтун" w:date="2021-03-12T16:06:00Z">
        <w:r w:rsidR="00E64834">
          <w:rPr>
            <w:rFonts w:ascii="Arial" w:hAnsi="Arial" w:cs="Arial"/>
            <w:color w:val="000000" w:themeColor="text1"/>
          </w:rPr>
          <w:t>Код ЕК МТР</w:t>
        </w:r>
        <w:r w:rsidR="00E64834" w:rsidRPr="00F00EDF">
          <w:rPr>
            <w:rFonts w:ascii="Arial" w:hAnsi="Arial" w:cs="Arial"/>
            <w:color w:val="000000" w:themeColor="text1"/>
          </w:rPr>
          <w:t xml:space="preserve"> </w:t>
        </w:r>
      </w:ins>
      <w:del w:id="1540" w:author="Дмитрий Ковтун" w:date="2021-03-12T16:06:00Z">
        <w:r w:rsidRPr="00F00EDF" w:rsidDel="00E64834">
          <w:rPr>
            <w:rFonts w:ascii="Arial" w:hAnsi="Arial" w:cs="Arial"/>
            <w:color w:val="000000" w:themeColor="text1"/>
          </w:rPr>
          <w:delText xml:space="preserve">- исходный </w:delText>
        </w:r>
      </w:del>
      <w:r w:rsidRPr="00F00EDF">
        <w:rPr>
          <w:rFonts w:ascii="Arial" w:hAnsi="Arial" w:cs="Arial"/>
          <w:color w:val="000000" w:themeColor="text1"/>
        </w:rPr>
        <w:t>материал</w:t>
      </w:r>
      <w:ins w:id="1541" w:author="Дмитрий Ковтун" w:date="2021-03-12T16:06:00Z">
        <w:r w:rsidR="00E64834">
          <w:rPr>
            <w:rFonts w:ascii="Arial" w:hAnsi="Arial" w:cs="Arial"/>
            <w:color w:val="000000" w:themeColor="text1"/>
          </w:rPr>
          <w:t>а, необходимого</w:t>
        </w:r>
      </w:ins>
      <w:r w:rsidRPr="00F00EDF">
        <w:rPr>
          <w:rFonts w:ascii="Arial" w:hAnsi="Arial" w:cs="Arial"/>
          <w:color w:val="000000" w:themeColor="text1"/>
        </w:rPr>
        <w:t xml:space="preserve"> для </w:t>
      </w:r>
      <w:del w:id="1542" w:author="Дмитрий Ковтун" w:date="2021-03-12T16:07:00Z">
        <w:r w:rsidRPr="00F00EDF" w:rsidDel="00E64834">
          <w:rPr>
            <w:rFonts w:ascii="Arial" w:hAnsi="Arial" w:cs="Arial"/>
            <w:color w:val="000000" w:themeColor="text1"/>
          </w:rPr>
          <w:delText>изготовления</w:delText>
        </w:r>
      </w:del>
      <w:ins w:id="1543" w:author="Дмитрий Ковтун" w:date="2021-03-12T16:07:00Z">
        <w:r w:rsidR="00E64834">
          <w:rPr>
            <w:rFonts w:ascii="Arial" w:hAnsi="Arial" w:cs="Arial"/>
            <w:color w:val="000000" w:themeColor="text1"/>
          </w:rPr>
          <w:t>производства</w:t>
        </w:r>
      </w:ins>
      <w:r w:rsidRPr="00F00EDF">
        <w:rPr>
          <w:rFonts w:ascii="Arial" w:hAnsi="Arial" w:cs="Arial"/>
          <w:color w:val="000000" w:themeColor="text1"/>
        </w:rPr>
        <w:t>)</w:t>
      </w:r>
      <w:r w:rsidR="001005AC" w:rsidRPr="00632245">
        <w:rPr>
          <w:rFonts w:ascii="Arial" w:hAnsi="Arial" w:cs="Arial"/>
          <w:color w:val="000000" w:themeColor="text1"/>
        </w:rPr>
        <w:t xml:space="preserve"> </w:t>
      </w:r>
    </w:p>
    <w:p w14:paraId="6D199A40" w14:textId="3E23B89B" w:rsidR="0077135D" w:rsidRDefault="00AB596B">
      <w:pPr>
        <w:spacing w:after="240" w:line="276" w:lineRule="auto"/>
        <w:ind w:firstLine="567"/>
        <w:rPr>
          <w:ins w:id="1544" w:author="Дмитрий Ковтун" w:date="2021-04-05T17:22:00Z"/>
          <w:rFonts w:ascii="Arial" w:hAnsi="Arial" w:cs="Arial"/>
          <w:color w:val="000000" w:themeColor="text1"/>
        </w:rPr>
        <w:pPrChange w:id="1545" w:author="Дмитрий Ковтун" w:date="2021-03-12T16:07:00Z">
          <w:pPr>
            <w:spacing w:after="240"/>
          </w:pPr>
        </w:pPrChange>
      </w:pPr>
      <w:r w:rsidRPr="00E64834">
        <w:rPr>
          <w:rFonts w:ascii="Arial" w:hAnsi="Arial" w:cs="Arial"/>
          <w:color w:val="000000" w:themeColor="text1"/>
          <w:rPrChange w:id="1546" w:author="Дмитрий Ковтун" w:date="2021-03-12T16:07:00Z">
            <w:rPr>
              <w:rFonts w:ascii="Arial" w:hAnsi="Arial" w:cs="Arial"/>
            </w:rPr>
          </w:rPrChange>
        </w:rPr>
        <w:t>К</w:t>
      </w:r>
      <w:r w:rsidR="0077135D" w:rsidRPr="00E64834">
        <w:rPr>
          <w:rFonts w:ascii="Arial" w:hAnsi="Arial" w:cs="Arial"/>
          <w:color w:val="000000" w:themeColor="text1"/>
          <w:rPrChange w:id="1547" w:author="Дмитрий Ковтун" w:date="2021-03-12T16:07:00Z">
            <w:rPr>
              <w:rFonts w:ascii="Arial" w:hAnsi="Arial" w:cs="Arial"/>
            </w:rPr>
          </w:rPrChange>
        </w:rPr>
        <w:t>омпоненты</w:t>
      </w:r>
      <w:r w:rsidRPr="00E64834">
        <w:rPr>
          <w:rFonts w:ascii="Arial" w:hAnsi="Arial" w:cs="Arial"/>
          <w:color w:val="000000" w:themeColor="text1"/>
          <w:rPrChange w:id="1548" w:author="Дмитрий Ковтун" w:date="2021-03-12T16:07:00Z">
            <w:rPr>
              <w:rFonts w:ascii="Arial" w:hAnsi="Arial" w:cs="Arial"/>
            </w:rPr>
          </w:rPrChange>
        </w:rPr>
        <w:t>,</w:t>
      </w:r>
      <w:r w:rsidR="0077135D" w:rsidRPr="00E64834">
        <w:rPr>
          <w:rFonts w:ascii="Arial" w:hAnsi="Arial" w:cs="Arial"/>
          <w:color w:val="000000" w:themeColor="text1"/>
          <w:rPrChange w:id="1549" w:author="Дмитрий Ковтун" w:date="2021-03-12T16:07:00Z">
            <w:rPr>
              <w:rFonts w:ascii="Arial" w:hAnsi="Arial" w:cs="Arial"/>
            </w:rPr>
          </w:rPrChange>
        </w:rPr>
        <w:t xml:space="preserve"> </w:t>
      </w:r>
      <w:r w:rsidRPr="00E64834">
        <w:rPr>
          <w:rFonts w:ascii="Arial" w:hAnsi="Arial" w:cs="Arial"/>
          <w:color w:val="000000" w:themeColor="text1"/>
          <w:rPrChange w:id="1550" w:author="Дмитрий Ковтун" w:date="2021-03-12T16:07:00Z">
            <w:rPr>
              <w:rFonts w:ascii="Arial" w:hAnsi="Arial" w:cs="Arial"/>
            </w:rPr>
          </w:rPrChange>
        </w:rPr>
        <w:t xml:space="preserve">используемые </w:t>
      </w:r>
      <w:r w:rsidR="0077135D" w:rsidRPr="00E64834">
        <w:rPr>
          <w:rFonts w:ascii="Arial" w:hAnsi="Arial" w:cs="Arial"/>
          <w:color w:val="000000" w:themeColor="text1"/>
          <w:rPrChange w:id="1551" w:author="Дмитрий Ковтун" w:date="2021-03-12T16:07:00Z">
            <w:rPr>
              <w:rFonts w:ascii="Arial" w:hAnsi="Arial" w:cs="Arial"/>
            </w:rPr>
          </w:rPrChange>
        </w:rPr>
        <w:t xml:space="preserve">для изготовления деталей и изделий </w:t>
      </w:r>
      <w:r w:rsidR="003C717E" w:rsidRPr="00E64834">
        <w:rPr>
          <w:rFonts w:ascii="Arial" w:hAnsi="Arial" w:cs="Arial"/>
          <w:color w:val="000000" w:themeColor="text1"/>
          <w:rPrChange w:id="1552" w:author="Дмитрий Ковтун" w:date="2021-03-12T16:07:00Z">
            <w:rPr>
              <w:rFonts w:ascii="Arial" w:hAnsi="Arial" w:cs="Arial"/>
            </w:rPr>
          </w:rPrChange>
        </w:rPr>
        <w:t>собственными силами,</w:t>
      </w:r>
      <w:r w:rsidR="0077135D" w:rsidRPr="00E64834">
        <w:rPr>
          <w:rFonts w:ascii="Arial" w:hAnsi="Arial" w:cs="Arial"/>
          <w:color w:val="000000" w:themeColor="text1"/>
          <w:rPrChange w:id="1553" w:author="Дмитрий Ковтун" w:date="2021-03-12T16:07:00Z">
            <w:rPr>
              <w:rFonts w:ascii="Arial" w:hAnsi="Arial" w:cs="Arial"/>
            </w:rPr>
          </w:rPrChange>
        </w:rPr>
        <w:t xml:space="preserve"> указываются Плановиком ЦРММ </w:t>
      </w:r>
      <w:r w:rsidRPr="00E64834">
        <w:rPr>
          <w:rFonts w:ascii="Arial" w:hAnsi="Arial" w:cs="Arial"/>
          <w:color w:val="000000" w:themeColor="text1"/>
          <w:rPrChange w:id="1554" w:author="Дмитрий Ковтун" w:date="2021-03-12T16:07:00Z">
            <w:rPr>
              <w:rFonts w:ascii="Arial" w:hAnsi="Arial" w:cs="Arial"/>
            </w:rPr>
          </w:rPrChange>
        </w:rPr>
        <w:t xml:space="preserve">исходя из технологической потребности </w:t>
      </w:r>
      <w:r w:rsidR="003C717E" w:rsidRPr="00E64834">
        <w:rPr>
          <w:rFonts w:ascii="Arial" w:hAnsi="Arial" w:cs="Arial"/>
          <w:color w:val="000000" w:themeColor="text1"/>
          <w:rPrChange w:id="1555" w:author="Дмитрий Ковтун" w:date="2021-03-12T16:07:00Z">
            <w:rPr>
              <w:rFonts w:ascii="Arial" w:hAnsi="Arial" w:cs="Arial"/>
            </w:rPr>
          </w:rPrChange>
        </w:rPr>
        <w:t xml:space="preserve">в изготовлении соответствующей </w:t>
      </w:r>
      <w:r w:rsidRPr="00E64834">
        <w:rPr>
          <w:rFonts w:ascii="Arial" w:hAnsi="Arial" w:cs="Arial"/>
          <w:color w:val="000000" w:themeColor="text1"/>
          <w:rPrChange w:id="1556" w:author="Дмитрий Ковтун" w:date="2021-03-12T16:07:00Z">
            <w:rPr>
              <w:rFonts w:ascii="Arial" w:hAnsi="Arial" w:cs="Arial"/>
            </w:rPr>
          </w:rPrChange>
        </w:rPr>
        <w:t>номенклатур</w:t>
      </w:r>
      <w:r w:rsidR="003C717E" w:rsidRPr="00E64834">
        <w:rPr>
          <w:rFonts w:ascii="Arial" w:hAnsi="Arial" w:cs="Arial"/>
          <w:color w:val="000000" w:themeColor="text1"/>
          <w:rPrChange w:id="1557" w:author="Дмитрий Ковтун" w:date="2021-03-12T16:07:00Z">
            <w:rPr>
              <w:rFonts w:ascii="Arial" w:hAnsi="Arial" w:cs="Arial"/>
            </w:rPr>
          </w:rPrChange>
        </w:rPr>
        <w:t>ы</w:t>
      </w:r>
      <w:r w:rsidRPr="00E64834">
        <w:rPr>
          <w:rFonts w:ascii="Arial" w:hAnsi="Arial" w:cs="Arial"/>
          <w:color w:val="000000" w:themeColor="text1"/>
          <w:rPrChange w:id="1558" w:author="Дмитрий Ковтун" w:date="2021-03-12T16:07:00Z">
            <w:rPr>
              <w:rFonts w:ascii="Arial" w:hAnsi="Arial" w:cs="Arial"/>
            </w:rPr>
          </w:rPrChange>
        </w:rPr>
        <w:t xml:space="preserve"> производимого изделия.</w:t>
      </w:r>
    </w:p>
    <w:p w14:paraId="006C03B7" w14:textId="5291555A" w:rsidR="005F1932" w:rsidRPr="00F00EDF" w:rsidRDefault="005F1932" w:rsidP="005F1932">
      <w:pPr>
        <w:pStyle w:val="4"/>
        <w:rPr>
          <w:ins w:id="1559" w:author="Дмитрий Ковтун" w:date="2021-04-05T17:22:00Z"/>
          <w:rFonts w:cs="Arial"/>
          <w:color w:val="000000" w:themeColor="text1"/>
        </w:rPr>
      </w:pPr>
      <w:ins w:id="1560" w:author="Дмитрий Ковтун" w:date="2021-04-05T17:22:00Z">
        <w:r w:rsidRPr="00F00EDF">
          <w:rPr>
            <w:rFonts w:cs="Arial"/>
            <w:color w:val="000000" w:themeColor="text1"/>
          </w:rPr>
          <w:t xml:space="preserve">Шаг процесса </w:t>
        </w:r>
        <w:r w:rsidR="00327C2F">
          <w:rPr>
            <w:rFonts w:cs="Arial"/>
            <w:color w:val="000000" w:themeColor="text1"/>
          </w:rPr>
          <w:t>12</w:t>
        </w:r>
        <w:r w:rsidRPr="00F00EDF">
          <w:rPr>
            <w:rFonts w:cs="Arial"/>
            <w:color w:val="000000" w:themeColor="text1"/>
          </w:rPr>
          <w:t xml:space="preserve"> - Установка статуса «Материалы запланированы»</w:t>
        </w:r>
      </w:ins>
    </w:p>
    <w:p w14:paraId="4AD7415F" w14:textId="77777777" w:rsidR="005F1932" w:rsidRPr="00F00EDF" w:rsidRDefault="005F1932" w:rsidP="005F1932">
      <w:pPr>
        <w:rPr>
          <w:ins w:id="1561" w:author="Дмитрий Ковтун" w:date="2021-04-05T17:22:00Z"/>
        </w:rPr>
      </w:pPr>
    </w:p>
    <w:p w14:paraId="3EF3B4B3" w14:textId="0FC15DA8" w:rsidR="005F1932" w:rsidRPr="00632245" w:rsidRDefault="005F1932" w:rsidP="005F1932">
      <w:pPr>
        <w:spacing w:after="240" w:line="276" w:lineRule="auto"/>
        <w:ind w:firstLine="567"/>
        <w:rPr>
          <w:ins w:id="1562" w:author="Дмитрий Ковтун" w:date="2021-04-05T17:22:00Z"/>
          <w:rFonts w:ascii="Arial" w:hAnsi="Arial" w:cs="Arial"/>
          <w:color w:val="000000" w:themeColor="text1"/>
        </w:rPr>
      </w:pPr>
      <w:ins w:id="1563" w:author="Дмитрий Ковтун" w:date="2021-04-05T17:22:00Z">
        <w:r>
          <w:rPr>
            <w:rFonts w:ascii="Arial" w:hAnsi="Arial" w:cs="Arial"/>
            <w:color w:val="000000" w:themeColor="text1"/>
          </w:rPr>
          <w:t>После</w:t>
        </w:r>
        <w:r w:rsidRPr="00632245">
          <w:rPr>
            <w:rFonts w:ascii="Arial" w:hAnsi="Arial" w:cs="Arial"/>
            <w:color w:val="000000" w:themeColor="text1"/>
          </w:rPr>
          <w:t xml:space="preserve"> формировани</w:t>
        </w:r>
        <w:r>
          <w:rPr>
            <w:rFonts w:ascii="Arial" w:hAnsi="Arial" w:cs="Arial"/>
            <w:color w:val="000000" w:themeColor="text1"/>
          </w:rPr>
          <w:t>я</w:t>
        </w:r>
        <w:r w:rsidRPr="00632245">
          <w:rPr>
            <w:rFonts w:ascii="Arial" w:hAnsi="Arial" w:cs="Arial"/>
            <w:color w:val="000000" w:themeColor="text1"/>
          </w:rPr>
          <w:t xml:space="preserve"> производственного заказа для </w:t>
        </w:r>
        <w:r>
          <w:rPr>
            <w:rFonts w:ascii="Arial" w:hAnsi="Arial" w:cs="Arial"/>
            <w:color w:val="000000" w:themeColor="text1"/>
          </w:rPr>
          <w:t>изготовления</w:t>
        </w:r>
        <w:r w:rsidRPr="00632245">
          <w:rPr>
            <w:rFonts w:ascii="Arial" w:hAnsi="Arial" w:cs="Arial"/>
            <w:color w:val="000000" w:themeColor="text1"/>
          </w:rPr>
          <w:t xml:space="preserve"> деталей и изделий собственными силами</w:t>
        </w:r>
        <w:r>
          <w:rPr>
            <w:rFonts w:ascii="Arial" w:hAnsi="Arial" w:cs="Arial"/>
            <w:color w:val="000000" w:themeColor="text1"/>
          </w:rPr>
          <w:t>,</w:t>
        </w:r>
        <w:r w:rsidRPr="00CD4235">
          <w:rPr>
            <w:rFonts w:ascii="Arial" w:hAnsi="Arial" w:cs="Arial"/>
            <w:color w:val="000000" w:themeColor="text1"/>
          </w:rPr>
          <w:t xml:space="preserve"> </w:t>
        </w:r>
        <w:r>
          <w:rPr>
            <w:rFonts w:ascii="Arial" w:hAnsi="Arial" w:cs="Arial"/>
            <w:color w:val="000000" w:themeColor="text1"/>
          </w:rPr>
          <w:t xml:space="preserve">на </w:t>
        </w:r>
      </w:ins>
      <w:ins w:id="1564" w:author="Дмитрий Ковтун" w:date="2021-04-05T17:23:00Z">
        <w:r w:rsidR="008F4BA0">
          <w:rPr>
            <w:rFonts w:ascii="Arial" w:hAnsi="Arial" w:cs="Arial"/>
            <w:color w:val="000000" w:themeColor="text1"/>
          </w:rPr>
          <w:t>годовом</w:t>
        </w:r>
      </w:ins>
      <w:ins w:id="1565" w:author="Дмитрий Ковтун" w:date="2021-04-05T17:22:00Z">
        <w:r>
          <w:rPr>
            <w:rFonts w:ascii="Arial" w:hAnsi="Arial" w:cs="Arial"/>
            <w:color w:val="000000" w:themeColor="text1"/>
          </w:rPr>
          <w:t xml:space="preserve"> горизонте планирования</w:t>
        </w:r>
        <w:r w:rsidRPr="00632245">
          <w:rPr>
            <w:rFonts w:ascii="Arial" w:hAnsi="Arial" w:cs="Arial"/>
            <w:color w:val="000000" w:themeColor="text1"/>
          </w:rPr>
          <w:t xml:space="preserve">, </w:t>
        </w:r>
        <w:r>
          <w:rPr>
            <w:rFonts w:ascii="Arial" w:hAnsi="Arial" w:cs="Arial"/>
            <w:color w:val="000000" w:themeColor="text1"/>
          </w:rPr>
          <w:t>сотрудник с ролью «</w:t>
        </w:r>
        <w:r w:rsidRPr="00632245">
          <w:rPr>
            <w:rFonts w:ascii="Arial" w:hAnsi="Arial" w:cs="Arial"/>
            <w:color w:val="000000" w:themeColor="text1"/>
          </w:rPr>
          <w:t>Плановиком ЦРММ</w:t>
        </w:r>
        <w:r>
          <w:rPr>
            <w:rFonts w:ascii="Arial" w:hAnsi="Arial" w:cs="Arial"/>
            <w:color w:val="000000" w:themeColor="text1"/>
          </w:rPr>
          <w:t xml:space="preserve"> УО»</w:t>
        </w:r>
        <w:r w:rsidRPr="00632245">
          <w:rPr>
            <w:rFonts w:ascii="Arial" w:hAnsi="Arial" w:cs="Arial"/>
            <w:color w:val="000000" w:themeColor="text1"/>
          </w:rPr>
          <w:t xml:space="preserve"> </w:t>
        </w:r>
        <w:r>
          <w:rPr>
            <w:rFonts w:ascii="Arial" w:hAnsi="Arial" w:cs="Arial"/>
            <w:color w:val="000000" w:themeColor="text1"/>
          </w:rPr>
          <w:t xml:space="preserve">выполняет </w:t>
        </w:r>
        <w:r w:rsidRPr="00C14503">
          <w:rPr>
            <w:rFonts w:ascii="Arial" w:hAnsi="Arial" w:cs="Arial"/>
            <w:color w:val="000000" w:themeColor="text1"/>
          </w:rPr>
          <w:t>подтвержд</w:t>
        </w:r>
        <w:r>
          <w:rPr>
            <w:rFonts w:ascii="Arial" w:hAnsi="Arial" w:cs="Arial"/>
            <w:color w:val="000000" w:themeColor="text1"/>
          </w:rPr>
          <w:t>ение</w:t>
        </w:r>
        <w:r w:rsidRPr="00C14503">
          <w:rPr>
            <w:rFonts w:ascii="Arial" w:hAnsi="Arial" w:cs="Arial"/>
            <w:color w:val="000000" w:themeColor="text1"/>
          </w:rPr>
          <w:t xml:space="preserve"> </w:t>
        </w:r>
        <w:r>
          <w:rPr>
            <w:rFonts w:ascii="Arial" w:hAnsi="Arial" w:cs="Arial"/>
            <w:color w:val="000000" w:themeColor="text1"/>
          </w:rPr>
          <w:t>окончания планирования компонентов, необходимых для</w:t>
        </w:r>
        <w:r w:rsidRPr="00257C15">
          <w:rPr>
            <w:rFonts w:ascii="Arial" w:hAnsi="Arial" w:cs="Arial"/>
            <w:color w:val="000000" w:themeColor="text1"/>
          </w:rPr>
          <w:t xml:space="preserve"> </w:t>
        </w:r>
        <w:r>
          <w:rPr>
            <w:rFonts w:ascii="Arial" w:hAnsi="Arial" w:cs="Arial"/>
            <w:color w:val="000000" w:themeColor="text1"/>
          </w:rPr>
          <w:t>производства</w:t>
        </w:r>
        <w:r w:rsidRPr="00C14503">
          <w:rPr>
            <w:rFonts w:ascii="Arial" w:hAnsi="Arial" w:cs="Arial"/>
            <w:color w:val="000000" w:themeColor="text1"/>
          </w:rPr>
          <w:t>.</w:t>
        </w:r>
      </w:ins>
    </w:p>
    <w:p w14:paraId="26681E81" w14:textId="77777777" w:rsidR="005F1932" w:rsidRDefault="005F1932" w:rsidP="005F1932">
      <w:pPr>
        <w:spacing w:after="240" w:line="276" w:lineRule="auto"/>
        <w:ind w:firstLine="567"/>
        <w:rPr>
          <w:ins w:id="1566" w:author="Дмитрий Ковтун" w:date="2021-04-05T17:22:00Z"/>
          <w:rFonts w:ascii="Arial" w:hAnsi="Arial" w:cs="Arial"/>
          <w:color w:val="000000" w:themeColor="text1"/>
        </w:rPr>
      </w:pPr>
      <w:ins w:id="1567" w:author="Дмитрий Ковтун" w:date="2021-04-05T17:22:00Z">
        <w:r>
          <w:rPr>
            <w:rFonts w:ascii="Arial" w:hAnsi="Arial" w:cs="Arial"/>
            <w:color w:val="000000" w:themeColor="text1"/>
          </w:rPr>
          <w:t>Для п</w:t>
        </w:r>
        <w:r w:rsidRPr="00632245">
          <w:rPr>
            <w:rFonts w:ascii="Arial" w:hAnsi="Arial" w:cs="Arial"/>
            <w:color w:val="000000" w:themeColor="text1"/>
          </w:rPr>
          <w:t xml:space="preserve">одтверждения </w:t>
        </w:r>
        <w:r>
          <w:rPr>
            <w:rFonts w:ascii="Arial" w:hAnsi="Arial" w:cs="Arial"/>
            <w:color w:val="000000" w:themeColor="text1"/>
          </w:rPr>
          <w:t xml:space="preserve">окончания планирования </w:t>
        </w:r>
        <w:r w:rsidRPr="00632245">
          <w:rPr>
            <w:rFonts w:ascii="Arial" w:hAnsi="Arial" w:cs="Arial"/>
            <w:color w:val="000000" w:themeColor="text1"/>
          </w:rPr>
          <w:t>материал</w:t>
        </w:r>
        <w:r>
          <w:rPr>
            <w:rFonts w:ascii="Arial" w:hAnsi="Arial" w:cs="Arial"/>
            <w:color w:val="000000" w:themeColor="text1"/>
          </w:rPr>
          <w:t>ов, необходимых</w:t>
        </w:r>
        <w:r w:rsidRPr="00632245">
          <w:rPr>
            <w:rFonts w:ascii="Arial" w:hAnsi="Arial" w:cs="Arial"/>
            <w:color w:val="000000" w:themeColor="text1"/>
          </w:rPr>
          <w:t xml:space="preserve"> для выполнения работ</w:t>
        </w:r>
        <w:r>
          <w:rPr>
            <w:rFonts w:ascii="Arial" w:hAnsi="Arial" w:cs="Arial"/>
            <w:color w:val="000000" w:themeColor="text1"/>
          </w:rPr>
          <w:t>, сотрудник с ролью «</w:t>
        </w:r>
        <w:r w:rsidRPr="00632245">
          <w:rPr>
            <w:rFonts w:ascii="Arial" w:hAnsi="Arial" w:cs="Arial"/>
            <w:color w:val="000000" w:themeColor="text1"/>
          </w:rPr>
          <w:t>Плановик ЦРММ УО</w:t>
        </w:r>
        <w:r>
          <w:rPr>
            <w:rFonts w:ascii="Arial" w:hAnsi="Arial" w:cs="Arial"/>
            <w:color w:val="000000" w:themeColor="text1"/>
          </w:rPr>
          <w:t>»</w:t>
        </w:r>
        <w:r w:rsidRPr="00632245">
          <w:rPr>
            <w:rFonts w:ascii="Arial" w:hAnsi="Arial" w:cs="Arial"/>
            <w:color w:val="000000" w:themeColor="text1"/>
          </w:rPr>
          <w:t xml:space="preserve"> устанавливает статус производственного заказа «МТПЛ – Материалы запланированы». </w:t>
        </w:r>
      </w:ins>
    </w:p>
    <w:p w14:paraId="03670EC9" w14:textId="77777777" w:rsidR="005F1932" w:rsidRDefault="005F1932" w:rsidP="005F1932">
      <w:pPr>
        <w:spacing w:after="240" w:line="276" w:lineRule="auto"/>
        <w:ind w:firstLine="567"/>
        <w:rPr>
          <w:ins w:id="1568" w:author="Дмитрий Ковтун" w:date="2021-04-05T17:22:00Z"/>
          <w:rFonts w:ascii="Arial" w:hAnsi="Arial" w:cs="Arial"/>
          <w:color w:val="000000" w:themeColor="text1"/>
        </w:rPr>
      </w:pPr>
      <w:ins w:id="1569" w:author="Дмитрий Ковтун" w:date="2021-04-05T17:22:00Z">
        <w:r w:rsidRPr="00632245">
          <w:rPr>
            <w:rFonts w:ascii="Arial" w:hAnsi="Arial" w:cs="Arial"/>
            <w:color w:val="000000" w:themeColor="text1"/>
          </w:rPr>
          <w:t xml:space="preserve">Статус производственного заказа устанавливается с помощью транзакции </w:t>
        </w:r>
        <w:r>
          <w:rPr>
            <w:rFonts w:ascii="Arial" w:hAnsi="Arial" w:cs="Arial"/>
            <w:color w:val="000000" w:themeColor="text1"/>
          </w:rPr>
          <w:t>«</w:t>
        </w:r>
        <w:r w:rsidRPr="00632245">
          <w:rPr>
            <w:rFonts w:ascii="Arial" w:hAnsi="Arial" w:cs="Arial"/>
            <w:color w:val="000000" w:themeColor="text1"/>
          </w:rPr>
          <w:t xml:space="preserve">CO02 – </w:t>
        </w:r>
        <w:r>
          <w:rPr>
            <w:rFonts w:ascii="Arial" w:hAnsi="Arial" w:cs="Arial"/>
            <w:color w:val="000000" w:themeColor="text1"/>
          </w:rPr>
          <w:t>Изменение производственного заказа</w:t>
        </w:r>
        <w:r w:rsidRPr="00F00EDF">
          <w:rPr>
            <w:rFonts w:ascii="Arial" w:hAnsi="Arial" w:cs="Arial"/>
            <w:color w:val="000000" w:themeColor="text1"/>
          </w:rPr>
          <w:t>»</w:t>
        </w:r>
        <w:r w:rsidRPr="00632245">
          <w:rPr>
            <w:rFonts w:ascii="Arial" w:hAnsi="Arial" w:cs="Arial"/>
            <w:color w:val="000000" w:themeColor="text1"/>
          </w:rPr>
          <w:t xml:space="preserve"> </w:t>
        </w:r>
        <w:r w:rsidRPr="00F00EDF">
          <w:rPr>
            <w:rFonts w:ascii="Arial" w:hAnsi="Arial" w:cs="Arial"/>
            <w:color w:val="000000" w:themeColor="text1"/>
          </w:rPr>
          <w:t xml:space="preserve">или транзакции </w:t>
        </w:r>
        <w:r w:rsidRPr="00632245">
          <w:rPr>
            <w:rFonts w:ascii="Arial" w:hAnsi="Arial" w:cs="Arial"/>
            <w:color w:val="000000" w:themeColor="text1"/>
          </w:rPr>
          <w:t xml:space="preserve">COHV – </w:t>
        </w:r>
        <w:r w:rsidRPr="00F00EDF">
          <w:rPr>
            <w:rFonts w:ascii="Arial" w:hAnsi="Arial" w:cs="Arial"/>
            <w:color w:val="000000" w:themeColor="text1"/>
          </w:rPr>
          <w:t>«</w:t>
        </w:r>
        <w:r w:rsidRPr="00632245">
          <w:rPr>
            <w:rFonts w:ascii="Arial" w:hAnsi="Arial" w:cs="Arial"/>
            <w:color w:val="000000" w:themeColor="text1"/>
          </w:rPr>
          <w:t>Массовая обработка производственных заказов</w:t>
        </w:r>
        <w:r w:rsidRPr="00F00EDF">
          <w:rPr>
            <w:rFonts w:ascii="Arial" w:hAnsi="Arial" w:cs="Arial"/>
            <w:color w:val="000000" w:themeColor="text1"/>
          </w:rPr>
          <w:t>»</w:t>
        </w:r>
        <w:r w:rsidRPr="00632245">
          <w:rPr>
            <w:rFonts w:ascii="Arial" w:hAnsi="Arial" w:cs="Arial"/>
            <w:color w:val="000000" w:themeColor="text1"/>
          </w:rPr>
          <w:t xml:space="preserve">. </w:t>
        </w:r>
      </w:ins>
    </w:p>
    <w:p w14:paraId="23AEF948" w14:textId="053C0C3B" w:rsidR="005F1932" w:rsidRPr="00F00EDF" w:rsidRDefault="005F1932" w:rsidP="005F1932">
      <w:pPr>
        <w:pStyle w:val="4"/>
        <w:rPr>
          <w:ins w:id="1570" w:author="Дмитрий Ковтун" w:date="2021-04-05T17:22:00Z"/>
          <w:rFonts w:cs="Arial"/>
          <w:color w:val="000000" w:themeColor="text1"/>
        </w:rPr>
      </w:pPr>
      <w:ins w:id="1571" w:author="Дмитрий Ковтун" w:date="2021-04-05T17:22:00Z">
        <w:r w:rsidRPr="00F00EDF">
          <w:rPr>
            <w:rFonts w:cs="Arial"/>
            <w:color w:val="000000" w:themeColor="text1"/>
          </w:rPr>
          <w:t xml:space="preserve">Шаг процесса </w:t>
        </w:r>
        <w:r w:rsidR="00327C2F">
          <w:rPr>
            <w:rFonts w:cs="Arial"/>
            <w:color w:val="000000" w:themeColor="text1"/>
          </w:rPr>
          <w:t>13</w:t>
        </w:r>
        <w:r w:rsidRPr="00F00EDF">
          <w:rPr>
            <w:rFonts w:cs="Arial"/>
            <w:color w:val="000000" w:themeColor="text1"/>
          </w:rPr>
          <w:t xml:space="preserve"> - Установка статуса «Мощности сбалансированы»</w:t>
        </w:r>
      </w:ins>
    </w:p>
    <w:p w14:paraId="0A9E04D8" w14:textId="77777777" w:rsidR="005F1932" w:rsidRPr="00F00EDF" w:rsidRDefault="005F1932" w:rsidP="005F1932">
      <w:pPr>
        <w:rPr>
          <w:ins w:id="1572" w:author="Дмитрий Ковтун" w:date="2021-04-05T17:22:00Z"/>
        </w:rPr>
      </w:pPr>
    </w:p>
    <w:p w14:paraId="6B2C8318" w14:textId="77777777" w:rsidR="005F1932" w:rsidRDefault="005F1932" w:rsidP="005F1932">
      <w:pPr>
        <w:spacing w:after="240" w:line="276" w:lineRule="auto"/>
        <w:ind w:firstLine="567"/>
        <w:rPr>
          <w:ins w:id="1573" w:author="Дмитрий Ковтун" w:date="2021-04-05T17:22:00Z"/>
          <w:rFonts w:ascii="Arial" w:hAnsi="Arial" w:cs="Arial"/>
          <w:color w:val="000000" w:themeColor="text1"/>
        </w:rPr>
      </w:pPr>
      <w:ins w:id="1574" w:author="Дмитрий Ковтун" w:date="2021-04-05T17:22:00Z">
        <w:r w:rsidRPr="00632245">
          <w:rPr>
            <w:rFonts w:ascii="Arial" w:hAnsi="Arial" w:cs="Arial"/>
            <w:color w:val="000000" w:themeColor="text1"/>
          </w:rPr>
          <w:t xml:space="preserve">После </w:t>
        </w:r>
        <w:r>
          <w:rPr>
            <w:rFonts w:ascii="Arial" w:hAnsi="Arial" w:cs="Arial"/>
            <w:color w:val="000000" w:themeColor="text1"/>
          </w:rPr>
          <w:t>подтверждения шага планирования МТР, требуемых для производства, сотрудник с ролью «</w:t>
        </w:r>
        <w:r w:rsidRPr="00632245">
          <w:rPr>
            <w:rFonts w:ascii="Arial" w:hAnsi="Arial" w:cs="Arial"/>
            <w:color w:val="000000" w:themeColor="text1"/>
          </w:rPr>
          <w:t>Плановик ЦРММ УО</w:t>
        </w:r>
        <w:r>
          <w:rPr>
            <w:rFonts w:ascii="Arial" w:hAnsi="Arial" w:cs="Arial"/>
            <w:color w:val="000000" w:themeColor="text1"/>
          </w:rPr>
          <w:t>»</w:t>
        </w:r>
        <w:r w:rsidRPr="00632245">
          <w:rPr>
            <w:rFonts w:ascii="Arial" w:hAnsi="Arial" w:cs="Arial"/>
            <w:color w:val="000000" w:themeColor="text1"/>
          </w:rPr>
          <w:t xml:space="preserve"> вне системы анализирует загрузку производственных мощностей (персонал, оборудование) и при выявлении недоступности проводит балансировку мощностей с помощью корректировки сроков производственных заказов. По результатам</w:t>
        </w:r>
        <w:r>
          <w:rPr>
            <w:rFonts w:ascii="Arial" w:hAnsi="Arial" w:cs="Arial"/>
            <w:color w:val="000000" w:themeColor="text1"/>
          </w:rPr>
          <w:t xml:space="preserve"> выполненных мероприятий, </w:t>
        </w:r>
        <w:r w:rsidRPr="00632245">
          <w:rPr>
            <w:rFonts w:ascii="Arial" w:hAnsi="Arial" w:cs="Arial"/>
            <w:color w:val="000000" w:themeColor="text1"/>
          </w:rPr>
          <w:t xml:space="preserve">Плановик ЦРММ УО устанавливает </w:t>
        </w:r>
        <w:r>
          <w:rPr>
            <w:rFonts w:ascii="Arial" w:hAnsi="Arial" w:cs="Arial"/>
            <w:color w:val="000000" w:themeColor="text1"/>
          </w:rPr>
          <w:t xml:space="preserve">производственному заказу </w:t>
        </w:r>
        <w:r w:rsidRPr="00632245">
          <w:rPr>
            <w:rFonts w:ascii="Arial" w:hAnsi="Arial" w:cs="Arial"/>
            <w:color w:val="000000" w:themeColor="text1"/>
          </w:rPr>
          <w:t xml:space="preserve">статус «МНБЛ – Мощности сбалансированы». </w:t>
        </w:r>
      </w:ins>
    </w:p>
    <w:p w14:paraId="25AE2B81" w14:textId="77777777" w:rsidR="005F1932" w:rsidRPr="00632245" w:rsidRDefault="005F1932" w:rsidP="005F1932">
      <w:pPr>
        <w:spacing w:after="240" w:line="276" w:lineRule="auto"/>
        <w:ind w:firstLine="567"/>
        <w:rPr>
          <w:ins w:id="1575" w:author="Дмитрий Ковтун" w:date="2021-04-05T17:22:00Z"/>
          <w:rFonts w:ascii="Arial" w:hAnsi="Arial" w:cs="Arial"/>
          <w:color w:val="000000" w:themeColor="text1"/>
        </w:rPr>
      </w:pPr>
      <w:ins w:id="1576" w:author="Дмитрий Ковтун" w:date="2021-04-05T17:22:00Z">
        <w:r w:rsidRPr="00632245">
          <w:rPr>
            <w:rFonts w:ascii="Arial" w:hAnsi="Arial" w:cs="Arial"/>
            <w:color w:val="000000" w:themeColor="text1"/>
          </w:rPr>
          <w:t xml:space="preserve">Статус производственного заказа устанавливается с помощью транзакции </w:t>
        </w:r>
        <w:r>
          <w:rPr>
            <w:rFonts w:ascii="Arial" w:hAnsi="Arial" w:cs="Arial"/>
            <w:color w:val="000000" w:themeColor="text1"/>
          </w:rPr>
          <w:t>«</w:t>
        </w:r>
        <w:r w:rsidRPr="00632245">
          <w:rPr>
            <w:rFonts w:ascii="Arial" w:hAnsi="Arial" w:cs="Arial"/>
            <w:color w:val="000000" w:themeColor="text1"/>
          </w:rPr>
          <w:t xml:space="preserve">CO02 – </w:t>
        </w:r>
        <w:r>
          <w:rPr>
            <w:rFonts w:ascii="Arial" w:hAnsi="Arial" w:cs="Arial"/>
            <w:color w:val="000000" w:themeColor="text1"/>
          </w:rPr>
          <w:t xml:space="preserve">Изменение производственного заказа» </w:t>
        </w:r>
        <w:r w:rsidRPr="00632245">
          <w:rPr>
            <w:rFonts w:ascii="Arial" w:hAnsi="Arial" w:cs="Arial"/>
            <w:color w:val="000000" w:themeColor="text1"/>
          </w:rPr>
          <w:t xml:space="preserve">или </w:t>
        </w:r>
        <w:r>
          <w:rPr>
            <w:rFonts w:ascii="Arial" w:hAnsi="Arial" w:cs="Arial"/>
            <w:color w:val="000000" w:themeColor="text1"/>
          </w:rPr>
          <w:t>«</w:t>
        </w:r>
        <w:r w:rsidRPr="00632245">
          <w:rPr>
            <w:rFonts w:ascii="Arial" w:hAnsi="Arial" w:cs="Arial"/>
            <w:color w:val="000000" w:themeColor="text1"/>
          </w:rPr>
          <w:t>COHV – Массовая обработка производственных заказов</w:t>
        </w:r>
        <w:r>
          <w:rPr>
            <w:rFonts w:ascii="Arial" w:hAnsi="Arial" w:cs="Arial"/>
            <w:color w:val="000000" w:themeColor="text1"/>
          </w:rPr>
          <w:t>»</w:t>
        </w:r>
        <w:r w:rsidRPr="00632245">
          <w:rPr>
            <w:rFonts w:ascii="Arial" w:hAnsi="Arial" w:cs="Arial"/>
            <w:color w:val="000000" w:themeColor="text1"/>
          </w:rPr>
          <w:t xml:space="preserve">. </w:t>
        </w:r>
      </w:ins>
    </w:p>
    <w:p w14:paraId="25C7AA0A" w14:textId="2ECF6069" w:rsidR="005F1932" w:rsidRPr="00F00EDF" w:rsidRDefault="005F1932" w:rsidP="005F1932">
      <w:pPr>
        <w:pStyle w:val="4"/>
        <w:rPr>
          <w:ins w:id="1577" w:author="Дмитрий Ковтун" w:date="2021-04-05T17:22:00Z"/>
          <w:rFonts w:cs="Arial"/>
          <w:color w:val="000000" w:themeColor="text1"/>
        </w:rPr>
      </w:pPr>
      <w:ins w:id="1578" w:author="Дмитрий Ковтун" w:date="2021-04-05T17:22:00Z">
        <w:r w:rsidRPr="00F00EDF">
          <w:rPr>
            <w:rFonts w:cs="Arial"/>
            <w:color w:val="000000" w:themeColor="text1"/>
          </w:rPr>
          <w:t xml:space="preserve">Шаг процесса </w:t>
        </w:r>
      </w:ins>
      <w:ins w:id="1579" w:author="Дмитрий Ковтун" w:date="2021-04-05T17:23:00Z">
        <w:r w:rsidR="00327C2F">
          <w:rPr>
            <w:rFonts w:cs="Arial"/>
            <w:color w:val="000000" w:themeColor="text1"/>
          </w:rPr>
          <w:t>14</w:t>
        </w:r>
      </w:ins>
      <w:ins w:id="1580" w:author="Дмитрий Ковтун" w:date="2021-04-05T17:22:00Z">
        <w:r w:rsidRPr="00F00EDF">
          <w:rPr>
            <w:rFonts w:cs="Arial"/>
            <w:color w:val="000000" w:themeColor="text1"/>
          </w:rPr>
          <w:t xml:space="preserve"> - Утверждение производственного заказа</w:t>
        </w:r>
      </w:ins>
    </w:p>
    <w:p w14:paraId="77D3019E" w14:textId="77777777" w:rsidR="005F1932" w:rsidRPr="00F00EDF" w:rsidRDefault="005F1932" w:rsidP="005F1932">
      <w:pPr>
        <w:rPr>
          <w:ins w:id="1581" w:author="Дмитрий Ковтун" w:date="2021-04-05T17:22:00Z"/>
        </w:rPr>
      </w:pPr>
    </w:p>
    <w:p w14:paraId="74F20F3E" w14:textId="77777777" w:rsidR="005F1932" w:rsidRDefault="005F1932" w:rsidP="005F1932">
      <w:pPr>
        <w:spacing w:after="240" w:line="276" w:lineRule="auto"/>
        <w:ind w:firstLine="567"/>
        <w:rPr>
          <w:ins w:id="1582" w:author="Дмитрий Ковтун" w:date="2021-04-05T17:22:00Z"/>
          <w:rFonts w:ascii="Arial" w:hAnsi="Arial" w:cs="Arial"/>
          <w:color w:val="000000" w:themeColor="text1"/>
        </w:rPr>
      </w:pPr>
      <w:ins w:id="1583" w:author="Дмитрий Ковтун" w:date="2021-04-05T17:22:00Z">
        <w:r w:rsidRPr="00F00EDF">
          <w:rPr>
            <w:rFonts w:ascii="Arial" w:hAnsi="Arial" w:cs="Arial"/>
            <w:color w:val="000000" w:themeColor="text1"/>
          </w:rPr>
          <w:t>Для утверждения производственного заказа и возможности отражения фактических данных</w:t>
        </w:r>
        <w:r>
          <w:rPr>
            <w:rFonts w:ascii="Arial" w:hAnsi="Arial" w:cs="Arial"/>
            <w:color w:val="000000" w:themeColor="text1"/>
          </w:rPr>
          <w:t>, сотрудник с ролью «</w:t>
        </w:r>
        <w:r w:rsidRPr="00F00EDF">
          <w:rPr>
            <w:rFonts w:ascii="Arial" w:hAnsi="Arial" w:cs="Arial"/>
            <w:color w:val="000000" w:themeColor="text1"/>
          </w:rPr>
          <w:t>Специалист ЦРММ УО</w:t>
        </w:r>
        <w:r>
          <w:rPr>
            <w:rFonts w:ascii="Arial" w:hAnsi="Arial" w:cs="Arial"/>
            <w:color w:val="000000" w:themeColor="text1"/>
          </w:rPr>
          <w:t>»,</w:t>
        </w:r>
        <w:r w:rsidRPr="00F00EDF">
          <w:rPr>
            <w:rFonts w:ascii="Arial" w:hAnsi="Arial" w:cs="Arial"/>
            <w:color w:val="000000" w:themeColor="text1"/>
          </w:rPr>
          <w:t xml:space="preserve"> выбирает список производственных заказов со статусом «МНБЛ - Мощности сбалансированы»</w:t>
        </w:r>
        <w:r>
          <w:rPr>
            <w:rFonts w:ascii="Arial" w:hAnsi="Arial" w:cs="Arial"/>
            <w:color w:val="000000" w:themeColor="text1"/>
          </w:rPr>
          <w:t xml:space="preserve">. </w:t>
        </w:r>
        <w:r w:rsidRPr="00F00EDF">
          <w:rPr>
            <w:rFonts w:ascii="Arial" w:hAnsi="Arial" w:cs="Arial"/>
            <w:color w:val="000000" w:themeColor="text1"/>
          </w:rPr>
          <w:t xml:space="preserve"> </w:t>
        </w:r>
        <w:r>
          <w:rPr>
            <w:rFonts w:ascii="Arial" w:hAnsi="Arial" w:cs="Arial"/>
            <w:color w:val="000000" w:themeColor="text1"/>
          </w:rPr>
          <w:t>Для выбранных заказов выполняется процедура деблокирования</w:t>
        </w:r>
        <w:r w:rsidRPr="00F00EDF">
          <w:rPr>
            <w:rFonts w:ascii="Arial" w:hAnsi="Arial" w:cs="Arial"/>
            <w:color w:val="000000" w:themeColor="text1"/>
          </w:rPr>
          <w:t xml:space="preserve">. </w:t>
        </w:r>
      </w:ins>
    </w:p>
    <w:p w14:paraId="053FBFAE" w14:textId="77777777" w:rsidR="005F1932" w:rsidRDefault="005F1932" w:rsidP="005F1932">
      <w:pPr>
        <w:spacing w:after="240" w:line="276" w:lineRule="auto"/>
        <w:ind w:firstLine="567"/>
        <w:rPr>
          <w:ins w:id="1584" w:author="Дмитрий Ковтун" w:date="2021-04-05T17:22:00Z"/>
          <w:rFonts w:ascii="Arial" w:hAnsi="Arial" w:cs="Arial"/>
          <w:color w:val="000000" w:themeColor="text1"/>
        </w:rPr>
      </w:pPr>
      <w:ins w:id="1585" w:author="Дмитрий Ковтун" w:date="2021-04-05T17:22:00Z">
        <w:r w:rsidRPr="00F00EDF">
          <w:rPr>
            <w:rFonts w:ascii="Arial" w:hAnsi="Arial" w:cs="Arial"/>
            <w:color w:val="000000" w:themeColor="text1"/>
          </w:rPr>
          <w:lastRenderedPageBreak/>
          <w:t xml:space="preserve">Деблокирование производственных заказов выполняется с помощью транзакции </w:t>
        </w:r>
        <w:r>
          <w:rPr>
            <w:rFonts w:ascii="Arial" w:hAnsi="Arial" w:cs="Arial"/>
            <w:color w:val="000000" w:themeColor="text1"/>
          </w:rPr>
          <w:t>«</w:t>
        </w:r>
        <w:r w:rsidRPr="00F00EDF">
          <w:rPr>
            <w:rFonts w:ascii="Arial" w:hAnsi="Arial" w:cs="Arial"/>
            <w:color w:val="000000" w:themeColor="text1"/>
          </w:rPr>
          <w:t>С</w:t>
        </w:r>
        <w:r w:rsidRPr="00632245">
          <w:rPr>
            <w:rFonts w:ascii="Arial" w:hAnsi="Arial" w:cs="Arial"/>
            <w:color w:val="000000" w:themeColor="text1"/>
          </w:rPr>
          <w:t>O</w:t>
        </w:r>
        <w:r w:rsidRPr="00F00EDF">
          <w:rPr>
            <w:rFonts w:ascii="Arial" w:hAnsi="Arial" w:cs="Arial"/>
            <w:color w:val="000000" w:themeColor="text1"/>
          </w:rPr>
          <w:t>02</w:t>
        </w:r>
        <w:r>
          <w:rPr>
            <w:rFonts w:ascii="Arial" w:hAnsi="Arial" w:cs="Arial"/>
            <w:color w:val="000000" w:themeColor="text1"/>
          </w:rPr>
          <w:t xml:space="preserve"> - Изменение производственного заказа</w:t>
        </w:r>
        <w:r w:rsidRPr="00F00EDF">
          <w:rPr>
            <w:rFonts w:ascii="Arial" w:hAnsi="Arial" w:cs="Arial"/>
            <w:color w:val="000000" w:themeColor="text1"/>
          </w:rPr>
          <w:t xml:space="preserve">» (один производственный заказ) или с помощью транзакции </w:t>
        </w:r>
        <w:r>
          <w:rPr>
            <w:rFonts w:ascii="Arial" w:hAnsi="Arial" w:cs="Arial"/>
            <w:color w:val="000000" w:themeColor="text1"/>
          </w:rPr>
          <w:t>«</w:t>
        </w:r>
        <w:r w:rsidRPr="00632245">
          <w:rPr>
            <w:rFonts w:ascii="Arial" w:hAnsi="Arial" w:cs="Arial"/>
            <w:color w:val="000000" w:themeColor="text1"/>
          </w:rPr>
          <w:t>CO</w:t>
        </w:r>
        <w:r w:rsidRPr="00F00EDF">
          <w:rPr>
            <w:rFonts w:ascii="Arial" w:hAnsi="Arial" w:cs="Arial"/>
            <w:color w:val="000000" w:themeColor="text1"/>
          </w:rPr>
          <w:t>05</w:t>
        </w:r>
        <w:r w:rsidRPr="00632245">
          <w:rPr>
            <w:rFonts w:ascii="Arial" w:hAnsi="Arial" w:cs="Arial"/>
            <w:color w:val="000000" w:themeColor="text1"/>
          </w:rPr>
          <w:t>N</w:t>
        </w:r>
        <w:r>
          <w:rPr>
            <w:rFonts w:ascii="Arial" w:hAnsi="Arial" w:cs="Arial"/>
            <w:color w:val="000000" w:themeColor="text1"/>
          </w:rPr>
          <w:t xml:space="preserve"> – Деблокирование производственных заказов»</w:t>
        </w:r>
        <w:r w:rsidRPr="00F00EDF">
          <w:rPr>
            <w:rFonts w:ascii="Arial" w:hAnsi="Arial" w:cs="Arial"/>
            <w:color w:val="000000" w:themeColor="text1"/>
          </w:rPr>
          <w:t xml:space="preserve"> </w:t>
        </w:r>
        <w:r>
          <w:rPr>
            <w:rFonts w:ascii="Arial" w:hAnsi="Arial" w:cs="Arial"/>
            <w:color w:val="000000" w:themeColor="text1"/>
          </w:rPr>
          <w:t>(</w:t>
        </w:r>
        <w:r w:rsidRPr="00F00EDF">
          <w:rPr>
            <w:rFonts w:ascii="Arial" w:hAnsi="Arial" w:cs="Arial"/>
            <w:color w:val="000000" w:themeColor="text1"/>
          </w:rPr>
          <w:t>для согласования заказов списком</w:t>
        </w:r>
        <w:r>
          <w:rPr>
            <w:rFonts w:ascii="Arial" w:hAnsi="Arial" w:cs="Arial"/>
            <w:color w:val="000000" w:themeColor="text1"/>
          </w:rPr>
          <w:t>)</w:t>
        </w:r>
        <w:r w:rsidRPr="00F00EDF">
          <w:rPr>
            <w:rFonts w:ascii="Arial" w:hAnsi="Arial" w:cs="Arial"/>
            <w:color w:val="000000" w:themeColor="text1"/>
          </w:rPr>
          <w:t xml:space="preserve">. По результатам утверждения на производственных заказах устанавливается </w:t>
        </w:r>
        <w:r>
          <w:rPr>
            <w:rFonts w:ascii="Arial" w:hAnsi="Arial" w:cs="Arial"/>
            <w:color w:val="000000" w:themeColor="text1"/>
          </w:rPr>
          <w:t xml:space="preserve">системный </w:t>
        </w:r>
        <w:r w:rsidRPr="00F00EDF">
          <w:rPr>
            <w:rFonts w:ascii="Arial" w:hAnsi="Arial" w:cs="Arial"/>
            <w:color w:val="000000" w:themeColor="text1"/>
          </w:rPr>
          <w:t>статус «ДЕБЛ – Деблокировано»</w:t>
        </w:r>
        <w:r>
          <w:rPr>
            <w:rFonts w:ascii="Arial" w:hAnsi="Arial" w:cs="Arial"/>
            <w:color w:val="000000" w:themeColor="text1"/>
          </w:rPr>
          <w:t xml:space="preserve">. </w:t>
        </w:r>
        <w:r w:rsidRPr="00F00EDF">
          <w:rPr>
            <w:rFonts w:ascii="Arial" w:hAnsi="Arial" w:cs="Arial"/>
            <w:color w:val="000000" w:themeColor="text1"/>
          </w:rPr>
          <w:t xml:space="preserve"> </w:t>
        </w:r>
        <w:r>
          <w:rPr>
            <w:rFonts w:ascii="Arial" w:hAnsi="Arial" w:cs="Arial"/>
            <w:color w:val="000000" w:themeColor="text1"/>
          </w:rPr>
          <w:t xml:space="preserve">Данный статус </w:t>
        </w:r>
        <w:r w:rsidRPr="00F00EDF">
          <w:rPr>
            <w:rFonts w:ascii="Arial" w:hAnsi="Arial" w:cs="Arial"/>
            <w:color w:val="000000" w:themeColor="text1"/>
          </w:rPr>
          <w:t>допускает регистрировать факт производства продукции (списание покупных МТР, регистрировать выпуск произведенной продукции, подтверждать фактическую трудоемкость).</w:t>
        </w:r>
      </w:ins>
    </w:p>
    <w:p w14:paraId="7B6DE0AE" w14:textId="355AA8F0" w:rsidR="005F1932" w:rsidRPr="00E64834" w:rsidDel="00327C2F" w:rsidRDefault="005F1932">
      <w:pPr>
        <w:spacing w:after="240" w:line="276" w:lineRule="auto"/>
        <w:ind w:firstLine="567"/>
        <w:rPr>
          <w:del w:id="1586" w:author="Дмитрий Ковтун" w:date="2021-04-05T17:22:00Z"/>
          <w:rFonts w:ascii="Arial" w:hAnsi="Arial" w:cs="Arial"/>
          <w:color w:val="000000" w:themeColor="text1"/>
          <w:rPrChange w:id="1587" w:author="Дмитрий Ковтун" w:date="2021-03-12T16:07:00Z">
            <w:rPr>
              <w:del w:id="1588" w:author="Дмитрий Ковтун" w:date="2021-04-05T17:22:00Z"/>
              <w:rFonts w:ascii="Arial" w:hAnsi="Arial" w:cs="Arial"/>
            </w:rPr>
          </w:rPrChange>
        </w:rPr>
        <w:pPrChange w:id="1589" w:author="Дмитрий Ковтун" w:date="2021-03-12T16:07:00Z">
          <w:pPr>
            <w:spacing w:after="240"/>
          </w:pPr>
        </w:pPrChange>
      </w:pPr>
    </w:p>
    <w:p w14:paraId="6229427D" w14:textId="0D3CE679" w:rsidR="007B3FA0" w:rsidRPr="00E64834" w:rsidDel="000256BB" w:rsidRDefault="007B3FA0">
      <w:pPr>
        <w:spacing w:after="240" w:line="276" w:lineRule="auto"/>
        <w:ind w:firstLine="567"/>
        <w:rPr>
          <w:del w:id="1590" w:author="Дмитрий Ковтун" w:date="2021-03-12T16:11:00Z"/>
          <w:rFonts w:ascii="Arial" w:hAnsi="Arial" w:cs="Arial"/>
          <w:color w:val="000000" w:themeColor="text1"/>
          <w:rPrChange w:id="1591" w:author="Дмитрий Ковтун" w:date="2021-03-12T16:07:00Z">
            <w:rPr>
              <w:del w:id="1592" w:author="Дмитрий Ковтун" w:date="2021-03-12T16:11:00Z"/>
              <w:rFonts w:ascii="Arial" w:hAnsi="Arial" w:cs="Arial"/>
            </w:rPr>
          </w:rPrChange>
        </w:rPr>
        <w:pPrChange w:id="1593" w:author="Дмитрий Ковтун" w:date="2021-03-12T16:07:00Z">
          <w:pPr>
            <w:spacing w:after="240"/>
          </w:pPr>
        </w:pPrChange>
      </w:pPr>
      <w:del w:id="1594" w:author="Дмитрий Ковтун" w:date="2021-03-12T16:11:00Z">
        <w:r w:rsidRPr="00F00EDF" w:rsidDel="000256BB">
          <w:rPr>
            <w:rFonts w:ascii="Arial" w:hAnsi="Arial" w:cs="Arial"/>
            <w:color w:val="000000" w:themeColor="text1"/>
          </w:rPr>
          <w:delText xml:space="preserve">При формировании производственного заказа для </w:delText>
        </w:r>
      </w:del>
      <w:del w:id="1595" w:author="Дмитрий Ковтун" w:date="2021-03-12T16:07:00Z">
        <w:r w:rsidRPr="00F00EDF" w:rsidDel="000256BB">
          <w:rPr>
            <w:rFonts w:ascii="Arial" w:hAnsi="Arial" w:cs="Arial"/>
            <w:color w:val="000000" w:themeColor="text1"/>
          </w:rPr>
          <w:delText xml:space="preserve">производства </w:delText>
        </w:r>
      </w:del>
      <w:del w:id="1596" w:author="Дмитрий Ковтун" w:date="2021-03-12T16:11:00Z">
        <w:r w:rsidRPr="00F00EDF" w:rsidDel="000256BB">
          <w:rPr>
            <w:rFonts w:ascii="Arial" w:hAnsi="Arial" w:cs="Arial"/>
            <w:color w:val="000000" w:themeColor="text1"/>
          </w:rPr>
          <w:delText>деталей и изделий собственными силами, Плановиком ЦРММ</w:delText>
        </w:r>
      </w:del>
      <w:del w:id="1597" w:author="Дмитрий Ковтун" w:date="2021-03-12T16:08:00Z">
        <w:r w:rsidRPr="00F00EDF" w:rsidDel="000256BB">
          <w:rPr>
            <w:rFonts w:ascii="Arial" w:hAnsi="Arial" w:cs="Arial"/>
            <w:color w:val="000000" w:themeColor="text1"/>
          </w:rPr>
          <w:delText xml:space="preserve"> проверяется</w:delText>
        </w:r>
      </w:del>
      <w:del w:id="1598" w:author="Дмитрий Ковтун" w:date="2021-03-12T16:11:00Z">
        <w:r w:rsidRPr="00F00EDF" w:rsidDel="000256BB">
          <w:rPr>
            <w:rFonts w:ascii="Arial" w:hAnsi="Arial" w:cs="Arial"/>
            <w:color w:val="000000" w:themeColor="text1"/>
          </w:rPr>
          <w:delText xml:space="preserve"> и </w:delText>
        </w:r>
      </w:del>
      <w:del w:id="1599" w:author="Дмитрий Ковтун" w:date="2021-03-12T16:08:00Z">
        <w:r w:rsidRPr="00E64834" w:rsidDel="000256BB">
          <w:rPr>
            <w:rFonts w:ascii="Arial" w:hAnsi="Arial" w:cs="Arial"/>
            <w:color w:val="000000" w:themeColor="text1"/>
            <w:rPrChange w:id="1600" w:author="Дмитрий Ковтун" w:date="2021-03-12T16:07:00Z">
              <w:rPr>
                <w:rFonts w:ascii="Arial" w:hAnsi="Arial" w:cs="Arial"/>
              </w:rPr>
            </w:rPrChange>
          </w:rPr>
          <w:delText xml:space="preserve">подтверждается доступный </w:delText>
        </w:r>
      </w:del>
      <w:del w:id="1601" w:author="Дмитрий Ковтун" w:date="2021-03-12T16:11:00Z">
        <w:r w:rsidRPr="00E64834" w:rsidDel="000256BB">
          <w:rPr>
            <w:rFonts w:ascii="Arial" w:hAnsi="Arial" w:cs="Arial"/>
            <w:color w:val="000000" w:themeColor="text1"/>
            <w:rPrChange w:id="1602" w:author="Дмитрий Ковтун" w:date="2021-03-12T16:07:00Z">
              <w:rPr>
                <w:rFonts w:ascii="Arial" w:hAnsi="Arial" w:cs="Arial"/>
              </w:rPr>
            </w:rPrChange>
          </w:rPr>
          <w:delText xml:space="preserve">запас </w:delText>
        </w:r>
      </w:del>
      <w:del w:id="1603" w:author="Дмитрий Ковтун" w:date="2021-03-12T16:08:00Z">
        <w:r w:rsidRPr="00F00EDF" w:rsidDel="000256BB">
          <w:rPr>
            <w:rFonts w:ascii="Arial" w:hAnsi="Arial" w:cs="Arial"/>
            <w:color w:val="000000" w:themeColor="text1"/>
          </w:rPr>
          <w:delText xml:space="preserve">материала </w:delText>
        </w:r>
      </w:del>
      <w:del w:id="1604" w:author="Дмитрий Ковтун" w:date="2021-03-12T16:09:00Z">
        <w:r w:rsidRPr="00F00EDF" w:rsidDel="000256BB">
          <w:rPr>
            <w:rFonts w:ascii="Arial" w:hAnsi="Arial" w:cs="Arial"/>
            <w:color w:val="000000" w:themeColor="text1"/>
          </w:rPr>
          <w:delText xml:space="preserve">необходимый </w:delText>
        </w:r>
      </w:del>
      <w:del w:id="1605" w:author="Дмитрий Ковтун" w:date="2021-03-12T16:11:00Z">
        <w:r w:rsidRPr="00F00EDF" w:rsidDel="000256BB">
          <w:rPr>
            <w:rFonts w:ascii="Arial" w:hAnsi="Arial" w:cs="Arial"/>
            <w:color w:val="000000" w:themeColor="text1"/>
          </w:rPr>
          <w:delText xml:space="preserve">для </w:delText>
        </w:r>
      </w:del>
      <w:del w:id="1606" w:author="Дмитрий Ковтун" w:date="2021-03-12T16:09:00Z">
        <w:r w:rsidRPr="00F00EDF" w:rsidDel="000256BB">
          <w:rPr>
            <w:rFonts w:ascii="Arial" w:hAnsi="Arial" w:cs="Arial"/>
            <w:color w:val="000000" w:themeColor="text1"/>
          </w:rPr>
          <w:delText>изготовления</w:delText>
        </w:r>
      </w:del>
      <w:del w:id="1607" w:author="Дмитрий Ковтун" w:date="2021-03-12T16:11:00Z">
        <w:r w:rsidRPr="00E64834" w:rsidDel="000256BB">
          <w:rPr>
            <w:rFonts w:ascii="Arial" w:hAnsi="Arial" w:cs="Arial"/>
            <w:color w:val="000000" w:themeColor="text1"/>
            <w:rPrChange w:id="1608" w:author="Дмитрий Ковтун" w:date="2021-03-12T16:07:00Z">
              <w:rPr>
                <w:rFonts w:ascii="Arial" w:hAnsi="Arial" w:cs="Arial"/>
              </w:rPr>
            </w:rPrChange>
          </w:rPr>
          <w:delText>.</w:delText>
        </w:r>
        <w:r w:rsidR="003C717E" w:rsidRPr="00E64834" w:rsidDel="000256BB">
          <w:rPr>
            <w:rFonts w:ascii="Arial" w:hAnsi="Arial" w:cs="Arial"/>
            <w:color w:val="000000" w:themeColor="text1"/>
            <w:rPrChange w:id="1609" w:author="Дмитрий Ковтун" w:date="2021-03-12T16:07:00Z">
              <w:rPr>
                <w:rFonts w:ascii="Arial" w:hAnsi="Arial" w:cs="Arial"/>
              </w:rPr>
            </w:rPrChange>
          </w:rPr>
          <w:delText xml:space="preserve"> </w:delText>
        </w:r>
        <w:r w:rsidR="00465C44" w:rsidRPr="00E64834" w:rsidDel="000256BB">
          <w:rPr>
            <w:rFonts w:ascii="Arial" w:hAnsi="Arial" w:cs="Arial"/>
            <w:color w:val="000000" w:themeColor="text1"/>
            <w:rPrChange w:id="1610" w:author="Дмитрий Ковтун" w:date="2021-03-12T16:07:00Z">
              <w:rPr>
                <w:rFonts w:ascii="Arial" w:hAnsi="Arial" w:cs="Arial"/>
              </w:rPr>
            </w:rPrChange>
          </w:rPr>
          <w:delText xml:space="preserve">Под </w:delText>
        </w:r>
        <w:r w:rsidR="003C717E" w:rsidRPr="00E64834" w:rsidDel="000256BB">
          <w:rPr>
            <w:rFonts w:ascii="Arial" w:hAnsi="Arial" w:cs="Arial"/>
            <w:color w:val="000000" w:themeColor="text1"/>
            <w:rPrChange w:id="1611" w:author="Дмитрий Ковтун" w:date="2021-03-12T16:07:00Z">
              <w:rPr>
                <w:rFonts w:ascii="Arial" w:hAnsi="Arial" w:cs="Arial"/>
              </w:rPr>
            </w:rPrChange>
          </w:rPr>
          <w:delText>обеспечени</w:delText>
        </w:r>
        <w:r w:rsidR="00465C44" w:rsidRPr="00E64834" w:rsidDel="000256BB">
          <w:rPr>
            <w:rFonts w:ascii="Arial" w:hAnsi="Arial" w:cs="Arial"/>
            <w:color w:val="000000" w:themeColor="text1"/>
            <w:rPrChange w:id="1612" w:author="Дмитрий Ковтун" w:date="2021-03-12T16:07:00Z">
              <w:rPr>
                <w:rFonts w:ascii="Arial" w:hAnsi="Arial" w:cs="Arial"/>
              </w:rPr>
            </w:rPrChange>
          </w:rPr>
          <w:delText>е</w:delText>
        </w:r>
        <w:r w:rsidR="003C717E" w:rsidRPr="00E64834" w:rsidDel="000256BB">
          <w:rPr>
            <w:rFonts w:ascii="Arial" w:hAnsi="Arial" w:cs="Arial"/>
            <w:color w:val="000000" w:themeColor="text1"/>
            <w:rPrChange w:id="1613" w:author="Дмитрий Ковтун" w:date="2021-03-12T16:07:00Z">
              <w:rPr>
                <w:rFonts w:ascii="Arial" w:hAnsi="Arial" w:cs="Arial"/>
              </w:rPr>
            </w:rPrChange>
          </w:rPr>
          <w:delText xml:space="preserve"> недостающих компонентов для изготовления детали в </w:delText>
        </w:r>
        <w:r w:rsidR="003C717E" w:rsidRPr="00632245" w:rsidDel="000256BB">
          <w:rPr>
            <w:rFonts w:ascii="Arial" w:hAnsi="Arial" w:cs="Arial"/>
            <w:color w:val="000000" w:themeColor="text1"/>
          </w:rPr>
          <w:delText xml:space="preserve">системе </w:delText>
        </w:r>
        <w:r w:rsidR="003C717E" w:rsidRPr="00E64834" w:rsidDel="000256BB">
          <w:rPr>
            <w:rFonts w:ascii="Arial" w:hAnsi="Arial" w:cs="Arial"/>
            <w:color w:val="000000" w:themeColor="text1"/>
            <w:rPrChange w:id="1614" w:author="Дмитрий Ковтун" w:date="2021-03-12T16:07:00Z">
              <w:rPr>
                <w:rFonts w:ascii="Arial" w:hAnsi="Arial" w:cs="Arial"/>
                <w:color w:val="000000" w:themeColor="text1"/>
                <w:lang w:val="en-US"/>
              </w:rPr>
            </w:rPrChange>
          </w:rPr>
          <w:delText>SAP</w:delText>
        </w:r>
        <w:r w:rsidR="003C717E" w:rsidRPr="00632245" w:rsidDel="000256BB">
          <w:rPr>
            <w:rFonts w:ascii="Arial" w:hAnsi="Arial" w:cs="Arial"/>
            <w:color w:val="000000" w:themeColor="text1"/>
          </w:rPr>
          <w:delText xml:space="preserve"> </w:delText>
        </w:r>
        <w:r w:rsidR="003C717E" w:rsidRPr="00E64834" w:rsidDel="000256BB">
          <w:rPr>
            <w:rFonts w:ascii="Arial" w:hAnsi="Arial" w:cs="Arial"/>
            <w:color w:val="000000" w:themeColor="text1"/>
            <w:rPrChange w:id="1615" w:author="Дмитрий Ковтун" w:date="2021-03-12T16:07:00Z">
              <w:rPr>
                <w:rFonts w:ascii="Arial" w:hAnsi="Arial" w:cs="Arial"/>
                <w:color w:val="000000" w:themeColor="text1"/>
                <w:lang w:val="en-US"/>
              </w:rPr>
            </w:rPrChange>
          </w:rPr>
          <w:delText>S</w:delText>
        </w:r>
        <w:r w:rsidR="003C717E" w:rsidRPr="00632245" w:rsidDel="000256BB">
          <w:rPr>
            <w:rFonts w:ascii="Arial" w:hAnsi="Arial" w:cs="Arial"/>
            <w:color w:val="000000" w:themeColor="text1"/>
          </w:rPr>
          <w:delText xml:space="preserve">/4 </w:delText>
        </w:r>
        <w:r w:rsidR="003C717E" w:rsidRPr="00E64834" w:rsidDel="000256BB">
          <w:rPr>
            <w:rFonts w:ascii="Arial" w:hAnsi="Arial" w:cs="Arial"/>
            <w:color w:val="000000" w:themeColor="text1"/>
            <w:rPrChange w:id="1616" w:author="Дмитрий Ковтун" w:date="2021-03-12T16:07:00Z">
              <w:rPr>
                <w:rFonts w:ascii="Arial" w:hAnsi="Arial" w:cs="Arial"/>
              </w:rPr>
            </w:rPrChange>
          </w:rPr>
          <w:delText>формируется</w:delText>
        </w:r>
        <w:r w:rsidR="009A1C23" w:rsidRPr="00E64834" w:rsidDel="000256BB">
          <w:rPr>
            <w:rFonts w:ascii="Arial" w:hAnsi="Arial" w:cs="Arial"/>
            <w:color w:val="000000" w:themeColor="text1"/>
            <w:rPrChange w:id="1617" w:author="Дмитрий Ковтун" w:date="2021-03-12T16:07:00Z">
              <w:rPr>
                <w:rFonts w:ascii="Arial" w:hAnsi="Arial" w:cs="Arial"/>
              </w:rPr>
            </w:rPrChange>
          </w:rPr>
          <w:delText xml:space="preserve"> / </w:delText>
        </w:r>
        <w:r w:rsidR="003C717E" w:rsidRPr="00E64834" w:rsidDel="000256BB">
          <w:rPr>
            <w:rFonts w:ascii="Arial" w:hAnsi="Arial" w:cs="Arial"/>
            <w:color w:val="000000" w:themeColor="text1"/>
            <w:rPrChange w:id="1618" w:author="Дмитрий Ковтун" w:date="2021-03-12T16:07:00Z">
              <w:rPr>
                <w:rFonts w:ascii="Arial" w:hAnsi="Arial" w:cs="Arial"/>
              </w:rPr>
            </w:rPrChange>
          </w:rPr>
          <w:delText xml:space="preserve">дополняется соответствующий </w:delText>
        </w:r>
        <w:r w:rsidR="003C717E" w:rsidRPr="00632245" w:rsidDel="000256BB">
          <w:rPr>
            <w:rFonts w:ascii="Arial" w:hAnsi="Arial" w:cs="Arial"/>
            <w:color w:val="000000" w:themeColor="text1"/>
          </w:rPr>
          <w:delText>заказ ТОРО вида «</w:delText>
        </w:r>
        <w:r w:rsidR="003C717E" w:rsidRPr="00E64834" w:rsidDel="000256BB">
          <w:rPr>
            <w:rFonts w:ascii="Arial" w:hAnsi="Arial" w:cs="Arial"/>
            <w:color w:val="000000" w:themeColor="text1"/>
            <w:rPrChange w:id="1619" w:author="Дмитрий Ковтун" w:date="2021-03-12T16:07:00Z">
              <w:rPr>
                <w:rFonts w:ascii="Arial" w:hAnsi="Arial" w:cs="Arial"/>
                <w:color w:val="000000" w:themeColor="text1"/>
                <w:lang w:val="en-US"/>
              </w:rPr>
            </w:rPrChange>
          </w:rPr>
          <w:delText>ACR</w:delText>
        </w:r>
        <w:r w:rsidR="003C717E" w:rsidRPr="00632245" w:rsidDel="000256BB">
          <w:rPr>
            <w:rFonts w:ascii="Arial" w:hAnsi="Arial" w:cs="Arial"/>
            <w:color w:val="000000" w:themeColor="text1"/>
          </w:rPr>
          <w:delText>1» - «Технический заказ ТОРО для ЦРММ»</w:delText>
        </w:r>
        <w:r w:rsidR="003C717E" w:rsidRPr="00F00EDF" w:rsidDel="000256BB">
          <w:rPr>
            <w:rFonts w:ascii="Arial" w:hAnsi="Arial" w:cs="Arial"/>
            <w:color w:val="000000" w:themeColor="text1"/>
          </w:rPr>
          <w:delText>.</w:delText>
        </w:r>
      </w:del>
    </w:p>
    <w:p w14:paraId="3E2CDF05" w14:textId="5B177C01" w:rsidR="00E84315" w:rsidRPr="00F00EDF" w:rsidDel="000256BB" w:rsidRDefault="00E84315">
      <w:pPr>
        <w:rPr>
          <w:del w:id="1620" w:author="Дмитрий Ковтун" w:date="2021-03-12T16:10:00Z"/>
        </w:rPr>
      </w:pPr>
    </w:p>
    <w:p w14:paraId="5A748966" w14:textId="74F5EBBF" w:rsidR="00E84315" w:rsidRPr="00F00EDF" w:rsidRDefault="00E84315" w:rsidP="00632245">
      <w:pPr>
        <w:pStyle w:val="4"/>
        <w:rPr>
          <w:rFonts w:cs="Arial"/>
        </w:rPr>
      </w:pPr>
      <w:r w:rsidRPr="00F00EDF">
        <w:rPr>
          <w:rFonts w:cs="Arial"/>
        </w:rPr>
        <w:t xml:space="preserve">Шаг процесса 15 </w:t>
      </w:r>
      <w:r w:rsidR="009842EF" w:rsidRPr="00F00EDF">
        <w:rPr>
          <w:rFonts w:cs="Arial"/>
        </w:rPr>
        <w:t>–</w:t>
      </w:r>
      <w:r w:rsidRPr="00F00EDF">
        <w:rPr>
          <w:rFonts w:cs="Arial"/>
        </w:rPr>
        <w:t xml:space="preserve"> </w:t>
      </w:r>
      <w:r w:rsidR="00ED1358" w:rsidRPr="00F00EDF">
        <w:rPr>
          <w:rFonts w:cs="Arial"/>
        </w:rPr>
        <w:t xml:space="preserve">Анализ оперативных (внеплановых) потребностей в производстве запасных частей подразделений-заявителей </w:t>
      </w:r>
    </w:p>
    <w:p w14:paraId="43C7EBF1" w14:textId="77777777" w:rsidR="00E84315" w:rsidRPr="00F00EDF" w:rsidRDefault="00E84315"/>
    <w:p w14:paraId="530E5EE4" w14:textId="5077DCEC" w:rsidR="00790CCE" w:rsidRPr="00F00EDF" w:rsidRDefault="00E84315">
      <w:pPr>
        <w:spacing w:after="240" w:line="276" w:lineRule="auto"/>
        <w:ind w:firstLine="708"/>
        <w:rPr>
          <w:rFonts w:ascii="Arial" w:hAnsi="Arial" w:cs="Arial"/>
          <w:color w:val="000000" w:themeColor="text1"/>
        </w:rPr>
      </w:pPr>
      <w:r w:rsidRPr="00F00EDF">
        <w:rPr>
          <w:rFonts w:ascii="Arial" w:hAnsi="Arial" w:cs="Arial"/>
          <w:color w:val="000000" w:themeColor="text1"/>
        </w:rPr>
        <w:t xml:space="preserve">Для формирования оперативного плана производства </w:t>
      </w:r>
      <w:ins w:id="1621" w:author="Дмитрий Ковтун" w:date="2021-03-12T16:16:00Z">
        <w:r w:rsidR="00DD2FDC">
          <w:rPr>
            <w:rFonts w:ascii="Arial" w:hAnsi="Arial" w:cs="Arial"/>
            <w:color w:val="000000" w:themeColor="text1"/>
          </w:rPr>
          <w:t>сотрудник с ролью «</w:t>
        </w:r>
      </w:ins>
      <w:r w:rsidR="00F43150" w:rsidRPr="00F00EDF">
        <w:rPr>
          <w:rFonts w:ascii="Arial" w:hAnsi="Arial" w:cs="Arial"/>
          <w:color w:val="000000" w:themeColor="text1"/>
        </w:rPr>
        <w:t>Плановик ЦРММ УО</w:t>
      </w:r>
      <w:ins w:id="1622" w:author="Дмитрий Ковтун" w:date="2021-03-12T16:16:00Z">
        <w:r w:rsidR="00DD2FDC">
          <w:rPr>
            <w:rFonts w:ascii="Arial" w:hAnsi="Arial" w:cs="Arial"/>
            <w:color w:val="000000" w:themeColor="text1"/>
          </w:rPr>
          <w:t>»</w:t>
        </w:r>
      </w:ins>
      <w:r w:rsidRPr="00F00EDF">
        <w:rPr>
          <w:rFonts w:ascii="Arial" w:hAnsi="Arial" w:cs="Arial"/>
          <w:color w:val="000000" w:themeColor="text1"/>
        </w:rPr>
        <w:t xml:space="preserve"> формирует список потребностей в производстве запасных частей и нестандартного оборудования от подразделений-заявителей и проводит анализ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Pr="00F00EDF">
        <w:rPr>
          <w:rFonts w:ascii="Arial" w:hAnsi="Arial" w:cs="Arial"/>
          <w:color w:val="000000" w:themeColor="text1"/>
          <w:lang w:val="en-US"/>
        </w:rPr>
        <w:t>S</w:t>
      </w:r>
      <w:r w:rsidRPr="00F00EDF">
        <w:rPr>
          <w:rFonts w:ascii="Arial" w:hAnsi="Arial" w:cs="Arial"/>
          <w:color w:val="000000" w:themeColor="text1"/>
        </w:rPr>
        <w:t>/4 по</w:t>
      </w:r>
      <w:r w:rsidR="00E67B4D" w:rsidRPr="00F00EDF">
        <w:rPr>
          <w:rFonts w:ascii="Arial" w:hAnsi="Arial" w:cs="Arial"/>
          <w:color w:val="000000" w:themeColor="text1"/>
        </w:rPr>
        <w:t xml:space="preserve"> </w:t>
      </w:r>
      <w:r w:rsidRPr="00F00EDF">
        <w:rPr>
          <w:rFonts w:ascii="Arial" w:hAnsi="Arial" w:cs="Arial"/>
          <w:color w:val="000000" w:themeColor="text1"/>
        </w:rPr>
        <w:t>номенклатуре, количеству и требуемым срокам поставки с учетом доступных складских запасов</w:t>
      </w:r>
      <w:del w:id="1623" w:author="Дмитрий Ковтун" w:date="2021-03-12T16:17:00Z">
        <w:r w:rsidRPr="00F00EDF" w:rsidDel="00DD2FDC">
          <w:rPr>
            <w:rFonts w:ascii="Arial" w:hAnsi="Arial" w:cs="Arial"/>
            <w:color w:val="000000" w:themeColor="text1"/>
          </w:rPr>
          <w:delText xml:space="preserve"> ЦРММ</w:delText>
        </w:r>
      </w:del>
      <w:r w:rsidRPr="00F00EDF">
        <w:rPr>
          <w:rFonts w:ascii="Arial" w:hAnsi="Arial" w:cs="Arial"/>
          <w:color w:val="000000" w:themeColor="text1"/>
        </w:rPr>
        <w:t xml:space="preserve">. </w:t>
      </w:r>
    </w:p>
    <w:p w14:paraId="589B64E0" w14:textId="5C79D983" w:rsidR="00735BD2" w:rsidRPr="00F00EDF" w:rsidRDefault="00735BD2">
      <w:pPr>
        <w:spacing w:after="240" w:line="276" w:lineRule="auto"/>
        <w:ind w:firstLine="708"/>
        <w:rPr>
          <w:rFonts w:ascii="Arial" w:hAnsi="Arial" w:cs="Arial"/>
          <w:color w:val="000000" w:themeColor="text1"/>
        </w:rPr>
        <w:pPrChange w:id="1624" w:author="Дмитрий Ковтун" w:date="2021-03-12T16:24:00Z">
          <w:pPr>
            <w:spacing w:after="240" w:line="276" w:lineRule="auto"/>
          </w:pPr>
        </w:pPrChange>
      </w:pPr>
      <w:r w:rsidRPr="00F00EDF">
        <w:rPr>
          <w:rFonts w:ascii="Arial" w:hAnsi="Arial" w:cs="Arial"/>
          <w:color w:val="000000" w:themeColor="text1"/>
        </w:rPr>
        <w:t>Формирование списка и анализ потребностей выполняется с помощью отчётов:</w:t>
      </w:r>
    </w:p>
    <w:p w14:paraId="3057FDB0" w14:textId="08C605F9" w:rsidR="00735BD2" w:rsidRPr="00E410F7" w:rsidRDefault="00735BD2">
      <w:pPr>
        <w:spacing w:after="240" w:line="276" w:lineRule="auto"/>
        <w:ind w:firstLine="708"/>
        <w:rPr>
          <w:rFonts w:ascii="Arial" w:hAnsi="Arial" w:cs="Arial"/>
          <w:color w:val="000000" w:themeColor="text1"/>
        </w:rPr>
        <w:pPrChange w:id="1625" w:author="Дмитрий Ковтун" w:date="2021-03-12T16:24:00Z">
          <w:pPr>
            <w:spacing w:after="240" w:line="276" w:lineRule="auto"/>
          </w:pPr>
        </w:pPrChange>
      </w:pPr>
      <w:r w:rsidRPr="0075778F">
        <w:rPr>
          <w:rFonts w:ascii="Arial" w:hAnsi="Arial" w:cs="Arial"/>
          <w:color w:val="000000" w:themeColor="text1"/>
        </w:rPr>
        <w:t>Для а</w:t>
      </w:r>
      <w:r w:rsidR="007F52BE" w:rsidRPr="00A506C4">
        <w:rPr>
          <w:rFonts w:ascii="Arial" w:hAnsi="Arial" w:cs="Arial"/>
          <w:color w:val="000000" w:themeColor="text1"/>
        </w:rPr>
        <w:t>нализ</w:t>
      </w:r>
      <w:r w:rsidRPr="00A506C4">
        <w:rPr>
          <w:rFonts w:ascii="Arial" w:hAnsi="Arial" w:cs="Arial"/>
          <w:color w:val="000000" w:themeColor="text1"/>
        </w:rPr>
        <w:t>а</w:t>
      </w:r>
      <w:r w:rsidR="007F52BE" w:rsidRPr="00A506C4">
        <w:rPr>
          <w:rFonts w:ascii="Arial" w:hAnsi="Arial" w:cs="Arial"/>
          <w:color w:val="000000" w:themeColor="text1"/>
        </w:rPr>
        <w:t xml:space="preserve"> оперативных</w:t>
      </w:r>
      <w:r w:rsidRPr="00A506C4">
        <w:rPr>
          <w:rFonts w:ascii="Arial" w:hAnsi="Arial" w:cs="Arial"/>
          <w:color w:val="000000" w:themeColor="text1"/>
        </w:rPr>
        <w:t>-</w:t>
      </w:r>
      <w:r w:rsidR="007F52BE" w:rsidRPr="00A506C4">
        <w:rPr>
          <w:rFonts w:ascii="Arial" w:hAnsi="Arial" w:cs="Arial"/>
          <w:color w:val="000000" w:themeColor="text1"/>
        </w:rPr>
        <w:t>внеплановых потребностей ТОиР</w:t>
      </w:r>
      <w:r w:rsidRPr="00E410F7">
        <w:rPr>
          <w:rFonts w:ascii="Arial" w:hAnsi="Arial" w:cs="Arial"/>
          <w:color w:val="000000" w:themeColor="text1"/>
        </w:rPr>
        <w:t xml:space="preserve"> используется транзакция</w:t>
      </w:r>
      <w:del w:id="1626" w:author="Дмитрий Ковтун" w:date="2021-03-12T16:22:00Z">
        <w:r w:rsidRPr="00E410F7" w:rsidDel="00DD2FDC">
          <w:rPr>
            <w:rFonts w:ascii="Arial" w:hAnsi="Arial" w:cs="Arial"/>
            <w:color w:val="000000" w:themeColor="text1"/>
          </w:rPr>
          <w:delText xml:space="preserve"> </w:delText>
        </w:r>
      </w:del>
      <w:ins w:id="1627" w:author="Дмитрий Ковтун" w:date="2021-03-12T16:22:00Z">
        <w:r w:rsidR="00DD2FDC" w:rsidRPr="00DD2FDC">
          <w:rPr>
            <w:rFonts w:ascii="Arial" w:hAnsi="Arial" w:cs="Arial"/>
            <w:color w:val="000000" w:themeColor="text1"/>
            <w:rPrChange w:id="1628" w:author="Дмитрий Ковтун" w:date="2021-03-12T16:24:00Z">
              <w:rPr>
                <w:rFonts w:ascii="Arial" w:hAnsi="Arial" w:cs="Arial"/>
                <w:bCs/>
                <w:color w:val="000000" w:themeColor="text1"/>
                <w:lang w:val="en-US"/>
              </w:rPr>
            </w:rPrChange>
          </w:rPr>
          <w:t xml:space="preserve"> </w:t>
        </w:r>
      </w:ins>
      <w:ins w:id="1629" w:author="Дмитрий Ковтун" w:date="2021-03-12T16:17:00Z">
        <w:r w:rsidR="00DD2FDC" w:rsidRPr="0075778F">
          <w:rPr>
            <w:rFonts w:ascii="Arial" w:hAnsi="Arial" w:cs="Arial"/>
            <w:color w:val="000000" w:themeColor="text1"/>
          </w:rPr>
          <w:t>«</w:t>
        </w:r>
      </w:ins>
      <w:r w:rsidRPr="00DD2FDC">
        <w:rPr>
          <w:rFonts w:ascii="Arial" w:hAnsi="Arial" w:cs="Arial"/>
          <w:color w:val="000000" w:themeColor="text1"/>
          <w:rPrChange w:id="1630" w:author="Дмитрий Ковтун" w:date="2021-03-12T16:24:00Z">
            <w:rPr>
              <w:rFonts w:ascii="Arial" w:hAnsi="Arial" w:cs="Arial"/>
              <w:bCs/>
              <w:color w:val="000000" w:themeColor="text1"/>
              <w:lang w:val="en-US"/>
            </w:rPr>
          </w:rPrChange>
        </w:rPr>
        <w:t>ZPM</w:t>
      </w:r>
      <w:r w:rsidRPr="0075778F">
        <w:rPr>
          <w:rFonts w:ascii="Arial" w:hAnsi="Arial" w:cs="Arial"/>
          <w:color w:val="000000" w:themeColor="text1"/>
        </w:rPr>
        <w:t>_</w:t>
      </w:r>
      <w:r w:rsidRPr="00DD2FDC">
        <w:rPr>
          <w:rFonts w:ascii="Arial" w:hAnsi="Arial" w:cs="Arial"/>
          <w:color w:val="000000" w:themeColor="text1"/>
          <w:rPrChange w:id="1631" w:author="Дмитрий Ковтун" w:date="2021-03-12T16:24:00Z">
            <w:rPr>
              <w:rFonts w:ascii="Arial" w:hAnsi="Arial" w:cs="Arial"/>
              <w:bCs/>
              <w:color w:val="000000" w:themeColor="text1"/>
              <w:lang w:val="en-US"/>
            </w:rPr>
          </w:rPrChange>
        </w:rPr>
        <w:t>IWBK</w:t>
      </w:r>
      <w:r w:rsidRPr="0075778F">
        <w:rPr>
          <w:rFonts w:ascii="Arial" w:hAnsi="Arial" w:cs="Arial"/>
          <w:color w:val="000000" w:themeColor="text1"/>
        </w:rPr>
        <w:t xml:space="preserve"> –</w:t>
      </w:r>
      <w:r w:rsidRPr="00DD2FDC">
        <w:rPr>
          <w:rFonts w:ascii="Arial" w:hAnsi="Arial" w:cs="Arial"/>
          <w:color w:val="000000" w:themeColor="text1"/>
          <w:rPrChange w:id="1632" w:author="Дмитрий Ковтун" w:date="2021-03-12T16:24:00Z">
            <w:rPr/>
          </w:rPrChange>
        </w:rPr>
        <w:t xml:space="preserve"> </w:t>
      </w:r>
      <w:del w:id="1633" w:author="Дмитрий Ковтун" w:date="2021-03-12T16:17:00Z">
        <w:r w:rsidRPr="00DD2FDC" w:rsidDel="00DD2FDC">
          <w:rPr>
            <w:rFonts w:ascii="Arial" w:hAnsi="Arial" w:cs="Arial"/>
            <w:color w:val="000000" w:themeColor="text1"/>
            <w:rPrChange w:id="1634" w:author="Дмитрий Ковтун" w:date="2021-03-12T16:24:00Z">
              <w:rPr/>
            </w:rPrChange>
          </w:rPr>
          <w:delText>«</w:delText>
        </w:r>
      </w:del>
      <w:r w:rsidRPr="0075778F">
        <w:rPr>
          <w:rFonts w:ascii="Arial" w:hAnsi="Arial" w:cs="Arial"/>
          <w:color w:val="000000" w:themeColor="text1"/>
        </w:rPr>
        <w:t>Отчет о доступности материала»</w:t>
      </w:r>
      <w:r w:rsidR="000069D2" w:rsidRPr="00A506C4">
        <w:rPr>
          <w:rFonts w:ascii="Arial" w:hAnsi="Arial" w:cs="Arial"/>
          <w:color w:val="000000" w:themeColor="text1"/>
        </w:rPr>
        <w:t xml:space="preserve">. </w:t>
      </w:r>
      <w:r w:rsidRPr="00A506C4">
        <w:rPr>
          <w:rFonts w:ascii="Arial" w:hAnsi="Arial" w:cs="Arial"/>
          <w:color w:val="000000" w:themeColor="text1"/>
        </w:rPr>
        <w:t xml:space="preserve">Отчёт отображает </w:t>
      </w:r>
      <w:r w:rsidR="000069D2" w:rsidRPr="00A506C4">
        <w:rPr>
          <w:rFonts w:ascii="Arial" w:hAnsi="Arial" w:cs="Arial"/>
          <w:color w:val="000000" w:themeColor="text1"/>
        </w:rPr>
        <w:t xml:space="preserve">перечень потребности ТОиР </w:t>
      </w:r>
      <w:r w:rsidR="005878AE" w:rsidRPr="00A506C4">
        <w:rPr>
          <w:rFonts w:ascii="Arial" w:hAnsi="Arial" w:cs="Arial"/>
          <w:color w:val="000000" w:themeColor="text1"/>
        </w:rPr>
        <w:t>в материалах</w:t>
      </w:r>
      <w:r w:rsidR="000069D2" w:rsidRPr="00A506C4">
        <w:rPr>
          <w:rFonts w:ascii="Arial" w:hAnsi="Arial" w:cs="Arial"/>
          <w:color w:val="000000" w:themeColor="text1"/>
        </w:rPr>
        <w:t xml:space="preserve"> собственного производства в разрезе ТОРО заказов.</w:t>
      </w:r>
    </w:p>
    <w:p w14:paraId="4CDFAC8D" w14:textId="411AC186" w:rsidR="00735BD2" w:rsidRPr="00632245" w:rsidRDefault="00735BD2" w:rsidP="00632245">
      <w:pPr>
        <w:spacing w:after="240" w:line="276" w:lineRule="auto"/>
        <w:rPr>
          <w:rFonts w:ascii="Arial" w:hAnsi="Arial" w:cs="Arial"/>
          <w:color w:val="000000" w:themeColor="text1"/>
        </w:rPr>
      </w:pPr>
      <w:r w:rsidRPr="00F00EDF">
        <w:rPr>
          <w:rFonts w:ascii="Arial" w:hAnsi="Arial" w:cs="Arial"/>
          <w:bCs/>
          <w:color w:val="000000" w:themeColor="text1"/>
        </w:rPr>
        <w:t xml:space="preserve"> </w:t>
      </w:r>
      <w:del w:id="1635" w:author="Дмитрий Ковтун" w:date="2021-03-12T16:24:00Z">
        <w:r w:rsidRPr="00F00EDF" w:rsidDel="00DD2FDC">
          <w:rPr>
            <w:rFonts w:ascii="Arial" w:hAnsi="Arial" w:cs="Arial"/>
            <w:bCs/>
            <w:color w:val="000000" w:themeColor="text1"/>
          </w:rPr>
          <w:delText xml:space="preserve">- </w:delText>
        </w:r>
      </w:del>
      <w:r w:rsidRPr="00F00EDF">
        <w:rPr>
          <w:rFonts w:ascii="Arial" w:hAnsi="Arial" w:cs="Arial"/>
          <w:bCs/>
          <w:color w:val="000000" w:themeColor="text1"/>
        </w:rPr>
        <w:t>Р</w:t>
      </w:r>
      <w:r w:rsidR="007F52BE" w:rsidRPr="00632245">
        <w:rPr>
          <w:rFonts w:ascii="Arial" w:hAnsi="Arial" w:cs="Arial"/>
          <w:bCs/>
          <w:color w:val="000000" w:themeColor="text1"/>
        </w:rPr>
        <w:t>азработка</w:t>
      </w:r>
      <w:r w:rsidR="00790CCE" w:rsidRPr="00632245">
        <w:rPr>
          <w:rFonts w:ascii="Arial" w:hAnsi="Arial" w:cs="Arial"/>
          <w:b/>
          <w:color w:val="000000" w:themeColor="text1"/>
        </w:rPr>
        <w:t xml:space="preserve"> «</w:t>
      </w:r>
      <w:r w:rsidR="00790CCE" w:rsidRPr="00632245">
        <w:rPr>
          <w:rFonts w:ascii="Arial" w:hAnsi="Arial" w:cs="Arial"/>
          <w:color w:val="000000" w:themeColor="text1"/>
        </w:rPr>
        <w:t>PM75.</w:t>
      </w:r>
      <w:del w:id="1636" w:author="Дмитрий Ковтун" w:date="2021-03-12T16:22:00Z">
        <w:r w:rsidR="00790CCE" w:rsidRPr="00632245" w:rsidDel="00DD2FDC">
          <w:rPr>
            <w:rFonts w:ascii="Arial" w:hAnsi="Arial" w:cs="Arial"/>
            <w:color w:val="000000" w:themeColor="text1"/>
          </w:rPr>
          <w:delText xml:space="preserve">01. </w:delText>
        </w:r>
      </w:del>
      <w:r w:rsidR="00790CCE" w:rsidRPr="00632245">
        <w:rPr>
          <w:rFonts w:ascii="Arial" w:hAnsi="Arial" w:cs="Arial"/>
          <w:color w:val="000000" w:themeColor="text1"/>
        </w:rPr>
        <w:t>Расширение стандартного отчета по проверке доступности материалов</w:t>
      </w:r>
      <w:r w:rsidR="00790CCE" w:rsidRPr="00F00EDF">
        <w:rPr>
          <w:rFonts w:ascii="Arial" w:hAnsi="Arial" w:cs="Arial"/>
          <w:color w:val="000000" w:themeColor="text1"/>
        </w:rPr>
        <w:t>»</w:t>
      </w:r>
      <w:r w:rsidR="007F52BE" w:rsidRPr="00632245">
        <w:rPr>
          <w:rFonts w:ascii="Arial" w:hAnsi="Arial" w:cs="Arial"/>
          <w:color w:val="000000" w:themeColor="text1"/>
        </w:rPr>
        <w:t xml:space="preserve"> </w:t>
      </w:r>
      <w:r w:rsidR="00790CCE" w:rsidRPr="00632245">
        <w:rPr>
          <w:rFonts w:ascii="Arial" w:hAnsi="Arial" w:cs="Arial"/>
          <w:color w:val="000000" w:themeColor="text1"/>
        </w:rPr>
        <w:t>(аналог стандартного отчета IW</w:t>
      </w:r>
      <w:r w:rsidR="00790CCE" w:rsidRPr="00632245">
        <w:rPr>
          <w:rFonts w:ascii="Arial" w:hAnsi="Arial" w:cs="Arial"/>
          <w:color w:val="000000" w:themeColor="text1"/>
          <w:lang w:val="en-US"/>
        </w:rPr>
        <w:t>BK</w:t>
      </w:r>
      <w:r w:rsidR="00790CCE" w:rsidRPr="00632245">
        <w:rPr>
          <w:rFonts w:ascii="Arial" w:hAnsi="Arial" w:cs="Arial"/>
          <w:color w:val="000000" w:themeColor="text1"/>
        </w:rPr>
        <w:t>);</w:t>
      </w:r>
      <w:r w:rsidR="007F52BE" w:rsidRPr="00632245">
        <w:rPr>
          <w:rFonts w:ascii="Arial" w:hAnsi="Arial" w:cs="Arial"/>
          <w:color w:val="000000" w:themeColor="text1"/>
        </w:rPr>
        <w:t xml:space="preserve"> </w:t>
      </w:r>
    </w:p>
    <w:p w14:paraId="10908F1C" w14:textId="17E52F1A" w:rsidR="00735BD2" w:rsidRPr="00E410F7" w:rsidRDefault="00735BD2">
      <w:pPr>
        <w:spacing w:after="240" w:line="276" w:lineRule="auto"/>
        <w:ind w:firstLine="708"/>
        <w:rPr>
          <w:rFonts w:ascii="Arial" w:hAnsi="Arial" w:cs="Arial"/>
          <w:color w:val="000000" w:themeColor="text1"/>
        </w:rPr>
        <w:pPrChange w:id="1637" w:author="Дмитрий Ковтун" w:date="2021-03-12T16:24:00Z">
          <w:pPr>
            <w:spacing w:after="240" w:line="276" w:lineRule="auto"/>
          </w:pPr>
        </w:pPrChange>
      </w:pPr>
      <w:r w:rsidRPr="0075778F">
        <w:rPr>
          <w:rFonts w:ascii="Arial" w:hAnsi="Arial" w:cs="Arial"/>
          <w:color w:val="000000" w:themeColor="text1"/>
        </w:rPr>
        <w:t xml:space="preserve">Для анализа оперативных-внеплановых </w:t>
      </w:r>
      <w:ins w:id="1638" w:author="Дмитрий Ковтун" w:date="2021-03-12T16:23:00Z">
        <w:r w:rsidR="00DD2FDC" w:rsidRPr="00A506C4">
          <w:rPr>
            <w:rFonts w:ascii="Arial" w:hAnsi="Arial" w:cs="Arial"/>
            <w:color w:val="000000" w:themeColor="text1"/>
          </w:rPr>
          <w:t xml:space="preserve">прочих </w:t>
        </w:r>
      </w:ins>
      <w:r w:rsidRPr="00A506C4">
        <w:rPr>
          <w:rFonts w:ascii="Arial" w:hAnsi="Arial" w:cs="Arial"/>
          <w:color w:val="000000" w:themeColor="text1"/>
        </w:rPr>
        <w:t xml:space="preserve">потребностей </w:t>
      </w:r>
      <w:del w:id="1639" w:author="Дмитрий Ковтун" w:date="2021-03-12T16:23:00Z">
        <w:r w:rsidRPr="00A506C4" w:rsidDel="00DD2FDC">
          <w:rPr>
            <w:rFonts w:ascii="Arial" w:hAnsi="Arial" w:cs="Arial"/>
            <w:color w:val="000000" w:themeColor="text1"/>
          </w:rPr>
          <w:delText xml:space="preserve">АХО (и прочих) </w:delText>
        </w:r>
      </w:del>
      <w:r w:rsidRPr="00A506C4">
        <w:rPr>
          <w:rFonts w:ascii="Arial" w:hAnsi="Arial" w:cs="Arial"/>
          <w:color w:val="000000" w:themeColor="text1"/>
        </w:rPr>
        <w:t xml:space="preserve">используется транзакция </w:t>
      </w:r>
      <w:ins w:id="1640" w:author="Дмитрий Ковтун" w:date="2021-03-12T16:23:00Z">
        <w:r w:rsidR="00DD2FDC" w:rsidRPr="00A506C4">
          <w:rPr>
            <w:rFonts w:ascii="Arial" w:hAnsi="Arial" w:cs="Arial"/>
            <w:color w:val="000000" w:themeColor="text1"/>
          </w:rPr>
          <w:t>«</w:t>
        </w:r>
      </w:ins>
      <w:r w:rsidRPr="00E410F7">
        <w:rPr>
          <w:rFonts w:ascii="Arial" w:hAnsi="Arial" w:cs="Arial"/>
          <w:color w:val="000000" w:themeColor="text1"/>
        </w:rPr>
        <w:t xml:space="preserve">ZMM_MRP_MAINT – «Анализ результатов ППМ» </w:t>
      </w:r>
    </w:p>
    <w:p w14:paraId="36ABED8F" w14:textId="19CE4027" w:rsidR="00735BD2" w:rsidRPr="00F00EDF" w:rsidRDefault="00735BD2">
      <w:pPr>
        <w:spacing w:after="240" w:line="276" w:lineRule="auto"/>
        <w:rPr>
          <w:rFonts w:ascii="Arial" w:hAnsi="Arial" w:cs="Arial"/>
          <w:color w:val="000000" w:themeColor="text1"/>
        </w:rPr>
      </w:pPr>
      <w:del w:id="1641" w:author="Дмитрий Ковтун" w:date="2021-03-12T16:25:00Z">
        <w:r w:rsidRPr="00F00EDF" w:rsidDel="00DD2FDC">
          <w:rPr>
            <w:rFonts w:ascii="Arial" w:hAnsi="Arial" w:cs="Arial"/>
            <w:bCs/>
            <w:color w:val="000000" w:themeColor="text1"/>
          </w:rPr>
          <w:delText xml:space="preserve">- </w:delText>
        </w:r>
      </w:del>
      <w:r w:rsidRPr="00F00EDF">
        <w:rPr>
          <w:rFonts w:ascii="Arial" w:hAnsi="Arial" w:cs="Arial"/>
          <w:bCs/>
          <w:color w:val="000000" w:themeColor="text1"/>
        </w:rPr>
        <w:t>Разработка</w:t>
      </w:r>
      <w:r w:rsidRPr="00F00EDF">
        <w:rPr>
          <w:rFonts w:ascii="Arial" w:hAnsi="Arial" w:cs="Arial"/>
          <w:b/>
          <w:color w:val="000000" w:themeColor="text1"/>
        </w:rPr>
        <w:t xml:space="preserve"> </w:t>
      </w:r>
      <w:r w:rsidRPr="00F00EDF">
        <w:rPr>
          <w:rFonts w:ascii="Arial" w:hAnsi="Arial" w:cs="Arial"/>
          <w:color w:val="000000" w:themeColor="text1"/>
        </w:rPr>
        <w:t>«</w:t>
      </w:r>
      <w:ins w:id="1642" w:author="Дмитрий Ковтун" w:date="2021-03-12T16:23:00Z">
        <w:r w:rsidR="00DD2FDC">
          <w:rPr>
            <w:rFonts w:ascii="Arial" w:hAnsi="Arial" w:cs="Arial"/>
            <w:color w:val="000000" w:themeColor="text1"/>
            <w:lang w:val="en-US"/>
          </w:rPr>
          <w:t>MM</w:t>
        </w:r>
        <w:r w:rsidR="00DD2FDC" w:rsidRPr="00DD2FDC">
          <w:rPr>
            <w:rFonts w:ascii="Arial" w:hAnsi="Arial" w:cs="Arial"/>
            <w:color w:val="000000" w:themeColor="text1"/>
            <w:rPrChange w:id="1643" w:author="Дмитрий Ковтун" w:date="2021-03-12T16:24:00Z">
              <w:rPr>
                <w:rFonts w:ascii="Arial" w:hAnsi="Arial" w:cs="Arial"/>
                <w:color w:val="000000" w:themeColor="text1"/>
                <w:lang w:val="en-US"/>
              </w:rPr>
            </w:rPrChange>
          </w:rPr>
          <w:t>34.</w:t>
        </w:r>
      </w:ins>
      <w:r w:rsidRPr="00F00EDF">
        <w:rPr>
          <w:rFonts w:ascii="Arial" w:hAnsi="Arial" w:cs="Arial"/>
          <w:color w:val="000000" w:themeColor="text1"/>
        </w:rPr>
        <w:t>Анализ ведомости ППМ</w:t>
      </w:r>
      <w:r w:rsidR="000069D2" w:rsidRPr="00F00EDF">
        <w:rPr>
          <w:rFonts w:ascii="Arial" w:hAnsi="Arial" w:cs="Arial"/>
          <w:color w:val="000000" w:themeColor="text1"/>
        </w:rPr>
        <w:t>»</w:t>
      </w:r>
    </w:p>
    <w:p w14:paraId="0FBEA530" w14:textId="41095EA9" w:rsidR="00790CCE" w:rsidRPr="00DD2FDC" w:rsidRDefault="00E84315">
      <w:pPr>
        <w:spacing w:after="240" w:line="276" w:lineRule="auto"/>
        <w:ind w:firstLine="708"/>
        <w:rPr>
          <w:rFonts w:ascii="Arial" w:hAnsi="Arial" w:cs="Arial"/>
          <w:color w:val="000000" w:themeColor="text1"/>
          <w:rPrChange w:id="1644" w:author="Дмитрий Ковтун" w:date="2021-03-12T16:25:00Z">
            <w:rPr>
              <w:rFonts w:ascii="Arial" w:hAnsi="Arial" w:cs="Arial"/>
            </w:rPr>
          </w:rPrChange>
        </w:rPr>
        <w:pPrChange w:id="1645" w:author="Дмитрий Ковтун" w:date="2021-03-12T16:25:00Z">
          <w:pPr>
            <w:spacing w:after="240" w:line="276" w:lineRule="auto"/>
          </w:pPr>
        </w:pPrChange>
      </w:pPr>
      <w:r w:rsidRPr="00DD2FDC">
        <w:rPr>
          <w:rFonts w:ascii="Arial" w:hAnsi="Arial" w:cs="Arial"/>
          <w:color w:val="000000" w:themeColor="text1"/>
          <w:rPrChange w:id="1646" w:author="Дмитрий Ковтун" w:date="2021-03-12T16:25:00Z">
            <w:rPr>
              <w:rFonts w:ascii="Arial" w:hAnsi="Arial" w:cs="Arial"/>
            </w:rPr>
          </w:rPrChange>
        </w:rPr>
        <w:t xml:space="preserve">Отчет отображает общую ситуацию по обеспеченности потребности, подсвечивая номенклатуры производимых изделий, по которым имеется необеспеченная потребность. Экранная форма отчета предполагает вывод детальной информации о номерах потребности, сроках, при этом существует возможность провалиться в просмотр конкретных документов. Номенклатуры производимых изделий </w:t>
      </w:r>
      <w:del w:id="1647" w:author="Дмитрий Ковтун" w:date="2021-03-12T16:26:00Z">
        <w:r w:rsidRPr="00DD2FDC" w:rsidDel="00DD2FDC">
          <w:rPr>
            <w:rFonts w:ascii="Arial" w:hAnsi="Arial" w:cs="Arial"/>
            <w:color w:val="000000" w:themeColor="text1"/>
            <w:rPrChange w:id="1648" w:author="Дмитрий Ковтун" w:date="2021-03-12T16:25:00Z">
              <w:rPr>
                <w:rFonts w:ascii="Arial" w:hAnsi="Arial" w:cs="Arial"/>
              </w:rPr>
            </w:rPrChange>
          </w:rPr>
          <w:delText xml:space="preserve">ЦРММ </w:delText>
        </w:r>
      </w:del>
      <w:r w:rsidRPr="00DD2FDC">
        <w:rPr>
          <w:rFonts w:ascii="Arial" w:hAnsi="Arial" w:cs="Arial"/>
          <w:color w:val="000000" w:themeColor="text1"/>
          <w:rPrChange w:id="1649" w:author="Дмитрий Ковтун" w:date="2021-03-12T16:25:00Z">
            <w:rPr>
              <w:rFonts w:ascii="Arial" w:hAnsi="Arial" w:cs="Arial"/>
            </w:rPr>
          </w:rPrChange>
        </w:rPr>
        <w:t xml:space="preserve">не участвуют в процессе планирования потребности в материалах, но при этом информация о потребностях, запасах, производственных заказах будет доступна (определяется через </w:t>
      </w:r>
      <w:r w:rsidR="000B16C5" w:rsidRPr="00DD2FDC">
        <w:rPr>
          <w:rFonts w:ascii="Arial" w:hAnsi="Arial" w:cs="Arial"/>
          <w:color w:val="000000" w:themeColor="text1"/>
          <w:rPrChange w:id="1650" w:author="Дмитрий Ковтун" w:date="2021-03-12T16:25:00Z">
            <w:rPr>
              <w:rFonts w:ascii="Arial" w:hAnsi="Arial" w:cs="Arial"/>
            </w:rPr>
          </w:rPrChange>
        </w:rPr>
        <w:t xml:space="preserve">параметр тип ППМ </w:t>
      </w:r>
      <w:ins w:id="1651" w:author="Дмитрий Ковтун" w:date="2021-03-12T16:43:00Z">
        <w:r w:rsidR="006B51DA">
          <w:rPr>
            <w:rFonts w:ascii="Arial" w:hAnsi="Arial" w:cs="Arial"/>
            <w:color w:val="000000" w:themeColor="text1"/>
          </w:rPr>
          <w:t>«</w:t>
        </w:r>
      </w:ins>
      <w:del w:id="1652" w:author="Дмитрий Ковтун" w:date="2021-03-12T16:43:00Z">
        <w:r w:rsidR="000B16C5" w:rsidRPr="00DD2FDC" w:rsidDel="006B51DA">
          <w:rPr>
            <w:rFonts w:ascii="Arial" w:hAnsi="Arial" w:cs="Arial"/>
            <w:color w:val="000000" w:themeColor="text1"/>
            <w:rPrChange w:id="1653" w:author="Дмитрий Ковтун" w:date="2021-03-12T16:25:00Z">
              <w:rPr>
                <w:rFonts w:ascii="Arial" w:hAnsi="Arial" w:cs="Arial"/>
              </w:rPr>
            </w:rPrChange>
          </w:rPr>
          <w:delText xml:space="preserve">– </w:delText>
        </w:r>
      </w:del>
      <w:ins w:id="1654" w:author="Дмитрий Ковтун" w:date="2021-03-12T16:43:00Z">
        <w:r w:rsidR="006B51DA" w:rsidRPr="006B51DA">
          <w:rPr>
            <w:rFonts w:ascii="Arial" w:hAnsi="Arial" w:cs="Arial"/>
            <w:color w:val="000000" w:themeColor="text1"/>
          </w:rPr>
          <w:t>ND</w:t>
        </w:r>
        <w:r w:rsidR="006B51DA">
          <w:rPr>
            <w:rFonts w:ascii="Arial" w:hAnsi="Arial" w:cs="Arial"/>
            <w:color w:val="000000" w:themeColor="text1"/>
          </w:rPr>
          <w:t xml:space="preserve"> - </w:t>
        </w:r>
      </w:ins>
      <w:del w:id="1655" w:author="Дмитрий Ковтун" w:date="2021-03-12T16:43:00Z">
        <w:r w:rsidR="000B16C5" w:rsidRPr="00DD2FDC" w:rsidDel="006B51DA">
          <w:rPr>
            <w:rFonts w:ascii="Arial" w:hAnsi="Arial" w:cs="Arial"/>
            <w:color w:val="000000" w:themeColor="text1"/>
            <w:rPrChange w:id="1656" w:author="Дмитрий Ковтун" w:date="2021-03-12T16:25:00Z">
              <w:rPr>
                <w:rFonts w:ascii="Arial" w:hAnsi="Arial" w:cs="Arial"/>
              </w:rPr>
            </w:rPrChange>
          </w:rPr>
          <w:delText>Х0-</w:delText>
        </w:r>
      </w:del>
      <w:r w:rsidRPr="00DD2FDC">
        <w:rPr>
          <w:rFonts w:ascii="Arial" w:hAnsi="Arial" w:cs="Arial"/>
          <w:color w:val="000000" w:themeColor="text1"/>
          <w:rPrChange w:id="1657" w:author="Дмитрий Ковтун" w:date="2021-03-12T16:25:00Z">
            <w:rPr>
              <w:rFonts w:ascii="Arial" w:hAnsi="Arial" w:cs="Arial"/>
            </w:rPr>
          </w:rPrChange>
        </w:rPr>
        <w:t>без</w:t>
      </w:r>
      <w:r w:rsidR="000B16C5" w:rsidRPr="00DD2FDC">
        <w:rPr>
          <w:rFonts w:ascii="Arial" w:hAnsi="Arial" w:cs="Arial"/>
          <w:color w:val="000000" w:themeColor="text1"/>
          <w:rPrChange w:id="1658" w:author="Дмитрий Ковтун" w:date="2021-03-12T16:25:00Z">
            <w:rPr>
              <w:rFonts w:ascii="Arial" w:hAnsi="Arial" w:cs="Arial"/>
            </w:rPr>
          </w:rPrChange>
        </w:rPr>
        <w:t xml:space="preserve"> ППМ</w:t>
      </w:r>
      <w:ins w:id="1659" w:author="Дмитрий Ковтун" w:date="2021-03-12T16:43:00Z">
        <w:r w:rsidR="006B51DA">
          <w:rPr>
            <w:rFonts w:ascii="Arial" w:hAnsi="Arial" w:cs="Arial"/>
            <w:color w:val="000000" w:themeColor="text1"/>
          </w:rPr>
          <w:t>»</w:t>
        </w:r>
      </w:ins>
      <w:r w:rsidR="000B16C5" w:rsidRPr="00DD2FDC">
        <w:rPr>
          <w:rFonts w:ascii="Arial" w:hAnsi="Arial" w:cs="Arial"/>
          <w:color w:val="000000" w:themeColor="text1"/>
          <w:rPrChange w:id="1660" w:author="Дмитрий Ковтун" w:date="2021-03-12T16:25:00Z">
            <w:rPr>
              <w:rFonts w:ascii="Arial" w:hAnsi="Arial" w:cs="Arial"/>
            </w:rPr>
          </w:rPrChange>
        </w:rPr>
        <w:t xml:space="preserve"> </w:t>
      </w:r>
      <w:r w:rsidRPr="00DD2FDC">
        <w:rPr>
          <w:rFonts w:ascii="Arial" w:hAnsi="Arial" w:cs="Arial"/>
          <w:color w:val="000000" w:themeColor="text1"/>
          <w:rPrChange w:id="1661" w:author="Дмитрий Ковтун" w:date="2021-03-12T16:25:00Z">
            <w:rPr>
              <w:rFonts w:ascii="Arial" w:hAnsi="Arial" w:cs="Arial"/>
            </w:rPr>
          </w:rPrChange>
        </w:rPr>
        <w:t xml:space="preserve">в ОЗМ производимых изделий). </w:t>
      </w:r>
    </w:p>
    <w:p w14:paraId="67B346E1" w14:textId="45E4CD82" w:rsidR="00E84315" w:rsidRPr="00F00EDF" w:rsidRDefault="006B51DA">
      <w:pPr>
        <w:spacing w:after="240" w:line="276" w:lineRule="auto"/>
        <w:ind w:firstLine="708"/>
        <w:rPr>
          <w:rFonts w:ascii="Arial" w:hAnsi="Arial" w:cs="Arial"/>
        </w:rPr>
      </w:pPr>
      <w:ins w:id="1662" w:author="Дмитрий Ковтун" w:date="2021-03-12T16:44:00Z">
        <w:r>
          <w:rPr>
            <w:rFonts w:ascii="Arial" w:hAnsi="Arial" w:cs="Arial"/>
          </w:rPr>
          <w:t>Сотрудник с ролью «</w:t>
        </w:r>
      </w:ins>
      <w:r w:rsidR="00F43150" w:rsidRPr="00F00EDF">
        <w:rPr>
          <w:rFonts w:ascii="Arial" w:hAnsi="Arial" w:cs="Arial"/>
        </w:rPr>
        <w:t>Плановик ЦРММ УО</w:t>
      </w:r>
      <w:ins w:id="1663" w:author="Дмитрий Ковтун" w:date="2021-03-12T16:44:00Z">
        <w:r>
          <w:rPr>
            <w:rFonts w:ascii="Arial" w:hAnsi="Arial" w:cs="Arial"/>
          </w:rPr>
          <w:t>»</w:t>
        </w:r>
      </w:ins>
      <w:r w:rsidR="00E84315" w:rsidRPr="00F00EDF">
        <w:rPr>
          <w:rFonts w:ascii="Arial" w:hAnsi="Arial" w:cs="Arial"/>
        </w:rPr>
        <w:t xml:space="preserve"> работает с данным</w:t>
      </w:r>
      <w:r w:rsidR="007F52BE" w:rsidRPr="00F00EDF">
        <w:rPr>
          <w:rFonts w:ascii="Arial" w:hAnsi="Arial" w:cs="Arial"/>
        </w:rPr>
        <w:t>и</w:t>
      </w:r>
      <w:r w:rsidR="00E84315" w:rsidRPr="00F00EDF">
        <w:rPr>
          <w:rFonts w:ascii="Arial" w:hAnsi="Arial" w:cs="Arial"/>
        </w:rPr>
        <w:t xml:space="preserve"> отчет</w:t>
      </w:r>
      <w:r w:rsidR="007F52BE" w:rsidRPr="00F00EDF">
        <w:rPr>
          <w:rFonts w:ascii="Arial" w:hAnsi="Arial" w:cs="Arial"/>
        </w:rPr>
        <w:t>а</w:t>
      </w:r>
      <w:r w:rsidR="00E84315" w:rsidRPr="00F00EDF">
        <w:rPr>
          <w:rFonts w:ascii="Arial" w:hAnsi="Arial" w:cs="Arial"/>
        </w:rPr>
        <w:t>м</w:t>
      </w:r>
      <w:r w:rsidR="007F52BE" w:rsidRPr="00F00EDF">
        <w:rPr>
          <w:rFonts w:ascii="Arial" w:hAnsi="Arial" w:cs="Arial"/>
        </w:rPr>
        <w:t>и</w:t>
      </w:r>
      <w:r w:rsidR="00E84315" w:rsidRPr="00F00EDF">
        <w:rPr>
          <w:rFonts w:ascii="Arial" w:hAnsi="Arial" w:cs="Arial"/>
        </w:rPr>
        <w:t xml:space="preserve">, отфильтровывая из общего списка МТР, входящие в его область ответственности (определяется через параметр </w:t>
      </w:r>
      <w:r w:rsidR="007F52BE" w:rsidRPr="00F00EDF">
        <w:rPr>
          <w:rFonts w:ascii="Arial" w:hAnsi="Arial" w:cs="Arial"/>
        </w:rPr>
        <w:t xml:space="preserve">- </w:t>
      </w:r>
      <w:r w:rsidR="00731189" w:rsidRPr="00632245">
        <w:rPr>
          <w:rFonts w:ascii="Arial" w:hAnsi="Arial" w:cs="Arial"/>
        </w:rPr>
        <w:t>в</w:t>
      </w:r>
      <w:r w:rsidR="007F52BE" w:rsidRPr="00F00EDF">
        <w:rPr>
          <w:rFonts w:ascii="Arial" w:hAnsi="Arial" w:cs="Arial"/>
        </w:rPr>
        <w:t xml:space="preserve">ид материала </w:t>
      </w:r>
      <w:r w:rsidR="007F52BE" w:rsidRPr="00632245">
        <w:rPr>
          <w:rFonts w:ascii="Arial" w:hAnsi="Arial" w:cs="Arial"/>
          <w:color w:val="000000" w:themeColor="text1"/>
        </w:rPr>
        <w:t>(собственное производство)</w:t>
      </w:r>
      <w:r w:rsidR="00E84315" w:rsidRPr="00F00EDF">
        <w:rPr>
          <w:rFonts w:ascii="Arial" w:hAnsi="Arial" w:cs="Arial"/>
        </w:rPr>
        <w:t xml:space="preserve"> в ОЗМ производимых изделий).</w:t>
      </w:r>
    </w:p>
    <w:p w14:paraId="63B306C5" w14:textId="0B69A2B4" w:rsidR="00E84315" w:rsidRPr="00F00EDF" w:rsidRDefault="00E84315">
      <w:pPr>
        <w:spacing w:after="240" w:line="276" w:lineRule="auto"/>
        <w:ind w:firstLine="567"/>
        <w:rPr>
          <w:rFonts w:ascii="Arial" w:hAnsi="Arial" w:cs="Arial"/>
          <w:color w:val="000000" w:themeColor="text1"/>
        </w:rPr>
      </w:pPr>
      <w:r w:rsidRPr="00F00EDF">
        <w:rPr>
          <w:rFonts w:ascii="Arial" w:hAnsi="Arial" w:cs="Arial"/>
          <w:color w:val="000000" w:themeColor="text1"/>
        </w:rPr>
        <w:lastRenderedPageBreak/>
        <w:t>При наличии доступных запасов</w:t>
      </w:r>
      <w:r w:rsidR="00DC62D2" w:rsidRPr="00632245">
        <w:rPr>
          <w:rFonts w:ascii="Arial" w:hAnsi="Arial" w:cs="Arial"/>
          <w:color w:val="000000" w:themeColor="text1"/>
        </w:rPr>
        <w:t>,</w:t>
      </w:r>
      <w:r w:rsidRPr="00F00EDF">
        <w:rPr>
          <w:rFonts w:ascii="Arial" w:hAnsi="Arial" w:cs="Arial"/>
          <w:color w:val="000000" w:themeColor="text1"/>
        </w:rPr>
        <w:t xml:space="preserve"> для обеспечения </w:t>
      </w:r>
      <w:r w:rsidR="00DD3198" w:rsidRPr="00632245">
        <w:rPr>
          <w:rFonts w:ascii="Arial" w:hAnsi="Arial" w:cs="Arial"/>
          <w:color w:val="000000" w:themeColor="text1"/>
        </w:rPr>
        <w:t>потребностей</w:t>
      </w:r>
      <w:r w:rsidRPr="00F00EDF">
        <w:rPr>
          <w:rFonts w:ascii="Arial" w:hAnsi="Arial" w:cs="Arial"/>
          <w:color w:val="000000" w:themeColor="text1"/>
        </w:rPr>
        <w:t xml:space="preserve"> </w:t>
      </w:r>
      <w:r w:rsidR="00DC62D2" w:rsidRPr="00F00EDF">
        <w:rPr>
          <w:rFonts w:ascii="Arial" w:hAnsi="Arial" w:cs="Arial"/>
          <w:color w:val="000000" w:themeColor="text1"/>
        </w:rPr>
        <w:t xml:space="preserve">в материалах собственного </w:t>
      </w:r>
      <w:r w:rsidRPr="00F00EDF">
        <w:rPr>
          <w:rFonts w:ascii="Arial" w:hAnsi="Arial" w:cs="Arial"/>
          <w:color w:val="000000" w:themeColor="text1"/>
        </w:rPr>
        <w:t>производств</w:t>
      </w:r>
      <w:r w:rsidR="00DC62D2" w:rsidRPr="00F00EDF">
        <w:rPr>
          <w:rFonts w:ascii="Arial" w:hAnsi="Arial" w:cs="Arial"/>
          <w:color w:val="000000" w:themeColor="text1"/>
        </w:rPr>
        <w:t>а</w:t>
      </w:r>
      <w:r w:rsidR="00DC62D2" w:rsidRPr="00632245">
        <w:rPr>
          <w:rFonts w:ascii="Arial" w:hAnsi="Arial" w:cs="Arial"/>
          <w:color w:val="000000" w:themeColor="text1"/>
        </w:rPr>
        <w:t>,</w:t>
      </w:r>
      <w:r w:rsidRPr="00F00EDF">
        <w:rPr>
          <w:rFonts w:ascii="Arial" w:hAnsi="Arial" w:cs="Arial"/>
          <w:color w:val="000000" w:themeColor="text1"/>
        </w:rPr>
        <w:t xml:space="preserve"> </w:t>
      </w:r>
      <w:r w:rsidRPr="00F00EDF">
        <w:rPr>
          <w:rFonts w:ascii="Arial" w:hAnsi="Arial" w:cs="Arial"/>
        </w:rPr>
        <w:t xml:space="preserve">выполняется перемещение </w:t>
      </w:r>
      <w:r w:rsidRPr="00F00EDF">
        <w:rPr>
          <w:rFonts w:ascii="Arial" w:hAnsi="Arial" w:cs="Arial"/>
          <w:color w:val="000000" w:themeColor="text1"/>
        </w:rPr>
        <w:t>запасных частей и нестандартного оборудования на склад подразделения-заявителя/МОЛ (более подробно о перемещении описано в процессе «ПП-10.07.03.03-</w:t>
      </w:r>
      <w:r w:rsidRPr="00F00EDF">
        <w:rPr>
          <w:rFonts w:ascii="Arial" w:hAnsi="Arial" w:cs="Arial"/>
          <w:color w:val="000000" w:themeColor="text1"/>
          <w:lang w:val="en-US"/>
        </w:rPr>
        <w:t>ERP</w:t>
      </w:r>
      <w:r w:rsidRPr="00F00EDF">
        <w:rPr>
          <w:rFonts w:ascii="Arial" w:hAnsi="Arial" w:cs="Arial"/>
          <w:color w:val="000000" w:themeColor="text1"/>
        </w:rPr>
        <w:t xml:space="preserve"> Комплектация и выдача материалов со склада» КД </w:t>
      </w:r>
      <w:r w:rsidRPr="00F00EDF">
        <w:rPr>
          <w:rFonts w:ascii="Arial" w:hAnsi="Arial" w:cs="Arial"/>
          <w:color w:val="000000" w:themeColor="text1"/>
          <w:lang w:val="en-US"/>
        </w:rPr>
        <w:t>ERP</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2.</w:t>
      </w:r>
      <w:r w:rsidRPr="00F00EDF">
        <w:rPr>
          <w:rFonts w:ascii="Arial" w:hAnsi="Arial" w:cs="Arial"/>
          <w:color w:val="000000" w:themeColor="text1"/>
        </w:rPr>
        <w:t>62 Материально-техническое обеспечение Складская логистика)</w:t>
      </w:r>
      <w:r w:rsidR="00FB466A" w:rsidRPr="00632245">
        <w:rPr>
          <w:rFonts w:ascii="Arial" w:hAnsi="Arial" w:cs="Arial"/>
          <w:color w:val="000000" w:themeColor="text1"/>
        </w:rPr>
        <w:t>.</w:t>
      </w:r>
    </w:p>
    <w:p w14:paraId="10AE0C08" w14:textId="5F8C1745" w:rsidR="00DC62D2" w:rsidRPr="00F00EDF" w:rsidRDefault="00DC62D2">
      <w:pPr>
        <w:spacing w:after="240" w:line="276" w:lineRule="auto"/>
        <w:ind w:firstLine="567"/>
        <w:rPr>
          <w:rFonts w:ascii="Arial" w:hAnsi="Arial" w:cs="Arial"/>
          <w:color w:val="000000" w:themeColor="text1"/>
        </w:rPr>
      </w:pPr>
      <w:r w:rsidRPr="00632245">
        <w:rPr>
          <w:rFonts w:ascii="Arial" w:hAnsi="Arial" w:cs="Arial"/>
          <w:color w:val="000000" w:themeColor="text1"/>
        </w:rPr>
        <w:t>При отсутствии доступных</w:t>
      </w:r>
      <w:ins w:id="1664" w:author="Дмитрий Ковтун" w:date="2021-03-12T16:39:00Z">
        <w:r w:rsidR="006B51DA" w:rsidRPr="006B51DA">
          <w:rPr>
            <w:rFonts w:ascii="Arial" w:hAnsi="Arial" w:cs="Arial"/>
            <w:color w:val="000000" w:themeColor="text1"/>
            <w:rPrChange w:id="1665" w:author="Дмитрий Ковтун" w:date="2021-03-12T16:39:00Z">
              <w:rPr>
                <w:rFonts w:ascii="Arial" w:hAnsi="Arial" w:cs="Arial"/>
                <w:color w:val="000000" w:themeColor="text1"/>
                <w:lang w:val="en-US"/>
              </w:rPr>
            </w:rPrChange>
          </w:rPr>
          <w:t xml:space="preserve"> </w:t>
        </w:r>
      </w:ins>
      <w:del w:id="1666" w:author="Дмитрий Ковтун" w:date="2021-03-12T16:39:00Z">
        <w:r w:rsidRPr="00632245" w:rsidDel="006B51DA">
          <w:rPr>
            <w:rFonts w:ascii="Arial" w:hAnsi="Arial" w:cs="Arial"/>
            <w:color w:val="000000" w:themeColor="text1"/>
          </w:rPr>
          <w:delText xml:space="preserve"> </w:delText>
        </w:r>
      </w:del>
      <w:r w:rsidRPr="00632245">
        <w:rPr>
          <w:rFonts w:ascii="Arial" w:hAnsi="Arial" w:cs="Arial"/>
          <w:color w:val="000000" w:themeColor="text1"/>
        </w:rPr>
        <w:t>запасов обеспечивающих потребности в материалах собственного производства</w:t>
      </w:r>
      <w:r w:rsidRPr="00F00EDF">
        <w:rPr>
          <w:rFonts w:ascii="Arial" w:hAnsi="Arial" w:cs="Arial"/>
          <w:color w:val="000000" w:themeColor="text1"/>
        </w:rPr>
        <w:t>,</w:t>
      </w:r>
      <w:r w:rsidR="00E84315" w:rsidRPr="00F00EDF">
        <w:rPr>
          <w:rFonts w:ascii="Arial" w:hAnsi="Arial" w:cs="Arial"/>
          <w:color w:val="000000" w:themeColor="text1"/>
        </w:rPr>
        <w:t xml:space="preserve"> </w:t>
      </w:r>
      <w:ins w:id="1667" w:author="Дмитрий Ковтун" w:date="2021-03-12T18:02:00Z">
        <w:r w:rsidR="00B931BF">
          <w:rPr>
            <w:rFonts w:ascii="Arial" w:hAnsi="Arial" w:cs="Arial"/>
            <w:color w:val="000000" w:themeColor="text1"/>
          </w:rPr>
          <w:t>сотрудник с ролью «</w:t>
        </w:r>
      </w:ins>
      <w:r w:rsidRPr="00F00EDF">
        <w:rPr>
          <w:rFonts w:ascii="Arial" w:hAnsi="Arial" w:cs="Arial"/>
          <w:color w:val="000000" w:themeColor="text1"/>
        </w:rPr>
        <w:t>Плановик ЦРММ УО</w:t>
      </w:r>
      <w:ins w:id="1668" w:author="Дмитрий Ковтун" w:date="2021-03-12T18:02:00Z">
        <w:r w:rsidR="00B931BF">
          <w:rPr>
            <w:rFonts w:ascii="Arial" w:hAnsi="Arial" w:cs="Arial"/>
            <w:color w:val="000000" w:themeColor="text1"/>
          </w:rPr>
          <w:t>»</w:t>
        </w:r>
      </w:ins>
      <w:r w:rsidRPr="00F00EDF">
        <w:rPr>
          <w:rFonts w:ascii="Arial" w:hAnsi="Arial" w:cs="Arial"/>
          <w:color w:val="000000" w:themeColor="text1"/>
        </w:rPr>
        <w:t xml:space="preserve"> отправляет по электронной почте </w:t>
      </w:r>
      <w:ins w:id="1669" w:author="Дмитрий Ковтун" w:date="2021-03-12T18:03:00Z">
        <w:r w:rsidR="00B931BF">
          <w:rPr>
            <w:rFonts w:ascii="Arial" w:hAnsi="Arial" w:cs="Arial"/>
            <w:color w:val="000000" w:themeColor="text1"/>
          </w:rPr>
          <w:t>сотруднику с ролью «</w:t>
        </w:r>
      </w:ins>
      <w:r w:rsidRPr="00F00EDF">
        <w:rPr>
          <w:rFonts w:ascii="Arial" w:hAnsi="Arial" w:cs="Arial"/>
          <w:color w:val="000000" w:themeColor="text1"/>
        </w:rPr>
        <w:t>Технологу ЦРММ</w:t>
      </w:r>
      <w:ins w:id="1670" w:author="Дмитрий Ковтун" w:date="2021-03-12T18:03:00Z">
        <w:r w:rsidR="00B931BF">
          <w:rPr>
            <w:rFonts w:ascii="Arial" w:hAnsi="Arial" w:cs="Arial"/>
            <w:color w:val="000000" w:themeColor="text1"/>
          </w:rPr>
          <w:t xml:space="preserve"> УО»</w:t>
        </w:r>
      </w:ins>
      <w:r w:rsidRPr="00F00EDF">
        <w:rPr>
          <w:rFonts w:ascii="Arial" w:hAnsi="Arial" w:cs="Arial"/>
          <w:color w:val="000000" w:themeColor="text1"/>
        </w:rPr>
        <w:t xml:space="preserve"> список заявок на производство </w:t>
      </w:r>
      <w:r w:rsidR="00E84315" w:rsidRPr="00F00EDF">
        <w:rPr>
          <w:rFonts w:ascii="Arial" w:hAnsi="Arial" w:cs="Arial"/>
          <w:color w:val="000000" w:themeColor="text1"/>
        </w:rPr>
        <w:t>для разработки</w:t>
      </w:r>
      <w:r w:rsidR="00460F5D" w:rsidRPr="00632245">
        <w:rPr>
          <w:rFonts w:ascii="Arial" w:hAnsi="Arial" w:cs="Arial"/>
          <w:color w:val="000000" w:themeColor="text1"/>
        </w:rPr>
        <w:t xml:space="preserve"> </w:t>
      </w:r>
      <w:r w:rsidR="00460F5D" w:rsidRPr="00F00EDF">
        <w:rPr>
          <w:rFonts w:ascii="Arial" w:hAnsi="Arial" w:cs="Arial"/>
          <w:color w:val="000000" w:themeColor="text1"/>
        </w:rPr>
        <w:t>рабочей</w:t>
      </w:r>
      <w:r w:rsidR="00E84315" w:rsidRPr="00F00EDF">
        <w:rPr>
          <w:rFonts w:ascii="Arial" w:hAnsi="Arial" w:cs="Arial"/>
          <w:color w:val="000000" w:themeColor="text1"/>
        </w:rPr>
        <w:t xml:space="preserve"> технологической документации (маршрутно-операционные карты, ведомость материалов и т.д.)</w:t>
      </w:r>
      <w:r w:rsidRPr="00F00EDF">
        <w:rPr>
          <w:rFonts w:ascii="Arial" w:hAnsi="Arial" w:cs="Arial"/>
          <w:color w:val="000000" w:themeColor="text1"/>
        </w:rPr>
        <w:t>.</w:t>
      </w:r>
    </w:p>
    <w:p w14:paraId="31E33195" w14:textId="15AFA049" w:rsidR="00E84315" w:rsidRPr="00F00EDF" w:rsidRDefault="00E84315" w:rsidP="00632245">
      <w:pPr>
        <w:pStyle w:val="4"/>
        <w:rPr>
          <w:rFonts w:cs="Arial"/>
        </w:rPr>
      </w:pPr>
      <w:r w:rsidRPr="00F00EDF">
        <w:rPr>
          <w:rFonts w:cs="Arial"/>
        </w:rPr>
        <w:t xml:space="preserve">Шаг процесса 20 </w:t>
      </w:r>
      <w:r w:rsidR="009842EF" w:rsidRPr="00F00EDF">
        <w:rPr>
          <w:rFonts w:cs="Arial"/>
        </w:rPr>
        <w:t>–</w:t>
      </w:r>
      <w:r w:rsidRPr="00F00EDF">
        <w:rPr>
          <w:rFonts w:cs="Arial"/>
        </w:rPr>
        <w:t xml:space="preserve"> </w:t>
      </w:r>
      <w:r w:rsidR="00075F87" w:rsidRPr="00F00EDF">
        <w:rPr>
          <w:rFonts w:cs="Arial"/>
        </w:rPr>
        <w:t xml:space="preserve">Подготовка </w:t>
      </w:r>
      <w:del w:id="1671" w:author="Дмитрий Ковтун" w:date="2021-04-05T17:40:00Z">
        <w:r w:rsidR="00075F87" w:rsidRPr="00F00EDF" w:rsidDel="00863DDB">
          <w:rPr>
            <w:rFonts w:cs="Arial"/>
          </w:rPr>
          <w:delText xml:space="preserve">документации для производства деталей и изделий </w:delText>
        </w:r>
      </w:del>
      <w:ins w:id="1672" w:author="Дмитрий Ковтун" w:date="2021-04-05T17:40:00Z">
        <w:r w:rsidR="00863DDB">
          <w:rPr>
            <w:rFonts w:cs="Arial"/>
          </w:rPr>
          <w:t>рабочей документации</w:t>
        </w:r>
      </w:ins>
    </w:p>
    <w:p w14:paraId="73F1ECF4" w14:textId="77777777" w:rsidR="00E84315" w:rsidRPr="00F00EDF" w:rsidRDefault="00E84315"/>
    <w:p w14:paraId="231C45F4" w14:textId="7729B31D" w:rsidR="00E84315" w:rsidRPr="00F00EDF" w:rsidRDefault="00F43150">
      <w:pPr>
        <w:spacing w:after="240" w:line="276" w:lineRule="auto"/>
        <w:ind w:firstLine="567"/>
        <w:rPr>
          <w:rFonts w:ascii="Arial" w:hAnsi="Arial" w:cs="Arial"/>
          <w:color w:val="000000" w:themeColor="text1"/>
        </w:rPr>
      </w:pPr>
      <w:r w:rsidRPr="00F00EDF">
        <w:rPr>
          <w:rFonts w:ascii="Arial" w:hAnsi="Arial" w:cs="Arial"/>
          <w:color w:val="000000" w:themeColor="text1"/>
        </w:rPr>
        <w:t>Технолог ЦРММ УО</w:t>
      </w:r>
      <w:r w:rsidR="00E84315" w:rsidRPr="00F00EDF">
        <w:rPr>
          <w:rFonts w:ascii="Arial" w:hAnsi="Arial" w:cs="Arial"/>
          <w:color w:val="000000" w:themeColor="text1"/>
        </w:rPr>
        <w:t xml:space="preserve"> на основании списка </w:t>
      </w:r>
      <w:r w:rsidR="009B70E1" w:rsidRPr="00632245">
        <w:rPr>
          <w:rFonts w:ascii="Arial" w:hAnsi="Arial" w:cs="Arial"/>
          <w:color w:val="000000" w:themeColor="text1"/>
        </w:rPr>
        <w:t>заявок/потребностей</w:t>
      </w:r>
      <w:r w:rsidR="00E84315" w:rsidRPr="00F00EDF">
        <w:rPr>
          <w:rFonts w:ascii="Arial" w:hAnsi="Arial" w:cs="Arial"/>
          <w:color w:val="000000" w:themeColor="text1"/>
        </w:rPr>
        <w:t xml:space="preserve"> на производство поступившего от Плановика ЦРММ, проектной документации (чертежей/эскизов), предоставленных службами подразделений-заказчиков или ПКО (проектно-конструкторского отдела) выполняет технологическую подготовку производства с формированием необходимой рабочей документации (маршрутно-операционные карты, ведомость материалов и т.д.).</w:t>
      </w:r>
    </w:p>
    <w:p w14:paraId="0EB4581E" w14:textId="68D8FBE4" w:rsidR="00E84315" w:rsidRPr="00F00EDF" w:rsidRDefault="00E84315" w:rsidP="00632245">
      <w:pPr>
        <w:pStyle w:val="4"/>
        <w:rPr>
          <w:rFonts w:cs="Arial"/>
          <w:color w:val="000000" w:themeColor="text1"/>
        </w:rPr>
      </w:pPr>
      <w:r w:rsidRPr="00F00EDF">
        <w:rPr>
          <w:rFonts w:cs="Arial"/>
          <w:color w:val="000000" w:themeColor="text1"/>
        </w:rPr>
        <w:t xml:space="preserve">Шаг процесса 25 </w:t>
      </w:r>
      <w:r w:rsidR="009842EF" w:rsidRPr="00F00EDF">
        <w:rPr>
          <w:rFonts w:cs="Arial"/>
          <w:color w:val="000000" w:themeColor="text1"/>
        </w:rPr>
        <w:t>–</w:t>
      </w:r>
      <w:r w:rsidRPr="00F00EDF">
        <w:rPr>
          <w:rFonts w:cs="Arial"/>
          <w:color w:val="000000" w:themeColor="text1"/>
        </w:rPr>
        <w:t xml:space="preserve"> </w:t>
      </w:r>
      <w:r w:rsidR="001A66E4" w:rsidRPr="00F00EDF">
        <w:rPr>
          <w:rFonts w:cs="Arial"/>
          <w:color w:val="000000" w:themeColor="text1"/>
        </w:rPr>
        <w:t>Проверка наличия в системе ОЗМ покупных МТР для изготовления изделий</w:t>
      </w:r>
    </w:p>
    <w:p w14:paraId="37A52C66" w14:textId="77777777" w:rsidR="00E84315" w:rsidRPr="00F00EDF" w:rsidRDefault="00E84315"/>
    <w:p w14:paraId="56A5130E" w14:textId="0E2FB1DA" w:rsidR="00E84315" w:rsidRDefault="00E84315">
      <w:pPr>
        <w:spacing w:after="240" w:line="276" w:lineRule="auto"/>
        <w:ind w:firstLine="567"/>
        <w:rPr>
          <w:ins w:id="1673" w:author="Дмитрий Ковтун" w:date="2021-04-05T19:15:00Z"/>
          <w:rFonts w:ascii="Arial" w:hAnsi="Arial" w:cs="Arial"/>
          <w:color w:val="000000" w:themeColor="text1"/>
        </w:rPr>
      </w:pPr>
      <w:r w:rsidRPr="00F00EDF">
        <w:rPr>
          <w:rFonts w:ascii="Arial" w:hAnsi="Arial" w:cs="Arial"/>
          <w:color w:val="000000" w:themeColor="text1"/>
        </w:rPr>
        <w:t xml:space="preserve">На основании подготовленной рабочей документации (маршрутно-операционные карты, ведомость материалов) </w:t>
      </w:r>
      <w:ins w:id="1674" w:author="Дмитрий Ковтун" w:date="2021-03-12T18:15:00Z">
        <w:r w:rsidR="00394AB7">
          <w:rPr>
            <w:rFonts w:ascii="Arial" w:hAnsi="Arial" w:cs="Arial"/>
            <w:color w:val="000000" w:themeColor="text1"/>
          </w:rPr>
          <w:t xml:space="preserve">сотрудник с ролью </w:t>
        </w:r>
      </w:ins>
      <w:ins w:id="1675" w:author="Дмитрий Ковтун" w:date="2021-03-12T18:16:00Z">
        <w:r w:rsidR="00394AB7">
          <w:rPr>
            <w:rFonts w:ascii="Arial" w:hAnsi="Arial" w:cs="Arial"/>
            <w:color w:val="000000" w:themeColor="text1"/>
          </w:rPr>
          <w:t>«</w:t>
        </w:r>
      </w:ins>
      <w:r w:rsidR="00F43150" w:rsidRPr="00F00EDF">
        <w:rPr>
          <w:rFonts w:ascii="Arial" w:hAnsi="Arial" w:cs="Arial"/>
          <w:color w:val="000000" w:themeColor="text1"/>
        </w:rPr>
        <w:t>Технолог ЦРММ УО</w:t>
      </w:r>
      <w:ins w:id="1676" w:author="Дмитрий Ковтун" w:date="2021-03-12T18:16:00Z">
        <w:r w:rsidR="00394AB7">
          <w:rPr>
            <w:rFonts w:ascii="Arial" w:hAnsi="Arial" w:cs="Arial"/>
            <w:color w:val="000000" w:themeColor="text1"/>
          </w:rPr>
          <w:t>»</w:t>
        </w:r>
      </w:ins>
      <w:r w:rsidRPr="00F00EDF">
        <w:rPr>
          <w:rFonts w:ascii="Arial" w:hAnsi="Arial" w:cs="Arial"/>
          <w:color w:val="000000" w:themeColor="text1"/>
        </w:rPr>
        <w:t xml:space="preserve"> проверяет наличие </w:t>
      </w:r>
      <w:r w:rsidR="006D55BD" w:rsidRPr="00632245">
        <w:rPr>
          <w:rFonts w:ascii="Arial" w:hAnsi="Arial" w:cs="Arial"/>
          <w:color w:val="000000" w:themeColor="text1"/>
        </w:rPr>
        <w:t xml:space="preserve">и существование </w:t>
      </w:r>
      <w:r w:rsidRPr="00F00EDF">
        <w:rPr>
          <w:rFonts w:ascii="Arial" w:hAnsi="Arial" w:cs="Arial"/>
          <w:color w:val="000000" w:themeColor="text1"/>
        </w:rPr>
        <w:t xml:space="preserve">в системе SAP </w:t>
      </w:r>
      <w:r w:rsidRPr="00F00EDF">
        <w:rPr>
          <w:rFonts w:ascii="Arial" w:hAnsi="Arial" w:cs="Arial"/>
          <w:color w:val="000000" w:themeColor="text1"/>
          <w:lang w:val="en-US"/>
        </w:rPr>
        <w:t>S</w:t>
      </w:r>
      <w:r w:rsidRPr="00F00EDF">
        <w:rPr>
          <w:rFonts w:ascii="Arial" w:hAnsi="Arial" w:cs="Arial"/>
          <w:color w:val="000000" w:themeColor="text1"/>
        </w:rPr>
        <w:t xml:space="preserve">/4 </w:t>
      </w:r>
      <w:r w:rsidR="006D55BD" w:rsidRPr="00632245">
        <w:rPr>
          <w:rFonts w:ascii="Arial" w:hAnsi="Arial" w:cs="Arial"/>
          <w:color w:val="000000" w:themeColor="text1"/>
        </w:rPr>
        <w:t xml:space="preserve">необходимых </w:t>
      </w:r>
      <w:r w:rsidRPr="00F00EDF">
        <w:rPr>
          <w:rFonts w:ascii="Arial" w:hAnsi="Arial" w:cs="Arial"/>
          <w:color w:val="000000" w:themeColor="text1"/>
        </w:rPr>
        <w:t>ОЗМ (ЕК МТР),</w:t>
      </w:r>
      <w:r w:rsidR="006D55BD" w:rsidRPr="00F00EDF">
        <w:rPr>
          <w:rFonts w:ascii="Arial" w:hAnsi="Arial" w:cs="Arial"/>
          <w:color w:val="000000" w:themeColor="text1"/>
        </w:rPr>
        <w:t xml:space="preserve"> </w:t>
      </w:r>
      <w:r w:rsidRPr="00F00EDF">
        <w:rPr>
          <w:rFonts w:ascii="Arial" w:hAnsi="Arial" w:cs="Arial"/>
          <w:color w:val="000000" w:themeColor="text1"/>
        </w:rPr>
        <w:t>для</w:t>
      </w:r>
      <w:r w:rsidR="006D55BD" w:rsidRPr="00F00EDF">
        <w:rPr>
          <w:rFonts w:ascii="Arial" w:hAnsi="Arial" w:cs="Arial"/>
          <w:color w:val="000000" w:themeColor="text1"/>
        </w:rPr>
        <w:t xml:space="preserve"> последующей возможности</w:t>
      </w:r>
      <w:r w:rsidRPr="00F00EDF">
        <w:rPr>
          <w:rFonts w:ascii="Arial" w:hAnsi="Arial" w:cs="Arial"/>
          <w:color w:val="000000" w:themeColor="text1"/>
        </w:rPr>
        <w:t xml:space="preserve"> изготовления запасных частей и нестандартного оборудования</w:t>
      </w:r>
      <w:r w:rsidR="006D55BD" w:rsidRPr="00F00EDF">
        <w:rPr>
          <w:rFonts w:ascii="Arial" w:hAnsi="Arial" w:cs="Arial"/>
          <w:color w:val="000000" w:themeColor="text1"/>
        </w:rPr>
        <w:t xml:space="preserve"> собственными силами</w:t>
      </w:r>
      <w:r w:rsidRPr="00F00EDF">
        <w:rPr>
          <w:rFonts w:ascii="Arial" w:hAnsi="Arial" w:cs="Arial"/>
          <w:color w:val="000000" w:themeColor="text1"/>
        </w:rPr>
        <w:t xml:space="preserve">. Проверка наличия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Pr="00F00EDF">
        <w:rPr>
          <w:rFonts w:ascii="Arial" w:hAnsi="Arial" w:cs="Arial"/>
          <w:color w:val="000000" w:themeColor="text1"/>
          <w:lang w:val="en-US"/>
        </w:rPr>
        <w:t>S</w:t>
      </w:r>
      <w:r w:rsidRPr="00F00EDF">
        <w:rPr>
          <w:rFonts w:ascii="Arial" w:hAnsi="Arial" w:cs="Arial"/>
          <w:color w:val="000000" w:themeColor="text1"/>
        </w:rPr>
        <w:t>/4 ОЗМ (ЕК МТР) выполняется с помощью стандартных транзакций «ММ03</w:t>
      </w:r>
      <w:del w:id="1677" w:author="Дмитрий Ковтун" w:date="2021-03-12T18:17:00Z">
        <w:r w:rsidRPr="00F00EDF" w:rsidDel="00394AB7">
          <w:rPr>
            <w:rFonts w:ascii="Arial" w:hAnsi="Arial" w:cs="Arial"/>
            <w:color w:val="000000" w:themeColor="text1"/>
          </w:rPr>
          <w:delText>»</w:delText>
        </w:r>
      </w:del>
      <w:r w:rsidRPr="00F00EDF">
        <w:rPr>
          <w:rFonts w:ascii="Arial" w:hAnsi="Arial" w:cs="Arial"/>
          <w:color w:val="000000" w:themeColor="text1"/>
        </w:rPr>
        <w:t xml:space="preserve"> - Просмотр материала</w:t>
      </w:r>
      <w:ins w:id="1678" w:author="Дмитрий Ковтун" w:date="2021-03-12T18:17:00Z">
        <w:r w:rsidR="00394AB7">
          <w:rPr>
            <w:rFonts w:ascii="Arial" w:hAnsi="Arial" w:cs="Arial"/>
            <w:color w:val="000000" w:themeColor="text1"/>
          </w:rPr>
          <w:t>»</w:t>
        </w:r>
      </w:ins>
      <w:r w:rsidRPr="00F00EDF">
        <w:rPr>
          <w:rFonts w:ascii="Arial" w:hAnsi="Arial" w:cs="Arial"/>
          <w:color w:val="000000" w:themeColor="text1"/>
        </w:rPr>
        <w:t xml:space="preserve"> (для просмотра по номенклатуре), </w:t>
      </w:r>
      <w:ins w:id="1679" w:author="Дмитрий Ковтун" w:date="2021-03-12T18:17:00Z">
        <w:r w:rsidR="00394AB7">
          <w:rPr>
            <w:rFonts w:ascii="Arial" w:hAnsi="Arial" w:cs="Arial"/>
            <w:color w:val="000000" w:themeColor="text1"/>
          </w:rPr>
          <w:t>«</w:t>
        </w:r>
      </w:ins>
      <w:r w:rsidRPr="00F00EDF">
        <w:rPr>
          <w:rFonts w:ascii="Arial" w:hAnsi="Arial" w:cs="Arial"/>
          <w:color w:val="000000" w:themeColor="text1"/>
          <w:lang w:val="en-US"/>
        </w:rPr>
        <w:t>MM</w:t>
      </w:r>
      <w:r w:rsidRPr="00F00EDF">
        <w:rPr>
          <w:rFonts w:ascii="Arial" w:hAnsi="Arial" w:cs="Arial"/>
          <w:color w:val="000000" w:themeColor="text1"/>
        </w:rPr>
        <w:t>60 – Каталог материалов</w:t>
      </w:r>
      <w:ins w:id="1680" w:author="Дмитрий Ковтун" w:date="2021-03-12T18:17:00Z">
        <w:r w:rsidR="00394AB7">
          <w:rPr>
            <w:rFonts w:ascii="Arial" w:hAnsi="Arial" w:cs="Arial"/>
            <w:color w:val="000000" w:themeColor="text1"/>
          </w:rPr>
          <w:t>»</w:t>
        </w:r>
      </w:ins>
      <w:r w:rsidRPr="00F00EDF">
        <w:rPr>
          <w:rFonts w:ascii="Arial" w:hAnsi="Arial" w:cs="Arial"/>
          <w:color w:val="000000" w:themeColor="text1"/>
        </w:rPr>
        <w:t xml:space="preserve"> (для просмотра списком</w:t>
      </w:r>
      <w:r w:rsidR="006D55BD" w:rsidRPr="00F00EDF">
        <w:rPr>
          <w:rFonts w:ascii="Arial" w:hAnsi="Arial" w:cs="Arial"/>
          <w:color w:val="000000" w:themeColor="text1"/>
        </w:rPr>
        <w:t>).</w:t>
      </w:r>
      <w:r w:rsidRPr="00F00EDF">
        <w:rPr>
          <w:rFonts w:ascii="Arial" w:hAnsi="Arial" w:cs="Arial"/>
          <w:color w:val="000000" w:themeColor="text1"/>
        </w:rPr>
        <w:t xml:space="preserve"> При отсутствии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Pr="00F00EDF">
        <w:rPr>
          <w:rFonts w:ascii="Arial" w:hAnsi="Arial" w:cs="Arial"/>
          <w:color w:val="000000" w:themeColor="text1"/>
          <w:lang w:val="en-US"/>
        </w:rPr>
        <w:t>S</w:t>
      </w:r>
      <w:r w:rsidRPr="00F00EDF">
        <w:rPr>
          <w:rFonts w:ascii="Arial" w:hAnsi="Arial" w:cs="Arial"/>
          <w:color w:val="000000" w:themeColor="text1"/>
        </w:rPr>
        <w:t xml:space="preserve">/4 </w:t>
      </w:r>
      <w:r w:rsidR="006D55BD" w:rsidRPr="00F00EDF">
        <w:rPr>
          <w:rFonts w:ascii="Arial" w:hAnsi="Arial" w:cs="Arial"/>
          <w:color w:val="000000" w:themeColor="text1"/>
        </w:rPr>
        <w:t xml:space="preserve">необходимых </w:t>
      </w:r>
      <w:r w:rsidRPr="00F00EDF">
        <w:rPr>
          <w:rFonts w:ascii="Arial" w:hAnsi="Arial" w:cs="Arial"/>
          <w:color w:val="000000" w:themeColor="text1"/>
        </w:rPr>
        <w:t xml:space="preserve">ОЗМ (ЕК МТР) </w:t>
      </w:r>
      <w:ins w:id="1681" w:author="Дмитрий Ковтун" w:date="2021-03-12T18:17:00Z">
        <w:r w:rsidR="00394AB7">
          <w:rPr>
            <w:rFonts w:ascii="Arial" w:hAnsi="Arial" w:cs="Arial"/>
            <w:color w:val="000000" w:themeColor="text1"/>
          </w:rPr>
          <w:t>сотрудник с ролью «</w:t>
        </w:r>
      </w:ins>
      <w:r w:rsidR="00F43150" w:rsidRPr="00F00EDF">
        <w:rPr>
          <w:rFonts w:ascii="Arial" w:hAnsi="Arial" w:cs="Arial"/>
          <w:color w:val="000000" w:themeColor="text1"/>
        </w:rPr>
        <w:t>Технолог ЦРММ УО</w:t>
      </w:r>
      <w:ins w:id="1682" w:author="Дмитрий Ковтун" w:date="2021-03-12T18:17:00Z">
        <w:r w:rsidR="00394AB7">
          <w:rPr>
            <w:rFonts w:ascii="Arial" w:hAnsi="Arial" w:cs="Arial"/>
            <w:color w:val="000000" w:themeColor="text1"/>
          </w:rPr>
          <w:t>»</w:t>
        </w:r>
      </w:ins>
      <w:r w:rsidRPr="00F00EDF">
        <w:rPr>
          <w:rFonts w:ascii="Arial" w:hAnsi="Arial" w:cs="Arial"/>
          <w:color w:val="000000" w:themeColor="text1"/>
        </w:rPr>
        <w:t xml:space="preserve"> создает в 1С КСУ НСИ заявку на создание ЕК МТР. Система 1С КСУ НСИ является централизованный системой ведения справочника МТР для группы компаний ПОЛЮС-ЗОЛОТО. Более подробно о создании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Pr="00F00EDF">
        <w:rPr>
          <w:rFonts w:ascii="Arial" w:hAnsi="Arial" w:cs="Arial"/>
          <w:color w:val="000000" w:themeColor="text1"/>
          <w:lang w:val="en-US"/>
        </w:rPr>
        <w:t>S</w:t>
      </w:r>
      <w:r w:rsidRPr="00F00EDF">
        <w:rPr>
          <w:rFonts w:ascii="Arial" w:hAnsi="Arial" w:cs="Arial"/>
          <w:color w:val="000000" w:themeColor="text1"/>
        </w:rPr>
        <w:t>/4 ОЗМ описан в процессе «ПП-12.07.01-</w:t>
      </w:r>
      <w:r w:rsidRPr="00F00EDF">
        <w:rPr>
          <w:rFonts w:ascii="Arial" w:hAnsi="Arial" w:cs="Arial"/>
          <w:color w:val="000000" w:themeColor="text1"/>
          <w:lang w:val="en-US"/>
        </w:rPr>
        <w:t>ERP</w:t>
      </w:r>
      <w:r w:rsidRPr="00F00EDF">
        <w:rPr>
          <w:rFonts w:ascii="Arial" w:hAnsi="Arial" w:cs="Arial"/>
          <w:color w:val="000000" w:themeColor="text1"/>
        </w:rPr>
        <w:t xml:space="preserve"> Управление данными НСИ» КД </w:t>
      </w:r>
      <w:r w:rsidRPr="00F00EDF">
        <w:rPr>
          <w:rFonts w:ascii="Arial" w:hAnsi="Arial" w:cs="Arial"/>
          <w:color w:val="000000" w:themeColor="text1"/>
          <w:lang w:val="en-US"/>
        </w:rPr>
        <w:t>ERP</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2.</w:t>
      </w:r>
      <w:r w:rsidRPr="00F00EDF">
        <w:rPr>
          <w:rFonts w:ascii="Arial" w:hAnsi="Arial" w:cs="Arial"/>
          <w:color w:val="000000" w:themeColor="text1"/>
        </w:rPr>
        <w:t xml:space="preserve">47 «Концепция по нормативно-справочной информации». При наличии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Pr="00F00EDF">
        <w:rPr>
          <w:rFonts w:ascii="Arial" w:hAnsi="Arial" w:cs="Arial"/>
          <w:color w:val="000000" w:themeColor="text1"/>
          <w:lang w:val="en-US"/>
        </w:rPr>
        <w:t>S</w:t>
      </w:r>
      <w:r w:rsidRPr="00F00EDF">
        <w:rPr>
          <w:rFonts w:ascii="Arial" w:hAnsi="Arial" w:cs="Arial"/>
          <w:color w:val="000000" w:themeColor="text1"/>
        </w:rPr>
        <w:t xml:space="preserve">/4 ОЗМ (ЕК МТР) </w:t>
      </w:r>
      <w:ins w:id="1683" w:author="Дмитрий Ковтун" w:date="2021-03-12T18:17:00Z">
        <w:r w:rsidR="00394AB7">
          <w:rPr>
            <w:rFonts w:ascii="Arial" w:hAnsi="Arial" w:cs="Arial"/>
            <w:color w:val="000000" w:themeColor="text1"/>
          </w:rPr>
          <w:t xml:space="preserve">сотрудник с ролью </w:t>
        </w:r>
      </w:ins>
      <w:ins w:id="1684" w:author="Дмитрий Ковтун" w:date="2021-03-12T18:18:00Z">
        <w:r w:rsidR="00394AB7">
          <w:rPr>
            <w:rFonts w:ascii="Arial" w:hAnsi="Arial" w:cs="Arial"/>
            <w:color w:val="000000" w:themeColor="text1"/>
          </w:rPr>
          <w:t>«</w:t>
        </w:r>
      </w:ins>
      <w:r w:rsidR="00F43150" w:rsidRPr="00F00EDF">
        <w:rPr>
          <w:rFonts w:ascii="Arial" w:hAnsi="Arial" w:cs="Arial"/>
          <w:color w:val="000000" w:themeColor="text1"/>
        </w:rPr>
        <w:t>Технолог ЦРММ УО</w:t>
      </w:r>
      <w:ins w:id="1685" w:author="Дмитрий Ковтун" w:date="2021-03-12T18:18:00Z">
        <w:r w:rsidR="00394AB7">
          <w:rPr>
            <w:rFonts w:ascii="Arial" w:hAnsi="Arial" w:cs="Arial"/>
            <w:color w:val="000000" w:themeColor="text1"/>
          </w:rPr>
          <w:t>»</w:t>
        </w:r>
      </w:ins>
      <w:r w:rsidRPr="00F00EDF">
        <w:rPr>
          <w:rFonts w:ascii="Arial" w:hAnsi="Arial" w:cs="Arial"/>
          <w:color w:val="000000" w:themeColor="text1"/>
        </w:rPr>
        <w:t xml:space="preserve"> передает рабочую документацию (маршрутно-операционные карты, ведомость материалов) </w:t>
      </w:r>
      <w:ins w:id="1686" w:author="Дмитрий Ковтун" w:date="2021-03-12T18:18:00Z">
        <w:r w:rsidR="00394AB7">
          <w:rPr>
            <w:rFonts w:ascii="Arial" w:hAnsi="Arial" w:cs="Arial"/>
            <w:color w:val="000000" w:themeColor="text1"/>
          </w:rPr>
          <w:t>сотруднику с ролью «П</w:t>
        </w:r>
      </w:ins>
      <w:del w:id="1687" w:author="Дмитрий Ковтун" w:date="2021-03-12T18:18:00Z">
        <w:r w:rsidRPr="00F00EDF" w:rsidDel="00394AB7">
          <w:rPr>
            <w:rFonts w:ascii="Arial" w:hAnsi="Arial" w:cs="Arial"/>
            <w:color w:val="000000" w:themeColor="text1"/>
          </w:rPr>
          <w:delText>п</w:delText>
        </w:r>
      </w:del>
      <w:r w:rsidRPr="00F00EDF">
        <w:rPr>
          <w:rFonts w:ascii="Arial" w:hAnsi="Arial" w:cs="Arial"/>
          <w:color w:val="000000" w:themeColor="text1"/>
        </w:rPr>
        <w:t>лановик</w:t>
      </w:r>
      <w:del w:id="1688" w:author="Дмитрий Ковтун" w:date="2021-03-12T18:18:00Z">
        <w:r w:rsidRPr="00F00EDF" w:rsidDel="00394AB7">
          <w:rPr>
            <w:rFonts w:ascii="Arial" w:hAnsi="Arial" w:cs="Arial"/>
            <w:color w:val="000000" w:themeColor="text1"/>
          </w:rPr>
          <w:delText>у</w:delText>
        </w:r>
      </w:del>
      <w:r w:rsidRPr="00F00EDF">
        <w:rPr>
          <w:rFonts w:ascii="Arial" w:hAnsi="Arial" w:cs="Arial"/>
          <w:color w:val="000000" w:themeColor="text1"/>
        </w:rPr>
        <w:t xml:space="preserve"> ЦРММ</w:t>
      </w:r>
      <w:ins w:id="1689" w:author="Дмитрий Ковтун" w:date="2021-03-12T18:18:00Z">
        <w:r w:rsidR="00394AB7">
          <w:rPr>
            <w:rFonts w:ascii="Arial" w:hAnsi="Arial" w:cs="Arial"/>
            <w:color w:val="000000" w:themeColor="text1"/>
          </w:rPr>
          <w:t xml:space="preserve"> УО»</w:t>
        </w:r>
      </w:ins>
      <w:r w:rsidRPr="00F00EDF">
        <w:rPr>
          <w:rFonts w:ascii="Arial" w:hAnsi="Arial" w:cs="Arial"/>
          <w:color w:val="000000" w:themeColor="text1"/>
        </w:rPr>
        <w:t>.</w:t>
      </w:r>
    </w:p>
    <w:p w14:paraId="32CF75A7" w14:textId="783AAC96" w:rsidR="00F77CFC" w:rsidRPr="00F00EDF" w:rsidRDefault="00F77CFC" w:rsidP="00F77CFC">
      <w:pPr>
        <w:pStyle w:val="4"/>
        <w:rPr>
          <w:ins w:id="1690" w:author="Дмитрий Ковтун" w:date="2021-04-05T19:15:00Z"/>
          <w:rFonts w:cs="Arial"/>
          <w:color w:val="000000" w:themeColor="text1"/>
        </w:rPr>
      </w:pPr>
      <w:ins w:id="1691" w:author="Дмитрий Ковтун" w:date="2021-04-05T19:15:00Z">
        <w:r w:rsidRPr="00F00EDF">
          <w:rPr>
            <w:rFonts w:cs="Arial"/>
            <w:color w:val="000000" w:themeColor="text1"/>
          </w:rPr>
          <w:t>Шаг процесса 2</w:t>
        </w:r>
        <w:r>
          <w:rPr>
            <w:rFonts w:cs="Arial"/>
            <w:color w:val="000000" w:themeColor="text1"/>
          </w:rPr>
          <w:t>6</w:t>
        </w:r>
        <w:r w:rsidRPr="00F00EDF">
          <w:rPr>
            <w:rFonts w:cs="Arial"/>
            <w:color w:val="000000" w:themeColor="text1"/>
          </w:rPr>
          <w:t xml:space="preserve"> – </w:t>
        </w:r>
        <w:r>
          <w:rPr>
            <w:rFonts w:cs="Arial"/>
            <w:color w:val="000000" w:themeColor="text1"/>
          </w:rPr>
          <w:t>Корректировка используемых МТР</w:t>
        </w:r>
      </w:ins>
    </w:p>
    <w:p w14:paraId="5BE1451C" w14:textId="77777777" w:rsidR="00F77CFC" w:rsidRPr="00F00EDF" w:rsidRDefault="00F77CFC" w:rsidP="00F77CFC">
      <w:pPr>
        <w:rPr>
          <w:ins w:id="1692" w:author="Дмитрий Ковтун" w:date="2021-04-05T19:15:00Z"/>
        </w:rPr>
      </w:pPr>
    </w:p>
    <w:p w14:paraId="6C251AE9" w14:textId="58FBD109" w:rsidR="00F77CFC" w:rsidRDefault="00F77CFC" w:rsidP="00F77CFC">
      <w:pPr>
        <w:spacing w:after="240" w:line="276" w:lineRule="auto"/>
        <w:ind w:firstLine="567"/>
        <w:rPr>
          <w:ins w:id="1693" w:author="Дмитрий Ковтун" w:date="2021-04-05T19:26:00Z"/>
          <w:rFonts w:ascii="Arial" w:hAnsi="Arial" w:cs="Arial"/>
          <w:color w:val="000000" w:themeColor="text1"/>
        </w:rPr>
      </w:pPr>
      <w:ins w:id="1694" w:author="Дмитрий Ковтун" w:date="2021-04-05T19:18:00Z">
        <w:r>
          <w:rPr>
            <w:rFonts w:ascii="Arial" w:hAnsi="Arial" w:cs="Arial"/>
            <w:color w:val="000000" w:themeColor="text1"/>
          </w:rPr>
          <w:lastRenderedPageBreak/>
          <w:t>После</w:t>
        </w:r>
        <w:r w:rsidRPr="00632245">
          <w:rPr>
            <w:rFonts w:ascii="Arial" w:hAnsi="Arial" w:cs="Arial"/>
            <w:color w:val="000000" w:themeColor="text1"/>
          </w:rPr>
          <w:t xml:space="preserve"> </w:t>
        </w:r>
        <w:r>
          <w:rPr>
            <w:rFonts w:ascii="Arial" w:hAnsi="Arial" w:cs="Arial"/>
            <w:color w:val="000000" w:themeColor="text1"/>
          </w:rPr>
          <w:t xml:space="preserve">проверки </w:t>
        </w:r>
      </w:ins>
      <w:ins w:id="1695" w:author="Дмитрий Ковтун" w:date="2021-04-05T19:19:00Z">
        <w:r>
          <w:rPr>
            <w:rFonts w:ascii="Arial" w:hAnsi="Arial" w:cs="Arial"/>
            <w:color w:val="000000" w:themeColor="text1"/>
          </w:rPr>
          <w:t xml:space="preserve">наличия требуемых ОЗМ (ЕК МТР), либо их </w:t>
        </w:r>
      </w:ins>
      <w:ins w:id="1696" w:author="Дмитрий Ковтун" w:date="2021-04-05T19:20:00Z">
        <w:r w:rsidRPr="00F00EDF">
          <w:rPr>
            <w:rFonts w:ascii="Arial" w:hAnsi="Arial" w:cs="Arial"/>
            <w:color w:val="000000" w:themeColor="text1"/>
          </w:rPr>
          <w:t xml:space="preserve">создании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Pr="00F00EDF">
          <w:rPr>
            <w:rFonts w:ascii="Arial" w:hAnsi="Arial" w:cs="Arial"/>
            <w:color w:val="000000" w:themeColor="text1"/>
            <w:lang w:val="en-US"/>
          </w:rPr>
          <w:t>S</w:t>
        </w:r>
        <w:r w:rsidRPr="00F00EDF">
          <w:rPr>
            <w:rFonts w:ascii="Arial" w:hAnsi="Arial" w:cs="Arial"/>
            <w:color w:val="000000" w:themeColor="text1"/>
          </w:rPr>
          <w:t>/4</w:t>
        </w:r>
        <w:r>
          <w:rPr>
            <w:rFonts w:ascii="Arial" w:hAnsi="Arial" w:cs="Arial"/>
            <w:color w:val="000000" w:themeColor="text1"/>
          </w:rPr>
          <w:t>, при необходимости</w:t>
        </w:r>
      </w:ins>
      <w:ins w:id="1697" w:author="Дмитрий Ковтун" w:date="2021-04-05T19:18:00Z">
        <w:r w:rsidRPr="00632245">
          <w:rPr>
            <w:rFonts w:ascii="Arial" w:hAnsi="Arial" w:cs="Arial"/>
            <w:color w:val="000000" w:themeColor="text1"/>
          </w:rPr>
          <w:t xml:space="preserve">, </w:t>
        </w:r>
        <w:r>
          <w:rPr>
            <w:rFonts w:ascii="Arial" w:hAnsi="Arial" w:cs="Arial"/>
            <w:color w:val="000000" w:themeColor="text1"/>
          </w:rPr>
          <w:t>сотрудник</w:t>
        </w:r>
      </w:ins>
      <w:ins w:id="1698" w:author="Дмитрий Ковтун" w:date="2021-04-05T19:21:00Z">
        <w:r>
          <w:rPr>
            <w:rFonts w:ascii="Arial" w:hAnsi="Arial" w:cs="Arial"/>
            <w:color w:val="000000" w:themeColor="text1"/>
          </w:rPr>
          <w:t>ом</w:t>
        </w:r>
      </w:ins>
      <w:ins w:id="1699" w:author="Дмитрий Ковтун" w:date="2021-04-05T19:18:00Z">
        <w:r>
          <w:rPr>
            <w:rFonts w:ascii="Arial" w:hAnsi="Arial" w:cs="Arial"/>
            <w:color w:val="000000" w:themeColor="text1"/>
          </w:rPr>
          <w:t xml:space="preserve"> с ролью «</w:t>
        </w:r>
        <w:r w:rsidRPr="00632245">
          <w:rPr>
            <w:rFonts w:ascii="Arial" w:hAnsi="Arial" w:cs="Arial"/>
            <w:color w:val="000000" w:themeColor="text1"/>
          </w:rPr>
          <w:t>Плановиком ЦРММ</w:t>
        </w:r>
        <w:r>
          <w:rPr>
            <w:rFonts w:ascii="Arial" w:hAnsi="Arial" w:cs="Arial"/>
            <w:color w:val="000000" w:themeColor="text1"/>
          </w:rPr>
          <w:t xml:space="preserve"> УО»</w:t>
        </w:r>
        <w:r w:rsidRPr="00632245">
          <w:rPr>
            <w:rFonts w:ascii="Arial" w:hAnsi="Arial" w:cs="Arial"/>
            <w:color w:val="000000" w:themeColor="text1"/>
          </w:rPr>
          <w:t xml:space="preserve"> </w:t>
        </w:r>
        <w:r>
          <w:rPr>
            <w:rFonts w:ascii="Arial" w:hAnsi="Arial" w:cs="Arial"/>
            <w:color w:val="000000" w:themeColor="text1"/>
          </w:rPr>
          <w:t>выполняет</w:t>
        </w:r>
      </w:ins>
      <w:ins w:id="1700" w:author="Дмитрий Ковтун" w:date="2021-04-05T19:21:00Z">
        <w:r>
          <w:rPr>
            <w:rFonts w:ascii="Arial" w:hAnsi="Arial" w:cs="Arial"/>
            <w:color w:val="000000" w:themeColor="text1"/>
          </w:rPr>
          <w:t>ся</w:t>
        </w:r>
      </w:ins>
      <w:ins w:id="1701" w:author="Дмитрий Ковтун" w:date="2021-04-05T19:18:00Z">
        <w:r>
          <w:rPr>
            <w:rFonts w:ascii="Arial" w:hAnsi="Arial" w:cs="Arial"/>
            <w:color w:val="000000" w:themeColor="text1"/>
          </w:rPr>
          <w:t xml:space="preserve"> </w:t>
        </w:r>
      </w:ins>
      <w:ins w:id="1702" w:author="Дмитрий Ковтун" w:date="2021-04-05T19:21:00Z">
        <w:r>
          <w:rPr>
            <w:rFonts w:ascii="Arial" w:hAnsi="Arial" w:cs="Arial"/>
            <w:color w:val="000000" w:themeColor="text1"/>
          </w:rPr>
          <w:t xml:space="preserve">корректировка потребности в </w:t>
        </w:r>
      </w:ins>
      <w:ins w:id="1703" w:author="Дмитрий Ковтун" w:date="2021-04-05T19:23:00Z">
        <w:r>
          <w:rPr>
            <w:rFonts w:ascii="Arial" w:hAnsi="Arial" w:cs="Arial"/>
            <w:color w:val="000000" w:themeColor="text1"/>
          </w:rPr>
          <w:t xml:space="preserve">покупных </w:t>
        </w:r>
      </w:ins>
      <w:ins w:id="1704" w:author="Дмитрий Ковтун" w:date="2021-04-05T19:21:00Z">
        <w:r>
          <w:rPr>
            <w:rFonts w:ascii="Arial" w:hAnsi="Arial" w:cs="Arial"/>
            <w:color w:val="000000" w:themeColor="text1"/>
          </w:rPr>
          <w:t xml:space="preserve">МТР </w:t>
        </w:r>
      </w:ins>
      <w:ins w:id="1705" w:author="Дмитрий Ковтун" w:date="2021-04-05T19:26:00Z">
        <w:r w:rsidR="00B14896">
          <w:rPr>
            <w:rFonts w:ascii="Arial" w:hAnsi="Arial" w:cs="Arial"/>
            <w:color w:val="000000" w:themeColor="text1"/>
          </w:rPr>
          <w:t>в технических заказах</w:t>
        </w:r>
      </w:ins>
      <w:ins w:id="1706" w:author="Дмитрий Ковтун" w:date="2021-04-05T19:21:00Z">
        <w:r>
          <w:rPr>
            <w:rFonts w:ascii="Arial" w:hAnsi="Arial" w:cs="Arial"/>
            <w:color w:val="000000" w:themeColor="text1"/>
          </w:rPr>
          <w:t xml:space="preserve"> ТОРО</w:t>
        </w:r>
      </w:ins>
      <w:ins w:id="1707" w:author="Дмитрий Ковтун" w:date="2021-04-05T19:24:00Z">
        <w:r>
          <w:rPr>
            <w:rFonts w:ascii="Arial" w:hAnsi="Arial" w:cs="Arial"/>
            <w:color w:val="000000" w:themeColor="text1"/>
          </w:rPr>
          <w:t xml:space="preserve"> в рамках оперативного горизонта планирования</w:t>
        </w:r>
      </w:ins>
      <w:ins w:id="1708" w:author="Дмитрий Ковтун" w:date="2021-04-05T19:18:00Z">
        <w:r>
          <w:rPr>
            <w:rFonts w:ascii="Arial" w:hAnsi="Arial" w:cs="Arial"/>
            <w:color w:val="000000" w:themeColor="text1"/>
          </w:rPr>
          <w:t>.</w:t>
        </w:r>
      </w:ins>
      <w:ins w:id="1709" w:author="Дмитрий Ковтун" w:date="2021-04-05T19:17:00Z">
        <w:r>
          <w:rPr>
            <w:rFonts w:ascii="Arial" w:hAnsi="Arial" w:cs="Arial"/>
            <w:color w:val="000000" w:themeColor="text1"/>
          </w:rPr>
          <w:t xml:space="preserve"> </w:t>
        </w:r>
      </w:ins>
    </w:p>
    <w:p w14:paraId="4B86EC3B" w14:textId="77777777" w:rsidR="00B14896" w:rsidRPr="00F00EDF" w:rsidRDefault="00B14896" w:rsidP="00B14896">
      <w:pPr>
        <w:spacing w:after="240" w:line="276" w:lineRule="auto"/>
        <w:ind w:firstLine="567"/>
        <w:rPr>
          <w:ins w:id="1710" w:author="Дмитрий Ковтун" w:date="2021-04-05T19:26:00Z"/>
          <w:rFonts w:ascii="Arial" w:hAnsi="Arial" w:cs="Arial"/>
          <w:color w:val="000000" w:themeColor="text1"/>
        </w:rPr>
      </w:pPr>
      <w:ins w:id="1711" w:author="Дмитрий Ковтун" w:date="2021-04-05T19:26:00Z">
        <w:r w:rsidRPr="00632245">
          <w:rPr>
            <w:rFonts w:ascii="Arial" w:hAnsi="Arial" w:cs="Arial"/>
            <w:color w:val="000000" w:themeColor="text1"/>
          </w:rPr>
          <w:t>Технический заказ ТОРО для ЦРММ</w:t>
        </w:r>
        <w:r w:rsidRPr="00F00EDF">
          <w:rPr>
            <w:rFonts w:ascii="Arial" w:hAnsi="Arial" w:cs="Arial"/>
            <w:color w:val="000000" w:themeColor="text1"/>
          </w:rPr>
          <w:t xml:space="preserve"> используется </w:t>
        </w:r>
        <w:r w:rsidRPr="00632245">
          <w:rPr>
            <w:rFonts w:ascii="Arial" w:hAnsi="Arial" w:cs="Arial"/>
            <w:color w:val="000000" w:themeColor="text1"/>
          </w:rPr>
          <w:t xml:space="preserve">для резервирования и </w:t>
        </w:r>
        <w:r>
          <w:rPr>
            <w:rFonts w:ascii="Arial" w:hAnsi="Arial" w:cs="Arial"/>
            <w:color w:val="000000" w:themeColor="text1"/>
          </w:rPr>
          <w:t xml:space="preserve">закупки </w:t>
        </w:r>
        <w:r w:rsidRPr="00632245">
          <w:rPr>
            <w:rFonts w:ascii="Arial" w:hAnsi="Arial" w:cs="Arial"/>
            <w:color w:val="000000" w:themeColor="text1"/>
          </w:rPr>
          <w:t>материалов</w:t>
        </w:r>
        <w:r>
          <w:rPr>
            <w:rFonts w:ascii="Arial" w:hAnsi="Arial" w:cs="Arial"/>
            <w:color w:val="000000" w:themeColor="text1"/>
          </w:rPr>
          <w:t>,</w:t>
        </w:r>
        <w:r w:rsidRPr="00632245">
          <w:rPr>
            <w:rFonts w:ascii="Arial" w:hAnsi="Arial" w:cs="Arial"/>
            <w:color w:val="000000" w:themeColor="text1"/>
          </w:rPr>
          <w:t xml:space="preserve"> необходимых для производства запасных частей и нестандартного оборудования</w:t>
        </w:r>
        <w:r>
          <w:rPr>
            <w:rFonts w:ascii="Arial" w:hAnsi="Arial" w:cs="Arial"/>
            <w:color w:val="000000" w:themeColor="text1"/>
          </w:rPr>
          <w:t>,</w:t>
        </w:r>
        <w:r w:rsidRPr="00F00EDF">
          <w:rPr>
            <w:rFonts w:ascii="Arial" w:hAnsi="Arial" w:cs="Arial"/>
            <w:color w:val="000000" w:themeColor="text1"/>
          </w:rPr>
          <w:t xml:space="preserve"> с указанием ссылки на МВЗ </w:t>
        </w:r>
        <w:r>
          <w:rPr>
            <w:rFonts w:ascii="Arial" w:hAnsi="Arial" w:cs="Arial"/>
            <w:color w:val="000000" w:themeColor="text1"/>
          </w:rPr>
          <w:t xml:space="preserve">и СПП </w:t>
        </w:r>
        <w:r w:rsidRPr="00F00EDF">
          <w:rPr>
            <w:rFonts w:ascii="Arial" w:hAnsi="Arial" w:cs="Arial"/>
            <w:color w:val="000000" w:themeColor="text1"/>
          </w:rPr>
          <w:t>подразделения</w:t>
        </w:r>
        <w:r w:rsidRPr="00F00EDF">
          <w:rPr>
            <w:rFonts w:ascii="Arial" w:hAnsi="Arial" w:cs="Arial"/>
          </w:rPr>
          <w:t>, на которое будут отнесены затраты</w:t>
        </w:r>
        <w:r w:rsidRPr="00F00EDF">
          <w:rPr>
            <w:rFonts w:ascii="Arial" w:hAnsi="Arial" w:cs="Arial"/>
            <w:color w:val="000000" w:themeColor="text1"/>
          </w:rPr>
          <w:t xml:space="preserve"> (бюджет </w:t>
        </w:r>
        <w:r w:rsidRPr="00F00EDF">
          <w:rPr>
            <w:rFonts w:ascii="Arial" w:hAnsi="Arial" w:cs="Arial"/>
            <w:color w:val="000000" w:themeColor="text1"/>
            <w:lang w:val="en-US"/>
          </w:rPr>
          <w:t>OPEX</w:t>
        </w:r>
        <w:r w:rsidRPr="00F00EDF">
          <w:rPr>
            <w:rFonts w:ascii="Arial" w:hAnsi="Arial" w:cs="Arial"/>
            <w:color w:val="000000" w:themeColor="text1"/>
          </w:rPr>
          <w:t xml:space="preserve"> ТОиР).</w:t>
        </w:r>
      </w:ins>
    </w:p>
    <w:p w14:paraId="4F8F2D4C" w14:textId="0603DF14" w:rsidR="00B14896" w:rsidRPr="00F00EDF" w:rsidRDefault="00B14896" w:rsidP="00B14896">
      <w:pPr>
        <w:spacing w:after="240" w:line="276" w:lineRule="auto"/>
        <w:ind w:firstLine="567"/>
        <w:rPr>
          <w:ins w:id="1712" w:author="Дмитрий Ковтун" w:date="2021-04-05T19:15:00Z"/>
          <w:rFonts w:ascii="Arial" w:hAnsi="Arial" w:cs="Arial"/>
          <w:color w:val="000000" w:themeColor="text1"/>
        </w:rPr>
      </w:pPr>
      <w:ins w:id="1713" w:author="Дмитрий Ковтун" w:date="2021-04-05T19:26:00Z">
        <w:r w:rsidRPr="00161207">
          <w:rPr>
            <w:rFonts w:ascii="Arial" w:hAnsi="Arial" w:cs="Arial"/>
          </w:rPr>
          <w:t xml:space="preserve">Технический заказ ТОРО для ЦРММ </w:t>
        </w:r>
      </w:ins>
      <w:ins w:id="1714" w:author="Дмитрий Ковтун" w:date="2021-04-05T19:27:00Z">
        <w:r>
          <w:rPr>
            <w:rFonts w:ascii="Arial" w:hAnsi="Arial" w:cs="Arial"/>
          </w:rPr>
          <w:t>изменяется</w:t>
        </w:r>
      </w:ins>
      <w:ins w:id="1715" w:author="Дмитрий Ковтун" w:date="2021-04-05T19:26:00Z">
        <w:r w:rsidRPr="00161207">
          <w:rPr>
            <w:rFonts w:ascii="Arial" w:hAnsi="Arial" w:cs="Arial"/>
          </w:rPr>
          <w:t xml:space="preserve"> с помощью транзакции «IW3</w:t>
        </w:r>
      </w:ins>
      <w:ins w:id="1716" w:author="Дмитрий Ковтун" w:date="2021-04-05T19:27:00Z">
        <w:r>
          <w:rPr>
            <w:rFonts w:ascii="Arial" w:hAnsi="Arial" w:cs="Arial"/>
          </w:rPr>
          <w:t>2</w:t>
        </w:r>
      </w:ins>
      <w:ins w:id="1717" w:author="Дмитрий Ковтун" w:date="2021-04-05T19:26:00Z">
        <w:r w:rsidRPr="00161207">
          <w:rPr>
            <w:rFonts w:ascii="Arial" w:hAnsi="Arial" w:cs="Arial"/>
          </w:rPr>
          <w:t xml:space="preserve"> – </w:t>
        </w:r>
      </w:ins>
      <w:ins w:id="1718" w:author="Дмитрий Ковтун" w:date="2021-04-05T19:27:00Z">
        <w:r>
          <w:rPr>
            <w:rFonts w:ascii="Arial" w:hAnsi="Arial" w:cs="Arial"/>
          </w:rPr>
          <w:t>Изменить</w:t>
        </w:r>
      </w:ins>
      <w:ins w:id="1719" w:author="Дмитрий Ковтун" w:date="2021-04-05T19:26:00Z">
        <w:r>
          <w:rPr>
            <w:rFonts w:ascii="Arial" w:hAnsi="Arial" w:cs="Arial"/>
          </w:rPr>
          <w:t xml:space="preserve"> заказ ТОРО».</w:t>
        </w:r>
      </w:ins>
    </w:p>
    <w:p w14:paraId="56C6C3A6" w14:textId="08FF50E6" w:rsidR="00F77CFC" w:rsidRPr="00F00EDF" w:rsidDel="00F77CFC" w:rsidRDefault="00F77CFC">
      <w:pPr>
        <w:spacing w:after="240" w:line="276" w:lineRule="auto"/>
        <w:ind w:firstLine="567"/>
        <w:rPr>
          <w:del w:id="1720" w:author="Дмитрий Ковтун" w:date="2021-04-05T19:15:00Z"/>
          <w:rFonts w:ascii="Arial" w:hAnsi="Arial" w:cs="Arial"/>
          <w:color w:val="000000" w:themeColor="text1"/>
        </w:rPr>
      </w:pPr>
    </w:p>
    <w:p w14:paraId="15D8DD4D" w14:textId="3C481403" w:rsidR="00E84315" w:rsidRPr="00F00EDF" w:rsidRDefault="00E84315" w:rsidP="00632245">
      <w:pPr>
        <w:pStyle w:val="4"/>
        <w:rPr>
          <w:rFonts w:cs="Arial"/>
          <w:color w:val="000000" w:themeColor="text1"/>
        </w:rPr>
      </w:pPr>
      <w:r w:rsidRPr="00F00EDF">
        <w:rPr>
          <w:rFonts w:cs="Arial"/>
          <w:color w:val="000000" w:themeColor="text1"/>
        </w:rPr>
        <w:t xml:space="preserve">Шаг процесса 30 </w:t>
      </w:r>
      <w:r w:rsidR="00946982" w:rsidRPr="00632245">
        <w:rPr>
          <w:rFonts w:cs="Arial"/>
          <w:color w:val="000000" w:themeColor="text1"/>
        </w:rPr>
        <w:t xml:space="preserve">- </w:t>
      </w:r>
      <w:r w:rsidRPr="00F00EDF">
        <w:rPr>
          <w:rFonts w:cs="Arial"/>
          <w:color w:val="000000" w:themeColor="text1"/>
        </w:rPr>
        <w:t>Создание производственного заказа</w:t>
      </w:r>
    </w:p>
    <w:p w14:paraId="3BAE84F3" w14:textId="77777777" w:rsidR="00E84315" w:rsidRPr="00F00EDF" w:rsidRDefault="00E84315"/>
    <w:p w14:paraId="44DF3D68" w14:textId="3DFC2274" w:rsidR="0066240E" w:rsidRPr="00632245" w:rsidRDefault="00394AB7">
      <w:pPr>
        <w:spacing w:after="240" w:line="276" w:lineRule="auto"/>
        <w:ind w:firstLine="567"/>
        <w:rPr>
          <w:rFonts w:ascii="Arial" w:hAnsi="Arial" w:cs="Arial"/>
          <w:color w:val="000000" w:themeColor="text1"/>
        </w:rPr>
      </w:pPr>
      <w:ins w:id="1721" w:author="Дмитрий Ковтун" w:date="2021-03-12T18:19:00Z">
        <w:r>
          <w:rPr>
            <w:rFonts w:ascii="Arial" w:hAnsi="Arial" w:cs="Arial"/>
            <w:color w:val="000000" w:themeColor="text1"/>
          </w:rPr>
          <w:t>Сотрудник с ролью «</w:t>
        </w:r>
      </w:ins>
      <w:r w:rsidR="009A1C23" w:rsidRPr="00632245">
        <w:rPr>
          <w:rFonts w:ascii="Arial" w:hAnsi="Arial" w:cs="Arial"/>
          <w:color w:val="000000" w:themeColor="text1"/>
        </w:rPr>
        <w:t>Плановик ЦРММ УО</w:t>
      </w:r>
      <w:ins w:id="1722" w:author="Дмитрий Ковтун" w:date="2021-03-12T18:19:00Z">
        <w:r>
          <w:rPr>
            <w:rFonts w:ascii="Arial" w:hAnsi="Arial" w:cs="Arial"/>
            <w:color w:val="000000" w:themeColor="text1"/>
          </w:rPr>
          <w:t>»</w:t>
        </w:r>
      </w:ins>
      <w:r w:rsidR="009A1C23" w:rsidRPr="00632245">
        <w:rPr>
          <w:rFonts w:ascii="Arial" w:hAnsi="Arial" w:cs="Arial"/>
          <w:color w:val="000000" w:themeColor="text1"/>
        </w:rPr>
        <w:t xml:space="preserve"> создает в системе </w:t>
      </w:r>
      <w:r w:rsidR="009A1C23" w:rsidRPr="00632245">
        <w:rPr>
          <w:rFonts w:ascii="Arial" w:hAnsi="Arial" w:cs="Arial"/>
          <w:color w:val="000000" w:themeColor="text1"/>
          <w:lang w:val="en-US"/>
        </w:rPr>
        <w:t>SAP</w:t>
      </w:r>
      <w:r w:rsidR="009A1C23" w:rsidRPr="00632245">
        <w:rPr>
          <w:rFonts w:ascii="Arial" w:hAnsi="Arial" w:cs="Arial"/>
          <w:color w:val="000000" w:themeColor="text1"/>
        </w:rPr>
        <w:t xml:space="preserve"> </w:t>
      </w:r>
      <w:r w:rsidR="009A1C23" w:rsidRPr="00632245">
        <w:rPr>
          <w:rFonts w:ascii="Arial" w:hAnsi="Arial" w:cs="Arial"/>
          <w:color w:val="000000" w:themeColor="text1"/>
          <w:lang w:val="en-US"/>
        </w:rPr>
        <w:t>S</w:t>
      </w:r>
      <w:r w:rsidR="009A1C23" w:rsidRPr="00632245">
        <w:rPr>
          <w:rFonts w:ascii="Arial" w:hAnsi="Arial" w:cs="Arial"/>
          <w:color w:val="000000" w:themeColor="text1"/>
        </w:rPr>
        <w:t>/4 производственный заказ д</w:t>
      </w:r>
      <w:r w:rsidR="00A0271C" w:rsidRPr="00632245">
        <w:rPr>
          <w:rFonts w:ascii="Arial" w:hAnsi="Arial" w:cs="Arial"/>
          <w:color w:val="000000" w:themeColor="text1"/>
        </w:rPr>
        <w:t>ля формирования оперативного плана производства запасных частей и нестандартного оборудования, на основании списка заявок на списание</w:t>
      </w:r>
      <w:ins w:id="1723" w:author="Дмитрий Ковтун" w:date="2021-03-12T18:19:00Z">
        <w:r>
          <w:rPr>
            <w:rFonts w:ascii="Arial" w:hAnsi="Arial" w:cs="Arial"/>
            <w:color w:val="000000" w:themeColor="text1"/>
          </w:rPr>
          <w:t>, потребностей сетевых графиков</w:t>
        </w:r>
      </w:ins>
      <w:r w:rsidR="0066240E" w:rsidRPr="00632245">
        <w:rPr>
          <w:rFonts w:ascii="Arial" w:hAnsi="Arial" w:cs="Arial"/>
          <w:color w:val="000000" w:themeColor="text1"/>
        </w:rPr>
        <w:t xml:space="preserve"> (прочая потребность)</w:t>
      </w:r>
      <w:r w:rsidR="00A0271C" w:rsidRPr="00632245">
        <w:rPr>
          <w:rFonts w:ascii="Arial" w:hAnsi="Arial" w:cs="Arial"/>
          <w:color w:val="000000" w:themeColor="text1"/>
        </w:rPr>
        <w:t xml:space="preserve"> или потребностей ТОиР (не покрытых складским запасом)</w:t>
      </w:r>
      <w:r w:rsidR="009A1C23" w:rsidRPr="00632245">
        <w:rPr>
          <w:rFonts w:ascii="Arial" w:hAnsi="Arial" w:cs="Arial"/>
          <w:color w:val="000000" w:themeColor="text1"/>
        </w:rPr>
        <w:t xml:space="preserve">. </w:t>
      </w:r>
      <w:ins w:id="1724" w:author="Дмитрий Ковтун" w:date="2021-03-12T18:20:00Z">
        <w:r>
          <w:rPr>
            <w:rFonts w:ascii="Arial" w:hAnsi="Arial" w:cs="Arial"/>
            <w:color w:val="000000" w:themeColor="text1"/>
          </w:rPr>
          <w:t xml:space="preserve">При создании </w:t>
        </w:r>
      </w:ins>
      <w:ins w:id="1725" w:author="Дмитрий Ковтун" w:date="2021-03-12T18:22:00Z">
        <w:r>
          <w:rPr>
            <w:rFonts w:ascii="Arial" w:hAnsi="Arial" w:cs="Arial"/>
            <w:color w:val="000000" w:themeColor="text1"/>
          </w:rPr>
          <w:t>производственных</w:t>
        </w:r>
      </w:ins>
      <w:ins w:id="1726" w:author="Дмитрий Ковтун" w:date="2021-03-12T18:21:00Z">
        <w:r>
          <w:rPr>
            <w:rFonts w:ascii="Arial" w:hAnsi="Arial" w:cs="Arial"/>
            <w:color w:val="000000" w:themeColor="text1"/>
          </w:rPr>
          <w:t xml:space="preserve"> </w:t>
        </w:r>
      </w:ins>
      <w:del w:id="1727" w:author="Дмитрий Ковтун" w:date="2021-03-12T18:20:00Z">
        <w:r w:rsidR="009A1C23" w:rsidRPr="00632245" w:rsidDel="00394AB7">
          <w:rPr>
            <w:rFonts w:ascii="Arial" w:hAnsi="Arial" w:cs="Arial"/>
            <w:color w:val="000000" w:themeColor="text1"/>
          </w:rPr>
          <w:delText>а</w:delText>
        </w:r>
      </w:del>
      <w:ins w:id="1728" w:author="Дмитрий Ковтун" w:date="2021-03-12T18:20:00Z">
        <w:r>
          <w:rPr>
            <w:rFonts w:ascii="Arial" w:hAnsi="Arial" w:cs="Arial"/>
            <w:color w:val="000000" w:themeColor="text1"/>
          </w:rPr>
          <w:t xml:space="preserve">заказов </w:t>
        </w:r>
      </w:ins>
      <w:ins w:id="1729" w:author="Дмитрий Ковтун" w:date="2021-03-12T18:22:00Z">
        <w:r>
          <w:rPr>
            <w:rFonts w:ascii="Arial" w:hAnsi="Arial" w:cs="Arial"/>
            <w:color w:val="000000" w:themeColor="text1"/>
          </w:rPr>
          <w:t xml:space="preserve">сотрудник с ролью «Плановик ЦРММ УО» </w:t>
        </w:r>
      </w:ins>
      <w:ins w:id="1730" w:author="Дмитрий Ковтун" w:date="2021-03-12T18:20:00Z">
        <w:r>
          <w:rPr>
            <w:rFonts w:ascii="Arial" w:hAnsi="Arial" w:cs="Arial"/>
            <w:color w:val="000000" w:themeColor="text1"/>
          </w:rPr>
          <w:t xml:space="preserve">использует </w:t>
        </w:r>
      </w:ins>
      <w:del w:id="1731" w:author="Дмитрий Ковтун" w:date="2021-03-12T18:20:00Z">
        <w:r w:rsidR="009A1C23" w:rsidRPr="00632245" w:rsidDel="00394AB7">
          <w:rPr>
            <w:rFonts w:ascii="Arial" w:hAnsi="Arial" w:cs="Arial"/>
            <w:color w:val="000000" w:themeColor="text1"/>
          </w:rPr>
          <w:delText xml:space="preserve"> так же</w:delText>
        </w:r>
        <w:r w:rsidR="00A0271C" w:rsidRPr="00632245" w:rsidDel="00394AB7">
          <w:rPr>
            <w:rFonts w:ascii="Arial" w:hAnsi="Arial" w:cs="Arial"/>
            <w:color w:val="000000" w:themeColor="text1"/>
          </w:rPr>
          <w:delText xml:space="preserve"> </w:delText>
        </w:r>
      </w:del>
      <w:r w:rsidR="00A0271C" w:rsidRPr="00632245">
        <w:rPr>
          <w:rFonts w:ascii="Arial" w:hAnsi="Arial" w:cs="Arial"/>
          <w:color w:val="000000" w:themeColor="text1"/>
        </w:rPr>
        <w:t>подготовленн</w:t>
      </w:r>
      <w:del w:id="1732" w:author="Дмитрий Ковтун" w:date="2021-03-12T18:21:00Z">
        <w:r w:rsidR="00A0271C" w:rsidRPr="00632245" w:rsidDel="00394AB7">
          <w:rPr>
            <w:rFonts w:ascii="Arial" w:hAnsi="Arial" w:cs="Arial"/>
            <w:color w:val="000000" w:themeColor="text1"/>
          </w:rPr>
          <w:delText>ой</w:delText>
        </w:r>
      </w:del>
      <w:ins w:id="1733" w:author="Дмитрий Ковтун" w:date="2021-03-12T18:22:00Z">
        <w:r>
          <w:rPr>
            <w:rFonts w:ascii="Arial" w:hAnsi="Arial" w:cs="Arial"/>
            <w:color w:val="000000" w:themeColor="text1"/>
          </w:rPr>
          <w:t>ую</w:t>
        </w:r>
      </w:ins>
      <w:r w:rsidR="00A0271C" w:rsidRPr="00632245">
        <w:rPr>
          <w:rFonts w:ascii="Arial" w:hAnsi="Arial" w:cs="Arial"/>
          <w:color w:val="000000" w:themeColor="text1"/>
        </w:rPr>
        <w:t xml:space="preserve"> </w:t>
      </w:r>
      <w:del w:id="1734" w:author="Дмитрий Ковтун" w:date="2021-03-12T18:22:00Z">
        <w:r w:rsidR="00A0271C" w:rsidRPr="00632245" w:rsidDel="00394AB7">
          <w:rPr>
            <w:rFonts w:ascii="Arial" w:hAnsi="Arial" w:cs="Arial"/>
            <w:color w:val="000000" w:themeColor="text1"/>
          </w:rPr>
          <w:delText xml:space="preserve">технологом ЦРММ </w:delText>
        </w:r>
      </w:del>
      <w:del w:id="1735" w:author="Дмитрий Ковтун" w:date="2021-03-12T18:21:00Z">
        <w:r w:rsidR="00A0271C" w:rsidRPr="00632245" w:rsidDel="00394AB7">
          <w:rPr>
            <w:rFonts w:ascii="Arial" w:hAnsi="Arial" w:cs="Arial"/>
            <w:color w:val="000000" w:themeColor="text1"/>
          </w:rPr>
          <w:delText xml:space="preserve">рабочей </w:delText>
        </w:r>
      </w:del>
      <w:ins w:id="1736" w:author="Дмитрий Ковтун" w:date="2021-03-12T18:21:00Z">
        <w:r w:rsidRPr="00632245">
          <w:rPr>
            <w:rFonts w:ascii="Arial" w:hAnsi="Arial" w:cs="Arial"/>
            <w:color w:val="000000" w:themeColor="text1"/>
          </w:rPr>
          <w:t>рабоч</w:t>
        </w:r>
        <w:r>
          <w:rPr>
            <w:rFonts w:ascii="Arial" w:hAnsi="Arial" w:cs="Arial"/>
            <w:color w:val="000000" w:themeColor="text1"/>
          </w:rPr>
          <w:t>ую</w:t>
        </w:r>
        <w:r w:rsidRPr="00632245">
          <w:rPr>
            <w:rFonts w:ascii="Arial" w:hAnsi="Arial" w:cs="Arial"/>
            <w:color w:val="000000" w:themeColor="text1"/>
          </w:rPr>
          <w:t xml:space="preserve"> </w:t>
        </w:r>
      </w:ins>
      <w:del w:id="1737" w:author="Дмитрий Ковтун" w:date="2021-03-12T18:21:00Z">
        <w:r w:rsidR="00A0271C" w:rsidRPr="00632245" w:rsidDel="00394AB7">
          <w:rPr>
            <w:rFonts w:ascii="Arial" w:hAnsi="Arial" w:cs="Arial"/>
            <w:color w:val="000000" w:themeColor="text1"/>
          </w:rPr>
          <w:delText xml:space="preserve">документации </w:delText>
        </w:r>
      </w:del>
      <w:ins w:id="1738" w:author="Дмитрий Ковтун" w:date="2021-03-12T18:21:00Z">
        <w:r w:rsidRPr="00632245">
          <w:rPr>
            <w:rFonts w:ascii="Arial" w:hAnsi="Arial" w:cs="Arial"/>
            <w:color w:val="000000" w:themeColor="text1"/>
          </w:rPr>
          <w:t>документац</w:t>
        </w:r>
      </w:ins>
      <w:ins w:id="1739" w:author="Дмитрий Ковтун" w:date="2021-03-12T18:22:00Z">
        <w:r>
          <w:rPr>
            <w:rFonts w:ascii="Arial" w:hAnsi="Arial" w:cs="Arial"/>
            <w:color w:val="000000" w:themeColor="text1"/>
          </w:rPr>
          <w:t>ию</w:t>
        </w:r>
      </w:ins>
      <w:ins w:id="1740" w:author="Дмитрий Ковтун" w:date="2021-03-12T18:21:00Z">
        <w:r>
          <w:rPr>
            <w:rFonts w:ascii="Arial" w:hAnsi="Arial" w:cs="Arial"/>
            <w:color w:val="000000" w:themeColor="text1"/>
          </w:rPr>
          <w:t xml:space="preserve"> по производству</w:t>
        </w:r>
        <w:r w:rsidRPr="00632245">
          <w:rPr>
            <w:rFonts w:ascii="Arial" w:hAnsi="Arial" w:cs="Arial"/>
            <w:color w:val="000000" w:themeColor="text1"/>
          </w:rPr>
          <w:t xml:space="preserve"> </w:t>
        </w:r>
      </w:ins>
      <w:r w:rsidR="00A0271C" w:rsidRPr="00632245">
        <w:rPr>
          <w:rFonts w:ascii="Arial" w:hAnsi="Arial" w:cs="Arial"/>
          <w:color w:val="000000" w:themeColor="text1"/>
        </w:rPr>
        <w:t>(маршрутно-</w:t>
      </w:r>
      <w:del w:id="1741" w:author="Дмитрий Ковтун" w:date="2021-03-12T18:21:00Z">
        <w:r w:rsidR="00A0271C" w:rsidRPr="00632245" w:rsidDel="00394AB7">
          <w:rPr>
            <w:rFonts w:ascii="Arial" w:hAnsi="Arial" w:cs="Arial"/>
            <w:color w:val="000000" w:themeColor="text1"/>
          </w:rPr>
          <w:delText xml:space="preserve">операционных </w:delText>
        </w:r>
      </w:del>
      <w:ins w:id="1742" w:author="Дмитрий Ковтун" w:date="2021-03-12T18:21:00Z">
        <w:r w:rsidRPr="00632245">
          <w:rPr>
            <w:rFonts w:ascii="Arial" w:hAnsi="Arial" w:cs="Arial"/>
            <w:color w:val="000000" w:themeColor="text1"/>
          </w:rPr>
          <w:t>операционны</w:t>
        </w:r>
        <w:r>
          <w:rPr>
            <w:rFonts w:ascii="Arial" w:hAnsi="Arial" w:cs="Arial"/>
            <w:color w:val="000000" w:themeColor="text1"/>
          </w:rPr>
          <w:t>е</w:t>
        </w:r>
        <w:r w:rsidRPr="00632245">
          <w:rPr>
            <w:rFonts w:ascii="Arial" w:hAnsi="Arial" w:cs="Arial"/>
            <w:color w:val="000000" w:themeColor="text1"/>
          </w:rPr>
          <w:t xml:space="preserve"> </w:t>
        </w:r>
      </w:ins>
      <w:r w:rsidR="00A0271C" w:rsidRPr="00632245">
        <w:rPr>
          <w:rFonts w:ascii="Arial" w:hAnsi="Arial" w:cs="Arial"/>
          <w:color w:val="000000" w:themeColor="text1"/>
        </w:rPr>
        <w:t>карт</w:t>
      </w:r>
      <w:del w:id="1743" w:author="Дмитрий Ковтун" w:date="2021-03-12T18:21:00Z">
        <w:r w:rsidR="00A0271C" w:rsidRPr="00632245" w:rsidDel="00394AB7">
          <w:rPr>
            <w:rFonts w:ascii="Arial" w:hAnsi="Arial" w:cs="Arial"/>
            <w:color w:val="000000" w:themeColor="text1"/>
          </w:rPr>
          <w:delText>,</w:delText>
        </w:r>
      </w:del>
      <w:ins w:id="1744" w:author="Дмитрий Ковтун" w:date="2021-03-12T18:21:00Z">
        <w:r>
          <w:rPr>
            <w:rFonts w:ascii="Arial" w:hAnsi="Arial" w:cs="Arial"/>
            <w:color w:val="000000" w:themeColor="text1"/>
          </w:rPr>
          <w:t xml:space="preserve">ы, </w:t>
        </w:r>
      </w:ins>
      <w:r w:rsidR="00A0271C" w:rsidRPr="00632245">
        <w:rPr>
          <w:rFonts w:ascii="Arial" w:hAnsi="Arial" w:cs="Arial"/>
          <w:color w:val="000000" w:themeColor="text1"/>
        </w:rPr>
        <w:t xml:space="preserve">ведомости материалов). </w:t>
      </w:r>
    </w:p>
    <w:p w14:paraId="3A590FF6" w14:textId="04288485" w:rsidR="00AA32DC" w:rsidRPr="00632245" w:rsidDel="00CD4235" w:rsidRDefault="00A0271C">
      <w:pPr>
        <w:spacing w:after="240" w:line="276" w:lineRule="auto"/>
        <w:ind w:firstLine="567"/>
        <w:rPr>
          <w:del w:id="1745" w:author="Дмитрий Ковтун" w:date="2021-03-12T18:24:00Z"/>
          <w:rFonts w:ascii="Arial" w:hAnsi="Arial" w:cs="Arial"/>
          <w:color w:val="000000" w:themeColor="text1"/>
        </w:rPr>
        <w:pPrChange w:id="1746" w:author="Дмитрий Ковтун" w:date="2021-03-12T18:25:00Z">
          <w:pPr>
            <w:spacing w:after="240" w:line="276" w:lineRule="auto"/>
          </w:pPr>
        </w:pPrChange>
      </w:pPr>
      <w:r w:rsidRPr="00632245">
        <w:rPr>
          <w:rFonts w:ascii="Arial" w:hAnsi="Arial" w:cs="Arial"/>
          <w:color w:val="000000" w:themeColor="text1"/>
        </w:rPr>
        <w:t xml:space="preserve">Производственный заказ создается на каждую номенклатуру производимого изделия в разрезе сроков его </w:t>
      </w:r>
      <w:r w:rsidR="009A1C23" w:rsidRPr="00632245">
        <w:rPr>
          <w:rFonts w:ascii="Arial" w:hAnsi="Arial" w:cs="Arial"/>
          <w:color w:val="000000" w:themeColor="text1"/>
        </w:rPr>
        <w:t>потребности. Для</w:t>
      </w:r>
      <w:r w:rsidR="00AA32DC" w:rsidRPr="00632245">
        <w:rPr>
          <w:rFonts w:ascii="Arial" w:hAnsi="Arial" w:cs="Arial"/>
          <w:color w:val="000000" w:themeColor="text1"/>
        </w:rPr>
        <w:t xml:space="preserve"> контроля наличия функционального бюджета по расходу материалов производственный заказ </w:t>
      </w:r>
      <w:ins w:id="1747" w:author="Дмитрий Ковтун" w:date="2021-03-12T18:23:00Z">
        <w:r w:rsidR="00CD4235">
          <w:rPr>
            <w:rFonts w:ascii="Arial" w:hAnsi="Arial" w:cs="Arial"/>
            <w:color w:val="000000" w:themeColor="text1"/>
          </w:rPr>
          <w:t xml:space="preserve">под потребности ТОиР </w:t>
        </w:r>
      </w:ins>
      <w:r w:rsidR="00AA32DC" w:rsidRPr="00632245">
        <w:rPr>
          <w:rFonts w:ascii="Arial" w:hAnsi="Arial" w:cs="Arial"/>
          <w:color w:val="000000" w:themeColor="text1"/>
        </w:rPr>
        <w:t>создается с ссылкой на СПП-элемент</w:t>
      </w:r>
      <w:ins w:id="1748" w:author="Дмитрий Ковтун" w:date="2021-03-12T18:23:00Z">
        <w:r w:rsidR="00CD4235">
          <w:rPr>
            <w:rFonts w:ascii="Arial" w:hAnsi="Arial" w:cs="Arial"/>
            <w:color w:val="000000" w:themeColor="text1"/>
          </w:rPr>
          <w:t xml:space="preserve"> подразделения-заявителя</w:t>
        </w:r>
        <w:r w:rsidR="00CD4235" w:rsidRPr="00632245">
          <w:rPr>
            <w:rFonts w:ascii="Arial" w:hAnsi="Arial" w:cs="Arial"/>
            <w:color w:val="000000" w:themeColor="text1"/>
          </w:rPr>
          <w:t xml:space="preserve"> </w:t>
        </w:r>
        <w:r w:rsidR="00CD4235" w:rsidRPr="00F00EDF">
          <w:rPr>
            <w:rFonts w:ascii="Arial" w:hAnsi="Arial" w:cs="Arial"/>
            <w:color w:val="000000" w:themeColor="text1"/>
          </w:rPr>
          <w:t xml:space="preserve">(бюджет </w:t>
        </w:r>
        <w:r w:rsidR="00CD4235" w:rsidRPr="00CD4235">
          <w:rPr>
            <w:rFonts w:ascii="Arial" w:hAnsi="Arial" w:cs="Arial"/>
            <w:color w:val="000000" w:themeColor="text1"/>
            <w:rPrChange w:id="1749" w:author="Дмитрий Ковтун" w:date="2021-03-12T18:25:00Z">
              <w:rPr>
                <w:rFonts w:ascii="Arial" w:hAnsi="Arial" w:cs="Arial"/>
                <w:color w:val="000000" w:themeColor="text1"/>
                <w:lang w:val="en-US"/>
              </w:rPr>
            </w:rPrChange>
          </w:rPr>
          <w:t>OPEX</w:t>
        </w:r>
        <w:r w:rsidR="00CD4235" w:rsidRPr="00F00EDF">
          <w:rPr>
            <w:rFonts w:ascii="Arial" w:hAnsi="Arial" w:cs="Arial"/>
            <w:color w:val="000000" w:themeColor="text1"/>
          </w:rPr>
          <w:t xml:space="preserve"> ТОиР).</w:t>
        </w:r>
      </w:ins>
      <w:del w:id="1750" w:author="Дмитрий Ковтун" w:date="2021-03-12T18:23:00Z">
        <w:r w:rsidR="00AA32DC" w:rsidRPr="00632245" w:rsidDel="00CD4235">
          <w:rPr>
            <w:rFonts w:ascii="Arial" w:hAnsi="Arial" w:cs="Arial"/>
            <w:color w:val="000000" w:themeColor="text1"/>
          </w:rPr>
          <w:delText>:</w:delText>
        </w:r>
      </w:del>
      <w:r w:rsidR="00AA32DC" w:rsidRPr="00632245">
        <w:rPr>
          <w:rFonts w:ascii="Arial" w:hAnsi="Arial" w:cs="Arial"/>
          <w:color w:val="000000" w:themeColor="text1"/>
        </w:rPr>
        <w:t xml:space="preserve"> </w:t>
      </w:r>
    </w:p>
    <w:p w14:paraId="05C61215" w14:textId="118B4194" w:rsidR="00AA32DC" w:rsidRPr="00632245" w:rsidDel="00CD4235" w:rsidRDefault="00AA32DC">
      <w:pPr>
        <w:spacing w:after="240" w:line="276" w:lineRule="auto"/>
        <w:ind w:firstLine="567"/>
        <w:rPr>
          <w:del w:id="1751" w:author="Дмитрий Ковтун" w:date="2021-03-12T18:23:00Z"/>
          <w:rFonts w:ascii="Arial" w:hAnsi="Arial" w:cs="Arial"/>
          <w:color w:val="000000" w:themeColor="text1"/>
        </w:rPr>
        <w:pPrChange w:id="1752" w:author="Дмитрий Ковтун" w:date="2021-03-12T18:25:00Z">
          <w:pPr>
            <w:spacing w:after="240" w:line="276" w:lineRule="auto"/>
          </w:pPr>
        </w:pPrChange>
      </w:pPr>
      <w:del w:id="1753" w:author="Дмитрий Ковтун" w:date="2021-03-12T18:24:00Z">
        <w:r w:rsidRPr="00632245" w:rsidDel="00CD4235">
          <w:rPr>
            <w:rFonts w:ascii="Arial" w:hAnsi="Arial" w:cs="Arial"/>
            <w:color w:val="000000" w:themeColor="text1"/>
          </w:rPr>
          <w:delText xml:space="preserve"> </w:delText>
        </w:r>
      </w:del>
      <w:del w:id="1754" w:author="Дмитрий Ковтун" w:date="2021-03-12T18:23:00Z">
        <w:r w:rsidRPr="00632245" w:rsidDel="00CD4235">
          <w:rPr>
            <w:rFonts w:ascii="Arial" w:hAnsi="Arial" w:cs="Arial"/>
            <w:color w:val="000000" w:themeColor="text1"/>
          </w:rPr>
          <w:delText xml:space="preserve">– «Производство ЦРММ» (бюджет </w:delText>
        </w:r>
        <w:r w:rsidRPr="00CD4235" w:rsidDel="00CD4235">
          <w:rPr>
            <w:rFonts w:ascii="Arial" w:hAnsi="Arial" w:cs="Arial"/>
            <w:color w:val="000000" w:themeColor="text1"/>
            <w:rPrChange w:id="1755" w:author="Дмитрий Ковтун" w:date="2021-03-12T18:25:00Z">
              <w:rPr>
                <w:rFonts w:ascii="Arial" w:hAnsi="Arial" w:cs="Arial"/>
                <w:color w:val="000000" w:themeColor="text1"/>
                <w:lang w:val="en-US"/>
              </w:rPr>
            </w:rPrChange>
          </w:rPr>
          <w:delText>OPEX</w:delText>
        </w:r>
        <w:r w:rsidRPr="00632245" w:rsidDel="00CD4235">
          <w:rPr>
            <w:rFonts w:ascii="Arial" w:hAnsi="Arial" w:cs="Arial"/>
            <w:color w:val="000000" w:themeColor="text1"/>
          </w:rPr>
          <w:delText xml:space="preserve"> ТОиР).</w:delText>
        </w:r>
      </w:del>
    </w:p>
    <w:p w14:paraId="65A9671B" w14:textId="23C1059B" w:rsidR="0066240E" w:rsidRPr="00632245" w:rsidRDefault="0066240E">
      <w:pPr>
        <w:spacing w:after="240" w:line="276" w:lineRule="auto"/>
        <w:ind w:firstLine="567"/>
        <w:rPr>
          <w:rFonts w:ascii="Arial" w:hAnsi="Arial" w:cs="Arial"/>
          <w:color w:val="000000" w:themeColor="text1"/>
        </w:rPr>
        <w:pPrChange w:id="1756" w:author="Дмитрий Ковтун" w:date="2021-03-12T18:25:00Z">
          <w:pPr>
            <w:spacing w:after="240" w:line="276" w:lineRule="auto"/>
          </w:pPr>
        </w:pPrChange>
      </w:pPr>
      <w:del w:id="1757" w:author="Дмитрий Ковтун" w:date="2021-03-12T18:24:00Z">
        <w:r w:rsidRPr="00632245" w:rsidDel="00CD4235">
          <w:rPr>
            <w:rFonts w:ascii="Arial" w:hAnsi="Arial" w:cs="Arial"/>
            <w:color w:val="000000" w:themeColor="text1"/>
          </w:rPr>
          <w:delText xml:space="preserve"> –  </w:delText>
        </w:r>
      </w:del>
      <w:r w:rsidRPr="00632245">
        <w:rPr>
          <w:rFonts w:ascii="Arial" w:hAnsi="Arial" w:cs="Arial"/>
          <w:color w:val="000000" w:themeColor="text1"/>
        </w:rPr>
        <w:t xml:space="preserve">Для обеспечения прочих потребностей </w:t>
      </w:r>
      <w:del w:id="1758" w:author="Дмитрий Ковтун" w:date="2021-03-12T18:24:00Z">
        <w:r w:rsidRPr="00632245" w:rsidDel="00CD4235">
          <w:rPr>
            <w:rFonts w:ascii="Arial" w:hAnsi="Arial" w:cs="Arial"/>
            <w:color w:val="000000" w:themeColor="text1"/>
          </w:rPr>
          <w:delText xml:space="preserve">ссылки </w:delText>
        </w:r>
      </w:del>
      <w:ins w:id="1759" w:author="Дмитрий Ковтун" w:date="2021-03-12T18:24:00Z">
        <w:r w:rsidR="00CD4235" w:rsidRPr="00632245">
          <w:rPr>
            <w:rFonts w:ascii="Arial" w:hAnsi="Arial" w:cs="Arial"/>
            <w:color w:val="000000" w:themeColor="text1"/>
          </w:rPr>
          <w:t>ссылк</w:t>
        </w:r>
        <w:r w:rsidR="00CD4235">
          <w:rPr>
            <w:rFonts w:ascii="Arial" w:hAnsi="Arial" w:cs="Arial"/>
            <w:color w:val="000000" w:themeColor="text1"/>
          </w:rPr>
          <w:t>а</w:t>
        </w:r>
        <w:r w:rsidR="00CD4235" w:rsidRPr="00632245">
          <w:rPr>
            <w:rFonts w:ascii="Arial" w:hAnsi="Arial" w:cs="Arial"/>
            <w:color w:val="000000" w:themeColor="text1"/>
          </w:rPr>
          <w:t xml:space="preserve"> </w:t>
        </w:r>
      </w:ins>
      <w:r w:rsidRPr="00632245">
        <w:rPr>
          <w:rFonts w:ascii="Arial" w:hAnsi="Arial" w:cs="Arial"/>
          <w:color w:val="000000" w:themeColor="text1"/>
        </w:rPr>
        <w:t xml:space="preserve">на СПП-элемент не </w:t>
      </w:r>
      <w:del w:id="1760" w:author="Дмитрий Ковтун" w:date="2021-03-12T18:24:00Z">
        <w:r w:rsidRPr="00632245" w:rsidDel="00CD4235">
          <w:rPr>
            <w:rFonts w:ascii="Arial" w:hAnsi="Arial" w:cs="Arial"/>
            <w:color w:val="000000" w:themeColor="text1"/>
          </w:rPr>
          <w:delText>указываются</w:delText>
        </w:r>
      </w:del>
      <w:ins w:id="1761" w:author="Дмитрий Ковтун" w:date="2021-03-12T18:24:00Z">
        <w:r w:rsidR="00CD4235" w:rsidRPr="00632245">
          <w:rPr>
            <w:rFonts w:ascii="Arial" w:hAnsi="Arial" w:cs="Arial"/>
            <w:color w:val="000000" w:themeColor="text1"/>
          </w:rPr>
          <w:t>указыва</w:t>
        </w:r>
        <w:r w:rsidR="00CD4235">
          <w:rPr>
            <w:rFonts w:ascii="Arial" w:hAnsi="Arial" w:cs="Arial"/>
            <w:color w:val="000000" w:themeColor="text1"/>
          </w:rPr>
          <w:t>е</w:t>
        </w:r>
        <w:r w:rsidR="00CD4235" w:rsidRPr="00632245">
          <w:rPr>
            <w:rFonts w:ascii="Arial" w:hAnsi="Arial" w:cs="Arial"/>
            <w:color w:val="000000" w:themeColor="text1"/>
          </w:rPr>
          <w:t>тся</w:t>
        </w:r>
        <w:r w:rsidR="00CD4235">
          <w:rPr>
            <w:rFonts w:ascii="Arial" w:hAnsi="Arial" w:cs="Arial"/>
            <w:color w:val="000000" w:themeColor="text1"/>
          </w:rPr>
          <w:t>.</w:t>
        </w:r>
      </w:ins>
    </w:p>
    <w:p w14:paraId="015D67AA" w14:textId="77777777" w:rsidR="00CD4235" w:rsidRPr="00F00EDF" w:rsidRDefault="00CD4235" w:rsidP="00CD4235">
      <w:pPr>
        <w:spacing w:after="240" w:line="276" w:lineRule="auto"/>
        <w:ind w:firstLine="567"/>
        <w:rPr>
          <w:ins w:id="1762" w:author="Дмитрий Ковтун" w:date="2021-03-12T18:26:00Z"/>
          <w:rFonts w:ascii="Arial" w:hAnsi="Arial" w:cs="Arial"/>
          <w:color w:val="000000" w:themeColor="text1"/>
        </w:rPr>
      </w:pPr>
      <w:ins w:id="1763" w:author="Дмитрий Ковтун" w:date="2021-03-12T18:26:00Z">
        <w:r w:rsidRPr="00F00EDF">
          <w:rPr>
            <w:rFonts w:ascii="Arial" w:hAnsi="Arial" w:cs="Arial"/>
            <w:color w:val="000000" w:themeColor="text1"/>
          </w:rPr>
          <w:t>Производственные заказы создаются с помощью транзакции «</w:t>
        </w:r>
        <w:r w:rsidRPr="00C14503">
          <w:rPr>
            <w:rFonts w:ascii="Arial" w:hAnsi="Arial" w:cs="Arial"/>
            <w:color w:val="000000" w:themeColor="text1"/>
          </w:rPr>
          <w:t>CO</w:t>
        </w:r>
        <w:r w:rsidRPr="00F00EDF">
          <w:rPr>
            <w:rFonts w:ascii="Arial" w:hAnsi="Arial" w:cs="Arial"/>
            <w:color w:val="000000" w:themeColor="text1"/>
          </w:rPr>
          <w:t>01 – Создание производственного заказа»</w:t>
        </w:r>
        <w:r>
          <w:rPr>
            <w:rFonts w:ascii="Arial" w:hAnsi="Arial" w:cs="Arial"/>
            <w:color w:val="000000" w:themeColor="text1"/>
          </w:rPr>
          <w:t xml:space="preserve">. При создании в производственном заказе </w:t>
        </w:r>
        <w:r w:rsidRPr="00F00EDF">
          <w:rPr>
            <w:rFonts w:ascii="Arial" w:hAnsi="Arial" w:cs="Arial"/>
            <w:color w:val="000000" w:themeColor="text1"/>
          </w:rPr>
          <w:t>указывается</w:t>
        </w:r>
        <w:r>
          <w:rPr>
            <w:rFonts w:ascii="Arial" w:hAnsi="Arial" w:cs="Arial"/>
            <w:color w:val="000000" w:themeColor="text1"/>
          </w:rPr>
          <w:t xml:space="preserve"> следующая информация</w:t>
        </w:r>
        <w:r w:rsidRPr="00F00EDF">
          <w:rPr>
            <w:rFonts w:ascii="Arial" w:hAnsi="Arial" w:cs="Arial"/>
            <w:color w:val="000000" w:themeColor="text1"/>
          </w:rPr>
          <w:t>:</w:t>
        </w:r>
      </w:ins>
    </w:p>
    <w:p w14:paraId="775E9CA7" w14:textId="77777777" w:rsidR="00CD4235" w:rsidRPr="00F00EDF" w:rsidRDefault="00CD4235" w:rsidP="00CD4235">
      <w:pPr>
        <w:pStyle w:val="afa"/>
        <w:numPr>
          <w:ilvl w:val="0"/>
          <w:numId w:val="27"/>
        </w:numPr>
        <w:spacing w:after="240" w:line="276" w:lineRule="auto"/>
        <w:rPr>
          <w:ins w:id="1764" w:author="Дмитрий Ковтун" w:date="2021-03-12T18:26:00Z"/>
          <w:rFonts w:ascii="Arial" w:hAnsi="Arial" w:cs="Arial"/>
          <w:color w:val="000000" w:themeColor="text1"/>
        </w:rPr>
      </w:pPr>
      <w:ins w:id="1765" w:author="Дмитрий Ковтун" w:date="2021-03-12T18:26:00Z">
        <w:r>
          <w:rPr>
            <w:rFonts w:ascii="Arial" w:hAnsi="Arial" w:cs="Arial"/>
            <w:color w:val="000000" w:themeColor="text1"/>
          </w:rPr>
          <w:t>Код ЕК МТР (производимый материал)</w:t>
        </w:r>
      </w:ins>
    </w:p>
    <w:p w14:paraId="03AC9FD8" w14:textId="77777777" w:rsidR="00CD4235" w:rsidRPr="00F00EDF" w:rsidRDefault="00CD4235" w:rsidP="00CD4235">
      <w:pPr>
        <w:pStyle w:val="afa"/>
        <w:numPr>
          <w:ilvl w:val="0"/>
          <w:numId w:val="27"/>
        </w:numPr>
        <w:spacing w:after="240" w:line="276" w:lineRule="auto"/>
        <w:rPr>
          <w:ins w:id="1766" w:author="Дмитрий Ковтун" w:date="2021-03-12T18:26:00Z"/>
          <w:rFonts w:ascii="Arial" w:hAnsi="Arial" w:cs="Arial"/>
          <w:color w:val="000000" w:themeColor="text1"/>
        </w:rPr>
      </w:pPr>
      <w:ins w:id="1767" w:author="Дмитрий Ковтун" w:date="2021-03-12T18:26:00Z">
        <w:r w:rsidRPr="00F00EDF">
          <w:rPr>
            <w:rFonts w:ascii="Arial" w:hAnsi="Arial" w:cs="Arial"/>
            <w:color w:val="000000" w:themeColor="text1"/>
          </w:rPr>
          <w:t>Завод - производитель</w:t>
        </w:r>
      </w:ins>
    </w:p>
    <w:p w14:paraId="107CD326" w14:textId="5B436F09" w:rsidR="00CD4235" w:rsidRDefault="00CD4235" w:rsidP="00CD4235">
      <w:pPr>
        <w:pStyle w:val="afa"/>
        <w:numPr>
          <w:ilvl w:val="0"/>
          <w:numId w:val="27"/>
        </w:numPr>
        <w:spacing w:after="240" w:line="276" w:lineRule="auto"/>
        <w:rPr>
          <w:ins w:id="1768" w:author="Дмитрий Ковтун" w:date="2021-03-12T18:26:00Z"/>
          <w:rFonts w:ascii="Arial" w:hAnsi="Arial" w:cs="Arial"/>
          <w:color w:val="000000" w:themeColor="text1"/>
        </w:rPr>
      </w:pPr>
      <w:ins w:id="1769" w:author="Дмитрий Ковтун" w:date="2021-03-12T18:26:00Z">
        <w:r w:rsidRPr="00F00EDF">
          <w:rPr>
            <w:rFonts w:ascii="Arial" w:hAnsi="Arial" w:cs="Arial"/>
            <w:color w:val="000000" w:themeColor="text1"/>
          </w:rPr>
          <w:t>Вид заказа (</w:t>
        </w:r>
        <w:r w:rsidRPr="00632245">
          <w:rPr>
            <w:rFonts w:ascii="Arial" w:hAnsi="Arial" w:cs="Arial"/>
            <w:color w:val="000000" w:themeColor="text1"/>
          </w:rPr>
          <w:t>«</w:t>
        </w:r>
        <w:r w:rsidRPr="00632245">
          <w:rPr>
            <w:rFonts w:ascii="Arial" w:hAnsi="Arial" w:cs="Arial"/>
            <w:color w:val="000000" w:themeColor="text1"/>
            <w:lang w:val="en-US"/>
          </w:rPr>
          <w:t>ZP</w:t>
        </w:r>
        <w:r w:rsidRPr="00632245">
          <w:rPr>
            <w:rFonts w:ascii="Arial" w:hAnsi="Arial" w:cs="Arial"/>
            <w:color w:val="000000" w:themeColor="text1"/>
          </w:rPr>
          <w:t>01</w:t>
        </w:r>
        <w:r>
          <w:rPr>
            <w:rFonts w:ascii="Arial" w:hAnsi="Arial" w:cs="Arial"/>
            <w:color w:val="000000" w:themeColor="text1"/>
          </w:rPr>
          <w:t xml:space="preserve"> - </w:t>
        </w:r>
        <w:r w:rsidRPr="00F00EDF">
          <w:rPr>
            <w:rFonts w:ascii="Arial" w:hAnsi="Arial" w:cs="Arial"/>
            <w:color w:val="000000" w:themeColor="text1"/>
          </w:rPr>
          <w:t>Вспомогательное производство ЦРММ</w:t>
        </w:r>
        <w:r>
          <w:rPr>
            <w:rFonts w:ascii="Arial" w:hAnsi="Arial" w:cs="Arial"/>
            <w:color w:val="000000" w:themeColor="text1"/>
          </w:rPr>
          <w:t xml:space="preserve"> ТОРО</w:t>
        </w:r>
        <w:r w:rsidRPr="00F00EDF">
          <w:rPr>
            <w:rFonts w:ascii="Arial" w:hAnsi="Arial" w:cs="Arial"/>
            <w:color w:val="000000" w:themeColor="text1"/>
          </w:rPr>
          <w:t>)</w:t>
        </w:r>
        <w:r>
          <w:rPr>
            <w:rFonts w:ascii="Arial" w:hAnsi="Arial" w:cs="Arial"/>
            <w:color w:val="000000" w:themeColor="text1"/>
          </w:rPr>
          <w:t xml:space="preserve"> или</w:t>
        </w:r>
      </w:ins>
    </w:p>
    <w:p w14:paraId="7394AEB6" w14:textId="45C3EC89" w:rsidR="00CD4235" w:rsidRPr="00632245" w:rsidRDefault="00CD4235">
      <w:pPr>
        <w:pStyle w:val="afa"/>
        <w:spacing w:after="240" w:line="276" w:lineRule="auto"/>
        <w:ind w:left="1287"/>
        <w:rPr>
          <w:ins w:id="1770" w:author="Дмитрий Ковтун" w:date="2021-03-12T18:26:00Z"/>
          <w:rFonts w:ascii="Arial" w:hAnsi="Arial" w:cs="Arial"/>
          <w:color w:val="000000" w:themeColor="text1"/>
        </w:rPr>
        <w:pPrChange w:id="1771" w:author="Дмитрий Ковтун" w:date="2021-03-12T18:26:00Z">
          <w:pPr>
            <w:pStyle w:val="afa"/>
            <w:numPr>
              <w:numId w:val="27"/>
            </w:numPr>
            <w:spacing w:after="240" w:line="276" w:lineRule="auto"/>
            <w:ind w:left="1287" w:hanging="360"/>
          </w:pPr>
        </w:pPrChange>
      </w:pPr>
      <w:ins w:id="1772" w:author="Дмитрий Ковтун" w:date="2021-03-12T18:26:00Z">
        <w:r w:rsidRPr="00632245">
          <w:rPr>
            <w:rFonts w:ascii="Arial" w:hAnsi="Arial" w:cs="Arial"/>
            <w:color w:val="000000" w:themeColor="text1"/>
          </w:rPr>
          <w:t>Вид заказа («</w:t>
        </w:r>
        <w:r w:rsidRPr="00632245">
          <w:rPr>
            <w:rFonts w:ascii="Arial" w:hAnsi="Arial" w:cs="Arial"/>
            <w:color w:val="000000" w:themeColor="text1"/>
            <w:lang w:val="en-US"/>
          </w:rPr>
          <w:t>ZP</w:t>
        </w:r>
        <w:r>
          <w:rPr>
            <w:rFonts w:ascii="Arial" w:hAnsi="Arial" w:cs="Arial"/>
            <w:color w:val="000000" w:themeColor="text1"/>
          </w:rPr>
          <w:t xml:space="preserve">02 - </w:t>
        </w:r>
        <w:r w:rsidRPr="00632245">
          <w:rPr>
            <w:rFonts w:ascii="Arial" w:hAnsi="Arial" w:cs="Arial"/>
            <w:color w:val="000000" w:themeColor="text1"/>
          </w:rPr>
          <w:t xml:space="preserve"> Вспомогательное производство ЦРММ Прочее)</w:t>
        </w:r>
      </w:ins>
    </w:p>
    <w:p w14:paraId="1FBD1CB1" w14:textId="77777777" w:rsidR="00CD4235" w:rsidRPr="00F00EDF" w:rsidRDefault="00CD4235" w:rsidP="00CD4235">
      <w:pPr>
        <w:pStyle w:val="afa"/>
        <w:numPr>
          <w:ilvl w:val="0"/>
          <w:numId w:val="27"/>
        </w:numPr>
        <w:spacing w:after="240" w:line="276" w:lineRule="auto"/>
        <w:rPr>
          <w:ins w:id="1773" w:author="Дмитрий Ковтун" w:date="2021-03-12T18:26:00Z"/>
          <w:rFonts w:ascii="Arial" w:hAnsi="Arial" w:cs="Arial"/>
          <w:color w:val="000000" w:themeColor="text1"/>
        </w:rPr>
      </w:pPr>
      <w:ins w:id="1774" w:author="Дмитрий Ковтун" w:date="2021-03-12T18:26:00Z">
        <w:r w:rsidRPr="00F00EDF">
          <w:rPr>
            <w:rFonts w:ascii="Arial" w:hAnsi="Arial" w:cs="Arial"/>
            <w:color w:val="000000" w:themeColor="text1"/>
          </w:rPr>
          <w:t xml:space="preserve">Количество </w:t>
        </w:r>
        <w:r>
          <w:rPr>
            <w:rFonts w:ascii="Arial" w:hAnsi="Arial" w:cs="Arial"/>
            <w:color w:val="000000" w:themeColor="text1"/>
          </w:rPr>
          <w:t>производимого материала</w:t>
        </w:r>
      </w:ins>
    </w:p>
    <w:p w14:paraId="35027B82" w14:textId="77777777" w:rsidR="00CD4235" w:rsidRDefault="00CD4235" w:rsidP="00CD4235">
      <w:pPr>
        <w:pStyle w:val="afa"/>
        <w:numPr>
          <w:ilvl w:val="0"/>
          <w:numId w:val="27"/>
        </w:numPr>
        <w:spacing w:after="240" w:line="276" w:lineRule="auto"/>
        <w:rPr>
          <w:ins w:id="1775" w:author="Дмитрий Ковтун" w:date="2021-03-12T18:26:00Z"/>
          <w:rFonts w:ascii="Arial" w:hAnsi="Arial" w:cs="Arial"/>
          <w:color w:val="000000" w:themeColor="text1"/>
        </w:rPr>
      </w:pPr>
      <w:ins w:id="1776" w:author="Дмитрий Ковтун" w:date="2021-03-12T18:26:00Z">
        <w:r w:rsidRPr="00F00EDF">
          <w:rPr>
            <w:rFonts w:ascii="Arial" w:hAnsi="Arial" w:cs="Arial"/>
            <w:color w:val="000000" w:themeColor="text1"/>
          </w:rPr>
          <w:t>Дата начала и окончания производства</w:t>
        </w:r>
      </w:ins>
    </w:p>
    <w:p w14:paraId="3B48EF76" w14:textId="77777777" w:rsidR="00CD4235" w:rsidRDefault="00CD4235" w:rsidP="00CD4235">
      <w:pPr>
        <w:pStyle w:val="afa"/>
        <w:numPr>
          <w:ilvl w:val="0"/>
          <w:numId w:val="27"/>
        </w:numPr>
        <w:spacing w:after="240" w:line="276" w:lineRule="auto"/>
        <w:rPr>
          <w:ins w:id="1777" w:author="Дмитрий Ковтун" w:date="2021-03-12T18:26:00Z"/>
          <w:rFonts w:ascii="Arial" w:hAnsi="Arial" w:cs="Arial"/>
          <w:color w:val="000000" w:themeColor="text1"/>
        </w:rPr>
      </w:pPr>
      <w:ins w:id="1778" w:author="Дмитрий Ковтун" w:date="2021-03-12T18:26:00Z">
        <w:r>
          <w:rPr>
            <w:rFonts w:ascii="Arial" w:hAnsi="Arial" w:cs="Arial"/>
            <w:color w:val="000000" w:themeColor="text1"/>
          </w:rPr>
          <w:lastRenderedPageBreak/>
          <w:t>Вид оценки готовой продукции</w:t>
        </w:r>
      </w:ins>
    </w:p>
    <w:p w14:paraId="78175569" w14:textId="77777777" w:rsidR="00CD4235" w:rsidRPr="00F00EDF" w:rsidRDefault="00CD4235" w:rsidP="00CD4235">
      <w:pPr>
        <w:pStyle w:val="afa"/>
        <w:numPr>
          <w:ilvl w:val="0"/>
          <w:numId w:val="27"/>
        </w:numPr>
        <w:spacing w:after="240" w:line="276" w:lineRule="auto"/>
        <w:rPr>
          <w:ins w:id="1779" w:author="Дмитрий Ковтун" w:date="2021-03-12T18:26:00Z"/>
          <w:rFonts w:ascii="Arial" w:hAnsi="Arial" w:cs="Arial"/>
          <w:color w:val="000000" w:themeColor="text1"/>
        </w:rPr>
      </w:pPr>
      <w:ins w:id="1780" w:author="Дмитрий Ковтун" w:date="2021-03-12T18:26:00Z">
        <w:r>
          <w:rPr>
            <w:rFonts w:ascii="Arial" w:hAnsi="Arial" w:cs="Arial"/>
            <w:color w:val="000000" w:themeColor="text1"/>
          </w:rPr>
          <w:t>Склад выпуска готовой продукции</w:t>
        </w:r>
      </w:ins>
    </w:p>
    <w:p w14:paraId="32348B4A" w14:textId="433956EB" w:rsidR="00CD4235" w:rsidRDefault="00CD4235" w:rsidP="00CD4235">
      <w:pPr>
        <w:pStyle w:val="afa"/>
        <w:numPr>
          <w:ilvl w:val="0"/>
          <w:numId w:val="27"/>
        </w:numPr>
        <w:spacing w:after="240" w:line="276" w:lineRule="auto"/>
        <w:rPr>
          <w:ins w:id="1781" w:author="Дмитрий Ковтун" w:date="2021-03-12T18:26:00Z"/>
          <w:rFonts w:ascii="Arial" w:hAnsi="Arial" w:cs="Arial"/>
          <w:color w:val="000000" w:themeColor="text1"/>
        </w:rPr>
      </w:pPr>
      <w:ins w:id="1782" w:author="Дмитрий Ковтун" w:date="2021-03-12T18:26:00Z">
        <w:r w:rsidRPr="00F00EDF">
          <w:rPr>
            <w:rFonts w:ascii="Arial" w:hAnsi="Arial" w:cs="Arial"/>
            <w:color w:val="000000" w:themeColor="text1"/>
          </w:rPr>
          <w:t>СПП-элемент</w:t>
        </w:r>
        <w:r>
          <w:rPr>
            <w:rFonts w:ascii="Arial" w:hAnsi="Arial" w:cs="Arial"/>
            <w:color w:val="000000" w:themeColor="text1"/>
          </w:rPr>
          <w:t xml:space="preserve"> </w:t>
        </w:r>
        <w:r w:rsidRPr="00632245">
          <w:rPr>
            <w:rFonts w:ascii="Arial" w:hAnsi="Arial" w:cs="Arial"/>
            <w:color w:val="000000" w:themeColor="text1"/>
          </w:rPr>
          <w:t>(для потребности ТОиР, обязателен)</w:t>
        </w:r>
      </w:ins>
    </w:p>
    <w:p w14:paraId="24D07053" w14:textId="2BF8567B" w:rsidR="00CD4235" w:rsidRPr="00632245" w:rsidRDefault="00CD4235" w:rsidP="00CD4235">
      <w:pPr>
        <w:pStyle w:val="afa"/>
        <w:numPr>
          <w:ilvl w:val="0"/>
          <w:numId w:val="27"/>
        </w:numPr>
        <w:spacing w:after="240" w:line="276" w:lineRule="auto"/>
        <w:rPr>
          <w:ins w:id="1783" w:author="Дмитрий Ковтун" w:date="2021-03-12T18:26:00Z"/>
          <w:rFonts w:ascii="Arial" w:hAnsi="Arial" w:cs="Arial"/>
          <w:color w:val="000000" w:themeColor="text1"/>
        </w:rPr>
      </w:pPr>
      <w:ins w:id="1784" w:author="Дмитрий Ковтун" w:date="2021-03-12T18:28:00Z">
        <w:r>
          <w:rPr>
            <w:rFonts w:ascii="Arial" w:hAnsi="Arial" w:cs="Arial"/>
            <w:color w:val="000000" w:themeColor="text1"/>
          </w:rPr>
          <w:t>Получатель</w:t>
        </w:r>
      </w:ins>
      <w:ins w:id="1785" w:author="Дмитрий Ковтун" w:date="2021-03-12T18:26:00Z">
        <w:r>
          <w:rPr>
            <w:rFonts w:ascii="Arial" w:hAnsi="Arial" w:cs="Arial"/>
            <w:color w:val="000000" w:themeColor="text1"/>
          </w:rPr>
          <w:t xml:space="preserve"> (ссылка на </w:t>
        </w:r>
      </w:ins>
      <w:ins w:id="1786" w:author="Дмитрий Ковтун" w:date="2021-03-12T18:28:00Z">
        <w:r>
          <w:rPr>
            <w:rFonts w:ascii="Arial" w:hAnsi="Arial" w:cs="Arial"/>
            <w:color w:val="000000" w:themeColor="text1"/>
          </w:rPr>
          <w:t xml:space="preserve">Заказ ТОРО при потребности </w:t>
        </w:r>
      </w:ins>
      <w:ins w:id="1787" w:author="Дмитрий Ковтун" w:date="2021-03-12T18:29:00Z">
        <w:r>
          <w:rPr>
            <w:rFonts w:ascii="Arial" w:hAnsi="Arial" w:cs="Arial"/>
            <w:color w:val="000000" w:themeColor="text1"/>
          </w:rPr>
          <w:t xml:space="preserve">из </w:t>
        </w:r>
      </w:ins>
      <w:ins w:id="1788" w:author="Дмитрий Ковтун" w:date="2021-03-12T18:28:00Z">
        <w:r>
          <w:rPr>
            <w:rFonts w:ascii="Arial" w:hAnsi="Arial" w:cs="Arial"/>
            <w:color w:val="000000" w:themeColor="text1"/>
          </w:rPr>
          <w:t>ТОиР</w:t>
        </w:r>
      </w:ins>
      <w:ins w:id="1789" w:author="Дмитрий Ковтун" w:date="2021-03-12T18:26:00Z">
        <w:r>
          <w:rPr>
            <w:rFonts w:ascii="Arial" w:hAnsi="Arial" w:cs="Arial"/>
            <w:color w:val="000000" w:themeColor="text1"/>
          </w:rPr>
          <w:t>)</w:t>
        </w:r>
        <w:r w:rsidRPr="00F00EDF">
          <w:rPr>
            <w:rFonts w:ascii="Arial" w:hAnsi="Arial" w:cs="Arial"/>
            <w:color w:val="000000" w:themeColor="text1"/>
          </w:rPr>
          <w:t xml:space="preserve"> </w:t>
        </w:r>
      </w:ins>
    </w:p>
    <w:p w14:paraId="6B71DCD8" w14:textId="77777777" w:rsidR="00CD4235" w:rsidRPr="00F00EDF" w:rsidRDefault="00CD4235" w:rsidP="00CD4235">
      <w:pPr>
        <w:pStyle w:val="afa"/>
        <w:numPr>
          <w:ilvl w:val="0"/>
          <w:numId w:val="27"/>
        </w:numPr>
        <w:spacing w:after="240" w:line="276" w:lineRule="auto"/>
        <w:rPr>
          <w:ins w:id="1790" w:author="Дмитрий Ковтун" w:date="2021-03-12T18:26:00Z"/>
          <w:rFonts w:ascii="Arial" w:hAnsi="Arial" w:cs="Arial"/>
          <w:color w:val="000000" w:themeColor="text1"/>
        </w:rPr>
      </w:pPr>
      <w:ins w:id="1791" w:author="Дмитрий Ковтун" w:date="2021-03-12T18:26:00Z">
        <w:r w:rsidRPr="00632245">
          <w:rPr>
            <w:rFonts w:ascii="Arial" w:hAnsi="Arial" w:cs="Arial"/>
            <w:color w:val="000000" w:themeColor="text1"/>
          </w:rPr>
          <w:t>Операция с указанием плановой трудоемкости на изготовление</w:t>
        </w:r>
        <w:r>
          <w:rPr>
            <w:rFonts w:ascii="Arial" w:hAnsi="Arial" w:cs="Arial"/>
            <w:color w:val="000000" w:themeColor="text1"/>
          </w:rPr>
          <w:t xml:space="preserve"> единицы продукции</w:t>
        </w:r>
        <w:r w:rsidRPr="00632245">
          <w:rPr>
            <w:rFonts w:ascii="Arial" w:hAnsi="Arial" w:cs="Arial"/>
            <w:color w:val="000000" w:themeColor="text1"/>
          </w:rPr>
          <w:t xml:space="preserve"> и рабочего места</w:t>
        </w:r>
      </w:ins>
    </w:p>
    <w:p w14:paraId="0A322942" w14:textId="77777777" w:rsidR="00CD4235" w:rsidRPr="00632245" w:rsidRDefault="00CD4235" w:rsidP="00CD4235">
      <w:pPr>
        <w:pStyle w:val="afa"/>
        <w:numPr>
          <w:ilvl w:val="0"/>
          <w:numId w:val="27"/>
        </w:numPr>
        <w:spacing w:after="240" w:line="276" w:lineRule="auto"/>
        <w:rPr>
          <w:ins w:id="1792" w:author="Дмитрий Ковтун" w:date="2021-03-12T18:26:00Z"/>
          <w:rFonts w:ascii="Arial" w:hAnsi="Arial" w:cs="Arial"/>
          <w:color w:val="000000" w:themeColor="text1"/>
        </w:rPr>
      </w:pPr>
      <w:ins w:id="1793" w:author="Дмитрий Ковтун" w:date="2021-03-12T18:26:00Z">
        <w:r w:rsidRPr="00F00EDF">
          <w:rPr>
            <w:rFonts w:ascii="Arial" w:hAnsi="Arial" w:cs="Arial"/>
            <w:color w:val="000000" w:themeColor="text1"/>
          </w:rPr>
          <w:t>Компонент (</w:t>
        </w:r>
        <w:r>
          <w:rPr>
            <w:rFonts w:ascii="Arial" w:hAnsi="Arial" w:cs="Arial"/>
            <w:color w:val="000000" w:themeColor="text1"/>
          </w:rPr>
          <w:t>Код ЕК МТР</w:t>
        </w:r>
        <w:r w:rsidRPr="00F00EDF">
          <w:rPr>
            <w:rFonts w:ascii="Arial" w:hAnsi="Arial" w:cs="Arial"/>
            <w:color w:val="000000" w:themeColor="text1"/>
          </w:rPr>
          <w:t xml:space="preserve"> материал</w:t>
        </w:r>
        <w:r>
          <w:rPr>
            <w:rFonts w:ascii="Arial" w:hAnsi="Arial" w:cs="Arial"/>
            <w:color w:val="000000" w:themeColor="text1"/>
          </w:rPr>
          <w:t>а, необходимого</w:t>
        </w:r>
        <w:r w:rsidRPr="00F00EDF">
          <w:rPr>
            <w:rFonts w:ascii="Arial" w:hAnsi="Arial" w:cs="Arial"/>
            <w:color w:val="000000" w:themeColor="text1"/>
          </w:rPr>
          <w:t xml:space="preserve"> для </w:t>
        </w:r>
        <w:r>
          <w:rPr>
            <w:rFonts w:ascii="Arial" w:hAnsi="Arial" w:cs="Arial"/>
            <w:color w:val="000000" w:themeColor="text1"/>
          </w:rPr>
          <w:t>производства</w:t>
        </w:r>
        <w:r w:rsidRPr="00F00EDF">
          <w:rPr>
            <w:rFonts w:ascii="Arial" w:hAnsi="Arial" w:cs="Arial"/>
            <w:color w:val="000000" w:themeColor="text1"/>
          </w:rPr>
          <w:t>)</w:t>
        </w:r>
        <w:r w:rsidRPr="00632245">
          <w:rPr>
            <w:rFonts w:ascii="Arial" w:hAnsi="Arial" w:cs="Arial"/>
            <w:color w:val="000000" w:themeColor="text1"/>
          </w:rPr>
          <w:t xml:space="preserve"> </w:t>
        </w:r>
      </w:ins>
    </w:p>
    <w:p w14:paraId="1AB06E92" w14:textId="0BCCB1F5" w:rsidR="00AA32DC" w:rsidRPr="00632245" w:rsidDel="00CD4235" w:rsidRDefault="00AA32DC">
      <w:pPr>
        <w:spacing w:after="240" w:line="276" w:lineRule="auto"/>
        <w:ind w:firstLine="567"/>
        <w:rPr>
          <w:del w:id="1794" w:author="Дмитрий Ковтун" w:date="2021-03-12T18:27:00Z"/>
          <w:rFonts w:ascii="Arial" w:hAnsi="Arial" w:cs="Arial"/>
          <w:color w:val="000000" w:themeColor="text1"/>
        </w:rPr>
        <w:pPrChange w:id="1795" w:author="Дмитрий Ковтун" w:date="2021-03-12T18:31:00Z">
          <w:pPr>
            <w:spacing w:after="240" w:line="276" w:lineRule="auto"/>
          </w:pPr>
        </w:pPrChange>
      </w:pPr>
      <w:del w:id="1796" w:author="Дмитрий Ковтун" w:date="2021-03-12T18:27:00Z">
        <w:r w:rsidRPr="00632245" w:rsidDel="00CD4235">
          <w:rPr>
            <w:rFonts w:ascii="Arial" w:hAnsi="Arial" w:cs="Arial"/>
            <w:color w:val="000000" w:themeColor="text1"/>
          </w:rPr>
          <w:delText>Производственные заказы создаются с помощью транзакции «</w:delText>
        </w:r>
        <w:r w:rsidRPr="00CD4235" w:rsidDel="00CD4235">
          <w:rPr>
            <w:rFonts w:ascii="Arial" w:hAnsi="Arial" w:cs="Arial"/>
            <w:color w:val="000000" w:themeColor="text1"/>
            <w:rPrChange w:id="1797" w:author="Дмитрий Ковтун" w:date="2021-03-12T18:24:00Z">
              <w:rPr>
                <w:rFonts w:ascii="Arial" w:hAnsi="Arial" w:cs="Arial"/>
                <w:color w:val="000000" w:themeColor="text1"/>
                <w:lang w:val="en-US"/>
              </w:rPr>
            </w:rPrChange>
          </w:rPr>
          <w:delText>CO</w:delText>
        </w:r>
        <w:r w:rsidRPr="00632245" w:rsidDel="00CD4235">
          <w:rPr>
            <w:rFonts w:ascii="Arial" w:hAnsi="Arial" w:cs="Arial"/>
            <w:color w:val="000000" w:themeColor="text1"/>
          </w:rPr>
          <w:delText>01 – Создание производственного заказа» при этом указывается:</w:delText>
        </w:r>
      </w:del>
    </w:p>
    <w:p w14:paraId="7D8EA0B1" w14:textId="42C58045" w:rsidR="00AA32DC" w:rsidRPr="00632245" w:rsidDel="00CD4235" w:rsidRDefault="00AA32DC">
      <w:pPr>
        <w:pStyle w:val="afa"/>
        <w:numPr>
          <w:ilvl w:val="0"/>
          <w:numId w:val="27"/>
        </w:numPr>
        <w:spacing w:after="240" w:line="276" w:lineRule="auto"/>
        <w:ind w:firstLine="567"/>
        <w:rPr>
          <w:del w:id="1798" w:author="Дмитрий Ковтун" w:date="2021-03-12T18:27:00Z"/>
          <w:rFonts w:ascii="Arial" w:hAnsi="Arial" w:cs="Arial"/>
          <w:color w:val="000000" w:themeColor="text1"/>
        </w:rPr>
        <w:pPrChange w:id="1799" w:author="Дмитрий Ковтун" w:date="2021-03-12T18:31:00Z">
          <w:pPr>
            <w:pStyle w:val="afa"/>
            <w:numPr>
              <w:numId w:val="27"/>
            </w:numPr>
            <w:spacing w:after="240" w:line="276" w:lineRule="auto"/>
            <w:ind w:left="1287" w:hanging="360"/>
          </w:pPr>
        </w:pPrChange>
      </w:pPr>
      <w:del w:id="1800" w:author="Дмитрий Ковтун" w:date="2021-03-12T18:27:00Z">
        <w:r w:rsidRPr="00632245" w:rsidDel="00CD4235">
          <w:rPr>
            <w:rFonts w:ascii="Arial" w:hAnsi="Arial" w:cs="Arial"/>
            <w:color w:val="000000" w:themeColor="text1"/>
          </w:rPr>
          <w:delText>ОЗМ запасных частей и нестандартного оборудования</w:delText>
        </w:r>
      </w:del>
    </w:p>
    <w:p w14:paraId="63B79558" w14:textId="2DD6B39B" w:rsidR="00AA32DC" w:rsidRPr="00632245" w:rsidDel="00CD4235" w:rsidRDefault="00AA32DC">
      <w:pPr>
        <w:pStyle w:val="afa"/>
        <w:numPr>
          <w:ilvl w:val="0"/>
          <w:numId w:val="27"/>
        </w:numPr>
        <w:spacing w:after="240" w:line="276" w:lineRule="auto"/>
        <w:ind w:firstLine="567"/>
        <w:rPr>
          <w:del w:id="1801" w:author="Дмитрий Ковтун" w:date="2021-03-12T18:27:00Z"/>
          <w:rFonts w:ascii="Arial" w:hAnsi="Arial" w:cs="Arial"/>
          <w:color w:val="000000" w:themeColor="text1"/>
        </w:rPr>
        <w:pPrChange w:id="1802" w:author="Дмитрий Ковтун" w:date="2021-03-12T18:31:00Z">
          <w:pPr>
            <w:pStyle w:val="afa"/>
            <w:numPr>
              <w:numId w:val="27"/>
            </w:numPr>
            <w:spacing w:after="240" w:line="276" w:lineRule="auto"/>
            <w:ind w:left="1287" w:hanging="360"/>
          </w:pPr>
        </w:pPrChange>
      </w:pPr>
      <w:del w:id="1803" w:author="Дмитрий Ковтун" w:date="2021-03-12T18:27:00Z">
        <w:r w:rsidRPr="00632245" w:rsidDel="00CD4235">
          <w:rPr>
            <w:rFonts w:ascii="Arial" w:hAnsi="Arial" w:cs="Arial"/>
            <w:color w:val="000000" w:themeColor="text1"/>
          </w:rPr>
          <w:delText>Завод - производитель</w:delText>
        </w:r>
      </w:del>
    </w:p>
    <w:p w14:paraId="14E9324E" w14:textId="075899AC" w:rsidR="00AA32DC" w:rsidRPr="00632245" w:rsidDel="00CD4235" w:rsidRDefault="00AA32DC">
      <w:pPr>
        <w:pStyle w:val="afa"/>
        <w:numPr>
          <w:ilvl w:val="0"/>
          <w:numId w:val="27"/>
        </w:numPr>
        <w:spacing w:after="240" w:line="276" w:lineRule="auto"/>
        <w:ind w:firstLine="567"/>
        <w:rPr>
          <w:del w:id="1804" w:author="Дмитрий Ковтун" w:date="2021-03-12T18:27:00Z"/>
          <w:rFonts w:ascii="Arial" w:hAnsi="Arial" w:cs="Arial"/>
          <w:color w:val="000000" w:themeColor="text1"/>
        </w:rPr>
        <w:pPrChange w:id="1805" w:author="Дмитрий Ковтун" w:date="2021-03-12T18:31:00Z">
          <w:pPr>
            <w:pStyle w:val="afa"/>
            <w:numPr>
              <w:numId w:val="27"/>
            </w:numPr>
            <w:spacing w:after="240" w:line="276" w:lineRule="auto"/>
            <w:ind w:left="1287" w:hanging="360"/>
          </w:pPr>
        </w:pPrChange>
      </w:pPr>
      <w:del w:id="1806" w:author="Дмитрий Ковтун" w:date="2021-03-12T18:27:00Z">
        <w:r w:rsidRPr="00632245" w:rsidDel="00CD4235">
          <w:rPr>
            <w:rFonts w:ascii="Arial" w:hAnsi="Arial" w:cs="Arial"/>
            <w:color w:val="000000" w:themeColor="text1"/>
          </w:rPr>
          <w:delText>Вид заказа («</w:delText>
        </w:r>
        <w:r w:rsidRPr="00CD4235" w:rsidDel="00CD4235">
          <w:rPr>
            <w:rFonts w:ascii="Arial" w:hAnsi="Arial" w:cs="Arial"/>
            <w:color w:val="000000" w:themeColor="text1"/>
            <w:rPrChange w:id="1807" w:author="Дмитрий Ковтун" w:date="2021-03-12T18:31:00Z">
              <w:rPr>
                <w:rFonts w:ascii="Arial" w:hAnsi="Arial" w:cs="Arial"/>
                <w:color w:val="000000" w:themeColor="text1"/>
                <w:lang w:val="en-US"/>
              </w:rPr>
            </w:rPrChange>
          </w:rPr>
          <w:delText>ZP</w:delText>
        </w:r>
        <w:r w:rsidRPr="00632245" w:rsidDel="00CD4235">
          <w:rPr>
            <w:rFonts w:ascii="Arial" w:hAnsi="Arial" w:cs="Arial"/>
            <w:color w:val="000000" w:themeColor="text1"/>
          </w:rPr>
          <w:delText>01» Вспомогательное производство ЦРММ</w:delText>
        </w:r>
        <w:r w:rsidR="0066240E" w:rsidRPr="00632245" w:rsidDel="00CD4235">
          <w:rPr>
            <w:rFonts w:ascii="Arial" w:hAnsi="Arial" w:cs="Arial"/>
            <w:color w:val="000000" w:themeColor="text1"/>
          </w:rPr>
          <w:delText xml:space="preserve"> ТОРО</w:delText>
        </w:r>
        <w:r w:rsidRPr="00632245" w:rsidDel="00CD4235">
          <w:rPr>
            <w:rFonts w:ascii="Arial" w:hAnsi="Arial" w:cs="Arial"/>
            <w:color w:val="000000" w:themeColor="text1"/>
          </w:rPr>
          <w:delText>)</w:delText>
        </w:r>
        <w:r w:rsidR="0066240E" w:rsidRPr="00632245" w:rsidDel="00CD4235">
          <w:rPr>
            <w:rFonts w:ascii="Arial" w:hAnsi="Arial" w:cs="Arial"/>
            <w:color w:val="000000" w:themeColor="text1"/>
          </w:rPr>
          <w:delText xml:space="preserve"> или</w:delText>
        </w:r>
      </w:del>
    </w:p>
    <w:p w14:paraId="5AAB6317" w14:textId="5896965D" w:rsidR="0066240E" w:rsidRPr="00632245" w:rsidDel="00CD4235" w:rsidRDefault="0066240E">
      <w:pPr>
        <w:pStyle w:val="afa"/>
        <w:spacing w:after="240" w:line="276" w:lineRule="auto"/>
        <w:ind w:left="1287" w:firstLine="567"/>
        <w:rPr>
          <w:del w:id="1808" w:author="Дмитрий Ковтун" w:date="2021-03-12T18:27:00Z"/>
          <w:rFonts w:ascii="Arial" w:hAnsi="Arial" w:cs="Arial"/>
          <w:color w:val="000000" w:themeColor="text1"/>
        </w:rPr>
        <w:pPrChange w:id="1809" w:author="Дмитрий Ковтун" w:date="2021-03-12T18:31:00Z">
          <w:pPr>
            <w:pStyle w:val="afa"/>
            <w:spacing w:after="240" w:line="276" w:lineRule="auto"/>
            <w:ind w:left="1287"/>
          </w:pPr>
        </w:pPrChange>
      </w:pPr>
      <w:del w:id="1810" w:author="Дмитрий Ковтун" w:date="2021-03-12T18:27:00Z">
        <w:r w:rsidRPr="00632245" w:rsidDel="00CD4235">
          <w:rPr>
            <w:rFonts w:ascii="Arial" w:hAnsi="Arial" w:cs="Arial"/>
            <w:color w:val="000000" w:themeColor="text1"/>
          </w:rPr>
          <w:delText>Вид заказа («</w:delText>
        </w:r>
        <w:r w:rsidRPr="00CD4235" w:rsidDel="00CD4235">
          <w:rPr>
            <w:rFonts w:ascii="Arial" w:hAnsi="Arial" w:cs="Arial"/>
            <w:color w:val="000000" w:themeColor="text1"/>
            <w:rPrChange w:id="1811" w:author="Дмитрий Ковтун" w:date="2021-03-12T18:31:00Z">
              <w:rPr>
                <w:rFonts w:ascii="Arial" w:hAnsi="Arial" w:cs="Arial"/>
                <w:color w:val="000000" w:themeColor="text1"/>
                <w:lang w:val="en-US"/>
              </w:rPr>
            </w:rPrChange>
          </w:rPr>
          <w:delText>ZP</w:delText>
        </w:r>
        <w:r w:rsidRPr="00632245" w:rsidDel="00CD4235">
          <w:rPr>
            <w:rFonts w:ascii="Arial" w:hAnsi="Arial" w:cs="Arial"/>
            <w:color w:val="000000" w:themeColor="text1"/>
          </w:rPr>
          <w:delText>02» Вспомогательное производство ЦРММ Прочее)</w:delText>
        </w:r>
      </w:del>
    </w:p>
    <w:p w14:paraId="513B8BF0" w14:textId="24134C0C" w:rsidR="00AA32DC" w:rsidRPr="00632245" w:rsidDel="00CD4235" w:rsidRDefault="00AA32DC">
      <w:pPr>
        <w:pStyle w:val="afa"/>
        <w:numPr>
          <w:ilvl w:val="0"/>
          <w:numId w:val="27"/>
        </w:numPr>
        <w:spacing w:after="240" w:line="276" w:lineRule="auto"/>
        <w:ind w:firstLine="567"/>
        <w:rPr>
          <w:del w:id="1812" w:author="Дмитрий Ковтун" w:date="2021-03-12T18:27:00Z"/>
          <w:rFonts w:ascii="Arial" w:hAnsi="Arial" w:cs="Arial"/>
          <w:color w:val="000000" w:themeColor="text1"/>
        </w:rPr>
        <w:pPrChange w:id="1813" w:author="Дмитрий Ковтун" w:date="2021-03-12T18:31:00Z">
          <w:pPr>
            <w:pStyle w:val="afa"/>
            <w:numPr>
              <w:numId w:val="27"/>
            </w:numPr>
            <w:spacing w:after="240" w:line="276" w:lineRule="auto"/>
            <w:ind w:left="1287" w:hanging="360"/>
          </w:pPr>
        </w:pPrChange>
      </w:pPr>
      <w:del w:id="1814" w:author="Дмитрий Ковтун" w:date="2021-03-12T18:27:00Z">
        <w:r w:rsidRPr="00632245" w:rsidDel="00CD4235">
          <w:rPr>
            <w:rFonts w:ascii="Arial" w:hAnsi="Arial" w:cs="Arial"/>
            <w:color w:val="000000" w:themeColor="text1"/>
          </w:rPr>
          <w:delText>Количество производимых запасных частей и нестандартного оборудования</w:delText>
        </w:r>
      </w:del>
    </w:p>
    <w:p w14:paraId="74745977" w14:textId="5F73510C" w:rsidR="00AA32DC" w:rsidRPr="00632245" w:rsidDel="00CD4235" w:rsidRDefault="00AA32DC">
      <w:pPr>
        <w:pStyle w:val="afa"/>
        <w:numPr>
          <w:ilvl w:val="0"/>
          <w:numId w:val="27"/>
        </w:numPr>
        <w:spacing w:after="240" w:line="276" w:lineRule="auto"/>
        <w:ind w:firstLine="567"/>
        <w:rPr>
          <w:del w:id="1815" w:author="Дмитрий Ковтун" w:date="2021-03-12T18:27:00Z"/>
          <w:rFonts w:ascii="Arial" w:hAnsi="Arial" w:cs="Arial"/>
          <w:color w:val="000000" w:themeColor="text1"/>
        </w:rPr>
        <w:pPrChange w:id="1816" w:author="Дмитрий Ковтун" w:date="2021-03-12T18:31:00Z">
          <w:pPr>
            <w:pStyle w:val="afa"/>
            <w:numPr>
              <w:numId w:val="27"/>
            </w:numPr>
            <w:spacing w:after="240" w:line="276" w:lineRule="auto"/>
            <w:ind w:left="1287" w:hanging="360"/>
          </w:pPr>
        </w:pPrChange>
      </w:pPr>
      <w:del w:id="1817" w:author="Дмитрий Ковтун" w:date="2021-03-12T18:27:00Z">
        <w:r w:rsidRPr="00632245" w:rsidDel="00CD4235">
          <w:rPr>
            <w:rFonts w:ascii="Arial" w:hAnsi="Arial" w:cs="Arial"/>
            <w:color w:val="000000" w:themeColor="text1"/>
          </w:rPr>
          <w:delText>Дата начала и окончания производства</w:delText>
        </w:r>
      </w:del>
    </w:p>
    <w:p w14:paraId="2E991DEC" w14:textId="6A202F9B" w:rsidR="00AA32DC" w:rsidRPr="00632245" w:rsidDel="00CD4235" w:rsidRDefault="00AA32DC">
      <w:pPr>
        <w:pStyle w:val="afa"/>
        <w:numPr>
          <w:ilvl w:val="0"/>
          <w:numId w:val="27"/>
        </w:numPr>
        <w:spacing w:after="240" w:line="276" w:lineRule="auto"/>
        <w:ind w:firstLine="567"/>
        <w:rPr>
          <w:del w:id="1818" w:author="Дмитрий Ковтун" w:date="2021-03-12T18:27:00Z"/>
          <w:rFonts w:ascii="Arial" w:hAnsi="Arial" w:cs="Arial"/>
          <w:color w:val="000000" w:themeColor="text1"/>
        </w:rPr>
        <w:pPrChange w:id="1819" w:author="Дмитрий Ковтун" w:date="2021-03-12T18:31:00Z">
          <w:pPr>
            <w:pStyle w:val="afa"/>
            <w:numPr>
              <w:numId w:val="27"/>
            </w:numPr>
            <w:spacing w:after="240" w:line="276" w:lineRule="auto"/>
            <w:ind w:left="1287" w:hanging="360"/>
          </w:pPr>
        </w:pPrChange>
      </w:pPr>
      <w:del w:id="1820" w:author="Дмитрий Ковтун" w:date="2021-03-12T18:27:00Z">
        <w:r w:rsidRPr="00632245" w:rsidDel="00CD4235">
          <w:rPr>
            <w:rFonts w:ascii="Arial" w:hAnsi="Arial" w:cs="Arial"/>
            <w:color w:val="000000" w:themeColor="text1"/>
          </w:rPr>
          <w:delText xml:space="preserve">СПП-элемент </w:delText>
        </w:r>
        <w:r w:rsidR="0066240E" w:rsidRPr="00632245" w:rsidDel="00CD4235">
          <w:rPr>
            <w:rFonts w:ascii="Arial" w:hAnsi="Arial" w:cs="Arial"/>
            <w:color w:val="000000" w:themeColor="text1"/>
          </w:rPr>
          <w:delText>(для потребности ТОиР, обязателен)</w:delText>
        </w:r>
      </w:del>
    </w:p>
    <w:p w14:paraId="431DAB98" w14:textId="6FCF4FFB" w:rsidR="00AA32DC" w:rsidRPr="00632245" w:rsidDel="00CD4235" w:rsidRDefault="00AA32DC">
      <w:pPr>
        <w:pStyle w:val="afa"/>
        <w:numPr>
          <w:ilvl w:val="0"/>
          <w:numId w:val="27"/>
        </w:numPr>
        <w:spacing w:after="240" w:line="276" w:lineRule="auto"/>
        <w:ind w:firstLine="567"/>
        <w:rPr>
          <w:del w:id="1821" w:author="Дмитрий Ковтун" w:date="2021-03-12T18:27:00Z"/>
          <w:rFonts w:ascii="Arial" w:hAnsi="Arial" w:cs="Arial"/>
          <w:color w:val="000000" w:themeColor="text1"/>
        </w:rPr>
        <w:pPrChange w:id="1822" w:author="Дмитрий Ковтун" w:date="2021-03-12T18:31:00Z">
          <w:pPr>
            <w:pStyle w:val="afa"/>
            <w:numPr>
              <w:numId w:val="27"/>
            </w:numPr>
            <w:spacing w:after="240" w:line="276" w:lineRule="auto"/>
            <w:ind w:left="1287" w:hanging="360"/>
          </w:pPr>
        </w:pPrChange>
      </w:pPr>
      <w:del w:id="1823" w:author="Дмитрий Ковтун" w:date="2021-03-12T18:27:00Z">
        <w:r w:rsidRPr="00632245" w:rsidDel="00CD4235">
          <w:rPr>
            <w:rFonts w:ascii="Arial" w:hAnsi="Arial" w:cs="Arial"/>
            <w:color w:val="000000" w:themeColor="text1"/>
          </w:rPr>
          <w:delText>Операция с указанием плановой трудоемкости на изготовление и рабочего места ЦРММ.</w:delText>
        </w:r>
      </w:del>
    </w:p>
    <w:p w14:paraId="644CBD49" w14:textId="7F3C47FE" w:rsidR="00AA32DC" w:rsidRPr="00632245" w:rsidDel="00CD4235" w:rsidRDefault="00AA32DC">
      <w:pPr>
        <w:pStyle w:val="afa"/>
        <w:numPr>
          <w:ilvl w:val="0"/>
          <w:numId w:val="27"/>
        </w:numPr>
        <w:spacing w:after="240" w:line="276" w:lineRule="auto"/>
        <w:ind w:firstLine="567"/>
        <w:rPr>
          <w:del w:id="1824" w:author="Дмитрий Ковтун" w:date="2021-03-12T18:27:00Z"/>
          <w:rFonts w:ascii="Arial" w:hAnsi="Arial" w:cs="Arial"/>
          <w:color w:val="000000" w:themeColor="text1"/>
        </w:rPr>
        <w:pPrChange w:id="1825" w:author="Дмитрий Ковтун" w:date="2021-03-12T18:31:00Z">
          <w:pPr>
            <w:pStyle w:val="afa"/>
            <w:numPr>
              <w:numId w:val="27"/>
            </w:numPr>
            <w:spacing w:after="240" w:line="276" w:lineRule="auto"/>
            <w:ind w:left="1287" w:hanging="360"/>
          </w:pPr>
        </w:pPrChange>
      </w:pPr>
      <w:del w:id="1826" w:author="Дмитрий Ковтун" w:date="2021-03-12T18:27:00Z">
        <w:r w:rsidRPr="00632245" w:rsidDel="00CD4235">
          <w:rPr>
            <w:rFonts w:ascii="Arial" w:hAnsi="Arial" w:cs="Arial"/>
            <w:color w:val="000000" w:themeColor="text1"/>
          </w:rPr>
          <w:delText xml:space="preserve">Компонент (ОЗМ - исходный материал для изготовления) </w:delText>
        </w:r>
      </w:del>
    </w:p>
    <w:p w14:paraId="6F0675E7" w14:textId="77777777" w:rsidR="00AA32DC" w:rsidRPr="00CD4235" w:rsidRDefault="00AA32DC">
      <w:pPr>
        <w:spacing w:after="240" w:line="276" w:lineRule="auto"/>
        <w:ind w:firstLine="567"/>
        <w:rPr>
          <w:rFonts w:ascii="Arial" w:hAnsi="Arial" w:cs="Arial"/>
          <w:color w:val="000000" w:themeColor="text1"/>
          <w:rPrChange w:id="1827" w:author="Дмитрий Ковтун" w:date="2021-03-12T18:31:00Z">
            <w:rPr>
              <w:rFonts w:ascii="Arial" w:hAnsi="Arial" w:cs="Arial"/>
            </w:rPr>
          </w:rPrChange>
        </w:rPr>
        <w:pPrChange w:id="1828" w:author="Дмитрий Ковтун" w:date="2021-03-12T18:31:00Z">
          <w:pPr>
            <w:spacing w:after="240"/>
          </w:pPr>
        </w:pPrChange>
      </w:pPr>
      <w:r w:rsidRPr="00CD4235">
        <w:rPr>
          <w:rFonts w:ascii="Arial" w:hAnsi="Arial" w:cs="Arial"/>
          <w:color w:val="000000" w:themeColor="text1"/>
          <w:rPrChange w:id="1829" w:author="Дмитрий Ковтун" w:date="2021-03-12T18:31:00Z">
            <w:rPr>
              <w:rFonts w:ascii="Arial" w:hAnsi="Arial" w:cs="Arial"/>
            </w:rPr>
          </w:rPrChange>
        </w:rPr>
        <w:t>Компоненты, используемые для изготовления деталей и изделий собственными силами, указываются Плановиком ЦРММ исходя из технологической потребности в изготовлении соответствующей номенклатуры производимого изделия.</w:t>
      </w:r>
    </w:p>
    <w:p w14:paraId="56139258" w14:textId="46FF7280" w:rsidR="009A1C23" w:rsidRPr="00CD4235" w:rsidDel="0081043D" w:rsidRDefault="00AA32DC">
      <w:pPr>
        <w:spacing w:after="240" w:line="276" w:lineRule="auto"/>
        <w:ind w:firstLine="567"/>
        <w:rPr>
          <w:del w:id="1830" w:author="Дмитрий Ковтун" w:date="2021-03-12T18:38:00Z"/>
          <w:rFonts w:ascii="Arial" w:hAnsi="Arial" w:cs="Arial"/>
          <w:color w:val="000000" w:themeColor="text1"/>
          <w:rPrChange w:id="1831" w:author="Дмитрий Ковтун" w:date="2021-03-12T18:31:00Z">
            <w:rPr>
              <w:del w:id="1832" w:author="Дмитрий Ковтун" w:date="2021-03-12T18:38:00Z"/>
              <w:rFonts w:ascii="Arial" w:hAnsi="Arial" w:cs="Arial"/>
            </w:rPr>
          </w:rPrChange>
        </w:rPr>
        <w:pPrChange w:id="1833" w:author="Дмитрий Ковтун" w:date="2021-03-12T18:31:00Z">
          <w:pPr>
            <w:spacing w:after="240"/>
          </w:pPr>
        </w:pPrChange>
      </w:pPr>
      <w:del w:id="1834" w:author="Дмитрий Ковтун" w:date="2021-03-12T18:38:00Z">
        <w:r w:rsidRPr="00632245" w:rsidDel="0081043D">
          <w:rPr>
            <w:rFonts w:ascii="Arial" w:hAnsi="Arial" w:cs="Arial"/>
            <w:color w:val="000000" w:themeColor="text1"/>
          </w:rPr>
          <w:delText xml:space="preserve">При формировании производственного заказа для </w:delText>
        </w:r>
      </w:del>
      <w:del w:id="1835" w:author="Дмитрий Ковтун" w:date="2021-03-12T18:32:00Z">
        <w:r w:rsidRPr="00632245" w:rsidDel="00CD4235">
          <w:rPr>
            <w:rFonts w:ascii="Arial" w:hAnsi="Arial" w:cs="Arial"/>
            <w:color w:val="000000" w:themeColor="text1"/>
          </w:rPr>
          <w:delText xml:space="preserve">производства </w:delText>
        </w:r>
      </w:del>
      <w:del w:id="1836" w:author="Дмитрий Ковтун" w:date="2021-03-12T18:38:00Z">
        <w:r w:rsidRPr="00632245" w:rsidDel="0081043D">
          <w:rPr>
            <w:rFonts w:ascii="Arial" w:hAnsi="Arial" w:cs="Arial"/>
            <w:color w:val="000000" w:themeColor="text1"/>
          </w:rPr>
          <w:delText xml:space="preserve">деталей и изделий собственными силами, Плановиком ЦРММ </w:delText>
        </w:r>
      </w:del>
      <w:del w:id="1837" w:author="Дмитрий Ковтун" w:date="2021-03-12T18:33:00Z">
        <w:r w:rsidRPr="00632245" w:rsidDel="0081043D">
          <w:rPr>
            <w:rFonts w:ascii="Arial" w:hAnsi="Arial" w:cs="Arial"/>
            <w:color w:val="000000" w:themeColor="text1"/>
          </w:rPr>
          <w:delText xml:space="preserve">проверяется </w:delText>
        </w:r>
      </w:del>
      <w:del w:id="1838" w:author="Дмитрий Ковтун" w:date="2021-03-12T18:38:00Z">
        <w:r w:rsidRPr="00632245" w:rsidDel="0081043D">
          <w:rPr>
            <w:rFonts w:ascii="Arial" w:hAnsi="Arial" w:cs="Arial"/>
            <w:color w:val="000000" w:themeColor="text1"/>
          </w:rPr>
          <w:delText xml:space="preserve">и </w:delText>
        </w:r>
      </w:del>
      <w:del w:id="1839" w:author="Дмитрий Ковтун" w:date="2021-03-12T18:33:00Z">
        <w:r w:rsidRPr="00CD4235" w:rsidDel="0081043D">
          <w:rPr>
            <w:rFonts w:ascii="Arial" w:hAnsi="Arial" w:cs="Arial"/>
            <w:color w:val="000000" w:themeColor="text1"/>
            <w:rPrChange w:id="1840" w:author="Дмитрий Ковтун" w:date="2021-03-12T18:31:00Z">
              <w:rPr>
                <w:rFonts w:ascii="Arial" w:hAnsi="Arial" w:cs="Arial"/>
              </w:rPr>
            </w:rPrChange>
          </w:rPr>
          <w:delText xml:space="preserve">подтверждается доступный </w:delText>
        </w:r>
      </w:del>
      <w:del w:id="1841" w:author="Дмитрий Ковтун" w:date="2021-03-12T18:38:00Z">
        <w:r w:rsidRPr="00CD4235" w:rsidDel="0081043D">
          <w:rPr>
            <w:rFonts w:ascii="Arial" w:hAnsi="Arial" w:cs="Arial"/>
            <w:color w:val="000000" w:themeColor="text1"/>
            <w:rPrChange w:id="1842" w:author="Дмитрий Ковтун" w:date="2021-03-12T18:31:00Z">
              <w:rPr>
                <w:rFonts w:ascii="Arial" w:hAnsi="Arial" w:cs="Arial"/>
              </w:rPr>
            </w:rPrChange>
          </w:rPr>
          <w:delText xml:space="preserve">запас </w:delText>
        </w:r>
      </w:del>
      <w:del w:id="1843" w:author="Дмитрий Ковтун" w:date="2021-03-12T18:33:00Z">
        <w:r w:rsidRPr="00632245" w:rsidDel="0081043D">
          <w:rPr>
            <w:rFonts w:ascii="Arial" w:hAnsi="Arial" w:cs="Arial"/>
            <w:color w:val="000000" w:themeColor="text1"/>
          </w:rPr>
          <w:delText xml:space="preserve">материала </w:delText>
        </w:r>
      </w:del>
      <w:del w:id="1844" w:author="Дмитрий Ковтун" w:date="2021-03-12T18:38:00Z">
        <w:r w:rsidRPr="00632245" w:rsidDel="0081043D">
          <w:rPr>
            <w:rFonts w:ascii="Arial" w:hAnsi="Arial" w:cs="Arial"/>
            <w:color w:val="000000" w:themeColor="text1"/>
          </w:rPr>
          <w:delText>необходимы</w:delText>
        </w:r>
      </w:del>
      <w:del w:id="1845" w:author="Дмитрий Ковтун" w:date="2021-03-12T18:33:00Z">
        <w:r w:rsidRPr="00632245" w:rsidDel="0081043D">
          <w:rPr>
            <w:rFonts w:ascii="Arial" w:hAnsi="Arial" w:cs="Arial"/>
            <w:color w:val="000000" w:themeColor="text1"/>
          </w:rPr>
          <w:delText>й</w:delText>
        </w:r>
      </w:del>
      <w:del w:id="1846" w:author="Дмитрий Ковтун" w:date="2021-03-12T18:38:00Z">
        <w:r w:rsidRPr="00632245" w:rsidDel="0081043D">
          <w:rPr>
            <w:rFonts w:ascii="Arial" w:hAnsi="Arial" w:cs="Arial"/>
            <w:color w:val="000000" w:themeColor="text1"/>
          </w:rPr>
          <w:delText xml:space="preserve"> для </w:delText>
        </w:r>
      </w:del>
      <w:del w:id="1847" w:author="Дмитрий Ковтун" w:date="2021-03-12T18:33:00Z">
        <w:r w:rsidRPr="00632245" w:rsidDel="0081043D">
          <w:rPr>
            <w:rFonts w:ascii="Arial" w:hAnsi="Arial" w:cs="Arial"/>
            <w:color w:val="000000" w:themeColor="text1"/>
          </w:rPr>
          <w:delText>изготовления</w:delText>
        </w:r>
      </w:del>
      <w:del w:id="1848" w:author="Дмитрий Ковтун" w:date="2021-03-12T18:38:00Z">
        <w:r w:rsidRPr="00CD4235" w:rsidDel="0081043D">
          <w:rPr>
            <w:rFonts w:ascii="Arial" w:hAnsi="Arial" w:cs="Arial"/>
            <w:color w:val="000000" w:themeColor="text1"/>
            <w:rPrChange w:id="1849" w:author="Дмитрий Ковтун" w:date="2021-03-12T18:31:00Z">
              <w:rPr>
                <w:rFonts w:ascii="Arial" w:hAnsi="Arial" w:cs="Arial"/>
              </w:rPr>
            </w:rPrChange>
          </w:rPr>
          <w:delText>.</w:delText>
        </w:r>
      </w:del>
    </w:p>
    <w:p w14:paraId="65E61DB2" w14:textId="63A7C807" w:rsidR="00AA32DC" w:rsidRPr="00CD4235" w:rsidDel="0081043D" w:rsidRDefault="00AA32DC">
      <w:pPr>
        <w:spacing w:after="240" w:line="276" w:lineRule="auto"/>
        <w:ind w:firstLine="567"/>
        <w:rPr>
          <w:del w:id="1850" w:author="Дмитрий Ковтун" w:date="2021-03-12T18:35:00Z"/>
          <w:rFonts w:ascii="Arial" w:hAnsi="Arial" w:cs="Arial"/>
          <w:color w:val="000000" w:themeColor="text1"/>
          <w:rPrChange w:id="1851" w:author="Дмитрий Ковтун" w:date="2021-03-12T18:31:00Z">
            <w:rPr>
              <w:del w:id="1852" w:author="Дмитрий Ковтун" w:date="2021-03-12T18:35:00Z"/>
              <w:rFonts w:ascii="Arial" w:hAnsi="Arial" w:cs="Arial"/>
            </w:rPr>
          </w:rPrChange>
        </w:rPr>
        <w:pPrChange w:id="1853" w:author="Дмитрий Ковтун" w:date="2021-03-12T18:31:00Z">
          <w:pPr>
            <w:spacing w:after="240"/>
          </w:pPr>
        </w:pPrChange>
      </w:pPr>
      <w:del w:id="1854" w:author="Дмитрий Ковтун" w:date="2021-03-12T18:35:00Z">
        <w:r w:rsidRPr="00CD4235" w:rsidDel="0081043D">
          <w:rPr>
            <w:rFonts w:ascii="Arial" w:hAnsi="Arial" w:cs="Arial"/>
            <w:color w:val="000000" w:themeColor="text1"/>
            <w:rPrChange w:id="1855" w:author="Дмитрий Ковтун" w:date="2021-03-12T18:31:00Z">
              <w:rPr>
                <w:rFonts w:ascii="Arial" w:hAnsi="Arial" w:cs="Arial"/>
              </w:rPr>
            </w:rPrChange>
          </w:rPr>
          <w:delText xml:space="preserve"> Под обеспечение недостающих компонентов для изготовления детал</w:delText>
        </w:r>
        <w:r w:rsidR="009A1C23" w:rsidRPr="00CD4235" w:rsidDel="0081043D">
          <w:rPr>
            <w:rFonts w:ascii="Arial" w:hAnsi="Arial" w:cs="Arial"/>
            <w:color w:val="000000" w:themeColor="text1"/>
            <w:rPrChange w:id="1856" w:author="Дмитрий Ковтун" w:date="2021-03-12T18:31:00Z">
              <w:rPr>
                <w:rFonts w:ascii="Arial" w:hAnsi="Arial" w:cs="Arial"/>
              </w:rPr>
            </w:rPrChange>
          </w:rPr>
          <w:delText>ей</w:delText>
        </w:r>
        <w:r w:rsidRPr="00CD4235" w:rsidDel="0081043D">
          <w:rPr>
            <w:rFonts w:ascii="Arial" w:hAnsi="Arial" w:cs="Arial"/>
            <w:color w:val="000000" w:themeColor="text1"/>
            <w:rPrChange w:id="1857" w:author="Дмитрий Ковтун" w:date="2021-03-12T18:31:00Z">
              <w:rPr>
                <w:rFonts w:ascii="Arial" w:hAnsi="Arial" w:cs="Arial"/>
              </w:rPr>
            </w:rPrChange>
          </w:rPr>
          <w:delText xml:space="preserve"> в </w:delText>
        </w:r>
        <w:r w:rsidRPr="00632245" w:rsidDel="0081043D">
          <w:rPr>
            <w:rFonts w:ascii="Arial" w:hAnsi="Arial" w:cs="Arial"/>
            <w:color w:val="000000" w:themeColor="text1"/>
          </w:rPr>
          <w:delText xml:space="preserve">системе </w:delText>
        </w:r>
        <w:r w:rsidRPr="00CD4235" w:rsidDel="0081043D">
          <w:rPr>
            <w:rFonts w:ascii="Arial" w:hAnsi="Arial" w:cs="Arial"/>
            <w:color w:val="000000" w:themeColor="text1"/>
            <w:rPrChange w:id="1858" w:author="Дмитрий Ковтун" w:date="2021-03-12T18:31:00Z">
              <w:rPr>
                <w:rFonts w:ascii="Arial" w:hAnsi="Arial" w:cs="Arial"/>
                <w:color w:val="000000" w:themeColor="text1"/>
                <w:lang w:val="en-US"/>
              </w:rPr>
            </w:rPrChange>
          </w:rPr>
          <w:delText>SAP</w:delText>
        </w:r>
        <w:r w:rsidRPr="00632245" w:rsidDel="0081043D">
          <w:rPr>
            <w:rFonts w:ascii="Arial" w:hAnsi="Arial" w:cs="Arial"/>
            <w:color w:val="000000" w:themeColor="text1"/>
          </w:rPr>
          <w:delText xml:space="preserve"> </w:delText>
        </w:r>
        <w:r w:rsidRPr="00CD4235" w:rsidDel="0081043D">
          <w:rPr>
            <w:rFonts w:ascii="Arial" w:hAnsi="Arial" w:cs="Arial"/>
            <w:color w:val="000000" w:themeColor="text1"/>
            <w:rPrChange w:id="1859" w:author="Дмитрий Ковтун" w:date="2021-03-12T18:31:00Z">
              <w:rPr>
                <w:rFonts w:ascii="Arial" w:hAnsi="Arial" w:cs="Arial"/>
                <w:color w:val="000000" w:themeColor="text1"/>
                <w:lang w:val="en-US"/>
              </w:rPr>
            </w:rPrChange>
          </w:rPr>
          <w:delText>S</w:delText>
        </w:r>
        <w:r w:rsidRPr="00632245" w:rsidDel="0081043D">
          <w:rPr>
            <w:rFonts w:ascii="Arial" w:hAnsi="Arial" w:cs="Arial"/>
            <w:color w:val="000000" w:themeColor="text1"/>
          </w:rPr>
          <w:delText xml:space="preserve">/4 </w:delText>
        </w:r>
        <w:r w:rsidRPr="00CD4235" w:rsidDel="0081043D">
          <w:rPr>
            <w:rFonts w:ascii="Arial" w:hAnsi="Arial" w:cs="Arial"/>
            <w:color w:val="000000" w:themeColor="text1"/>
            <w:rPrChange w:id="1860" w:author="Дмитрий Ковтун" w:date="2021-03-12T18:31:00Z">
              <w:rPr>
                <w:rFonts w:ascii="Arial" w:hAnsi="Arial" w:cs="Arial"/>
              </w:rPr>
            </w:rPrChange>
          </w:rPr>
          <w:delText>формируется</w:delText>
        </w:r>
        <w:r w:rsidR="009A1C23" w:rsidRPr="00CD4235" w:rsidDel="0081043D">
          <w:rPr>
            <w:rFonts w:ascii="Arial" w:hAnsi="Arial" w:cs="Arial"/>
            <w:color w:val="000000" w:themeColor="text1"/>
            <w:rPrChange w:id="1861" w:author="Дмитрий Ковтун" w:date="2021-03-12T18:31:00Z">
              <w:rPr>
                <w:rFonts w:ascii="Arial" w:hAnsi="Arial" w:cs="Arial"/>
              </w:rPr>
            </w:rPrChange>
          </w:rPr>
          <w:delText xml:space="preserve"> / </w:delText>
        </w:r>
        <w:r w:rsidRPr="00CD4235" w:rsidDel="0081043D">
          <w:rPr>
            <w:rFonts w:ascii="Arial" w:hAnsi="Arial" w:cs="Arial"/>
            <w:color w:val="000000" w:themeColor="text1"/>
            <w:rPrChange w:id="1862" w:author="Дмитрий Ковтун" w:date="2021-03-12T18:31:00Z">
              <w:rPr>
                <w:rFonts w:ascii="Arial" w:hAnsi="Arial" w:cs="Arial"/>
              </w:rPr>
            </w:rPrChange>
          </w:rPr>
          <w:delText xml:space="preserve">дополняется соответствующий </w:delText>
        </w:r>
        <w:r w:rsidRPr="00632245" w:rsidDel="0081043D">
          <w:rPr>
            <w:rFonts w:ascii="Arial" w:hAnsi="Arial" w:cs="Arial"/>
            <w:color w:val="000000" w:themeColor="text1"/>
          </w:rPr>
          <w:delText>заказ ТОРО вида «</w:delText>
        </w:r>
        <w:r w:rsidRPr="00CD4235" w:rsidDel="0081043D">
          <w:rPr>
            <w:rFonts w:ascii="Arial" w:hAnsi="Arial" w:cs="Arial"/>
            <w:color w:val="000000" w:themeColor="text1"/>
            <w:rPrChange w:id="1863" w:author="Дмитрий Ковтун" w:date="2021-03-12T18:31:00Z">
              <w:rPr>
                <w:rFonts w:ascii="Arial" w:hAnsi="Arial" w:cs="Arial"/>
                <w:color w:val="000000" w:themeColor="text1"/>
                <w:lang w:val="en-US"/>
              </w:rPr>
            </w:rPrChange>
          </w:rPr>
          <w:delText>ACR</w:delText>
        </w:r>
        <w:r w:rsidRPr="00632245" w:rsidDel="0081043D">
          <w:rPr>
            <w:rFonts w:ascii="Arial" w:hAnsi="Arial" w:cs="Arial"/>
            <w:color w:val="000000" w:themeColor="text1"/>
          </w:rPr>
          <w:delText>1» - «Технический заказ ТОРО для ЦРММ».</w:delText>
        </w:r>
      </w:del>
    </w:p>
    <w:p w14:paraId="6AB3B06A" w14:textId="1AFDC3C3" w:rsidR="00A92AE6" w:rsidRPr="00F00EDF" w:rsidDel="00CD4235" w:rsidRDefault="00A92AE6" w:rsidP="00632245">
      <w:pPr>
        <w:spacing w:after="240"/>
        <w:rPr>
          <w:del w:id="1864" w:author="Дмитрий Ковтун" w:date="2021-03-12T18:31:00Z"/>
          <w:rFonts w:ascii="Arial" w:hAnsi="Arial" w:cs="Arial"/>
        </w:rPr>
      </w:pPr>
    </w:p>
    <w:p w14:paraId="3FD04651" w14:textId="602D062F" w:rsidR="00E84315" w:rsidRPr="00F00EDF" w:rsidRDefault="00E84315" w:rsidP="00632245">
      <w:pPr>
        <w:pStyle w:val="4"/>
        <w:rPr>
          <w:rFonts w:cs="Arial"/>
          <w:color w:val="000000" w:themeColor="text1"/>
        </w:rPr>
      </w:pPr>
      <w:r w:rsidRPr="00F00EDF">
        <w:rPr>
          <w:rFonts w:cs="Arial"/>
          <w:color w:val="000000" w:themeColor="text1"/>
        </w:rPr>
        <w:t xml:space="preserve">Шаг процесса 35 </w:t>
      </w:r>
      <w:r w:rsidR="00946982" w:rsidRPr="00F00EDF">
        <w:rPr>
          <w:rFonts w:cs="Arial"/>
          <w:color w:val="000000" w:themeColor="text1"/>
        </w:rPr>
        <w:t xml:space="preserve">- </w:t>
      </w:r>
      <w:r w:rsidRPr="00F00EDF">
        <w:rPr>
          <w:rFonts w:cs="Arial"/>
          <w:color w:val="000000" w:themeColor="text1"/>
        </w:rPr>
        <w:t>Установка статуса «Материалы запланированы»</w:t>
      </w:r>
    </w:p>
    <w:p w14:paraId="3426632C" w14:textId="77777777" w:rsidR="00E84315" w:rsidRPr="00F00EDF" w:rsidRDefault="00E84315"/>
    <w:p w14:paraId="5AF6AA9F" w14:textId="7348AA1C" w:rsidR="00D8683A" w:rsidRPr="00F00EDF" w:rsidDel="0081043D" w:rsidRDefault="00E84315">
      <w:pPr>
        <w:spacing w:after="240" w:line="276" w:lineRule="auto"/>
        <w:ind w:firstLine="567"/>
        <w:rPr>
          <w:del w:id="1865" w:author="Дмитрий Ковтун" w:date="2021-03-12T18:37:00Z"/>
          <w:rFonts w:ascii="Arial" w:hAnsi="Arial" w:cs="Arial"/>
          <w:color w:val="000000" w:themeColor="text1"/>
        </w:rPr>
      </w:pPr>
      <w:del w:id="1866" w:author="Дмитрий Ковтун" w:date="2021-03-12T18:37:00Z">
        <w:r w:rsidRPr="00F00EDF" w:rsidDel="0081043D">
          <w:rPr>
            <w:rFonts w:ascii="Arial" w:hAnsi="Arial" w:cs="Arial"/>
            <w:color w:val="000000" w:themeColor="text1"/>
          </w:rPr>
          <w:delText xml:space="preserve">На основании </w:delText>
        </w:r>
        <w:r w:rsidR="001C112A" w:rsidRPr="00F00EDF" w:rsidDel="0081043D">
          <w:rPr>
            <w:rFonts w:ascii="Arial" w:hAnsi="Arial" w:cs="Arial"/>
            <w:color w:val="000000" w:themeColor="text1"/>
          </w:rPr>
          <w:delText xml:space="preserve">потребности </w:delText>
        </w:r>
        <w:r w:rsidR="001C112A" w:rsidRPr="00632245" w:rsidDel="0081043D">
          <w:rPr>
            <w:rFonts w:ascii="Arial" w:hAnsi="Arial" w:cs="Arial"/>
            <w:color w:val="000000" w:themeColor="text1"/>
          </w:rPr>
          <w:delText>в исходном материале для изготовления</w:delText>
        </w:r>
        <w:r w:rsidR="005878AE" w:rsidRPr="00632245" w:rsidDel="0081043D">
          <w:rPr>
            <w:rFonts w:ascii="Arial" w:hAnsi="Arial" w:cs="Arial"/>
            <w:color w:val="000000" w:themeColor="text1"/>
          </w:rPr>
          <w:delText xml:space="preserve"> </w:delText>
        </w:r>
        <w:r w:rsidR="001C112A" w:rsidRPr="00632245" w:rsidDel="0081043D">
          <w:rPr>
            <w:rFonts w:ascii="Arial" w:hAnsi="Arial" w:cs="Arial"/>
            <w:color w:val="000000" w:themeColor="text1"/>
          </w:rPr>
          <w:delText>(планирование</w:delText>
        </w:r>
      </w:del>
      <w:del w:id="1867" w:author="Дмитрий Ковтун" w:date="2021-03-12T18:35:00Z">
        <w:r w:rsidR="001C112A" w:rsidRPr="00632245" w:rsidDel="0081043D">
          <w:rPr>
            <w:rFonts w:ascii="Arial" w:hAnsi="Arial" w:cs="Arial"/>
            <w:color w:val="000000" w:themeColor="text1"/>
          </w:rPr>
          <w:delText xml:space="preserve"> </w:delText>
        </w:r>
      </w:del>
      <w:del w:id="1868" w:author="Дмитрий Ковтун" w:date="2021-03-12T18:37:00Z">
        <w:r w:rsidR="001C112A" w:rsidRPr="00632245" w:rsidDel="0081043D">
          <w:rPr>
            <w:rFonts w:ascii="Arial" w:hAnsi="Arial" w:cs="Arial"/>
            <w:color w:val="000000" w:themeColor="text1"/>
          </w:rPr>
          <w:delText xml:space="preserve"> </w:delText>
        </w:r>
        <w:r w:rsidR="005878AE" w:rsidRPr="00632245" w:rsidDel="0081043D">
          <w:rPr>
            <w:rFonts w:ascii="Arial" w:hAnsi="Arial" w:cs="Arial"/>
            <w:color w:val="000000" w:themeColor="text1"/>
          </w:rPr>
          <w:delText>заказов ТОРО вида «</w:delText>
        </w:r>
        <w:r w:rsidR="005878AE" w:rsidRPr="00632245" w:rsidDel="0081043D">
          <w:rPr>
            <w:rFonts w:ascii="Arial" w:hAnsi="Arial" w:cs="Arial"/>
            <w:color w:val="000000" w:themeColor="text1"/>
            <w:lang w:val="en-US"/>
          </w:rPr>
          <w:delText>ACR</w:delText>
        </w:r>
        <w:r w:rsidR="005878AE" w:rsidRPr="00632245" w:rsidDel="0081043D">
          <w:rPr>
            <w:rFonts w:ascii="Arial" w:hAnsi="Arial" w:cs="Arial"/>
            <w:color w:val="000000" w:themeColor="text1"/>
          </w:rPr>
          <w:delText>1» - «Технический заказ ТОРО для ЦРММ»</w:delText>
        </w:r>
        <w:r w:rsidR="001C112A" w:rsidRPr="00632245" w:rsidDel="0081043D">
          <w:rPr>
            <w:rFonts w:ascii="Arial" w:hAnsi="Arial" w:cs="Arial"/>
            <w:color w:val="000000" w:themeColor="text1"/>
          </w:rPr>
          <w:delText xml:space="preserve">) </w:delText>
        </w:r>
        <w:r w:rsidRPr="00F00EDF" w:rsidDel="0081043D">
          <w:rPr>
            <w:rFonts w:ascii="Arial" w:hAnsi="Arial" w:cs="Arial"/>
            <w:color w:val="000000" w:themeColor="text1"/>
          </w:rPr>
          <w:delText>формируется потребность в покупных МТР.</w:delText>
        </w:r>
        <w:r w:rsidR="00D8683A" w:rsidRPr="00F00EDF" w:rsidDel="0081043D">
          <w:rPr>
            <w:rFonts w:ascii="Arial" w:hAnsi="Arial" w:cs="Arial"/>
            <w:color w:val="000000" w:themeColor="text1"/>
          </w:rPr>
          <w:delText xml:space="preserve"> </w:delText>
        </w:r>
      </w:del>
    </w:p>
    <w:p w14:paraId="0247EF3B" w14:textId="71581CA0" w:rsidR="00D8683A" w:rsidRPr="00632245" w:rsidRDefault="00E84315">
      <w:pPr>
        <w:spacing w:after="240" w:line="276" w:lineRule="auto"/>
        <w:ind w:firstLine="567"/>
        <w:rPr>
          <w:rFonts w:ascii="Arial" w:hAnsi="Arial" w:cs="Arial"/>
          <w:color w:val="000000" w:themeColor="text1"/>
        </w:rPr>
      </w:pPr>
      <w:del w:id="1869" w:author="Дмитрий Ковтун" w:date="2021-04-01T09:15:00Z">
        <w:r w:rsidRPr="00F00EDF" w:rsidDel="00257C15">
          <w:rPr>
            <w:rFonts w:ascii="Arial" w:hAnsi="Arial" w:cs="Arial"/>
            <w:color w:val="000000" w:themeColor="text1"/>
          </w:rPr>
          <w:delText xml:space="preserve">Для планирования пополнения запасов </w:delText>
        </w:r>
        <w:r w:rsidR="005878AE" w:rsidRPr="00632245" w:rsidDel="00257C15">
          <w:rPr>
            <w:rFonts w:ascii="Arial" w:hAnsi="Arial" w:cs="Arial"/>
            <w:color w:val="000000" w:themeColor="text1"/>
          </w:rPr>
          <w:delText xml:space="preserve">складов ЦРММ </w:delText>
        </w:r>
        <w:r w:rsidRPr="00F00EDF" w:rsidDel="00257C15">
          <w:rPr>
            <w:rFonts w:ascii="Arial" w:hAnsi="Arial" w:cs="Arial"/>
            <w:color w:val="000000" w:themeColor="text1"/>
          </w:rPr>
          <w:delText xml:space="preserve">выполняется </w:delText>
        </w:r>
        <w:r w:rsidRPr="00632245" w:rsidDel="00257C15">
          <w:rPr>
            <w:rFonts w:ascii="Arial" w:hAnsi="Arial" w:cs="Arial"/>
            <w:color w:val="000000" w:themeColor="text1"/>
          </w:rPr>
          <w:delText xml:space="preserve">процедура ППМ (планирования потребности в </w:delText>
        </w:r>
        <w:r w:rsidR="005878AE" w:rsidRPr="00632245" w:rsidDel="00257C15">
          <w:rPr>
            <w:rFonts w:ascii="Arial" w:hAnsi="Arial" w:cs="Arial"/>
            <w:color w:val="000000" w:themeColor="text1"/>
          </w:rPr>
          <w:delText xml:space="preserve">используемых </w:delText>
        </w:r>
        <w:r w:rsidRPr="00632245" w:rsidDel="00257C15">
          <w:rPr>
            <w:rFonts w:ascii="Arial" w:hAnsi="Arial" w:cs="Arial"/>
            <w:color w:val="000000" w:themeColor="text1"/>
          </w:rPr>
          <w:delText xml:space="preserve">материалах), которая запускается автоматически в фоновом режиме по запланированному графику (каждую ночь). </w:delText>
        </w:r>
      </w:del>
      <w:ins w:id="1870" w:author="Дмитрий Ковтун" w:date="2021-04-01T09:18:00Z">
        <w:r w:rsidR="00257C15">
          <w:rPr>
            <w:rFonts w:ascii="Arial" w:hAnsi="Arial" w:cs="Arial"/>
            <w:color w:val="000000" w:themeColor="text1"/>
          </w:rPr>
          <w:t>После</w:t>
        </w:r>
      </w:ins>
      <w:ins w:id="1871" w:author="Дмитрий Ковтун" w:date="2021-03-12T18:38:00Z">
        <w:r w:rsidR="0081043D" w:rsidRPr="00632245">
          <w:rPr>
            <w:rFonts w:ascii="Arial" w:hAnsi="Arial" w:cs="Arial"/>
            <w:color w:val="000000" w:themeColor="text1"/>
          </w:rPr>
          <w:t xml:space="preserve"> формировани</w:t>
        </w:r>
      </w:ins>
      <w:ins w:id="1872" w:author="Дмитрий Ковтун" w:date="2021-04-01T09:18:00Z">
        <w:r w:rsidR="00257C15">
          <w:rPr>
            <w:rFonts w:ascii="Arial" w:hAnsi="Arial" w:cs="Arial"/>
            <w:color w:val="000000" w:themeColor="text1"/>
          </w:rPr>
          <w:t>я</w:t>
        </w:r>
      </w:ins>
      <w:ins w:id="1873" w:author="Дмитрий Ковтун" w:date="2021-03-12T18:38:00Z">
        <w:r w:rsidR="0081043D" w:rsidRPr="00632245">
          <w:rPr>
            <w:rFonts w:ascii="Arial" w:hAnsi="Arial" w:cs="Arial"/>
            <w:color w:val="000000" w:themeColor="text1"/>
          </w:rPr>
          <w:t xml:space="preserve"> производственного заказа для </w:t>
        </w:r>
        <w:r w:rsidR="0081043D">
          <w:rPr>
            <w:rFonts w:ascii="Arial" w:hAnsi="Arial" w:cs="Arial"/>
            <w:color w:val="000000" w:themeColor="text1"/>
          </w:rPr>
          <w:t>изготовления</w:t>
        </w:r>
        <w:r w:rsidR="0081043D" w:rsidRPr="00632245">
          <w:rPr>
            <w:rFonts w:ascii="Arial" w:hAnsi="Arial" w:cs="Arial"/>
            <w:color w:val="000000" w:themeColor="text1"/>
          </w:rPr>
          <w:t xml:space="preserve"> деталей и изделий собственными силами</w:t>
        </w:r>
      </w:ins>
      <w:ins w:id="1874" w:author="Дмитрий Ковтун" w:date="2021-04-01T09:18:00Z">
        <w:r w:rsidR="00257C15">
          <w:rPr>
            <w:rFonts w:ascii="Arial" w:hAnsi="Arial" w:cs="Arial"/>
            <w:color w:val="000000" w:themeColor="text1"/>
          </w:rPr>
          <w:t>,</w:t>
        </w:r>
      </w:ins>
      <w:ins w:id="1875" w:author="Дмитрий Ковтун" w:date="2021-03-12T18:38:00Z">
        <w:r w:rsidR="0081043D" w:rsidRPr="00CD4235">
          <w:rPr>
            <w:rFonts w:ascii="Arial" w:hAnsi="Arial" w:cs="Arial"/>
            <w:color w:val="000000" w:themeColor="text1"/>
          </w:rPr>
          <w:t xml:space="preserve"> </w:t>
        </w:r>
        <w:r w:rsidR="0081043D">
          <w:rPr>
            <w:rFonts w:ascii="Arial" w:hAnsi="Arial" w:cs="Arial"/>
            <w:color w:val="000000" w:themeColor="text1"/>
          </w:rPr>
          <w:t>на оперативном горизонте планирования</w:t>
        </w:r>
        <w:r w:rsidR="0081043D" w:rsidRPr="00632245">
          <w:rPr>
            <w:rFonts w:ascii="Arial" w:hAnsi="Arial" w:cs="Arial"/>
            <w:color w:val="000000" w:themeColor="text1"/>
          </w:rPr>
          <w:t xml:space="preserve">, </w:t>
        </w:r>
        <w:r w:rsidR="0081043D">
          <w:rPr>
            <w:rFonts w:ascii="Arial" w:hAnsi="Arial" w:cs="Arial"/>
            <w:color w:val="000000" w:themeColor="text1"/>
          </w:rPr>
          <w:t>сотрудник с ролью «</w:t>
        </w:r>
        <w:r w:rsidR="0081043D" w:rsidRPr="00632245">
          <w:rPr>
            <w:rFonts w:ascii="Arial" w:hAnsi="Arial" w:cs="Arial"/>
            <w:color w:val="000000" w:themeColor="text1"/>
          </w:rPr>
          <w:t>Плановиком ЦРММ</w:t>
        </w:r>
        <w:r w:rsidR="0081043D">
          <w:rPr>
            <w:rFonts w:ascii="Arial" w:hAnsi="Arial" w:cs="Arial"/>
            <w:color w:val="000000" w:themeColor="text1"/>
          </w:rPr>
          <w:t xml:space="preserve"> УО»</w:t>
        </w:r>
        <w:r w:rsidR="0081043D" w:rsidRPr="00632245">
          <w:rPr>
            <w:rFonts w:ascii="Arial" w:hAnsi="Arial" w:cs="Arial"/>
            <w:color w:val="000000" w:themeColor="text1"/>
          </w:rPr>
          <w:t xml:space="preserve"> </w:t>
        </w:r>
        <w:r w:rsidR="0081043D">
          <w:rPr>
            <w:rFonts w:ascii="Arial" w:hAnsi="Arial" w:cs="Arial"/>
            <w:color w:val="000000" w:themeColor="text1"/>
          </w:rPr>
          <w:t xml:space="preserve">выполняет </w:t>
        </w:r>
        <w:r w:rsidR="0081043D" w:rsidRPr="00C14503">
          <w:rPr>
            <w:rFonts w:ascii="Arial" w:hAnsi="Arial" w:cs="Arial"/>
            <w:color w:val="000000" w:themeColor="text1"/>
          </w:rPr>
          <w:t>подтвержд</w:t>
        </w:r>
        <w:r w:rsidR="0081043D">
          <w:rPr>
            <w:rFonts w:ascii="Arial" w:hAnsi="Arial" w:cs="Arial"/>
            <w:color w:val="000000" w:themeColor="text1"/>
          </w:rPr>
          <w:t>ение</w:t>
        </w:r>
        <w:r w:rsidR="0081043D" w:rsidRPr="00C14503">
          <w:rPr>
            <w:rFonts w:ascii="Arial" w:hAnsi="Arial" w:cs="Arial"/>
            <w:color w:val="000000" w:themeColor="text1"/>
          </w:rPr>
          <w:t xml:space="preserve"> </w:t>
        </w:r>
      </w:ins>
      <w:ins w:id="1876" w:author="Дмитрий Ковтун" w:date="2021-04-01T09:16:00Z">
        <w:r w:rsidR="00257C15">
          <w:rPr>
            <w:rFonts w:ascii="Arial" w:hAnsi="Arial" w:cs="Arial"/>
            <w:color w:val="000000" w:themeColor="text1"/>
          </w:rPr>
          <w:t>окончания планирования компонентов</w:t>
        </w:r>
      </w:ins>
      <w:ins w:id="1877" w:author="Дмитрий Ковтун" w:date="2021-04-01T09:17:00Z">
        <w:r w:rsidR="00257C15">
          <w:rPr>
            <w:rFonts w:ascii="Arial" w:hAnsi="Arial" w:cs="Arial"/>
            <w:color w:val="000000" w:themeColor="text1"/>
          </w:rPr>
          <w:t>, необходимых для</w:t>
        </w:r>
        <w:r w:rsidR="00257C15" w:rsidRPr="00257C15">
          <w:rPr>
            <w:rFonts w:ascii="Arial" w:hAnsi="Arial" w:cs="Arial"/>
            <w:color w:val="000000" w:themeColor="text1"/>
          </w:rPr>
          <w:t xml:space="preserve"> </w:t>
        </w:r>
      </w:ins>
      <w:ins w:id="1878" w:author="Дмитрий Ковтун" w:date="2021-04-01T09:18:00Z">
        <w:r w:rsidR="00257C15">
          <w:rPr>
            <w:rFonts w:ascii="Arial" w:hAnsi="Arial" w:cs="Arial"/>
            <w:color w:val="000000" w:themeColor="text1"/>
          </w:rPr>
          <w:t>производства</w:t>
        </w:r>
      </w:ins>
      <w:ins w:id="1879" w:author="Дмитрий Ковтун" w:date="2021-03-12T18:38:00Z">
        <w:r w:rsidR="0081043D" w:rsidRPr="00C14503">
          <w:rPr>
            <w:rFonts w:ascii="Arial" w:hAnsi="Arial" w:cs="Arial"/>
            <w:color w:val="000000" w:themeColor="text1"/>
          </w:rPr>
          <w:t>.</w:t>
        </w:r>
      </w:ins>
      <w:del w:id="1880" w:author="Дмитрий Ковтун" w:date="2021-04-01T09:17:00Z">
        <w:r w:rsidRPr="00632245" w:rsidDel="00257C15">
          <w:rPr>
            <w:rFonts w:ascii="Arial" w:hAnsi="Arial" w:cs="Arial"/>
            <w:color w:val="000000" w:themeColor="text1"/>
          </w:rPr>
          <w:delText xml:space="preserve">Подтверждение запаса МТР под потребность будет выполняться с помощью системной процедуры проверки доступности запасов. Проверка доступности выполняется только в части запасов, имеющихся на складах производственной площадки и </w:delText>
        </w:r>
        <w:r w:rsidR="00466734" w:rsidRPr="00632245" w:rsidDel="00257C15">
          <w:rPr>
            <w:rFonts w:ascii="Arial" w:hAnsi="Arial" w:cs="Arial"/>
            <w:color w:val="000000" w:themeColor="text1"/>
          </w:rPr>
          <w:delText>складе перевалочной базы,</w:delText>
        </w:r>
        <w:r w:rsidRPr="00632245" w:rsidDel="00257C15">
          <w:rPr>
            <w:rFonts w:ascii="Arial" w:hAnsi="Arial" w:cs="Arial"/>
            <w:color w:val="000000" w:themeColor="text1"/>
          </w:rPr>
          <w:delText xml:space="preserve"> с которой выполняется обеспечение данным МТР (указывается в карточке МТР в параметре </w:delText>
        </w:r>
        <w:r w:rsidR="005878AE" w:rsidRPr="00632245" w:rsidDel="00257C15">
          <w:rPr>
            <w:rFonts w:ascii="Arial" w:hAnsi="Arial" w:cs="Arial"/>
            <w:color w:val="000000" w:themeColor="text1"/>
          </w:rPr>
          <w:delText>«</w:delText>
        </w:r>
        <w:r w:rsidRPr="00632245" w:rsidDel="00257C15">
          <w:rPr>
            <w:rFonts w:ascii="Arial" w:hAnsi="Arial" w:cs="Arial"/>
            <w:color w:val="000000" w:themeColor="text1"/>
          </w:rPr>
          <w:delText>Специальный вид заготовки</w:delText>
        </w:r>
        <w:r w:rsidR="005878AE" w:rsidRPr="00632245" w:rsidDel="00257C15">
          <w:rPr>
            <w:rFonts w:ascii="Arial" w:hAnsi="Arial" w:cs="Arial"/>
            <w:color w:val="000000" w:themeColor="text1"/>
          </w:rPr>
          <w:delText>»</w:delText>
        </w:r>
        <w:r w:rsidRPr="00632245" w:rsidDel="00257C15">
          <w:rPr>
            <w:rFonts w:ascii="Arial" w:hAnsi="Arial" w:cs="Arial"/>
            <w:color w:val="000000" w:themeColor="text1"/>
          </w:rPr>
          <w:delText xml:space="preserve">). Более подробно о процедуре ППМ и подтверждении запаса описано в процессе </w:delText>
        </w:r>
        <w:r w:rsidRPr="00F00EDF" w:rsidDel="00257C15">
          <w:rPr>
            <w:rFonts w:ascii="Arial" w:hAnsi="Arial" w:cs="Arial"/>
            <w:color w:val="000000" w:themeColor="text1"/>
          </w:rPr>
          <w:delText>«</w:delText>
        </w:r>
        <w:r w:rsidRPr="00632245" w:rsidDel="00257C15">
          <w:rPr>
            <w:rFonts w:ascii="Arial" w:hAnsi="Arial" w:cs="Arial"/>
            <w:color w:val="000000" w:themeColor="text1"/>
          </w:rPr>
          <w:delText>ПП-10.03.04-ERP Оперативное планирование обеспечения</w:delText>
        </w:r>
        <w:r w:rsidRPr="00F00EDF" w:rsidDel="00257C15">
          <w:rPr>
            <w:rFonts w:ascii="Arial" w:hAnsi="Arial" w:cs="Arial"/>
            <w:color w:val="000000" w:themeColor="text1"/>
          </w:rPr>
          <w:delText>» в КД ERP.</w:delText>
        </w:r>
        <w:r w:rsidR="00036ED7" w:rsidRPr="00F00EDF" w:rsidDel="00257C15">
          <w:rPr>
            <w:rFonts w:ascii="Arial" w:hAnsi="Arial" w:cs="Arial"/>
            <w:color w:val="000000" w:themeColor="text1"/>
          </w:rPr>
          <w:delText>9</w:delText>
        </w:r>
        <w:r w:rsidRPr="00F00EDF" w:rsidDel="00257C15">
          <w:rPr>
            <w:rFonts w:ascii="Arial" w:hAnsi="Arial" w:cs="Arial"/>
            <w:color w:val="000000" w:themeColor="text1"/>
          </w:rPr>
          <w:delText>.</w:delText>
        </w:r>
        <w:r w:rsidR="00036ED7" w:rsidRPr="00F00EDF" w:rsidDel="00257C15">
          <w:rPr>
            <w:rFonts w:ascii="Arial" w:hAnsi="Arial" w:cs="Arial"/>
            <w:color w:val="000000" w:themeColor="text1"/>
          </w:rPr>
          <w:delText>9</w:delText>
        </w:r>
        <w:r w:rsidRPr="00F00EDF" w:rsidDel="00257C15">
          <w:rPr>
            <w:rFonts w:ascii="Arial" w:hAnsi="Arial" w:cs="Arial"/>
            <w:color w:val="000000" w:themeColor="text1"/>
          </w:rPr>
          <w:delText>.</w:delText>
        </w:r>
        <w:r w:rsidR="00036ED7" w:rsidRPr="00F00EDF" w:rsidDel="00257C15">
          <w:rPr>
            <w:rFonts w:ascii="Arial" w:hAnsi="Arial" w:cs="Arial"/>
            <w:color w:val="000000" w:themeColor="text1"/>
          </w:rPr>
          <w:delText>2.</w:delText>
        </w:r>
        <w:r w:rsidRPr="00F00EDF" w:rsidDel="00257C15">
          <w:rPr>
            <w:rFonts w:ascii="Arial" w:hAnsi="Arial" w:cs="Arial"/>
            <w:color w:val="000000" w:themeColor="text1"/>
          </w:rPr>
          <w:delText>58_ПП-10.03 Планирование обеспечения МТР работами и услугами.</w:delText>
        </w:r>
      </w:del>
    </w:p>
    <w:p w14:paraId="3F2CDD3B" w14:textId="2BE3A096" w:rsidR="00D8683A" w:rsidRPr="00F00EDF" w:rsidDel="00257C15" w:rsidRDefault="00257C15">
      <w:pPr>
        <w:spacing w:after="240" w:line="276" w:lineRule="auto"/>
        <w:ind w:firstLine="567"/>
        <w:rPr>
          <w:del w:id="1881" w:author="Дмитрий Ковтун" w:date="2021-04-01T09:19:00Z"/>
          <w:rFonts w:ascii="Arial" w:hAnsi="Arial" w:cs="Arial"/>
          <w:color w:val="000000" w:themeColor="text1"/>
        </w:rPr>
      </w:pPr>
      <w:ins w:id="1882" w:author="Дмитрий Ковтун" w:date="2021-04-01T09:20:00Z">
        <w:r>
          <w:rPr>
            <w:rFonts w:ascii="Arial" w:hAnsi="Arial" w:cs="Arial"/>
            <w:color w:val="000000" w:themeColor="text1"/>
          </w:rPr>
          <w:t xml:space="preserve">Для </w:t>
        </w:r>
      </w:ins>
      <w:del w:id="1883" w:author="Дмитрий Ковтун" w:date="2021-04-01T09:19:00Z">
        <w:r w:rsidR="00D8683A" w:rsidRPr="00632245" w:rsidDel="00257C15">
          <w:rPr>
            <w:rFonts w:ascii="Arial" w:hAnsi="Arial" w:cs="Arial"/>
            <w:color w:val="000000" w:themeColor="text1"/>
          </w:rPr>
          <w:delText xml:space="preserve">При наличии доступных запасов исходного материала, для возможности производства деталей и изделий собственными силами, </w:delText>
        </w:r>
        <w:r w:rsidR="00D8683A" w:rsidRPr="00632245" w:rsidDel="00257C15">
          <w:rPr>
            <w:rFonts w:ascii="Arial" w:hAnsi="Arial" w:cs="Arial"/>
          </w:rPr>
          <w:delText xml:space="preserve">выполняется перемещение </w:delText>
        </w:r>
        <w:r w:rsidR="00D8683A" w:rsidRPr="00632245" w:rsidDel="00257C15">
          <w:rPr>
            <w:rFonts w:ascii="Arial" w:hAnsi="Arial" w:cs="Arial"/>
            <w:color w:val="000000" w:themeColor="text1"/>
          </w:rPr>
          <w:delText>МТР на склад подразделения-заявителя/МОЛ (более подробно о перемещении описано в процессе «ПП-10.07.03.03-</w:delText>
        </w:r>
        <w:r w:rsidR="00D8683A" w:rsidRPr="00632245" w:rsidDel="00257C15">
          <w:rPr>
            <w:rFonts w:ascii="Arial" w:hAnsi="Arial" w:cs="Arial"/>
            <w:color w:val="000000" w:themeColor="text1"/>
            <w:lang w:val="en-US"/>
          </w:rPr>
          <w:delText>ERP</w:delText>
        </w:r>
        <w:r w:rsidR="00D8683A" w:rsidRPr="00632245" w:rsidDel="00257C15">
          <w:rPr>
            <w:rFonts w:ascii="Arial" w:hAnsi="Arial" w:cs="Arial"/>
            <w:color w:val="000000" w:themeColor="text1"/>
          </w:rPr>
          <w:delText xml:space="preserve"> Комплектация и выдача материалов со склада» КД </w:delText>
        </w:r>
        <w:r w:rsidR="00D8683A" w:rsidRPr="00632245" w:rsidDel="00257C15">
          <w:rPr>
            <w:rFonts w:ascii="Arial" w:hAnsi="Arial" w:cs="Arial"/>
            <w:color w:val="000000" w:themeColor="text1"/>
            <w:lang w:val="en-US"/>
          </w:rPr>
          <w:delText>ERP</w:delText>
        </w:r>
        <w:r w:rsidR="00D8683A" w:rsidRPr="00632245" w:rsidDel="00257C15">
          <w:rPr>
            <w:rFonts w:ascii="Arial" w:hAnsi="Arial" w:cs="Arial"/>
            <w:color w:val="000000" w:themeColor="text1"/>
          </w:rPr>
          <w:delText>.9.9.2.62 Материально-техническое обеспечение Складская логистика).</w:delText>
        </w:r>
      </w:del>
    </w:p>
    <w:p w14:paraId="4BFE3BB8" w14:textId="064FDEE4" w:rsidR="00257C15" w:rsidRDefault="00E84315">
      <w:pPr>
        <w:spacing w:after="240" w:line="276" w:lineRule="auto"/>
        <w:ind w:firstLine="567"/>
        <w:rPr>
          <w:ins w:id="1884" w:author="Дмитрий Ковтун" w:date="2021-04-01T09:22:00Z"/>
          <w:rFonts w:ascii="Arial" w:hAnsi="Arial" w:cs="Arial"/>
          <w:color w:val="000000" w:themeColor="text1"/>
        </w:rPr>
      </w:pPr>
      <w:del w:id="1885" w:author="Дмитрий Ковтун" w:date="2021-04-01T09:20:00Z">
        <w:r w:rsidRPr="00632245" w:rsidDel="00257C15">
          <w:rPr>
            <w:rFonts w:ascii="Arial" w:hAnsi="Arial" w:cs="Arial"/>
            <w:color w:val="000000" w:themeColor="text1"/>
          </w:rPr>
          <w:delText>По результатам</w:delText>
        </w:r>
        <w:r w:rsidR="00481F9A" w:rsidRPr="00632245" w:rsidDel="00257C15">
          <w:rPr>
            <w:rFonts w:ascii="Arial" w:hAnsi="Arial" w:cs="Arial"/>
            <w:color w:val="000000" w:themeColor="text1"/>
          </w:rPr>
          <w:delText xml:space="preserve"> формирования потребности в исходном материале для изготовления, </w:delText>
        </w:r>
        <w:r w:rsidRPr="00632245" w:rsidDel="00257C15">
          <w:rPr>
            <w:rFonts w:ascii="Arial" w:hAnsi="Arial" w:cs="Arial"/>
            <w:color w:val="000000" w:themeColor="text1"/>
          </w:rPr>
          <w:delText>выполнения проверки доступности</w:delText>
        </w:r>
        <w:r w:rsidR="002B1885" w:rsidRPr="00632245" w:rsidDel="00257C15">
          <w:rPr>
            <w:rFonts w:ascii="Arial" w:hAnsi="Arial" w:cs="Arial"/>
            <w:color w:val="000000" w:themeColor="text1"/>
          </w:rPr>
          <w:delText xml:space="preserve"> </w:delText>
        </w:r>
        <w:r w:rsidR="00127D34" w:rsidRPr="00632245" w:rsidDel="00257C15">
          <w:rPr>
            <w:rFonts w:ascii="Arial" w:hAnsi="Arial" w:cs="Arial"/>
            <w:color w:val="000000" w:themeColor="text1"/>
          </w:rPr>
          <w:delText>и</w:delText>
        </w:r>
        <w:r w:rsidR="00481F9A" w:rsidRPr="00632245" w:rsidDel="00257C15">
          <w:rPr>
            <w:rFonts w:ascii="Arial" w:hAnsi="Arial" w:cs="Arial"/>
            <w:color w:val="000000" w:themeColor="text1"/>
          </w:rPr>
          <w:delText xml:space="preserve"> </w:delText>
        </w:r>
        <w:r w:rsidRPr="00632245" w:rsidDel="00257C15">
          <w:rPr>
            <w:rFonts w:ascii="Arial" w:hAnsi="Arial" w:cs="Arial"/>
            <w:color w:val="000000" w:themeColor="text1"/>
          </w:rPr>
          <w:delText>п</w:delText>
        </w:r>
      </w:del>
      <w:ins w:id="1886" w:author="Дмитрий Ковтун" w:date="2021-04-01T09:20:00Z">
        <w:r w:rsidR="00257C15">
          <w:rPr>
            <w:rFonts w:ascii="Arial" w:hAnsi="Arial" w:cs="Arial"/>
            <w:color w:val="000000" w:themeColor="text1"/>
          </w:rPr>
          <w:t>п</w:t>
        </w:r>
      </w:ins>
      <w:r w:rsidRPr="00632245">
        <w:rPr>
          <w:rFonts w:ascii="Arial" w:hAnsi="Arial" w:cs="Arial"/>
          <w:color w:val="000000" w:themeColor="text1"/>
        </w:rPr>
        <w:t xml:space="preserve">одтверждения </w:t>
      </w:r>
      <w:del w:id="1887" w:author="Дмитрий Ковтун" w:date="2021-04-01T09:20:00Z">
        <w:r w:rsidRPr="00632245" w:rsidDel="00257C15">
          <w:rPr>
            <w:rFonts w:ascii="Arial" w:hAnsi="Arial" w:cs="Arial"/>
            <w:color w:val="000000" w:themeColor="text1"/>
          </w:rPr>
          <w:delText>запаса</w:delText>
        </w:r>
        <w:r w:rsidR="00127D34" w:rsidRPr="00632245" w:rsidDel="00257C15">
          <w:rPr>
            <w:rFonts w:ascii="Arial" w:hAnsi="Arial" w:cs="Arial"/>
            <w:color w:val="000000" w:themeColor="text1"/>
          </w:rPr>
          <w:delText xml:space="preserve"> исходного</w:delText>
        </w:r>
      </w:del>
      <w:ins w:id="1888" w:author="Дмитрий Ковтун" w:date="2021-04-01T09:20:00Z">
        <w:r w:rsidR="00257C15">
          <w:rPr>
            <w:rFonts w:ascii="Arial" w:hAnsi="Arial" w:cs="Arial"/>
            <w:color w:val="000000" w:themeColor="text1"/>
          </w:rPr>
          <w:t>окончания планирования</w:t>
        </w:r>
      </w:ins>
      <w:del w:id="1889" w:author="Дмитрий Ковтун" w:date="2021-04-01T09:21:00Z">
        <w:r w:rsidR="00127D34" w:rsidRPr="00632245" w:rsidDel="00257C15">
          <w:rPr>
            <w:rFonts w:ascii="Arial" w:hAnsi="Arial" w:cs="Arial"/>
            <w:color w:val="000000" w:themeColor="text1"/>
          </w:rPr>
          <w:delText xml:space="preserve"> </w:delText>
        </w:r>
      </w:del>
      <w:ins w:id="1890" w:author="Дмитрий Ковтун" w:date="2021-04-01T09:21:00Z">
        <w:r w:rsidR="00257C15">
          <w:rPr>
            <w:rFonts w:ascii="Arial" w:hAnsi="Arial" w:cs="Arial"/>
            <w:color w:val="000000" w:themeColor="text1"/>
          </w:rPr>
          <w:t xml:space="preserve"> </w:t>
        </w:r>
      </w:ins>
      <w:del w:id="1891" w:author="Дмитрий Ковтун" w:date="2021-04-01T09:21:00Z">
        <w:r w:rsidR="00127D34" w:rsidRPr="00632245" w:rsidDel="00257C15">
          <w:rPr>
            <w:rFonts w:ascii="Arial" w:hAnsi="Arial" w:cs="Arial"/>
            <w:color w:val="000000" w:themeColor="text1"/>
          </w:rPr>
          <w:delText>материала</w:delText>
        </w:r>
        <w:r w:rsidRPr="00632245" w:rsidDel="00257C15">
          <w:rPr>
            <w:rFonts w:ascii="Arial" w:hAnsi="Arial" w:cs="Arial"/>
            <w:color w:val="000000" w:themeColor="text1"/>
          </w:rPr>
          <w:delText xml:space="preserve"> </w:delText>
        </w:r>
      </w:del>
      <w:ins w:id="1892" w:author="Дмитрий Ковтун" w:date="2021-04-01T09:21:00Z">
        <w:r w:rsidR="00257C15" w:rsidRPr="00632245">
          <w:rPr>
            <w:rFonts w:ascii="Arial" w:hAnsi="Arial" w:cs="Arial"/>
            <w:color w:val="000000" w:themeColor="text1"/>
          </w:rPr>
          <w:t>материал</w:t>
        </w:r>
        <w:r w:rsidR="00257C15">
          <w:rPr>
            <w:rFonts w:ascii="Arial" w:hAnsi="Arial" w:cs="Arial"/>
            <w:color w:val="000000" w:themeColor="text1"/>
          </w:rPr>
          <w:t>ов</w:t>
        </w:r>
      </w:ins>
      <w:ins w:id="1893" w:author="Дмитрий Ковтун" w:date="2021-04-01T09:22:00Z">
        <w:r w:rsidR="00257C15">
          <w:rPr>
            <w:rFonts w:ascii="Arial" w:hAnsi="Arial" w:cs="Arial"/>
            <w:color w:val="000000" w:themeColor="text1"/>
          </w:rPr>
          <w:t>, необходимых</w:t>
        </w:r>
      </w:ins>
      <w:ins w:id="1894" w:author="Дмитрий Ковтун" w:date="2021-04-01T09:21:00Z">
        <w:r w:rsidR="00257C15" w:rsidRPr="00632245">
          <w:rPr>
            <w:rFonts w:ascii="Arial" w:hAnsi="Arial" w:cs="Arial"/>
            <w:color w:val="000000" w:themeColor="text1"/>
          </w:rPr>
          <w:t xml:space="preserve"> </w:t>
        </w:r>
      </w:ins>
      <w:r w:rsidR="002B1885" w:rsidRPr="00632245">
        <w:rPr>
          <w:rFonts w:ascii="Arial" w:hAnsi="Arial" w:cs="Arial"/>
          <w:color w:val="000000" w:themeColor="text1"/>
        </w:rPr>
        <w:t>для выполнения работ</w:t>
      </w:r>
      <w:ins w:id="1895" w:author="Дмитрий Ковтун" w:date="2021-04-01T09:23:00Z">
        <w:r w:rsidR="00257C15">
          <w:rPr>
            <w:rFonts w:ascii="Arial" w:hAnsi="Arial" w:cs="Arial"/>
            <w:color w:val="000000" w:themeColor="text1"/>
          </w:rPr>
          <w:t xml:space="preserve">, </w:t>
        </w:r>
      </w:ins>
      <w:del w:id="1896" w:author="Дмитрий Ковтун" w:date="2021-04-01T09:23:00Z">
        <w:r w:rsidR="002B1885" w:rsidRPr="00632245" w:rsidDel="00257C15">
          <w:rPr>
            <w:rFonts w:ascii="Arial" w:hAnsi="Arial" w:cs="Arial"/>
            <w:color w:val="000000" w:themeColor="text1"/>
          </w:rPr>
          <w:delText xml:space="preserve"> по производственному заказу </w:delText>
        </w:r>
      </w:del>
      <w:ins w:id="1897" w:author="Дмитрий Ковтун" w:date="2021-03-12T18:40:00Z">
        <w:r w:rsidR="0081043D">
          <w:rPr>
            <w:rFonts w:ascii="Arial" w:hAnsi="Arial" w:cs="Arial"/>
            <w:color w:val="000000" w:themeColor="text1"/>
          </w:rPr>
          <w:t>сотрудник с ролью «</w:t>
        </w:r>
      </w:ins>
      <w:r w:rsidR="00F43150" w:rsidRPr="00632245">
        <w:rPr>
          <w:rFonts w:ascii="Arial" w:hAnsi="Arial" w:cs="Arial"/>
          <w:color w:val="000000" w:themeColor="text1"/>
        </w:rPr>
        <w:t>Плановик ЦРММ УО</w:t>
      </w:r>
      <w:ins w:id="1898" w:author="Дмитрий Ковтун" w:date="2021-03-12T18:40:00Z">
        <w:r w:rsidR="0081043D">
          <w:rPr>
            <w:rFonts w:ascii="Arial" w:hAnsi="Arial" w:cs="Arial"/>
            <w:color w:val="000000" w:themeColor="text1"/>
          </w:rPr>
          <w:t>»</w:t>
        </w:r>
      </w:ins>
      <w:r w:rsidRPr="00632245">
        <w:rPr>
          <w:rFonts w:ascii="Arial" w:hAnsi="Arial" w:cs="Arial"/>
          <w:color w:val="000000" w:themeColor="text1"/>
        </w:rPr>
        <w:t xml:space="preserve"> устанавливает статус производственного заказа «МТПЛ </w:t>
      </w:r>
      <w:r w:rsidR="009842EF" w:rsidRPr="00632245">
        <w:rPr>
          <w:rFonts w:ascii="Arial" w:hAnsi="Arial" w:cs="Arial"/>
          <w:color w:val="000000" w:themeColor="text1"/>
        </w:rPr>
        <w:t>–</w:t>
      </w:r>
      <w:r w:rsidRPr="00632245">
        <w:rPr>
          <w:rFonts w:ascii="Arial" w:hAnsi="Arial" w:cs="Arial"/>
          <w:color w:val="000000" w:themeColor="text1"/>
        </w:rPr>
        <w:t xml:space="preserve"> Материалы запланированы». </w:t>
      </w:r>
    </w:p>
    <w:p w14:paraId="0EE9FAA6" w14:textId="550F6E10" w:rsidR="0081043D" w:rsidRDefault="00E84315">
      <w:pPr>
        <w:spacing w:after="240" w:line="276" w:lineRule="auto"/>
        <w:ind w:firstLine="567"/>
        <w:rPr>
          <w:ins w:id="1899" w:author="Дмитрий Ковтун" w:date="2021-03-12T18:42:00Z"/>
          <w:rFonts w:ascii="Arial" w:hAnsi="Arial" w:cs="Arial"/>
          <w:color w:val="000000" w:themeColor="text1"/>
        </w:rPr>
      </w:pPr>
      <w:r w:rsidRPr="00632245">
        <w:rPr>
          <w:rFonts w:ascii="Arial" w:hAnsi="Arial" w:cs="Arial"/>
          <w:color w:val="000000" w:themeColor="text1"/>
        </w:rPr>
        <w:t xml:space="preserve">Статус производственного заказа устанавливается с помощью транзакции </w:t>
      </w:r>
      <w:ins w:id="1900" w:author="Дмитрий Ковтун" w:date="2021-03-12T18:40:00Z">
        <w:r w:rsidR="0081043D">
          <w:rPr>
            <w:rFonts w:ascii="Arial" w:hAnsi="Arial" w:cs="Arial"/>
            <w:color w:val="000000" w:themeColor="text1"/>
          </w:rPr>
          <w:t>«</w:t>
        </w:r>
      </w:ins>
      <w:r w:rsidRPr="00632245">
        <w:rPr>
          <w:rFonts w:ascii="Arial" w:hAnsi="Arial" w:cs="Arial"/>
          <w:color w:val="000000" w:themeColor="text1"/>
        </w:rPr>
        <w:t xml:space="preserve">CO02 </w:t>
      </w:r>
      <w:r w:rsidR="009842EF" w:rsidRPr="00632245">
        <w:rPr>
          <w:rFonts w:ascii="Arial" w:hAnsi="Arial" w:cs="Arial"/>
          <w:color w:val="000000" w:themeColor="text1"/>
        </w:rPr>
        <w:t>–</w:t>
      </w:r>
      <w:r w:rsidRPr="00632245">
        <w:rPr>
          <w:rFonts w:ascii="Arial" w:hAnsi="Arial" w:cs="Arial"/>
          <w:color w:val="000000" w:themeColor="text1"/>
        </w:rPr>
        <w:t xml:space="preserve"> </w:t>
      </w:r>
      <w:del w:id="1901" w:author="Дмитрий Ковтун" w:date="2021-03-12T18:40:00Z">
        <w:r w:rsidR="002B1885" w:rsidRPr="00F00EDF" w:rsidDel="0081043D">
          <w:rPr>
            <w:rFonts w:ascii="Arial" w:hAnsi="Arial" w:cs="Arial"/>
            <w:color w:val="000000" w:themeColor="text1"/>
          </w:rPr>
          <w:delText>«</w:delText>
        </w:r>
      </w:del>
      <w:del w:id="1902" w:author="Дмитрий Ковтун" w:date="2021-03-12T18:42:00Z">
        <w:r w:rsidRPr="00632245" w:rsidDel="0081043D">
          <w:rPr>
            <w:rFonts w:ascii="Arial" w:hAnsi="Arial" w:cs="Arial"/>
            <w:color w:val="000000" w:themeColor="text1"/>
          </w:rPr>
          <w:delText>Заказ изменить</w:delText>
        </w:r>
      </w:del>
      <w:ins w:id="1903" w:author="Дмитрий Ковтун" w:date="2021-03-12T18:42:00Z">
        <w:r w:rsidR="0081043D">
          <w:rPr>
            <w:rFonts w:ascii="Arial" w:hAnsi="Arial" w:cs="Arial"/>
            <w:color w:val="000000" w:themeColor="text1"/>
          </w:rPr>
          <w:t>Изменение производственного заказа</w:t>
        </w:r>
      </w:ins>
      <w:r w:rsidR="002B1885" w:rsidRPr="00F00EDF">
        <w:rPr>
          <w:rFonts w:ascii="Arial" w:hAnsi="Arial" w:cs="Arial"/>
          <w:color w:val="000000" w:themeColor="text1"/>
        </w:rPr>
        <w:t>»</w:t>
      </w:r>
      <w:r w:rsidRPr="00632245">
        <w:rPr>
          <w:rFonts w:ascii="Arial" w:hAnsi="Arial" w:cs="Arial"/>
          <w:color w:val="000000" w:themeColor="text1"/>
        </w:rPr>
        <w:t xml:space="preserve"> </w:t>
      </w:r>
      <w:r w:rsidR="002B1885" w:rsidRPr="00F00EDF">
        <w:rPr>
          <w:rFonts w:ascii="Arial" w:hAnsi="Arial" w:cs="Arial"/>
          <w:color w:val="000000" w:themeColor="text1"/>
        </w:rPr>
        <w:t xml:space="preserve">или транзакции </w:t>
      </w:r>
      <w:r w:rsidRPr="00632245">
        <w:rPr>
          <w:rFonts w:ascii="Arial" w:hAnsi="Arial" w:cs="Arial"/>
          <w:color w:val="000000" w:themeColor="text1"/>
        </w:rPr>
        <w:t xml:space="preserve">COHV </w:t>
      </w:r>
      <w:r w:rsidR="009842EF" w:rsidRPr="00632245">
        <w:rPr>
          <w:rFonts w:ascii="Arial" w:hAnsi="Arial" w:cs="Arial"/>
          <w:color w:val="000000" w:themeColor="text1"/>
        </w:rPr>
        <w:t>–</w:t>
      </w:r>
      <w:r w:rsidRPr="00632245">
        <w:rPr>
          <w:rFonts w:ascii="Arial" w:hAnsi="Arial" w:cs="Arial"/>
          <w:color w:val="000000" w:themeColor="text1"/>
        </w:rPr>
        <w:t xml:space="preserve"> </w:t>
      </w:r>
      <w:r w:rsidR="002B1885" w:rsidRPr="00F00EDF">
        <w:rPr>
          <w:rFonts w:ascii="Arial" w:hAnsi="Arial" w:cs="Arial"/>
          <w:color w:val="000000" w:themeColor="text1"/>
        </w:rPr>
        <w:t>«</w:t>
      </w:r>
      <w:r w:rsidRPr="00632245">
        <w:rPr>
          <w:rFonts w:ascii="Arial" w:hAnsi="Arial" w:cs="Arial"/>
          <w:color w:val="000000" w:themeColor="text1"/>
        </w:rPr>
        <w:t>Массовая обработка производственных заказов</w:t>
      </w:r>
      <w:r w:rsidR="002B1885" w:rsidRPr="00F00EDF">
        <w:rPr>
          <w:rFonts w:ascii="Arial" w:hAnsi="Arial" w:cs="Arial"/>
          <w:color w:val="000000" w:themeColor="text1"/>
        </w:rPr>
        <w:t>»</w:t>
      </w:r>
      <w:r w:rsidRPr="00632245">
        <w:rPr>
          <w:rFonts w:ascii="Arial" w:hAnsi="Arial" w:cs="Arial"/>
          <w:color w:val="000000" w:themeColor="text1"/>
        </w:rPr>
        <w:t xml:space="preserve">. </w:t>
      </w:r>
    </w:p>
    <w:p w14:paraId="51667865" w14:textId="465E7123" w:rsidR="00127D34" w:rsidRPr="00F00EDF" w:rsidDel="00257C15" w:rsidRDefault="00E84315">
      <w:pPr>
        <w:spacing w:after="240" w:line="276" w:lineRule="auto"/>
        <w:ind w:firstLine="567"/>
        <w:rPr>
          <w:del w:id="1904" w:author="Дмитрий Ковтун" w:date="2021-04-01T09:21:00Z"/>
          <w:rFonts w:ascii="Arial" w:hAnsi="Arial" w:cs="Arial"/>
          <w:color w:val="000000" w:themeColor="text1"/>
        </w:rPr>
      </w:pPr>
      <w:del w:id="1905" w:author="Дмитрий Ковтун" w:date="2021-04-01T09:21:00Z">
        <w:r w:rsidRPr="00632245" w:rsidDel="00257C15">
          <w:rPr>
            <w:rFonts w:ascii="Arial" w:hAnsi="Arial" w:cs="Arial"/>
            <w:color w:val="000000" w:themeColor="text1"/>
          </w:rPr>
          <w:delText xml:space="preserve">В случае отсутствия подтверждения запаса в требуемые сроки </w:delText>
        </w:r>
        <w:r w:rsidR="00F43150" w:rsidRPr="00632245" w:rsidDel="00257C15">
          <w:rPr>
            <w:rFonts w:ascii="Arial" w:hAnsi="Arial" w:cs="Arial"/>
            <w:color w:val="000000" w:themeColor="text1"/>
          </w:rPr>
          <w:delText>Плановик ЦРММ УО</w:delText>
        </w:r>
        <w:r w:rsidRPr="00632245" w:rsidDel="00257C15">
          <w:rPr>
            <w:rFonts w:ascii="Arial" w:hAnsi="Arial" w:cs="Arial"/>
            <w:color w:val="000000" w:themeColor="text1"/>
          </w:rPr>
          <w:delText xml:space="preserve"> выполняет корректирующие мероприятия (согласует новые сроки с сотрудником подразделения-заявителя, по результату согласования корректирует сроки производственного заказа или по согласованию с технологом ЦРММ и сотрудником подразделения-заявителя запрашивает замену).</w:delText>
        </w:r>
      </w:del>
    </w:p>
    <w:p w14:paraId="7B374D12" w14:textId="735CFCC7" w:rsidR="00E84315" w:rsidRPr="00F00EDF" w:rsidRDefault="00E84315" w:rsidP="00632245">
      <w:pPr>
        <w:pStyle w:val="4"/>
        <w:rPr>
          <w:rFonts w:cs="Arial"/>
          <w:color w:val="000000" w:themeColor="text1"/>
        </w:rPr>
      </w:pPr>
      <w:r w:rsidRPr="00F00EDF">
        <w:rPr>
          <w:rFonts w:cs="Arial"/>
          <w:color w:val="000000" w:themeColor="text1"/>
        </w:rPr>
        <w:t>Шаг процесса 40</w:t>
      </w:r>
      <w:r w:rsidR="008A06E2" w:rsidRPr="00F00EDF">
        <w:rPr>
          <w:rFonts w:cs="Arial"/>
          <w:color w:val="000000" w:themeColor="text1"/>
        </w:rPr>
        <w:t xml:space="preserve"> - </w:t>
      </w:r>
      <w:r w:rsidRPr="00F00EDF">
        <w:rPr>
          <w:rFonts w:cs="Arial"/>
          <w:color w:val="000000" w:themeColor="text1"/>
        </w:rPr>
        <w:t>Установка статуса «Мощности сбалансированы»</w:t>
      </w:r>
    </w:p>
    <w:p w14:paraId="13949E08" w14:textId="77777777" w:rsidR="00E84315" w:rsidRPr="00F00EDF" w:rsidRDefault="00E84315"/>
    <w:p w14:paraId="348969CA" w14:textId="77777777" w:rsidR="009016D3" w:rsidRDefault="00E84315">
      <w:pPr>
        <w:spacing w:after="240" w:line="276" w:lineRule="auto"/>
        <w:ind w:firstLine="567"/>
        <w:rPr>
          <w:ins w:id="1906" w:author="Дмитрий Ковтун" w:date="2021-03-12T18:54:00Z"/>
          <w:rFonts w:ascii="Arial" w:hAnsi="Arial" w:cs="Arial"/>
          <w:color w:val="000000" w:themeColor="text1"/>
        </w:rPr>
      </w:pPr>
      <w:r w:rsidRPr="00632245">
        <w:rPr>
          <w:rFonts w:ascii="Arial" w:hAnsi="Arial" w:cs="Arial"/>
          <w:color w:val="000000" w:themeColor="text1"/>
        </w:rPr>
        <w:t xml:space="preserve">После </w:t>
      </w:r>
      <w:del w:id="1907" w:author="Дмитрий Ковтун" w:date="2021-03-12T18:44:00Z">
        <w:r w:rsidRPr="00632245" w:rsidDel="009C5EA9">
          <w:rPr>
            <w:rFonts w:ascii="Arial" w:hAnsi="Arial" w:cs="Arial"/>
            <w:color w:val="000000" w:themeColor="text1"/>
          </w:rPr>
          <w:delText>планирования покупных МТР</w:delText>
        </w:r>
      </w:del>
      <w:ins w:id="1908" w:author="Дмитрий Ковтун" w:date="2021-03-12T18:44:00Z">
        <w:r w:rsidR="009C5EA9">
          <w:rPr>
            <w:rFonts w:ascii="Arial" w:hAnsi="Arial" w:cs="Arial"/>
            <w:color w:val="000000" w:themeColor="text1"/>
          </w:rPr>
          <w:t>подтверждения шага планирования МТР, требуемых для производства, сотрудник с ролью «</w:t>
        </w:r>
      </w:ins>
      <w:del w:id="1909" w:author="Дмитрий Ковтун" w:date="2021-03-12T18:44:00Z">
        <w:r w:rsidRPr="00632245" w:rsidDel="009C5EA9">
          <w:rPr>
            <w:rFonts w:ascii="Arial" w:hAnsi="Arial" w:cs="Arial"/>
            <w:color w:val="000000" w:themeColor="text1"/>
          </w:rPr>
          <w:delText xml:space="preserve"> </w:delText>
        </w:r>
      </w:del>
      <w:r w:rsidR="00F43150" w:rsidRPr="00632245">
        <w:rPr>
          <w:rFonts w:ascii="Arial" w:hAnsi="Arial" w:cs="Arial"/>
          <w:color w:val="000000" w:themeColor="text1"/>
        </w:rPr>
        <w:t>Плановик ЦРММ УО</w:t>
      </w:r>
      <w:ins w:id="1910" w:author="Дмитрий Ковтун" w:date="2021-03-12T18:44:00Z">
        <w:r w:rsidR="009C5EA9">
          <w:rPr>
            <w:rFonts w:ascii="Arial" w:hAnsi="Arial" w:cs="Arial"/>
            <w:color w:val="000000" w:themeColor="text1"/>
          </w:rPr>
          <w:t>»</w:t>
        </w:r>
      </w:ins>
      <w:r w:rsidRPr="00632245">
        <w:rPr>
          <w:rFonts w:ascii="Arial" w:hAnsi="Arial" w:cs="Arial"/>
          <w:color w:val="000000" w:themeColor="text1"/>
        </w:rPr>
        <w:t xml:space="preserve"> вне системы анализирует загрузку производственных мощностей (персонал, оборудование) и при выявлении недоступности проводит балансировку мощностей с помощью корректировки сроков производственных заказов. По результатам</w:t>
      </w:r>
      <w:ins w:id="1911" w:author="Дмитрий Ковтун" w:date="2021-03-12T18:45:00Z">
        <w:r w:rsidR="009C5EA9">
          <w:rPr>
            <w:rFonts w:ascii="Arial" w:hAnsi="Arial" w:cs="Arial"/>
            <w:color w:val="000000" w:themeColor="text1"/>
          </w:rPr>
          <w:t xml:space="preserve"> </w:t>
        </w:r>
      </w:ins>
      <w:ins w:id="1912" w:author="Дмитрий Ковтун" w:date="2021-03-12T18:46:00Z">
        <w:r w:rsidR="009C5EA9">
          <w:rPr>
            <w:rFonts w:ascii="Arial" w:hAnsi="Arial" w:cs="Arial"/>
            <w:color w:val="000000" w:themeColor="text1"/>
          </w:rPr>
          <w:t>выполненных</w:t>
        </w:r>
      </w:ins>
      <w:ins w:id="1913" w:author="Дмитрий Ковтун" w:date="2021-03-12T18:45:00Z">
        <w:r w:rsidR="009C5EA9">
          <w:rPr>
            <w:rFonts w:ascii="Arial" w:hAnsi="Arial" w:cs="Arial"/>
            <w:color w:val="000000" w:themeColor="text1"/>
          </w:rPr>
          <w:t xml:space="preserve"> мероприятий</w:t>
        </w:r>
      </w:ins>
      <w:ins w:id="1914" w:author="Дмитрий Ковтун" w:date="2021-03-12T18:46:00Z">
        <w:r w:rsidR="009C5EA9">
          <w:rPr>
            <w:rFonts w:ascii="Arial" w:hAnsi="Arial" w:cs="Arial"/>
            <w:color w:val="000000" w:themeColor="text1"/>
          </w:rPr>
          <w:t xml:space="preserve">, </w:t>
        </w:r>
      </w:ins>
      <w:del w:id="1915" w:author="Дмитрий Ковтун" w:date="2021-03-12T18:46:00Z">
        <w:r w:rsidRPr="00632245" w:rsidDel="009C5EA9">
          <w:rPr>
            <w:rFonts w:ascii="Arial" w:hAnsi="Arial" w:cs="Arial"/>
            <w:color w:val="000000" w:themeColor="text1"/>
          </w:rPr>
          <w:delText xml:space="preserve"> </w:delText>
        </w:r>
      </w:del>
      <w:ins w:id="1916" w:author="Дмитрий Ковтун" w:date="2021-03-12T18:46:00Z">
        <w:r w:rsidR="009C5EA9" w:rsidRPr="00632245">
          <w:rPr>
            <w:rFonts w:ascii="Arial" w:hAnsi="Arial" w:cs="Arial"/>
            <w:color w:val="000000" w:themeColor="text1"/>
          </w:rPr>
          <w:t xml:space="preserve">Плановик ЦРММ УО </w:t>
        </w:r>
      </w:ins>
      <w:r w:rsidRPr="00632245">
        <w:rPr>
          <w:rFonts w:ascii="Arial" w:hAnsi="Arial" w:cs="Arial"/>
          <w:color w:val="000000" w:themeColor="text1"/>
        </w:rPr>
        <w:t xml:space="preserve">устанавливает </w:t>
      </w:r>
      <w:ins w:id="1917" w:author="Дмитрий Ковтун" w:date="2021-03-12T18:46:00Z">
        <w:r w:rsidR="009C5EA9">
          <w:rPr>
            <w:rFonts w:ascii="Arial" w:hAnsi="Arial" w:cs="Arial"/>
            <w:color w:val="000000" w:themeColor="text1"/>
          </w:rPr>
          <w:t xml:space="preserve">производственному заказу </w:t>
        </w:r>
      </w:ins>
      <w:r w:rsidRPr="00632245">
        <w:rPr>
          <w:rFonts w:ascii="Arial" w:hAnsi="Arial" w:cs="Arial"/>
          <w:color w:val="000000" w:themeColor="text1"/>
        </w:rPr>
        <w:t xml:space="preserve">статус «МНБЛ – Мощности сбалансированы». </w:t>
      </w:r>
    </w:p>
    <w:p w14:paraId="0D40D4B7" w14:textId="62BAD4FA" w:rsidR="00D8683A" w:rsidRPr="00632245" w:rsidRDefault="00E84315">
      <w:pPr>
        <w:spacing w:after="240" w:line="276" w:lineRule="auto"/>
        <w:ind w:firstLine="567"/>
        <w:rPr>
          <w:rFonts w:ascii="Arial" w:hAnsi="Arial" w:cs="Arial"/>
          <w:color w:val="000000" w:themeColor="text1"/>
        </w:rPr>
      </w:pPr>
      <w:r w:rsidRPr="00632245">
        <w:rPr>
          <w:rFonts w:ascii="Arial" w:hAnsi="Arial" w:cs="Arial"/>
          <w:color w:val="000000" w:themeColor="text1"/>
        </w:rPr>
        <w:t xml:space="preserve">Статус производственного заказа устанавливается с помощью транзакции </w:t>
      </w:r>
      <w:ins w:id="1918" w:author="Дмитрий Ковтун" w:date="2021-03-12T18:46:00Z">
        <w:r w:rsidR="009C5EA9">
          <w:rPr>
            <w:rFonts w:ascii="Arial" w:hAnsi="Arial" w:cs="Arial"/>
            <w:color w:val="000000" w:themeColor="text1"/>
          </w:rPr>
          <w:t>«</w:t>
        </w:r>
      </w:ins>
      <w:r w:rsidRPr="00632245">
        <w:rPr>
          <w:rFonts w:ascii="Arial" w:hAnsi="Arial" w:cs="Arial"/>
          <w:color w:val="000000" w:themeColor="text1"/>
        </w:rPr>
        <w:t xml:space="preserve">CO02 </w:t>
      </w:r>
      <w:r w:rsidR="009842EF" w:rsidRPr="00632245">
        <w:rPr>
          <w:rFonts w:ascii="Arial" w:hAnsi="Arial" w:cs="Arial"/>
          <w:color w:val="000000" w:themeColor="text1"/>
        </w:rPr>
        <w:t>–</w:t>
      </w:r>
      <w:r w:rsidRPr="00632245">
        <w:rPr>
          <w:rFonts w:ascii="Arial" w:hAnsi="Arial" w:cs="Arial"/>
          <w:color w:val="000000" w:themeColor="text1"/>
        </w:rPr>
        <w:t xml:space="preserve"> </w:t>
      </w:r>
      <w:ins w:id="1919" w:author="Дмитрий Ковтун" w:date="2021-03-12T18:47:00Z">
        <w:r w:rsidR="009C5EA9">
          <w:rPr>
            <w:rFonts w:ascii="Arial" w:hAnsi="Arial" w:cs="Arial"/>
            <w:color w:val="000000" w:themeColor="text1"/>
          </w:rPr>
          <w:t xml:space="preserve">Изменение производственного заказа» </w:t>
        </w:r>
      </w:ins>
      <w:del w:id="1920" w:author="Дмитрий Ковтун" w:date="2021-03-12T18:47:00Z">
        <w:r w:rsidRPr="00632245" w:rsidDel="009C5EA9">
          <w:rPr>
            <w:rFonts w:ascii="Arial" w:hAnsi="Arial" w:cs="Arial"/>
            <w:color w:val="000000" w:themeColor="text1"/>
          </w:rPr>
          <w:delText xml:space="preserve">Заказ изменить </w:delText>
        </w:r>
      </w:del>
      <w:r w:rsidRPr="00632245">
        <w:rPr>
          <w:rFonts w:ascii="Arial" w:hAnsi="Arial" w:cs="Arial"/>
          <w:color w:val="000000" w:themeColor="text1"/>
        </w:rPr>
        <w:t xml:space="preserve">или </w:t>
      </w:r>
      <w:ins w:id="1921" w:author="Дмитрий Ковтун" w:date="2021-03-12T18:47:00Z">
        <w:r w:rsidR="009C5EA9">
          <w:rPr>
            <w:rFonts w:ascii="Arial" w:hAnsi="Arial" w:cs="Arial"/>
            <w:color w:val="000000" w:themeColor="text1"/>
          </w:rPr>
          <w:t>«</w:t>
        </w:r>
      </w:ins>
      <w:r w:rsidRPr="00632245">
        <w:rPr>
          <w:rFonts w:ascii="Arial" w:hAnsi="Arial" w:cs="Arial"/>
          <w:color w:val="000000" w:themeColor="text1"/>
        </w:rPr>
        <w:t xml:space="preserve">COHV </w:t>
      </w:r>
      <w:r w:rsidR="009842EF" w:rsidRPr="00632245">
        <w:rPr>
          <w:rFonts w:ascii="Arial" w:hAnsi="Arial" w:cs="Arial"/>
          <w:color w:val="000000" w:themeColor="text1"/>
        </w:rPr>
        <w:t>–</w:t>
      </w:r>
      <w:r w:rsidRPr="00632245">
        <w:rPr>
          <w:rFonts w:ascii="Arial" w:hAnsi="Arial" w:cs="Arial"/>
          <w:color w:val="000000" w:themeColor="text1"/>
        </w:rPr>
        <w:t xml:space="preserve"> Массовая обработка производственных заказов</w:t>
      </w:r>
      <w:ins w:id="1922" w:author="Дмитрий Ковтун" w:date="2021-03-12T18:47:00Z">
        <w:r w:rsidR="009C5EA9">
          <w:rPr>
            <w:rFonts w:ascii="Arial" w:hAnsi="Arial" w:cs="Arial"/>
            <w:color w:val="000000" w:themeColor="text1"/>
          </w:rPr>
          <w:t>»</w:t>
        </w:r>
      </w:ins>
      <w:r w:rsidRPr="00632245">
        <w:rPr>
          <w:rFonts w:ascii="Arial" w:hAnsi="Arial" w:cs="Arial"/>
          <w:color w:val="000000" w:themeColor="text1"/>
        </w:rPr>
        <w:t xml:space="preserve">. </w:t>
      </w:r>
    </w:p>
    <w:p w14:paraId="7CC6F90F" w14:textId="03AEB44B" w:rsidR="00E84315" w:rsidRPr="00F00EDF" w:rsidRDefault="00E84315" w:rsidP="00632245">
      <w:pPr>
        <w:pStyle w:val="4"/>
        <w:rPr>
          <w:rFonts w:cs="Arial"/>
          <w:color w:val="000000" w:themeColor="text1"/>
        </w:rPr>
      </w:pPr>
      <w:r w:rsidRPr="00F00EDF">
        <w:rPr>
          <w:rFonts w:cs="Arial"/>
          <w:color w:val="000000" w:themeColor="text1"/>
        </w:rPr>
        <w:lastRenderedPageBreak/>
        <w:t>Шаг процесса 45</w:t>
      </w:r>
      <w:r w:rsidR="008A06E2" w:rsidRPr="00F00EDF">
        <w:rPr>
          <w:rFonts w:cs="Arial"/>
          <w:color w:val="000000" w:themeColor="text1"/>
        </w:rPr>
        <w:t xml:space="preserve"> -</w:t>
      </w:r>
      <w:r w:rsidRPr="00F00EDF">
        <w:rPr>
          <w:rFonts w:cs="Arial"/>
          <w:color w:val="000000" w:themeColor="text1"/>
        </w:rPr>
        <w:t xml:space="preserve"> </w:t>
      </w:r>
      <w:r w:rsidR="001A66E4" w:rsidRPr="00F00EDF">
        <w:rPr>
          <w:rFonts w:cs="Arial"/>
          <w:color w:val="000000" w:themeColor="text1"/>
        </w:rPr>
        <w:t>Утверждение производственного заказа</w:t>
      </w:r>
    </w:p>
    <w:p w14:paraId="784DB134" w14:textId="77777777" w:rsidR="00E84315" w:rsidRPr="00F00EDF" w:rsidRDefault="00E84315"/>
    <w:p w14:paraId="1F663D72" w14:textId="257E17CF" w:rsidR="009016D3" w:rsidRDefault="00E84315">
      <w:pPr>
        <w:spacing w:after="240" w:line="276" w:lineRule="auto"/>
        <w:ind w:firstLine="567"/>
        <w:rPr>
          <w:ins w:id="1923" w:author="Дмитрий Ковтун" w:date="2021-03-12T18:54:00Z"/>
          <w:rFonts w:ascii="Arial" w:hAnsi="Arial" w:cs="Arial"/>
          <w:color w:val="000000" w:themeColor="text1"/>
        </w:rPr>
      </w:pPr>
      <w:r w:rsidRPr="00F00EDF">
        <w:rPr>
          <w:rFonts w:ascii="Arial" w:hAnsi="Arial" w:cs="Arial"/>
          <w:color w:val="000000" w:themeColor="text1"/>
        </w:rPr>
        <w:t xml:space="preserve">Для утверждения </w:t>
      </w:r>
      <w:r w:rsidR="00127D34" w:rsidRPr="00F00EDF">
        <w:rPr>
          <w:rFonts w:ascii="Arial" w:hAnsi="Arial" w:cs="Arial"/>
          <w:color w:val="000000" w:themeColor="text1"/>
        </w:rPr>
        <w:t>производственного заказа</w:t>
      </w:r>
      <w:r w:rsidRPr="00F00EDF">
        <w:rPr>
          <w:rFonts w:ascii="Arial" w:hAnsi="Arial" w:cs="Arial"/>
          <w:color w:val="000000" w:themeColor="text1"/>
        </w:rPr>
        <w:t xml:space="preserve"> и возможности отражения фактических данных</w:t>
      </w:r>
      <w:ins w:id="1924" w:author="Дмитрий Ковтун" w:date="2021-03-12T18:47:00Z">
        <w:r w:rsidR="00CE5771">
          <w:rPr>
            <w:rFonts w:ascii="Arial" w:hAnsi="Arial" w:cs="Arial"/>
            <w:color w:val="000000" w:themeColor="text1"/>
          </w:rPr>
          <w:t xml:space="preserve">, сотрудник с ролью </w:t>
        </w:r>
      </w:ins>
      <w:del w:id="1925" w:author="Дмитрий Ковтун" w:date="2021-03-12T18:47:00Z">
        <w:r w:rsidRPr="00F00EDF" w:rsidDel="00CE5771">
          <w:rPr>
            <w:rFonts w:ascii="Arial" w:hAnsi="Arial" w:cs="Arial"/>
            <w:color w:val="000000" w:themeColor="text1"/>
          </w:rPr>
          <w:delText xml:space="preserve"> </w:delText>
        </w:r>
      </w:del>
      <w:ins w:id="1926" w:author="Дмитрий Ковтун" w:date="2021-03-12T18:47:00Z">
        <w:r w:rsidR="00CE5771">
          <w:rPr>
            <w:rFonts w:ascii="Arial" w:hAnsi="Arial" w:cs="Arial"/>
            <w:color w:val="000000" w:themeColor="text1"/>
          </w:rPr>
          <w:t>«</w:t>
        </w:r>
      </w:ins>
      <w:r w:rsidR="00F43150" w:rsidRPr="00F00EDF">
        <w:rPr>
          <w:rFonts w:ascii="Arial" w:hAnsi="Arial" w:cs="Arial"/>
          <w:color w:val="000000" w:themeColor="text1"/>
        </w:rPr>
        <w:t>Специалист ЦРММ УО</w:t>
      </w:r>
      <w:ins w:id="1927" w:author="Дмитрий Ковтун" w:date="2021-03-12T18:47:00Z">
        <w:r w:rsidR="00CE5771">
          <w:rPr>
            <w:rFonts w:ascii="Arial" w:hAnsi="Arial" w:cs="Arial"/>
            <w:color w:val="000000" w:themeColor="text1"/>
          </w:rPr>
          <w:t>»</w:t>
        </w:r>
      </w:ins>
      <w:ins w:id="1928" w:author="Дмитрий Ковтун" w:date="2021-03-12T18:51:00Z">
        <w:r w:rsidR="00CE5771">
          <w:rPr>
            <w:rFonts w:ascii="Arial" w:hAnsi="Arial" w:cs="Arial"/>
            <w:color w:val="000000" w:themeColor="text1"/>
          </w:rPr>
          <w:t>,</w:t>
        </w:r>
      </w:ins>
      <w:r w:rsidRPr="00F00EDF">
        <w:rPr>
          <w:rFonts w:ascii="Arial" w:hAnsi="Arial" w:cs="Arial"/>
          <w:color w:val="000000" w:themeColor="text1"/>
        </w:rPr>
        <w:t xml:space="preserve"> выбирает список производственных заказов со статусом «МНБЛ</w:t>
      </w:r>
      <w:r w:rsidR="00127D34" w:rsidRPr="00F00EDF">
        <w:rPr>
          <w:rFonts w:ascii="Arial" w:hAnsi="Arial" w:cs="Arial"/>
          <w:color w:val="000000" w:themeColor="text1"/>
        </w:rPr>
        <w:t xml:space="preserve"> </w:t>
      </w:r>
      <w:r w:rsidRPr="00F00EDF">
        <w:rPr>
          <w:rFonts w:ascii="Arial" w:hAnsi="Arial" w:cs="Arial"/>
          <w:color w:val="000000" w:themeColor="text1"/>
        </w:rPr>
        <w:t>-</w:t>
      </w:r>
      <w:r w:rsidR="00127D34" w:rsidRPr="00F00EDF">
        <w:rPr>
          <w:rFonts w:ascii="Arial" w:hAnsi="Arial" w:cs="Arial"/>
          <w:color w:val="000000" w:themeColor="text1"/>
        </w:rPr>
        <w:t xml:space="preserve"> </w:t>
      </w:r>
      <w:r w:rsidRPr="00F00EDF">
        <w:rPr>
          <w:rFonts w:ascii="Arial" w:hAnsi="Arial" w:cs="Arial"/>
          <w:color w:val="000000" w:themeColor="text1"/>
        </w:rPr>
        <w:t>Мощности сбалансированы»</w:t>
      </w:r>
      <w:ins w:id="1929" w:author="Дмитрий Ковтун" w:date="2021-03-12T18:51:00Z">
        <w:r w:rsidR="00CE5771">
          <w:rPr>
            <w:rFonts w:ascii="Arial" w:hAnsi="Arial" w:cs="Arial"/>
            <w:color w:val="000000" w:themeColor="text1"/>
          </w:rPr>
          <w:t xml:space="preserve">. </w:t>
        </w:r>
      </w:ins>
      <w:r w:rsidRPr="00F00EDF">
        <w:rPr>
          <w:rFonts w:ascii="Arial" w:hAnsi="Arial" w:cs="Arial"/>
          <w:color w:val="000000" w:themeColor="text1"/>
        </w:rPr>
        <w:t xml:space="preserve"> </w:t>
      </w:r>
      <w:del w:id="1930" w:author="Дмитрий Ковтун" w:date="2021-03-12T18:51:00Z">
        <w:r w:rsidRPr="00F00EDF" w:rsidDel="00CE5771">
          <w:rPr>
            <w:rFonts w:ascii="Arial" w:hAnsi="Arial" w:cs="Arial"/>
            <w:color w:val="000000" w:themeColor="text1"/>
          </w:rPr>
          <w:delText xml:space="preserve">и </w:delText>
        </w:r>
      </w:del>
      <w:del w:id="1931" w:author="Дмитрий Ковтун" w:date="2021-03-12T18:48:00Z">
        <w:r w:rsidRPr="00F00EDF" w:rsidDel="00CE5771">
          <w:rPr>
            <w:rFonts w:ascii="Arial" w:hAnsi="Arial" w:cs="Arial"/>
            <w:color w:val="000000" w:themeColor="text1"/>
          </w:rPr>
          <w:delText xml:space="preserve">утверждает </w:delText>
        </w:r>
      </w:del>
      <w:ins w:id="1932" w:author="Дмитрий Ковтун" w:date="2021-03-12T18:51:00Z">
        <w:r w:rsidR="00CE5771">
          <w:rPr>
            <w:rFonts w:ascii="Arial" w:hAnsi="Arial" w:cs="Arial"/>
            <w:color w:val="000000" w:themeColor="text1"/>
          </w:rPr>
          <w:t>Для выбранных заказов</w:t>
        </w:r>
        <w:r w:rsidR="009016D3">
          <w:rPr>
            <w:rFonts w:ascii="Arial" w:hAnsi="Arial" w:cs="Arial"/>
            <w:color w:val="000000" w:themeColor="text1"/>
          </w:rPr>
          <w:t xml:space="preserve"> выполняется процедура деблокирования</w:t>
        </w:r>
      </w:ins>
      <w:del w:id="1933" w:author="Дмитрий Ковтун" w:date="2021-03-12T18:48:00Z">
        <w:r w:rsidRPr="00F00EDF" w:rsidDel="00CE5771">
          <w:rPr>
            <w:rFonts w:ascii="Arial" w:hAnsi="Arial" w:cs="Arial"/>
            <w:color w:val="000000" w:themeColor="text1"/>
          </w:rPr>
          <w:delText>(д</w:delText>
        </w:r>
      </w:del>
      <w:del w:id="1934" w:author="Дмитрий Ковтун" w:date="2021-03-12T18:49:00Z">
        <w:r w:rsidRPr="00F00EDF" w:rsidDel="00CE5771">
          <w:rPr>
            <w:rFonts w:ascii="Arial" w:hAnsi="Arial" w:cs="Arial"/>
            <w:color w:val="000000" w:themeColor="text1"/>
          </w:rPr>
          <w:delText xml:space="preserve">еблокирует) в системе </w:delText>
        </w:r>
        <w:r w:rsidRPr="00632245" w:rsidDel="00CE5771">
          <w:rPr>
            <w:rFonts w:ascii="Arial" w:hAnsi="Arial" w:cs="Arial"/>
            <w:color w:val="000000" w:themeColor="text1"/>
          </w:rPr>
          <w:delText>SAP</w:delText>
        </w:r>
        <w:r w:rsidRPr="00F00EDF" w:rsidDel="00CE5771">
          <w:rPr>
            <w:rFonts w:ascii="Arial" w:hAnsi="Arial" w:cs="Arial"/>
            <w:color w:val="000000" w:themeColor="text1"/>
          </w:rPr>
          <w:delText xml:space="preserve"> </w:delText>
        </w:r>
        <w:r w:rsidRPr="00632245" w:rsidDel="00CE5771">
          <w:rPr>
            <w:rFonts w:ascii="Arial" w:hAnsi="Arial" w:cs="Arial"/>
            <w:color w:val="000000" w:themeColor="text1"/>
          </w:rPr>
          <w:delText>S</w:delText>
        </w:r>
        <w:r w:rsidRPr="00F00EDF" w:rsidDel="00CE5771">
          <w:rPr>
            <w:rFonts w:ascii="Arial" w:hAnsi="Arial" w:cs="Arial"/>
            <w:color w:val="000000" w:themeColor="text1"/>
          </w:rPr>
          <w:delText>/4 производственные заказы</w:delText>
        </w:r>
      </w:del>
      <w:r w:rsidRPr="00F00EDF">
        <w:rPr>
          <w:rFonts w:ascii="Arial" w:hAnsi="Arial" w:cs="Arial"/>
          <w:color w:val="000000" w:themeColor="text1"/>
        </w:rPr>
        <w:t xml:space="preserve">. </w:t>
      </w:r>
    </w:p>
    <w:p w14:paraId="3D0AE6A3" w14:textId="1EA7D3A6" w:rsidR="004F012B" w:rsidRDefault="00E84315" w:rsidP="004F012B">
      <w:pPr>
        <w:spacing w:after="240" w:line="276" w:lineRule="auto"/>
        <w:ind w:firstLine="567"/>
        <w:rPr>
          <w:moveTo w:id="1935" w:author="Дмитрий Ковтун" w:date="2021-04-01T09:39:00Z"/>
          <w:rFonts w:ascii="Arial" w:hAnsi="Arial" w:cs="Arial"/>
          <w:color w:val="000000" w:themeColor="text1"/>
        </w:rPr>
      </w:pPr>
      <w:r w:rsidRPr="00F00EDF">
        <w:rPr>
          <w:rFonts w:ascii="Arial" w:hAnsi="Arial" w:cs="Arial"/>
          <w:color w:val="000000" w:themeColor="text1"/>
        </w:rPr>
        <w:t xml:space="preserve">Деблокирование </w:t>
      </w:r>
      <w:r w:rsidR="00127D34" w:rsidRPr="00F00EDF">
        <w:rPr>
          <w:rFonts w:ascii="Arial" w:hAnsi="Arial" w:cs="Arial"/>
          <w:color w:val="000000" w:themeColor="text1"/>
        </w:rPr>
        <w:t xml:space="preserve">производственных </w:t>
      </w:r>
      <w:r w:rsidRPr="00F00EDF">
        <w:rPr>
          <w:rFonts w:ascii="Arial" w:hAnsi="Arial" w:cs="Arial"/>
          <w:color w:val="000000" w:themeColor="text1"/>
        </w:rPr>
        <w:t>заказ</w:t>
      </w:r>
      <w:r w:rsidR="00127D34" w:rsidRPr="00F00EDF">
        <w:rPr>
          <w:rFonts w:ascii="Arial" w:hAnsi="Arial" w:cs="Arial"/>
          <w:color w:val="000000" w:themeColor="text1"/>
        </w:rPr>
        <w:t>ов</w:t>
      </w:r>
      <w:r w:rsidRPr="00F00EDF">
        <w:rPr>
          <w:rFonts w:ascii="Arial" w:hAnsi="Arial" w:cs="Arial"/>
          <w:color w:val="000000" w:themeColor="text1"/>
        </w:rPr>
        <w:t xml:space="preserve"> выполняется с помощью транзакции </w:t>
      </w:r>
      <w:ins w:id="1936" w:author="Дмитрий Ковтун" w:date="2021-03-12T18:52:00Z">
        <w:r w:rsidR="00CE5771">
          <w:rPr>
            <w:rFonts w:ascii="Arial" w:hAnsi="Arial" w:cs="Arial"/>
            <w:color w:val="000000" w:themeColor="text1"/>
          </w:rPr>
          <w:t>«</w:t>
        </w:r>
      </w:ins>
      <w:r w:rsidRPr="00F00EDF">
        <w:rPr>
          <w:rFonts w:ascii="Arial" w:hAnsi="Arial" w:cs="Arial"/>
          <w:color w:val="000000" w:themeColor="text1"/>
        </w:rPr>
        <w:t>С</w:t>
      </w:r>
      <w:r w:rsidRPr="00632245">
        <w:rPr>
          <w:rFonts w:ascii="Arial" w:hAnsi="Arial" w:cs="Arial"/>
          <w:color w:val="000000" w:themeColor="text1"/>
        </w:rPr>
        <w:t>O</w:t>
      </w:r>
      <w:r w:rsidRPr="00F00EDF">
        <w:rPr>
          <w:rFonts w:ascii="Arial" w:hAnsi="Arial" w:cs="Arial"/>
          <w:color w:val="000000" w:themeColor="text1"/>
        </w:rPr>
        <w:t>02</w:t>
      </w:r>
      <w:ins w:id="1937" w:author="Дмитрий Ковтун" w:date="2021-03-12T18:52:00Z">
        <w:r w:rsidR="00CE5771">
          <w:rPr>
            <w:rFonts w:ascii="Arial" w:hAnsi="Arial" w:cs="Arial"/>
            <w:color w:val="000000" w:themeColor="text1"/>
          </w:rPr>
          <w:t xml:space="preserve"> - </w:t>
        </w:r>
      </w:ins>
      <w:del w:id="1938" w:author="Дмитрий Ковтун" w:date="2021-03-12T18:52:00Z">
        <w:r w:rsidRPr="00F00EDF" w:rsidDel="00CE5771">
          <w:rPr>
            <w:rFonts w:ascii="Arial" w:hAnsi="Arial" w:cs="Arial"/>
            <w:color w:val="000000" w:themeColor="text1"/>
          </w:rPr>
          <w:delText xml:space="preserve"> </w:delText>
        </w:r>
        <w:r w:rsidR="00127D34" w:rsidRPr="00F00EDF" w:rsidDel="00CE5771">
          <w:rPr>
            <w:rFonts w:ascii="Arial" w:hAnsi="Arial" w:cs="Arial"/>
            <w:color w:val="000000" w:themeColor="text1"/>
          </w:rPr>
          <w:delText>«</w:delText>
        </w:r>
      </w:del>
      <w:ins w:id="1939" w:author="Дмитрий Ковтун" w:date="2021-03-12T18:52:00Z">
        <w:r w:rsidR="00CE5771">
          <w:rPr>
            <w:rFonts w:ascii="Arial" w:hAnsi="Arial" w:cs="Arial"/>
            <w:color w:val="000000" w:themeColor="text1"/>
          </w:rPr>
          <w:t>Изменение производственного заказа</w:t>
        </w:r>
      </w:ins>
      <w:del w:id="1940" w:author="Дмитрий Ковтун" w:date="2021-03-12T18:52:00Z">
        <w:r w:rsidRPr="00F00EDF" w:rsidDel="00CE5771">
          <w:rPr>
            <w:rFonts w:ascii="Arial" w:hAnsi="Arial" w:cs="Arial"/>
            <w:color w:val="000000" w:themeColor="text1"/>
          </w:rPr>
          <w:delText>Производственный заказ изменить</w:delText>
        </w:r>
      </w:del>
      <w:r w:rsidR="00127D34" w:rsidRPr="00F00EDF">
        <w:rPr>
          <w:rFonts w:ascii="Arial" w:hAnsi="Arial" w:cs="Arial"/>
          <w:color w:val="000000" w:themeColor="text1"/>
        </w:rPr>
        <w:t>» (один производственный заказ)</w:t>
      </w:r>
      <w:r w:rsidRPr="00F00EDF">
        <w:rPr>
          <w:rFonts w:ascii="Arial" w:hAnsi="Arial" w:cs="Arial"/>
          <w:color w:val="000000" w:themeColor="text1"/>
        </w:rPr>
        <w:t xml:space="preserve"> или с помощью транзакции </w:t>
      </w:r>
      <w:ins w:id="1941" w:author="Дмитрий Ковтун" w:date="2021-03-12T18:52:00Z">
        <w:r w:rsidR="00CE5771">
          <w:rPr>
            <w:rFonts w:ascii="Arial" w:hAnsi="Arial" w:cs="Arial"/>
            <w:color w:val="000000" w:themeColor="text1"/>
          </w:rPr>
          <w:t>«</w:t>
        </w:r>
      </w:ins>
      <w:r w:rsidRPr="00632245">
        <w:rPr>
          <w:rFonts w:ascii="Arial" w:hAnsi="Arial" w:cs="Arial"/>
          <w:color w:val="000000" w:themeColor="text1"/>
        </w:rPr>
        <w:t>CO</w:t>
      </w:r>
      <w:r w:rsidRPr="00F00EDF">
        <w:rPr>
          <w:rFonts w:ascii="Arial" w:hAnsi="Arial" w:cs="Arial"/>
          <w:color w:val="000000" w:themeColor="text1"/>
        </w:rPr>
        <w:t>05</w:t>
      </w:r>
      <w:r w:rsidRPr="00632245">
        <w:rPr>
          <w:rFonts w:ascii="Arial" w:hAnsi="Arial" w:cs="Arial"/>
          <w:color w:val="000000" w:themeColor="text1"/>
        </w:rPr>
        <w:t>N</w:t>
      </w:r>
      <w:ins w:id="1942" w:author="Дмитрий Ковтун" w:date="2021-03-12T18:52:00Z">
        <w:r w:rsidR="00CE5771">
          <w:rPr>
            <w:rFonts w:ascii="Arial" w:hAnsi="Arial" w:cs="Arial"/>
            <w:color w:val="000000" w:themeColor="text1"/>
          </w:rPr>
          <w:t xml:space="preserve"> </w:t>
        </w:r>
      </w:ins>
      <w:ins w:id="1943" w:author="Дмитрий Ковтун" w:date="2021-03-12T18:53:00Z">
        <w:r w:rsidR="009016D3">
          <w:rPr>
            <w:rFonts w:ascii="Arial" w:hAnsi="Arial" w:cs="Arial"/>
            <w:color w:val="000000" w:themeColor="text1"/>
          </w:rPr>
          <w:t>–</w:t>
        </w:r>
      </w:ins>
      <w:ins w:id="1944" w:author="Дмитрий Ковтун" w:date="2021-03-12T18:52:00Z">
        <w:r w:rsidR="00CE5771">
          <w:rPr>
            <w:rFonts w:ascii="Arial" w:hAnsi="Arial" w:cs="Arial"/>
            <w:color w:val="000000" w:themeColor="text1"/>
          </w:rPr>
          <w:t xml:space="preserve"> </w:t>
        </w:r>
      </w:ins>
      <w:del w:id="1945" w:author="Дмитрий Ковтун" w:date="2021-03-12T18:52:00Z">
        <w:r w:rsidRPr="00F00EDF" w:rsidDel="00CE5771">
          <w:rPr>
            <w:rFonts w:ascii="Arial" w:hAnsi="Arial" w:cs="Arial"/>
            <w:color w:val="000000" w:themeColor="text1"/>
          </w:rPr>
          <w:delText xml:space="preserve"> </w:delText>
        </w:r>
        <w:r w:rsidR="00127D34" w:rsidRPr="00F00EDF" w:rsidDel="00CE5771">
          <w:rPr>
            <w:rFonts w:ascii="Arial" w:hAnsi="Arial" w:cs="Arial"/>
            <w:color w:val="000000" w:themeColor="text1"/>
          </w:rPr>
          <w:delText>«</w:delText>
        </w:r>
      </w:del>
      <w:del w:id="1946" w:author="Дмитрий Ковтун" w:date="2021-03-12T18:53:00Z">
        <w:r w:rsidRPr="00F00EDF" w:rsidDel="009016D3">
          <w:rPr>
            <w:rFonts w:ascii="Arial" w:hAnsi="Arial" w:cs="Arial"/>
            <w:color w:val="000000" w:themeColor="text1"/>
          </w:rPr>
          <w:delText>Групповое</w:delText>
        </w:r>
      </w:del>
      <w:ins w:id="1947" w:author="Дмитрий Ковтун" w:date="2021-03-12T18:53:00Z">
        <w:r w:rsidR="009016D3">
          <w:rPr>
            <w:rFonts w:ascii="Arial" w:hAnsi="Arial" w:cs="Arial"/>
            <w:color w:val="000000" w:themeColor="text1"/>
          </w:rPr>
          <w:t>Деблокирование производственных заказов»</w:t>
        </w:r>
      </w:ins>
      <w:del w:id="1948" w:author="Дмитрий Ковтун" w:date="2021-03-12T18:53:00Z">
        <w:r w:rsidRPr="00F00EDF" w:rsidDel="009016D3">
          <w:rPr>
            <w:rFonts w:ascii="Arial" w:hAnsi="Arial" w:cs="Arial"/>
            <w:color w:val="000000" w:themeColor="text1"/>
          </w:rPr>
          <w:delText xml:space="preserve"> деблокирование</w:delText>
        </w:r>
      </w:del>
      <w:r w:rsidRPr="00F00EDF">
        <w:rPr>
          <w:rFonts w:ascii="Arial" w:hAnsi="Arial" w:cs="Arial"/>
          <w:color w:val="000000" w:themeColor="text1"/>
        </w:rPr>
        <w:t xml:space="preserve"> </w:t>
      </w:r>
      <w:ins w:id="1949" w:author="Дмитрий Ковтун" w:date="2021-03-12T18:54:00Z">
        <w:r w:rsidR="009016D3">
          <w:rPr>
            <w:rFonts w:ascii="Arial" w:hAnsi="Arial" w:cs="Arial"/>
            <w:color w:val="000000" w:themeColor="text1"/>
          </w:rPr>
          <w:t>(</w:t>
        </w:r>
      </w:ins>
      <w:r w:rsidRPr="00F00EDF">
        <w:rPr>
          <w:rFonts w:ascii="Arial" w:hAnsi="Arial" w:cs="Arial"/>
          <w:color w:val="000000" w:themeColor="text1"/>
        </w:rPr>
        <w:t>для согласования заказов списком</w:t>
      </w:r>
      <w:ins w:id="1950" w:author="Дмитрий Ковтун" w:date="2021-03-12T18:54:00Z">
        <w:r w:rsidR="009016D3">
          <w:rPr>
            <w:rFonts w:ascii="Arial" w:hAnsi="Arial" w:cs="Arial"/>
            <w:color w:val="000000" w:themeColor="text1"/>
          </w:rPr>
          <w:t>)</w:t>
        </w:r>
      </w:ins>
      <w:del w:id="1951" w:author="Дмитрий Ковтун" w:date="2021-03-12T18:54:00Z">
        <w:r w:rsidR="00127D34" w:rsidRPr="00F00EDF" w:rsidDel="009016D3">
          <w:rPr>
            <w:rFonts w:ascii="Arial" w:hAnsi="Arial" w:cs="Arial"/>
            <w:color w:val="000000" w:themeColor="text1"/>
          </w:rPr>
          <w:delText>»</w:delText>
        </w:r>
      </w:del>
      <w:r w:rsidRPr="00F00EDF">
        <w:rPr>
          <w:rFonts w:ascii="Arial" w:hAnsi="Arial" w:cs="Arial"/>
          <w:color w:val="000000" w:themeColor="text1"/>
        </w:rPr>
        <w:t xml:space="preserve">. По результатам утверждения на производственных заказах устанавливается </w:t>
      </w:r>
      <w:ins w:id="1952" w:author="Дмитрий Ковтун" w:date="2021-04-01T09:40:00Z">
        <w:r w:rsidR="004F012B">
          <w:rPr>
            <w:rFonts w:ascii="Arial" w:hAnsi="Arial" w:cs="Arial"/>
            <w:color w:val="000000" w:themeColor="text1"/>
          </w:rPr>
          <w:t xml:space="preserve">системный </w:t>
        </w:r>
      </w:ins>
      <w:r w:rsidRPr="00F00EDF">
        <w:rPr>
          <w:rFonts w:ascii="Arial" w:hAnsi="Arial" w:cs="Arial"/>
          <w:color w:val="000000" w:themeColor="text1"/>
        </w:rPr>
        <w:t>статус «ДЕБЛ – Деблокировано»</w:t>
      </w:r>
      <w:ins w:id="1953" w:author="Дмитрий Ковтун" w:date="2021-04-01T09:25:00Z">
        <w:r w:rsidR="00A0313A">
          <w:rPr>
            <w:rFonts w:ascii="Arial" w:hAnsi="Arial" w:cs="Arial"/>
            <w:color w:val="000000" w:themeColor="text1"/>
          </w:rPr>
          <w:t xml:space="preserve">. </w:t>
        </w:r>
      </w:ins>
      <w:moveToRangeStart w:id="1954" w:author="Дмитрий Ковтун" w:date="2021-04-01T09:39:00Z" w:name="move68162415"/>
      <w:moveTo w:id="1955" w:author="Дмитрий Ковтун" w:date="2021-04-01T09:39:00Z">
        <w:del w:id="1956" w:author="Дмитрий Ковтун" w:date="2021-04-01T09:40:00Z">
          <w:r w:rsidR="004F012B" w:rsidRPr="00F00EDF" w:rsidDel="004F012B">
            <w:rPr>
              <w:rFonts w:ascii="Arial" w:hAnsi="Arial" w:cs="Arial"/>
              <w:color w:val="000000" w:themeColor="text1"/>
            </w:rPr>
            <w:delText>и</w:delText>
          </w:r>
        </w:del>
        <w:r w:rsidR="004F012B" w:rsidRPr="00F00EDF">
          <w:rPr>
            <w:rFonts w:ascii="Arial" w:hAnsi="Arial" w:cs="Arial"/>
            <w:color w:val="000000" w:themeColor="text1"/>
          </w:rPr>
          <w:t xml:space="preserve"> </w:t>
        </w:r>
      </w:moveTo>
      <w:ins w:id="1957" w:author="Дмитрий Ковтун" w:date="2021-04-01T09:40:00Z">
        <w:r w:rsidR="004F012B">
          <w:rPr>
            <w:rFonts w:ascii="Arial" w:hAnsi="Arial" w:cs="Arial"/>
            <w:color w:val="000000" w:themeColor="text1"/>
          </w:rPr>
          <w:t xml:space="preserve">Данный статус </w:t>
        </w:r>
      </w:ins>
      <w:moveTo w:id="1958" w:author="Дмитрий Ковтун" w:date="2021-04-01T09:39:00Z">
        <w:r w:rsidR="004F012B" w:rsidRPr="00F00EDF">
          <w:rPr>
            <w:rFonts w:ascii="Arial" w:hAnsi="Arial" w:cs="Arial"/>
            <w:color w:val="000000" w:themeColor="text1"/>
          </w:rPr>
          <w:t>допускает</w:t>
        </w:r>
        <w:del w:id="1959" w:author="Дмитрий Ковтун" w:date="2021-04-01T09:40:00Z">
          <w:r w:rsidR="004F012B" w:rsidRPr="00F00EDF" w:rsidDel="004F012B">
            <w:rPr>
              <w:rFonts w:ascii="Arial" w:hAnsi="Arial" w:cs="Arial"/>
              <w:color w:val="000000" w:themeColor="text1"/>
            </w:rPr>
            <w:delText>ся</w:delText>
          </w:r>
        </w:del>
        <w:r w:rsidR="004F012B" w:rsidRPr="00F00EDF">
          <w:rPr>
            <w:rFonts w:ascii="Arial" w:hAnsi="Arial" w:cs="Arial"/>
            <w:color w:val="000000" w:themeColor="text1"/>
          </w:rPr>
          <w:t xml:space="preserve"> регистрировать факт производства продукции (списание покупных МТР, регистрировать выпуск произведенной продукции, подтверждать фактическую трудоемкость).</w:t>
        </w:r>
      </w:moveTo>
    </w:p>
    <w:moveToRangeEnd w:id="1954"/>
    <w:p w14:paraId="78486ACD" w14:textId="323A6B16" w:rsidR="004F012B" w:rsidRPr="00632245" w:rsidRDefault="004F012B" w:rsidP="004F012B">
      <w:pPr>
        <w:spacing w:after="240" w:line="276" w:lineRule="auto"/>
        <w:ind w:firstLine="567"/>
        <w:rPr>
          <w:ins w:id="1960" w:author="Дмитрий Ковтун" w:date="2021-04-01T09:34:00Z"/>
          <w:rFonts w:ascii="Arial" w:hAnsi="Arial" w:cs="Arial"/>
          <w:color w:val="000000" w:themeColor="text1"/>
        </w:rPr>
      </w:pPr>
      <w:ins w:id="1961" w:author="Дмитрий Ковтун" w:date="2021-04-01T09:36:00Z">
        <w:r>
          <w:rPr>
            <w:rFonts w:ascii="Arial" w:hAnsi="Arial" w:cs="Arial"/>
            <w:color w:val="000000" w:themeColor="text1"/>
          </w:rPr>
          <w:t xml:space="preserve">Для заказов в статусе </w:t>
        </w:r>
        <w:r w:rsidRPr="00F00EDF">
          <w:rPr>
            <w:rFonts w:ascii="Arial" w:hAnsi="Arial" w:cs="Arial"/>
            <w:color w:val="000000" w:themeColor="text1"/>
          </w:rPr>
          <w:t>«ДЕБЛ – Деблокировано»</w:t>
        </w:r>
        <w:r>
          <w:rPr>
            <w:rFonts w:ascii="Arial" w:hAnsi="Arial" w:cs="Arial"/>
            <w:color w:val="000000" w:themeColor="text1"/>
          </w:rPr>
          <w:t xml:space="preserve"> </w:t>
        </w:r>
      </w:ins>
      <w:ins w:id="1962" w:author="Дмитрий Ковтун" w:date="2021-04-01T09:34:00Z">
        <w:r>
          <w:rPr>
            <w:rFonts w:ascii="Arial" w:hAnsi="Arial" w:cs="Arial"/>
            <w:color w:val="000000" w:themeColor="text1"/>
          </w:rPr>
          <w:t>сотрудник с ролью «</w:t>
        </w:r>
        <w:r w:rsidRPr="00632245">
          <w:rPr>
            <w:rFonts w:ascii="Arial" w:hAnsi="Arial" w:cs="Arial"/>
            <w:color w:val="000000" w:themeColor="text1"/>
          </w:rPr>
          <w:t>Плановиком ЦРММ</w:t>
        </w:r>
        <w:r>
          <w:rPr>
            <w:rFonts w:ascii="Arial" w:hAnsi="Arial" w:cs="Arial"/>
            <w:color w:val="000000" w:themeColor="text1"/>
          </w:rPr>
          <w:t xml:space="preserve"> УО»</w:t>
        </w:r>
        <w:r w:rsidRPr="00632245">
          <w:rPr>
            <w:rFonts w:ascii="Arial" w:hAnsi="Arial" w:cs="Arial"/>
            <w:color w:val="000000" w:themeColor="text1"/>
          </w:rPr>
          <w:t xml:space="preserve"> </w:t>
        </w:r>
        <w:r>
          <w:rPr>
            <w:rFonts w:ascii="Arial" w:hAnsi="Arial" w:cs="Arial"/>
            <w:color w:val="000000" w:themeColor="text1"/>
          </w:rPr>
          <w:t xml:space="preserve">выполняет проверку и </w:t>
        </w:r>
        <w:r w:rsidRPr="00C14503">
          <w:rPr>
            <w:rFonts w:ascii="Arial" w:hAnsi="Arial" w:cs="Arial"/>
            <w:color w:val="000000" w:themeColor="text1"/>
          </w:rPr>
          <w:t>подтвержд</w:t>
        </w:r>
        <w:r>
          <w:rPr>
            <w:rFonts w:ascii="Arial" w:hAnsi="Arial" w:cs="Arial"/>
            <w:color w:val="000000" w:themeColor="text1"/>
          </w:rPr>
          <w:t>ение</w:t>
        </w:r>
        <w:r w:rsidRPr="00C14503">
          <w:rPr>
            <w:rFonts w:ascii="Arial" w:hAnsi="Arial" w:cs="Arial"/>
            <w:color w:val="000000" w:themeColor="text1"/>
          </w:rPr>
          <w:t xml:space="preserve"> доступн</w:t>
        </w:r>
        <w:r>
          <w:rPr>
            <w:rFonts w:ascii="Arial" w:hAnsi="Arial" w:cs="Arial"/>
            <w:color w:val="000000" w:themeColor="text1"/>
          </w:rPr>
          <w:t>ости</w:t>
        </w:r>
        <w:r w:rsidRPr="00C14503">
          <w:rPr>
            <w:rFonts w:ascii="Arial" w:hAnsi="Arial" w:cs="Arial"/>
            <w:color w:val="000000" w:themeColor="text1"/>
          </w:rPr>
          <w:t xml:space="preserve"> запас</w:t>
        </w:r>
        <w:r>
          <w:rPr>
            <w:rFonts w:ascii="Arial" w:hAnsi="Arial" w:cs="Arial"/>
            <w:color w:val="000000" w:themeColor="text1"/>
          </w:rPr>
          <w:t>а</w:t>
        </w:r>
        <w:r w:rsidRPr="00C14503">
          <w:rPr>
            <w:rFonts w:ascii="Arial" w:hAnsi="Arial" w:cs="Arial"/>
            <w:color w:val="000000" w:themeColor="text1"/>
          </w:rPr>
          <w:t xml:space="preserve"> </w:t>
        </w:r>
        <w:r w:rsidRPr="00632245">
          <w:rPr>
            <w:rFonts w:ascii="Arial" w:hAnsi="Arial" w:cs="Arial"/>
            <w:color w:val="000000" w:themeColor="text1"/>
          </w:rPr>
          <w:t>материал</w:t>
        </w:r>
        <w:r>
          <w:rPr>
            <w:rFonts w:ascii="Arial" w:hAnsi="Arial" w:cs="Arial"/>
            <w:color w:val="000000" w:themeColor="text1"/>
          </w:rPr>
          <w:t>ов,</w:t>
        </w:r>
        <w:r w:rsidRPr="00632245">
          <w:rPr>
            <w:rFonts w:ascii="Arial" w:hAnsi="Arial" w:cs="Arial"/>
            <w:color w:val="000000" w:themeColor="text1"/>
          </w:rPr>
          <w:t xml:space="preserve"> необходимы</w:t>
        </w:r>
        <w:r>
          <w:rPr>
            <w:rFonts w:ascii="Arial" w:hAnsi="Arial" w:cs="Arial"/>
            <w:color w:val="000000" w:themeColor="text1"/>
          </w:rPr>
          <w:t>х</w:t>
        </w:r>
        <w:r w:rsidRPr="00632245">
          <w:rPr>
            <w:rFonts w:ascii="Arial" w:hAnsi="Arial" w:cs="Arial"/>
            <w:color w:val="000000" w:themeColor="text1"/>
          </w:rPr>
          <w:t xml:space="preserve"> для </w:t>
        </w:r>
        <w:r>
          <w:rPr>
            <w:rFonts w:ascii="Arial" w:hAnsi="Arial" w:cs="Arial"/>
            <w:color w:val="000000" w:themeColor="text1"/>
          </w:rPr>
          <w:t>производства</w:t>
        </w:r>
        <w:r w:rsidRPr="00C14503">
          <w:rPr>
            <w:rFonts w:ascii="Arial" w:hAnsi="Arial" w:cs="Arial"/>
            <w:color w:val="000000" w:themeColor="text1"/>
          </w:rPr>
          <w:t>.</w:t>
        </w:r>
        <w:r>
          <w:rPr>
            <w:rFonts w:ascii="Arial" w:hAnsi="Arial" w:cs="Arial"/>
            <w:color w:val="000000" w:themeColor="text1"/>
          </w:rPr>
          <w:t xml:space="preserve"> </w:t>
        </w:r>
        <w:r w:rsidRPr="00632245">
          <w:rPr>
            <w:rFonts w:ascii="Arial" w:hAnsi="Arial" w:cs="Arial"/>
            <w:color w:val="000000" w:themeColor="text1"/>
          </w:rPr>
          <w:t xml:space="preserve">Подтверждение запаса МТР под потребность будет выполняться с помощью системной процедуры проверки доступности запасов. Проверка доступности выполняется только в части запасов, имеющихся на складах производственной площадки и складе перевалочной базы, с которой выполняется обеспечение данным МТР (указывается в карточке МТР в параметре «Специальный вид заготовки»). Более подробно о процедуре ППМ и подтверждении запаса описано в процессе </w:t>
        </w:r>
        <w:r w:rsidRPr="00F00EDF">
          <w:rPr>
            <w:rFonts w:ascii="Arial" w:hAnsi="Arial" w:cs="Arial"/>
            <w:color w:val="000000" w:themeColor="text1"/>
          </w:rPr>
          <w:t>«</w:t>
        </w:r>
        <w:r w:rsidRPr="00632245">
          <w:rPr>
            <w:rFonts w:ascii="Arial" w:hAnsi="Arial" w:cs="Arial"/>
            <w:color w:val="000000" w:themeColor="text1"/>
          </w:rPr>
          <w:t>ПП-10.03.04-ERP Оперативное планирование обеспечения</w:t>
        </w:r>
        <w:r w:rsidRPr="00F00EDF">
          <w:rPr>
            <w:rFonts w:ascii="Arial" w:hAnsi="Arial" w:cs="Arial"/>
            <w:color w:val="000000" w:themeColor="text1"/>
          </w:rPr>
          <w:t>» в КД ERP.9.9.2.58_ПП-10.03 Планирование обеспечения МТР работами и услугами.</w:t>
        </w:r>
      </w:ins>
    </w:p>
    <w:p w14:paraId="04A3ED83" w14:textId="7709B468" w:rsidR="00A0313A" w:rsidRPr="00F00EDF" w:rsidRDefault="00A0313A" w:rsidP="00A0313A">
      <w:pPr>
        <w:spacing w:after="240" w:line="276" w:lineRule="auto"/>
        <w:ind w:firstLine="567"/>
        <w:rPr>
          <w:ins w:id="1963" w:author="Дмитрий Ковтун" w:date="2021-04-01T09:30:00Z"/>
          <w:rFonts w:ascii="Arial" w:hAnsi="Arial" w:cs="Arial"/>
          <w:color w:val="000000" w:themeColor="text1"/>
        </w:rPr>
      </w:pPr>
      <w:ins w:id="1964" w:author="Дмитрий Ковтун" w:date="2021-04-01T09:30:00Z">
        <w:r w:rsidRPr="00632245">
          <w:rPr>
            <w:rFonts w:ascii="Arial" w:hAnsi="Arial" w:cs="Arial"/>
            <w:color w:val="000000" w:themeColor="text1"/>
          </w:rPr>
          <w:t>При наличии доступных запасов материал</w:t>
        </w:r>
        <w:r>
          <w:rPr>
            <w:rFonts w:ascii="Arial" w:hAnsi="Arial" w:cs="Arial"/>
            <w:color w:val="000000" w:themeColor="text1"/>
          </w:rPr>
          <w:t>ов для производства</w:t>
        </w:r>
        <w:r w:rsidRPr="00632245">
          <w:rPr>
            <w:rFonts w:ascii="Arial" w:hAnsi="Arial" w:cs="Arial"/>
            <w:color w:val="000000" w:themeColor="text1"/>
          </w:rPr>
          <w:t xml:space="preserve">, </w:t>
        </w:r>
        <w:r w:rsidRPr="00632245">
          <w:rPr>
            <w:rFonts w:ascii="Arial" w:hAnsi="Arial" w:cs="Arial"/>
          </w:rPr>
          <w:t xml:space="preserve">выполняется перемещение </w:t>
        </w:r>
        <w:r w:rsidRPr="00632245">
          <w:rPr>
            <w:rFonts w:ascii="Arial" w:hAnsi="Arial" w:cs="Arial"/>
            <w:color w:val="000000" w:themeColor="text1"/>
          </w:rPr>
          <w:t>МТР на склад подразделения-заявителя/МОЛ (более подробно о перемещении описано в процессе «ПП-10.07.03.03-</w:t>
        </w:r>
        <w:r w:rsidRPr="00632245">
          <w:rPr>
            <w:rFonts w:ascii="Arial" w:hAnsi="Arial" w:cs="Arial"/>
            <w:color w:val="000000" w:themeColor="text1"/>
            <w:lang w:val="en-US"/>
          </w:rPr>
          <w:t>ERP</w:t>
        </w:r>
        <w:r w:rsidRPr="00632245">
          <w:rPr>
            <w:rFonts w:ascii="Arial" w:hAnsi="Arial" w:cs="Arial"/>
            <w:color w:val="000000" w:themeColor="text1"/>
          </w:rPr>
          <w:t xml:space="preserve"> Комплектация и выдача материалов со склада» КД </w:t>
        </w:r>
        <w:r w:rsidRPr="00632245">
          <w:rPr>
            <w:rFonts w:ascii="Arial" w:hAnsi="Arial" w:cs="Arial"/>
            <w:color w:val="000000" w:themeColor="text1"/>
            <w:lang w:val="en-US"/>
          </w:rPr>
          <w:t>ERP</w:t>
        </w:r>
        <w:r w:rsidRPr="00632245">
          <w:rPr>
            <w:rFonts w:ascii="Arial" w:hAnsi="Arial" w:cs="Arial"/>
            <w:color w:val="000000" w:themeColor="text1"/>
          </w:rPr>
          <w:t>.9.9.2.62 Материально-техническое обеспечение Складская логистика).</w:t>
        </w:r>
      </w:ins>
    </w:p>
    <w:p w14:paraId="0ECCB99D" w14:textId="57AA859E" w:rsidR="00A0313A" w:rsidRDefault="004F012B">
      <w:pPr>
        <w:spacing w:after="240" w:line="276" w:lineRule="auto"/>
        <w:ind w:firstLine="567"/>
        <w:rPr>
          <w:ins w:id="1965" w:author="Дмитрий Ковтун" w:date="2021-04-01T09:26:00Z"/>
          <w:rFonts w:ascii="Arial" w:hAnsi="Arial" w:cs="Arial"/>
          <w:color w:val="000000" w:themeColor="text1"/>
        </w:rPr>
      </w:pPr>
      <w:ins w:id="1966" w:author="Дмитрий Ковтун" w:date="2021-04-01T09:38:00Z">
        <w:r w:rsidRPr="00632245">
          <w:rPr>
            <w:rFonts w:ascii="Arial" w:hAnsi="Arial" w:cs="Arial"/>
            <w:color w:val="000000" w:themeColor="text1"/>
          </w:rPr>
          <w:t>В случае отсутствия подтверждения запаса в требуемые сроки Плановик ЦРММ УО выполняет корректирующие мероприятия (согласует новые сроки с сотрудником подразделения-заявителя, по результату согласования корректирует сроки производственного заказа или по согласованию с технологом ЦРММ и сотрудником подразделения-заявителя запрашивает замену).</w:t>
        </w:r>
      </w:ins>
    </w:p>
    <w:p w14:paraId="28A1B5BA" w14:textId="4A103949" w:rsidR="00257C15" w:rsidDel="00A0313A" w:rsidRDefault="00E84315">
      <w:pPr>
        <w:spacing w:after="240" w:line="276" w:lineRule="auto"/>
        <w:ind w:firstLine="567"/>
        <w:rPr>
          <w:del w:id="1967" w:author="Дмитрий Ковтун" w:date="2021-04-01T09:14:00Z"/>
          <w:rFonts w:ascii="Arial" w:hAnsi="Arial" w:cs="Arial"/>
          <w:color w:val="000000" w:themeColor="text1"/>
        </w:rPr>
      </w:pPr>
      <w:moveFromRangeStart w:id="1968" w:author="Дмитрий Ковтун" w:date="2021-04-01T09:39:00Z" w:name="move68162415"/>
      <w:moveFrom w:id="1969" w:author="Дмитрий Ковтун" w:date="2021-04-01T09:39:00Z">
        <w:r w:rsidRPr="00F00EDF" w:rsidDel="00A0313A">
          <w:rPr>
            <w:rFonts w:ascii="Arial" w:hAnsi="Arial" w:cs="Arial"/>
            <w:color w:val="000000" w:themeColor="text1"/>
          </w:rPr>
          <w:t xml:space="preserve"> </w:t>
        </w:r>
        <w:r w:rsidRPr="00F00EDF" w:rsidDel="004F012B">
          <w:rPr>
            <w:rFonts w:ascii="Arial" w:hAnsi="Arial" w:cs="Arial"/>
            <w:color w:val="000000" w:themeColor="text1"/>
          </w:rPr>
          <w:t>и допускается регистрировать факт производства продукции (списание покупных МТР, регистрировать выпуск произведенной продукции, подтверждать фактическую трудоемкость).</w:t>
        </w:r>
      </w:moveFrom>
      <w:moveFromRangeEnd w:id="1968"/>
    </w:p>
    <w:p w14:paraId="3E5687E3" w14:textId="77777777" w:rsidR="00A0313A" w:rsidRPr="00A0313A" w:rsidRDefault="00A0313A">
      <w:pPr>
        <w:rPr>
          <w:ins w:id="1970" w:author="Дмитрий Ковтун" w:date="2021-04-01T09:28:00Z"/>
          <w:rPrChange w:id="1971" w:author="Дмитрий Ковтун" w:date="2021-04-01T09:28:00Z">
            <w:rPr>
              <w:ins w:id="1972" w:author="Дмитрий Ковтун" w:date="2021-04-01T09:28:00Z"/>
              <w:rFonts w:ascii="Arial" w:hAnsi="Arial" w:cs="Arial"/>
              <w:color w:val="000000" w:themeColor="text1"/>
            </w:rPr>
          </w:rPrChange>
        </w:rPr>
        <w:pPrChange w:id="1973" w:author="Дмитрий Ковтун" w:date="2021-04-01T09:28:00Z">
          <w:pPr>
            <w:spacing w:after="240" w:line="276" w:lineRule="auto"/>
            <w:ind w:firstLine="567"/>
          </w:pPr>
        </w:pPrChange>
      </w:pPr>
    </w:p>
    <w:p w14:paraId="642B87F8" w14:textId="178BB294" w:rsidR="00E84315" w:rsidRPr="00F00EDF" w:rsidRDefault="00E84315" w:rsidP="00632245">
      <w:pPr>
        <w:pStyle w:val="4"/>
        <w:rPr>
          <w:rFonts w:cs="Arial"/>
          <w:color w:val="000000" w:themeColor="text1"/>
        </w:rPr>
      </w:pPr>
      <w:r w:rsidRPr="00F00EDF">
        <w:rPr>
          <w:rFonts w:cs="Arial"/>
          <w:color w:val="000000" w:themeColor="text1"/>
        </w:rPr>
        <w:t>Шаг процесса 50</w:t>
      </w:r>
      <w:r w:rsidR="008A06E2" w:rsidRPr="00F00EDF">
        <w:rPr>
          <w:rFonts w:cs="Arial"/>
          <w:color w:val="000000" w:themeColor="text1"/>
        </w:rPr>
        <w:t xml:space="preserve"> -</w:t>
      </w:r>
      <w:r w:rsidRPr="00F00EDF">
        <w:rPr>
          <w:rFonts w:cs="Arial"/>
          <w:color w:val="000000" w:themeColor="text1"/>
        </w:rPr>
        <w:t xml:space="preserve"> Производство запасных частей и нестандартного оборудования (вне системы)</w:t>
      </w:r>
    </w:p>
    <w:p w14:paraId="750C1B4B" w14:textId="77777777" w:rsidR="00E84315" w:rsidRPr="00F00EDF" w:rsidRDefault="00E84315"/>
    <w:p w14:paraId="6C800328" w14:textId="707CC95C" w:rsidR="00E84315" w:rsidRPr="00F00EDF" w:rsidRDefault="00F25497">
      <w:pPr>
        <w:spacing w:after="240" w:line="276" w:lineRule="auto"/>
        <w:ind w:firstLine="567"/>
        <w:rPr>
          <w:rFonts w:ascii="Arial" w:hAnsi="Arial" w:cs="Arial"/>
          <w:color w:val="000000" w:themeColor="text1"/>
        </w:rPr>
      </w:pPr>
      <w:ins w:id="1974" w:author="Дмитрий Ковтун" w:date="2021-03-12T18:55:00Z">
        <w:r>
          <w:rPr>
            <w:rFonts w:ascii="Arial" w:hAnsi="Arial" w:cs="Arial"/>
            <w:color w:val="000000" w:themeColor="text1"/>
          </w:rPr>
          <w:t>Ответственный сотрудник с ролью «</w:t>
        </w:r>
      </w:ins>
      <w:r w:rsidR="00F43150" w:rsidRPr="00F00EDF">
        <w:rPr>
          <w:rFonts w:ascii="Arial" w:hAnsi="Arial" w:cs="Arial"/>
          <w:color w:val="000000" w:themeColor="text1"/>
        </w:rPr>
        <w:t>Плановик ЦРММ УО</w:t>
      </w:r>
      <w:ins w:id="1975" w:author="Дмитрий Ковтун" w:date="2021-03-12T18:56:00Z">
        <w:r>
          <w:rPr>
            <w:rFonts w:ascii="Arial" w:hAnsi="Arial" w:cs="Arial"/>
            <w:color w:val="000000" w:themeColor="text1"/>
          </w:rPr>
          <w:t>»</w:t>
        </w:r>
      </w:ins>
      <w:r w:rsidR="00E84315" w:rsidRPr="00F00EDF">
        <w:rPr>
          <w:rFonts w:ascii="Arial" w:hAnsi="Arial" w:cs="Arial"/>
          <w:color w:val="000000" w:themeColor="text1"/>
        </w:rPr>
        <w:t xml:space="preserve"> передает утвержденный оперативный план производства (список деблокированных заказов) </w:t>
      </w:r>
      <w:ins w:id="1976" w:author="Дмитрий Ковтун" w:date="2021-03-12T18:56:00Z">
        <w:r>
          <w:rPr>
            <w:rFonts w:ascii="Arial" w:hAnsi="Arial" w:cs="Arial"/>
            <w:color w:val="000000" w:themeColor="text1"/>
          </w:rPr>
          <w:t>сотруднику с ролью «</w:t>
        </w:r>
      </w:ins>
      <w:r w:rsidR="00E84315" w:rsidRPr="00F00EDF">
        <w:rPr>
          <w:rFonts w:ascii="Arial" w:hAnsi="Arial" w:cs="Arial"/>
          <w:color w:val="000000" w:themeColor="text1"/>
        </w:rPr>
        <w:t>Мастеру ЦРММ</w:t>
      </w:r>
      <w:ins w:id="1977" w:author="Дмитрий Ковтун" w:date="2021-03-12T18:56:00Z">
        <w:r>
          <w:rPr>
            <w:rFonts w:ascii="Arial" w:hAnsi="Arial" w:cs="Arial"/>
            <w:color w:val="000000" w:themeColor="text1"/>
          </w:rPr>
          <w:t xml:space="preserve"> УО»</w:t>
        </w:r>
      </w:ins>
      <w:r w:rsidR="00E84315" w:rsidRPr="00F00EDF">
        <w:rPr>
          <w:rFonts w:ascii="Arial" w:hAnsi="Arial" w:cs="Arial"/>
          <w:color w:val="000000" w:themeColor="text1"/>
        </w:rPr>
        <w:t xml:space="preserve">. </w:t>
      </w:r>
      <w:r w:rsidR="00B92E10" w:rsidRPr="00F00EDF">
        <w:rPr>
          <w:rFonts w:ascii="Arial" w:hAnsi="Arial" w:cs="Arial"/>
          <w:color w:val="000000" w:themeColor="text1"/>
        </w:rPr>
        <w:t>Мастер ЦРММ УО</w:t>
      </w:r>
      <w:r w:rsidR="00E84315" w:rsidRPr="00F00EDF">
        <w:rPr>
          <w:rFonts w:ascii="Arial" w:hAnsi="Arial" w:cs="Arial"/>
          <w:color w:val="000000" w:themeColor="text1"/>
        </w:rPr>
        <w:t xml:space="preserve"> вне системы формирует сменно-суточные задания. Для изготовления продукции </w:t>
      </w:r>
      <w:r w:rsidR="00B92E10" w:rsidRPr="00F00EDF">
        <w:rPr>
          <w:rFonts w:ascii="Arial" w:hAnsi="Arial" w:cs="Arial"/>
          <w:color w:val="000000" w:themeColor="text1"/>
        </w:rPr>
        <w:t>Мастер ЦРММ УО</w:t>
      </w:r>
      <w:r w:rsidR="00E84315" w:rsidRPr="00F00EDF">
        <w:rPr>
          <w:rFonts w:ascii="Arial" w:hAnsi="Arial" w:cs="Arial"/>
          <w:color w:val="000000" w:themeColor="text1"/>
        </w:rPr>
        <w:t xml:space="preserve"> печатает требование накладную, на </w:t>
      </w:r>
      <w:r w:rsidR="00E84315" w:rsidRPr="00F00EDF">
        <w:rPr>
          <w:rFonts w:ascii="Arial" w:hAnsi="Arial" w:cs="Arial"/>
          <w:color w:val="000000" w:themeColor="text1"/>
        </w:rPr>
        <w:lastRenderedPageBreak/>
        <w:t xml:space="preserve">основании которых, </w:t>
      </w:r>
      <w:r w:rsidR="007160D1" w:rsidRPr="00632245">
        <w:rPr>
          <w:rFonts w:ascii="Arial" w:hAnsi="Arial" w:cs="Arial"/>
          <w:color w:val="000000" w:themeColor="text1"/>
        </w:rPr>
        <w:t>с</w:t>
      </w:r>
      <w:r w:rsidR="00E84315" w:rsidRPr="00F00EDF">
        <w:rPr>
          <w:rFonts w:ascii="Arial" w:hAnsi="Arial" w:cs="Arial"/>
          <w:color w:val="000000" w:themeColor="text1"/>
        </w:rPr>
        <w:t>отрудник ЦРММ получает со склада необходимые для изготовления покупные МТР и выполняет работы. Более подробно о получении МТР описано в процессе «ПП-10.07.03.03-</w:t>
      </w:r>
      <w:r w:rsidR="00E84315" w:rsidRPr="00F00EDF">
        <w:rPr>
          <w:rFonts w:ascii="Arial" w:hAnsi="Arial" w:cs="Arial"/>
          <w:color w:val="000000" w:themeColor="text1"/>
          <w:lang w:val="en-US"/>
        </w:rPr>
        <w:t>ERP</w:t>
      </w:r>
      <w:r w:rsidR="00E84315" w:rsidRPr="00F00EDF">
        <w:rPr>
          <w:rFonts w:ascii="Arial" w:hAnsi="Arial" w:cs="Arial"/>
          <w:color w:val="000000" w:themeColor="text1"/>
        </w:rPr>
        <w:t xml:space="preserve"> Комплектация и выдача материалов со склада» КД </w:t>
      </w:r>
      <w:r w:rsidR="00E84315" w:rsidRPr="00F00EDF">
        <w:rPr>
          <w:rFonts w:ascii="Arial" w:hAnsi="Arial" w:cs="Arial"/>
          <w:color w:val="000000" w:themeColor="text1"/>
          <w:lang w:val="en-US"/>
        </w:rPr>
        <w:t>ERP</w:t>
      </w:r>
      <w:r w:rsidR="00E84315" w:rsidRPr="00F00EDF">
        <w:rPr>
          <w:rFonts w:ascii="Arial" w:hAnsi="Arial" w:cs="Arial"/>
          <w:color w:val="000000" w:themeColor="text1"/>
        </w:rPr>
        <w:t>.</w:t>
      </w:r>
      <w:r w:rsidR="00036ED7" w:rsidRPr="00F00EDF">
        <w:rPr>
          <w:rFonts w:ascii="Arial" w:hAnsi="Arial" w:cs="Arial"/>
          <w:color w:val="000000" w:themeColor="text1"/>
        </w:rPr>
        <w:t>9</w:t>
      </w:r>
      <w:r w:rsidR="00E84315" w:rsidRPr="00F00EDF">
        <w:rPr>
          <w:rFonts w:ascii="Arial" w:hAnsi="Arial" w:cs="Arial"/>
          <w:color w:val="000000" w:themeColor="text1"/>
        </w:rPr>
        <w:t>.</w:t>
      </w:r>
      <w:r w:rsidR="00036ED7" w:rsidRPr="00F00EDF">
        <w:rPr>
          <w:rFonts w:ascii="Arial" w:hAnsi="Arial" w:cs="Arial"/>
          <w:color w:val="000000" w:themeColor="text1"/>
        </w:rPr>
        <w:t>9</w:t>
      </w:r>
      <w:r w:rsidR="00E84315" w:rsidRPr="00F00EDF">
        <w:rPr>
          <w:rFonts w:ascii="Arial" w:hAnsi="Arial" w:cs="Arial"/>
          <w:color w:val="000000" w:themeColor="text1"/>
        </w:rPr>
        <w:t>.</w:t>
      </w:r>
      <w:r w:rsidR="00036ED7" w:rsidRPr="00F00EDF">
        <w:rPr>
          <w:rFonts w:ascii="Arial" w:hAnsi="Arial" w:cs="Arial"/>
          <w:color w:val="000000" w:themeColor="text1"/>
        </w:rPr>
        <w:t>2.</w:t>
      </w:r>
      <w:r w:rsidR="00E84315" w:rsidRPr="00F00EDF">
        <w:rPr>
          <w:rFonts w:ascii="Arial" w:hAnsi="Arial" w:cs="Arial"/>
          <w:color w:val="000000" w:themeColor="text1"/>
        </w:rPr>
        <w:t>62 Материально-техническое обеспечение Складская логистика</w:t>
      </w:r>
    </w:p>
    <w:p w14:paraId="0605F990" w14:textId="1442F88A" w:rsidR="00E84315" w:rsidRPr="00F00EDF" w:rsidRDefault="00E84315" w:rsidP="00632245">
      <w:pPr>
        <w:pStyle w:val="4"/>
        <w:rPr>
          <w:rFonts w:cs="Arial"/>
          <w:color w:val="000000" w:themeColor="text1"/>
        </w:rPr>
      </w:pPr>
      <w:r w:rsidRPr="00F00EDF">
        <w:rPr>
          <w:rFonts w:cs="Arial"/>
          <w:color w:val="000000" w:themeColor="text1"/>
        </w:rPr>
        <w:t>Шаг процесса 55</w:t>
      </w:r>
      <w:r w:rsidR="008A06E2" w:rsidRPr="00F00EDF">
        <w:rPr>
          <w:rFonts w:cs="Arial"/>
          <w:color w:val="000000" w:themeColor="text1"/>
        </w:rPr>
        <w:t xml:space="preserve"> -</w:t>
      </w:r>
      <w:r w:rsidRPr="00F00EDF">
        <w:rPr>
          <w:rFonts w:cs="Arial"/>
          <w:color w:val="000000" w:themeColor="text1"/>
        </w:rPr>
        <w:t xml:space="preserve"> Контроль качества/приемка (вне системы)</w:t>
      </w:r>
    </w:p>
    <w:p w14:paraId="2E43CFAC" w14:textId="77777777" w:rsidR="00E84315" w:rsidRPr="00F00EDF" w:rsidRDefault="00E84315">
      <w:pPr>
        <w:rPr>
          <w:szCs w:val="22"/>
        </w:rPr>
      </w:pPr>
    </w:p>
    <w:p w14:paraId="628106D7" w14:textId="77777777" w:rsidR="00F25497" w:rsidRDefault="00E84315">
      <w:pPr>
        <w:spacing w:after="240" w:line="276" w:lineRule="auto"/>
        <w:ind w:firstLine="567"/>
        <w:rPr>
          <w:ins w:id="1978" w:author="Дмитрий Ковтун" w:date="2021-03-12T19:02:00Z"/>
          <w:rFonts w:ascii="Arial" w:hAnsi="Arial" w:cs="Arial"/>
          <w:color w:val="000000" w:themeColor="text1"/>
        </w:rPr>
      </w:pPr>
      <w:r w:rsidRPr="00F00EDF">
        <w:rPr>
          <w:rFonts w:ascii="Arial" w:hAnsi="Arial" w:cs="Arial"/>
          <w:color w:val="000000" w:themeColor="text1"/>
        </w:rPr>
        <w:t>По окончании процесса производства выполняется контроль качества произведенной продукции</w:t>
      </w:r>
      <w:r w:rsidR="001A079A" w:rsidRPr="00F00EDF">
        <w:rPr>
          <w:rFonts w:ascii="Arial" w:hAnsi="Arial" w:cs="Arial"/>
          <w:color w:val="000000" w:themeColor="text1"/>
        </w:rPr>
        <w:t xml:space="preserve"> </w:t>
      </w:r>
      <w:ins w:id="1979" w:author="Дмитрий Ковтун" w:date="2021-03-12T19:01:00Z">
        <w:r w:rsidR="00F25497">
          <w:rPr>
            <w:rFonts w:ascii="Arial" w:hAnsi="Arial" w:cs="Arial"/>
            <w:color w:val="000000" w:themeColor="text1"/>
          </w:rPr>
          <w:t>сотрудником с ролью «</w:t>
        </w:r>
      </w:ins>
      <w:r w:rsidR="001A079A" w:rsidRPr="00F00EDF">
        <w:rPr>
          <w:rFonts w:ascii="Arial" w:hAnsi="Arial" w:cs="Arial"/>
          <w:color w:val="000000" w:themeColor="text1"/>
        </w:rPr>
        <w:t>Мастер</w:t>
      </w:r>
      <w:del w:id="1980" w:author="Дмитрий Ковтун" w:date="2021-03-12T19:01:00Z">
        <w:r w:rsidR="001A079A" w:rsidRPr="00F00EDF" w:rsidDel="00F25497">
          <w:rPr>
            <w:rFonts w:ascii="Arial" w:hAnsi="Arial" w:cs="Arial"/>
            <w:color w:val="000000" w:themeColor="text1"/>
          </w:rPr>
          <w:delText>ом</w:delText>
        </w:r>
      </w:del>
      <w:r w:rsidR="001A079A" w:rsidRPr="00F00EDF">
        <w:rPr>
          <w:rFonts w:ascii="Arial" w:hAnsi="Arial" w:cs="Arial"/>
          <w:color w:val="000000" w:themeColor="text1"/>
        </w:rPr>
        <w:t xml:space="preserve"> ЦРММ</w:t>
      </w:r>
      <w:ins w:id="1981" w:author="Дмитрий Ковтун" w:date="2021-03-12T19:01:00Z">
        <w:r w:rsidR="00F25497">
          <w:rPr>
            <w:rFonts w:ascii="Arial" w:hAnsi="Arial" w:cs="Arial"/>
            <w:color w:val="000000" w:themeColor="text1"/>
          </w:rPr>
          <w:t xml:space="preserve"> УО»</w:t>
        </w:r>
      </w:ins>
      <w:r w:rsidR="001A079A" w:rsidRPr="00F00EDF">
        <w:rPr>
          <w:rFonts w:ascii="Arial" w:hAnsi="Arial" w:cs="Arial"/>
          <w:color w:val="000000" w:themeColor="text1"/>
        </w:rPr>
        <w:t xml:space="preserve"> и </w:t>
      </w:r>
      <w:r w:rsidRPr="00F00EDF">
        <w:rPr>
          <w:rFonts w:ascii="Arial" w:hAnsi="Arial" w:cs="Arial"/>
          <w:color w:val="000000" w:themeColor="text1"/>
        </w:rPr>
        <w:t xml:space="preserve">сотрудниками подразделения-заявителя. Для отражения в системе </w:t>
      </w:r>
      <w:r w:rsidRPr="00F00EDF">
        <w:rPr>
          <w:rFonts w:ascii="Arial" w:hAnsi="Arial" w:cs="Arial"/>
          <w:color w:val="000000" w:themeColor="text1"/>
          <w:lang w:val="en-US"/>
        </w:rPr>
        <w:t>SAP</w:t>
      </w:r>
      <w:r w:rsidRPr="00F00EDF">
        <w:rPr>
          <w:rFonts w:ascii="Arial" w:hAnsi="Arial" w:cs="Arial"/>
          <w:color w:val="000000" w:themeColor="text1"/>
        </w:rPr>
        <w:t xml:space="preserve"> </w:t>
      </w:r>
      <w:r w:rsidRPr="00F00EDF">
        <w:rPr>
          <w:rFonts w:ascii="Arial" w:hAnsi="Arial" w:cs="Arial"/>
          <w:color w:val="000000" w:themeColor="text1"/>
          <w:lang w:val="en-US"/>
        </w:rPr>
        <w:t>S</w:t>
      </w:r>
      <w:r w:rsidRPr="00F00EDF">
        <w:rPr>
          <w:rFonts w:ascii="Arial" w:hAnsi="Arial" w:cs="Arial"/>
          <w:color w:val="000000" w:themeColor="text1"/>
        </w:rPr>
        <w:t xml:space="preserve">/4 </w:t>
      </w:r>
      <w:r w:rsidR="00A410C8" w:rsidRPr="00F00EDF">
        <w:rPr>
          <w:rFonts w:ascii="Arial" w:hAnsi="Arial" w:cs="Arial"/>
          <w:color w:val="000000" w:themeColor="text1"/>
        </w:rPr>
        <w:t>продукции</w:t>
      </w:r>
      <w:r w:rsidRPr="00F00EDF">
        <w:rPr>
          <w:rFonts w:ascii="Arial" w:hAnsi="Arial" w:cs="Arial"/>
          <w:color w:val="000000" w:themeColor="text1"/>
        </w:rPr>
        <w:t xml:space="preserve"> соответствующей </w:t>
      </w:r>
      <w:r w:rsidR="00A410C8" w:rsidRPr="00F00EDF">
        <w:rPr>
          <w:rFonts w:ascii="Arial" w:hAnsi="Arial" w:cs="Arial"/>
          <w:color w:val="000000" w:themeColor="text1"/>
        </w:rPr>
        <w:t>качеству</w:t>
      </w:r>
      <w:r w:rsidR="008D46EC" w:rsidRPr="00632245">
        <w:rPr>
          <w:rFonts w:ascii="Arial" w:hAnsi="Arial" w:cs="Arial"/>
          <w:color w:val="000000" w:themeColor="text1"/>
        </w:rPr>
        <w:t>,</w:t>
      </w:r>
      <w:r w:rsidRPr="00F00EDF">
        <w:rPr>
          <w:rFonts w:ascii="Arial" w:hAnsi="Arial" w:cs="Arial"/>
          <w:color w:val="000000" w:themeColor="text1"/>
        </w:rPr>
        <w:t xml:space="preserve"> </w:t>
      </w:r>
      <w:r w:rsidR="00B92E10" w:rsidRPr="00F00EDF">
        <w:rPr>
          <w:rFonts w:ascii="Arial" w:hAnsi="Arial" w:cs="Arial"/>
          <w:color w:val="000000" w:themeColor="text1"/>
        </w:rPr>
        <w:t>Мастер ЦРММ УО</w:t>
      </w:r>
      <w:r w:rsidRPr="00F00EDF">
        <w:rPr>
          <w:rFonts w:ascii="Arial" w:hAnsi="Arial" w:cs="Arial"/>
          <w:color w:val="000000" w:themeColor="text1"/>
        </w:rPr>
        <w:t xml:space="preserve"> регистрирует фактические трудозатраты и выполняет проводку поступления продукции на склад по производственному заказу (шаг процесса 60 Регистрация факта изготовления изделия).</w:t>
      </w:r>
      <w:ins w:id="1982" w:author="Дмитрий Ковтун" w:date="2021-03-12T19:02:00Z">
        <w:r w:rsidR="00F25497">
          <w:rPr>
            <w:rFonts w:ascii="Arial" w:hAnsi="Arial" w:cs="Arial"/>
            <w:color w:val="000000" w:themeColor="text1"/>
          </w:rPr>
          <w:t xml:space="preserve"> </w:t>
        </w:r>
      </w:ins>
    </w:p>
    <w:p w14:paraId="7A82C276" w14:textId="78519F39" w:rsidR="00E84315" w:rsidRPr="00F00EDF" w:rsidDel="00F25497" w:rsidRDefault="00E84315">
      <w:pPr>
        <w:spacing w:after="240" w:line="276" w:lineRule="auto"/>
        <w:ind w:firstLine="567"/>
        <w:rPr>
          <w:del w:id="1983" w:author="Дмитрий Ковтун" w:date="2021-03-12T19:03:00Z"/>
          <w:rFonts w:ascii="Arial" w:hAnsi="Arial" w:cs="Arial"/>
          <w:color w:val="000000" w:themeColor="text1"/>
        </w:rPr>
      </w:pPr>
    </w:p>
    <w:p w14:paraId="056B25ED" w14:textId="3633EB52" w:rsidR="00E84315" w:rsidRPr="00F00EDF" w:rsidRDefault="00E84315" w:rsidP="00632245">
      <w:pPr>
        <w:pStyle w:val="4"/>
      </w:pPr>
      <w:r w:rsidRPr="00F00EDF">
        <w:t>Шаг процесса 60</w:t>
      </w:r>
      <w:r w:rsidR="008A06E2" w:rsidRPr="00F00EDF">
        <w:t xml:space="preserve"> - </w:t>
      </w:r>
      <w:r w:rsidRPr="00F00EDF">
        <w:t>Регистрация факта изготовления изделия</w:t>
      </w:r>
      <w:r w:rsidR="007160D1" w:rsidRPr="00632245">
        <w:t xml:space="preserve"> </w:t>
      </w:r>
    </w:p>
    <w:p w14:paraId="7A9AAEB7" w14:textId="77777777" w:rsidR="00E84315" w:rsidRPr="00F00EDF" w:rsidRDefault="00E84315">
      <w:pPr>
        <w:pStyle w:val="bbb"/>
        <w:spacing w:before="45" w:after="45"/>
      </w:pPr>
    </w:p>
    <w:p w14:paraId="583F8229" w14:textId="58B7F2CA" w:rsidR="00BC2D7A" w:rsidRPr="00632245" w:rsidRDefault="00E84315">
      <w:pPr>
        <w:spacing w:after="240" w:line="276" w:lineRule="auto"/>
        <w:ind w:firstLine="567"/>
        <w:rPr>
          <w:rFonts w:ascii="Arial" w:hAnsi="Arial" w:cs="Arial"/>
          <w:color w:val="000000" w:themeColor="text1"/>
        </w:rPr>
      </w:pPr>
      <w:r w:rsidRPr="00F00EDF">
        <w:rPr>
          <w:rFonts w:ascii="Arial" w:hAnsi="Arial" w:cs="Arial"/>
          <w:color w:val="000000" w:themeColor="text1"/>
        </w:rPr>
        <w:t>По окончании процесса производства и проведения контроля качества/приемки продукции сотрудниками подразделения-заявителя</w:t>
      </w:r>
      <w:del w:id="1984" w:author="Дмитрий Ковтун" w:date="2021-04-05T20:25:00Z">
        <w:r w:rsidRPr="00F00EDF" w:rsidDel="000B5B55">
          <w:rPr>
            <w:rFonts w:ascii="Arial" w:hAnsi="Arial" w:cs="Arial"/>
            <w:color w:val="000000" w:themeColor="text1"/>
          </w:rPr>
          <w:delText xml:space="preserve"> </w:delText>
        </w:r>
      </w:del>
      <w:del w:id="1985" w:author="Дмитрий Ковтун" w:date="2021-03-12T19:04:00Z">
        <w:r w:rsidRPr="00F00EDF" w:rsidDel="007A62FA">
          <w:rPr>
            <w:rFonts w:ascii="Arial" w:hAnsi="Arial" w:cs="Arial"/>
            <w:color w:val="000000" w:themeColor="text1"/>
          </w:rPr>
          <w:delText>на основании отчета производства</w:delText>
        </w:r>
      </w:del>
      <w:ins w:id="1986" w:author="Дмитрий Ковтун" w:date="2021-03-12T19:04:00Z">
        <w:r w:rsidR="007A62FA">
          <w:rPr>
            <w:rFonts w:ascii="Arial" w:hAnsi="Arial" w:cs="Arial"/>
            <w:color w:val="000000" w:themeColor="text1"/>
          </w:rPr>
          <w:t>, сотрудник с ролью «</w:t>
        </w:r>
      </w:ins>
      <w:del w:id="1987" w:author="Дмитрий Ковтун" w:date="2021-03-12T19:04:00Z">
        <w:r w:rsidRPr="00F00EDF" w:rsidDel="007A62FA">
          <w:rPr>
            <w:rFonts w:ascii="Arial" w:hAnsi="Arial" w:cs="Arial"/>
            <w:color w:val="000000" w:themeColor="text1"/>
          </w:rPr>
          <w:delText xml:space="preserve"> </w:delText>
        </w:r>
      </w:del>
      <w:r w:rsidR="00B92E10" w:rsidRPr="00F00EDF">
        <w:rPr>
          <w:rFonts w:ascii="Arial" w:hAnsi="Arial" w:cs="Arial"/>
          <w:color w:val="000000" w:themeColor="text1"/>
        </w:rPr>
        <w:t>Мастер ЦРММ УО</w:t>
      </w:r>
      <w:ins w:id="1988" w:author="Дмитрий Ковтун" w:date="2021-03-12T19:04:00Z">
        <w:r w:rsidR="007A62FA">
          <w:rPr>
            <w:rFonts w:ascii="Arial" w:hAnsi="Arial" w:cs="Arial"/>
            <w:color w:val="000000" w:themeColor="text1"/>
          </w:rPr>
          <w:t>»</w:t>
        </w:r>
      </w:ins>
      <w:r w:rsidRPr="00F00EDF">
        <w:rPr>
          <w:rFonts w:ascii="Arial" w:hAnsi="Arial" w:cs="Arial"/>
          <w:color w:val="000000" w:themeColor="text1"/>
        </w:rPr>
        <w:t xml:space="preserve"> выполняет регистрацию фактических данных производства. Регистрация фактических данных производства выполняется как подтверждение производственного заказа с помощью транзакции «</w:t>
      </w:r>
      <w:r w:rsidR="00DF5917" w:rsidRPr="00F00EDF">
        <w:rPr>
          <w:rFonts w:ascii="Arial" w:hAnsi="Arial" w:cs="Arial"/>
          <w:color w:val="000000" w:themeColor="text1"/>
          <w:lang w:val="en-US"/>
        </w:rPr>
        <w:t>CO</w:t>
      </w:r>
      <w:r w:rsidR="00DF5917" w:rsidRPr="00632245">
        <w:rPr>
          <w:rFonts w:ascii="Arial" w:hAnsi="Arial" w:cs="Arial"/>
          <w:color w:val="000000" w:themeColor="text1"/>
        </w:rPr>
        <w:t>11</w:t>
      </w:r>
      <w:r w:rsidR="00DF5917" w:rsidRPr="00F00EDF">
        <w:rPr>
          <w:rFonts w:ascii="Arial" w:hAnsi="Arial" w:cs="Arial"/>
          <w:color w:val="000000" w:themeColor="text1"/>
          <w:lang w:val="en-US"/>
        </w:rPr>
        <w:t>N</w:t>
      </w:r>
      <w:r w:rsidRPr="00F00EDF">
        <w:rPr>
          <w:rFonts w:ascii="Arial" w:hAnsi="Arial" w:cs="Arial"/>
          <w:color w:val="000000" w:themeColor="text1"/>
        </w:rPr>
        <w:t xml:space="preserve"> </w:t>
      </w:r>
      <w:r w:rsidR="009842EF" w:rsidRPr="00F00EDF">
        <w:rPr>
          <w:rFonts w:ascii="Arial" w:hAnsi="Arial" w:cs="Arial"/>
          <w:color w:val="000000" w:themeColor="text1"/>
        </w:rPr>
        <w:t>–</w:t>
      </w:r>
      <w:r w:rsidRPr="00F00EDF">
        <w:rPr>
          <w:rFonts w:ascii="Arial" w:hAnsi="Arial" w:cs="Arial"/>
          <w:color w:val="000000" w:themeColor="text1"/>
        </w:rPr>
        <w:t xml:space="preserve"> </w:t>
      </w:r>
      <w:del w:id="1989" w:author="Дмитрий Ковтун" w:date="2021-03-12T19:15:00Z">
        <w:r w:rsidR="0025627B" w:rsidRPr="00F00EDF" w:rsidDel="0034725C">
          <w:rPr>
            <w:rFonts w:ascii="Arial" w:hAnsi="Arial" w:cs="Arial"/>
            <w:color w:val="000000" w:themeColor="text1"/>
          </w:rPr>
          <w:delText>«</w:delText>
        </w:r>
      </w:del>
      <w:r w:rsidR="0025627B" w:rsidRPr="00F00EDF">
        <w:rPr>
          <w:rFonts w:ascii="Arial" w:hAnsi="Arial" w:cs="Arial"/>
          <w:color w:val="000000" w:themeColor="text1"/>
        </w:rPr>
        <w:t xml:space="preserve">Ввод </w:t>
      </w:r>
      <w:r w:rsidR="00BC2D7A" w:rsidRPr="00632245">
        <w:rPr>
          <w:rFonts w:ascii="Arial" w:hAnsi="Arial" w:cs="Arial"/>
          <w:color w:val="000000" w:themeColor="text1"/>
        </w:rPr>
        <w:t>и</w:t>
      </w:r>
      <w:r w:rsidR="0025627B" w:rsidRPr="00F00EDF">
        <w:rPr>
          <w:rFonts w:ascii="Arial" w:hAnsi="Arial" w:cs="Arial"/>
          <w:color w:val="000000" w:themeColor="text1"/>
        </w:rPr>
        <w:t>ндивид</w:t>
      </w:r>
      <w:r w:rsidR="00BC2D7A" w:rsidRPr="00632245">
        <w:rPr>
          <w:rFonts w:ascii="Arial" w:hAnsi="Arial" w:cs="Arial"/>
          <w:color w:val="000000" w:themeColor="text1"/>
        </w:rPr>
        <w:t>уального э</w:t>
      </w:r>
      <w:r w:rsidR="0025627B" w:rsidRPr="00F00EDF">
        <w:rPr>
          <w:rFonts w:ascii="Arial" w:hAnsi="Arial" w:cs="Arial"/>
          <w:color w:val="000000" w:themeColor="text1"/>
        </w:rPr>
        <w:t>крана/подтверждение</w:t>
      </w:r>
      <w:r w:rsidRPr="00F00EDF">
        <w:rPr>
          <w:rFonts w:ascii="Arial" w:hAnsi="Arial" w:cs="Arial"/>
          <w:color w:val="000000" w:themeColor="text1"/>
        </w:rPr>
        <w:t>»</w:t>
      </w:r>
      <w:r w:rsidR="00BC2D7A" w:rsidRPr="00632245">
        <w:rPr>
          <w:rFonts w:ascii="Arial" w:hAnsi="Arial" w:cs="Arial"/>
          <w:color w:val="000000" w:themeColor="text1"/>
        </w:rPr>
        <w:t>.</w:t>
      </w:r>
    </w:p>
    <w:p w14:paraId="3EF25A54" w14:textId="766A16DF" w:rsidR="00E84315" w:rsidRPr="00F00EDF" w:rsidRDefault="00801626">
      <w:pPr>
        <w:spacing w:after="240" w:line="276" w:lineRule="auto"/>
        <w:ind w:firstLine="567"/>
        <w:rPr>
          <w:rFonts w:ascii="Arial" w:hAnsi="Arial" w:cs="Arial"/>
          <w:color w:val="000000" w:themeColor="text1"/>
        </w:rPr>
      </w:pPr>
      <w:r w:rsidRPr="00632245">
        <w:rPr>
          <w:rFonts w:ascii="Arial" w:hAnsi="Arial" w:cs="Arial"/>
          <w:color w:val="000000" w:themeColor="text1"/>
        </w:rPr>
        <w:t>Мастер ЦРММ УО</w:t>
      </w:r>
      <w:ins w:id="1990" w:author="Дмитрий Ковтун" w:date="2021-03-12T19:05:00Z">
        <w:r w:rsidR="007A62FA">
          <w:rPr>
            <w:rFonts w:ascii="Arial" w:hAnsi="Arial" w:cs="Arial"/>
            <w:color w:val="000000" w:themeColor="text1"/>
          </w:rPr>
          <w:t xml:space="preserve"> в транзакции </w:t>
        </w:r>
        <w:r w:rsidR="007A62FA">
          <w:rPr>
            <w:rFonts w:ascii="Arial" w:hAnsi="Arial" w:cs="Arial"/>
            <w:color w:val="000000" w:themeColor="text1"/>
            <w:lang w:val="en-US"/>
          </w:rPr>
          <w:t>CO</w:t>
        </w:r>
        <w:r w:rsidR="007A62FA" w:rsidRPr="007A62FA">
          <w:rPr>
            <w:rFonts w:ascii="Arial" w:hAnsi="Arial" w:cs="Arial"/>
            <w:color w:val="000000" w:themeColor="text1"/>
            <w:rPrChange w:id="1991" w:author="Дмитрий Ковтун" w:date="2021-03-12T19:05:00Z">
              <w:rPr>
                <w:rFonts w:ascii="Arial" w:hAnsi="Arial" w:cs="Arial"/>
                <w:color w:val="000000" w:themeColor="text1"/>
                <w:lang w:val="en-US"/>
              </w:rPr>
            </w:rPrChange>
          </w:rPr>
          <w:t>11</w:t>
        </w:r>
        <w:r w:rsidR="007A62FA">
          <w:rPr>
            <w:rFonts w:ascii="Arial" w:hAnsi="Arial" w:cs="Arial"/>
            <w:color w:val="000000" w:themeColor="text1"/>
            <w:lang w:val="en-US"/>
          </w:rPr>
          <w:t>N</w:t>
        </w:r>
      </w:ins>
      <w:r w:rsidRPr="00632245">
        <w:rPr>
          <w:rFonts w:ascii="Arial" w:hAnsi="Arial" w:cs="Arial"/>
          <w:color w:val="000000" w:themeColor="text1"/>
        </w:rPr>
        <w:t xml:space="preserve"> </w:t>
      </w:r>
      <w:r w:rsidR="00BC2D7A" w:rsidRPr="00632245">
        <w:rPr>
          <w:rFonts w:ascii="Arial" w:hAnsi="Arial" w:cs="Arial"/>
          <w:color w:val="000000" w:themeColor="text1"/>
        </w:rPr>
        <w:t>указ</w:t>
      </w:r>
      <w:r w:rsidRPr="00632245">
        <w:rPr>
          <w:rFonts w:ascii="Arial" w:hAnsi="Arial" w:cs="Arial"/>
          <w:color w:val="000000" w:themeColor="text1"/>
        </w:rPr>
        <w:t>ывает</w:t>
      </w:r>
      <w:r w:rsidR="00BC2D7A" w:rsidRPr="00632245">
        <w:rPr>
          <w:rFonts w:ascii="Arial" w:hAnsi="Arial" w:cs="Arial"/>
          <w:color w:val="000000" w:themeColor="text1"/>
        </w:rPr>
        <w:t xml:space="preserve"> номер производственного заказа и</w:t>
      </w:r>
      <w:r w:rsidRPr="00632245">
        <w:rPr>
          <w:rFonts w:ascii="Arial" w:hAnsi="Arial" w:cs="Arial"/>
          <w:color w:val="000000" w:themeColor="text1"/>
        </w:rPr>
        <w:t xml:space="preserve"> при</w:t>
      </w:r>
      <w:r w:rsidR="00BC2D7A" w:rsidRPr="00632245">
        <w:rPr>
          <w:rFonts w:ascii="Arial" w:hAnsi="Arial" w:cs="Arial"/>
          <w:color w:val="000000" w:themeColor="text1"/>
        </w:rPr>
        <w:t xml:space="preserve"> нажатии на кнопку «Фактические данные»</w:t>
      </w:r>
      <w:r w:rsidR="00A56EE6" w:rsidRPr="00632245">
        <w:rPr>
          <w:rFonts w:ascii="Arial" w:hAnsi="Arial" w:cs="Arial"/>
          <w:color w:val="000000" w:themeColor="text1"/>
        </w:rPr>
        <w:t xml:space="preserve"> </w:t>
      </w:r>
      <w:r w:rsidR="00BC2D7A" w:rsidRPr="00632245">
        <w:rPr>
          <w:rFonts w:ascii="Arial" w:hAnsi="Arial" w:cs="Arial"/>
          <w:color w:val="000000" w:themeColor="text1"/>
        </w:rPr>
        <w:t>заполняет</w:t>
      </w:r>
      <w:del w:id="1992" w:author="Дмитрий Ковтун" w:date="2021-03-12T19:08:00Z">
        <w:r w:rsidR="00BC2D7A" w:rsidRPr="00632245" w:rsidDel="007A62FA">
          <w:rPr>
            <w:rFonts w:ascii="Arial" w:hAnsi="Arial" w:cs="Arial"/>
            <w:color w:val="000000" w:themeColor="text1"/>
          </w:rPr>
          <w:delText>ся</w:delText>
        </w:r>
      </w:del>
      <w:r w:rsidR="00E84315" w:rsidRPr="00F00EDF">
        <w:rPr>
          <w:rFonts w:ascii="Arial" w:hAnsi="Arial" w:cs="Arial"/>
          <w:color w:val="000000" w:themeColor="text1"/>
        </w:rPr>
        <w:t xml:space="preserve"> </w:t>
      </w:r>
      <w:del w:id="1993" w:author="Дмитрий Ковтун" w:date="2021-03-12T19:08:00Z">
        <w:r w:rsidR="00E84315" w:rsidRPr="00F00EDF" w:rsidDel="007A62FA">
          <w:rPr>
            <w:rFonts w:ascii="Arial" w:hAnsi="Arial" w:cs="Arial"/>
            <w:color w:val="000000" w:themeColor="text1"/>
          </w:rPr>
          <w:delText xml:space="preserve">следующая </w:delText>
        </w:r>
      </w:del>
      <w:ins w:id="1994" w:author="Дмитрий Ковтун" w:date="2021-03-12T19:08:00Z">
        <w:r w:rsidR="007A62FA" w:rsidRPr="00F00EDF">
          <w:rPr>
            <w:rFonts w:ascii="Arial" w:hAnsi="Arial" w:cs="Arial"/>
            <w:color w:val="000000" w:themeColor="text1"/>
          </w:rPr>
          <w:t>следующ</w:t>
        </w:r>
        <w:r w:rsidR="007A62FA">
          <w:rPr>
            <w:rFonts w:ascii="Arial" w:hAnsi="Arial" w:cs="Arial"/>
            <w:color w:val="000000" w:themeColor="text1"/>
          </w:rPr>
          <w:t>ую</w:t>
        </w:r>
        <w:r w:rsidR="007A62FA" w:rsidRPr="00F00EDF">
          <w:rPr>
            <w:rFonts w:ascii="Arial" w:hAnsi="Arial" w:cs="Arial"/>
            <w:color w:val="000000" w:themeColor="text1"/>
          </w:rPr>
          <w:t xml:space="preserve"> </w:t>
        </w:r>
      </w:ins>
      <w:del w:id="1995" w:author="Дмитрий Ковтун" w:date="2021-03-12T19:08:00Z">
        <w:r w:rsidR="00E84315" w:rsidRPr="00F00EDF" w:rsidDel="007A62FA">
          <w:rPr>
            <w:rFonts w:ascii="Arial" w:hAnsi="Arial" w:cs="Arial"/>
            <w:color w:val="000000" w:themeColor="text1"/>
          </w:rPr>
          <w:delText>информация</w:delText>
        </w:r>
        <w:r w:rsidR="00BC2D7A" w:rsidRPr="00632245" w:rsidDel="007A62FA">
          <w:rPr>
            <w:rFonts w:ascii="Arial" w:hAnsi="Arial" w:cs="Arial"/>
            <w:color w:val="000000" w:themeColor="text1"/>
          </w:rPr>
          <w:delText xml:space="preserve"> </w:delText>
        </w:r>
      </w:del>
      <w:ins w:id="1996" w:author="Дмитрий Ковтун" w:date="2021-03-12T19:08:00Z">
        <w:r w:rsidR="007A62FA" w:rsidRPr="00F00EDF">
          <w:rPr>
            <w:rFonts w:ascii="Arial" w:hAnsi="Arial" w:cs="Arial"/>
            <w:color w:val="000000" w:themeColor="text1"/>
          </w:rPr>
          <w:t>информаци</w:t>
        </w:r>
        <w:r w:rsidR="007A62FA">
          <w:rPr>
            <w:rFonts w:ascii="Arial" w:hAnsi="Arial" w:cs="Arial"/>
            <w:color w:val="000000" w:themeColor="text1"/>
          </w:rPr>
          <w:t>ю</w:t>
        </w:r>
        <w:r w:rsidR="007A62FA" w:rsidRPr="00632245">
          <w:rPr>
            <w:rFonts w:ascii="Arial" w:hAnsi="Arial" w:cs="Arial"/>
            <w:color w:val="000000" w:themeColor="text1"/>
          </w:rPr>
          <w:t xml:space="preserve"> </w:t>
        </w:r>
      </w:ins>
      <w:r w:rsidR="00BC2D7A" w:rsidRPr="00632245">
        <w:rPr>
          <w:rFonts w:ascii="Arial" w:hAnsi="Arial" w:cs="Arial"/>
          <w:color w:val="000000" w:themeColor="text1"/>
        </w:rPr>
        <w:t>(корректир</w:t>
      </w:r>
      <w:r w:rsidR="00A56EE6" w:rsidRPr="00632245">
        <w:rPr>
          <w:rFonts w:ascii="Arial" w:hAnsi="Arial" w:cs="Arial"/>
          <w:color w:val="000000" w:themeColor="text1"/>
        </w:rPr>
        <w:t>уется</w:t>
      </w:r>
      <w:r w:rsidR="00BC2D7A" w:rsidRPr="00632245">
        <w:rPr>
          <w:rFonts w:ascii="Arial" w:hAnsi="Arial" w:cs="Arial"/>
          <w:color w:val="000000" w:themeColor="text1"/>
        </w:rPr>
        <w:t>, при необходимости)</w:t>
      </w:r>
      <w:r w:rsidR="00E84315" w:rsidRPr="00F00EDF">
        <w:rPr>
          <w:rFonts w:ascii="Arial" w:hAnsi="Arial" w:cs="Arial"/>
          <w:color w:val="000000" w:themeColor="text1"/>
        </w:rPr>
        <w:t>:</w:t>
      </w:r>
    </w:p>
    <w:p w14:paraId="72800F18" w14:textId="65849764" w:rsidR="00E84315" w:rsidRPr="00632245" w:rsidRDefault="00E84315"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Фактическая трудоемкость</w:t>
      </w:r>
    </w:p>
    <w:p w14:paraId="0A016780" w14:textId="77777777" w:rsidR="00E84315" w:rsidRPr="00F00EDF" w:rsidRDefault="00E84315"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Дата и время изготовления</w:t>
      </w:r>
    </w:p>
    <w:p w14:paraId="72EC5B22" w14:textId="74058F0D" w:rsidR="00E84315" w:rsidRPr="00632245" w:rsidRDefault="00E84315"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Дата проводки</w:t>
      </w:r>
    </w:p>
    <w:p w14:paraId="404630B0" w14:textId="6EAEFDCD" w:rsidR="0025627B" w:rsidRPr="007A62FA" w:rsidRDefault="0025627B" w:rsidP="00632245">
      <w:pPr>
        <w:pStyle w:val="afa"/>
        <w:spacing w:after="240" w:line="276" w:lineRule="auto"/>
        <w:ind w:left="1287"/>
        <w:rPr>
          <w:rFonts w:ascii="Arial" w:hAnsi="Arial" w:cs="Arial"/>
          <w:color w:val="000000" w:themeColor="text1"/>
          <w:rPrChange w:id="1997" w:author="Дмитрий Ковтун" w:date="2021-03-12T19:08:00Z">
            <w:rPr>
              <w:rFonts w:ascii="Arial" w:hAnsi="Arial" w:cs="Arial"/>
              <w:color w:val="000000" w:themeColor="text1"/>
              <w:lang w:val="en-US"/>
            </w:rPr>
          </w:rPrChange>
        </w:rPr>
      </w:pPr>
      <w:r w:rsidRPr="00632245">
        <w:rPr>
          <w:rFonts w:ascii="Arial" w:hAnsi="Arial" w:cs="Arial"/>
          <w:color w:val="000000" w:themeColor="text1"/>
        </w:rPr>
        <w:t>Экран «Движение материалов»</w:t>
      </w:r>
      <w:r w:rsidRPr="007A62FA">
        <w:rPr>
          <w:rFonts w:ascii="Arial" w:hAnsi="Arial" w:cs="Arial"/>
          <w:color w:val="000000" w:themeColor="text1"/>
          <w:rPrChange w:id="1998" w:author="Дмитрий Ковтун" w:date="2021-03-12T19:08:00Z">
            <w:rPr>
              <w:rFonts w:ascii="Arial" w:hAnsi="Arial" w:cs="Arial"/>
              <w:color w:val="000000" w:themeColor="text1"/>
              <w:lang w:val="en-US"/>
            </w:rPr>
          </w:rPrChange>
        </w:rPr>
        <w:t>:</w:t>
      </w:r>
    </w:p>
    <w:p w14:paraId="4F69FF7E" w14:textId="7068CAE4" w:rsidR="00801626" w:rsidRPr="00632245" w:rsidRDefault="00801626" w:rsidP="00632245">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Количество (для произведенной продукции)</w:t>
      </w:r>
    </w:p>
    <w:p w14:paraId="7F3C8FB9" w14:textId="3870DA82" w:rsidR="00801626" w:rsidRPr="00632245" w:rsidRDefault="00801626" w:rsidP="00632245">
      <w:pPr>
        <w:pStyle w:val="afa"/>
        <w:numPr>
          <w:ilvl w:val="0"/>
          <w:numId w:val="27"/>
        </w:numPr>
        <w:spacing w:after="240" w:line="276" w:lineRule="auto"/>
        <w:rPr>
          <w:rFonts w:ascii="Arial" w:hAnsi="Arial" w:cs="Arial"/>
          <w:color w:val="000000" w:themeColor="text1"/>
        </w:rPr>
      </w:pPr>
      <w:r w:rsidRPr="00632245">
        <w:rPr>
          <w:rFonts w:ascii="Arial" w:hAnsi="Arial" w:cs="Arial"/>
          <w:color w:val="000000" w:themeColor="text1"/>
        </w:rPr>
        <w:t>Количество (использованных материалов)</w:t>
      </w:r>
    </w:p>
    <w:p w14:paraId="108A04F0" w14:textId="51CA7FD0" w:rsidR="0025627B" w:rsidRPr="00F00EDF" w:rsidDel="007A62FA" w:rsidRDefault="007160D1">
      <w:pPr>
        <w:pStyle w:val="afa"/>
        <w:numPr>
          <w:ilvl w:val="0"/>
          <w:numId w:val="27"/>
        </w:numPr>
        <w:spacing w:after="240" w:line="276" w:lineRule="auto"/>
        <w:ind w:firstLine="567"/>
        <w:rPr>
          <w:del w:id="1999" w:author="Дмитрий Ковтун" w:date="2021-03-12T19:09:00Z"/>
          <w:rFonts w:ascii="Arial" w:hAnsi="Arial" w:cs="Arial"/>
          <w:color w:val="000000" w:themeColor="text1"/>
        </w:rPr>
        <w:pPrChange w:id="2000" w:author="Дмитрий Ковтун" w:date="2021-03-12T19:14:00Z">
          <w:pPr>
            <w:pStyle w:val="afa"/>
            <w:numPr>
              <w:numId w:val="27"/>
            </w:numPr>
            <w:spacing w:after="240" w:line="276" w:lineRule="auto"/>
            <w:ind w:left="1287" w:hanging="360"/>
          </w:pPr>
        </w:pPrChange>
      </w:pPr>
      <w:del w:id="2001" w:author="Дмитрий Ковтун" w:date="2021-03-12T19:09:00Z">
        <w:r w:rsidRPr="00632245" w:rsidDel="007A62FA">
          <w:rPr>
            <w:rFonts w:ascii="Arial" w:hAnsi="Arial" w:cs="Arial"/>
            <w:color w:val="000000" w:themeColor="text1"/>
          </w:rPr>
          <w:delText>Склад</w:delText>
        </w:r>
        <w:r w:rsidR="0025627B" w:rsidRPr="00632245" w:rsidDel="007A62FA">
          <w:rPr>
            <w:rFonts w:ascii="Arial" w:hAnsi="Arial" w:cs="Arial"/>
            <w:color w:val="000000" w:themeColor="text1"/>
          </w:rPr>
          <w:delText xml:space="preserve"> (</w:delText>
        </w:r>
        <w:r w:rsidRPr="00632245" w:rsidDel="007A62FA">
          <w:rPr>
            <w:rFonts w:ascii="Arial" w:hAnsi="Arial" w:cs="Arial"/>
            <w:color w:val="000000" w:themeColor="text1"/>
          </w:rPr>
          <w:delText xml:space="preserve">для </w:delText>
        </w:r>
        <w:r w:rsidRPr="00F00EDF" w:rsidDel="007A62FA">
          <w:rPr>
            <w:rFonts w:ascii="Arial" w:hAnsi="Arial" w:cs="Arial"/>
            <w:color w:val="000000" w:themeColor="text1"/>
          </w:rPr>
          <w:delText>произведенной продукции</w:delText>
        </w:r>
        <w:r w:rsidR="0025627B" w:rsidRPr="00632245" w:rsidDel="007A62FA">
          <w:rPr>
            <w:rFonts w:ascii="Arial" w:hAnsi="Arial" w:cs="Arial"/>
            <w:color w:val="000000" w:themeColor="text1"/>
          </w:rPr>
          <w:delText>)</w:delText>
        </w:r>
      </w:del>
    </w:p>
    <w:p w14:paraId="70712C0C" w14:textId="1FE3FBA7" w:rsidR="00E84315" w:rsidRPr="00F00EDF" w:rsidRDefault="00E84315">
      <w:pPr>
        <w:spacing w:after="240" w:line="276" w:lineRule="auto"/>
        <w:ind w:firstLine="567"/>
        <w:rPr>
          <w:rFonts w:ascii="Arial" w:hAnsi="Arial" w:cs="Arial"/>
          <w:color w:val="000000" w:themeColor="text1"/>
        </w:rPr>
        <w:pPrChange w:id="2002" w:author="Дмитрий Ковтун" w:date="2021-03-12T19:14:00Z">
          <w:pPr>
            <w:spacing w:after="240" w:line="276" w:lineRule="auto"/>
          </w:pPr>
        </w:pPrChange>
      </w:pPr>
      <w:r w:rsidRPr="00F00EDF">
        <w:rPr>
          <w:rFonts w:ascii="Arial" w:hAnsi="Arial" w:cs="Arial"/>
          <w:color w:val="000000" w:themeColor="text1"/>
        </w:rPr>
        <w:t xml:space="preserve">В результате ввода </w:t>
      </w:r>
      <w:ins w:id="2003" w:author="Дмитрий Ковтун" w:date="2021-03-12T19:10:00Z">
        <w:r w:rsidR="007A62FA">
          <w:rPr>
            <w:rFonts w:ascii="Arial" w:hAnsi="Arial" w:cs="Arial"/>
            <w:color w:val="000000" w:themeColor="text1"/>
          </w:rPr>
          <w:t xml:space="preserve">и сохранения </w:t>
        </w:r>
      </w:ins>
      <w:r w:rsidRPr="00F00EDF">
        <w:rPr>
          <w:rFonts w:ascii="Arial" w:hAnsi="Arial" w:cs="Arial"/>
          <w:color w:val="000000" w:themeColor="text1"/>
        </w:rPr>
        <w:t xml:space="preserve">подтверждения </w:t>
      </w:r>
      <w:del w:id="2004" w:author="Дмитрий Ковтун" w:date="2021-03-12T19:09:00Z">
        <w:r w:rsidRPr="00F00EDF" w:rsidDel="007A62FA">
          <w:rPr>
            <w:rFonts w:ascii="Arial" w:hAnsi="Arial" w:cs="Arial"/>
            <w:color w:val="000000" w:themeColor="text1"/>
          </w:rPr>
          <w:delText>о выполненной работе</w:delText>
        </w:r>
      </w:del>
      <w:ins w:id="2005" w:author="Дмитрий Ковтун" w:date="2021-03-12T19:09:00Z">
        <w:r w:rsidR="007A62FA">
          <w:rPr>
            <w:rFonts w:ascii="Arial" w:hAnsi="Arial" w:cs="Arial"/>
            <w:color w:val="000000" w:themeColor="text1"/>
          </w:rPr>
          <w:t>в системе</w:t>
        </w:r>
      </w:ins>
      <w:r w:rsidRPr="00F00EDF">
        <w:rPr>
          <w:rFonts w:ascii="Arial" w:hAnsi="Arial" w:cs="Arial"/>
          <w:color w:val="000000" w:themeColor="text1"/>
        </w:rPr>
        <w:t xml:space="preserve"> </w:t>
      </w:r>
      <w:del w:id="2006" w:author="Дмитрий Ковтун" w:date="2021-03-12T19:09:00Z">
        <w:r w:rsidRPr="00F00EDF" w:rsidDel="007A62FA">
          <w:rPr>
            <w:rFonts w:ascii="Arial" w:hAnsi="Arial" w:cs="Arial"/>
            <w:color w:val="000000" w:themeColor="text1"/>
          </w:rPr>
          <w:delText>выполняется</w:delText>
        </w:r>
      </w:del>
      <w:ins w:id="2007" w:author="Дмитрий Ковтун" w:date="2021-03-12T19:09:00Z">
        <w:r w:rsidR="007A62FA" w:rsidRPr="00F00EDF">
          <w:rPr>
            <w:rFonts w:ascii="Arial" w:hAnsi="Arial" w:cs="Arial"/>
            <w:color w:val="000000" w:themeColor="text1"/>
          </w:rPr>
          <w:t>выполня</w:t>
        </w:r>
        <w:r w:rsidR="007A62FA">
          <w:rPr>
            <w:rFonts w:ascii="Arial" w:hAnsi="Arial" w:cs="Arial"/>
            <w:color w:val="000000" w:themeColor="text1"/>
          </w:rPr>
          <w:t>ю</w:t>
        </w:r>
        <w:r w:rsidR="007A62FA" w:rsidRPr="00F00EDF">
          <w:rPr>
            <w:rFonts w:ascii="Arial" w:hAnsi="Arial" w:cs="Arial"/>
            <w:color w:val="000000" w:themeColor="text1"/>
          </w:rPr>
          <w:t>тся</w:t>
        </w:r>
        <w:r w:rsidR="007A62FA">
          <w:rPr>
            <w:rFonts w:ascii="Arial" w:hAnsi="Arial" w:cs="Arial"/>
            <w:color w:val="000000" w:themeColor="text1"/>
          </w:rPr>
          <w:t xml:space="preserve"> следующие </w:t>
        </w:r>
      </w:ins>
      <w:ins w:id="2008" w:author="Дмитрий Ковтун" w:date="2021-03-12T19:10:00Z">
        <w:r w:rsidR="007A62FA">
          <w:rPr>
            <w:rFonts w:ascii="Arial" w:hAnsi="Arial" w:cs="Arial"/>
            <w:color w:val="000000" w:themeColor="text1"/>
          </w:rPr>
          <w:t>процедуры</w:t>
        </w:r>
      </w:ins>
      <w:r w:rsidRPr="00F00EDF">
        <w:rPr>
          <w:rFonts w:ascii="Arial" w:hAnsi="Arial" w:cs="Arial"/>
          <w:color w:val="000000" w:themeColor="text1"/>
        </w:rPr>
        <w:t xml:space="preserve">: </w:t>
      </w:r>
    </w:p>
    <w:p w14:paraId="40B3BC93" w14:textId="140B7B33" w:rsidR="00E84315" w:rsidRPr="00F00EDF" w:rsidRDefault="00E84315" w:rsidP="00632245">
      <w:pPr>
        <w:pStyle w:val="afa"/>
        <w:numPr>
          <w:ilvl w:val="0"/>
          <w:numId w:val="27"/>
        </w:numPr>
        <w:spacing w:after="240" w:line="276" w:lineRule="auto"/>
        <w:rPr>
          <w:rFonts w:ascii="Arial" w:hAnsi="Arial" w:cs="Arial"/>
          <w:color w:val="000000" w:themeColor="text1"/>
        </w:rPr>
      </w:pPr>
      <w:r w:rsidRPr="00F00EDF">
        <w:rPr>
          <w:rFonts w:ascii="Arial" w:hAnsi="Arial" w:cs="Arial"/>
          <w:color w:val="000000" w:themeColor="text1"/>
        </w:rPr>
        <w:t xml:space="preserve">Автоматическое </w:t>
      </w:r>
      <w:ins w:id="2009" w:author="Дмитрий Ковтун" w:date="2021-03-12T19:11:00Z">
        <w:r w:rsidR="007A62FA" w:rsidRPr="00F00EDF">
          <w:rPr>
            <w:rFonts w:ascii="Arial" w:hAnsi="Arial" w:cs="Arial"/>
            <w:color w:val="000000" w:themeColor="text1"/>
          </w:rPr>
          <w:t xml:space="preserve">формирование документа материала </w:t>
        </w:r>
      </w:ins>
      <w:del w:id="2010" w:author="Дмитрий Ковтун" w:date="2021-03-12T19:11:00Z">
        <w:r w:rsidRPr="00F00EDF" w:rsidDel="007A62FA">
          <w:rPr>
            <w:rFonts w:ascii="Arial" w:hAnsi="Arial" w:cs="Arial"/>
            <w:color w:val="000000" w:themeColor="text1"/>
          </w:rPr>
          <w:delText xml:space="preserve">поступление </w:delText>
        </w:r>
      </w:del>
      <w:ins w:id="2011" w:author="Дмитрий Ковтун" w:date="2021-03-12T19:11:00Z">
        <w:r w:rsidR="007A62FA" w:rsidRPr="00F00EDF">
          <w:rPr>
            <w:rFonts w:ascii="Arial" w:hAnsi="Arial" w:cs="Arial"/>
            <w:color w:val="000000" w:themeColor="text1"/>
          </w:rPr>
          <w:t>поступлени</w:t>
        </w:r>
        <w:r w:rsidR="007A62FA">
          <w:rPr>
            <w:rFonts w:ascii="Arial" w:hAnsi="Arial" w:cs="Arial"/>
            <w:color w:val="000000" w:themeColor="text1"/>
          </w:rPr>
          <w:t>я</w:t>
        </w:r>
        <w:r w:rsidR="007A62FA" w:rsidRPr="00F00EDF">
          <w:rPr>
            <w:rFonts w:ascii="Arial" w:hAnsi="Arial" w:cs="Arial"/>
            <w:color w:val="000000" w:themeColor="text1"/>
          </w:rPr>
          <w:t xml:space="preserve"> </w:t>
        </w:r>
      </w:ins>
      <w:del w:id="2012" w:author="Дмитрий Ковтун" w:date="2021-03-12T19:11:00Z">
        <w:r w:rsidRPr="00F00EDF" w:rsidDel="007A62FA">
          <w:rPr>
            <w:rFonts w:ascii="Arial" w:hAnsi="Arial" w:cs="Arial"/>
            <w:color w:val="000000" w:themeColor="text1"/>
          </w:rPr>
          <w:delText xml:space="preserve">произведенной </w:delText>
        </w:r>
      </w:del>
      <w:ins w:id="2013" w:author="Дмитрий Ковтун" w:date="2021-03-12T19:11:00Z">
        <w:r w:rsidR="007A62FA">
          <w:rPr>
            <w:rFonts w:ascii="Arial" w:hAnsi="Arial" w:cs="Arial"/>
            <w:color w:val="000000" w:themeColor="text1"/>
          </w:rPr>
          <w:t xml:space="preserve">готовой </w:t>
        </w:r>
      </w:ins>
      <w:r w:rsidRPr="00F00EDF">
        <w:rPr>
          <w:rFonts w:ascii="Arial" w:hAnsi="Arial" w:cs="Arial"/>
          <w:color w:val="000000" w:themeColor="text1"/>
        </w:rPr>
        <w:t>продукции на склад (101 вид</w:t>
      </w:r>
      <w:del w:id="2014" w:author="Дмитрий Ковтун" w:date="2021-03-12T19:12:00Z">
        <w:r w:rsidRPr="00F00EDF" w:rsidDel="007A62FA">
          <w:rPr>
            <w:rFonts w:ascii="Arial" w:hAnsi="Arial" w:cs="Arial"/>
            <w:color w:val="000000" w:themeColor="text1"/>
          </w:rPr>
          <w:delText>ом</w:delText>
        </w:r>
      </w:del>
      <w:r w:rsidRPr="00F00EDF">
        <w:rPr>
          <w:rFonts w:ascii="Arial" w:hAnsi="Arial" w:cs="Arial"/>
          <w:color w:val="000000" w:themeColor="text1"/>
        </w:rPr>
        <w:t xml:space="preserve"> </w:t>
      </w:r>
      <w:del w:id="2015" w:author="Дмитрий Ковтун" w:date="2021-03-12T19:10:00Z">
        <w:r w:rsidRPr="00F00EDF" w:rsidDel="007A62FA">
          <w:rPr>
            <w:rFonts w:ascii="Arial" w:hAnsi="Arial" w:cs="Arial"/>
            <w:color w:val="000000" w:themeColor="text1"/>
          </w:rPr>
          <w:delText>движения )</w:delText>
        </w:r>
      </w:del>
      <w:ins w:id="2016" w:author="Дмитрий Ковтун" w:date="2021-03-12T19:10:00Z">
        <w:r w:rsidR="007A62FA" w:rsidRPr="00F00EDF">
          <w:rPr>
            <w:rFonts w:ascii="Arial" w:hAnsi="Arial" w:cs="Arial"/>
            <w:color w:val="000000" w:themeColor="text1"/>
          </w:rPr>
          <w:t>движения)</w:t>
        </w:r>
      </w:ins>
      <w:ins w:id="2017" w:author="Дмитрий Ковтун" w:date="2021-03-12T19:13:00Z">
        <w:r w:rsidR="00253411">
          <w:rPr>
            <w:rFonts w:ascii="Arial" w:hAnsi="Arial" w:cs="Arial"/>
            <w:color w:val="000000" w:themeColor="text1"/>
          </w:rPr>
          <w:t>;</w:t>
        </w:r>
      </w:ins>
    </w:p>
    <w:p w14:paraId="4A5622C0" w14:textId="10C87CC4" w:rsidR="00E84315" w:rsidRPr="00F00EDF" w:rsidDel="007A62FA" w:rsidRDefault="00E84315" w:rsidP="00632245">
      <w:pPr>
        <w:pStyle w:val="afa"/>
        <w:numPr>
          <w:ilvl w:val="0"/>
          <w:numId w:val="27"/>
        </w:numPr>
        <w:spacing w:after="240" w:line="276" w:lineRule="auto"/>
        <w:rPr>
          <w:del w:id="2018" w:author="Дмитрий Ковтун" w:date="2021-03-12T19:11:00Z"/>
          <w:rFonts w:ascii="Arial" w:hAnsi="Arial" w:cs="Arial"/>
          <w:color w:val="000000" w:themeColor="text1"/>
        </w:rPr>
      </w:pPr>
      <w:del w:id="2019" w:author="Дмитрий Ковтун" w:date="2021-03-12T19:11:00Z">
        <w:r w:rsidRPr="00F00EDF" w:rsidDel="007A62FA">
          <w:rPr>
            <w:rFonts w:ascii="Arial" w:hAnsi="Arial" w:cs="Arial"/>
            <w:color w:val="000000" w:themeColor="text1"/>
          </w:rPr>
          <w:delText>Автоматическое формирование документа материала на выпуск произведенной продукции</w:delText>
        </w:r>
      </w:del>
    </w:p>
    <w:p w14:paraId="041F5E78" w14:textId="2E2FD60B" w:rsidR="000D7FE2" w:rsidRPr="00F00EDF" w:rsidRDefault="007A62FA" w:rsidP="00632245">
      <w:pPr>
        <w:pStyle w:val="afa"/>
        <w:numPr>
          <w:ilvl w:val="0"/>
          <w:numId w:val="27"/>
        </w:numPr>
        <w:spacing w:after="240" w:line="276" w:lineRule="auto"/>
        <w:rPr>
          <w:rFonts w:ascii="Arial" w:hAnsi="Arial" w:cs="Arial"/>
          <w:color w:val="000000" w:themeColor="text1"/>
        </w:rPr>
      </w:pPr>
      <w:ins w:id="2020" w:author="Дмитрий Ковтун" w:date="2021-03-12T19:11:00Z">
        <w:r>
          <w:rPr>
            <w:rFonts w:ascii="Arial" w:hAnsi="Arial" w:cs="Arial"/>
            <w:color w:val="000000" w:themeColor="text1"/>
          </w:rPr>
          <w:t xml:space="preserve">Автоматическое </w:t>
        </w:r>
      </w:ins>
      <w:del w:id="2021" w:author="Дмитрий Ковтун" w:date="2021-03-12T19:11:00Z">
        <w:r w:rsidR="000D7FE2" w:rsidRPr="00F00EDF" w:rsidDel="007A62FA">
          <w:rPr>
            <w:rFonts w:ascii="Arial" w:hAnsi="Arial" w:cs="Arial"/>
            <w:color w:val="000000" w:themeColor="text1"/>
          </w:rPr>
          <w:delText xml:space="preserve">Формируется </w:delText>
        </w:r>
      </w:del>
      <w:ins w:id="2022" w:author="Дмитрий Ковтун" w:date="2021-03-12T19:11:00Z">
        <w:r>
          <w:rPr>
            <w:rFonts w:ascii="Arial" w:hAnsi="Arial" w:cs="Arial"/>
            <w:color w:val="000000" w:themeColor="text1"/>
          </w:rPr>
          <w:t>ф</w:t>
        </w:r>
        <w:r w:rsidRPr="00F00EDF">
          <w:rPr>
            <w:rFonts w:ascii="Arial" w:hAnsi="Arial" w:cs="Arial"/>
            <w:color w:val="000000" w:themeColor="text1"/>
          </w:rPr>
          <w:t xml:space="preserve">ормируется </w:t>
        </w:r>
      </w:ins>
      <w:del w:id="2023" w:author="Дмитрий Ковтун" w:date="2021-03-12T19:11:00Z">
        <w:r w:rsidR="000D7FE2" w:rsidRPr="00F00EDF" w:rsidDel="007A62FA">
          <w:rPr>
            <w:rFonts w:ascii="Arial" w:hAnsi="Arial" w:cs="Arial"/>
            <w:color w:val="000000" w:themeColor="text1"/>
          </w:rPr>
          <w:delText xml:space="preserve">списание </w:delText>
        </w:r>
      </w:del>
      <w:ins w:id="2024" w:author="Дмитрий Ковтун" w:date="2021-03-12T19:11:00Z">
        <w:r>
          <w:rPr>
            <w:rFonts w:ascii="Arial" w:hAnsi="Arial" w:cs="Arial"/>
            <w:color w:val="000000" w:themeColor="text1"/>
          </w:rPr>
          <w:t>документа</w:t>
        </w:r>
        <w:r w:rsidRPr="00F00EDF">
          <w:rPr>
            <w:rFonts w:ascii="Arial" w:hAnsi="Arial" w:cs="Arial"/>
            <w:color w:val="000000" w:themeColor="text1"/>
          </w:rPr>
          <w:t xml:space="preserve"> </w:t>
        </w:r>
      </w:ins>
      <w:r w:rsidR="000D7FE2" w:rsidRPr="00F00EDF">
        <w:rPr>
          <w:rFonts w:ascii="Arial" w:hAnsi="Arial" w:cs="Arial"/>
          <w:color w:val="000000" w:themeColor="text1"/>
        </w:rPr>
        <w:t xml:space="preserve">материала </w:t>
      </w:r>
      <w:ins w:id="2025" w:author="Дмитрий Ковтун" w:date="2021-03-12T19:12:00Z">
        <w:r>
          <w:rPr>
            <w:rFonts w:ascii="Arial" w:hAnsi="Arial" w:cs="Arial"/>
            <w:color w:val="000000" w:themeColor="text1"/>
          </w:rPr>
          <w:t xml:space="preserve">списания </w:t>
        </w:r>
      </w:ins>
      <w:del w:id="2026" w:author="Дмитрий Ковтун" w:date="2021-03-12T19:12:00Z">
        <w:r w:rsidR="000D7FE2" w:rsidRPr="00F00EDF" w:rsidDel="007A62FA">
          <w:rPr>
            <w:rFonts w:ascii="Arial" w:hAnsi="Arial" w:cs="Arial"/>
            <w:color w:val="000000" w:themeColor="text1"/>
          </w:rPr>
          <w:delText xml:space="preserve">для </w:delText>
        </w:r>
        <w:r w:rsidR="000D7FE2" w:rsidRPr="00632245" w:rsidDel="007A62FA">
          <w:rPr>
            <w:rFonts w:ascii="Arial" w:hAnsi="Arial" w:cs="Arial" w:hint="eastAsia"/>
            <w:color w:val="000000" w:themeColor="text1"/>
          </w:rPr>
          <w:delText>изготовления</w:delText>
        </w:r>
        <w:r w:rsidR="000D7FE2" w:rsidRPr="00F00EDF" w:rsidDel="007A62FA">
          <w:rPr>
            <w:rFonts w:ascii="Arial" w:hAnsi="Arial" w:cs="Arial"/>
            <w:color w:val="000000" w:themeColor="text1"/>
          </w:rPr>
          <w:delText xml:space="preserve"> произведенной продукции</w:delText>
        </w:r>
      </w:del>
      <w:ins w:id="2027" w:author="Дмитрий Ковтун" w:date="2021-03-12T19:12:00Z">
        <w:r>
          <w:rPr>
            <w:rFonts w:ascii="Arial" w:hAnsi="Arial" w:cs="Arial"/>
            <w:color w:val="000000" w:themeColor="text1"/>
          </w:rPr>
          <w:t>израсходованных МТР</w:t>
        </w:r>
      </w:ins>
      <w:r w:rsidR="000D7FE2" w:rsidRPr="00F00EDF">
        <w:rPr>
          <w:rFonts w:ascii="Arial" w:hAnsi="Arial" w:cs="Arial"/>
          <w:color w:val="000000" w:themeColor="text1"/>
        </w:rPr>
        <w:t xml:space="preserve"> (261 вид</w:t>
      </w:r>
      <w:del w:id="2028" w:author="Дмитрий Ковтун" w:date="2021-03-12T19:12:00Z">
        <w:r w:rsidR="000D7FE2" w:rsidRPr="00F00EDF" w:rsidDel="007A62FA">
          <w:rPr>
            <w:rFonts w:ascii="Arial" w:hAnsi="Arial" w:cs="Arial"/>
            <w:color w:val="000000" w:themeColor="text1"/>
          </w:rPr>
          <w:delText>ом</w:delText>
        </w:r>
      </w:del>
      <w:r w:rsidR="000D7FE2" w:rsidRPr="00F00EDF">
        <w:rPr>
          <w:rFonts w:ascii="Arial" w:hAnsi="Arial" w:cs="Arial"/>
          <w:color w:val="000000" w:themeColor="text1"/>
        </w:rPr>
        <w:t xml:space="preserve"> движения)</w:t>
      </w:r>
      <w:ins w:id="2029" w:author="Дмитрий Ковтун" w:date="2021-03-12T19:13:00Z">
        <w:r w:rsidR="00253411">
          <w:rPr>
            <w:rFonts w:ascii="Arial" w:hAnsi="Arial" w:cs="Arial"/>
            <w:color w:val="000000" w:themeColor="text1"/>
          </w:rPr>
          <w:t>;</w:t>
        </w:r>
      </w:ins>
    </w:p>
    <w:p w14:paraId="6580074D" w14:textId="52E641DD" w:rsidR="00E84315" w:rsidRPr="00F00EDF" w:rsidRDefault="007A62FA" w:rsidP="00632245">
      <w:pPr>
        <w:pStyle w:val="afa"/>
        <w:numPr>
          <w:ilvl w:val="0"/>
          <w:numId w:val="27"/>
        </w:numPr>
        <w:spacing w:after="240" w:line="276" w:lineRule="auto"/>
        <w:rPr>
          <w:rFonts w:ascii="Arial" w:hAnsi="Arial" w:cs="Arial"/>
          <w:color w:val="000000" w:themeColor="text1"/>
        </w:rPr>
      </w:pPr>
      <w:ins w:id="2030" w:author="Дмитрий Ковтун" w:date="2021-03-12T19:13:00Z">
        <w:r>
          <w:rPr>
            <w:rFonts w:ascii="Arial" w:hAnsi="Arial" w:cs="Arial"/>
            <w:color w:val="000000" w:themeColor="text1"/>
          </w:rPr>
          <w:lastRenderedPageBreak/>
          <w:t xml:space="preserve">Автоматическое формирование документа </w:t>
        </w:r>
      </w:ins>
      <w:del w:id="2031" w:author="Дмитрий Ковтун" w:date="2021-03-12T19:13:00Z">
        <w:r w:rsidR="00E84315" w:rsidRPr="00F00EDF" w:rsidDel="007A62FA">
          <w:rPr>
            <w:rFonts w:ascii="Arial" w:hAnsi="Arial" w:cs="Arial"/>
            <w:color w:val="000000" w:themeColor="text1"/>
          </w:rPr>
          <w:delText xml:space="preserve">Подтверждение </w:delText>
        </w:r>
      </w:del>
      <w:ins w:id="2032" w:author="Дмитрий Ковтун" w:date="2021-03-12T19:13:00Z">
        <w:r>
          <w:rPr>
            <w:rFonts w:ascii="Arial" w:hAnsi="Arial" w:cs="Arial"/>
            <w:color w:val="000000" w:themeColor="text1"/>
          </w:rPr>
          <w:t>п</w:t>
        </w:r>
        <w:r w:rsidRPr="00F00EDF">
          <w:rPr>
            <w:rFonts w:ascii="Arial" w:hAnsi="Arial" w:cs="Arial"/>
            <w:color w:val="000000" w:themeColor="text1"/>
          </w:rPr>
          <w:t>одтверждени</w:t>
        </w:r>
        <w:r>
          <w:rPr>
            <w:rFonts w:ascii="Arial" w:hAnsi="Arial" w:cs="Arial"/>
            <w:color w:val="000000" w:themeColor="text1"/>
          </w:rPr>
          <w:t>я</w:t>
        </w:r>
        <w:r w:rsidRPr="00F00EDF">
          <w:rPr>
            <w:rFonts w:ascii="Arial" w:hAnsi="Arial" w:cs="Arial"/>
            <w:color w:val="000000" w:themeColor="text1"/>
          </w:rPr>
          <w:t xml:space="preserve"> </w:t>
        </w:r>
      </w:ins>
      <w:r w:rsidR="00E84315" w:rsidRPr="00F00EDF">
        <w:rPr>
          <w:rFonts w:ascii="Arial" w:hAnsi="Arial" w:cs="Arial"/>
          <w:color w:val="000000" w:themeColor="text1"/>
        </w:rPr>
        <w:t>выполненных работ (фактической трудоемкости)</w:t>
      </w:r>
      <w:ins w:id="2033" w:author="Дмитрий Ковтун" w:date="2021-03-12T19:13:00Z">
        <w:r w:rsidR="00253411">
          <w:rPr>
            <w:rFonts w:ascii="Arial" w:hAnsi="Arial" w:cs="Arial"/>
            <w:color w:val="000000" w:themeColor="text1"/>
          </w:rPr>
          <w:t>.</w:t>
        </w:r>
      </w:ins>
    </w:p>
    <w:p w14:paraId="7BA4EFDB" w14:textId="1826E597" w:rsidR="00E84315" w:rsidRPr="00F00EDF" w:rsidDel="00253411" w:rsidRDefault="00E84315">
      <w:pPr>
        <w:pStyle w:val="afa"/>
        <w:numPr>
          <w:ilvl w:val="0"/>
          <w:numId w:val="27"/>
        </w:numPr>
        <w:spacing w:after="240" w:line="276" w:lineRule="auto"/>
        <w:ind w:firstLine="567"/>
        <w:rPr>
          <w:del w:id="2034" w:author="Дмитрий Ковтун" w:date="2021-03-12T19:13:00Z"/>
          <w:rFonts w:ascii="Arial" w:hAnsi="Arial" w:cs="Arial"/>
          <w:color w:val="000000" w:themeColor="text1"/>
        </w:rPr>
        <w:pPrChange w:id="2035" w:author="Дмитрий Ковтун" w:date="2021-03-12T19:14:00Z">
          <w:pPr>
            <w:pStyle w:val="afa"/>
            <w:numPr>
              <w:numId w:val="27"/>
            </w:numPr>
            <w:spacing w:after="240" w:line="276" w:lineRule="auto"/>
            <w:ind w:left="1287" w:hanging="360"/>
          </w:pPr>
        </w:pPrChange>
      </w:pPr>
      <w:del w:id="2036" w:author="Дмитрий Ковтун" w:date="2021-03-12T19:13:00Z">
        <w:r w:rsidRPr="00F00EDF" w:rsidDel="00253411">
          <w:rPr>
            <w:rFonts w:ascii="Arial" w:hAnsi="Arial" w:cs="Arial"/>
            <w:color w:val="000000" w:themeColor="text1"/>
          </w:rPr>
          <w:delText>Автоматическое формирование бухгалтерских проводок на выпуск произведенной продукции, подтверждения работ (фактической трудоемкости)</w:delText>
        </w:r>
      </w:del>
    </w:p>
    <w:p w14:paraId="0192B16E" w14:textId="63E25D3B" w:rsidR="00E84315" w:rsidRPr="00F00EDF" w:rsidRDefault="00E84315">
      <w:pPr>
        <w:spacing w:after="240" w:line="276" w:lineRule="auto"/>
        <w:ind w:firstLine="567"/>
        <w:rPr>
          <w:rFonts w:ascii="Arial" w:hAnsi="Arial" w:cs="Arial"/>
          <w:color w:val="000000" w:themeColor="text1"/>
        </w:rPr>
        <w:pPrChange w:id="2037" w:author="Дмитрий Ковтун" w:date="2021-03-12T19:14:00Z">
          <w:pPr>
            <w:spacing w:after="240" w:line="276" w:lineRule="auto"/>
          </w:pPr>
        </w:pPrChange>
      </w:pPr>
      <w:r w:rsidRPr="00F00EDF">
        <w:rPr>
          <w:rFonts w:ascii="Arial" w:hAnsi="Arial" w:cs="Arial"/>
          <w:color w:val="000000" w:themeColor="text1"/>
        </w:rPr>
        <w:t xml:space="preserve">Для передачи произведенной продукции со склада ЦРММ в системе </w:t>
      </w:r>
      <w:r w:rsidRPr="00253411">
        <w:rPr>
          <w:rFonts w:ascii="Arial" w:hAnsi="Arial" w:cs="Arial"/>
          <w:color w:val="000000" w:themeColor="text1"/>
          <w:rPrChange w:id="2038" w:author="Дмитрий Ковтун" w:date="2021-03-12T19:14:00Z">
            <w:rPr>
              <w:rFonts w:ascii="Arial" w:hAnsi="Arial" w:cs="Arial"/>
              <w:color w:val="000000" w:themeColor="text1"/>
              <w:lang w:val="en-US"/>
            </w:rPr>
          </w:rPrChange>
        </w:rPr>
        <w:t>SAP</w:t>
      </w:r>
      <w:r w:rsidRPr="00F00EDF">
        <w:rPr>
          <w:rFonts w:ascii="Arial" w:hAnsi="Arial" w:cs="Arial"/>
          <w:color w:val="000000" w:themeColor="text1"/>
        </w:rPr>
        <w:t xml:space="preserve"> </w:t>
      </w:r>
      <w:r w:rsidRPr="00253411">
        <w:rPr>
          <w:rFonts w:ascii="Arial" w:hAnsi="Arial" w:cs="Arial"/>
          <w:color w:val="000000" w:themeColor="text1"/>
          <w:rPrChange w:id="2039" w:author="Дмитрий Ковтун" w:date="2021-03-12T19:14:00Z">
            <w:rPr>
              <w:rFonts w:ascii="Arial" w:hAnsi="Arial" w:cs="Arial"/>
              <w:color w:val="000000" w:themeColor="text1"/>
              <w:lang w:val="en-US"/>
            </w:rPr>
          </w:rPrChange>
        </w:rPr>
        <w:t>S</w:t>
      </w:r>
      <w:r w:rsidRPr="00F00EDF">
        <w:rPr>
          <w:rFonts w:ascii="Arial" w:hAnsi="Arial" w:cs="Arial"/>
          <w:color w:val="000000" w:themeColor="text1"/>
        </w:rPr>
        <w:t>/4 выполняется перемещение на склад подразделения-заявителя/МОЛ (более подробно о перемещении описано в процессе «ПП-10.07.03.03-</w:t>
      </w:r>
      <w:r w:rsidRPr="00253411">
        <w:rPr>
          <w:rFonts w:ascii="Arial" w:hAnsi="Arial" w:cs="Arial"/>
          <w:color w:val="000000" w:themeColor="text1"/>
          <w:rPrChange w:id="2040" w:author="Дмитрий Ковтун" w:date="2021-03-12T19:14:00Z">
            <w:rPr>
              <w:rFonts w:ascii="Arial" w:hAnsi="Arial" w:cs="Arial"/>
              <w:color w:val="000000" w:themeColor="text1"/>
              <w:lang w:val="en-US"/>
            </w:rPr>
          </w:rPrChange>
        </w:rPr>
        <w:t>ERP</w:t>
      </w:r>
      <w:r w:rsidRPr="00F00EDF">
        <w:rPr>
          <w:rFonts w:ascii="Arial" w:hAnsi="Arial" w:cs="Arial"/>
          <w:color w:val="000000" w:themeColor="text1"/>
        </w:rPr>
        <w:t xml:space="preserve"> Комплектация и выдача материалов со склада» КД </w:t>
      </w:r>
      <w:r w:rsidRPr="00253411">
        <w:rPr>
          <w:rFonts w:ascii="Arial" w:hAnsi="Arial" w:cs="Arial"/>
          <w:color w:val="000000" w:themeColor="text1"/>
          <w:rPrChange w:id="2041" w:author="Дмитрий Ковтун" w:date="2021-03-12T19:14:00Z">
            <w:rPr>
              <w:rFonts w:ascii="Arial" w:hAnsi="Arial" w:cs="Arial"/>
              <w:color w:val="000000" w:themeColor="text1"/>
              <w:lang w:val="en-US"/>
            </w:rPr>
          </w:rPrChange>
        </w:rPr>
        <w:t>ERP</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9</w:t>
      </w:r>
      <w:r w:rsidRPr="00F00EDF">
        <w:rPr>
          <w:rFonts w:ascii="Arial" w:hAnsi="Arial" w:cs="Arial"/>
          <w:color w:val="000000" w:themeColor="text1"/>
        </w:rPr>
        <w:t>.</w:t>
      </w:r>
      <w:r w:rsidR="00036ED7" w:rsidRPr="00F00EDF">
        <w:rPr>
          <w:rFonts w:ascii="Arial" w:hAnsi="Arial" w:cs="Arial"/>
          <w:color w:val="000000" w:themeColor="text1"/>
        </w:rPr>
        <w:t>2.</w:t>
      </w:r>
      <w:r w:rsidRPr="00F00EDF">
        <w:rPr>
          <w:rFonts w:ascii="Arial" w:hAnsi="Arial" w:cs="Arial"/>
          <w:color w:val="000000" w:themeColor="text1"/>
        </w:rPr>
        <w:t>62 Материально-техническое обеспечение Складская логистика)</w:t>
      </w:r>
      <w:r w:rsidR="009310EE" w:rsidRPr="00F00EDF">
        <w:rPr>
          <w:rFonts w:ascii="Arial" w:hAnsi="Arial" w:cs="Arial"/>
          <w:color w:val="000000" w:themeColor="text1"/>
        </w:rPr>
        <w:t>.</w:t>
      </w:r>
    </w:p>
    <w:p w14:paraId="01BB863C" w14:textId="43B21EC9" w:rsidR="007160D1" w:rsidRPr="00632245" w:rsidRDefault="007160D1" w:rsidP="00632245">
      <w:pPr>
        <w:pStyle w:val="4"/>
      </w:pPr>
      <w:r w:rsidRPr="00632245">
        <w:t>Шаг процесса 61 - Регистрация факта изготовления</w:t>
      </w:r>
      <w:r w:rsidR="003744EE" w:rsidRPr="00632245">
        <w:t xml:space="preserve"> (БРАК)</w:t>
      </w:r>
    </w:p>
    <w:p w14:paraId="1206A505" w14:textId="7D6BA27F" w:rsidR="007160D1" w:rsidRPr="00F00EDF" w:rsidRDefault="007160D1">
      <w:pPr>
        <w:spacing w:after="240" w:line="276" w:lineRule="auto"/>
        <w:ind w:firstLine="567"/>
        <w:rPr>
          <w:rFonts w:ascii="Arial" w:hAnsi="Arial" w:cs="Arial"/>
          <w:color w:val="000000" w:themeColor="text1"/>
        </w:rPr>
      </w:pPr>
    </w:p>
    <w:p w14:paraId="7FF1C981" w14:textId="56235716" w:rsidR="0025627B" w:rsidRPr="00632245" w:rsidRDefault="008D46EC">
      <w:pPr>
        <w:spacing w:after="240" w:line="276" w:lineRule="auto"/>
        <w:ind w:firstLine="567"/>
        <w:rPr>
          <w:rFonts w:ascii="Arial" w:hAnsi="Arial" w:cs="Arial"/>
          <w:color w:val="000000" w:themeColor="text1"/>
        </w:rPr>
      </w:pPr>
      <w:r w:rsidRPr="00632245">
        <w:rPr>
          <w:rFonts w:ascii="Arial" w:hAnsi="Arial" w:cs="Arial"/>
          <w:color w:val="000000" w:themeColor="text1"/>
        </w:rPr>
        <w:t>В случае выявления Мастером ЦРММ</w:t>
      </w:r>
      <w:r w:rsidR="000D7FE2" w:rsidRPr="00632245">
        <w:rPr>
          <w:rFonts w:ascii="Arial" w:hAnsi="Arial" w:cs="Arial"/>
          <w:color w:val="000000" w:themeColor="text1"/>
        </w:rPr>
        <w:t xml:space="preserve">, </w:t>
      </w:r>
      <w:r w:rsidRPr="00632245">
        <w:rPr>
          <w:rFonts w:ascii="Arial" w:hAnsi="Arial" w:cs="Arial"/>
          <w:color w:val="000000" w:themeColor="text1"/>
        </w:rPr>
        <w:t>сотрудниками подразделения-</w:t>
      </w:r>
      <w:r w:rsidR="000D7FE2" w:rsidRPr="00632245">
        <w:rPr>
          <w:rFonts w:ascii="Arial" w:hAnsi="Arial" w:cs="Arial"/>
          <w:color w:val="000000" w:themeColor="text1"/>
        </w:rPr>
        <w:t>заявителя несоответствующей</w:t>
      </w:r>
      <w:r w:rsidRPr="00632245">
        <w:rPr>
          <w:rFonts w:ascii="Arial" w:hAnsi="Arial" w:cs="Arial"/>
          <w:color w:val="000000" w:themeColor="text1"/>
        </w:rPr>
        <w:t xml:space="preserve"> продукции и признания издели</w:t>
      </w:r>
      <w:r w:rsidR="007160D1" w:rsidRPr="00F00EDF">
        <w:rPr>
          <w:rFonts w:ascii="Arial" w:hAnsi="Arial" w:cs="Arial"/>
          <w:color w:val="000000" w:themeColor="text1"/>
        </w:rPr>
        <w:t>я</w:t>
      </w:r>
      <w:r w:rsidRPr="00632245">
        <w:rPr>
          <w:rFonts w:ascii="Arial" w:hAnsi="Arial" w:cs="Arial"/>
          <w:color w:val="000000" w:themeColor="text1"/>
        </w:rPr>
        <w:t xml:space="preserve"> </w:t>
      </w:r>
      <w:r w:rsidR="007160D1" w:rsidRPr="00F00EDF">
        <w:rPr>
          <w:rFonts w:ascii="Arial" w:hAnsi="Arial" w:cs="Arial"/>
          <w:color w:val="000000" w:themeColor="text1"/>
        </w:rPr>
        <w:t>–</w:t>
      </w:r>
      <w:r w:rsidRPr="00632245">
        <w:rPr>
          <w:rFonts w:ascii="Arial" w:hAnsi="Arial" w:cs="Arial"/>
          <w:color w:val="000000" w:themeColor="text1"/>
        </w:rPr>
        <w:t xml:space="preserve"> браком</w:t>
      </w:r>
      <w:r w:rsidR="007160D1" w:rsidRPr="00F00EDF">
        <w:rPr>
          <w:rFonts w:ascii="Arial" w:hAnsi="Arial" w:cs="Arial"/>
          <w:color w:val="000000" w:themeColor="text1"/>
        </w:rPr>
        <w:t>,</w:t>
      </w:r>
      <w:r w:rsidRPr="00632245">
        <w:rPr>
          <w:rFonts w:ascii="Arial" w:hAnsi="Arial" w:cs="Arial"/>
          <w:color w:val="000000" w:themeColor="text1"/>
        </w:rPr>
        <w:t xml:space="preserve"> продукция принимается на склад ЦРММ в соответствующую партию «</w:t>
      </w:r>
      <w:r w:rsidR="00A56EE6" w:rsidRPr="00632245">
        <w:rPr>
          <w:rFonts w:ascii="Arial" w:hAnsi="Arial" w:cs="Arial"/>
          <w:color w:val="000000" w:themeColor="text1"/>
        </w:rPr>
        <w:t>БРАК</w:t>
      </w:r>
      <w:r w:rsidRPr="00632245">
        <w:rPr>
          <w:rFonts w:ascii="Arial" w:hAnsi="Arial" w:cs="Arial"/>
          <w:color w:val="000000" w:themeColor="text1"/>
        </w:rPr>
        <w:t>»</w:t>
      </w:r>
      <w:r w:rsidR="000D7FE2" w:rsidRPr="00632245">
        <w:rPr>
          <w:rFonts w:ascii="Arial" w:hAnsi="Arial" w:cs="Arial"/>
          <w:color w:val="000000" w:themeColor="text1"/>
        </w:rPr>
        <w:t>.</w:t>
      </w:r>
    </w:p>
    <w:p w14:paraId="5EAF1142" w14:textId="6753FF4D" w:rsidR="00801626" w:rsidRPr="00632245" w:rsidRDefault="00B92E10">
      <w:pPr>
        <w:spacing w:after="240" w:line="276" w:lineRule="auto"/>
        <w:ind w:firstLine="567"/>
        <w:rPr>
          <w:rFonts w:ascii="Arial" w:hAnsi="Arial" w:cs="Arial"/>
          <w:color w:val="000000" w:themeColor="text1"/>
        </w:rPr>
      </w:pPr>
      <w:r w:rsidRPr="00F00EDF">
        <w:rPr>
          <w:rFonts w:ascii="Arial" w:hAnsi="Arial" w:cs="Arial"/>
          <w:color w:val="000000" w:themeColor="text1"/>
        </w:rPr>
        <w:t>Мастер ЦРММ УО</w:t>
      </w:r>
      <w:r w:rsidR="008D46EC" w:rsidRPr="00632245">
        <w:rPr>
          <w:rFonts w:ascii="Arial" w:hAnsi="Arial" w:cs="Arial"/>
          <w:color w:val="000000" w:themeColor="text1"/>
        </w:rPr>
        <w:t xml:space="preserve"> выполняет </w:t>
      </w:r>
      <w:r w:rsidR="0025627B" w:rsidRPr="00632245">
        <w:rPr>
          <w:rFonts w:ascii="Arial" w:hAnsi="Arial" w:cs="Arial"/>
          <w:color w:val="000000" w:themeColor="text1"/>
        </w:rPr>
        <w:t>процедуру аналогичную регистрацию фактических данных производства, как подтверждение производственного заказа с помощью транзакции «</w:t>
      </w:r>
      <w:r w:rsidR="0025627B" w:rsidRPr="00632245">
        <w:rPr>
          <w:rFonts w:ascii="Arial" w:hAnsi="Arial" w:cs="Arial"/>
          <w:color w:val="000000" w:themeColor="text1"/>
          <w:lang w:val="en-US"/>
        </w:rPr>
        <w:t>CO</w:t>
      </w:r>
      <w:r w:rsidR="0025627B" w:rsidRPr="00632245">
        <w:rPr>
          <w:rFonts w:ascii="Arial" w:hAnsi="Arial" w:cs="Arial"/>
          <w:color w:val="000000" w:themeColor="text1"/>
        </w:rPr>
        <w:t>11</w:t>
      </w:r>
      <w:r w:rsidR="0025627B" w:rsidRPr="00632245">
        <w:rPr>
          <w:rFonts w:ascii="Arial" w:hAnsi="Arial" w:cs="Arial"/>
          <w:color w:val="000000" w:themeColor="text1"/>
          <w:lang w:val="en-US"/>
        </w:rPr>
        <w:t>N</w:t>
      </w:r>
      <w:r w:rsidR="0025627B" w:rsidRPr="00632245">
        <w:rPr>
          <w:rFonts w:ascii="Arial" w:hAnsi="Arial" w:cs="Arial"/>
          <w:color w:val="000000" w:themeColor="text1"/>
        </w:rPr>
        <w:t xml:space="preserve"> – </w:t>
      </w:r>
      <w:del w:id="2042" w:author="Дмитрий Ковтун" w:date="2021-03-12T19:15:00Z">
        <w:r w:rsidR="0025627B" w:rsidRPr="00632245" w:rsidDel="0034725C">
          <w:rPr>
            <w:rFonts w:ascii="Arial" w:hAnsi="Arial" w:cs="Arial"/>
            <w:color w:val="000000" w:themeColor="text1"/>
          </w:rPr>
          <w:delText>«</w:delText>
        </w:r>
      </w:del>
      <w:ins w:id="2043" w:author="Дмитрий Ковтун" w:date="2021-03-12T19:15:00Z">
        <w:r w:rsidR="0034725C" w:rsidRPr="00F00EDF">
          <w:rPr>
            <w:rFonts w:ascii="Arial" w:hAnsi="Arial" w:cs="Arial"/>
            <w:color w:val="000000" w:themeColor="text1"/>
          </w:rPr>
          <w:t xml:space="preserve">Ввод </w:t>
        </w:r>
        <w:r w:rsidR="0034725C" w:rsidRPr="00632245">
          <w:rPr>
            <w:rFonts w:ascii="Arial" w:hAnsi="Arial" w:cs="Arial"/>
            <w:color w:val="000000" w:themeColor="text1"/>
          </w:rPr>
          <w:t>и</w:t>
        </w:r>
        <w:r w:rsidR="0034725C" w:rsidRPr="00F00EDF">
          <w:rPr>
            <w:rFonts w:ascii="Arial" w:hAnsi="Arial" w:cs="Arial"/>
            <w:color w:val="000000" w:themeColor="text1"/>
          </w:rPr>
          <w:t>ндивид</w:t>
        </w:r>
        <w:r w:rsidR="0034725C" w:rsidRPr="00632245">
          <w:rPr>
            <w:rFonts w:ascii="Arial" w:hAnsi="Arial" w:cs="Arial"/>
            <w:color w:val="000000" w:themeColor="text1"/>
          </w:rPr>
          <w:t>уального э</w:t>
        </w:r>
        <w:r w:rsidR="0034725C" w:rsidRPr="00F00EDF">
          <w:rPr>
            <w:rFonts w:ascii="Arial" w:hAnsi="Arial" w:cs="Arial"/>
            <w:color w:val="000000" w:themeColor="text1"/>
          </w:rPr>
          <w:t>крана/подтверждение</w:t>
        </w:r>
      </w:ins>
      <w:del w:id="2044" w:author="Дмитрий Ковтун" w:date="2021-03-12T19:15:00Z">
        <w:r w:rsidR="0025627B" w:rsidRPr="00632245" w:rsidDel="0034725C">
          <w:rPr>
            <w:rFonts w:ascii="Arial" w:hAnsi="Arial" w:cs="Arial"/>
            <w:color w:val="000000" w:themeColor="text1"/>
          </w:rPr>
          <w:delText>Ввод ИндивидЭкрана/подтверждение</w:delText>
        </w:r>
      </w:del>
      <w:r w:rsidR="0025627B" w:rsidRPr="00632245">
        <w:rPr>
          <w:rFonts w:ascii="Arial" w:hAnsi="Arial" w:cs="Arial"/>
          <w:color w:val="000000" w:themeColor="text1"/>
        </w:rPr>
        <w:t>»</w:t>
      </w:r>
      <w:r w:rsidR="00801626" w:rsidRPr="00632245">
        <w:rPr>
          <w:rFonts w:ascii="Arial" w:hAnsi="Arial" w:cs="Arial"/>
          <w:color w:val="000000" w:themeColor="text1"/>
        </w:rPr>
        <w:t>.</w:t>
      </w:r>
    </w:p>
    <w:p w14:paraId="254EA36F" w14:textId="4BC19C93" w:rsidR="008D46EC" w:rsidRPr="00632245" w:rsidRDefault="00A56EE6">
      <w:pPr>
        <w:spacing w:after="240" w:line="276" w:lineRule="auto"/>
        <w:ind w:firstLine="567"/>
        <w:rPr>
          <w:rFonts w:ascii="Arial" w:hAnsi="Arial" w:cs="Arial"/>
          <w:color w:val="000000" w:themeColor="text1"/>
        </w:rPr>
        <w:pPrChange w:id="2045" w:author="Дмитрий Ковтун" w:date="2021-03-12T19:16:00Z">
          <w:pPr>
            <w:spacing w:after="240" w:line="276" w:lineRule="auto"/>
          </w:pPr>
        </w:pPrChange>
      </w:pPr>
      <w:r w:rsidRPr="00632245">
        <w:rPr>
          <w:rFonts w:ascii="Arial" w:hAnsi="Arial" w:cs="Arial"/>
          <w:color w:val="000000" w:themeColor="text1"/>
        </w:rPr>
        <w:t>Мастер ЦРММ УО на</w:t>
      </w:r>
      <w:r w:rsidR="00801626" w:rsidRPr="00632245">
        <w:rPr>
          <w:rFonts w:ascii="Arial" w:hAnsi="Arial" w:cs="Arial"/>
          <w:color w:val="000000" w:themeColor="text1"/>
        </w:rPr>
        <w:t xml:space="preserve"> экране «Движение материалов» </w:t>
      </w:r>
      <w:r w:rsidRPr="00632245">
        <w:rPr>
          <w:rFonts w:ascii="Arial" w:hAnsi="Arial" w:cs="Arial"/>
          <w:color w:val="000000" w:themeColor="text1"/>
        </w:rPr>
        <w:t xml:space="preserve">для производимого материала </w:t>
      </w:r>
      <w:r w:rsidR="008D46EC" w:rsidRPr="00632245">
        <w:rPr>
          <w:rFonts w:ascii="Arial" w:hAnsi="Arial" w:cs="Arial"/>
          <w:color w:val="000000" w:themeColor="text1"/>
        </w:rPr>
        <w:t>указывает</w:t>
      </w:r>
      <w:r w:rsidRPr="00632245">
        <w:rPr>
          <w:rFonts w:ascii="Arial" w:hAnsi="Arial" w:cs="Arial"/>
          <w:color w:val="000000" w:themeColor="text1"/>
        </w:rPr>
        <w:t xml:space="preserve"> </w:t>
      </w:r>
      <w:del w:id="2046" w:author="Дмитрий Ковтун" w:date="2021-03-12T19:16:00Z">
        <w:r w:rsidRPr="00632245" w:rsidDel="0034725C">
          <w:rPr>
            <w:rFonts w:ascii="Arial" w:hAnsi="Arial" w:cs="Arial"/>
            <w:color w:val="000000" w:themeColor="text1"/>
          </w:rPr>
          <w:delText>необходимый склад поступления и</w:delText>
        </w:r>
        <w:r w:rsidR="008D46EC" w:rsidRPr="00632245" w:rsidDel="0034725C">
          <w:rPr>
            <w:rFonts w:ascii="Arial" w:hAnsi="Arial" w:cs="Arial"/>
            <w:color w:val="000000" w:themeColor="text1"/>
          </w:rPr>
          <w:delText xml:space="preserve"> </w:delText>
        </w:r>
        <w:r w:rsidRPr="00632245" w:rsidDel="0034725C">
          <w:rPr>
            <w:rFonts w:ascii="Arial" w:hAnsi="Arial" w:cs="Arial"/>
            <w:color w:val="000000" w:themeColor="text1"/>
          </w:rPr>
          <w:delText xml:space="preserve">выбирает </w:delText>
        </w:r>
      </w:del>
      <w:r w:rsidR="008D46EC" w:rsidRPr="00632245">
        <w:rPr>
          <w:rFonts w:ascii="Arial" w:hAnsi="Arial" w:cs="Arial"/>
          <w:color w:val="000000" w:themeColor="text1"/>
        </w:rPr>
        <w:t>партию</w:t>
      </w:r>
      <w:r w:rsidR="000D7FE2" w:rsidRPr="00632245">
        <w:rPr>
          <w:rFonts w:ascii="Arial" w:hAnsi="Arial" w:cs="Arial"/>
          <w:color w:val="000000" w:themeColor="text1"/>
        </w:rPr>
        <w:t xml:space="preserve"> «Б</w:t>
      </w:r>
      <w:r w:rsidRPr="00632245">
        <w:rPr>
          <w:rFonts w:ascii="Arial" w:hAnsi="Arial" w:cs="Arial"/>
          <w:color w:val="000000" w:themeColor="text1"/>
        </w:rPr>
        <w:t>РАК</w:t>
      </w:r>
      <w:r w:rsidR="000D7FE2" w:rsidRPr="00632245">
        <w:rPr>
          <w:rFonts w:ascii="Arial" w:hAnsi="Arial" w:cs="Arial"/>
          <w:color w:val="000000" w:themeColor="text1"/>
        </w:rPr>
        <w:t>»</w:t>
      </w:r>
      <w:r w:rsidR="007160D1" w:rsidRPr="00632245">
        <w:rPr>
          <w:rFonts w:ascii="Arial" w:hAnsi="Arial" w:cs="Arial"/>
          <w:color w:val="000000" w:themeColor="text1"/>
        </w:rPr>
        <w:t xml:space="preserve"> (</w:t>
      </w:r>
      <w:r w:rsidRPr="00632245">
        <w:rPr>
          <w:rFonts w:ascii="Arial" w:hAnsi="Arial" w:cs="Arial"/>
          <w:color w:val="000000" w:themeColor="text1"/>
        </w:rPr>
        <w:t xml:space="preserve">которая является партией </w:t>
      </w:r>
      <w:r w:rsidR="007160D1" w:rsidRPr="00632245">
        <w:rPr>
          <w:rFonts w:ascii="Arial" w:hAnsi="Arial" w:cs="Arial"/>
          <w:color w:val="000000" w:themeColor="text1"/>
        </w:rPr>
        <w:t>запас</w:t>
      </w:r>
      <w:r w:rsidRPr="00632245">
        <w:rPr>
          <w:rFonts w:ascii="Arial" w:hAnsi="Arial" w:cs="Arial"/>
          <w:color w:val="000000" w:themeColor="text1"/>
        </w:rPr>
        <w:t xml:space="preserve">а </w:t>
      </w:r>
      <w:r w:rsidR="008D46EC" w:rsidRPr="00632245">
        <w:rPr>
          <w:rFonts w:ascii="Arial" w:hAnsi="Arial" w:cs="Arial"/>
          <w:color w:val="000000" w:themeColor="text1"/>
        </w:rPr>
        <w:t>ограниченного использования</w:t>
      </w:r>
      <w:r w:rsidR="007160D1" w:rsidRPr="00632245">
        <w:rPr>
          <w:rFonts w:ascii="Arial" w:hAnsi="Arial" w:cs="Arial"/>
          <w:color w:val="000000" w:themeColor="text1"/>
        </w:rPr>
        <w:t xml:space="preserve">) для </w:t>
      </w:r>
      <w:r w:rsidRPr="00632245">
        <w:rPr>
          <w:rFonts w:ascii="Arial" w:hAnsi="Arial" w:cs="Arial"/>
          <w:color w:val="000000" w:themeColor="text1"/>
        </w:rPr>
        <w:t>формирования проводки поступления материала побочной продукции на склад</w:t>
      </w:r>
      <w:r w:rsidR="0025627B" w:rsidRPr="00632245">
        <w:rPr>
          <w:rFonts w:ascii="Arial" w:hAnsi="Arial" w:cs="Arial"/>
          <w:color w:val="000000" w:themeColor="text1"/>
        </w:rPr>
        <w:t>.</w:t>
      </w:r>
      <w:ins w:id="2047" w:author="Дмитрий Ковтун" w:date="2021-03-12T19:17:00Z">
        <w:r w:rsidR="0034725C">
          <w:rPr>
            <w:rFonts w:ascii="Arial" w:hAnsi="Arial" w:cs="Arial"/>
            <w:color w:val="000000" w:themeColor="text1"/>
          </w:rPr>
          <w:t xml:space="preserve"> Если для материала партия «БРАК» не существует в системе</w:t>
        </w:r>
      </w:ins>
      <w:ins w:id="2048" w:author="Дмитрий Ковтун" w:date="2021-03-12T19:56:00Z">
        <w:r w:rsidR="000A0237">
          <w:rPr>
            <w:rFonts w:ascii="Arial" w:hAnsi="Arial" w:cs="Arial"/>
            <w:color w:val="000000" w:themeColor="text1"/>
          </w:rPr>
          <w:t xml:space="preserve">, то выполняется автоматическое создание партии со статусом </w:t>
        </w:r>
      </w:ins>
      <w:ins w:id="2049" w:author="Дмитрий Ковтун" w:date="2021-03-12T19:57:00Z">
        <w:r w:rsidR="000A0237">
          <w:rPr>
            <w:rFonts w:ascii="Arial" w:hAnsi="Arial" w:cs="Arial"/>
            <w:color w:val="000000" w:themeColor="text1"/>
          </w:rPr>
          <w:t>«Ограниченное использование».</w:t>
        </w:r>
      </w:ins>
    </w:p>
    <w:p w14:paraId="0820327B" w14:textId="15E572BD" w:rsidR="00A56EE6" w:rsidRPr="00632245" w:rsidRDefault="000A0237">
      <w:pPr>
        <w:spacing w:after="240" w:line="276" w:lineRule="auto"/>
        <w:ind w:firstLine="567"/>
        <w:rPr>
          <w:rFonts w:ascii="Arial" w:hAnsi="Arial" w:cs="Arial"/>
          <w:color w:val="000000" w:themeColor="text1"/>
        </w:rPr>
        <w:pPrChange w:id="2050" w:author="Дмитрий Ковтун" w:date="2021-03-12T19:16:00Z">
          <w:pPr>
            <w:spacing w:after="240" w:line="276" w:lineRule="auto"/>
          </w:pPr>
        </w:pPrChange>
      </w:pPr>
      <w:ins w:id="2051" w:author="Дмитрий Ковтун" w:date="2021-03-12T19:57:00Z">
        <w:r>
          <w:rPr>
            <w:rFonts w:ascii="Arial" w:hAnsi="Arial" w:cs="Arial"/>
            <w:color w:val="000000" w:themeColor="text1"/>
          </w:rPr>
          <w:t>Если бракованная продукция не подлежит восстановлению</w:t>
        </w:r>
      </w:ins>
      <w:ins w:id="2052" w:author="Дмитрий Ковтун" w:date="2021-03-12T19:58:00Z">
        <w:r>
          <w:rPr>
            <w:rFonts w:ascii="Arial" w:hAnsi="Arial" w:cs="Arial"/>
            <w:color w:val="000000" w:themeColor="text1"/>
          </w:rPr>
          <w:t xml:space="preserve">, то </w:t>
        </w:r>
      </w:ins>
      <w:ins w:id="2053" w:author="Дмитрий Ковтун" w:date="2021-03-12T19:59:00Z">
        <w:r>
          <w:rPr>
            <w:rFonts w:ascii="Arial" w:hAnsi="Arial" w:cs="Arial"/>
            <w:color w:val="000000" w:themeColor="text1"/>
          </w:rPr>
          <w:t xml:space="preserve">далее </w:t>
        </w:r>
      </w:ins>
      <w:del w:id="2054" w:author="Дмитрий Ковтун" w:date="2021-03-12T19:58:00Z">
        <w:r w:rsidR="008D46EC" w:rsidRPr="00F00EDF" w:rsidDel="000A0237">
          <w:rPr>
            <w:rFonts w:ascii="Arial" w:hAnsi="Arial" w:cs="Arial"/>
            <w:color w:val="000000" w:themeColor="text1"/>
          </w:rPr>
          <w:delText xml:space="preserve">Бракованная </w:delText>
        </w:r>
      </w:del>
      <w:ins w:id="2055" w:author="Дмитрий Ковтун" w:date="2021-03-12T19:58:00Z">
        <w:r>
          <w:rPr>
            <w:rFonts w:ascii="Arial" w:hAnsi="Arial" w:cs="Arial"/>
            <w:color w:val="000000" w:themeColor="text1"/>
          </w:rPr>
          <w:t xml:space="preserve">выполняется перемещение запаса </w:t>
        </w:r>
      </w:ins>
      <w:ins w:id="2056" w:author="Дмитрий Ковтун" w:date="2021-03-12T19:59:00Z">
        <w:r>
          <w:rPr>
            <w:rFonts w:ascii="Arial" w:hAnsi="Arial" w:cs="Arial"/>
            <w:color w:val="000000" w:themeColor="text1"/>
          </w:rPr>
          <w:t>партии БРАК</w:t>
        </w:r>
      </w:ins>
      <w:ins w:id="2057" w:author="Дмитрий Ковтун" w:date="2021-03-12T19:58:00Z">
        <w:r w:rsidRPr="00F00EDF">
          <w:rPr>
            <w:rFonts w:ascii="Arial" w:hAnsi="Arial" w:cs="Arial"/>
            <w:color w:val="000000" w:themeColor="text1"/>
          </w:rPr>
          <w:t xml:space="preserve"> </w:t>
        </w:r>
      </w:ins>
      <w:del w:id="2058" w:author="Дмитрий Ковтун" w:date="2021-03-12T19:58:00Z">
        <w:r w:rsidR="008D46EC" w:rsidRPr="00F00EDF" w:rsidDel="000A0237">
          <w:rPr>
            <w:rFonts w:ascii="Arial" w:hAnsi="Arial" w:cs="Arial"/>
            <w:color w:val="000000" w:themeColor="text1"/>
          </w:rPr>
          <w:delText>продукция классифицируется как</w:delText>
        </w:r>
      </w:del>
      <w:ins w:id="2059" w:author="Дмитрий Ковтун" w:date="2021-03-12T19:58:00Z">
        <w:r>
          <w:rPr>
            <w:rFonts w:ascii="Arial" w:hAnsi="Arial" w:cs="Arial"/>
            <w:color w:val="000000" w:themeColor="text1"/>
          </w:rPr>
          <w:t xml:space="preserve">в партию </w:t>
        </w:r>
      </w:ins>
      <w:ins w:id="2060" w:author="Дмитрий Ковтун" w:date="2021-03-12T19:59:00Z">
        <w:r>
          <w:rPr>
            <w:rFonts w:ascii="Arial" w:hAnsi="Arial" w:cs="Arial"/>
            <w:color w:val="000000" w:themeColor="text1"/>
          </w:rPr>
          <w:t>НЛИ</w:t>
        </w:r>
      </w:ins>
      <w:del w:id="2061" w:author="Дмитрий Ковтун" w:date="2021-03-12T19:59:00Z">
        <w:r w:rsidR="008D46EC" w:rsidRPr="00F00EDF" w:rsidDel="000A0237">
          <w:rPr>
            <w:rFonts w:ascii="Arial" w:hAnsi="Arial" w:cs="Arial"/>
            <w:color w:val="000000" w:themeColor="text1"/>
          </w:rPr>
          <w:delText xml:space="preserve"> неликвид </w:delText>
        </w:r>
      </w:del>
      <w:ins w:id="2062" w:author="Дмитрий Ковтун" w:date="2021-03-12T19:59:00Z">
        <w:r>
          <w:rPr>
            <w:rFonts w:ascii="Arial" w:hAnsi="Arial" w:cs="Arial"/>
            <w:color w:val="000000" w:themeColor="text1"/>
          </w:rPr>
          <w:t xml:space="preserve"> </w:t>
        </w:r>
      </w:ins>
      <w:r w:rsidR="008D46EC" w:rsidRPr="00F00EDF">
        <w:rPr>
          <w:rFonts w:ascii="Arial" w:hAnsi="Arial" w:cs="Arial"/>
          <w:color w:val="000000" w:themeColor="text1"/>
        </w:rPr>
        <w:t xml:space="preserve">(более подробно о процессе описано в </w:t>
      </w:r>
      <w:r w:rsidR="0054267C">
        <w:rPr>
          <w:rFonts w:ascii="Arial" w:hAnsi="Arial" w:cs="Arial"/>
          <w:color w:val="000000" w:themeColor="text1"/>
        </w:rPr>
        <w:t>«</w:t>
      </w:r>
      <w:r w:rsidR="008D46EC" w:rsidRPr="00F00EDF">
        <w:rPr>
          <w:rFonts w:ascii="Arial" w:hAnsi="Arial" w:cs="Arial"/>
          <w:color w:val="000000" w:themeColor="text1"/>
        </w:rPr>
        <w:t xml:space="preserve">Выявление НВИ/НЛИ КД </w:t>
      </w:r>
      <w:r w:rsidR="008D46EC" w:rsidRPr="0034725C">
        <w:rPr>
          <w:rFonts w:ascii="Arial" w:hAnsi="Arial" w:cs="Arial"/>
          <w:color w:val="000000" w:themeColor="text1"/>
          <w:rPrChange w:id="2063" w:author="Дмитрий Ковтун" w:date="2021-03-12T19:16:00Z">
            <w:rPr>
              <w:rFonts w:ascii="Arial" w:hAnsi="Arial" w:cs="Arial"/>
              <w:color w:val="000000" w:themeColor="text1"/>
              <w:lang w:val="en-US"/>
            </w:rPr>
          </w:rPrChange>
        </w:rPr>
        <w:t>ERP</w:t>
      </w:r>
      <w:r w:rsidR="008D46EC" w:rsidRPr="00F00EDF">
        <w:rPr>
          <w:rFonts w:ascii="Arial" w:hAnsi="Arial" w:cs="Arial"/>
          <w:color w:val="000000" w:themeColor="text1"/>
        </w:rPr>
        <w:t>.</w:t>
      </w:r>
      <w:r w:rsidR="00036ED7" w:rsidRPr="00F00EDF">
        <w:rPr>
          <w:rFonts w:ascii="Arial" w:hAnsi="Arial" w:cs="Arial"/>
          <w:color w:val="000000" w:themeColor="text1"/>
        </w:rPr>
        <w:t>9</w:t>
      </w:r>
      <w:r w:rsidR="008D46EC" w:rsidRPr="00F00EDF">
        <w:rPr>
          <w:rFonts w:ascii="Arial" w:hAnsi="Arial" w:cs="Arial"/>
          <w:color w:val="000000" w:themeColor="text1"/>
        </w:rPr>
        <w:t>.</w:t>
      </w:r>
      <w:r w:rsidR="00036ED7" w:rsidRPr="00F00EDF">
        <w:rPr>
          <w:rFonts w:ascii="Arial" w:hAnsi="Arial" w:cs="Arial"/>
          <w:color w:val="000000" w:themeColor="text1"/>
        </w:rPr>
        <w:t>9</w:t>
      </w:r>
      <w:r w:rsidR="008D46EC" w:rsidRPr="00F00EDF">
        <w:rPr>
          <w:rFonts w:ascii="Arial" w:hAnsi="Arial" w:cs="Arial"/>
          <w:color w:val="000000" w:themeColor="text1"/>
        </w:rPr>
        <w:t>.</w:t>
      </w:r>
      <w:r w:rsidR="00036ED7" w:rsidRPr="00F00EDF">
        <w:rPr>
          <w:rFonts w:ascii="Arial" w:hAnsi="Arial" w:cs="Arial"/>
          <w:color w:val="000000" w:themeColor="text1"/>
        </w:rPr>
        <w:t>2.</w:t>
      </w:r>
      <w:r w:rsidR="008D46EC" w:rsidRPr="00F00EDF">
        <w:rPr>
          <w:rFonts w:ascii="Arial" w:hAnsi="Arial" w:cs="Arial"/>
          <w:color w:val="000000" w:themeColor="text1"/>
        </w:rPr>
        <w:t>60_ММ_Управление запасами</w:t>
      </w:r>
      <w:r w:rsidR="0054267C">
        <w:rPr>
          <w:rFonts w:ascii="Arial" w:hAnsi="Arial" w:cs="Arial"/>
          <w:color w:val="000000" w:themeColor="text1"/>
        </w:rPr>
        <w:t>»</w:t>
      </w:r>
      <w:r w:rsidR="008D46EC" w:rsidRPr="00F00EDF">
        <w:rPr>
          <w:rFonts w:ascii="Arial" w:hAnsi="Arial" w:cs="Arial"/>
          <w:color w:val="000000" w:themeColor="text1"/>
        </w:rPr>
        <w:t>).</w:t>
      </w:r>
    </w:p>
    <w:p w14:paraId="73AD68A7" w14:textId="0C53D44F" w:rsidR="00E84315" w:rsidRPr="00F00EDF" w:rsidRDefault="00E84315" w:rsidP="00632245">
      <w:pPr>
        <w:pStyle w:val="4"/>
        <w:rPr>
          <w:rFonts w:cs="Arial"/>
          <w:color w:val="000000" w:themeColor="text1"/>
        </w:rPr>
      </w:pPr>
      <w:r w:rsidRPr="00F00EDF">
        <w:t>Шаг процесса 70</w:t>
      </w:r>
      <w:r w:rsidR="008A06E2" w:rsidRPr="00F00EDF">
        <w:t xml:space="preserve"> -</w:t>
      </w:r>
      <w:r w:rsidRPr="00F00EDF">
        <w:t>Техническое закрытие производственного заказа</w:t>
      </w:r>
      <w:r w:rsidRPr="00F00EDF">
        <w:rPr>
          <w:rFonts w:cs="Arial"/>
          <w:color w:val="000000" w:themeColor="text1"/>
        </w:rPr>
        <w:t xml:space="preserve">  </w:t>
      </w:r>
    </w:p>
    <w:p w14:paraId="5E94C880" w14:textId="77777777" w:rsidR="00E84315" w:rsidRPr="00F00EDF" w:rsidRDefault="00E84315"/>
    <w:p w14:paraId="0CDCC938" w14:textId="176ABAF8" w:rsidR="00E84315" w:rsidRPr="00F00EDF" w:rsidRDefault="00E84315">
      <w:pPr>
        <w:spacing w:after="240" w:line="276" w:lineRule="auto"/>
        <w:ind w:firstLine="567"/>
        <w:rPr>
          <w:rFonts w:ascii="Arial" w:hAnsi="Arial" w:cs="Arial"/>
          <w:color w:val="000000" w:themeColor="text1"/>
        </w:rPr>
      </w:pPr>
      <w:r w:rsidRPr="00F00EDF">
        <w:rPr>
          <w:rFonts w:ascii="Arial" w:hAnsi="Arial" w:cs="Arial"/>
          <w:color w:val="000000" w:themeColor="text1"/>
        </w:rPr>
        <w:t xml:space="preserve">По окончании процесса отражения фактических данных производства или в случае исключения из плана производства </w:t>
      </w:r>
      <w:ins w:id="2064" w:author="Дмитрий Ковтун" w:date="2021-03-12T19:59:00Z">
        <w:r w:rsidR="000A0237">
          <w:rPr>
            <w:rFonts w:ascii="Arial" w:hAnsi="Arial" w:cs="Arial"/>
            <w:color w:val="000000" w:themeColor="text1"/>
          </w:rPr>
          <w:t xml:space="preserve">ответственный сотрудник с </w:t>
        </w:r>
      </w:ins>
      <w:ins w:id="2065" w:author="Дмитрий Ковтун" w:date="2021-03-12T20:00:00Z">
        <w:r w:rsidR="000A0237">
          <w:rPr>
            <w:rFonts w:ascii="Arial" w:hAnsi="Arial" w:cs="Arial"/>
            <w:color w:val="000000" w:themeColor="text1"/>
          </w:rPr>
          <w:t>ролью «</w:t>
        </w:r>
      </w:ins>
      <w:r w:rsidR="00F43150" w:rsidRPr="00F00EDF">
        <w:rPr>
          <w:rFonts w:ascii="Arial" w:hAnsi="Arial" w:cs="Arial"/>
          <w:color w:val="000000" w:themeColor="text1"/>
        </w:rPr>
        <w:t>Плановик ЦРММ УО</w:t>
      </w:r>
      <w:ins w:id="2066" w:author="Дмитрий Ковтун" w:date="2021-03-12T20:00:00Z">
        <w:r w:rsidR="000A0237">
          <w:rPr>
            <w:rFonts w:ascii="Arial" w:hAnsi="Arial" w:cs="Arial"/>
            <w:color w:val="000000" w:themeColor="text1"/>
          </w:rPr>
          <w:t>»</w:t>
        </w:r>
      </w:ins>
      <w:r w:rsidRPr="00F00EDF">
        <w:rPr>
          <w:rFonts w:ascii="Arial" w:hAnsi="Arial" w:cs="Arial"/>
          <w:color w:val="000000" w:themeColor="text1"/>
        </w:rPr>
        <w:t xml:space="preserve"> устанавливает статус заказа «ТЗКР</w:t>
      </w:r>
      <w:ins w:id="2067" w:author="Дмитрий Ковтун" w:date="2021-03-12T20:01:00Z">
        <w:r w:rsidR="000A0237">
          <w:rPr>
            <w:rFonts w:ascii="Arial" w:hAnsi="Arial" w:cs="Arial"/>
            <w:color w:val="000000" w:themeColor="text1"/>
          </w:rPr>
          <w:t xml:space="preserve"> </w:t>
        </w:r>
      </w:ins>
      <w:r w:rsidRPr="00F00EDF">
        <w:rPr>
          <w:rFonts w:ascii="Arial" w:hAnsi="Arial" w:cs="Arial"/>
          <w:color w:val="000000" w:themeColor="text1"/>
        </w:rPr>
        <w:t>-</w:t>
      </w:r>
      <w:ins w:id="2068" w:author="Дмитрий Ковтун" w:date="2021-03-12T20:01:00Z">
        <w:r w:rsidR="000A0237">
          <w:rPr>
            <w:rFonts w:ascii="Arial" w:hAnsi="Arial" w:cs="Arial"/>
            <w:color w:val="000000" w:themeColor="text1"/>
          </w:rPr>
          <w:t xml:space="preserve"> </w:t>
        </w:r>
      </w:ins>
      <w:del w:id="2069" w:author="Дмитрий Ковтун" w:date="2021-03-12T20:01:00Z">
        <w:r w:rsidRPr="00F00EDF" w:rsidDel="000A0237">
          <w:rPr>
            <w:rFonts w:ascii="Arial" w:hAnsi="Arial" w:cs="Arial"/>
            <w:color w:val="000000" w:themeColor="text1"/>
          </w:rPr>
          <w:delText xml:space="preserve">технически </w:delText>
        </w:r>
      </w:del>
      <w:ins w:id="2070" w:author="Дмитрий Ковтун" w:date="2021-03-12T20:01:00Z">
        <w:r w:rsidR="000A0237">
          <w:rPr>
            <w:rFonts w:ascii="Arial" w:hAnsi="Arial" w:cs="Arial"/>
            <w:color w:val="000000" w:themeColor="text1"/>
          </w:rPr>
          <w:t>Т</w:t>
        </w:r>
        <w:r w:rsidR="000A0237" w:rsidRPr="00F00EDF">
          <w:rPr>
            <w:rFonts w:ascii="Arial" w:hAnsi="Arial" w:cs="Arial"/>
            <w:color w:val="000000" w:themeColor="text1"/>
          </w:rPr>
          <w:t xml:space="preserve">ехнически </w:t>
        </w:r>
      </w:ins>
      <w:r w:rsidRPr="00F00EDF">
        <w:rPr>
          <w:rFonts w:ascii="Arial" w:hAnsi="Arial" w:cs="Arial"/>
          <w:color w:val="000000" w:themeColor="text1"/>
        </w:rPr>
        <w:t xml:space="preserve">закрыт».  </w:t>
      </w:r>
      <w:r w:rsidRPr="00F00EDF">
        <w:rPr>
          <w:rFonts w:ascii="Arial" w:hAnsi="Arial" w:cs="Arial"/>
        </w:rPr>
        <w:t xml:space="preserve">Статус производственного заказа устанавливается с помощью транзакции </w:t>
      </w:r>
      <w:ins w:id="2071" w:author="Дмитрий Ковтун" w:date="2021-03-12T20:00:00Z">
        <w:r w:rsidR="000A0237">
          <w:rPr>
            <w:rFonts w:ascii="Arial" w:hAnsi="Arial" w:cs="Arial"/>
          </w:rPr>
          <w:t>«</w:t>
        </w:r>
      </w:ins>
      <w:r w:rsidRPr="00F00EDF">
        <w:rPr>
          <w:rFonts w:ascii="Arial" w:hAnsi="Arial" w:cs="Arial"/>
          <w:lang w:val="en-US"/>
        </w:rPr>
        <w:t>CO</w:t>
      </w:r>
      <w:r w:rsidRPr="00F00EDF">
        <w:rPr>
          <w:rFonts w:ascii="Arial" w:hAnsi="Arial" w:cs="Arial"/>
        </w:rPr>
        <w:t xml:space="preserve">02 </w:t>
      </w:r>
      <w:r w:rsidR="009842EF" w:rsidRPr="00F00EDF">
        <w:rPr>
          <w:rFonts w:ascii="Arial" w:hAnsi="Arial" w:cs="Arial"/>
        </w:rPr>
        <w:t>–</w:t>
      </w:r>
      <w:r w:rsidRPr="00F00EDF">
        <w:rPr>
          <w:rFonts w:ascii="Arial" w:hAnsi="Arial" w:cs="Arial"/>
        </w:rPr>
        <w:t xml:space="preserve"> </w:t>
      </w:r>
      <w:ins w:id="2072" w:author="Дмитрий Ковтун" w:date="2021-03-12T20:00:00Z">
        <w:r w:rsidR="000A0237">
          <w:rPr>
            <w:rFonts w:ascii="Arial" w:hAnsi="Arial" w:cs="Arial"/>
          </w:rPr>
          <w:t xml:space="preserve">Изменение </w:t>
        </w:r>
      </w:ins>
      <w:del w:id="2073" w:author="Дмитрий Ковтун" w:date="2021-03-12T20:00:00Z">
        <w:r w:rsidR="008F79A3" w:rsidRPr="00F00EDF" w:rsidDel="000A0237">
          <w:rPr>
            <w:rFonts w:ascii="Arial" w:hAnsi="Arial" w:cs="Arial"/>
          </w:rPr>
          <w:delText>«</w:delText>
        </w:r>
      </w:del>
      <w:ins w:id="2074" w:author="Дмитрий Ковтун" w:date="2021-03-12T20:01:00Z">
        <w:r w:rsidR="000A0237">
          <w:rPr>
            <w:rFonts w:ascii="Arial" w:hAnsi="Arial" w:cs="Arial"/>
            <w:color w:val="000000" w:themeColor="text1"/>
          </w:rPr>
          <w:t>производственного заказа</w:t>
        </w:r>
      </w:ins>
      <w:del w:id="2075" w:author="Дмитрий Ковтун" w:date="2021-03-12T20:01:00Z">
        <w:r w:rsidRPr="00F00EDF" w:rsidDel="000A0237">
          <w:rPr>
            <w:rFonts w:ascii="Arial" w:hAnsi="Arial" w:cs="Arial"/>
          </w:rPr>
          <w:delText>Заказ изменить</w:delText>
        </w:r>
      </w:del>
      <w:r w:rsidR="008F79A3" w:rsidRPr="00F00EDF">
        <w:rPr>
          <w:rFonts w:ascii="Arial" w:hAnsi="Arial" w:cs="Arial"/>
        </w:rPr>
        <w:t>»</w:t>
      </w:r>
      <w:r w:rsidRPr="00F00EDF">
        <w:rPr>
          <w:rFonts w:ascii="Arial" w:hAnsi="Arial" w:cs="Arial"/>
        </w:rPr>
        <w:t xml:space="preserve"> или</w:t>
      </w:r>
      <w:r w:rsidR="008F79A3" w:rsidRPr="00F00EDF">
        <w:rPr>
          <w:rFonts w:ascii="Arial" w:hAnsi="Arial" w:cs="Arial"/>
        </w:rPr>
        <w:t xml:space="preserve"> транзакции</w:t>
      </w:r>
      <w:r w:rsidRPr="00F00EDF">
        <w:rPr>
          <w:rFonts w:ascii="Arial" w:hAnsi="Arial" w:cs="Arial"/>
        </w:rPr>
        <w:t xml:space="preserve"> </w:t>
      </w:r>
      <w:ins w:id="2076" w:author="Дмитрий Ковтун" w:date="2021-03-12T20:01:00Z">
        <w:r w:rsidR="000A0237">
          <w:rPr>
            <w:rFonts w:ascii="Arial" w:hAnsi="Arial" w:cs="Arial"/>
          </w:rPr>
          <w:t>«</w:t>
        </w:r>
      </w:ins>
      <w:r w:rsidRPr="00F00EDF">
        <w:rPr>
          <w:rFonts w:ascii="Arial" w:hAnsi="Arial" w:cs="Arial"/>
          <w:lang w:val="en-US"/>
        </w:rPr>
        <w:t>COHV</w:t>
      </w:r>
      <w:r w:rsidRPr="00F00EDF">
        <w:rPr>
          <w:rFonts w:ascii="Arial" w:hAnsi="Arial" w:cs="Arial"/>
        </w:rPr>
        <w:t xml:space="preserve"> </w:t>
      </w:r>
      <w:r w:rsidR="009842EF" w:rsidRPr="00F00EDF">
        <w:rPr>
          <w:rFonts w:ascii="Arial" w:hAnsi="Arial" w:cs="Arial"/>
        </w:rPr>
        <w:t>–</w:t>
      </w:r>
      <w:r w:rsidRPr="00F00EDF">
        <w:rPr>
          <w:rFonts w:ascii="Arial" w:hAnsi="Arial" w:cs="Arial"/>
        </w:rPr>
        <w:t xml:space="preserve"> </w:t>
      </w:r>
      <w:r w:rsidR="008F79A3" w:rsidRPr="00F00EDF">
        <w:rPr>
          <w:rFonts w:ascii="Arial" w:hAnsi="Arial" w:cs="Arial"/>
        </w:rPr>
        <w:t>«</w:t>
      </w:r>
      <w:r w:rsidRPr="00F00EDF">
        <w:rPr>
          <w:rFonts w:ascii="Arial" w:hAnsi="Arial" w:cs="Arial"/>
        </w:rPr>
        <w:t>Массовая обработка производственных заказов</w:t>
      </w:r>
      <w:r w:rsidR="008F79A3" w:rsidRPr="00F00EDF">
        <w:rPr>
          <w:rFonts w:ascii="Arial" w:hAnsi="Arial" w:cs="Arial"/>
        </w:rPr>
        <w:t>»</w:t>
      </w:r>
      <w:r w:rsidRPr="00F00EDF">
        <w:rPr>
          <w:rFonts w:ascii="Arial" w:hAnsi="Arial" w:cs="Arial"/>
        </w:rPr>
        <w:t>. После установки статуса «ТЗКР-Технически закрыт» в рамках закрытия периода выполняется расчет фактической себестоимости изготовления продукции и установка статуса «ЗАКР</w:t>
      </w:r>
      <w:ins w:id="2077" w:author="Дмитрий Ковтун" w:date="2021-03-12T20:01:00Z">
        <w:r w:rsidR="000A0237">
          <w:rPr>
            <w:rFonts w:ascii="Arial" w:hAnsi="Arial" w:cs="Arial"/>
          </w:rPr>
          <w:t xml:space="preserve"> </w:t>
        </w:r>
      </w:ins>
      <w:r w:rsidRPr="00F00EDF">
        <w:rPr>
          <w:rFonts w:ascii="Arial" w:hAnsi="Arial" w:cs="Arial"/>
        </w:rPr>
        <w:t>-</w:t>
      </w:r>
      <w:ins w:id="2078" w:author="Дмитрий Ковтун" w:date="2021-03-12T20:01:00Z">
        <w:r w:rsidR="000A0237">
          <w:rPr>
            <w:rFonts w:ascii="Arial" w:hAnsi="Arial" w:cs="Arial"/>
          </w:rPr>
          <w:t xml:space="preserve"> </w:t>
        </w:r>
      </w:ins>
      <w:r w:rsidRPr="00F00EDF">
        <w:rPr>
          <w:rFonts w:ascii="Arial" w:hAnsi="Arial" w:cs="Arial"/>
        </w:rPr>
        <w:t xml:space="preserve">Закрыт». Описание шагов по закрытию периода, который является частью учетной политики компании приведено в КД </w:t>
      </w:r>
      <w:r w:rsidRPr="00F00EDF">
        <w:rPr>
          <w:rFonts w:ascii="Arial" w:hAnsi="Arial" w:cs="Arial"/>
          <w:lang w:val="en-US"/>
        </w:rPr>
        <w:t>ERP</w:t>
      </w:r>
      <w:r w:rsidRPr="00F00EDF">
        <w:rPr>
          <w:rFonts w:ascii="Arial" w:hAnsi="Arial" w:cs="Arial"/>
        </w:rPr>
        <w:t>.2.1_37_</w:t>
      </w:r>
      <w:r w:rsidRPr="00F00EDF">
        <w:rPr>
          <w:rFonts w:ascii="Arial" w:hAnsi="Arial" w:cs="Arial"/>
          <w:lang w:val="en-US"/>
        </w:rPr>
        <w:t>FI</w:t>
      </w:r>
      <w:r w:rsidRPr="00F00EDF">
        <w:rPr>
          <w:rFonts w:ascii="Arial" w:hAnsi="Arial" w:cs="Arial"/>
        </w:rPr>
        <w:t xml:space="preserve"> «График закрытия»</w:t>
      </w:r>
      <w:r w:rsidR="00940558" w:rsidRPr="00F00EDF">
        <w:rPr>
          <w:rFonts w:ascii="Arial" w:hAnsi="Arial" w:cs="Arial"/>
        </w:rPr>
        <w:t>.</w:t>
      </w:r>
      <w:r w:rsidRPr="00F00EDF">
        <w:rPr>
          <w:rFonts w:ascii="Arial" w:hAnsi="Arial" w:cs="Arial"/>
          <w:color w:val="000000" w:themeColor="text1"/>
        </w:rPr>
        <w:t xml:space="preserve"> </w:t>
      </w:r>
    </w:p>
    <w:p w14:paraId="35FEE945" w14:textId="36D6F56B" w:rsidR="00114F0B" w:rsidRPr="00F00EDF" w:rsidRDefault="00114F0B">
      <w:pPr>
        <w:pStyle w:val="22"/>
        <w:keepNext/>
        <w:keepLines/>
        <w:numPr>
          <w:ilvl w:val="1"/>
          <w:numId w:val="8"/>
        </w:numPr>
        <w:spacing w:before="160" w:after="120" w:line="276" w:lineRule="auto"/>
        <w:rPr>
          <w:rFonts w:eastAsiaTheme="majorEastAsia" w:cstheme="majorBidi"/>
          <w:bCs w:val="0"/>
          <w:iCs w:val="0"/>
          <w:szCs w:val="26"/>
        </w:rPr>
      </w:pPr>
      <w:bookmarkStart w:id="2079" w:name="_Toc39058814"/>
      <w:bookmarkStart w:id="2080" w:name="_Toc39058902"/>
      <w:bookmarkStart w:id="2081" w:name="_Toc39059008"/>
      <w:bookmarkStart w:id="2082" w:name="_Toc39058815"/>
      <w:bookmarkStart w:id="2083" w:name="_Toc39058903"/>
      <w:bookmarkStart w:id="2084" w:name="_Toc39059009"/>
      <w:bookmarkStart w:id="2085" w:name="_Toc39058816"/>
      <w:bookmarkStart w:id="2086" w:name="_Toc39058904"/>
      <w:bookmarkStart w:id="2087" w:name="_Toc39059010"/>
      <w:bookmarkStart w:id="2088" w:name="_Toc39058817"/>
      <w:bookmarkStart w:id="2089" w:name="_Toc39058905"/>
      <w:bookmarkStart w:id="2090" w:name="_Toc39059011"/>
      <w:bookmarkStart w:id="2091" w:name="_Toc39058818"/>
      <w:bookmarkStart w:id="2092" w:name="_Toc39058906"/>
      <w:bookmarkStart w:id="2093" w:name="_Toc39059012"/>
      <w:bookmarkStart w:id="2094" w:name="_Toc39058819"/>
      <w:bookmarkStart w:id="2095" w:name="_Toc39058907"/>
      <w:bookmarkStart w:id="2096" w:name="_Toc39059013"/>
      <w:bookmarkStart w:id="2097" w:name="_Toc39058820"/>
      <w:bookmarkStart w:id="2098" w:name="_Toc39058908"/>
      <w:bookmarkStart w:id="2099" w:name="_Toc39059014"/>
      <w:bookmarkStart w:id="2100" w:name="_Toc39058821"/>
      <w:bookmarkStart w:id="2101" w:name="_Toc39058909"/>
      <w:bookmarkStart w:id="2102" w:name="_Toc39059015"/>
      <w:bookmarkStart w:id="2103" w:name="_Toc39058822"/>
      <w:bookmarkStart w:id="2104" w:name="_Toc39058910"/>
      <w:bookmarkStart w:id="2105" w:name="_Toc39059016"/>
      <w:bookmarkStart w:id="2106" w:name="_Toc39058823"/>
      <w:bookmarkStart w:id="2107" w:name="_Toc39058911"/>
      <w:bookmarkStart w:id="2108" w:name="_Toc39059017"/>
      <w:bookmarkStart w:id="2109" w:name="_Toc39058824"/>
      <w:bookmarkStart w:id="2110" w:name="_Toc39058912"/>
      <w:bookmarkStart w:id="2111" w:name="_Toc39059018"/>
      <w:bookmarkStart w:id="2112" w:name="_Toc39058825"/>
      <w:bookmarkStart w:id="2113" w:name="_Toc39058913"/>
      <w:bookmarkStart w:id="2114" w:name="_Toc39059019"/>
      <w:bookmarkStart w:id="2115" w:name="_Toc39058826"/>
      <w:bookmarkStart w:id="2116" w:name="_Toc39058914"/>
      <w:bookmarkStart w:id="2117" w:name="_Toc39059020"/>
      <w:bookmarkStart w:id="2118" w:name="_Toc39058827"/>
      <w:bookmarkStart w:id="2119" w:name="_Toc39058915"/>
      <w:bookmarkStart w:id="2120" w:name="_Toc39059021"/>
      <w:bookmarkStart w:id="2121" w:name="_Toc39058828"/>
      <w:bookmarkStart w:id="2122" w:name="_Toc39058916"/>
      <w:bookmarkStart w:id="2123" w:name="_Toc39059022"/>
      <w:bookmarkStart w:id="2124" w:name="_Toc39058829"/>
      <w:bookmarkStart w:id="2125" w:name="_Toc39058917"/>
      <w:bookmarkStart w:id="2126" w:name="_Toc39059023"/>
      <w:bookmarkStart w:id="2127" w:name="_Toc39058830"/>
      <w:bookmarkStart w:id="2128" w:name="_Toc39058918"/>
      <w:bookmarkStart w:id="2129" w:name="_Toc39059024"/>
      <w:bookmarkStart w:id="2130" w:name="_Toc39058831"/>
      <w:bookmarkStart w:id="2131" w:name="_Toc39058919"/>
      <w:bookmarkStart w:id="2132" w:name="_Toc39059025"/>
      <w:bookmarkStart w:id="2133" w:name="_Toc39058832"/>
      <w:bookmarkStart w:id="2134" w:name="_Toc39058920"/>
      <w:bookmarkStart w:id="2135" w:name="_Toc39059026"/>
      <w:bookmarkStart w:id="2136" w:name="_Toc39058833"/>
      <w:bookmarkStart w:id="2137" w:name="_Toc39058921"/>
      <w:bookmarkStart w:id="2138" w:name="_Toc39059027"/>
      <w:bookmarkStart w:id="2139" w:name="_Toc39058834"/>
      <w:bookmarkStart w:id="2140" w:name="_Toc39058922"/>
      <w:bookmarkStart w:id="2141" w:name="_Toc39059028"/>
      <w:bookmarkStart w:id="2142" w:name="_Toc39058835"/>
      <w:bookmarkStart w:id="2143" w:name="_Toc39058923"/>
      <w:bookmarkStart w:id="2144" w:name="_Toc39059029"/>
      <w:bookmarkStart w:id="2145" w:name="_Toc39058836"/>
      <w:bookmarkStart w:id="2146" w:name="_Toc39058924"/>
      <w:bookmarkStart w:id="2147" w:name="_Toc39059030"/>
      <w:bookmarkStart w:id="2148" w:name="_Toc39058837"/>
      <w:bookmarkStart w:id="2149" w:name="_Toc39058925"/>
      <w:bookmarkStart w:id="2150" w:name="_Toc39059031"/>
      <w:bookmarkStart w:id="2151" w:name="_Toc39058838"/>
      <w:bookmarkStart w:id="2152" w:name="_Toc39058926"/>
      <w:bookmarkStart w:id="2153" w:name="_Toc39059032"/>
      <w:bookmarkStart w:id="2154" w:name="_Toc39058839"/>
      <w:bookmarkStart w:id="2155" w:name="_Toc39058927"/>
      <w:bookmarkStart w:id="2156" w:name="_Toc39059033"/>
      <w:bookmarkStart w:id="2157" w:name="_Toc39058840"/>
      <w:bookmarkStart w:id="2158" w:name="_Toc39058928"/>
      <w:bookmarkStart w:id="2159" w:name="_Toc39059034"/>
      <w:bookmarkStart w:id="2160" w:name="_Toc39058841"/>
      <w:bookmarkStart w:id="2161" w:name="_Toc39058929"/>
      <w:bookmarkStart w:id="2162" w:name="_Toc39059035"/>
      <w:bookmarkStart w:id="2163" w:name="_Toc39058842"/>
      <w:bookmarkStart w:id="2164" w:name="_Toc39058930"/>
      <w:bookmarkStart w:id="2165" w:name="_Toc39059036"/>
      <w:bookmarkStart w:id="2166" w:name="_Toc39058843"/>
      <w:bookmarkStart w:id="2167" w:name="_Toc39058931"/>
      <w:bookmarkStart w:id="2168" w:name="_Toc39059037"/>
      <w:bookmarkStart w:id="2169" w:name="_Toc39058844"/>
      <w:bookmarkStart w:id="2170" w:name="_Toc39058932"/>
      <w:bookmarkStart w:id="2171" w:name="_Toc39059038"/>
      <w:bookmarkStart w:id="2172" w:name="_Toc39058845"/>
      <w:bookmarkStart w:id="2173" w:name="_Toc39058933"/>
      <w:bookmarkStart w:id="2174" w:name="_Toc39059039"/>
      <w:bookmarkStart w:id="2175" w:name="_Toc39058846"/>
      <w:bookmarkStart w:id="2176" w:name="_Toc39058934"/>
      <w:bookmarkStart w:id="2177" w:name="_Toc39059040"/>
      <w:bookmarkStart w:id="2178" w:name="_Toc39058847"/>
      <w:bookmarkStart w:id="2179" w:name="_Toc39058935"/>
      <w:bookmarkStart w:id="2180" w:name="_Toc39059041"/>
      <w:bookmarkStart w:id="2181" w:name="_Toc68543336"/>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r w:rsidRPr="00F00EDF">
        <w:rPr>
          <w:rFonts w:eastAsiaTheme="majorEastAsia" w:cstheme="majorBidi"/>
          <w:bCs w:val="0"/>
          <w:iCs w:val="0"/>
          <w:szCs w:val="26"/>
        </w:rPr>
        <w:lastRenderedPageBreak/>
        <w:t>Роли и полномочия</w:t>
      </w:r>
      <w:bookmarkEnd w:id="2181"/>
    </w:p>
    <w:p w14:paraId="0F47D7EF" w14:textId="7612AFCF" w:rsidR="00114F0B" w:rsidRPr="00F00EDF" w:rsidRDefault="00114F0B">
      <w:pPr>
        <w:pStyle w:val="a7"/>
        <w:keepNext/>
        <w:spacing w:after="240" w:line="276" w:lineRule="auto"/>
        <w:ind w:firstLine="576"/>
        <w:rPr>
          <w:rFonts w:ascii="Arial" w:hAnsi="Arial" w:cs="Arial"/>
        </w:rPr>
      </w:pPr>
      <w:r w:rsidRPr="00F00EDF">
        <w:rPr>
          <w:rFonts w:ascii="Arial" w:hAnsi="Arial" w:cs="Arial"/>
        </w:rPr>
        <w:t>Для реализации разграничения доступа в системах SAP</w:t>
      </w:r>
      <w:r w:rsidR="002B398C" w:rsidRPr="00F00EDF">
        <w:rPr>
          <w:rFonts w:ascii="Arial" w:hAnsi="Arial" w:cs="Arial"/>
          <w:color w:val="000000"/>
        </w:rPr>
        <w:t xml:space="preserve">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r w:rsidRPr="00F00EDF">
        <w:rPr>
          <w:rFonts w:ascii="Arial" w:hAnsi="Arial" w:cs="Arial"/>
        </w:rPr>
        <w:t xml:space="preserve"> построена модель разграничения доступа.</w:t>
      </w:r>
    </w:p>
    <w:p w14:paraId="52339376" w14:textId="77777777" w:rsidR="00114F0B" w:rsidRPr="00F00EDF" w:rsidRDefault="00114F0B">
      <w:pPr>
        <w:pStyle w:val="a7"/>
        <w:keepNext/>
        <w:spacing w:after="240" w:line="276" w:lineRule="auto"/>
        <w:ind w:firstLine="576"/>
        <w:rPr>
          <w:rFonts w:ascii="Arial" w:hAnsi="Arial" w:cs="Arial"/>
        </w:rPr>
      </w:pPr>
      <w:r w:rsidRPr="00F00EDF">
        <w:rPr>
          <w:rFonts w:ascii="Arial" w:hAnsi="Arial" w:cs="Arial"/>
        </w:rPr>
        <w:t>Роли делятся на: Шаблонные – Локализованные – Функциональные роли.</w:t>
      </w:r>
    </w:p>
    <w:p w14:paraId="1FACF315" w14:textId="77777777" w:rsidR="00114F0B" w:rsidRPr="00F00EDF" w:rsidRDefault="00114F0B">
      <w:pPr>
        <w:pStyle w:val="a7"/>
        <w:keepNext/>
        <w:spacing w:after="240" w:line="276" w:lineRule="auto"/>
        <w:ind w:firstLine="576"/>
        <w:rPr>
          <w:rFonts w:ascii="Arial" w:hAnsi="Arial" w:cs="Arial"/>
          <w:b/>
        </w:rPr>
      </w:pPr>
      <w:r w:rsidRPr="00F00EDF">
        <w:rPr>
          <w:rFonts w:ascii="Arial" w:hAnsi="Arial" w:cs="Arial"/>
          <w:b/>
        </w:rPr>
        <w:t>Шаблонная роль</w:t>
      </w:r>
    </w:p>
    <w:p w14:paraId="48F61E9B" w14:textId="77777777" w:rsidR="00114F0B" w:rsidRPr="00F00EDF" w:rsidRDefault="00114F0B">
      <w:pPr>
        <w:pStyle w:val="a7"/>
        <w:keepNext/>
        <w:spacing w:after="240" w:line="276" w:lineRule="auto"/>
        <w:ind w:firstLine="576"/>
        <w:rPr>
          <w:rFonts w:ascii="Arial" w:hAnsi="Arial" w:cs="Arial"/>
        </w:rPr>
      </w:pPr>
      <w:r w:rsidRPr="00F00EDF">
        <w:rPr>
          <w:rFonts w:ascii="Arial" w:hAnsi="Arial" w:cs="Arial"/>
        </w:rPr>
        <w:t>Включает набор транзакций и объектов полномочий, обеспечивающих выполнение определенных задач, которые могут быть отнесены к разным шагам бизнес-процессов.</w:t>
      </w:r>
    </w:p>
    <w:p w14:paraId="25010012" w14:textId="77777777" w:rsidR="00114F0B" w:rsidRPr="00F00EDF" w:rsidRDefault="00114F0B">
      <w:pPr>
        <w:pStyle w:val="a7"/>
        <w:keepNext/>
        <w:spacing w:after="240" w:line="276" w:lineRule="auto"/>
        <w:ind w:firstLine="576"/>
        <w:rPr>
          <w:rFonts w:ascii="Arial" w:hAnsi="Arial" w:cs="Arial"/>
        </w:rPr>
      </w:pPr>
      <w:r w:rsidRPr="00F00EDF">
        <w:rPr>
          <w:rFonts w:ascii="Arial" w:hAnsi="Arial" w:cs="Arial"/>
        </w:rPr>
        <w:t>Особенностями шаблонной роли являются: отсутствие ограничения на организационные уровни Общества Шаблонная роль не присваивается пользователям.</w:t>
      </w:r>
    </w:p>
    <w:p w14:paraId="326C6B43" w14:textId="77777777" w:rsidR="00114F0B" w:rsidRPr="00F00EDF" w:rsidRDefault="00114F0B">
      <w:pPr>
        <w:pStyle w:val="a7"/>
        <w:keepNext/>
        <w:spacing w:after="240" w:line="276" w:lineRule="auto"/>
        <w:ind w:firstLine="576"/>
        <w:rPr>
          <w:rFonts w:ascii="Arial" w:hAnsi="Arial" w:cs="Arial"/>
          <w:b/>
        </w:rPr>
      </w:pPr>
      <w:r w:rsidRPr="00F00EDF">
        <w:rPr>
          <w:rFonts w:ascii="Arial" w:hAnsi="Arial" w:cs="Arial"/>
          <w:b/>
        </w:rPr>
        <w:t>Локализованная роль</w:t>
      </w:r>
    </w:p>
    <w:p w14:paraId="045BB013" w14:textId="77777777" w:rsidR="00114F0B" w:rsidRPr="00F00EDF" w:rsidRDefault="00114F0B">
      <w:pPr>
        <w:pStyle w:val="a7"/>
        <w:keepNext/>
        <w:spacing w:after="240" w:line="276" w:lineRule="auto"/>
        <w:ind w:firstLine="576"/>
        <w:rPr>
          <w:rFonts w:ascii="Arial" w:hAnsi="Arial" w:cs="Arial"/>
        </w:rPr>
      </w:pPr>
      <w:r w:rsidRPr="00F00EDF">
        <w:rPr>
          <w:rFonts w:ascii="Arial" w:hAnsi="Arial" w:cs="Arial"/>
        </w:rPr>
        <w:t>Локализованные роли создаются на основе наследования Шаблонных ролей и содержат ограничения на организационные уровни Общества (Предприятия, подразделения, Заводы, Закупочные организации и т.д.).</w:t>
      </w:r>
    </w:p>
    <w:p w14:paraId="4C7E8E5C" w14:textId="77777777" w:rsidR="00114F0B" w:rsidRPr="00F00EDF" w:rsidRDefault="00114F0B">
      <w:pPr>
        <w:pStyle w:val="a7"/>
        <w:keepNext/>
        <w:spacing w:after="240" w:line="276" w:lineRule="auto"/>
        <w:ind w:firstLine="576"/>
        <w:rPr>
          <w:rFonts w:ascii="Arial" w:hAnsi="Arial" w:cs="Arial"/>
          <w:b/>
        </w:rPr>
      </w:pPr>
      <w:r w:rsidRPr="00F00EDF">
        <w:rPr>
          <w:rFonts w:ascii="Arial" w:hAnsi="Arial" w:cs="Arial"/>
          <w:b/>
        </w:rPr>
        <w:t>Функциональная роль</w:t>
      </w:r>
    </w:p>
    <w:p w14:paraId="2E2847E0" w14:textId="77777777" w:rsidR="00114F0B" w:rsidRPr="00F00EDF" w:rsidRDefault="00114F0B">
      <w:pPr>
        <w:pStyle w:val="a7"/>
        <w:keepNext/>
        <w:spacing w:after="240" w:afterAutospacing="0" w:line="276" w:lineRule="auto"/>
        <w:ind w:firstLine="576"/>
        <w:rPr>
          <w:rFonts w:ascii="Arial" w:hAnsi="Arial" w:cs="Arial"/>
        </w:rPr>
      </w:pPr>
      <w:r w:rsidRPr="00F00EDF">
        <w:rPr>
          <w:rFonts w:ascii="Arial" w:hAnsi="Arial" w:cs="Arial"/>
        </w:rPr>
        <w:t>Объединяет в себе набор Локализованных ролей и позволяет выполнить бизнес-процессы. Функциональные роли определяются на базе штатной должности сотрудника.</w:t>
      </w:r>
    </w:p>
    <w:p w14:paraId="5A5A17CB" w14:textId="77777777" w:rsidR="00114F0B" w:rsidRPr="00F00EDF" w:rsidRDefault="00114F0B" w:rsidP="00632245">
      <w:pPr>
        <w:pStyle w:val="a7"/>
        <w:keepNext/>
        <w:spacing w:after="240" w:afterAutospacing="0" w:line="276" w:lineRule="auto"/>
        <w:rPr>
          <w:rFonts w:ascii="Arial" w:hAnsi="Arial" w:cs="Arial"/>
          <w:b/>
          <w:sz w:val="22"/>
        </w:rPr>
      </w:pPr>
      <w:r w:rsidRPr="00F00EDF">
        <w:rPr>
          <w:rFonts w:ascii="Arial" w:hAnsi="Arial" w:cs="Arial"/>
          <w:b/>
          <w:sz w:val="22"/>
        </w:rPr>
        <w:t>Таблица РП1.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12"/>
        <w:gridCol w:w="3128"/>
        <w:gridCol w:w="5436"/>
      </w:tblGrid>
      <w:tr w:rsidR="00114F0B" w:rsidRPr="00F00EDF" w14:paraId="371522CB" w14:textId="77777777" w:rsidTr="00632245">
        <w:trPr>
          <w:cantSplit/>
          <w:trHeight w:val="581"/>
          <w:tblHeader/>
        </w:trPr>
        <w:tc>
          <w:tcPr>
            <w:tcW w:w="792" w:type="pct"/>
            <w:shd w:val="clear" w:color="auto" w:fill="FFC000"/>
            <w:vAlign w:val="center"/>
          </w:tcPr>
          <w:p w14:paraId="4D4FA228" w14:textId="77777777" w:rsidR="00114F0B" w:rsidRPr="00F00EDF" w:rsidRDefault="00114F0B" w:rsidP="00632245">
            <w:pPr>
              <w:rPr>
                <w:rFonts w:ascii="Arial" w:hAnsi="Arial" w:cs="Arial"/>
                <w:b/>
                <w:sz w:val="20"/>
                <w:szCs w:val="20"/>
              </w:rPr>
            </w:pPr>
            <w:r w:rsidRPr="00F00EDF">
              <w:rPr>
                <w:rFonts w:ascii="Arial" w:hAnsi="Arial" w:cs="Arial"/>
                <w:b/>
                <w:bCs/>
                <w:sz w:val="20"/>
                <w:szCs w:val="20"/>
              </w:rPr>
              <w:t xml:space="preserve">Роль </w:t>
            </w:r>
          </w:p>
        </w:tc>
        <w:tc>
          <w:tcPr>
            <w:tcW w:w="1537" w:type="pct"/>
            <w:shd w:val="clear" w:color="auto" w:fill="FFC000"/>
            <w:vAlign w:val="center"/>
          </w:tcPr>
          <w:p w14:paraId="030CC974" w14:textId="77777777" w:rsidR="00114F0B" w:rsidRPr="00F00EDF" w:rsidRDefault="00114F0B" w:rsidP="00632245">
            <w:pPr>
              <w:rPr>
                <w:rFonts w:ascii="Arial" w:hAnsi="Arial" w:cs="Arial"/>
                <w:b/>
                <w:sz w:val="20"/>
                <w:szCs w:val="20"/>
              </w:rPr>
            </w:pPr>
            <w:r w:rsidRPr="00F00EDF">
              <w:rPr>
                <w:rFonts w:ascii="Arial" w:hAnsi="Arial" w:cs="Arial"/>
                <w:b/>
                <w:bCs/>
                <w:sz w:val="20"/>
                <w:szCs w:val="20"/>
              </w:rPr>
              <w:t>Сокращение роли (Код)</w:t>
            </w:r>
          </w:p>
        </w:tc>
        <w:tc>
          <w:tcPr>
            <w:tcW w:w="2671" w:type="pct"/>
            <w:shd w:val="clear" w:color="auto" w:fill="FFC000"/>
            <w:vAlign w:val="center"/>
          </w:tcPr>
          <w:p w14:paraId="1C99105B" w14:textId="77777777" w:rsidR="00114F0B" w:rsidRPr="00F00EDF" w:rsidRDefault="00114F0B" w:rsidP="00632245">
            <w:pPr>
              <w:rPr>
                <w:rFonts w:ascii="Arial" w:hAnsi="Arial" w:cs="Arial"/>
                <w:b/>
                <w:sz w:val="20"/>
                <w:szCs w:val="20"/>
              </w:rPr>
            </w:pPr>
            <w:r w:rsidRPr="00F00EDF">
              <w:rPr>
                <w:rFonts w:ascii="Arial" w:hAnsi="Arial" w:cs="Arial"/>
                <w:b/>
                <w:bCs/>
                <w:sz w:val="20"/>
                <w:szCs w:val="20"/>
              </w:rPr>
              <w:t>Описание роли</w:t>
            </w:r>
          </w:p>
        </w:tc>
      </w:tr>
      <w:tr w:rsidR="00114F0B" w:rsidRPr="00F00EDF" w14:paraId="31D40159" w14:textId="77777777" w:rsidTr="00632245">
        <w:trPr>
          <w:cantSplit/>
        </w:trPr>
        <w:tc>
          <w:tcPr>
            <w:tcW w:w="792" w:type="pct"/>
            <w:shd w:val="clear" w:color="auto" w:fill="auto"/>
          </w:tcPr>
          <w:p w14:paraId="40E484E9" w14:textId="204B93CC" w:rsidR="00114F0B" w:rsidRPr="00F00EDF" w:rsidRDefault="00114F0B">
            <w:pPr>
              <w:rPr>
                <w:rFonts w:ascii="Arial" w:hAnsi="Arial" w:cs="Arial"/>
                <w:sz w:val="20"/>
                <w:szCs w:val="20"/>
              </w:rPr>
            </w:pPr>
            <w:r w:rsidRPr="00F00EDF">
              <w:rPr>
                <w:rFonts w:ascii="Arial" w:hAnsi="Arial" w:cs="Arial"/>
                <w:sz w:val="20"/>
                <w:szCs w:val="20"/>
              </w:rPr>
              <w:t xml:space="preserve">Инженер </w:t>
            </w:r>
            <w:r w:rsidR="00A023C8" w:rsidRPr="00F00EDF">
              <w:rPr>
                <w:rFonts w:ascii="Arial" w:hAnsi="Arial" w:cs="Arial"/>
                <w:sz w:val="20"/>
                <w:szCs w:val="20"/>
              </w:rPr>
              <w:t>ТОиР</w:t>
            </w:r>
            <w:r w:rsidRPr="00F00EDF">
              <w:rPr>
                <w:rFonts w:ascii="Arial" w:hAnsi="Arial" w:cs="Arial"/>
                <w:sz w:val="20"/>
                <w:szCs w:val="20"/>
              </w:rPr>
              <w:t xml:space="preserve"> </w:t>
            </w:r>
            <w:r w:rsidR="009767F3" w:rsidRPr="00F00EDF">
              <w:rPr>
                <w:rFonts w:ascii="Arial" w:hAnsi="Arial" w:cs="Arial"/>
                <w:sz w:val="20"/>
                <w:szCs w:val="20"/>
              </w:rPr>
              <w:t>УО</w:t>
            </w:r>
          </w:p>
        </w:tc>
        <w:tc>
          <w:tcPr>
            <w:tcW w:w="1537" w:type="pct"/>
            <w:shd w:val="clear" w:color="auto" w:fill="auto"/>
          </w:tcPr>
          <w:p w14:paraId="19CBBD35" w14:textId="3DBC9CB6" w:rsidR="00114F0B" w:rsidRPr="00632245" w:rsidRDefault="00C96133">
            <w:pPr>
              <w:rPr>
                <w:rFonts w:ascii="Arial" w:hAnsi="Arial" w:cs="Arial"/>
                <w:sz w:val="20"/>
                <w:szCs w:val="20"/>
                <w:lang w:val="en-US"/>
              </w:rPr>
            </w:pPr>
            <w:r w:rsidRPr="00632245">
              <w:rPr>
                <w:rFonts w:ascii="Arial" w:hAnsi="Arial" w:cs="Arial"/>
                <w:color w:val="000000"/>
                <w:sz w:val="20"/>
                <w:szCs w:val="20"/>
                <w:lang w:val="en-US"/>
              </w:rPr>
              <w:t>ZC_*_PM_ENGINEER_</w:t>
            </w:r>
            <w:r w:rsidR="00D00CD5" w:rsidRPr="00F00EDF">
              <w:rPr>
                <w:rFonts w:ascii="Arial" w:hAnsi="Arial" w:cs="Arial"/>
                <w:color w:val="000000"/>
                <w:sz w:val="20"/>
                <w:szCs w:val="20"/>
                <w:lang w:val="en-US"/>
              </w:rPr>
              <w:t>Y</w:t>
            </w:r>
          </w:p>
        </w:tc>
        <w:tc>
          <w:tcPr>
            <w:tcW w:w="2671" w:type="pct"/>
            <w:shd w:val="clear" w:color="auto" w:fill="auto"/>
          </w:tcPr>
          <w:p w14:paraId="38265692" w14:textId="77777777" w:rsidR="00114F0B" w:rsidRPr="00F00EDF" w:rsidRDefault="00114F0B">
            <w:pPr>
              <w:rPr>
                <w:rFonts w:ascii="Arial" w:hAnsi="Arial" w:cs="Arial"/>
                <w:sz w:val="20"/>
                <w:szCs w:val="20"/>
              </w:rPr>
            </w:pPr>
            <w:r w:rsidRPr="00F00EDF">
              <w:rPr>
                <w:rFonts w:ascii="Arial" w:hAnsi="Arial" w:cs="Arial"/>
                <w:sz w:val="20"/>
                <w:szCs w:val="20"/>
              </w:rPr>
              <w:t>Роль присваивается специалисту, который выполняет поступление восстановленного узла ОФ на склад, анализирует данные заказа ТОРО на ремонт ПА и сообщения ТОРО  на монтаж/демонтаж оборудования; анализирует состояние ОФ и по результатам формирует акт оценки; проводит анализ на наличие соответствующей ЕО и ОЗМ для единицы оборудования при выводе ПА в ОФ; формирует пакет документов для создания карточки ВНА; перед списанием оборудования проверяет наличие в системе активных  (не удалённых)  планов предупредительного ТОРО на данное оборудование (узел) и при выявлении инициирует их блокировку; при поступлении документов по результатам установки оборудования выполняет проверку актуальности основных данных ЕО, структуры оборудования и планов ППР в системе и при необходимости актуализирует данные НСИ для нового смонтированного узла ЕО и инициирует изменение данных НСИ; подтверждает операции заказов ТОРО</w:t>
            </w:r>
          </w:p>
        </w:tc>
      </w:tr>
      <w:tr w:rsidR="00114F0B" w:rsidRPr="00F00EDF" w14:paraId="29241616" w14:textId="77777777" w:rsidTr="00632245">
        <w:trPr>
          <w:cantSplit/>
        </w:trPr>
        <w:tc>
          <w:tcPr>
            <w:tcW w:w="792" w:type="pct"/>
            <w:shd w:val="clear" w:color="auto" w:fill="auto"/>
          </w:tcPr>
          <w:p w14:paraId="2D4472CC" w14:textId="2182B470" w:rsidR="00114F0B" w:rsidRPr="00F00EDF" w:rsidRDefault="00114F0B">
            <w:pPr>
              <w:rPr>
                <w:rFonts w:ascii="Arial" w:hAnsi="Arial" w:cs="Arial"/>
                <w:sz w:val="20"/>
                <w:szCs w:val="20"/>
              </w:rPr>
            </w:pPr>
            <w:r w:rsidRPr="00F00EDF">
              <w:rPr>
                <w:rFonts w:ascii="Arial" w:hAnsi="Arial" w:cs="Arial"/>
                <w:color w:val="000000"/>
                <w:sz w:val="20"/>
                <w:szCs w:val="20"/>
              </w:rPr>
              <w:lastRenderedPageBreak/>
              <w:t xml:space="preserve">Планировщик </w:t>
            </w:r>
            <w:r w:rsidR="00A023C8" w:rsidRPr="00F00EDF">
              <w:rPr>
                <w:rFonts w:ascii="Arial" w:hAnsi="Arial" w:cs="Arial"/>
                <w:color w:val="000000"/>
                <w:sz w:val="20"/>
                <w:szCs w:val="20"/>
              </w:rPr>
              <w:t>ТОиР</w:t>
            </w:r>
            <w:r w:rsidR="00F17B68" w:rsidRPr="00F00EDF">
              <w:rPr>
                <w:rFonts w:ascii="Arial" w:hAnsi="Arial" w:cs="Arial"/>
                <w:color w:val="000000"/>
                <w:sz w:val="20"/>
                <w:szCs w:val="20"/>
              </w:rPr>
              <w:t xml:space="preserve"> УО</w:t>
            </w:r>
            <w:r w:rsidRPr="00F00EDF">
              <w:rPr>
                <w:rFonts w:ascii="Arial" w:hAnsi="Arial" w:cs="Arial"/>
                <w:color w:val="000000"/>
                <w:sz w:val="20"/>
                <w:szCs w:val="20"/>
              </w:rPr>
              <w:t xml:space="preserve"> </w:t>
            </w:r>
          </w:p>
        </w:tc>
        <w:tc>
          <w:tcPr>
            <w:tcW w:w="1537" w:type="pct"/>
            <w:shd w:val="clear" w:color="auto" w:fill="auto"/>
          </w:tcPr>
          <w:p w14:paraId="35F4D02E" w14:textId="0B8709BC" w:rsidR="00114F0B" w:rsidRPr="00632245" w:rsidRDefault="00C96133">
            <w:pPr>
              <w:rPr>
                <w:rFonts w:ascii="Arial" w:hAnsi="Arial" w:cs="Arial"/>
                <w:sz w:val="20"/>
                <w:szCs w:val="20"/>
                <w:lang w:val="en-US"/>
              </w:rPr>
            </w:pPr>
            <w:r w:rsidRPr="00632245">
              <w:rPr>
                <w:lang w:val="en-US"/>
              </w:rPr>
              <w:t xml:space="preserve"> </w:t>
            </w:r>
            <w:r w:rsidRPr="00632245">
              <w:rPr>
                <w:rFonts w:ascii="Arial" w:hAnsi="Arial" w:cs="Arial"/>
                <w:color w:val="000000"/>
                <w:sz w:val="20"/>
                <w:szCs w:val="20"/>
                <w:lang w:val="en-US"/>
              </w:rPr>
              <w:t>ZC_*_PM_PLANNER_</w:t>
            </w:r>
            <w:r w:rsidRPr="00F00EDF">
              <w:rPr>
                <w:rFonts w:ascii="Arial" w:hAnsi="Arial" w:cs="Arial"/>
                <w:color w:val="000000"/>
                <w:sz w:val="20"/>
                <w:szCs w:val="20"/>
                <w:lang w:val="en-US"/>
              </w:rPr>
              <w:t>Y</w:t>
            </w:r>
          </w:p>
        </w:tc>
        <w:tc>
          <w:tcPr>
            <w:tcW w:w="2671" w:type="pct"/>
            <w:shd w:val="clear" w:color="auto" w:fill="auto"/>
          </w:tcPr>
          <w:p w14:paraId="0BE346E9" w14:textId="03A879B2" w:rsidR="00114F0B" w:rsidRPr="00F00EDF" w:rsidRDefault="00114F0B">
            <w:pPr>
              <w:rPr>
                <w:rFonts w:ascii="Arial" w:hAnsi="Arial" w:cs="Arial"/>
                <w:sz w:val="20"/>
                <w:szCs w:val="20"/>
              </w:rPr>
            </w:pPr>
            <w:r w:rsidRPr="00F00EDF">
              <w:rPr>
                <w:rFonts w:ascii="Arial" w:hAnsi="Arial" w:cs="Arial"/>
                <w:sz w:val="20"/>
                <w:szCs w:val="20"/>
              </w:rPr>
              <w:t xml:space="preserve">Роль присваивается специалисту, который проводит анализ состояния </w:t>
            </w:r>
            <w:r w:rsidR="008E0AA0" w:rsidRPr="00F00EDF">
              <w:rPr>
                <w:rFonts w:ascii="Arial" w:hAnsi="Arial" w:cs="Arial"/>
                <w:sz w:val="20"/>
                <w:szCs w:val="20"/>
              </w:rPr>
              <w:t>ОФ</w:t>
            </w:r>
            <w:r w:rsidRPr="00F00EDF">
              <w:rPr>
                <w:rFonts w:ascii="Arial" w:hAnsi="Arial" w:cs="Arial"/>
                <w:sz w:val="20"/>
                <w:szCs w:val="20"/>
              </w:rPr>
              <w:t xml:space="preserve"> и в случае выявления единиц оборудования, требующих восстановления или закупки/изготовления, создает Заказ ТОРО на восстановление; выполняет продажу неисправного узла; выполняет демонтаж и перемещение узла в </w:t>
            </w:r>
            <w:r w:rsidR="008E0AA0" w:rsidRPr="00F00EDF">
              <w:rPr>
                <w:rFonts w:ascii="Arial" w:hAnsi="Arial" w:cs="Arial"/>
                <w:sz w:val="20"/>
                <w:szCs w:val="20"/>
              </w:rPr>
              <w:t>ОФ</w:t>
            </w:r>
            <w:r w:rsidRPr="00F00EDF">
              <w:rPr>
                <w:rFonts w:ascii="Arial" w:hAnsi="Arial" w:cs="Arial"/>
                <w:sz w:val="20"/>
                <w:szCs w:val="20"/>
              </w:rPr>
              <w:t>; выполняет монтаж узла единиц оборудования на технический объект с движением материала; проверяет наличие в системе активных (незакрытых) заказов на данное оборудование (демонтированную единицу оборудования) и при выявлении инициирует их блокировку; закрывает заказы ТОРО</w:t>
            </w:r>
          </w:p>
        </w:tc>
      </w:tr>
      <w:tr w:rsidR="00114F0B" w:rsidRPr="00F00EDF" w14:paraId="57FAEF1B" w14:textId="77777777" w:rsidTr="00632245">
        <w:trPr>
          <w:cantSplit/>
        </w:trPr>
        <w:tc>
          <w:tcPr>
            <w:tcW w:w="792" w:type="pct"/>
            <w:shd w:val="clear" w:color="auto" w:fill="auto"/>
          </w:tcPr>
          <w:p w14:paraId="25D4B443" w14:textId="568D284B" w:rsidR="00114F0B" w:rsidRPr="00F00EDF" w:rsidRDefault="00114F0B">
            <w:pPr>
              <w:rPr>
                <w:rFonts w:ascii="Arial" w:hAnsi="Arial" w:cs="Arial"/>
                <w:sz w:val="20"/>
                <w:szCs w:val="20"/>
              </w:rPr>
            </w:pPr>
            <w:r w:rsidRPr="00F00EDF">
              <w:rPr>
                <w:rFonts w:ascii="Arial" w:hAnsi="Arial" w:cs="Arial"/>
                <w:sz w:val="20"/>
                <w:szCs w:val="20"/>
              </w:rPr>
              <w:t xml:space="preserve">Плановик ЦРММ </w:t>
            </w:r>
            <w:r w:rsidR="00F17B68" w:rsidRPr="00F00EDF">
              <w:rPr>
                <w:rFonts w:ascii="Arial" w:hAnsi="Arial" w:cs="Arial"/>
                <w:sz w:val="20"/>
                <w:szCs w:val="20"/>
              </w:rPr>
              <w:t>УО</w:t>
            </w:r>
          </w:p>
        </w:tc>
        <w:tc>
          <w:tcPr>
            <w:tcW w:w="1537" w:type="pct"/>
            <w:shd w:val="clear" w:color="auto" w:fill="auto"/>
          </w:tcPr>
          <w:p w14:paraId="6C143BD0" w14:textId="7DDE5CFF" w:rsidR="00114F0B" w:rsidRPr="00F00EDF" w:rsidRDefault="00C96133">
            <w:pPr>
              <w:rPr>
                <w:rFonts w:ascii="Arial" w:hAnsi="Arial" w:cs="Arial"/>
                <w:color w:val="000000"/>
                <w:sz w:val="20"/>
                <w:szCs w:val="20"/>
                <w:lang w:val="en-US"/>
              </w:rPr>
            </w:pPr>
            <w:r w:rsidRPr="00F00EDF">
              <w:rPr>
                <w:rFonts w:ascii="Arial" w:hAnsi="Arial" w:cs="Arial"/>
                <w:color w:val="000000"/>
                <w:sz w:val="20"/>
                <w:szCs w:val="20"/>
                <w:lang w:val="en-US"/>
              </w:rPr>
              <w:t>ZC_*_PP_PLANOVIK_Y</w:t>
            </w:r>
          </w:p>
        </w:tc>
        <w:tc>
          <w:tcPr>
            <w:tcW w:w="2671" w:type="pct"/>
            <w:shd w:val="clear" w:color="auto" w:fill="auto"/>
          </w:tcPr>
          <w:p w14:paraId="5F4793B8" w14:textId="77777777" w:rsidR="00114F0B" w:rsidRPr="00F00EDF" w:rsidRDefault="00114F0B">
            <w:pPr>
              <w:rPr>
                <w:rFonts w:ascii="Arial" w:hAnsi="Arial" w:cs="Arial"/>
                <w:sz w:val="20"/>
                <w:szCs w:val="20"/>
              </w:rPr>
            </w:pPr>
            <w:r w:rsidRPr="00F00EDF">
              <w:rPr>
                <w:rFonts w:ascii="Arial" w:hAnsi="Arial" w:cs="Arial"/>
                <w:sz w:val="20"/>
                <w:szCs w:val="20"/>
              </w:rPr>
              <w:t>Роль присваивается специалисту, который проводит анализ потребности в запасных частях и нестандартного оборудования подразделений-заявителей, проводит анализ складских запасов в покупных МТР, готовых запасных частей и нестандартного оборудования ЦРММ, выполняет перенос запасов в особый запас проекта, создает производственные заказы.</w:t>
            </w:r>
          </w:p>
        </w:tc>
      </w:tr>
      <w:tr w:rsidR="00114F0B" w:rsidRPr="00F00EDF" w14:paraId="0E9A72A0" w14:textId="77777777" w:rsidTr="00632245">
        <w:trPr>
          <w:cantSplit/>
        </w:trPr>
        <w:tc>
          <w:tcPr>
            <w:tcW w:w="792" w:type="pct"/>
            <w:shd w:val="clear" w:color="auto" w:fill="auto"/>
          </w:tcPr>
          <w:p w14:paraId="50B3C2E9" w14:textId="56A29711" w:rsidR="00114F0B" w:rsidRPr="00F00EDF" w:rsidRDefault="00114F0B">
            <w:pPr>
              <w:rPr>
                <w:rFonts w:ascii="Arial" w:hAnsi="Arial" w:cs="Arial"/>
                <w:sz w:val="20"/>
                <w:szCs w:val="20"/>
              </w:rPr>
            </w:pPr>
            <w:r w:rsidRPr="00F00EDF">
              <w:rPr>
                <w:rFonts w:ascii="Arial" w:hAnsi="Arial" w:cs="Arial"/>
                <w:sz w:val="20"/>
                <w:szCs w:val="20"/>
              </w:rPr>
              <w:t xml:space="preserve">Технолог ЦРММ </w:t>
            </w:r>
            <w:r w:rsidR="00F17B68" w:rsidRPr="00F00EDF">
              <w:rPr>
                <w:rFonts w:ascii="Arial" w:hAnsi="Arial" w:cs="Arial"/>
                <w:sz w:val="20"/>
                <w:szCs w:val="20"/>
              </w:rPr>
              <w:t>УО</w:t>
            </w:r>
          </w:p>
        </w:tc>
        <w:tc>
          <w:tcPr>
            <w:tcW w:w="1537" w:type="pct"/>
            <w:shd w:val="clear" w:color="auto" w:fill="auto"/>
          </w:tcPr>
          <w:p w14:paraId="1B495843" w14:textId="5CE393C6" w:rsidR="00114F0B" w:rsidRPr="00F00EDF" w:rsidRDefault="00C96133">
            <w:pPr>
              <w:rPr>
                <w:rFonts w:ascii="Arial" w:hAnsi="Arial" w:cs="Arial"/>
                <w:color w:val="000000"/>
                <w:sz w:val="20"/>
                <w:szCs w:val="20"/>
                <w:lang w:val="en-US"/>
              </w:rPr>
            </w:pPr>
            <w:r w:rsidRPr="00F00EDF">
              <w:rPr>
                <w:rFonts w:ascii="Arial" w:hAnsi="Arial" w:cs="Arial"/>
                <w:color w:val="000000"/>
                <w:sz w:val="20"/>
                <w:szCs w:val="20"/>
                <w:lang w:val="en-US"/>
              </w:rPr>
              <w:t>ZC_*_PP_TEKHNOLOG_N</w:t>
            </w:r>
            <w:r w:rsidRPr="00F00EDF" w:rsidDel="00C96133">
              <w:rPr>
                <w:rFonts w:ascii="Arial" w:hAnsi="Arial" w:cs="Arial"/>
                <w:color w:val="000000"/>
                <w:sz w:val="20"/>
                <w:szCs w:val="20"/>
                <w:lang w:val="en-US"/>
              </w:rPr>
              <w:t xml:space="preserve"> </w:t>
            </w:r>
          </w:p>
        </w:tc>
        <w:tc>
          <w:tcPr>
            <w:tcW w:w="2671" w:type="pct"/>
            <w:shd w:val="clear" w:color="auto" w:fill="auto"/>
          </w:tcPr>
          <w:p w14:paraId="67CBC03A" w14:textId="6C86C595" w:rsidR="00114F0B" w:rsidRPr="00F00EDF" w:rsidRDefault="00114F0B">
            <w:pPr>
              <w:rPr>
                <w:rFonts w:ascii="Arial" w:hAnsi="Arial" w:cs="Arial"/>
                <w:sz w:val="20"/>
                <w:szCs w:val="20"/>
              </w:rPr>
            </w:pPr>
            <w:r w:rsidRPr="00F00EDF">
              <w:rPr>
                <w:rFonts w:ascii="Arial" w:hAnsi="Arial" w:cs="Arial"/>
                <w:sz w:val="20"/>
                <w:szCs w:val="20"/>
              </w:rPr>
              <w:t>Роль присваивается специалисту, который проверяет наличие в системе ЕК МТР</w:t>
            </w:r>
            <w:r w:rsidR="00A553E7" w:rsidRPr="00F00EDF">
              <w:rPr>
                <w:rFonts w:ascii="Arial" w:hAnsi="Arial" w:cs="Arial"/>
                <w:sz w:val="20"/>
                <w:szCs w:val="20"/>
              </w:rPr>
              <w:t xml:space="preserve"> </w:t>
            </w:r>
            <w:r w:rsidRPr="00F00EDF">
              <w:rPr>
                <w:rFonts w:ascii="Arial" w:hAnsi="Arial" w:cs="Arial"/>
                <w:sz w:val="20"/>
                <w:szCs w:val="20"/>
              </w:rPr>
              <w:t>для покупных материалов</w:t>
            </w:r>
            <w:r w:rsidR="00A553E7" w:rsidRPr="00F00EDF">
              <w:rPr>
                <w:rFonts w:ascii="Arial" w:hAnsi="Arial" w:cs="Arial"/>
                <w:sz w:val="20"/>
                <w:szCs w:val="20"/>
              </w:rPr>
              <w:t xml:space="preserve">, </w:t>
            </w:r>
            <w:r w:rsidRPr="00F00EDF">
              <w:rPr>
                <w:rFonts w:ascii="Arial" w:hAnsi="Arial" w:cs="Arial"/>
                <w:sz w:val="20"/>
                <w:szCs w:val="20"/>
              </w:rPr>
              <w:t>из которых возможно изготовить изделие</w:t>
            </w:r>
          </w:p>
        </w:tc>
      </w:tr>
      <w:tr w:rsidR="00114F0B" w:rsidRPr="00F00EDF" w14:paraId="030D17A4" w14:textId="77777777" w:rsidTr="00632245">
        <w:trPr>
          <w:cantSplit/>
        </w:trPr>
        <w:tc>
          <w:tcPr>
            <w:tcW w:w="792" w:type="pct"/>
            <w:shd w:val="clear" w:color="auto" w:fill="auto"/>
          </w:tcPr>
          <w:p w14:paraId="562C19C6" w14:textId="296F9787" w:rsidR="00114F0B" w:rsidRPr="00632245" w:rsidRDefault="00A553E7">
            <w:pPr>
              <w:rPr>
                <w:rFonts w:ascii="Arial" w:hAnsi="Arial" w:cs="Arial"/>
                <w:color w:val="000000"/>
                <w:sz w:val="20"/>
                <w:szCs w:val="20"/>
                <w:lang w:val="en-US"/>
              </w:rPr>
            </w:pPr>
            <w:r w:rsidRPr="00F00EDF">
              <w:rPr>
                <w:rFonts w:ascii="Arial" w:hAnsi="Arial" w:cs="Arial"/>
                <w:sz w:val="20"/>
                <w:szCs w:val="20"/>
              </w:rPr>
              <w:t xml:space="preserve">Специалист </w:t>
            </w:r>
            <w:r w:rsidR="00114F0B" w:rsidRPr="00632245">
              <w:rPr>
                <w:rFonts w:ascii="Arial" w:hAnsi="Arial" w:cs="Arial"/>
                <w:color w:val="000000"/>
                <w:sz w:val="20"/>
                <w:szCs w:val="20"/>
                <w:lang w:val="en-US"/>
              </w:rPr>
              <w:t xml:space="preserve">ЦРММ </w:t>
            </w:r>
            <w:r w:rsidR="00F17B68" w:rsidRPr="00632245">
              <w:rPr>
                <w:rFonts w:ascii="Arial" w:hAnsi="Arial" w:cs="Arial"/>
                <w:color w:val="000000"/>
                <w:sz w:val="20"/>
                <w:szCs w:val="20"/>
                <w:lang w:val="en-US"/>
              </w:rPr>
              <w:t>УО</w:t>
            </w:r>
          </w:p>
        </w:tc>
        <w:tc>
          <w:tcPr>
            <w:tcW w:w="1537" w:type="pct"/>
            <w:shd w:val="clear" w:color="auto" w:fill="auto"/>
          </w:tcPr>
          <w:p w14:paraId="74E59CDD" w14:textId="7240CE69" w:rsidR="00114F0B" w:rsidRPr="00F00EDF" w:rsidRDefault="00C96133">
            <w:pPr>
              <w:rPr>
                <w:rFonts w:ascii="Arial" w:hAnsi="Arial" w:cs="Arial"/>
                <w:color w:val="000000"/>
                <w:sz w:val="20"/>
                <w:szCs w:val="20"/>
                <w:lang w:val="en-US"/>
              </w:rPr>
            </w:pPr>
            <w:r w:rsidRPr="00632245">
              <w:rPr>
                <w:rFonts w:ascii="Arial" w:hAnsi="Arial" w:cs="Arial"/>
                <w:color w:val="000000"/>
                <w:sz w:val="20"/>
                <w:szCs w:val="20"/>
                <w:lang w:val="en-US"/>
              </w:rPr>
              <w:t>ZC_</w:t>
            </w:r>
            <w:r w:rsidRPr="00F00EDF">
              <w:rPr>
                <w:rFonts w:ascii="Arial" w:hAnsi="Arial" w:cs="Arial"/>
                <w:color w:val="000000"/>
                <w:sz w:val="20"/>
                <w:szCs w:val="20"/>
                <w:lang w:val="en-US"/>
              </w:rPr>
              <w:t>*</w:t>
            </w:r>
            <w:r w:rsidRPr="00632245">
              <w:rPr>
                <w:rFonts w:ascii="Arial" w:hAnsi="Arial" w:cs="Arial"/>
                <w:color w:val="000000"/>
                <w:sz w:val="20"/>
                <w:szCs w:val="20"/>
                <w:lang w:val="en-US"/>
              </w:rPr>
              <w:t>_PP_SPECIALIST_</w:t>
            </w:r>
            <w:r w:rsidRPr="00F00EDF">
              <w:rPr>
                <w:rFonts w:ascii="Arial" w:hAnsi="Arial" w:cs="Arial"/>
                <w:color w:val="000000"/>
                <w:sz w:val="20"/>
                <w:szCs w:val="20"/>
                <w:lang w:val="en-US"/>
              </w:rPr>
              <w:t>Y</w:t>
            </w:r>
            <w:r w:rsidRPr="00F00EDF" w:rsidDel="00C96133">
              <w:rPr>
                <w:rFonts w:ascii="Arial" w:hAnsi="Arial" w:cs="Arial"/>
                <w:color w:val="000000"/>
                <w:sz w:val="20"/>
                <w:szCs w:val="20"/>
                <w:lang w:val="en-US"/>
              </w:rPr>
              <w:t xml:space="preserve"> </w:t>
            </w:r>
          </w:p>
        </w:tc>
        <w:tc>
          <w:tcPr>
            <w:tcW w:w="2671" w:type="pct"/>
            <w:shd w:val="clear" w:color="auto" w:fill="auto"/>
          </w:tcPr>
          <w:p w14:paraId="27BFC59E" w14:textId="77777777" w:rsidR="00114F0B" w:rsidRPr="00F00EDF" w:rsidRDefault="00114F0B">
            <w:pPr>
              <w:rPr>
                <w:rFonts w:ascii="Arial" w:hAnsi="Arial" w:cs="Arial"/>
                <w:sz w:val="20"/>
                <w:szCs w:val="20"/>
              </w:rPr>
            </w:pPr>
            <w:r w:rsidRPr="00F00EDF">
              <w:rPr>
                <w:rFonts w:ascii="Arial" w:hAnsi="Arial" w:cs="Arial"/>
                <w:sz w:val="20"/>
                <w:szCs w:val="20"/>
              </w:rPr>
              <w:t>Роль присваивается специалисту, который деблокирует производственный заказ</w:t>
            </w:r>
          </w:p>
        </w:tc>
      </w:tr>
      <w:tr w:rsidR="00114F0B" w:rsidRPr="00F00EDF" w14:paraId="0F5160D9" w14:textId="77777777" w:rsidTr="00632245">
        <w:trPr>
          <w:cantSplit/>
        </w:trPr>
        <w:tc>
          <w:tcPr>
            <w:tcW w:w="792" w:type="pct"/>
            <w:shd w:val="clear" w:color="auto" w:fill="auto"/>
          </w:tcPr>
          <w:p w14:paraId="2850AEDE" w14:textId="3B3B8529" w:rsidR="00114F0B" w:rsidRPr="00F00EDF" w:rsidRDefault="00114F0B">
            <w:pPr>
              <w:rPr>
                <w:rFonts w:ascii="Arial" w:hAnsi="Arial" w:cs="Arial"/>
                <w:sz w:val="20"/>
                <w:szCs w:val="20"/>
              </w:rPr>
            </w:pPr>
            <w:r w:rsidRPr="00F00EDF">
              <w:rPr>
                <w:rFonts w:ascii="Arial" w:hAnsi="Arial" w:cs="Arial"/>
                <w:sz w:val="20"/>
                <w:szCs w:val="20"/>
              </w:rPr>
              <w:t xml:space="preserve">Мастер ЦРММ </w:t>
            </w:r>
            <w:r w:rsidR="00F17B68" w:rsidRPr="00F00EDF">
              <w:rPr>
                <w:rFonts w:ascii="Arial" w:hAnsi="Arial" w:cs="Arial"/>
                <w:sz w:val="20"/>
                <w:szCs w:val="20"/>
              </w:rPr>
              <w:t>УО</w:t>
            </w:r>
          </w:p>
        </w:tc>
        <w:tc>
          <w:tcPr>
            <w:tcW w:w="1537" w:type="pct"/>
            <w:shd w:val="clear" w:color="auto" w:fill="auto"/>
          </w:tcPr>
          <w:p w14:paraId="3A514EA5" w14:textId="6FA73CDD" w:rsidR="00114F0B" w:rsidRPr="00F00EDF" w:rsidRDefault="00C96133">
            <w:pPr>
              <w:rPr>
                <w:rFonts w:ascii="Arial" w:hAnsi="Arial" w:cs="Arial"/>
                <w:color w:val="000000"/>
                <w:sz w:val="20"/>
                <w:szCs w:val="20"/>
                <w:lang w:val="en-US"/>
              </w:rPr>
            </w:pPr>
            <w:r w:rsidRPr="00F00EDF">
              <w:rPr>
                <w:rFonts w:ascii="Arial" w:hAnsi="Arial" w:cs="Arial"/>
                <w:color w:val="000000"/>
                <w:sz w:val="20"/>
                <w:szCs w:val="20"/>
                <w:lang w:val="en-US"/>
              </w:rPr>
              <w:t>ZC_*_PP_MASTER_Y</w:t>
            </w:r>
          </w:p>
        </w:tc>
        <w:tc>
          <w:tcPr>
            <w:tcW w:w="2671" w:type="pct"/>
            <w:shd w:val="clear" w:color="auto" w:fill="auto"/>
          </w:tcPr>
          <w:p w14:paraId="5C42F22C" w14:textId="77777777" w:rsidR="00114F0B" w:rsidRPr="00F00EDF" w:rsidRDefault="00114F0B">
            <w:pPr>
              <w:rPr>
                <w:rFonts w:ascii="Arial" w:hAnsi="Arial" w:cs="Arial"/>
                <w:sz w:val="20"/>
                <w:szCs w:val="20"/>
              </w:rPr>
            </w:pPr>
            <w:r w:rsidRPr="00F00EDF">
              <w:rPr>
                <w:rFonts w:ascii="Arial" w:hAnsi="Arial" w:cs="Arial"/>
                <w:sz w:val="20"/>
                <w:szCs w:val="20"/>
              </w:rPr>
              <w:t>Роль присваивается специалисту, который регистрирует факт изготовления продукции (выполняет подтверждение производственного заказа)</w:t>
            </w:r>
          </w:p>
        </w:tc>
      </w:tr>
    </w:tbl>
    <w:p w14:paraId="3FFD16A9" w14:textId="77777777" w:rsidR="00114F0B" w:rsidRPr="00F00EDF" w:rsidRDefault="00114F0B">
      <w:pPr>
        <w:pStyle w:val="afff1"/>
        <w:rPr>
          <w:rFonts w:ascii="Arial" w:eastAsia="Calibri" w:hAnsi="Arial" w:cs="Arial"/>
          <w:sz w:val="22"/>
          <w:szCs w:val="24"/>
        </w:rPr>
      </w:pPr>
    </w:p>
    <w:p w14:paraId="6B5B2337" w14:textId="77777777" w:rsidR="00114F0B" w:rsidRPr="00F00EDF" w:rsidRDefault="00114F0B">
      <w:pPr>
        <w:spacing w:after="240" w:line="276" w:lineRule="auto"/>
        <w:ind w:firstLine="567"/>
        <w:rPr>
          <w:rFonts w:ascii="Arial" w:hAnsi="Arial" w:cs="Arial"/>
        </w:rPr>
      </w:pPr>
      <w:r w:rsidRPr="00F00EDF">
        <w:rPr>
          <w:rFonts w:ascii="Arial" w:hAnsi="Arial" w:cs="Arial"/>
        </w:rPr>
        <w:t>В таблице перечислены только бизнес-роли, указанные в модели БП.</w:t>
      </w:r>
    </w:p>
    <w:p w14:paraId="2262DC4F" w14:textId="77777777" w:rsidR="00114F0B" w:rsidRPr="00F00EDF" w:rsidRDefault="00114F0B">
      <w:pPr>
        <w:spacing w:after="240" w:line="276" w:lineRule="auto"/>
        <w:ind w:firstLine="567"/>
        <w:rPr>
          <w:rFonts w:ascii="Arial" w:eastAsia="Calibri" w:hAnsi="Arial" w:cs="Arial"/>
        </w:rPr>
      </w:pPr>
      <w:r w:rsidRPr="00F00EDF">
        <w:rPr>
          <w:rFonts w:ascii="Arial" w:hAnsi="Arial" w:cs="Arial"/>
        </w:rPr>
        <w:t>Детальный</w:t>
      </w:r>
      <w:r w:rsidRPr="00F00EDF">
        <w:rPr>
          <w:rFonts w:ascii="Arial" w:eastAsia="Calibri" w:hAnsi="Arial" w:cs="Arial"/>
        </w:rPr>
        <w:t xml:space="preserve"> состав Ролей и полномочий отражен в Приложении РП1-6: Роли и Полномочия. В приложениях отражены:</w:t>
      </w:r>
    </w:p>
    <w:p w14:paraId="45AA88C2" w14:textId="77777777" w:rsidR="00114F0B" w:rsidRPr="00F00EDF" w:rsidRDefault="00114F0B">
      <w:pPr>
        <w:pStyle w:val="afa"/>
        <w:numPr>
          <w:ilvl w:val="0"/>
          <w:numId w:val="11"/>
        </w:numPr>
        <w:rPr>
          <w:rFonts w:ascii="Arial" w:eastAsia="Calibri" w:hAnsi="Arial" w:cs="Arial"/>
        </w:rPr>
      </w:pPr>
      <w:r w:rsidRPr="00F00EDF">
        <w:rPr>
          <w:rFonts w:ascii="Arial" w:eastAsia="Calibri" w:hAnsi="Arial" w:cs="Arial"/>
        </w:rPr>
        <w:t>Состав Функциональных и Локализованных ролей;</w:t>
      </w:r>
    </w:p>
    <w:p w14:paraId="3A4D4DF3" w14:textId="77777777" w:rsidR="00114F0B" w:rsidRPr="00F00EDF" w:rsidRDefault="00114F0B">
      <w:pPr>
        <w:pStyle w:val="afa"/>
        <w:numPr>
          <w:ilvl w:val="0"/>
          <w:numId w:val="11"/>
        </w:numPr>
        <w:rPr>
          <w:rFonts w:ascii="Arial" w:eastAsia="Calibri" w:hAnsi="Arial" w:cs="Arial"/>
        </w:rPr>
      </w:pPr>
      <w:r w:rsidRPr="00F00EDF">
        <w:rPr>
          <w:rFonts w:ascii="Arial" w:eastAsia="Calibri" w:hAnsi="Arial" w:cs="Arial"/>
        </w:rPr>
        <w:t>Состав Шаблонных ролей;</w:t>
      </w:r>
    </w:p>
    <w:p w14:paraId="42B42417" w14:textId="77777777" w:rsidR="00114F0B" w:rsidRPr="00F00EDF" w:rsidRDefault="00114F0B">
      <w:pPr>
        <w:pStyle w:val="afa"/>
        <w:numPr>
          <w:ilvl w:val="0"/>
          <w:numId w:val="11"/>
        </w:numPr>
        <w:rPr>
          <w:rFonts w:ascii="Arial" w:eastAsia="Calibri" w:hAnsi="Arial" w:cs="Arial"/>
        </w:rPr>
      </w:pPr>
      <w:r w:rsidRPr="00F00EDF">
        <w:rPr>
          <w:rFonts w:ascii="Arial" w:eastAsia="Calibri" w:hAnsi="Arial" w:cs="Arial"/>
        </w:rPr>
        <w:t>Привязка ролей к шагам процесса;</w:t>
      </w:r>
    </w:p>
    <w:p w14:paraId="13D964C5" w14:textId="77777777" w:rsidR="00114F0B" w:rsidRPr="00F00EDF" w:rsidRDefault="00114F0B">
      <w:pPr>
        <w:pStyle w:val="afa"/>
        <w:numPr>
          <w:ilvl w:val="0"/>
          <w:numId w:val="11"/>
        </w:numPr>
        <w:rPr>
          <w:rFonts w:ascii="Arial" w:eastAsia="Calibri" w:hAnsi="Arial" w:cs="Arial"/>
        </w:rPr>
      </w:pPr>
      <w:r w:rsidRPr="00F00EDF">
        <w:rPr>
          <w:rFonts w:ascii="Arial" w:eastAsia="Calibri" w:hAnsi="Arial" w:cs="Arial"/>
        </w:rPr>
        <w:t>Детальная разбивка по Организационным уровням;</w:t>
      </w:r>
    </w:p>
    <w:p w14:paraId="15FB87F3" w14:textId="77777777" w:rsidR="00114F0B" w:rsidRPr="00F00EDF" w:rsidRDefault="00114F0B">
      <w:pPr>
        <w:pStyle w:val="afa"/>
        <w:numPr>
          <w:ilvl w:val="0"/>
          <w:numId w:val="11"/>
        </w:numPr>
        <w:rPr>
          <w:rFonts w:ascii="Arial" w:eastAsia="Calibri" w:hAnsi="Arial" w:cs="Arial"/>
        </w:rPr>
      </w:pPr>
      <w:r w:rsidRPr="00F00EDF">
        <w:rPr>
          <w:rFonts w:ascii="Arial" w:eastAsia="Calibri" w:hAnsi="Arial" w:cs="Arial"/>
        </w:rPr>
        <w:t>Локализация Функциональных ролей.</w:t>
      </w:r>
    </w:p>
    <w:p w14:paraId="6D9B3976" w14:textId="77777777" w:rsidR="00114F0B" w:rsidRPr="00F00EDF" w:rsidRDefault="00114F0B">
      <w:pPr>
        <w:ind w:firstLine="360"/>
        <w:rPr>
          <w:rFonts w:ascii="Arial" w:eastAsia="Calibri" w:hAnsi="Arial" w:cs="Arial"/>
        </w:rPr>
      </w:pPr>
    </w:p>
    <w:p w14:paraId="76F848F1" w14:textId="77777777" w:rsidR="00114F0B" w:rsidRPr="00F00EDF" w:rsidRDefault="00114F0B">
      <w:pPr>
        <w:spacing w:after="240" w:line="276" w:lineRule="auto"/>
        <w:ind w:firstLine="567"/>
        <w:rPr>
          <w:rFonts w:ascii="Arial" w:eastAsia="Calibri" w:hAnsi="Arial" w:cs="Arial"/>
        </w:rPr>
      </w:pPr>
      <w:r w:rsidRPr="00F00EDF">
        <w:rPr>
          <w:rFonts w:ascii="Arial" w:hAnsi="Arial" w:cs="Arial"/>
        </w:rPr>
        <w:t>Функциональные</w:t>
      </w:r>
      <w:r w:rsidRPr="00F00EDF">
        <w:rPr>
          <w:rFonts w:ascii="Arial" w:eastAsia="Calibri" w:hAnsi="Arial" w:cs="Arial"/>
        </w:rPr>
        <w:t xml:space="preserve"> роли отражены на схемах бизнес-процессов </w:t>
      </w:r>
      <w:r w:rsidRPr="00F00EDF">
        <w:rPr>
          <w:rFonts w:ascii="Arial" w:eastAsia="Calibri" w:hAnsi="Arial" w:cs="Arial"/>
          <w:lang w:val="en-US"/>
        </w:rPr>
        <w:t>ARIS</w:t>
      </w:r>
      <w:r w:rsidRPr="00F00EDF">
        <w:rPr>
          <w:rFonts w:ascii="Arial" w:eastAsia="Calibri" w:hAnsi="Arial" w:cs="Arial"/>
        </w:rPr>
        <w:t xml:space="preserve"> в соответствии с соглашением о моделировании. </w:t>
      </w:r>
    </w:p>
    <w:p w14:paraId="2E13471A" w14:textId="77777777" w:rsidR="00114F0B" w:rsidRPr="00F00EDF" w:rsidRDefault="00114F0B">
      <w:pPr>
        <w:spacing w:after="240" w:line="276" w:lineRule="auto"/>
        <w:ind w:firstLine="567"/>
        <w:rPr>
          <w:rFonts w:ascii="Arial" w:eastAsia="Calibri" w:hAnsi="Arial" w:cs="Arial"/>
        </w:rPr>
      </w:pPr>
      <w:r w:rsidRPr="00F00EDF">
        <w:rPr>
          <w:rFonts w:ascii="Arial" w:eastAsia="Calibri" w:hAnsi="Arial" w:cs="Arial"/>
        </w:rPr>
        <w:t xml:space="preserve">При </w:t>
      </w:r>
      <w:r w:rsidRPr="00F00EDF">
        <w:rPr>
          <w:rFonts w:ascii="Arial" w:hAnsi="Arial" w:cs="Arial"/>
        </w:rPr>
        <w:t>создании</w:t>
      </w:r>
      <w:r w:rsidRPr="00F00EDF">
        <w:rPr>
          <w:rFonts w:ascii="Arial" w:eastAsia="Calibri" w:hAnsi="Arial" w:cs="Arial"/>
        </w:rPr>
        <w:t xml:space="preserve"> ролей соблюдается принцип разделения полномочий. Создаваемые роли проверены на отсутствие конфликтов разделения полномочий в соответствии с </w:t>
      </w:r>
      <w:proofErr w:type="spellStart"/>
      <w:r w:rsidRPr="00F00EDF">
        <w:rPr>
          <w:rFonts w:ascii="Arial" w:eastAsia="Calibri" w:hAnsi="Arial" w:cs="Arial"/>
          <w:lang w:val="en-US"/>
        </w:rPr>
        <w:t>SoD</w:t>
      </w:r>
      <w:proofErr w:type="spellEnd"/>
      <w:r w:rsidRPr="00F00EDF">
        <w:rPr>
          <w:rFonts w:ascii="Arial" w:eastAsia="Calibri" w:hAnsi="Arial" w:cs="Arial"/>
        </w:rPr>
        <w:t>-матрицей из раздела «Разделение полномочий».</w:t>
      </w:r>
    </w:p>
    <w:p w14:paraId="05CC2176" w14:textId="77777777" w:rsidR="00E23D21" w:rsidRPr="00F00EDF" w:rsidRDefault="00E23D21">
      <w:pPr>
        <w:pStyle w:val="22"/>
        <w:keepNext/>
        <w:keepLines/>
        <w:numPr>
          <w:ilvl w:val="1"/>
          <w:numId w:val="8"/>
        </w:numPr>
        <w:spacing w:before="160" w:after="120" w:line="276" w:lineRule="auto"/>
        <w:rPr>
          <w:rFonts w:eastAsiaTheme="majorEastAsia" w:cstheme="majorBidi"/>
          <w:bCs w:val="0"/>
          <w:iCs w:val="0"/>
          <w:szCs w:val="26"/>
        </w:rPr>
      </w:pPr>
      <w:bookmarkStart w:id="2182" w:name="_Toc524373157"/>
      <w:bookmarkStart w:id="2183" w:name="_Toc524373158"/>
      <w:bookmarkStart w:id="2184" w:name="_Toc524373159"/>
      <w:bookmarkStart w:id="2185" w:name="_Toc524373160"/>
      <w:bookmarkStart w:id="2186" w:name="_Toc524373161"/>
      <w:bookmarkStart w:id="2187" w:name="_Toc524373162"/>
      <w:bookmarkStart w:id="2188" w:name="_Toc524373163"/>
      <w:bookmarkStart w:id="2189" w:name="_Toc524373164"/>
      <w:bookmarkStart w:id="2190" w:name="_Toc524373165"/>
      <w:bookmarkStart w:id="2191" w:name="_Toc524373166"/>
      <w:bookmarkStart w:id="2192" w:name="_Toc524373167"/>
      <w:bookmarkStart w:id="2193" w:name="_Toc524373200"/>
      <w:bookmarkStart w:id="2194" w:name="_Toc524373201"/>
      <w:bookmarkStart w:id="2195" w:name="_Toc524373202"/>
      <w:bookmarkStart w:id="2196" w:name="_Toc524373203"/>
      <w:bookmarkStart w:id="2197" w:name="_Toc524373204"/>
      <w:bookmarkStart w:id="2198" w:name="_Toc524373205"/>
      <w:bookmarkStart w:id="2199" w:name="_Toc524373206"/>
      <w:bookmarkStart w:id="2200" w:name="_Toc524373207"/>
      <w:bookmarkStart w:id="2201" w:name="_Toc524373208"/>
      <w:bookmarkStart w:id="2202" w:name="_Toc524373209"/>
      <w:bookmarkStart w:id="2203" w:name="_Toc524373210"/>
      <w:bookmarkStart w:id="2204" w:name="_Toc524373211"/>
      <w:bookmarkStart w:id="2205" w:name="_Toc522187288"/>
      <w:bookmarkStart w:id="2206" w:name="_Toc522187289"/>
      <w:bookmarkStart w:id="2207" w:name="_Toc522187292"/>
      <w:bookmarkStart w:id="2208" w:name="_Toc522187294"/>
      <w:bookmarkStart w:id="2209" w:name="_Toc522187296"/>
      <w:bookmarkStart w:id="2210" w:name="_Toc522187299"/>
      <w:bookmarkStart w:id="2211" w:name="_Toc522187300"/>
      <w:bookmarkStart w:id="2212" w:name="_Toc522187302"/>
      <w:bookmarkStart w:id="2213" w:name="_Toc522187304"/>
      <w:bookmarkStart w:id="2214" w:name="_Toc522187305"/>
      <w:bookmarkStart w:id="2215" w:name="_Toc522187306"/>
      <w:bookmarkStart w:id="2216" w:name="_Toc522187307"/>
      <w:bookmarkStart w:id="2217" w:name="_Toc521780430"/>
      <w:bookmarkStart w:id="2218" w:name="_Toc68543337"/>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r w:rsidRPr="00F00EDF">
        <w:rPr>
          <w:rFonts w:eastAsiaTheme="majorEastAsia" w:cstheme="majorBidi"/>
          <w:bCs w:val="0"/>
          <w:iCs w:val="0"/>
          <w:szCs w:val="26"/>
        </w:rPr>
        <w:lastRenderedPageBreak/>
        <w:t>Риски и контрольные процедуры</w:t>
      </w:r>
      <w:bookmarkEnd w:id="2217"/>
      <w:bookmarkEnd w:id="2218"/>
    </w:p>
    <w:p w14:paraId="032C5CA6" w14:textId="77777777" w:rsidR="00E23D21" w:rsidRPr="00F00EDF" w:rsidRDefault="00E23D21">
      <w:pPr>
        <w:pStyle w:val="31"/>
        <w:keepLines/>
        <w:numPr>
          <w:ilvl w:val="2"/>
          <w:numId w:val="8"/>
        </w:numPr>
        <w:spacing w:before="160" w:after="120" w:line="276" w:lineRule="auto"/>
        <w:rPr>
          <w:rFonts w:eastAsiaTheme="majorEastAsia" w:cstheme="majorBidi"/>
          <w:caps w:val="0"/>
          <w:sz w:val="24"/>
          <w:szCs w:val="24"/>
        </w:rPr>
      </w:pPr>
      <w:bookmarkStart w:id="2219" w:name="_Toc521780431"/>
      <w:bookmarkStart w:id="2220" w:name="_Toc68543338"/>
      <w:r w:rsidRPr="00F00EDF">
        <w:rPr>
          <w:rFonts w:eastAsiaTheme="majorEastAsia" w:cstheme="majorBidi"/>
          <w:caps w:val="0"/>
          <w:sz w:val="24"/>
          <w:szCs w:val="24"/>
        </w:rPr>
        <w:t>Риски и контроли</w:t>
      </w:r>
      <w:bookmarkEnd w:id="2219"/>
      <w:bookmarkEnd w:id="2220"/>
    </w:p>
    <w:p w14:paraId="57EB094C" w14:textId="77777777" w:rsidR="00E23D21" w:rsidRPr="00F00EDF" w:rsidRDefault="00E23D21">
      <w:pPr>
        <w:spacing w:after="240" w:line="276" w:lineRule="auto"/>
        <w:ind w:firstLine="567"/>
        <w:rPr>
          <w:rFonts w:ascii="Arial" w:eastAsia="Calibri" w:hAnsi="Arial" w:cs="Arial"/>
        </w:rPr>
      </w:pPr>
      <w:r w:rsidRPr="00F00EDF">
        <w:rPr>
          <w:rFonts w:ascii="Arial" w:hAnsi="Arial" w:cs="Arial"/>
        </w:rPr>
        <w:t>Риски и контрольные процедуры отражаются на схемах бизнес-процессов ARIS в соответствии с соглашением о моделировании</w:t>
      </w:r>
      <w:r w:rsidRPr="00F00EDF">
        <w:rPr>
          <w:rFonts w:ascii="Arial" w:eastAsia="Calibri" w:hAnsi="Arial" w:cs="Arial"/>
        </w:rPr>
        <w:t>.</w:t>
      </w:r>
    </w:p>
    <w:p w14:paraId="6ED07CE7" w14:textId="4D2D6868" w:rsidR="00E23D21" w:rsidRPr="00F00EDF" w:rsidRDefault="00E23D21">
      <w:pPr>
        <w:spacing w:after="240" w:line="276" w:lineRule="auto"/>
        <w:ind w:firstLine="567"/>
        <w:rPr>
          <w:rFonts w:ascii="Arial" w:eastAsia="Calibri" w:hAnsi="Arial" w:cs="Arial"/>
        </w:rPr>
      </w:pPr>
      <w:r w:rsidRPr="00F00EDF">
        <w:rPr>
          <w:rFonts w:ascii="Arial" w:eastAsia="Calibri" w:hAnsi="Arial" w:cs="Arial"/>
        </w:rPr>
        <w:t>Детально риски и контрольные процедуры описаны в Приложение № РиК1. Матрица рисков и контрольных процедур (</w:t>
      </w:r>
      <w:proofErr w:type="spellStart"/>
      <w:r w:rsidRPr="00F00EDF">
        <w:rPr>
          <w:rFonts w:ascii="Arial" w:eastAsia="Calibri" w:hAnsi="Arial" w:cs="Arial"/>
        </w:rPr>
        <w:t>М</w:t>
      </w:r>
      <w:r w:rsidR="009842EF" w:rsidRPr="00F00EDF">
        <w:rPr>
          <w:rFonts w:ascii="Arial" w:eastAsia="Calibri" w:hAnsi="Arial" w:cs="Arial"/>
        </w:rPr>
        <w:t>р</w:t>
      </w:r>
      <w:r w:rsidRPr="00F00EDF">
        <w:rPr>
          <w:rFonts w:ascii="Arial" w:eastAsia="Calibri" w:hAnsi="Arial" w:cs="Arial"/>
        </w:rPr>
        <w:t>иКП</w:t>
      </w:r>
      <w:proofErr w:type="spellEnd"/>
      <w:r w:rsidRPr="00F00EDF">
        <w:rPr>
          <w:rFonts w:ascii="Arial" w:eastAsia="Calibri" w:hAnsi="Arial" w:cs="Arial"/>
        </w:rPr>
        <w:t xml:space="preserve">), включая (при необходимости) мониторинговые контрольные процедуры, предложенные к реализации в SAP GRC </w:t>
      </w:r>
      <w:proofErr w:type="spellStart"/>
      <w:r w:rsidRPr="00F00EDF">
        <w:rPr>
          <w:rFonts w:ascii="Arial" w:eastAsia="Calibri" w:hAnsi="Arial" w:cs="Arial"/>
        </w:rPr>
        <w:t>Process</w:t>
      </w:r>
      <w:proofErr w:type="spellEnd"/>
      <w:r w:rsidRPr="00F00EDF">
        <w:rPr>
          <w:rFonts w:ascii="Arial" w:eastAsia="Calibri" w:hAnsi="Arial" w:cs="Arial"/>
        </w:rPr>
        <w:t xml:space="preserve"> </w:t>
      </w:r>
      <w:proofErr w:type="spellStart"/>
      <w:r w:rsidRPr="00F00EDF">
        <w:rPr>
          <w:rFonts w:ascii="Arial" w:eastAsia="Calibri" w:hAnsi="Arial" w:cs="Arial"/>
        </w:rPr>
        <w:t>Control</w:t>
      </w:r>
      <w:proofErr w:type="spellEnd"/>
      <w:r w:rsidRPr="00F00EDF">
        <w:rPr>
          <w:rFonts w:ascii="Arial" w:eastAsia="Calibri" w:hAnsi="Arial" w:cs="Arial"/>
        </w:rPr>
        <w:t>.</w:t>
      </w:r>
    </w:p>
    <w:p w14:paraId="4F54A806" w14:textId="77777777" w:rsidR="00E23D21" w:rsidRPr="00F00EDF" w:rsidRDefault="00E23D21">
      <w:pPr>
        <w:spacing w:after="240" w:line="276" w:lineRule="auto"/>
        <w:ind w:firstLine="567"/>
        <w:rPr>
          <w:rFonts w:ascii="Arial" w:eastAsia="Calibri" w:hAnsi="Arial" w:cs="Arial"/>
        </w:rPr>
      </w:pPr>
      <w:r w:rsidRPr="00F00EDF">
        <w:rPr>
          <w:rFonts w:ascii="Arial" w:eastAsia="Calibri" w:hAnsi="Arial" w:cs="Arial"/>
        </w:rPr>
        <w:t>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S/4 HANA.</w:t>
      </w:r>
    </w:p>
    <w:p w14:paraId="7DBEBCA0" w14:textId="77777777" w:rsidR="00E23D21" w:rsidRPr="00F00EDF" w:rsidRDefault="00E23D21" w:rsidP="00632245">
      <w:pPr>
        <w:pStyle w:val="a7"/>
        <w:keepNext/>
        <w:spacing w:after="240" w:afterAutospacing="0" w:line="276" w:lineRule="auto"/>
        <w:rPr>
          <w:rFonts w:ascii="Arial" w:hAnsi="Arial" w:cs="Arial"/>
          <w:b/>
          <w:sz w:val="22"/>
        </w:rPr>
      </w:pPr>
      <w:r w:rsidRPr="00F00EDF">
        <w:rPr>
          <w:rFonts w:ascii="Arial" w:hAnsi="Arial" w:cs="Arial"/>
          <w:b/>
          <w:sz w:val="22"/>
        </w:rPr>
        <w:t>Таблица РиК1. Контрольные процедуры бизнес-процессов</w:t>
      </w:r>
    </w:p>
    <w:tbl>
      <w:tblPr>
        <w:tblW w:w="491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21"/>
        <w:gridCol w:w="2616"/>
        <w:gridCol w:w="5370"/>
      </w:tblGrid>
      <w:tr w:rsidR="00E23D21" w:rsidRPr="00F00EDF" w14:paraId="73BC9179" w14:textId="77777777" w:rsidTr="00D25A71">
        <w:trPr>
          <w:cantSplit/>
          <w:trHeight w:val="397"/>
          <w:tblHeader/>
        </w:trPr>
        <w:tc>
          <w:tcPr>
            <w:tcW w:w="1010" w:type="pct"/>
            <w:shd w:val="clear" w:color="auto" w:fill="FFC000"/>
            <w:vAlign w:val="center"/>
          </w:tcPr>
          <w:p w14:paraId="19574D26" w14:textId="77777777" w:rsidR="00E23D21" w:rsidRPr="00F00EDF" w:rsidRDefault="00E23D21" w:rsidP="00632245">
            <w:pPr>
              <w:rPr>
                <w:rFonts w:ascii="Arial" w:hAnsi="Arial" w:cs="Arial"/>
                <w:b/>
                <w:sz w:val="20"/>
                <w:szCs w:val="20"/>
              </w:rPr>
            </w:pPr>
            <w:r w:rsidRPr="00F00EDF">
              <w:rPr>
                <w:rFonts w:ascii="Arial" w:hAnsi="Arial" w:cs="Arial"/>
                <w:b/>
                <w:sz w:val="20"/>
                <w:szCs w:val="20"/>
              </w:rPr>
              <w:t>Номер шага</w:t>
            </w:r>
          </w:p>
        </w:tc>
        <w:tc>
          <w:tcPr>
            <w:tcW w:w="1307" w:type="pct"/>
            <w:shd w:val="clear" w:color="auto" w:fill="FFC000"/>
            <w:vAlign w:val="center"/>
          </w:tcPr>
          <w:p w14:paraId="45376A92" w14:textId="77777777" w:rsidR="00E23D21" w:rsidRPr="00F00EDF" w:rsidRDefault="00E23D21" w:rsidP="00632245">
            <w:pPr>
              <w:rPr>
                <w:rFonts w:ascii="Arial" w:hAnsi="Arial" w:cs="Arial"/>
                <w:b/>
                <w:sz w:val="20"/>
                <w:szCs w:val="20"/>
              </w:rPr>
            </w:pPr>
            <w:r w:rsidRPr="00F00EDF">
              <w:rPr>
                <w:rFonts w:ascii="Arial" w:hAnsi="Arial" w:cs="Arial"/>
                <w:b/>
                <w:sz w:val="20"/>
                <w:szCs w:val="20"/>
              </w:rPr>
              <w:t>Номер КП</w:t>
            </w:r>
          </w:p>
        </w:tc>
        <w:tc>
          <w:tcPr>
            <w:tcW w:w="2683" w:type="pct"/>
            <w:shd w:val="clear" w:color="auto" w:fill="FFC000"/>
            <w:vAlign w:val="center"/>
          </w:tcPr>
          <w:p w14:paraId="7A002C9E" w14:textId="77777777" w:rsidR="00E23D21" w:rsidRPr="00F00EDF" w:rsidRDefault="00E23D21" w:rsidP="00632245">
            <w:pPr>
              <w:rPr>
                <w:rFonts w:ascii="Arial" w:hAnsi="Arial" w:cs="Arial"/>
                <w:b/>
                <w:sz w:val="20"/>
                <w:szCs w:val="20"/>
              </w:rPr>
            </w:pPr>
            <w:r w:rsidRPr="00F00EDF">
              <w:rPr>
                <w:rFonts w:ascii="Arial" w:hAnsi="Arial" w:cs="Arial"/>
                <w:b/>
                <w:sz w:val="20"/>
                <w:szCs w:val="20"/>
              </w:rPr>
              <w:t>Название КП</w:t>
            </w:r>
          </w:p>
        </w:tc>
      </w:tr>
      <w:tr w:rsidR="00852202" w:rsidRPr="00F00EDF" w14:paraId="447550CD" w14:textId="77777777" w:rsidTr="00852202">
        <w:trPr>
          <w:cantSplit/>
        </w:trPr>
        <w:tc>
          <w:tcPr>
            <w:tcW w:w="1010" w:type="pct"/>
            <w:tcBorders>
              <w:top w:val="single" w:sz="12" w:space="0" w:color="auto"/>
              <w:left w:val="single" w:sz="12" w:space="0" w:color="auto"/>
              <w:bottom w:val="single" w:sz="6" w:space="0" w:color="auto"/>
              <w:right w:val="single" w:sz="6" w:space="0" w:color="auto"/>
            </w:tcBorders>
            <w:shd w:val="clear" w:color="auto" w:fill="auto"/>
          </w:tcPr>
          <w:p w14:paraId="6ABB9356"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ПП-07.05.03-10</w:t>
            </w:r>
          </w:p>
        </w:tc>
        <w:tc>
          <w:tcPr>
            <w:tcW w:w="1307" w:type="pct"/>
            <w:tcBorders>
              <w:top w:val="single" w:sz="12" w:space="0" w:color="auto"/>
              <w:left w:val="single" w:sz="6" w:space="0" w:color="auto"/>
              <w:bottom w:val="single" w:sz="6" w:space="0" w:color="auto"/>
              <w:right w:val="single" w:sz="6" w:space="0" w:color="auto"/>
            </w:tcBorders>
            <w:shd w:val="clear" w:color="auto" w:fill="auto"/>
          </w:tcPr>
          <w:p w14:paraId="391044AD"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C.ПП-07.05-005</w:t>
            </w:r>
          </w:p>
        </w:tc>
        <w:tc>
          <w:tcPr>
            <w:tcW w:w="2683" w:type="pct"/>
            <w:tcBorders>
              <w:top w:val="single" w:sz="12" w:space="0" w:color="auto"/>
              <w:left w:val="single" w:sz="6" w:space="0" w:color="auto"/>
              <w:bottom w:val="single" w:sz="6" w:space="0" w:color="auto"/>
              <w:right w:val="single" w:sz="12" w:space="0" w:color="auto"/>
            </w:tcBorders>
            <w:shd w:val="clear" w:color="auto" w:fill="auto"/>
          </w:tcPr>
          <w:p w14:paraId="4027730B"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Анализ состояния обменного фонда</w:t>
            </w:r>
          </w:p>
        </w:tc>
      </w:tr>
      <w:tr w:rsidR="00852202" w:rsidRPr="00F00EDF" w14:paraId="7AE3218F"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63A9A036"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ПП-07.05.03-50</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7D742C5A"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C.ПП-07.05-006</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6CD678BF"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Проверка на наличие единицы оборудования</w:t>
            </w:r>
          </w:p>
        </w:tc>
      </w:tr>
      <w:tr w:rsidR="00852202" w:rsidRPr="00F00EDF" w14:paraId="1A70B575"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768B539F"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ПП-07.05.03-120</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5A13F186"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C.ПП-07.05-007</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4A2577C6"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Проверка наличия планов предупредительного ТОРО для узла</w:t>
            </w:r>
          </w:p>
        </w:tc>
      </w:tr>
      <w:tr w:rsidR="00852202" w:rsidRPr="00F00EDF" w14:paraId="1E37A9A1"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70EE0AC4"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ПП-07.05.03-140</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771FE30E"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C.ПП-07.05-008</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1D5698FB"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Обновление данных по установленной ЕО</w:t>
            </w:r>
          </w:p>
        </w:tc>
      </w:tr>
      <w:tr w:rsidR="00852202" w:rsidRPr="00F00EDF" w14:paraId="49B90A07"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58735429"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ПП-07.05.03-150</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5B709E75"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C.ПП-07.05-009</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0A7BC81F"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Проверка заказов ТОРО для единицы оборудования</w:t>
            </w:r>
          </w:p>
        </w:tc>
      </w:tr>
      <w:tr w:rsidR="00852202" w:rsidRPr="00F00EDF" w14:paraId="23B245C2"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5AC2944B"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ПП-07.05.01-05</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75BFF4B5"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C.ПП-07.05-001</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601BC06F"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 xml:space="preserve">Анализ плановой потребности в деталях и изделиях подразделений- заявителей (ТОиР год) </w:t>
            </w:r>
          </w:p>
        </w:tc>
      </w:tr>
      <w:tr w:rsidR="00852202" w:rsidRPr="00F00EDF" w14:paraId="55B80238"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092AD861"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ПП-07.05.01-15</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4BBBBDDB"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C.ПП-07.05-010</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7C6F525F"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Анализ оперативных (внеплановых) потребности потребностей и запасов в производстве запасных частей подразделений-заявителей</w:t>
            </w:r>
          </w:p>
        </w:tc>
      </w:tr>
      <w:tr w:rsidR="00852202" w:rsidRPr="00F00EDF" w14:paraId="763F4129"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0F39F3FD"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ПП-07.05.01-35</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3D51FBFD"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C.ПП-07.05-002</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0D3CF2E7"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Установка статуса «Материалы запланированы»</w:t>
            </w:r>
          </w:p>
        </w:tc>
      </w:tr>
      <w:tr w:rsidR="00852202" w:rsidRPr="00F00EDF" w14:paraId="1EA38055"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73B3B967"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ПП-07.05.01-45</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50DC99D4"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C.ПП-07.05-003</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3A064C22"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Утверждение производственного заказа</w:t>
            </w:r>
          </w:p>
        </w:tc>
      </w:tr>
      <w:tr w:rsidR="00D82F33" w:rsidRPr="00F00EDF" w14:paraId="2B4842C2" w14:textId="77777777" w:rsidTr="00852202">
        <w:trPr>
          <w:cantSplit/>
        </w:trPr>
        <w:tc>
          <w:tcPr>
            <w:tcW w:w="1010" w:type="pct"/>
            <w:tcBorders>
              <w:top w:val="single" w:sz="6" w:space="0" w:color="auto"/>
              <w:left w:val="single" w:sz="12" w:space="0" w:color="auto"/>
              <w:bottom w:val="single" w:sz="6" w:space="0" w:color="auto"/>
              <w:right w:val="single" w:sz="6" w:space="0" w:color="auto"/>
            </w:tcBorders>
            <w:shd w:val="clear" w:color="auto" w:fill="auto"/>
          </w:tcPr>
          <w:p w14:paraId="1EA22487" w14:textId="6EBE2032" w:rsidR="00D82F33" w:rsidRPr="00632245" w:rsidRDefault="00D82F33">
            <w:pPr>
              <w:rPr>
                <w:rFonts w:ascii="Arial" w:eastAsiaTheme="minorHAnsi" w:hAnsi="Arial" w:cs="Arial"/>
                <w:color w:val="000000"/>
                <w:sz w:val="22"/>
                <w:lang w:val="en-US"/>
              </w:rPr>
            </w:pPr>
            <w:r>
              <w:rPr>
                <w:rFonts w:ascii="Arial" w:eastAsiaTheme="minorHAnsi" w:hAnsi="Arial" w:cs="Arial"/>
                <w:color w:val="000000"/>
                <w:sz w:val="22"/>
              </w:rPr>
              <w:t>ПП-07.05.01-</w:t>
            </w:r>
            <w:r>
              <w:rPr>
                <w:rFonts w:ascii="Arial" w:eastAsiaTheme="minorHAnsi" w:hAnsi="Arial" w:cs="Arial"/>
                <w:color w:val="000000"/>
                <w:sz w:val="22"/>
                <w:lang w:val="en-US"/>
              </w:rPr>
              <w:t>55</w:t>
            </w:r>
          </w:p>
        </w:tc>
        <w:tc>
          <w:tcPr>
            <w:tcW w:w="1307" w:type="pct"/>
            <w:tcBorders>
              <w:top w:val="single" w:sz="6" w:space="0" w:color="auto"/>
              <w:left w:val="single" w:sz="6" w:space="0" w:color="auto"/>
              <w:bottom w:val="single" w:sz="6" w:space="0" w:color="auto"/>
              <w:right w:val="single" w:sz="6" w:space="0" w:color="auto"/>
            </w:tcBorders>
            <w:shd w:val="clear" w:color="auto" w:fill="auto"/>
          </w:tcPr>
          <w:p w14:paraId="4D6007B0" w14:textId="30E60F45" w:rsidR="00D82F33" w:rsidRPr="00632245" w:rsidRDefault="00D82F33">
            <w:pPr>
              <w:rPr>
                <w:rFonts w:ascii="Arial" w:eastAsiaTheme="minorHAnsi" w:hAnsi="Arial" w:cs="Arial"/>
                <w:color w:val="000000"/>
                <w:sz w:val="22"/>
                <w:lang w:val="en-US"/>
              </w:rPr>
            </w:pPr>
            <w:r>
              <w:rPr>
                <w:rFonts w:ascii="Arial" w:eastAsiaTheme="minorHAnsi" w:hAnsi="Arial" w:cs="Arial"/>
                <w:color w:val="000000"/>
                <w:sz w:val="22"/>
              </w:rPr>
              <w:t>C.ПП-07.05-0</w:t>
            </w:r>
            <w:r>
              <w:rPr>
                <w:rFonts w:ascii="Arial" w:eastAsiaTheme="minorHAnsi" w:hAnsi="Arial" w:cs="Arial"/>
                <w:color w:val="000000"/>
                <w:sz w:val="22"/>
                <w:lang w:val="en-US"/>
              </w:rPr>
              <w:t>11</w:t>
            </w:r>
          </w:p>
        </w:tc>
        <w:tc>
          <w:tcPr>
            <w:tcW w:w="2683" w:type="pct"/>
            <w:tcBorders>
              <w:top w:val="single" w:sz="6" w:space="0" w:color="auto"/>
              <w:left w:val="single" w:sz="6" w:space="0" w:color="auto"/>
              <w:bottom w:val="single" w:sz="6" w:space="0" w:color="auto"/>
              <w:right w:val="single" w:sz="12" w:space="0" w:color="auto"/>
            </w:tcBorders>
            <w:shd w:val="clear" w:color="auto" w:fill="auto"/>
          </w:tcPr>
          <w:p w14:paraId="7813D110" w14:textId="637F1236" w:rsidR="00D82F33" w:rsidRPr="00F00EDF" w:rsidRDefault="00D82F33">
            <w:pPr>
              <w:rPr>
                <w:rFonts w:ascii="Arial" w:eastAsiaTheme="minorHAnsi" w:hAnsi="Arial" w:cs="Arial"/>
                <w:color w:val="000000"/>
                <w:sz w:val="22"/>
              </w:rPr>
            </w:pPr>
            <w:r>
              <w:rPr>
                <w:rFonts w:ascii="Arial" w:eastAsiaTheme="minorHAnsi" w:hAnsi="Arial" w:cs="Arial"/>
                <w:color w:val="000000"/>
                <w:sz w:val="22"/>
              </w:rPr>
              <w:t>Контроль качества/ приемка</w:t>
            </w:r>
          </w:p>
        </w:tc>
      </w:tr>
      <w:tr w:rsidR="00C02026" w:rsidRPr="00F00EDF" w14:paraId="35E36B3F" w14:textId="77777777" w:rsidTr="00852202">
        <w:trPr>
          <w:cantSplit/>
          <w:ins w:id="2221" w:author="NazarovaVA" w:date="2021-03-17T13:53:00Z"/>
        </w:trPr>
        <w:tc>
          <w:tcPr>
            <w:tcW w:w="1010" w:type="pct"/>
            <w:tcBorders>
              <w:top w:val="single" w:sz="6" w:space="0" w:color="auto"/>
              <w:left w:val="single" w:sz="12" w:space="0" w:color="auto"/>
              <w:bottom w:val="single" w:sz="12" w:space="0" w:color="auto"/>
              <w:right w:val="single" w:sz="6" w:space="0" w:color="auto"/>
            </w:tcBorders>
            <w:shd w:val="clear" w:color="auto" w:fill="auto"/>
          </w:tcPr>
          <w:p w14:paraId="5F2DA972" w14:textId="047CDC5F" w:rsidR="00C02026" w:rsidRPr="00F00EDF" w:rsidRDefault="00C02026">
            <w:pPr>
              <w:rPr>
                <w:ins w:id="2222" w:author="NazarovaVA" w:date="2021-03-17T13:53:00Z"/>
                <w:rFonts w:ascii="Arial" w:eastAsiaTheme="minorHAnsi" w:hAnsi="Arial" w:cs="Arial"/>
                <w:color w:val="000000"/>
                <w:sz w:val="22"/>
              </w:rPr>
            </w:pPr>
            <w:ins w:id="2223" w:author="NazarovaVA" w:date="2021-03-17T13:53:00Z">
              <w:r w:rsidRPr="00F00EDF">
                <w:rPr>
                  <w:rFonts w:ascii="Arial" w:eastAsiaTheme="minorHAnsi" w:hAnsi="Arial" w:cs="Arial"/>
                  <w:color w:val="000000"/>
                  <w:sz w:val="22"/>
                </w:rPr>
                <w:t>ПП-07.05.01-45</w:t>
              </w:r>
            </w:ins>
          </w:p>
        </w:tc>
        <w:tc>
          <w:tcPr>
            <w:tcW w:w="1307" w:type="pct"/>
            <w:tcBorders>
              <w:top w:val="single" w:sz="6" w:space="0" w:color="auto"/>
              <w:left w:val="single" w:sz="6" w:space="0" w:color="auto"/>
              <w:bottom w:val="single" w:sz="12" w:space="0" w:color="auto"/>
              <w:right w:val="single" w:sz="6" w:space="0" w:color="auto"/>
            </w:tcBorders>
            <w:shd w:val="clear" w:color="auto" w:fill="auto"/>
          </w:tcPr>
          <w:p w14:paraId="75CA52C0" w14:textId="3C2EDE8E" w:rsidR="00C02026" w:rsidRPr="00F00EDF" w:rsidRDefault="00C02026">
            <w:pPr>
              <w:rPr>
                <w:ins w:id="2224" w:author="NazarovaVA" w:date="2021-03-17T13:53:00Z"/>
                <w:rFonts w:ascii="Arial" w:eastAsiaTheme="minorHAnsi" w:hAnsi="Arial" w:cs="Arial"/>
                <w:color w:val="000000"/>
                <w:sz w:val="22"/>
              </w:rPr>
            </w:pPr>
            <w:ins w:id="2225" w:author="NazarovaVA" w:date="2021-03-17T13:53:00Z">
              <w:r w:rsidRPr="00C02026">
                <w:rPr>
                  <w:rFonts w:ascii="Arial" w:eastAsiaTheme="minorHAnsi" w:hAnsi="Arial" w:cs="Arial"/>
                  <w:color w:val="000000"/>
                  <w:sz w:val="22"/>
                </w:rPr>
                <w:t>C.ПП-07.05-003</w:t>
              </w:r>
            </w:ins>
          </w:p>
        </w:tc>
        <w:tc>
          <w:tcPr>
            <w:tcW w:w="2683" w:type="pct"/>
            <w:tcBorders>
              <w:top w:val="single" w:sz="6" w:space="0" w:color="auto"/>
              <w:left w:val="single" w:sz="6" w:space="0" w:color="auto"/>
              <w:bottom w:val="single" w:sz="12" w:space="0" w:color="auto"/>
              <w:right w:val="single" w:sz="12" w:space="0" w:color="auto"/>
            </w:tcBorders>
            <w:shd w:val="clear" w:color="auto" w:fill="auto"/>
          </w:tcPr>
          <w:p w14:paraId="6DD595DF" w14:textId="6A913EA1" w:rsidR="00C02026" w:rsidRPr="00F00EDF" w:rsidRDefault="00C02026">
            <w:pPr>
              <w:rPr>
                <w:ins w:id="2226" w:author="NazarovaVA" w:date="2021-03-17T13:53:00Z"/>
                <w:rFonts w:ascii="Arial" w:eastAsiaTheme="minorHAnsi" w:hAnsi="Arial" w:cs="Arial"/>
                <w:color w:val="000000"/>
                <w:sz w:val="22"/>
              </w:rPr>
            </w:pPr>
            <w:ins w:id="2227" w:author="NazarovaVA" w:date="2021-03-17T13:54:00Z">
              <w:r w:rsidRPr="00C02026">
                <w:rPr>
                  <w:rFonts w:ascii="Arial" w:eastAsiaTheme="minorHAnsi" w:hAnsi="Arial" w:cs="Arial"/>
                  <w:color w:val="000000"/>
                  <w:sz w:val="22"/>
                </w:rPr>
                <w:t>Деблокирование производственного заказа</w:t>
              </w:r>
            </w:ins>
          </w:p>
        </w:tc>
      </w:tr>
      <w:tr w:rsidR="00852202" w:rsidRPr="00F00EDF" w14:paraId="1E75840E" w14:textId="77777777" w:rsidTr="00852202">
        <w:trPr>
          <w:cantSplit/>
        </w:trPr>
        <w:tc>
          <w:tcPr>
            <w:tcW w:w="1010" w:type="pct"/>
            <w:tcBorders>
              <w:top w:val="single" w:sz="6" w:space="0" w:color="auto"/>
              <w:left w:val="single" w:sz="12" w:space="0" w:color="auto"/>
              <w:bottom w:val="single" w:sz="12" w:space="0" w:color="auto"/>
              <w:right w:val="single" w:sz="6" w:space="0" w:color="auto"/>
            </w:tcBorders>
            <w:shd w:val="clear" w:color="auto" w:fill="auto"/>
          </w:tcPr>
          <w:p w14:paraId="017EF767"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ПП-07.05.01-60</w:t>
            </w:r>
          </w:p>
        </w:tc>
        <w:tc>
          <w:tcPr>
            <w:tcW w:w="1307" w:type="pct"/>
            <w:tcBorders>
              <w:top w:val="single" w:sz="6" w:space="0" w:color="auto"/>
              <w:left w:val="single" w:sz="6" w:space="0" w:color="auto"/>
              <w:bottom w:val="single" w:sz="12" w:space="0" w:color="auto"/>
              <w:right w:val="single" w:sz="6" w:space="0" w:color="auto"/>
            </w:tcBorders>
            <w:shd w:val="clear" w:color="auto" w:fill="auto"/>
          </w:tcPr>
          <w:p w14:paraId="7EE5D892"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C.ПП-07.05-004</w:t>
            </w:r>
          </w:p>
        </w:tc>
        <w:tc>
          <w:tcPr>
            <w:tcW w:w="2683" w:type="pct"/>
            <w:tcBorders>
              <w:top w:val="single" w:sz="6" w:space="0" w:color="auto"/>
              <w:left w:val="single" w:sz="6" w:space="0" w:color="auto"/>
              <w:bottom w:val="single" w:sz="12" w:space="0" w:color="auto"/>
              <w:right w:val="single" w:sz="12" w:space="0" w:color="auto"/>
            </w:tcBorders>
            <w:shd w:val="clear" w:color="auto" w:fill="auto"/>
          </w:tcPr>
          <w:p w14:paraId="52B2550C" w14:textId="77777777" w:rsidR="00852202" w:rsidRPr="00F00EDF" w:rsidRDefault="00852202">
            <w:pPr>
              <w:rPr>
                <w:rFonts w:ascii="Arial" w:eastAsiaTheme="minorHAnsi" w:hAnsi="Arial" w:cs="Arial"/>
                <w:color w:val="000000"/>
                <w:sz w:val="22"/>
              </w:rPr>
            </w:pPr>
            <w:r w:rsidRPr="00F00EDF">
              <w:rPr>
                <w:rFonts w:ascii="Arial" w:eastAsiaTheme="minorHAnsi" w:hAnsi="Arial" w:cs="Arial"/>
                <w:color w:val="000000"/>
                <w:sz w:val="22"/>
              </w:rPr>
              <w:t>Регистрация факта изготовления изделия</w:t>
            </w:r>
          </w:p>
        </w:tc>
      </w:tr>
    </w:tbl>
    <w:p w14:paraId="430C4888" w14:textId="77777777" w:rsidR="00E23D21" w:rsidRPr="00F00EDF" w:rsidRDefault="00E23D21">
      <w:pPr>
        <w:ind w:firstLine="708"/>
        <w:rPr>
          <w:rFonts w:ascii="Arial" w:eastAsia="Calibri" w:hAnsi="Arial" w:cs="Arial"/>
          <w:i/>
          <w:color w:val="808080" w:themeColor="background1" w:themeShade="80"/>
        </w:rPr>
      </w:pPr>
    </w:p>
    <w:p w14:paraId="4947662B" w14:textId="77777777" w:rsidR="00E23D21" w:rsidRPr="00F00EDF" w:rsidRDefault="00E23D21">
      <w:pPr>
        <w:pStyle w:val="31"/>
        <w:keepLines/>
        <w:numPr>
          <w:ilvl w:val="2"/>
          <w:numId w:val="8"/>
        </w:numPr>
        <w:spacing w:before="160" w:after="120" w:line="276" w:lineRule="auto"/>
        <w:rPr>
          <w:rFonts w:eastAsiaTheme="majorEastAsia" w:cstheme="majorBidi"/>
          <w:caps w:val="0"/>
          <w:sz w:val="24"/>
          <w:szCs w:val="24"/>
        </w:rPr>
      </w:pPr>
      <w:bookmarkStart w:id="2228" w:name="_Toc521780432"/>
      <w:bookmarkStart w:id="2229" w:name="_Toc68543339"/>
      <w:r w:rsidRPr="00F00EDF">
        <w:rPr>
          <w:rFonts w:eastAsiaTheme="majorEastAsia" w:cstheme="majorBidi"/>
          <w:caps w:val="0"/>
          <w:sz w:val="24"/>
          <w:szCs w:val="24"/>
        </w:rPr>
        <w:t>Разделение полномочий</w:t>
      </w:r>
      <w:bookmarkEnd w:id="2228"/>
      <w:bookmarkEnd w:id="2229"/>
    </w:p>
    <w:p w14:paraId="53275484" w14:textId="77777777" w:rsidR="00E23D21" w:rsidRPr="00F00EDF" w:rsidRDefault="00E23D21">
      <w:pPr>
        <w:ind w:firstLine="709"/>
        <w:rPr>
          <w:rFonts w:ascii="Arial" w:eastAsia="Calibri" w:hAnsi="Arial" w:cs="Arial"/>
          <w:lang w:val="en-US"/>
        </w:rPr>
      </w:pPr>
      <w:r w:rsidRPr="00F00EDF">
        <w:rPr>
          <w:rFonts w:ascii="Arial" w:eastAsia="Calibri" w:hAnsi="Arial" w:cs="Arial"/>
        </w:rPr>
        <w:t xml:space="preserve">В </w:t>
      </w:r>
      <w:r w:rsidRPr="00F00EDF">
        <w:rPr>
          <w:rFonts w:ascii="Arial" w:hAnsi="Arial" w:cs="Arial"/>
        </w:rPr>
        <w:t>данном</w:t>
      </w:r>
      <w:r w:rsidRPr="00F00EDF">
        <w:rPr>
          <w:rFonts w:ascii="Arial" w:eastAsia="Calibri" w:hAnsi="Arial" w:cs="Arial"/>
        </w:rPr>
        <w:t xml:space="preserve"> разделе описаны:</w:t>
      </w:r>
    </w:p>
    <w:p w14:paraId="26E21E14" w14:textId="77777777" w:rsidR="00E23D21" w:rsidRPr="00F00EDF" w:rsidRDefault="00E23D21">
      <w:pPr>
        <w:pStyle w:val="afa"/>
        <w:numPr>
          <w:ilvl w:val="0"/>
          <w:numId w:val="34"/>
        </w:numPr>
        <w:rPr>
          <w:rFonts w:ascii="Arial" w:eastAsia="Calibri" w:hAnsi="Arial" w:cs="Arial"/>
        </w:rPr>
      </w:pPr>
      <w:r w:rsidRPr="00F00EDF">
        <w:rPr>
          <w:rFonts w:ascii="Arial" w:eastAsia="Calibri" w:hAnsi="Arial" w:cs="Arial"/>
        </w:rPr>
        <w:t>Матрица конфликтов на уровне бизнес-функций. Данная матрица определяет конфликтующие совмещения бизнес-функций для рассматриваемых бизнес-процессов, включая кросс-функциональные. Данная матрица разработана с учетом описания ключевых задач рассматриваемых бизнес-процессов из состава Концептуального Дизайна (Таблица № КП1. Матрица конфликтующих бизнес-функций).</w:t>
      </w:r>
    </w:p>
    <w:p w14:paraId="4BA89BBD" w14:textId="77777777" w:rsidR="00E23D21" w:rsidRPr="00F00EDF" w:rsidRDefault="00E23D21">
      <w:pPr>
        <w:pStyle w:val="afa"/>
        <w:numPr>
          <w:ilvl w:val="0"/>
          <w:numId w:val="34"/>
        </w:numPr>
        <w:rPr>
          <w:rFonts w:ascii="Arial" w:eastAsia="Calibri" w:hAnsi="Arial" w:cs="Arial"/>
        </w:rPr>
      </w:pPr>
      <w:r w:rsidRPr="00F00EDF">
        <w:rPr>
          <w:rFonts w:ascii="Arial" w:eastAsia="Calibri" w:hAnsi="Arial" w:cs="Arial"/>
        </w:rPr>
        <w:lastRenderedPageBreak/>
        <w:t>Матрица конфликтов на уровне групп транзакций. Данная матрица определяет конфликтующие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используемых транзакций, а также актуализированный список рисков конфликтов полномочий (Таблица № КП2. Матрица конфликтующих групп транзакций).</w:t>
      </w:r>
    </w:p>
    <w:p w14:paraId="1E6B7D86" w14:textId="77777777" w:rsidR="00E23D21" w:rsidRPr="00F00EDF" w:rsidRDefault="00E23D21">
      <w:pPr>
        <w:pStyle w:val="afa"/>
        <w:numPr>
          <w:ilvl w:val="0"/>
          <w:numId w:val="34"/>
        </w:numPr>
        <w:rPr>
          <w:rFonts w:ascii="Arial" w:eastAsia="Calibri" w:hAnsi="Arial" w:cs="Arial"/>
        </w:rPr>
      </w:pPr>
      <w:r w:rsidRPr="00F00EDF">
        <w:rPr>
          <w:rFonts w:ascii="Arial" w:eastAsia="Calibri" w:hAnsi="Arial" w:cs="Arial"/>
        </w:rPr>
        <w:t xml:space="preserve">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Данная матрица разработана на основе реестра ролей и полномочий, описанного в Концептуальном дизайне и матрицы конфликтов на уровне групп транзакций (Таблица № КП3. Матрица конфликтующих ролей в бизнес-процессах). </w:t>
      </w:r>
    </w:p>
    <w:p w14:paraId="1CBB4BAF" w14:textId="77777777" w:rsidR="00E23D21" w:rsidRPr="00F00EDF" w:rsidRDefault="00E23D21">
      <w:pPr>
        <w:ind w:firstLine="709"/>
        <w:rPr>
          <w:rFonts w:ascii="Arial" w:hAnsi="Arial" w:cs="Arial"/>
        </w:rPr>
      </w:pPr>
      <w:r w:rsidRPr="00F00EDF">
        <w:rPr>
          <w:rFonts w:ascii="Arial" w:hAnsi="Arial" w:cs="Arial"/>
        </w:rPr>
        <w:t>Детальное описание рисков пересечения полномочий приведено в Приложении №КП1. Матрица конфликтов полномочий</w:t>
      </w:r>
    </w:p>
    <w:p w14:paraId="0A4F1A94" w14:textId="2E1195D0" w:rsidR="00E23D21" w:rsidRPr="00F00EDF" w:rsidRDefault="00E23D21">
      <w:pPr>
        <w:ind w:firstLine="709"/>
        <w:rPr>
          <w:rFonts w:ascii="Arial" w:eastAsia="Calibri" w:hAnsi="Arial" w:cs="Arial"/>
        </w:rPr>
      </w:pPr>
      <w:r w:rsidRPr="00F00EDF">
        <w:rPr>
          <w:rFonts w:ascii="Arial" w:hAnsi="Arial" w:cs="Arial"/>
        </w:rPr>
        <w:t>В рамках проектирования процессов и Концептуального Дизайна выявлены и проанализированы</w:t>
      </w:r>
      <w:r w:rsidRPr="00F00EDF">
        <w:rPr>
          <w:rFonts w:ascii="Arial" w:eastAsia="Calibri" w:hAnsi="Arial" w:cs="Arial"/>
        </w:rPr>
        <w:t xml:space="preserve"> конфликты полномочий с использованием разработанного инструментария, в том числе матриц конфликтов на уровне групп полномочий и на уровне ролей в бизнес-процессах.</w:t>
      </w:r>
    </w:p>
    <w:p w14:paraId="17BB592A" w14:textId="77777777" w:rsidR="00E23D21" w:rsidRPr="00F00EDF" w:rsidRDefault="00E23D21">
      <w:pPr>
        <w:ind w:firstLine="709"/>
        <w:rPr>
          <w:rFonts w:ascii="Arial" w:eastAsia="Calibri" w:hAnsi="Arial" w:cs="Arial"/>
        </w:rPr>
      </w:pPr>
    </w:p>
    <w:p w14:paraId="095858FB" w14:textId="77777777" w:rsidR="00E23D21" w:rsidRPr="00F00EDF" w:rsidRDefault="00E23D21" w:rsidP="00632245">
      <w:pPr>
        <w:spacing w:after="240" w:line="276" w:lineRule="auto"/>
        <w:rPr>
          <w:rFonts w:ascii="Arial" w:hAnsi="Arial" w:cs="Arial"/>
        </w:rPr>
      </w:pPr>
      <w:r w:rsidRPr="00F00EDF">
        <w:rPr>
          <w:rFonts w:ascii="Arial" w:hAnsi="Arial" w:cs="Arial"/>
          <w:b/>
          <w:sz w:val="22"/>
        </w:rPr>
        <w:t>Таблица № КП1. Матрица конфликтующих бизнес-функций</w:t>
      </w:r>
    </w:p>
    <w:p w14:paraId="1D5A5BEB" w14:textId="0E28F268" w:rsidR="00E23D21" w:rsidRPr="00F00EDF" w:rsidRDefault="003C7485">
      <w:pPr>
        <w:rPr>
          <w:rFonts w:ascii="Arial" w:hAnsi="Arial" w:cs="Arial"/>
        </w:rPr>
      </w:pPr>
      <w:r w:rsidRPr="00D82F33">
        <w:rPr>
          <w:noProof/>
        </w:rPr>
        <w:drawing>
          <wp:inline distT="0" distB="0" distL="0" distR="0" wp14:anchorId="5CACB2C6" wp14:editId="685342F3">
            <wp:extent cx="5934075" cy="3143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3143250"/>
                    </a:xfrm>
                    <a:prstGeom prst="rect">
                      <a:avLst/>
                    </a:prstGeom>
                  </pic:spPr>
                </pic:pic>
              </a:graphicData>
            </a:graphic>
          </wp:inline>
        </w:drawing>
      </w:r>
    </w:p>
    <w:p w14:paraId="2E850BD5" w14:textId="77777777" w:rsidR="00E23D21" w:rsidRPr="00F00EDF" w:rsidRDefault="00E23D21" w:rsidP="00632245">
      <w:pPr>
        <w:spacing w:after="240" w:line="276" w:lineRule="auto"/>
        <w:rPr>
          <w:rFonts w:ascii="Arial" w:hAnsi="Arial" w:cs="Arial"/>
          <w:b/>
          <w:sz w:val="22"/>
        </w:rPr>
      </w:pPr>
      <w:r w:rsidRPr="00F00EDF">
        <w:rPr>
          <w:rFonts w:ascii="Arial" w:hAnsi="Arial" w:cs="Arial"/>
          <w:b/>
          <w:sz w:val="22"/>
        </w:rPr>
        <w:t>Таблица № КП2. Матрица конфликтующих групп транзакций</w:t>
      </w:r>
    </w:p>
    <w:p w14:paraId="4123AC77" w14:textId="7911E4B6" w:rsidR="00E23D21" w:rsidRPr="00F00EDF" w:rsidRDefault="003C7485" w:rsidP="00632245">
      <w:pPr>
        <w:rPr>
          <w:rFonts w:ascii="Arial" w:hAnsi="Arial" w:cs="Arial"/>
          <w:b/>
        </w:rPr>
      </w:pPr>
      <w:r w:rsidRPr="00D82F33">
        <w:rPr>
          <w:noProof/>
        </w:rPr>
        <w:lastRenderedPageBreak/>
        <w:drawing>
          <wp:inline distT="0" distB="0" distL="0" distR="0" wp14:anchorId="74163EFE" wp14:editId="6990ADA4">
            <wp:extent cx="6480810" cy="3335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3335655"/>
                    </a:xfrm>
                    <a:prstGeom prst="rect">
                      <a:avLst/>
                    </a:prstGeom>
                  </pic:spPr>
                </pic:pic>
              </a:graphicData>
            </a:graphic>
          </wp:inline>
        </w:drawing>
      </w:r>
    </w:p>
    <w:p w14:paraId="109C3304" w14:textId="77777777" w:rsidR="00E23D21" w:rsidRPr="00F00EDF" w:rsidRDefault="00E23D21">
      <w:pPr>
        <w:ind w:firstLine="708"/>
        <w:rPr>
          <w:rFonts w:ascii="Arial" w:hAnsi="Arial" w:cs="Arial"/>
          <w:b/>
        </w:rPr>
      </w:pPr>
    </w:p>
    <w:p w14:paraId="063AB6DD" w14:textId="73AD0701" w:rsidR="00E23D21" w:rsidRPr="00F00EDF" w:rsidRDefault="00E23D21">
      <w:pPr>
        <w:rPr>
          <w:rFonts w:ascii="Arial" w:hAnsi="Arial" w:cs="Arial"/>
          <w:b/>
          <w:sz w:val="22"/>
        </w:rPr>
      </w:pPr>
    </w:p>
    <w:p w14:paraId="1585E5E0" w14:textId="77777777" w:rsidR="00E23D21" w:rsidRPr="00F00EDF" w:rsidRDefault="00E23D21" w:rsidP="00632245">
      <w:pPr>
        <w:rPr>
          <w:rFonts w:ascii="Arial" w:hAnsi="Arial" w:cs="Arial"/>
          <w:b/>
          <w:sz w:val="22"/>
        </w:rPr>
      </w:pPr>
      <w:r w:rsidRPr="00F00EDF">
        <w:rPr>
          <w:rFonts w:ascii="Arial" w:hAnsi="Arial" w:cs="Arial"/>
          <w:b/>
          <w:sz w:val="22"/>
        </w:rPr>
        <w:t>Таблица № КП3. Матрица конфликтующих ролей в бизнес-процессах</w:t>
      </w:r>
    </w:p>
    <w:p w14:paraId="4CD06E95" w14:textId="77777777" w:rsidR="00E23D21" w:rsidRPr="00F00EDF" w:rsidRDefault="00E23D21" w:rsidP="00632245">
      <w:pPr>
        <w:rPr>
          <w:rFonts w:ascii="Arial" w:hAnsi="Arial" w:cs="Arial"/>
          <w:sz w:val="22"/>
        </w:rPr>
      </w:pPr>
    </w:p>
    <w:p w14:paraId="732F2A69" w14:textId="2FCE9344" w:rsidR="00E23D21" w:rsidRPr="00F00EDF" w:rsidRDefault="005D48C9" w:rsidP="00632245">
      <w:pPr>
        <w:rPr>
          <w:rFonts w:ascii="Arial" w:eastAsia="Calibri" w:hAnsi="Arial" w:cs="Arial"/>
        </w:rPr>
      </w:pPr>
      <w:ins w:id="2230" w:author="Лазарев Артем Андреевич (Подрядчик. ООО БерингПойнт)" w:date="2021-03-17T12:35:00Z">
        <w:r>
          <w:rPr>
            <w:noProof/>
          </w:rPr>
          <w:drawing>
            <wp:inline distT="0" distB="0" distL="0" distR="0" wp14:anchorId="22F470DF" wp14:editId="169AD456">
              <wp:extent cx="4010025" cy="31432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0025" cy="3143250"/>
                      </a:xfrm>
                      <a:prstGeom prst="rect">
                        <a:avLst/>
                      </a:prstGeom>
                    </pic:spPr>
                  </pic:pic>
                </a:graphicData>
              </a:graphic>
            </wp:inline>
          </w:drawing>
        </w:r>
      </w:ins>
      <w:del w:id="2231" w:author="Лазарев Артем Андреевич (Подрядчик. ООО БерингПойнт)" w:date="2021-03-17T12:35:00Z">
        <w:r w:rsidR="00EE38EA" w:rsidRPr="00D82F33" w:rsidDel="005D48C9">
          <w:rPr>
            <w:noProof/>
          </w:rPr>
          <w:drawing>
            <wp:inline distT="0" distB="0" distL="0" distR="0" wp14:anchorId="5F57AE7D" wp14:editId="1DFC09C6">
              <wp:extent cx="3965575" cy="314105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4919" cy="3148451"/>
                      </a:xfrm>
                      <a:prstGeom prst="rect">
                        <a:avLst/>
                      </a:prstGeom>
                    </pic:spPr>
                  </pic:pic>
                </a:graphicData>
              </a:graphic>
            </wp:inline>
          </w:drawing>
        </w:r>
      </w:del>
    </w:p>
    <w:p w14:paraId="737AE7A4" w14:textId="396E9B0F" w:rsidR="00E23D21" w:rsidRPr="00F00EDF" w:rsidRDefault="00E23D21">
      <w:pPr>
        <w:rPr>
          <w:rFonts w:eastAsiaTheme="majorEastAsia"/>
          <w:lang w:val="en-US"/>
        </w:rPr>
      </w:pPr>
    </w:p>
    <w:p w14:paraId="633F722D" w14:textId="319C3B47" w:rsidR="00FF0A85" w:rsidRPr="00F00EDF" w:rsidRDefault="00FF0A85">
      <w:pPr>
        <w:rPr>
          <w:rFonts w:eastAsiaTheme="majorEastAsia"/>
          <w:lang w:val="en-US"/>
        </w:rPr>
      </w:pPr>
    </w:p>
    <w:p w14:paraId="519ACDB0" w14:textId="05647B54" w:rsidR="00490FF7" w:rsidRPr="00F00EDF" w:rsidRDefault="00490FF7">
      <w:pPr>
        <w:rPr>
          <w:rFonts w:eastAsiaTheme="majorEastAsia"/>
          <w:lang w:val="en-US"/>
        </w:rPr>
      </w:pPr>
    </w:p>
    <w:p w14:paraId="7ADBF5B1" w14:textId="758AE06A" w:rsidR="00490FF7" w:rsidRPr="00F00EDF" w:rsidRDefault="00490FF7">
      <w:pPr>
        <w:rPr>
          <w:rFonts w:eastAsiaTheme="majorEastAsia"/>
          <w:lang w:val="en-US"/>
        </w:rPr>
      </w:pPr>
    </w:p>
    <w:p w14:paraId="4F8F4103" w14:textId="6CB94AED" w:rsidR="00490FF7" w:rsidRPr="00F00EDF" w:rsidRDefault="00490FF7">
      <w:pPr>
        <w:rPr>
          <w:rFonts w:eastAsiaTheme="majorEastAsia"/>
          <w:lang w:val="en-US"/>
        </w:rPr>
      </w:pPr>
    </w:p>
    <w:p w14:paraId="1B7C4735" w14:textId="77777777" w:rsidR="00490FF7" w:rsidRPr="00F00EDF" w:rsidRDefault="00490FF7">
      <w:pPr>
        <w:rPr>
          <w:rFonts w:eastAsiaTheme="majorEastAsia"/>
          <w:lang w:val="en-US"/>
        </w:rPr>
      </w:pPr>
    </w:p>
    <w:p w14:paraId="3020AA8B" w14:textId="703B6FCF" w:rsidR="00FF0A85" w:rsidRPr="00F00EDF" w:rsidRDefault="00FF0A85">
      <w:pPr>
        <w:rPr>
          <w:rFonts w:eastAsiaTheme="majorEastAsia"/>
          <w:lang w:val="en-US"/>
        </w:rPr>
      </w:pPr>
    </w:p>
    <w:p w14:paraId="333D45D2" w14:textId="77777777" w:rsidR="00FF0A85" w:rsidRPr="00F00EDF" w:rsidRDefault="00FF0A85">
      <w:pPr>
        <w:rPr>
          <w:rFonts w:eastAsiaTheme="majorEastAsia"/>
          <w:lang w:val="en-US"/>
        </w:rPr>
      </w:pPr>
    </w:p>
    <w:p w14:paraId="102E0487" w14:textId="77777777" w:rsidR="00022C33" w:rsidRPr="00F00EDF" w:rsidRDefault="00022C33">
      <w:pPr>
        <w:pStyle w:val="22"/>
        <w:keepNext/>
        <w:keepLines/>
        <w:numPr>
          <w:ilvl w:val="1"/>
          <w:numId w:val="8"/>
        </w:numPr>
        <w:spacing w:before="160" w:after="120" w:line="276" w:lineRule="auto"/>
        <w:rPr>
          <w:rFonts w:eastAsiaTheme="majorEastAsia" w:cstheme="majorBidi"/>
          <w:bCs w:val="0"/>
          <w:iCs w:val="0"/>
          <w:szCs w:val="26"/>
        </w:rPr>
      </w:pPr>
      <w:bookmarkStart w:id="2232" w:name="_Toc68543340"/>
      <w:r w:rsidRPr="00F00EDF">
        <w:rPr>
          <w:rFonts w:eastAsiaTheme="majorEastAsia" w:cstheme="majorBidi"/>
          <w:bCs w:val="0"/>
          <w:iCs w:val="0"/>
          <w:szCs w:val="26"/>
        </w:rPr>
        <w:lastRenderedPageBreak/>
        <w:t>Интеграционные точки со смежными процессами</w:t>
      </w:r>
      <w:bookmarkEnd w:id="2232"/>
    </w:p>
    <w:p w14:paraId="26ECB52C" w14:textId="162D4C49" w:rsidR="00FF0A85" w:rsidRPr="00F00EDF" w:rsidRDefault="00FF0A85" w:rsidP="00632245">
      <w:pPr>
        <w:rPr>
          <w:rFonts w:ascii="Arial" w:hAnsi="Arial" w:cs="Arial"/>
          <w:b/>
          <w:sz w:val="22"/>
        </w:rPr>
      </w:pPr>
      <w:r w:rsidRPr="00F00EDF">
        <w:rPr>
          <w:rFonts w:ascii="Arial" w:hAnsi="Arial" w:cs="Arial"/>
          <w:b/>
          <w:sz w:val="22"/>
        </w:rPr>
        <w:t xml:space="preserve">Таблица </w:t>
      </w:r>
      <w:r w:rsidRPr="000B674F">
        <w:rPr>
          <w:rFonts w:ascii="Arial" w:hAnsi="Arial" w:cs="Arial"/>
          <w:b/>
          <w:sz w:val="22"/>
        </w:rPr>
        <w:fldChar w:fldCharType="begin"/>
      </w:r>
      <w:r w:rsidRPr="00F00EDF">
        <w:rPr>
          <w:rFonts w:ascii="Arial" w:hAnsi="Arial" w:cs="Arial"/>
          <w:b/>
          <w:sz w:val="22"/>
        </w:rPr>
        <w:instrText xml:space="preserve"> SEQ Таблица \* ARABIC </w:instrText>
      </w:r>
      <w:r w:rsidRPr="000B674F">
        <w:rPr>
          <w:rFonts w:ascii="Arial" w:hAnsi="Arial" w:cs="Arial"/>
          <w:b/>
          <w:sz w:val="22"/>
        </w:rPr>
        <w:fldChar w:fldCharType="separate"/>
      </w:r>
      <w:r w:rsidR="008176EC">
        <w:rPr>
          <w:rFonts w:ascii="Arial" w:hAnsi="Arial" w:cs="Arial"/>
          <w:b/>
          <w:noProof/>
          <w:sz w:val="22"/>
        </w:rPr>
        <w:t>8</w:t>
      </w:r>
      <w:r w:rsidRPr="000B674F">
        <w:rPr>
          <w:rFonts w:ascii="Arial" w:hAnsi="Arial" w:cs="Arial"/>
          <w:b/>
          <w:sz w:val="22"/>
        </w:rPr>
        <w:fldChar w:fldCharType="end"/>
      </w:r>
      <w:r w:rsidRPr="00F00EDF">
        <w:rPr>
          <w:rFonts w:ascii="Arial" w:hAnsi="Arial" w:cs="Arial"/>
          <w:b/>
          <w:sz w:val="22"/>
        </w:rPr>
        <w:t xml:space="preserve">. Точки </w:t>
      </w:r>
      <w:proofErr w:type="spellStart"/>
      <w:r w:rsidRPr="00F00EDF">
        <w:rPr>
          <w:rFonts w:ascii="Arial" w:hAnsi="Arial" w:cs="Arial"/>
          <w:b/>
          <w:sz w:val="22"/>
        </w:rPr>
        <w:t>межпроцессной</w:t>
      </w:r>
      <w:proofErr w:type="spellEnd"/>
      <w:r w:rsidRPr="00F00EDF">
        <w:rPr>
          <w:rFonts w:ascii="Arial" w:hAnsi="Arial" w:cs="Arial"/>
          <w:b/>
          <w:sz w:val="22"/>
        </w:rPr>
        <w:t xml:space="preserve"> интеграции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41"/>
        <w:gridCol w:w="1225"/>
        <w:gridCol w:w="1663"/>
        <w:gridCol w:w="1347"/>
        <w:gridCol w:w="1360"/>
        <w:gridCol w:w="1567"/>
        <w:gridCol w:w="1673"/>
      </w:tblGrid>
      <w:tr w:rsidR="00FF0A85" w:rsidRPr="00F00EDF" w14:paraId="7A26029F" w14:textId="77777777" w:rsidTr="00320140">
        <w:trPr>
          <w:cantSplit/>
          <w:trHeight w:val="397"/>
          <w:tblHeader/>
        </w:trPr>
        <w:tc>
          <w:tcPr>
            <w:tcW w:w="659" w:type="pct"/>
            <w:shd w:val="clear" w:color="auto" w:fill="FFC000"/>
            <w:vAlign w:val="center"/>
          </w:tcPr>
          <w:p w14:paraId="61EF0FD5" w14:textId="77777777" w:rsidR="00FF0A85" w:rsidRPr="00F00EDF" w:rsidRDefault="00FF0A85" w:rsidP="00632245">
            <w:pPr>
              <w:rPr>
                <w:rFonts w:ascii="Arial" w:hAnsi="Arial" w:cs="Arial"/>
                <w:b/>
                <w:sz w:val="20"/>
              </w:rPr>
            </w:pPr>
            <w:r w:rsidRPr="00F00EDF">
              <w:rPr>
                <w:rFonts w:ascii="Arial" w:hAnsi="Arial" w:cs="Arial"/>
                <w:b/>
                <w:sz w:val="20"/>
                <w:szCs w:val="20"/>
              </w:rPr>
              <w:t>Код БП получателя</w:t>
            </w:r>
          </w:p>
        </w:tc>
        <w:tc>
          <w:tcPr>
            <w:tcW w:w="602" w:type="pct"/>
            <w:shd w:val="clear" w:color="auto" w:fill="FFC000"/>
            <w:vAlign w:val="center"/>
          </w:tcPr>
          <w:p w14:paraId="2B3F36B9" w14:textId="77777777" w:rsidR="00FF0A85" w:rsidRPr="00F00EDF" w:rsidRDefault="00FF0A85" w:rsidP="00632245">
            <w:pPr>
              <w:rPr>
                <w:rFonts w:ascii="Arial" w:hAnsi="Arial" w:cs="Arial"/>
                <w:b/>
                <w:sz w:val="20"/>
              </w:rPr>
            </w:pPr>
            <w:r w:rsidRPr="00F00EDF">
              <w:rPr>
                <w:rFonts w:ascii="Arial" w:hAnsi="Arial" w:cs="Arial"/>
                <w:b/>
                <w:sz w:val="20"/>
                <w:szCs w:val="20"/>
              </w:rPr>
              <w:t>Название БП получателя</w:t>
            </w:r>
          </w:p>
        </w:tc>
        <w:tc>
          <w:tcPr>
            <w:tcW w:w="817" w:type="pct"/>
            <w:shd w:val="clear" w:color="auto" w:fill="FFC000"/>
            <w:vAlign w:val="center"/>
          </w:tcPr>
          <w:p w14:paraId="3323109A" w14:textId="77777777" w:rsidR="00FF0A85" w:rsidRPr="00F00EDF" w:rsidRDefault="00FF0A85" w:rsidP="00632245">
            <w:pPr>
              <w:rPr>
                <w:rFonts w:ascii="Arial" w:hAnsi="Arial" w:cs="Arial"/>
                <w:b/>
                <w:sz w:val="20"/>
              </w:rPr>
            </w:pPr>
            <w:r w:rsidRPr="00F00EDF">
              <w:rPr>
                <w:rFonts w:ascii="Arial" w:hAnsi="Arial" w:cs="Arial"/>
                <w:b/>
                <w:sz w:val="20"/>
                <w:szCs w:val="20"/>
              </w:rPr>
              <w:t>Шаг БП получателя</w:t>
            </w:r>
          </w:p>
        </w:tc>
        <w:tc>
          <w:tcPr>
            <w:tcW w:w="662" w:type="pct"/>
            <w:shd w:val="clear" w:color="auto" w:fill="FFC000"/>
            <w:vAlign w:val="center"/>
          </w:tcPr>
          <w:p w14:paraId="6340C307" w14:textId="77777777" w:rsidR="00FF0A85" w:rsidRPr="00F00EDF" w:rsidRDefault="00FF0A85" w:rsidP="00632245">
            <w:pPr>
              <w:rPr>
                <w:rFonts w:ascii="Arial" w:hAnsi="Arial" w:cs="Arial"/>
                <w:b/>
                <w:sz w:val="20"/>
              </w:rPr>
            </w:pPr>
            <w:r w:rsidRPr="00F00EDF">
              <w:rPr>
                <w:rFonts w:ascii="Arial" w:hAnsi="Arial" w:cs="Arial"/>
                <w:b/>
                <w:sz w:val="20"/>
                <w:szCs w:val="20"/>
              </w:rPr>
              <w:t>Описание интеграционной точки</w:t>
            </w:r>
          </w:p>
        </w:tc>
        <w:tc>
          <w:tcPr>
            <w:tcW w:w="668" w:type="pct"/>
            <w:shd w:val="clear" w:color="auto" w:fill="FFC000"/>
            <w:vAlign w:val="center"/>
          </w:tcPr>
          <w:p w14:paraId="4686D0A3" w14:textId="77777777" w:rsidR="00FF0A85" w:rsidRPr="00F00EDF" w:rsidRDefault="00FF0A85" w:rsidP="00632245">
            <w:pPr>
              <w:rPr>
                <w:rFonts w:ascii="Arial" w:hAnsi="Arial" w:cs="Arial"/>
                <w:b/>
                <w:sz w:val="20"/>
              </w:rPr>
            </w:pPr>
            <w:r w:rsidRPr="00F00EDF">
              <w:rPr>
                <w:rFonts w:ascii="Arial" w:hAnsi="Arial" w:cs="Arial"/>
                <w:b/>
                <w:sz w:val="20"/>
                <w:szCs w:val="20"/>
              </w:rPr>
              <w:t>Код БП отправителя</w:t>
            </w:r>
          </w:p>
        </w:tc>
        <w:tc>
          <w:tcPr>
            <w:tcW w:w="770" w:type="pct"/>
            <w:shd w:val="clear" w:color="auto" w:fill="FFC000"/>
            <w:vAlign w:val="center"/>
          </w:tcPr>
          <w:p w14:paraId="3CFEE90A" w14:textId="77777777" w:rsidR="00FF0A85" w:rsidRPr="00F00EDF" w:rsidRDefault="00FF0A85" w:rsidP="00632245">
            <w:pPr>
              <w:rPr>
                <w:rFonts w:ascii="Arial" w:hAnsi="Arial" w:cs="Arial"/>
                <w:b/>
                <w:sz w:val="20"/>
              </w:rPr>
            </w:pPr>
            <w:r w:rsidRPr="00F00EDF">
              <w:rPr>
                <w:rFonts w:ascii="Arial" w:hAnsi="Arial" w:cs="Arial"/>
                <w:b/>
                <w:sz w:val="20"/>
                <w:szCs w:val="20"/>
              </w:rPr>
              <w:t>Название БП отправителя</w:t>
            </w:r>
          </w:p>
        </w:tc>
        <w:tc>
          <w:tcPr>
            <w:tcW w:w="822" w:type="pct"/>
            <w:shd w:val="clear" w:color="auto" w:fill="FFC000"/>
            <w:vAlign w:val="center"/>
          </w:tcPr>
          <w:p w14:paraId="1A3EE6B9" w14:textId="77777777" w:rsidR="00FF0A85" w:rsidRPr="00F00EDF" w:rsidRDefault="00FF0A85" w:rsidP="00632245">
            <w:pPr>
              <w:rPr>
                <w:rFonts w:ascii="Arial" w:hAnsi="Arial" w:cs="Arial"/>
                <w:b/>
                <w:sz w:val="20"/>
              </w:rPr>
            </w:pPr>
            <w:r w:rsidRPr="00F00EDF">
              <w:rPr>
                <w:rFonts w:ascii="Arial" w:hAnsi="Arial" w:cs="Arial"/>
                <w:b/>
                <w:sz w:val="20"/>
                <w:szCs w:val="20"/>
              </w:rPr>
              <w:t>Шаг БП отправителя</w:t>
            </w:r>
          </w:p>
        </w:tc>
      </w:tr>
      <w:tr w:rsidR="00FF0A85" w:rsidRPr="00F00EDF" w14:paraId="39BF3B0E" w14:textId="77777777" w:rsidTr="00320140">
        <w:trPr>
          <w:cantSplit/>
        </w:trPr>
        <w:tc>
          <w:tcPr>
            <w:tcW w:w="659" w:type="pct"/>
          </w:tcPr>
          <w:p w14:paraId="1F3F8F8A" w14:textId="77777777" w:rsidR="00FF0A85" w:rsidRPr="00F00EDF" w:rsidRDefault="00FF0A85">
            <w:pPr>
              <w:rPr>
                <w:rFonts w:ascii="Arial" w:hAnsi="Arial" w:cs="Arial"/>
                <w:sz w:val="20"/>
                <w:szCs w:val="20"/>
              </w:rPr>
            </w:pPr>
            <w:r w:rsidRPr="00F00EDF">
              <w:rPr>
                <w:rFonts w:ascii="Arial" w:hAnsi="Arial" w:cs="Arial"/>
                <w:sz w:val="20"/>
                <w:szCs w:val="20"/>
              </w:rPr>
              <w:t xml:space="preserve">ПП-07.05.03-ERP </w:t>
            </w:r>
          </w:p>
        </w:tc>
        <w:tc>
          <w:tcPr>
            <w:tcW w:w="602" w:type="pct"/>
            <w:shd w:val="clear" w:color="auto" w:fill="auto"/>
          </w:tcPr>
          <w:p w14:paraId="64726BAF" w14:textId="1637EB4B"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17" w:type="pct"/>
            <w:shd w:val="clear" w:color="auto" w:fill="auto"/>
          </w:tcPr>
          <w:p w14:paraId="149A0E84" w14:textId="3836976F"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c>
          <w:tcPr>
            <w:tcW w:w="662" w:type="pct"/>
            <w:shd w:val="clear" w:color="auto" w:fill="auto"/>
          </w:tcPr>
          <w:p w14:paraId="752B8DAE" w14:textId="77777777" w:rsidR="00FF0A85" w:rsidRPr="00F00EDF" w:rsidRDefault="00FF0A85" w:rsidP="00632245">
            <w:pPr>
              <w:rPr>
                <w:rFonts w:ascii="Arial" w:hAnsi="Arial" w:cs="Arial"/>
                <w:sz w:val="20"/>
                <w:szCs w:val="20"/>
              </w:rPr>
            </w:pPr>
            <w:r w:rsidRPr="00F00EDF">
              <w:rPr>
                <w:rFonts w:ascii="Arial" w:hAnsi="Arial" w:cs="Arial"/>
                <w:sz w:val="20"/>
                <w:szCs w:val="20"/>
              </w:rPr>
              <w:t>Заказы ТОРО, статус «УТВГ»</w:t>
            </w:r>
          </w:p>
        </w:tc>
        <w:tc>
          <w:tcPr>
            <w:tcW w:w="668" w:type="pct"/>
            <w:shd w:val="clear" w:color="auto" w:fill="auto"/>
          </w:tcPr>
          <w:p w14:paraId="22E7411A"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ПП-07.02.03.01-ERP </w:t>
            </w:r>
          </w:p>
        </w:tc>
        <w:tc>
          <w:tcPr>
            <w:tcW w:w="770" w:type="pct"/>
            <w:shd w:val="clear" w:color="auto" w:fill="auto"/>
          </w:tcPr>
          <w:p w14:paraId="1CB943B6" w14:textId="77777777" w:rsidR="00FF0A85" w:rsidRPr="00F00EDF" w:rsidRDefault="00FF0A85" w:rsidP="00632245">
            <w:pPr>
              <w:rPr>
                <w:rFonts w:ascii="Arial" w:hAnsi="Arial" w:cs="Arial"/>
                <w:sz w:val="20"/>
                <w:szCs w:val="20"/>
              </w:rPr>
            </w:pPr>
            <w:r w:rsidRPr="00F00EDF">
              <w:rPr>
                <w:rFonts w:ascii="Arial" w:hAnsi="Arial" w:cs="Arial"/>
                <w:sz w:val="20"/>
                <w:szCs w:val="20"/>
              </w:rPr>
              <w:t>Годовое  планирование воздействий на производственные активы</w:t>
            </w:r>
          </w:p>
        </w:tc>
        <w:tc>
          <w:tcPr>
            <w:tcW w:w="822" w:type="pct"/>
            <w:shd w:val="clear" w:color="auto" w:fill="auto"/>
          </w:tcPr>
          <w:p w14:paraId="0A67589D" w14:textId="77777777" w:rsidR="00FF0A85" w:rsidRPr="00F00EDF" w:rsidRDefault="00FF0A85" w:rsidP="00632245">
            <w:pPr>
              <w:rPr>
                <w:rFonts w:ascii="Arial" w:hAnsi="Arial" w:cs="Arial"/>
                <w:sz w:val="20"/>
                <w:szCs w:val="20"/>
              </w:rPr>
            </w:pPr>
            <w:r w:rsidRPr="00F00EDF">
              <w:rPr>
                <w:rFonts w:ascii="Arial" w:hAnsi="Arial" w:cs="Arial"/>
                <w:sz w:val="20"/>
                <w:szCs w:val="20"/>
              </w:rPr>
              <w:t>400 – Отражение статуса «Утвержден в годовой программе воздействий»</w:t>
            </w:r>
          </w:p>
        </w:tc>
      </w:tr>
      <w:tr w:rsidR="00FF0A85" w:rsidRPr="00F00EDF" w14:paraId="225F1718" w14:textId="77777777" w:rsidTr="00320140">
        <w:trPr>
          <w:cantSplit/>
        </w:trPr>
        <w:tc>
          <w:tcPr>
            <w:tcW w:w="659" w:type="pct"/>
          </w:tcPr>
          <w:p w14:paraId="78494E84" w14:textId="77777777" w:rsidR="00FF0A85" w:rsidRPr="00F00EDF" w:rsidRDefault="00FF0A85">
            <w:pPr>
              <w:rPr>
                <w:rFonts w:ascii="Arial" w:hAnsi="Arial" w:cs="Arial"/>
                <w:sz w:val="20"/>
                <w:szCs w:val="20"/>
              </w:rPr>
            </w:pPr>
            <w:r w:rsidRPr="00F00EDF">
              <w:rPr>
                <w:rFonts w:ascii="Arial" w:hAnsi="Arial" w:cs="Arial"/>
                <w:sz w:val="20"/>
                <w:szCs w:val="20"/>
              </w:rPr>
              <w:t>ПП-07.05.03-ERP</w:t>
            </w:r>
          </w:p>
        </w:tc>
        <w:tc>
          <w:tcPr>
            <w:tcW w:w="602" w:type="pct"/>
            <w:shd w:val="clear" w:color="auto" w:fill="auto"/>
          </w:tcPr>
          <w:p w14:paraId="2F561444" w14:textId="2F5F9A95"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17" w:type="pct"/>
            <w:shd w:val="clear" w:color="auto" w:fill="auto"/>
          </w:tcPr>
          <w:p w14:paraId="1454475A" w14:textId="215C58F7"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c>
          <w:tcPr>
            <w:tcW w:w="662" w:type="pct"/>
            <w:shd w:val="clear" w:color="auto" w:fill="auto"/>
          </w:tcPr>
          <w:p w14:paraId="00420896" w14:textId="77777777" w:rsidR="00FF0A85" w:rsidRPr="00F00EDF" w:rsidRDefault="00FF0A85" w:rsidP="00632245">
            <w:pPr>
              <w:rPr>
                <w:rFonts w:ascii="Arial" w:hAnsi="Arial" w:cs="Arial"/>
                <w:sz w:val="20"/>
                <w:szCs w:val="20"/>
              </w:rPr>
            </w:pPr>
            <w:r w:rsidRPr="00F00EDF">
              <w:rPr>
                <w:rFonts w:ascii="Arial" w:hAnsi="Arial" w:cs="Arial"/>
                <w:sz w:val="20"/>
                <w:szCs w:val="20"/>
              </w:rPr>
              <w:t>Сводный перечень МТР с категориями запасов, статус «Согласован УК»</w:t>
            </w:r>
          </w:p>
        </w:tc>
        <w:tc>
          <w:tcPr>
            <w:tcW w:w="668" w:type="pct"/>
            <w:shd w:val="clear" w:color="auto" w:fill="auto"/>
          </w:tcPr>
          <w:p w14:paraId="00502183" w14:textId="77777777" w:rsidR="00FF0A85" w:rsidRPr="00F00EDF" w:rsidRDefault="00FF0A85" w:rsidP="00632245">
            <w:pPr>
              <w:rPr>
                <w:rFonts w:ascii="Arial" w:hAnsi="Arial" w:cs="Arial"/>
                <w:sz w:val="20"/>
                <w:szCs w:val="20"/>
              </w:rPr>
            </w:pPr>
            <w:r w:rsidRPr="00F00EDF">
              <w:rPr>
                <w:rFonts w:ascii="Arial" w:hAnsi="Arial" w:cs="Arial"/>
                <w:sz w:val="20"/>
                <w:szCs w:val="20"/>
              </w:rPr>
              <w:t>ПП-07.05.02-ERP</w:t>
            </w:r>
          </w:p>
        </w:tc>
        <w:tc>
          <w:tcPr>
            <w:tcW w:w="770" w:type="pct"/>
            <w:shd w:val="clear" w:color="auto" w:fill="auto"/>
          </w:tcPr>
          <w:p w14:paraId="1D2248DA" w14:textId="6ECDB4D3"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Формирование перечня МТР для отнесения к определенной категории запасов </w:t>
            </w:r>
            <w:r w:rsidR="009842EF" w:rsidRPr="00F00EDF">
              <w:rPr>
                <w:rFonts w:ascii="Arial" w:hAnsi="Arial" w:cs="Arial"/>
                <w:sz w:val="20"/>
                <w:szCs w:val="20"/>
              </w:rPr>
              <w:t>–</w:t>
            </w:r>
            <w:r w:rsidRPr="00F00EDF">
              <w:rPr>
                <w:rFonts w:ascii="Arial" w:hAnsi="Arial" w:cs="Arial"/>
                <w:sz w:val="20"/>
                <w:szCs w:val="20"/>
              </w:rPr>
              <w:t xml:space="preserve"> РПМ, АТЗ, ЗИП</w:t>
            </w:r>
          </w:p>
        </w:tc>
        <w:tc>
          <w:tcPr>
            <w:tcW w:w="822" w:type="pct"/>
            <w:shd w:val="clear" w:color="auto" w:fill="auto"/>
          </w:tcPr>
          <w:p w14:paraId="4751A621" w14:textId="77777777" w:rsidR="00FF0A85" w:rsidRPr="00F00EDF" w:rsidRDefault="00FF0A85" w:rsidP="00632245">
            <w:pPr>
              <w:rPr>
                <w:rFonts w:ascii="Arial" w:hAnsi="Arial" w:cs="Arial"/>
                <w:sz w:val="20"/>
                <w:szCs w:val="20"/>
              </w:rPr>
            </w:pPr>
            <w:r w:rsidRPr="00F00EDF">
              <w:rPr>
                <w:rFonts w:ascii="Arial" w:hAnsi="Arial" w:cs="Arial"/>
                <w:sz w:val="20"/>
                <w:szCs w:val="20"/>
              </w:rPr>
              <w:t>07.06.02.90 – Согласование сводного перечня МТР с категориями запасов</w:t>
            </w:r>
          </w:p>
        </w:tc>
      </w:tr>
      <w:tr w:rsidR="00FF0A85" w:rsidRPr="00F00EDF" w14:paraId="26B1DF80" w14:textId="77777777" w:rsidTr="00320140">
        <w:trPr>
          <w:cantSplit/>
        </w:trPr>
        <w:tc>
          <w:tcPr>
            <w:tcW w:w="659" w:type="pct"/>
          </w:tcPr>
          <w:p w14:paraId="3505C072" w14:textId="77777777" w:rsidR="00FF0A85" w:rsidRPr="00F00EDF" w:rsidRDefault="00FF0A85">
            <w:pPr>
              <w:rPr>
                <w:rFonts w:ascii="Arial" w:hAnsi="Arial" w:cs="Arial"/>
                <w:sz w:val="20"/>
                <w:szCs w:val="20"/>
              </w:rPr>
            </w:pPr>
            <w:r w:rsidRPr="00F00EDF">
              <w:rPr>
                <w:rFonts w:ascii="Arial" w:hAnsi="Arial" w:cs="Arial"/>
                <w:sz w:val="20"/>
                <w:szCs w:val="20"/>
              </w:rPr>
              <w:t>ПП-07.05.03-ERP</w:t>
            </w:r>
          </w:p>
        </w:tc>
        <w:tc>
          <w:tcPr>
            <w:tcW w:w="602" w:type="pct"/>
            <w:shd w:val="clear" w:color="auto" w:fill="auto"/>
          </w:tcPr>
          <w:p w14:paraId="38B4AF41" w14:textId="3D452A56"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17" w:type="pct"/>
            <w:shd w:val="clear" w:color="auto" w:fill="auto"/>
          </w:tcPr>
          <w:p w14:paraId="06B4224A" w14:textId="649EEC39"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c>
          <w:tcPr>
            <w:tcW w:w="662" w:type="pct"/>
            <w:shd w:val="clear" w:color="auto" w:fill="auto"/>
          </w:tcPr>
          <w:p w14:paraId="479423E9" w14:textId="77777777" w:rsidR="00FF0A85" w:rsidRPr="00F00EDF" w:rsidRDefault="00FF0A85" w:rsidP="00632245">
            <w:pPr>
              <w:rPr>
                <w:rFonts w:ascii="Arial" w:hAnsi="Arial" w:cs="Arial"/>
                <w:sz w:val="20"/>
                <w:szCs w:val="20"/>
              </w:rPr>
            </w:pPr>
            <w:r w:rsidRPr="00F00EDF">
              <w:rPr>
                <w:rFonts w:ascii="Arial" w:hAnsi="Arial" w:cs="Arial"/>
                <w:sz w:val="20"/>
                <w:szCs w:val="20"/>
              </w:rPr>
              <w:t>Документ материала</w:t>
            </w:r>
          </w:p>
        </w:tc>
        <w:tc>
          <w:tcPr>
            <w:tcW w:w="668" w:type="pct"/>
            <w:shd w:val="clear" w:color="auto" w:fill="auto"/>
          </w:tcPr>
          <w:p w14:paraId="19326FDF" w14:textId="77777777" w:rsidR="00FF0A85" w:rsidRPr="00F00EDF" w:rsidRDefault="00FF0A85" w:rsidP="00632245">
            <w:pPr>
              <w:rPr>
                <w:rFonts w:ascii="Arial" w:hAnsi="Arial" w:cs="Arial"/>
                <w:sz w:val="20"/>
                <w:szCs w:val="20"/>
              </w:rPr>
            </w:pPr>
            <w:r w:rsidRPr="00F00EDF">
              <w:rPr>
                <w:rFonts w:ascii="Arial" w:hAnsi="Arial" w:cs="Arial"/>
                <w:sz w:val="20"/>
                <w:szCs w:val="20"/>
              </w:rPr>
              <w:t>ПП-10.07.03.01-ERP</w:t>
            </w:r>
          </w:p>
        </w:tc>
        <w:tc>
          <w:tcPr>
            <w:tcW w:w="770" w:type="pct"/>
            <w:shd w:val="clear" w:color="auto" w:fill="auto"/>
          </w:tcPr>
          <w:p w14:paraId="3EFA89C4" w14:textId="77777777" w:rsidR="00FF0A85" w:rsidRPr="00F00EDF" w:rsidRDefault="00FF0A85" w:rsidP="00632245">
            <w:pPr>
              <w:rPr>
                <w:rFonts w:ascii="Arial" w:hAnsi="Arial" w:cs="Arial"/>
                <w:sz w:val="20"/>
                <w:szCs w:val="20"/>
              </w:rPr>
            </w:pPr>
            <w:r w:rsidRPr="00F00EDF">
              <w:rPr>
                <w:rFonts w:ascii="Arial" w:hAnsi="Arial" w:cs="Arial"/>
                <w:sz w:val="20"/>
                <w:szCs w:val="20"/>
              </w:rPr>
              <w:t>Приемка и размещение МТР на складе</w:t>
            </w:r>
          </w:p>
        </w:tc>
        <w:tc>
          <w:tcPr>
            <w:tcW w:w="822" w:type="pct"/>
            <w:shd w:val="clear" w:color="auto" w:fill="auto"/>
          </w:tcPr>
          <w:p w14:paraId="2C83F02F"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40 Регистрация поступления МТР на </w:t>
            </w:r>
            <w:proofErr w:type="spellStart"/>
            <w:proofErr w:type="gramStart"/>
            <w:r w:rsidRPr="00F00EDF">
              <w:rPr>
                <w:rFonts w:ascii="Arial" w:hAnsi="Arial" w:cs="Arial"/>
                <w:sz w:val="20"/>
                <w:szCs w:val="20"/>
              </w:rPr>
              <w:t>ответ.хранение</w:t>
            </w:r>
            <w:proofErr w:type="spellEnd"/>
            <w:proofErr w:type="gramEnd"/>
            <w:r w:rsidRPr="00F00EDF">
              <w:rPr>
                <w:rFonts w:ascii="Arial" w:hAnsi="Arial" w:cs="Arial"/>
                <w:sz w:val="20"/>
                <w:szCs w:val="20"/>
              </w:rPr>
              <w:t xml:space="preserve"> от внешнего контрагента</w:t>
            </w:r>
          </w:p>
          <w:p w14:paraId="5CA1F597" w14:textId="77777777" w:rsidR="00FF0A85" w:rsidRPr="00F00EDF" w:rsidRDefault="00FF0A85" w:rsidP="00632245">
            <w:pPr>
              <w:rPr>
                <w:rFonts w:ascii="Arial" w:hAnsi="Arial" w:cs="Arial"/>
                <w:sz w:val="20"/>
                <w:szCs w:val="20"/>
              </w:rPr>
            </w:pPr>
            <w:r w:rsidRPr="00F00EDF">
              <w:rPr>
                <w:rFonts w:ascii="Arial" w:hAnsi="Arial" w:cs="Arial"/>
                <w:sz w:val="20"/>
                <w:szCs w:val="20"/>
              </w:rPr>
              <w:t>60 Регистрация поступления на склад по входящей поставке</w:t>
            </w:r>
          </w:p>
          <w:p w14:paraId="4C579CBD" w14:textId="77777777" w:rsidR="00FF0A85" w:rsidRPr="00F00EDF" w:rsidRDefault="00FF0A85" w:rsidP="00632245">
            <w:pPr>
              <w:rPr>
                <w:rFonts w:ascii="Arial" w:hAnsi="Arial" w:cs="Arial"/>
                <w:sz w:val="20"/>
                <w:szCs w:val="20"/>
              </w:rPr>
            </w:pPr>
            <w:r w:rsidRPr="00F00EDF">
              <w:rPr>
                <w:rFonts w:ascii="Arial" w:hAnsi="Arial" w:cs="Arial"/>
                <w:sz w:val="20"/>
                <w:szCs w:val="20"/>
              </w:rPr>
              <w:t>70 Регистрация поступления при перемещении на цеховой склад</w:t>
            </w:r>
          </w:p>
          <w:p w14:paraId="5824D44D" w14:textId="77777777" w:rsidR="00FF0A85" w:rsidRPr="00F00EDF" w:rsidRDefault="00FF0A85" w:rsidP="00632245">
            <w:pPr>
              <w:rPr>
                <w:rFonts w:ascii="Arial" w:hAnsi="Arial" w:cs="Arial"/>
                <w:sz w:val="20"/>
                <w:szCs w:val="20"/>
              </w:rPr>
            </w:pPr>
            <w:r w:rsidRPr="00F00EDF">
              <w:rPr>
                <w:rFonts w:ascii="Arial" w:hAnsi="Arial" w:cs="Arial"/>
                <w:sz w:val="20"/>
                <w:szCs w:val="20"/>
              </w:rPr>
              <w:t>80 Регистрация прочего поступления на склад</w:t>
            </w:r>
          </w:p>
          <w:p w14:paraId="17F17F6B" w14:textId="77777777" w:rsidR="00FF0A85" w:rsidRPr="00F00EDF" w:rsidRDefault="00FF0A85" w:rsidP="00632245">
            <w:pPr>
              <w:rPr>
                <w:rFonts w:ascii="Arial" w:hAnsi="Arial" w:cs="Arial"/>
                <w:sz w:val="20"/>
                <w:szCs w:val="20"/>
              </w:rPr>
            </w:pPr>
            <w:r w:rsidRPr="00F00EDF">
              <w:rPr>
                <w:rFonts w:ascii="Arial" w:hAnsi="Arial" w:cs="Arial"/>
                <w:sz w:val="20"/>
                <w:szCs w:val="20"/>
              </w:rPr>
              <w:t>85 Регистрация поступления на склад по заказу на поставку</w:t>
            </w:r>
          </w:p>
        </w:tc>
      </w:tr>
      <w:tr w:rsidR="00FF0A85" w:rsidRPr="00F00EDF" w14:paraId="76061EFD" w14:textId="77777777" w:rsidTr="00320140">
        <w:trPr>
          <w:cantSplit/>
        </w:trPr>
        <w:tc>
          <w:tcPr>
            <w:tcW w:w="659" w:type="pct"/>
          </w:tcPr>
          <w:p w14:paraId="10D7EAC0" w14:textId="77777777" w:rsidR="00FF0A85" w:rsidRPr="00F00EDF" w:rsidRDefault="00FF0A85">
            <w:pPr>
              <w:rPr>
                <w:rFonts w:ascii="Arial" w:hAnsi="Arial" w:cs="Arial"/>
                <w:sz w:val="20"/>
                <w:szCs w:val="20"/>
              </w:rPr>
            </w:pPr>
            <w:r w:rsidRPr="00F00EDF">
              <w:rPr>
                <w:rFonts w:ascii="Arial" w:hAnsi="Arial" w:cs="Arial"/>
                <w:sz w:val="20"/>
                <w:szCs w:val="20"/>
              </w:rPr>
              <w:t>ПП-07.05.03-ERP</w:t>
            </w:r>
          </w:p>
        </w:tc>
        <w:tc>
          <w:tcPr>
            <w:tcW w:w="602" w:type="pct"/>
            <w:shd w:val="clear" w:color="auto" w:fill="auto"/>
          </w:tcPr>
          <w:p w14:paraId="46557289" w14:textId="5A81961B"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17" w:type="pct"/>
            <w:shd w:val="clear" w:color="auto" w:fill="auto"/>
          </w:tcPr>
          <w:p w14:paraId="5717C0BE" w14:textId="3FD9445D"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c>
          <w:tcPr>
            <w:tcW w:w="662" w:type="pct"/>
            <w:shd w:val="clear" w:color="auto" w:fill="auto"/>
          </w:tcPr>
          <w:p w14:paraId="454A2419" w14:textId="77777777" w:rsidR="00FF0A85" w:rsidRPr="00F00EDF" w:rsidRDefault="00FF0A85" w:rsidP="00632245">
            <w:pPr>
              <w:rPr>
                <w:rFonts w:ascii="Arial" w:hAnsi="Arial" w:cs="Arial"/>
                <w:sz w:val="20"/>
                <w:szCs w:val="20"/>
              </w:rPr>
            </w:pPr>
            <w:r w:rsidRPr="00F00EDF">
              <w:rPr>
                <w:rFonts w:ascii="Arial" w:hAnsi="Arial" w:cs="Arial"/>
                <w:sz w:val="20"/>
                <w:szCs w:val="20"/>
              </w:rPr>
              <w:t>Заказ ТОРО, статус «УТВН»</w:t>
            </w:r>
          </w:p>
        </w:tc>
        <w:tc>
          <w:tcPr>
            <w:tcW w:w="668" w:type="pct"/>
            <w:shd w:val="clear" w:color="auto" w:fill="auto"/>
          </w:tcPr>
          <w:p w14:paraId="48579C36" w14:textId="77777777" w:rsidR="00FF0A85" w:rsidRPr="00F00EDF" w:rsidRDefault="00FF0A85" w:rsidP="00632245">
            <w:pPr>
              <w:rPr>
                <w:rFonts w:ascii="Arial" w:hAnsi="Arial" w:cs="Arial"/>
                <w:sz w:val="20"/>
                <w:szCs w:val="20"/>
              </w:rPr>
            </w:pPr>
            <w:r w:rsidRPr="00F00EDF">
              <w:rPr>
                <w:rFonts w:ascii="Arial" w:hAnsi="Arial" w:cs="Arial"/>
                <w:sz w:val="20"/>
                <w:szCs w:val="20"/>
              </w:rPr>
              <w:t>ПП-07.03.02-ERP</w:t>
            </w:r>
          </w:p>
        </w:tc>
        <w:tc>
          <w:tcPr>
            <w:tcW w:w="770" w:type="pct"/>
            <w:shd w:val="clear" w:color="auto" w:fill="auto"/>
          </w:tcPr>
          <w:p w14:paraId="6410A83E" w14:textId="77777777" w:rsidR="00FF0A85" w:rsidRPr="00F00EDF" w:rsidRDefault="00FF0A85" w:rsidP="00632245">
            <w:pPr>
              <w:rPr>
                <w:rFonts w:ascii="Arial" w:hAnsi="Arial" w:cs="Arial"/>
                <w:sz w:val="20"/>
                <w:szCs w:val="20"/>
              </w:rPr>
            </w:pPr>
            <w:r w:rsidRPr="00F00EDF">
              <w:rPr>
                <w:rFonts w:ascii="Arial" w:hAnsi="Arial" w:cs="Arial"/>
                <w:sz w:val="20"/>
                <w:szCs w:val="20"/>
              </w:rPr>
              <w:t>Недельно-суточное планирование воздействий на производственные активы</w:t>
            </w:r>
          </w:p>
        </w:tc>
        <w:tc>
          <w:tcPr>
            <w:tcW w:w="822" w:type="pct"/>
            <w:shd w:val="clear" w:color="auto" w:fill="auto"/>
          </w:tcPr>
          <w:p w14:paraId="6E13508D" w14:textId="77777777" w:rsidR="00FF0A85" w:rsidRPr="00F00EDF" w:rsidRDefault="00FF0A85" w:rsidP="00632245">
            <w:pPr>
              <w:rPr>
                <w:rFonts w:ascii="Arial" w:hAnsi="Arial" w:cs="Arial"/>
                <w:sz w:val="20"/>
                <w:szCs w:val="20"/>
              </w:rPr>
            </w:pPr>
            <w:r w:rsidRPr="00F00EDF">
              <w:rPr>
                <w:rFonts w:ascii="Arial" w:hAnsi="Arial" w:cs="Arial"/>
                <w:sz w:val="20"/>
                <w:szCs w:val="20"/>
              </w:rPr>
              <w:t>170 – Утверждение недельного план-графика на уровне предприятия</w:t>
            </w:r>
          </w:p>
        </w:tc>
      </w:tr>
      <w:tr w:rsidR="00FF0A85" w:rsidRPr="00F00EDF" w14:paraId="20686CCA" w14:textId="77777777" w:rsidTr="00320140">
        <w:trPr>
          <w:cantSplit/>
        </w:trPr>
        <w:tc>
          <w:tcPr>
            <w:tcW w:w="659" w:type="pct"/>
          </w:tcPr>
          <w:p w14:paraId="63DFD428" w14:textId="77777777" w:rsidR="00FF0A85" w:rsidRPr="00F00EDF" w:rsidRDefault="00FF0A85">
            <w:pPr>
              <w:rPr>
                <w:rFonts w:ascii="Arial" w:hAnsi="Arial" w:cs="Arial"/>
                <w:sz w:val="20"/>
                <w:szCs w:val="20"/>
              </w:rPr>
            </w:pPr>
            <w:r w:rsidRPr="00F00EDF">
              <w:rPr>
                <w:rFonts w:ascii="Arial" w:hAnsi="Arial" w:cs="Arial"/>
                <w:sz w:val="20"/>
                <w:szCs w:val="20"/>
              </w:rPr>
              <w:t>ПП-07.05.03-ERP</w:t>
            </w:r>
          </w:p>
        </w:tc>
        <w:tc>
          <w:tcPr>
            <w:tcW w:w="602" w:type="pct"/>
            <w:shd w:val="clear" w:color="auto" w:fill="auto"/>
          </w:tcPr>
          <w:p w14:paraId="1CDAF34D" w14:textId="2CFA3970"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17" w:type="pct"/>
            <w:shd w:val="clear" w:color="auto" w:fill="auto"/>
          </w:tcPr>
          <w:p w14:paraId="16B4929D" w14:textId="0D206EB8" w:rsidR="00FF0A85" w:rsidRPr="00F00EDF" w:rsidRDefault="00FF0A85" w:rsidP="00632245">
            <w:pPr>
              <w:rPr>
                <w:rFonts w:ascii="Arial" w:hAnsi="Arial" w:cs="Arial"/>
                <w:sz w:val="20"/>
                <w:szCs w:val="20"/>
              </w:rPr>
            </w:pPr>
            <w:r w:rsidRPr="00F00EDF">
              <w:rPr>
                <w:rFonts w:ascii="Arial" w:hAnsi="Arial" w:cs="Arial"/>
                <w:sz w:val="20"/>
                <w:szCs w:val="20"/>
              </w:rPr>
              <w:t xml:space="preserve">70 </w:t>
            </w:r>
            <w:r w:rsidR="009842EF" w:rsidRPr="00F00EDF">
              <w:rPr>
                <w:rFonts w:ascii="Arial" w:hAnsi="Arial" w:cs="Arial"/>
                <w:sz w:val="20"/>
                <w:szCs w:val="20"/>
              </w:rPr>
              <w:t>–</w:t>
            </w:r>
            <w:r w:rsidRPr="00F00EDF">
              <w:rPr>
                <w:rFonts w:ascii="Arial" w:hAnsi="Arial" w:cs="Arial"/>
                <w:sz w:val="20"/>
                <w:szCs w:val="20"/>
              </w:rPr>
              <w:t xml:space="preserve"> Проверка на необходимость создания ОС</w:t>
            </w:r>
          </w:p>
        </w:tc>
        <w:tc>
          <w:tcPr>
            <w:tcW w:w="662" w:type="pct"/>
            <w:shd w:val="clear" w:color="auto" w:fill="auto"/>
          </w:tcPr>
          <w:p w14:paraId="28694902"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Единица оборудования </w:t>
            </w:r>
          </w:p>
        </w:tc>
        <w:tc>
          <w:tcPr>
            <w:tcW w:w="668" w:type="pct"/>
            <w:shd w:val="clear" w:color="auto" w:fill="auto"/>
          </w:tcPr>
          <w:p w14:paraId="6A229F80" w14:textId="5AA4B670" w:rsidR="00FF0A85" w:rsidRPr="00F00EDF" w:rsidRDefault="00300491" w:rsidP="00632245">
            <w:pPr>
              <w:rPr>
                <w:rFonts w:ascii="Arial" w:hAnsi="Arial" w:cs="Arial"/>
                <w:sz w:val="20"/>
                <w:szCs w:val="20"/>
              </w:rPr>
            </w:pPr>
            <w:r w:rsidRPr="00F00EDF">
              <w:rPr>
                <w:rFonts w:ascii="Arial" w:hAnsi="Arial" w:cs="Arial"/>
                <w:sz w:val="20"/>
                <w:szCs w:val="20"/>
              </w:rPr>
              <w:t xml:space="preserve">ПП-07.01.02.05-ERP </w:t>
            </w:r>
          </w:p>
        </w:tc>
        <w:tc>
          <w:tcPr>
            <w:tcW w:w="770" w:type="pct"/>
            <w:shd w:val="clear" w:color="auto" w:fill="auto"/>
          </w:tcPr>
          <w:p w14:paraId="4D4DE02B" w14:textId="7482575F" w:rsidR="00FF0A85" w:rsidRPr="00F00EDF" w:rsidRDefault="00300491" w:rsidP="00632245">
            <w:pPr>
              <w:rPr>
                <w:rFonts w:ascii="Arial" w:hAnsi="Arial" w:cs="Arial"/>
                <w:sz w:val="20"/>
                <w:szCs w:val="20"/>
              </w:rPr>
            </w:pPr>
            <w:r w:rsidRPr="00F00EDF">
              <w:rPr>
                <w:rFonts w:ascii="Arial" w:hAnsi="Arial" w:cs="Arial"/>
                <w:sz w:val="20"/>
                <w:szCs w:val="20"/>
              </w:rPr>
              <w:t xml:space="preserve">Ведение НСИ </w:t>
            </w:r>
            <w:r w:rsidR="00A023C8" w:rsidRPr="00F00EDF">
              <w:rPr>
                <w:rFonts w:ascii="Arial" w:hAnsi="Arial" w:cs="Arial"/>
                <w:sz w:val="20"/>
                <w:szCs w:val="20"/>
              </w:rPr>
              <w:t>ТОиР</w:t>
            </w:r>
          </w:p>
        </w:tc>
        <w:tc>
          <w:tcPr>
            <w:tcW w:w="822" w:type="pct"/>
            <w:shd w:val="clear" w:color="auto" w:fill="auto"/>
          </w:tcPr>
          <w:p w14:paraId="3F9DB653" w14:textId="08DE2E19" w:rsidR="00FF0A85" w:rsidRPr="00F00EDF" w:rsidRDefault="00FF0A85" w:rsidP="00632245">
            <w:pPr>
              <w:rPr>
                <w:rFonts w:ascii="Arial" w:hAnsi="Arial" w:cs="Arial"/>
                <w:sz w:val="20"/>
                <w:szCs w:val="20"/>
              </w:rPr>
            </w:pPr>
          </w:p>
        </w:tc>
      </w:tr>
      <w:tr w:rsidR="00320140" w:rsidRPr="00F00EDF" w14:paraId="6B463E6E" w14:textId="77777777" w:rsidTr="00320140">
        <w:trPr>
          <w:cantSplit/>
        </w:trPr>
        <w:tc>
          <w:tcPr>
            <w:tcW w:w="659" w:type="pct"/>
          </w:tcPr>
          <w:p w14:paraId="612244AB" w14:textId="77777777" w:rsidR="00320140" w:rsidRPr="00F00EDF" w:rsidRDefault="00320140">
            <w:pPr>
              <w:rPr>
                <w:rFonts w:ascii="Arial" w:hAnsi="Arial" w:cs="Arial"/>
                <w:sz w:val="20"/>
                <w:szCs w:val="20"/>
              </w:rPr>
            </w:pPr>
            <w:r w:rsidRPr="00F00EDF">
              <w:rPr>
                <w:rFonts w:ascii="Arial" w:hAnsi="Arial" w:cs="Arial"/>
                <w:sz w:val="20"/>
                <w:szCs w:val="20"/>
              </w:rPr>
              <w:lastRenderedPageBreak/>
              <w:t>ПП-07.05.03-ERP</w:t>
            </w:r>
          </w:p>
        </w:tc>
        <w:tc>
          <w:tcPr>
            <w:tcW w:w="602" w:type="pct"/>
            <w:shd w:val="clear" w:color="auto" w:fill="auto"/>
          </w:tcPr>
          <w:p w14:paraId="7AB1324D" w14:textId="6DE44E91"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17" w:type="pct"/>
            <w:shd w:val="clear" w:color="auto" w:fill="auto"/>
          </w:tcPr>
          <w:p w14:paraId="7AE3C089" w14:textId="77777777" w:rsidR="00320140" w:rsidRPr="00F00EDF" w:rsidRDefault="00320140" w:rsidP="00632245">
            <w:pPr>
              <w:rPr>
                <w:rFonts w:ascii="Arial" w:hAnsi="Arial" w:cs="Arial"/>
                <w:sz w:val="20"/>
                <w:szCs w:val="20"/>
              </w:rPr>
            </w:pPr>
            <w:r w:rsidRPr="00F00EDF">
              <w:rPr>
                <w:rFonts w:ascii="Arial" w:hAnsi="Arial" w:cs="Arial"/>
                <w:sz w:val="20"/>
                <w:szCs w:val="20"/>
              </w:rPr>
              <w:t>90 – Выполнение операции монтажа/ демонтажа в системе</w:t>
            </w:r>
          </w:p>
        </w:tc>
        <w:tc>
          <w:tcPr>
            <w:tcW w:w="662" w:type="pct"/>
            <w:shd w:val="clear" w:color="auto" w:fill="auto"/>
          </w:tcPr>
          <w:p w14:paraId="0E5E3EAF" w14:textId="77777777" w:rsidR="00320140" w:rsidRPr="00F00EDF" w:rsidRDefault="00320140" w:rsidP="00632245">
            <w:pPr>
              <w:rPr>
                <w:rFonts w:ascii="Arial" w:hAnsi="Arial" w:cs="Arial"/>
                <w:sz w:val="20"/>
                <w:szCs w:val="20"/>
              </w:rPr>
            </w:pPr>
            <w:r w:rsidRPr="00F00EDF">
              <w:rPr>
                <w:rFonts w:ascii="Arial" w:hAnsi="Arial" w:cs="Arial"/>
                <w:sz w:val="20"/>
                <w:szCs w:val="20"/>
              </w:rPr>
              <w:t>Номер материала (ОЗМ)</w:t>
            </w:r>
          </w:p>
        </w:tc>
        <w:tc>
          <w:tcPr>
            <w:tcW w:w="668" w:type="pct"/>
            <w:shd w:val="clear" w:color="auto" w:fill="auto"/>
          </w:tcPr>
          <w:p w14:paraId="50977D3D" w14:textId="58A7B1FC" w:rsidR="00320140" w:rsidRPr="00F00EDF" w:rsidRDefault="00BF5C5E">
            <w:pPr>
              <w:rPr>
                <w:rFonts w:ascii="Arial" w:hAnsi="Arial" w:cs="Arial"/>
                <w:sz w:val="20"/>
                <w:szCs w:val="20"/>
              </w:rPr>
            </w:pPr>
            <w:r w:rsidRPr="00F00EDF">
              <w:rPr>
                <w:rFonts w:ascii="Arial" w:hAnsi="Arial" w:cs="Arial"/>
                <w:color w:val="000000"/>
                <w:sz w:val="20"/>
                <w:szCs w:val="20"/>
              </w:rPr>
              <w:t>ПП-12.07.01-</w:t>
            </w:r>
            <w:r w:rsidRPr="00F00EDF">
              <w:rPr>
                <w:rFonts w:ascii="Arial" w:hAnsi="Arial" w:cs="Arial"/>
                <w:color w:val="000000"/>
                <w:sz w:val="20"/>
                <w:szCs w:val="20"/>
                <w:lang w:val="en-US"/>
              </w:rPr>
              <w:t xml:space="preserve">ERP </w:t>
            </w:r>
          </w:p>
        </w:tc>
        <w:tc>
          <w:tcPr>
            <w:tcW w:w="770" w:type="pct"/>
            <w:shd w:val="clear" w:color="auto" w:fill="auto"/>
          </w:tcPr>
          <w:p w14:paraId="79B61787" w14:textId="77777777" w:rsidR="00BF5C5E" w:rsidRPr="00F00EDF" w:rsidRDefault="00BF5C5E">
            <w:pPr>
              <w:rPr>
                <w:rFonts w:ascii="Arial" w:hAnsi="Arial" w:cs="Arial"/>
                <w:color w:val="000000"/>
                <w:sz w:val="20"/>
                <w:szCs w:val="20"/>
              </w:rPr>
            </w:pPr>
            <w:r w:rsidRPr="00F00EDF">
              <w:rPr>
                <w:rFonts w:ascii="Arial" w:hAnsi="Arial" w:cs="Arial"/>
                <w:color w:val="000000"/>
                <w:sz w:val="20"/>
                <w:szCs w:val="20"/>
              </w:rPr>
              <w:t>Управление данными НСИ</w:t>
            </w:r>
          </w:p>
          <w:p w14:paraId="5EAC79CE" w14:textId="3463F4E0" w:rsidR="00320140" w:rsidRPr="00F00EDF" w:rsidRDefault="00320140" w:rsidP="00632245">
            <w:pPr>
              <w:rPr>
                <w:rFonts w:ascii="Arial" w:hAnsi="Arial" w:cs="Arial"/>
                <w:sz w:val="20"/>
                <w:szCs w:val="20"/>
              </w:rPr>
            </w:pPr>
          </w:p>
        </w:tc>
        <w:tc>
          <w:tcPr>
            <w:tcW w:w="822" w:type="pct"/>
            <w:shd w:val="clear" w:color="auto" w:fill="auto"/>
          </w:tcPr>
          <w:p w14:paraId="19C9BC37" w14:textId="4D860FA6" w:rsidR="00320140" w:rsidRPr="00F00EDF" w:rsidRDefault="00320140" w:rsidP="00632245">
            <w:pPr>
              <w:rPr>
                <w:rFonts w:ascii="Arial" w:hAnsi="Arial" w:cs="Arial"/>
                <w:sz w:val="20"/>
                <w:szCs w:val="20"/>
              </w:rPr>
            </w:pPr>
          </w:p>
        </w:tc>
      </w:tr>
      <w:tr w:rsidR="00FF0A85" w:rsidRPr="00F00EDF" w14:paraId="6301017A" w14:textId="77777777" w:rsidTr="00320140">
        <w:trPr>
          <w:cantSplit/>
        </w:trPr>
        <w:tc>
          <w:tcPr>
            <w:tcW w:w="659" w:type="pct"/>
          </w:tcPr>
          <w:p w14:paraId="00D5E180" w14:textId="77777777" w:rsidR="00FF0A85" w:rsidRPr="00F00EDF" w:rsidRDefault="00FF0A85">
            <w:pPr>
              <w:rPr>
                <w:rFonts w:ascii="Arial" w:hAnsi="Arial" w:cs="Arial"/>
                <w:sz w:val="20"/>
                <w:szCs w:val="20"/>
              </w:rPr>
            </w:pPr>
            <w:r w:rsidRPr="00F00EDF">
              <w:rPr>
                <w:rFonts w:ascii="Arial" w:hAnsi="Arial" w:cs="Arial"/>
                <w:sz w:val="20"/>
                <w:szCs w:val="20"/>
              </w:rPr>
              <w:t>ПП-07.05.03-ERP</w:t>
            </w:r>
          </w:p>
        </w:tc>
        <w:tc>
          <w:tcPr>
            <w:tcW w:w="602" w:type="pct"/>
            <w:shd w:val="clear" w:color="auto" w:fill="auto"/>
          </w:tcPr>
          <w:p w14:paraId="28388F64" w14:textId="246ACE7E"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17" w:type="pct"/>
            <w:shd w:val="clear" w:color="auto" w:fill="auto"/>
          </w:tcPr>
          <w:p w14:paraId="1CE1C965" w14:textId="475ED3E4"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c>
          <w:tcPr>
            <w:tcW w:w="662" w:type="pct"/>
            <w:shd w:val="clear" w:color="auto" w:fill="auto"/>
          </w:tcPr>
          <w:p w14:paraId="1CF7F369" w14:textId="77777777" w:rsidR="00FF0A85" w:rsidRPr="00F00EDF" w:rsidRDefault="00FF0A85" w:rsidP="00632245">
            <w:pPr>
              <w:rPr>
                <w:rFonts w:ascii="Arial" w:hAnsi="Arial" w:cs="Arial"/>
                <w:sz w:val="20"/>
                <w:szCs w:val="20"/>
              </w:rPr>
            </w:pPr>
            <w:r w:rsidRPr="00F00EDF">
              <w:rPr>
                <w:rFonts w:ascii="Arial" w:hAnsi="Arial" w:cs="Arial"/>
                <w:sz w:val="20"/>
                <w:szCs w:val="20"/>
              </w:rPr>
              <w:t>Заказы ТОРО, статус «УТВМ»</w:t>
            </w:r>
          </w:p>
        </w:tc>
        <w:tc>
          <w:tcPr>
            <w:tcW w:w="668" w:type="pct"/>
            <w:shd w:val="clear" w:color="auto" w:fill="auto"/>
          </w:tcPr>
          <w:p w14:paraId="6F41B874"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ПП-07.03.01-ERP </w:t>
            </w:r>
          </w:p>
        </w:tc>
        <w:tc>
          <w:tcPr>
            <w:tcW w:w="770" w:type="pct"/>
            <w:shd w:val="clear" w:color="auto" w:fill="auto"/>
          </w:tcPr>
          <w:p w14:paraId="474E3044" w14:textId="77777777" w:rsidR="00FF0A85" w:rsidRPr="00F00EDF" w:rsidRDefault="00FF0A85" w:rsidP="00632245">
            <w:pPr>
              <w:rPr>
                <w:rFonts w:ascii="Arial" w:hAnsi="Arial" w:cs="Arial"/>
                <w:sz w:val="20"/>
                <w:szCs w:val="20"/>
              </w:rPr>
            </w:pPr>
            <w:r w:rsidRPr="00F00EDF">
              <w:rPr>
                <w:rFonts w:ascii="Arial" w:hAnsi="Arial" w:cs="Arial"/>
                <w:sz w:val="20"/>
                <w:szCs w:val="20"/>
              </w:rPr>
              <w:t>Оперативное (месячное) планирование воздействий на производственные активы</w:t>
            </w:r>
          </w:p>
        </w:tc>
        <w:tc>
          <w:tcPr>
            <w:tcW w:w="822" w:type="pct"/>
            <w:shd w:val="clear" w:color="auto" w:fill="auto"/>
          </w:tcPr>
          <w:p w14:paraId="1D9E7526" w14:textId="77777777" w:rsidR="00FF0A85" w:rsidRPr="00F00EDF" w:rsidRDefault="00FF0A85" w:rsidP="00632245">
            <w:pPr>
              <w:rPr>
                <w:rFonts w:ascii="Arial" w:hAnsi="Arial" w:cs="Arial"/>
                <w:sz w:val="20"/>
                <w:szCs w:val="20"/>
              </w:rPr>
            </w:pPr>
            <w:r w:rsidRPr="00F00EDF">
              <w:rPr>
                <w:rFonts w:ascii="Arial" w:hAnsi="Arial" w:cs="Arial"/>
                <w:sz w:val="20"/>
                <w:szCs w:val="20"/>
              </w:rPr>
              <w:t>400 – Деблокирование заказов ТОРО</w:t>
            </w:r>
          </w:p>
        </w:tc>
      </w:tr>
      <w:tr w:rsidR="00FF0A85" w:rsidRPr="00F00EDF" w14:paraId="0A0C7669" w14:textId="77777777" w:rsidTr="00320140">
        <w:trPr>
          <w:cantSplit/>
        </w:trPr>
        <w:tc>
          <w:tcPr>
            <w:tcW w:w="659" w:type="pct"/>
          </w:tcPr>
          <w:p w14:paraId="38A29AE2" w14:textId="77777777" w:rsidR="00FF0A85" w:rsidRPr="00F00EDF" w:rsidRDefault="00FF0A85">
            <w:pPr>
              <w:rPr>
                <w:rFonts w:ascii="Arial" w:hAnsi="Arial" w:cs="Arial"/>
                <w:sz w:val="20"/>
                <w:szCs w:val="20"/>
              </w:rPr>
            </w:pPr>
            <w:r w:rsidRPr="00F00EDF">
              <w:rPr>
                <w:rFonts w:ascii="Arial" w:hAnsi="Arial" w:cs="Arial"/>
                <w:sz w:val="20"/>
                <w:szCs w:val="20"/>
              </w:rPr>
              <w:t>ПП-07.05.03-ERP</w:t>
            </w:r>
          </w:p>
        </w:tc>
        <w:tc>
          <w:tcPr>
            <w:tcW w:w="602" w:type="pct"/>
            <w:shd w:val="clear" w:color="auto" w:fill="auto"/>
          </w:tcPr>
          <w:p w14:paraId="511CA9B7" w14:textId="4B3D378E"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17" w:type="pct"/>
            <w:shd w:val="clear" w:color="auto" w:fill="auto"/>
          </w:tcPr>
          <w:p w14:paraId="53A7B49C"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40 – Поступление восстановленного узла ОФ на склад, </w:t>
            </w:r>
          </w:p>
          <w:p w14:paraId="63C8AA6C" w14:textId="77777777" w:rsidR="00FF0A85" w:rsidRPr="00F00EDF" w:rsidRDefault="00FF0A85" w:rsidP="00632245">
            <w:pPr>
              <w:rPr>
                <w:rFonts w:ascii="Arial" w:hAnsi="Arial" w:cs="Arial"/>
                <w:sz w:val="20"/>
                <w:szCs w:val="20"/>
              </w:rPr>
            </w:pPr>
            <w:r w:rsidRPr="00F00EDF">
              <w:rPr>
                <w:rFonts w:ascii="Arial" w:hAnsi="Arial" w:cs="Arial"/>
                <w:sz w:val="20"/>
                <w:szCs w:val="20"/>
              </w:rPr>
              <w:t>70 – Проверка документации по выполненной операции монтажа\демонтажа</w:t>
            </w:r>
          </w:p>
        </w:tc>
        <w:tc>
          <w:tcPr>
            <w:tcW w:w="662" w:type="pct"/>
            <w:shd w:val="clear" w:color="auto" w:fill="auto"/>
          </w:tcPr>
          <w:p w14:paraId="243EE4B3" w14:textId="77777777" w:rsidR="00FF0A85" w:rsidRPr="00F00EDF" w:rsidRDefault="00FF0A85" w:rsidP="00632245">
            <w:pPr>
              <w:rPr>
                <w:rFonts w:ascii="Arial" w:hAnsi="Arial" w:cs="Arial"/>
                <w:sz w:val="20"/>
                <w:szCs w:val="20"/>
              </w:rPr>
            </w:pPr>
            <w:r w:rsidRPr="00F00EDF">
              <w:rPr>
                <w:rFonts w:ascii="Arial" w:hAnsi="Arial" w:cs="Arial"/>
                <w:sz w:val="20"/>
                <w:szCs w:val="20"/>
              </w:rPr>
              <w:t>Заказы ТОРО с  статусом «УТВМ», Дефектная ведомость, Акт о выполненном монтаже/демонтаже</w:t>
            </w:r>
          </w:p>
        </w:tc>
        <w:tc>
          <w:tcPr>
            <w:tcW w:w="668" w:type="pct"/>
            <w:shd w:val="clear" w:color="auto" w:fill="auto"/>
          </w:tcPr>
          <w:p w14:paraId="1BD87D59"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ПП-07.03.03.01-ERP </w:t>
            </w:r>
          </w:p>
        </w:tc>
        <w:tc>
          <w:tcPr>
            <w:tcW w:w="770" w:type="pct"/>
            <w:shd w:val="clear" w:color="auto" w:fill="auto"/>
          </w:tcPr>
          <w:p w14:paraId="5B4D7C66" w14:textId="77777777" w:rsidR="00FF0A85" w:rsidRPr="00F00EDF" w:rsidRDefault="00FF0A85" w:rsidP="00632245">
            <w:pPr>
              <w:rPr>
                <w:rFonts w:ascii="Arial" w:hAnsi="Arial" w:cs="Arial"/>
                <w:sz w:val="20"/>
                <w:szCs w:val="20"/>
              </w:rPr>
            </w:pPr>
            <w:r w:rsidRPr="00F00EDF">
              <w:rPr>
                <w:rFonts w:ascii="Arial" w:hAnsi="Arial" w:cs="Arial"/>
                <w:sz w:val="20"/>
                <w:szCs w:val="20"/>
              </w:rPr>
              <w:t>Выполнение и фактический учет воздействий</w:t>
            </w:r>
          </w:p>
        </w:tc>
        <w:tc>
          <w:tcPr>
            <w:tcW w:w="822" w:type="pct"/>
            <w:shd w:val="clear" w:color="auto" w:fill="auto"/>
          </w:tcPr>
          <w:p w14:paraId="46AA3051" w14:textId="0B2F6FD6" w:rsidR="00FF0A85" w:rsidRPr="00F00EDF" w:rsidRDefault="00FF0A85" w:rsidP="00632245">
            <w:pPr>
              <w:rPr>
                <w:rFonts w:ascii="Arial" w:hAnsi="Arial" w:cs="Arial"/>
                <w:sz w:val="20"/>
                <w:szCs w:val="20"/>
              </w:rPr>
            </w:pPr>
            <w:r w:rsidRPr="00F00EDF">
              <w:rPr>
                <w:rFonts w:ascii="Arial" w:hAnsi="Arial" w:cs="Arial"/>
                <w:sz w:val="20"/>
                <w:szCs w:val="20"/>
              </w:rPr>
              <w:t xml:space="preserve">50 – Выполнение работ по мероприятию </w:t>
            </w:r>
            <w:r w:rsidR="00A023C8" w:rsidRPr="00F00EDF">
              <w:rPr>
                <w:rFonts w:ascii="Arial" w:hAnsi="Arial" w:cs="Arial"/>
                <w:sz w:val="20"/>
                <w:szCs w:val="20"/>
              </w:rPr>
              <w:t>ТОиР</w:t>
            </w:r>
          </w:p>
        </w:tc>
      </w:tr>
      <w:tr w:rsidR="00FF0A85" w:rsidRPr="00F00EDF" w14:paraId="10F65F87" w14:textId="77777777" w:rsidTr="00320140">
        <w:trPr>
          <w:cantSplit/>
        </w:trPr>
        <w:tc>
          <w:tcPr>
            <w:tcW w:w="659" w:type="pct"/>
          </w:tcPr>
          <w:p w14:paraId="1B274B9A" w14:textId="77777777" w:rsidR="00FF0A85" w:rsidRPr="00F00EDF" w:rsidRDefault="00FF0A85">
            <w:pPr>
              <w:rPr>
                <w:rFonts w:ascii="Arial" w:hAnsi="Arial" w:cs="Arial"/>
                <w:sz w:val="20"/>
                <w:szCs w:val="20"/>
              </w:rPr>
            </w:pPr>
            <w:r w:rsidRPr="00F00EDF">
              <w:rPr>
                <w:rFonts w:ascii="Arial" w:hAnsi="Arial" w:cs="Arial"/>
                <w:sz w:val="20"/>
                <w:szCs w:val="20"/>
              </w:rPr>
              <w:t xml:space="preserve">ПП-07.04.02-ERP </w:t>
            </w:r>
          </w:p>
        </w:tc>
        <w:tc>
          <w:tcPr>
            <w:tcW w:w="602" w:type="pct"/>
            <w:shd w:val="clear" w:color="auto" w:fill="auto"/>
          </w:tcPr>
          <w:p w14:paraId="4D8C01ED" w14:textId="77777777" w:rsidR="00FF0A85" w:rsidRPr="00F00EDF" w:rsidRDefault="00FF0A85" w:rsidP="00632245">
            <w:pPr>
              <w:rPr>
                <w:rFonts w:ascii="Arial" w:hAnsi="Arial" w:cs="Arial"/>
                <w:sz w:val="20"/>
                <w:szCs w:val="20"/>
              </w:rPr>
            </w:pPr>
            <w:r w:rsidRPr="00F00EDF">
              <w:rPr>
                <w:rFonts w:ascii="Arial" w:hAnsi="Arial" w:cs="Arial"/>
                <w:sz w:val="20"/>
                <w:szCs w:val="20"/>
              </w:rPr>
              <w:t>Регистрация технических параметров эксплуатации оборудования (измерения, наработка)</w:t>
            </w:r>
          </w:p>
        </w:tc>
        <w:tc>
          <w:tcPr>
            <w:tcW w:w="817" w:type="pct"/>
            <w:shd w:val="clear" w:color="auto" w:fill="auto"/>
          </w:tcPr>
          <w:p w14:paraId="0F32B6AB" w14:textId="77777777" w:rsidR="00FF0A85" w:rsidRPr="00F00EDF" w:rsidRDefault="00FF0A85" w:rsidP="00632245">
            <w:pPr>
              <w:rPr>
                <w:rFonts w:ascii="Arial" w:hAnsi="Arial" w:cs="Arial"/>
                <w:sz w:val="20"/>
                <w:szCs w:val="20"/>
              </w:rPr>
            </w:pPr>
            <w:r w:rsidRPr="00F00EDF">
              <w:rPr>
                <w:rFonts w:ascii="Arial" w:hAnsi="Arial" w:cs="Arial"/>
                <w:sz w:val="20"/>
                <w:szCs w:val="20"/>
              </w:rPr>
              <w:t>10 – Проверка наличия у оборудования требуемой точки измерения</w:t>
            </w:r>
          </w:p>
        </w:tc>
        <w:tc>
          <w:tcPr>
            <w:tcW w:w="662" w:type="pct"/>
            <w:shd w:val="clear" w:color="auto" w:fill="auto"/>
          </w:tcPr>
          <w:p w14:paraId="2796823C" w14:textId="77777777" w:rsidR="00FF0A85" w:rsidRPr="00F00EDF" w:rsidRDefault="00FF0A85" w:rsidP="00632245">
            <w:pPr>
              <w:rPr>
                <w:rFonts w:ascii="Arial" w:hAnsi="Arial" w:cs="Arial"/>
                <w:sz w:val="20"/>
                <w:szCs w:val="20"/>
              </w:rPr>
            </w:pPr>
            <w:r w:rsidRPr="00F00EDF">
              <w:rPr>
                <w:rFonts w:ascii="Arial" w:hAnsi="Arial" w:cs="Arial"/>
                <w:sz w:val="20"/>
                <w:szCs w:val="20"/>
              </w:rPr>
              <w:t>Показания измерительных приборов</w:t>
            </w:r>
          </w:p>
        </w:tc>
        <w:tc>
          <w:tcPr>
            <w:tcW w:w="668" w:type="pct"/>
            <w:shd w:val="clear" w:color="auto" w:fill="auto"/>
          </w:tcPr>
          <w:p w14:paraId="540EEF8B" w14:textId="77777777" w:rsidR="00FF0A85" w:rsidRPr="00F00EDF" w:rsidRDefault="00FF0A85"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5C0886BB" w14:textId="565EE465"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22" w:type="pct"/>
            <w:shd w:val="clear" w:color="auto" w:fill="auto"/>
          </w:tcPr>
          <w:p w14:paraId="4E25889A" w14:textId="77777777" w:rsidR="00FF0A85" w:rsidRPr="00F00EDF" w:rsidRDefault="00FF0A85" w:rsidP="00632245">
            <w:pPr>
              <w:rPr>
                <w:rFonts w:ascii="Arial" w:hAnsi="Arial" w:cs="Arial"/>
                <w:sz w:val="20"/>
                <w:szCs w:val="20"/>
              </w:rPr>
            </w:pPr>
            <w:r w:rsidRPr="00F00EDF">
              <w:rPr>
                <w:rFonts w:ascii="Arial" w:hAnsi="Arial" w:cs="Arial"/>
                <w:sz w:val="20"/>
                <w:szCs w:val="20"/>
              </w:rPr>
              <w:t>180 – Снятие контролируемых параметров или наработки</w:t>
            </w:r>
          </w:p>
        </w:tc>
      </w:tr>
      <w:tr w:rsidR="00FF0A85" w:rsidRPr="00F00EDF" w14:paraId="0AF4007F" w14:textId="77777777" w:rsidTr="00320140">
        <w:trPr>
          <w:cantSplit/>
        </w:trPr>
        <w:tc>
          <w:tcPr>
            <w:tcW w:w="659" w:type="pct"/>
          </w:tcPr>
          <w:p w14:paraId="56BB80E1" w14:textId="77777777" w:rsidR="00FF0A85" w:rsidRPr="00F00EDF" w:rsidRDefault="00FF0A85">
            <w:pPr>
              <w:rPr>
                <w:rFonts w:ascii="Arial" w:hAnsi="Arial" w:cs="Arial"/>
                <w:sz w:val="20"/>
                <w:szCs w:val="20"/>
              </w:rPr>
            </w:pPr>
            <w:r w:rsidRPr="00F00EDF">
              <w:rPr>
                <w:rFonts w:ascii="Arial" w:hAnsi="Arial" w:cs="Arial"/>
                <w:sz w:val="20"/>
                <w:szCs w:val="20"/>
              </w:rPr>
              <w:t xml:space="preserve">ПП-07.01.02.03-ERP </w:t>
            </w:r>
          </w:p>
        </w:tc>
        <w:tc>
          <w:tcPr>
            <w:tcW w:w="602" w:type="pct"/>
            <w:shd w:val="clear" w:color="auto" w:fill="auto"/>
          </w:tcPr>
          <w:p w14:paraId="724C1279"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Консервация/ </w:t>
            </w:r>
            <w:proofErr w:type="spellStart"/>
            <w:r w:rsidRPr="00F00EDF">
              <w:rPr>
                <w:rFonts w:ascii="Arial" w:hAnsi="Arial" w:cs="Arial"/>
                <w:sz w:val="20"/>
                <w:szCs w:val="20"/>
              </w:rPr>
              <w:t>Расконсервация</w:t>
            </w:r>
            <w:proofErr w:type="spellEnd"/>
            <w:r w:rsidRPr="00F00EDF">
              <w:rPr>
                <w:rFonts w:ascii="Arial" w:hAnsi="Arial" w:cs="Arial"/>
                <w:sz w:val="20"/>
                <w:szCs w:val="20"/>
              </w:rPr>
              <w:t xml:space="preserve"> ПА</w:t>
            </w:r>
          </w:p>
        </w:tc>
        <w:tc>
          <w:tcPr>
            <w:tcW w:w="817" w:type="pct"/>
            <w:shd w:val="clear" w:color="auto" w:fill="auto"/>
          </w:tcPr>
          <w:p w14:paraId="6B6DAAE2" w14:textId="77777777" w:rsidR="00FF0A85" w:rsidRPr="00F00EDF" w:rsidRDefault="00FF0A85" w:rsidP="00632245">
            <w:pPr>
              <w:rPr>
                <w:rFonts w:ascii="Arial" w:hAnsi="Arial" w:cs="Arial"/>
                <w:sz w:val="20"/>
                <w:szCs w:val="20"/>
              </w:rPr>
            </w:pPr>
            <w:r w:rsidRPr="00F00EDF">
              <w:rPr>
                <w:rFonts w:ascii="Arial" w:hAnsi="Arial" w:cs="Arial"/>
                <w:sz w:val="20"/>
                <w:szCs w:val="20"/>
              </w:rPr>
              <w:t>20 – Создание заявки на консервацию</w:t>
            </w:r>
          </w:p>
        </w:tc>
        <w:tc>
          <w:tcPr>
            <w:tcW w:w="662" w:type="pct"/>
            <w:shd w:val="clear" w:color="auto" w:fill="auto"/>
          </w:tcPr>
          <w:p w14:paraId="694194EA" w14:textId="77777777" w:rsidR="00FF0A85" w:rsidRPr="00F00EDF" w:rsidRDefault="00FF0A85" w:rsidP="00632245">
            <w:pPr>
              <w:rPr>
                <w:rFonts w:ascii="Arial" w:hAnsi="Arial" w:cs="Arial"/>
                <w:sz w:val="20"/>
                <w:szCs w:val="20"/>
              </w:rPr>
            </w:pPr>
            <w:r w:rsidRPr="00F00EDF">
              <w:rPr>
                <w:rFonts w:ascii="Arial" w:hAnsi="Arial" w:cs="Arial"/>
                <w:sz w:val="20"/>
                <w:szCs w:val="20"/>
              </w:rPr>
              <w:t>Перечень объектов, подлежащих консервации</w:t>
            </w:r>
          </w:p>
        </w:tc>
        <w:tc>
          <w:tcPr>
            <w:tcW w:w="668" w:type="pct"/>
            <w:shd w:val="clear" w:color="auto" w:fill="auto"/>
          </w:tcPr>
          <w:p w14:paraId="13FAB5BE" w14:textId="77777777" w:rsidR="00FF0A85" w:rsidRPr="00F00EDF" w:rsidRDefault="00FF0A85"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141B009C" w14:textId="1A2EF90D"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22" w:type="pct"/>
            <w:shd w:val="clear" w:color="auto" w:fill="auto"/>
          </w:tcPr>
          <w:p w14:paraId="6AF31831" w14:textId="35E2245B"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r>
      <w:tr w:rsidR="00FF0A85" w:rsidRPr="00F00EDF" w14:paraId="43F0B007" w14:textId="77777777" w:rsidTr="00320140">
        <w:trPr>
          <w:cantSplit/>
        </w:trPr>
        <w:tc>
          <w:tcPr>
            <w:tcW w:w="659" w:type="pct"/>
          </w:tcPr>
          <w:p w14:paraId="4DC3C2CE" w14:textId="77777777" w:rsidR="00FF0A85" w:rsidRPr="00F00EDF" w:rsidRDefault="00FF0A85">
            <w:pPr>
              <w:rPr>
                <w:rFonts w:ascii="Arial" w:hAnsi="Arial" w:cs="Arial"/>
                <w:sz w:val="20"/>
                <w:szCs w:val="20"/>
              </w:rPr>
            </w:pPr>
            <w:r w:rsidRPr="00F00EDF">
              <w:rPr>
                <w:rFonts w:ascii="Arial" w:hAnsi="Arial" w:cs="Arial"/>
                <w:sz w:val="20"/>
                <w:szCs w:val="20"/>
              </w:rPr>
              <w:t xml:space="preserve">ПП-07.01.02.04-ERP </w:t>
            </w:r>
          </w:p>
        </w:tc>
        <w:tc>
          <w:tcPr>
            <w:tcW w:w="602" w:type="pct"/>
            <w:shd w:val="clear" w:color="auto" w:fill="auto"/>
          </w:tcPr>
          <w:p w14:paraId="6A153B4A" w14:textId="77777777" w:rsidR="00FF0A85" w:rsidRPr="00F00EDF" w:rsidRDefault="00FF0A85" w:rsidP="00632245">
            <w:pPr>
              <w:rPr>
                <w:rFonts w:ascii="Arial" w:hAnsi="Arial" w:cs="Arial"/>
                <w:sz w:val="20"/>
                <w:szCs w:val="20"/>
              </w:rPr>
            </w:pPr>
            <w:r w:rsidRPr="00F00EDF">
              <w:rPr>
                <w:rFonts w:ascii="Arial" w:hAnsi="Arial" w:cs="Arial"/>
                <w:sz w:val="20"/>
                <w:szCs w:val="20"/>
              </w:rPr>
              <w:t>Вывод производственных активов из эксплуатации (списание ОС и утилизация)</w:t>
            </w:r>
          </w:p>
        </w:tc>
        <w:tc>
          <w:tcPr>
            <w:tcW w:w="817" w:type="pct"/>
            <w:shd w:val="clear" w:color="auto" w:fill="auto"/>
          </w:tcPr>
          <w:p w14:paraId="4B9079A6" w14:textId="77777777" w:rsidR="00FF0A85" w:rsidRPr="00F00EDF" w:rsidRDefault="00FF0A85" w:rsidP="00632245">
            <w:pPr>
              <w:rPr>
                <w:rFonts w:ascii="Arial" w:hAnsi="Arial" w:cs="Arial"/>
                <w:sz w:val="20"/>
                <w:szCs w:val="20"/>
              </w:rPr>
            </w:pPr>
            <w:r w:rsidRPr="00F00EDF">
              <w:rPr>
                <w:rFonts w:ascii="Arial" w:hAnsi="Arial" w:cs="Arial"/>
                <w:sz w:val="20"/>
                <w:szCs w:val="20"/>
              </w:rPr>
              <w:t>10 – Выпуск приказа о списание и акта о списании</w:t>
            </w:r>
          </w:p>
        </w:tc>
        <w:tc>
          <w:tcPr>
            <w:tcW w:w="662" w:type="pct"/>
            <w:shd w:val="clear" w:color="auto" w:fill="auto"/>
          </w:tcPr>
          <w:p w14:paraId="0097A123"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Расчет-обоснование стоимости восстановления, </w:t>
            </w:r>
          </w:p>
          <w:p w14:paraId="540D684C"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  Перечень объектов, подлежащих списанию</w:t>
            </w:r>
          </w:p>
        </w:tc>
        <w:tc>
          <w:tcPr>
            <w:tcW w:w="668" w:type="pct"/>
            <w:shd w:val="clear" w:color="auto" w:fill="auto"/>
          </w:tcPr>
          <w:p w14:paraId="21670860" w14:textId="77777777" w:rsidR="00FF0A85" w:rsidRPr="00F00EDF" w:rsidRDefault="00FF0A85"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08B904E0" w14:textId="167FD382"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22" w:type="pct"/>
            <w:shd w:val="clear" w:color="auto" w:fill="auto"/>
          </w:tcPr>
          <w:p w14:paraId="3CFCA91E" w14:textId="3F999911"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r>
      <w:tr w:rsidR="00FF0A85" w:rsidRPr="00F00EDF" w14:paraId="454FA807" w14:textId="77777777" w:rsidTr="00320140">
        <w:trPr>
          <w:cantSplit/>
        </w:trPr>
        <w:tc>
          <w:tcPr>
            <w:tcW w:w="659" w:type="pct"/>
          </w:tcPr>
          <w:p w14:paraId="331306F6" w14:textId="77777777" w:rsidR="00FF0A85" w:rsidRPr="00F00EDF" w:rsidRDefault="00FF0A85">
            <w:pPr>
              <w:rPr>
                <w:rFonts w:ascii="Arial" w:hAnsi="Arial" w:cs="Arial"/>
                <w:sz w:val="20"/>
                <w:szCs w:val="20"/>
              </w:rPr>
            </w:pPr>
            <w:r w:rsidRPr="00F00EDF">
              <w:rPr>
                <w:rFonts w:ascii="Arial" w:hAnsi="Arial" w:cs="Arial"/>
                <w:sz w:val="20"/>
                <w:szCs w:val="20"/>
              </w:rPr>
              <w:t xml:space="preserve">ПП-10.07.03.01-ERP </w:t>
            </w:r>
          </w:p>
        </w:tc>
        <w:tc>
          <w:tcPr>
            <w:tcW w:w="602" w:type="pct"/>
            <w:shd w:val="clear" w:color="auto" w:fill="auto"/>
          </w:tcPr>
          <w:p w14:paraId="7BFEE43B" w14:textId="77777777" w:rsidR="00FF0A85" w:rsidRPr="00F00EDF" w:rsidRDefault="00FF0A85" w:rsidP="00632245">
            <w:pPr>
              <w:rPr>
                <w:rFonts w:ascii="Arial" w:hAnsi="Arial" w:cs="Arial"/>
                <w:sz w:val="20"/>
                <w:szCs w:val="20"/>
              </w:rPr>
            </w:pPr>
            <w:r w:rsidRPr="00F00EDF">
              <w:rPr>
                <w:rFonts w:ascii="Arial" w:hAnsi="Arial" w:cs="Arial"/>
                <w:sz w:val="20"/>
                <w:szCs w:val="20"/>
              </w:rPr>
              <w:t>Приемка и размещение МТР на складе</w:t>
            </w:r>
          </w:p>
        </w:tc>
        <w:tc>
          <w:tcPr>
            <w:tcW w:w="817" w:type="pct"/>
            <w:shd w:val="clear" w:color="auto" w:fill="auto"/>
          </w:tcPr>
          <w:p w14:paraId="7C86959B" w14:textId="77777777" w:rsidR="00FF0A85" w:rsidRPr="00F00EDF" w:rsidRDefault="00FF0A85" w:rsidP="00632245">
            <w:pPr>
              <w:rPr>
                <w:rFonts w:ascii="Arial" w:hAnsi="Arial" w:cs="Arial"/>
                <w:sz w:val="20"/>
                <w:szCs w:val="20"/>
              </w:rPr>
            </w:pPr>
          </w:p>
        </w:tc>
        <w:tc>
          <w:tcPr>
            <w:tcW w:w="662" w:type="pct"/>
            <w:shd w:val="clear" w:color="auto" w:fill="auto"/>
          </w:tcPr>
          <w:p w14:paraId="522643FC"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ОЗМ, </w:t>
            </w:r>
          </w:p>
          <w:p w14:paraId="210AEAF2"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 Документ материала</w:t>
            </w:r>
          </w:p>
        </w:tc>
        <w:tc>
          <w:tcPr>
            <w:tcW w:w="668" w:type="pct"/>
            <w:shd w:val="clear" w:color="auto" w:fill="auto"/>
          </w:tcPr>
          <w:p w14:paraId="3AE41BEF" w14:textId="77777777" w:rsidR="00FF0A85" w:rsidRPr="00F00EDF" w:rsidRDefault="00FF0A85"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5C106761" w14:textId="5E800B44"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22" w:type="pct"/>
            <w:shd w:val="clear" w:color="auto" w:fill="auto"/>
          </w:tcPr>
          <w:p w14:paraId="7C5ADFFB" w14:textId="77777777" w:rsidR="00FF0A85" w:rsidRPr="00F00EDF" w:rsidRDefault="00FF0A85" w:rsidP="00632245">
            <w:pPr>
              <w:rPr>
                <w:rFonts w:ascii="Arial" w:hAnsi="Arial" w:cs="Arial"/>
                <w:sz w:val="20"/>
                <w:szCs w:val="20"/>
              </w:rPr>
            </w:pPr>
            <w:r w:rsidRPr="00F00EDF">
              <w:rPr>
                <w:rFonts w:ascii="Arial" w:hAnsi="Arial" w:cs="Arial"/>
                <w:sz w:val="20"/>
                <w:szCs w:val="20"/>
              </w:rPr>
              <w:t>40 – Поступление восстановленного узла ОФ на склад</w:t>
            </w:r>
          </w:p>
        </w:tc>
      </w:tr>
      <w:tr w:rsidR="00FF0A85" w:rsidRPr="00F00EDF" w14:paraId="7939CA3E" w14:textId="77777777" w:rsidTr="00320140">
        <w:trPr>
          <w:cantSplit/>
        </w:trPr>
        <w:tc>
          <w:tcPr>
            <w:tcW w:w="659" w:type="pct"/>
          </w:tcPr>
          <w:p w14:paraId="1BEDFA86" w14:textId="77777777" w:rsidR="00FF0A85" w:rsidRPr="00F00EDF" w:rsidRDefault="00FF0A85">
            <w:pPr>
              <w:rPr>
                <w:rFonts w:ascii="Arial" w:hAnsi="Arial" w:cs="Arial"/>
                <w:sz w:val="20"/>
                <w:szCs w:val="20"/>
              </w:rPr>
            </w:pPr>
            <w:r w:rsidRPr="00F00EDF">
              <w:rPr>
                <w:rFonts w:ascii="Arial" w:hAnsi="Arial" w:cs="Arial"/>
                <w:sz w:val="20"/>
                <w:szCs w:val="20"/>
              </w:rPr>
              <w:lastRenderedPageBreak/>
              <w:t xml:space="preserve">ПП-10.07.03.01-ERP </w:t>
            </w:r>
          </w:p>
        </w:tc>
        <w:tc>
          <w:tcPr>
            <w:tcW w:w="602" w:type="pct"/>
            <w:shd w:val="clear" w:color="auto" w:fill="auto"/>
          </w:tcPr>
          <w:p w14:paraId="13B0A253" w14:textId="77777777" w:rsidR="00FF0A85" w:rsidRPr="00F00EDF" w:rsidRDefault="00FF0A85" w:rsidP="00632245">
            <w:pPr>
              <w:rPr>
                <w:rFonts w:ascii="Arial" w:hAnsi="Arial" w:cs="Arial"/>
                <w:sz w:val="20"/>
                <w:szCs w:val="20"/>
              </w:rPr>
            </w:pPr>
            <w:r w:rsidRPr="00F00EDF">
              <w:rPr>
                <w:rFonts w:ascii="Arial" w:hAnsi="Arial" w:cs="Arial"/>
                <w:sz w:val="20"/>
                <w:szCs w:val="20"/>
              </w:rPr>
              <w:t>Приемка и размещение МТР на складе</w:t>
            </w:r>
          </w:p>
        </w:tc>
        <w:tc>
          <w:tcPr>
            <w:tcW w:w="817" w:type="pct"/>
            <w:shd w:val="clear" w:color="auto" w:fill="auto"/>
          </w:tcPr>
          <w:p w14:paraId="7A50141A" w14:textId="77777777" w:rsidR="00FF0A85" w:rsidRPr="00F00EDF" w:rsidRDefault="00FF0A85" w:rsidP="00632245">
            <w:pPr>
              <w:rPr>
                <w:rFonts w:ascii="Arial" w:hAnsi="Arial" w:cs="Arial"/>
                <w:sz w:val="20"/>
                <w:szCs w:val="20"/>
              </w:rPr>
            </w:pPr>
          </w:p>
        </w:tc>
        <w:tc>
          <w:tcPr>
            <w:tcW w:w="662" w:type="pct"/>
            <w:shd w:val="clear" w:color="auto" w:fill="auto"/>
          </w:tcPr>
          <w:p w14:paraId="6D20345C"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ОЗМ, </w:t>
            </w:r>
          </w:p>
          <w:p w14:paraId="0785A4A3" w14:textId="77777777" w:rsidR="00FF0A85" w:rsidRPr="00F00EDF" w:rsidRDefault="00FF0A85" w:rsidP="00632245">
            <w:pPr>
              <w:rPr>
                <w:rFonts w:ascii="Arial" w:hAnsi="Arial" w:cs="Arial"/>
                <w:sz w:val="20"/>
                <w:szCs w:val="20"/>
              </w:rPr>
            </w:pPr>
            <w:r w:rsidRPr="00F00EDF">
              <w:rPr>
                <w:rFonts w:ascii="Arial" w:hAnsi="Arial" w:cs="Arial"/>
                <w:sz w:val="20"/>
                <w:szCs w:val="20"/>
              </w:rPr>
              <w:t xml:space="preserve"> Документ материала</w:t>
            </w:r>
          </w:p>
        </w:tc>
        <w:tc>
          <w:tcPr>
            <w:tcW w:w="668" w:type="pct"/>
            <w:shd w:val="clear" w:color="auto" w:fill="auto"/>
          </w:tcPr>
          <w:p w14:paraId="2D09B464" w14:textId="77777777" w:rsidR="00FF0A85" w:rsidRPr="00F00EDF" w:rsidRDefault="00FF0A85"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685A3C7D" w14:textId="529D51E0"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22" w:type="pct"/>
            <w:shd w:val="clear" w:color="auto" w:fill="auto"/>
          </w:tcPr>
          <w:p w14:paraId="68CF7148" w14:textId="77777777" w:rsidR="00FF0A85" w:rsidRPr="00F00EDF" w:rsidRDefault="00FF0A85" w:rsidP="00632245">
            <w:pPr>
              <w:rPr>
                <w:rFonts w:ascii="Arial" w:hAnsi="Arial" w:cs="Arial"/>
                <w:sz w:val="20"/>
                <w:szCs w:val="20"/>
              </w:rPr>
            </w:pPr>
            <w:r w:rsidRPr="00F00EDF">
              <w:rPr>
                <w:rFonts w:ascii="Arial" w:hAnsi="Arial" w:cs="Arial"/>
                <w:sz w:val="20"/>
                <w:szCs w:val="20"/>
              </w:rPr>
              <w:t>80 – Поступление демонтированного материала на склад</w:t>
            </w:r>
          </w:p>
        </w:tc>
      </w:tr>
      <w:tr w:rsidR="00FF0A85" w:rsidRPr="00F00EDF" w14:paraId="414338E9" w14:textId="77777777" w:rsidTr="00320140">
        <w:trPr>
          <w:cantSplit/>
        </w:trPr>
        <w:tc>
          <w:tcPr>
            <w:tcW w:w="659" w:type="pct"/>
          </w:tcPr>
          <w:p w14:paraId="3910ACBA" w14:textId="77777777" w:rsidR="00FF0A85" w:rsidRPr="00F00EDF" w:rsidRDefault="00FF0A85">
            <w:pPr>
              <w:rPr>
                <w:rFonts w:ascii="Arial" w:hAnsi="Arial" w:cs="Arial"/>
                <w:sz w:val="20"/>
                <w:szCs w:val="20"/>
              </w:rPr>
            </w:pPr>
            <w:r w:rsidRPr="00F00EDF">
              <w:rPr>
                <w:rFonts w:ascii="Arial" w:hAnsi="Arial" w:cs="Arial"/>
                <w:sz w:val="20"/>
                <w:szCs w:val="20"/>
              </w:rPr>
              <w:t xml:space="preserve">ПП-10.07.03.01-ERP </w:t>
            </w:r>
          </w:p>
        </w:tc>
        <w:tc>
          <w:tcPr>
            <w:tcW w:w="602" w:type="pct"/>
            <w:shd w:val="clear" w:color="auto" w:fill="auto"/>
          </w:tcPr>
          <w:p w14:paraId="4FBF2D51" w14:textId="77777777" w:rsidR="00FF0A85" w:rsidRPr="00F00EDF" w:rsidRDefault="00FF0A85" w:rsidP="00632245">
            <w:pPr>
              <w:rPr>
                <w:rFonts w:ascii="Arial" w:hAnsi="Arial" w:cs="Arial"/>
                <w:sz w:val="20"/>
                <w:szCs w:val="20"/>
              </w:rPr>
            </w:pPr>
            <w:r w:rsidRPr="00F00EDF">
              <w:rPr>
                <w:rFonts w:ascii="Arial" w:hAnsi="Arial" w:cs="Arial"/>
                <w:sz w:val="20"/>
                <w:szCs w:val="20"/>
              </w:rPr>
              <w:t>Приемка и размещение МТР на складе</w:t>
            </w:r>
          </w:p>
        </w:tc>
        <w:tc>
          <w:tcPr>
            <w:tcW w:w="817" w:type="pct"/>
            <w:shd w:val="clear" w:color="auto" w:fill="auto"/>
          </w:tcPr>
          <w:p w14:paraId="743A5CC8" w14:textId="77777777" w:rsidR="00FF0A85" w:rsidRPr="00F00EDF" w:rsidRDefault="00FF0A85" w:rsidP="00632245">
            <w:pPr>
              <w:rPr>
                <w:rFonts w:ascii="Arial" w:hAnsi="Arial" w:cs="Arial"/>
                <w:sz w:val="20"/>
                <w:szCs w:val="20"/>
              </w:rPr>
            </w:pPr>
          </w:p>
        </w:tc>
        <w:tc>
          <w:tcPr>
            <w:tcW w:w="662" w:type="pct"/>
            <w:shd w:val="clear" w:color="auto" w:fill="auto"/>
          </w:tcPr>
          <w:p w14:paraId="7E06551F" w14:textId="77777777" w:rsidR="00FF0A85" w:rsidRPr="00F00EDF" w:rsidRDefault="00FF0A85" w:rsidP="00632245">
            <w:pPr>
              <w:rPr>
                <w:rFonts w:ascii="Arial" w:hAnsi="Arial" w:cs="Arial"/>
                <w:sz w:val="20"/>
                <w:szCs w:val="20"/>
              </w:rPr>
            </w:pPr>
            <w:r w:rsidRPr="00F00EDF">
              <w:rPr>
                <w:rFonts w:ascii="Arial" w:hAnsi="Arial" w:cs="Arial"/>
                <w:sz w:val="20"/>
                <w:szCs w:val="20"/>
              </w:rPr>
              <w:t>Документ материала</w:t>
            </w:r>
          </w:p>
        </w:tc>
        <w:tc>
          <w:tcPr>
            <w:tcW w:w="668" w:type="pct"/>
            <w:shd w:val="clear" w:color="auto" w:fill="auto"/>
          </w:tcPr>
          <w:p w14:paraId="53FC78D4" w14:textId="77777777" w:rsidR="00FF0A85" w:rsidRPr="00F00EDF" w:rsidRDefault="00FF0A85"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17B42C84" w14:textId="5275AD03"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22" w:type="pct"/>
            <w:shd w:val="clear" w:color="auto" w:fill="auto"/>
          </w:tcPr>
          <w:p w14:paraId="761C9313" w14:textId="77777777" w:rsidR="00FF0A85" w:rsidRPr="00F00EDF" w:rsidRDefault="00FF0A85" w:rsidP="00632245">
            <w:pPr>
              <w:rPr>
                <w:rFonts w:ascii="Arial" w:hAnsi="Arial" w:cs="Arial"/>
                <w:sz w:val="20"/>
                <w:szCs w:val="20"/>
              </w:rPr>
            </w:pPr>
            <w:r w:rsidRPr="00F00EDF">
              <w:rPr>
                <w:rFonts w:ascii="Arial" w:hAnsi="Arial" w:cs="Arial"/>
                <w:sz w:val="20"/>
                <w:szCs w:val="20"/>
              </w:rPr>
              <w:t>110 – Демонтаж и перемещение узла ОФ на склад цеха</w:t>
            </w:r>
          </w:p>
        </w:tc>
      </w:tr>
      <w:tr w:rsidR="00FF0A85" w:rsidRPr="00F00EDF" w14:paraId="6E0F1D7A" w14:textId="77777777" w:rsidTr="00320140">
        <w:trPr>
          <w:cantSplit/>
        </w:trPr>
        <w:tc>
          <w:tcPr>
            <w:tcW w:w="659" w:type="pct"/>
          </w:tcPr>
          <w:p w14:paraId="4AEB29F8" w14:textId="77777777" w:rsidR="00FF0A85" w:rsidRPr="00F00EDF" w:rsidRDefault="00FF0A85">
            <w:pPr>
              <w:rPr>
                <w:rFonts w:ascii="Arial" w:hAnsi="Arial" w:cs="Arial"/>
                <w:sz w:val="20"/>
                <w:szCs w:val="20"/>
              </w:rPr>
            </w:pPr>
            <w:r w:rsidRPr="00F00EDF">
              <w:rPr>
                <w:rFonts w:ascii="Arial" w:hAnsi="Arial" w:cs="Arial"/>
                <w:sz w:val="20"/>
                <w:szCs w:val="20"/>
              </w:rPr>
              <w:t xml:space="preserve">ПП-07.03.02-ERP </w:t>
            </w:r>
          </w:p>
        </w:tc>
        <w:tc>
          <w:tcPr>
            <w:tcW w:w="602" w:type="pct"/>
            <w:shd w:val="clear" w:color="auto" w:fill="auto"/>
          </w:tcPr>
          <w:p w14:paraId="3AB5FB71" w14:textId="77777777" w:rsidR="00FF0A85" w:rsidRPr="00F00EDF" w:rsidRDefault="00FF0A85" w:rsidP="00632245">
            <w:pPr>
              <w:rPr>
                <w:rFonts w:ascii="Arial" w:hAnsi="Arial" w:cs="Arial"/>
                <w:sz w:val="20"/>
                <w:szCs w:val="20"/>
              </w:rPr>
            </w:pPr>
            <w:r w:rsidRPr="00F00EDF">
              <w:rPr>
                <w:rFonts w:ascii="Arial" w:hAnsi="Arial" w:cs="Arial"/>
                <w:sz w:val="20"/>
                <w:szCs w:val="20"/>
              </w:rPr>
              <w:t>Недельно-суточное планирование воздействий на производственные активы</w:t>
            </w:r>
          </w:p>
        </w:tc>
        <w:tc>
          <w:tcPr>
            <w:tcW w:w="817" w:type="pct"/>
            <w:shd w:val="clear" w:color="auto" w:fill="auto"/>
          </w:tcPr>
          <w:p w14:paraId="727BEA8D" w14:textId="77777777" w:rsidR="00FF0A85" w:rsidRPr="00F00EDF" w:rsidRDefault="00FF0A85" w:rsidP="00632245">
            <w:pPr>
              <w:rPr>
                <w:rFonts w:ascii="Arial" w:hAnsi="Arial" w:cs="Arial"/>
                <w:sz w:val="20"/>
                <w:szCs w:val="20"/>
              </w:rPr>
            </w:pPr>
            <w:r w:rsidRPr="00F00EDF">
              <w:rPr>
                <w:rFonts w:ascii="Arial" w:hAnsi="Arial" w:cs="Arial"/>
                <w:sz w:val="20"/>
                <w:szCs w:val="20"/>
              </w:rPr>
              <w:t>10 – актуализация сроков плановых заказов по наработке/состоянию</w:t>
            </w:r>
          </w:p>
        </w:tc>
        <w:tc>
          <w:tcPr>
            <w:tcW w:w="662" w:type="pct"/>
            <w:shd w:val="clear" w:color="auto" w:fill="auto"/>
          </w:tcPr>
          <w:p w14:paraId="16E20E86" w14:textId="199BF672" w:rsidR="00FF0A85" w:rsidRPr="00F00EDF" w:rsidRDefault="00FF0A85" w:rsidP="00632245">
            <w:pPr>
              <w:rPr>
                <w:rFonts w:ascii="Arial" w:hAnsi="Arial" w:cs="Arial"/>
                <w:sz w:val="20"/>
                <w:szCs w:val="20"/>
              </w:rPr>
            </w:pPr>
            <w:r w:rsidRPr="00F00EDF">
              <w:rPr>
                <w:rFonts w:ascii="Arial" w:hAnsi="Arial" w:cs="Arial"/>
                <w:sz w:val="20"/>
                <w:szCs w:val="20"/>
              </w:rPr>
              <w:t xml:space="preserve">Отчет о состоянии </w:t>
            </w:r>
            <w:r w:rsidR="008E0AA0" w:rsidRPr="00F00EDF">
              <w:rPr>
                <w:rFonts w:ascii="Arial" w:hAnsi="Arial" w:cs="Arial"/>
                <w:sz w:val="20"/>
                <w:szCs w:val="20"/>
              </w:rPr>
              <w:t>ОФ</w:t>
            </w:r>
          </w:p>
        </w:tc>
        <w:tc>
          <w:tcPr>
            <w:tcW w:w="668" w:type="pct"/>
            <w:shd w:val="clear" w:color="auto" w:fill="auto"/>
          </w:tcPr>
          <w:p w14:paraId="7953E259" w14:textId="77777777" w:rsidR="00FF0A85" w:rsidRPr="00F00EDF" w:rsidRDefault="00FF0A85"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221F6EF7" w14:textId="2EEA5AA7" w:rsidR="00FF0A85" w:rsidRPr="00F00EDF" w:rsidRDefault="00FF0A85" w:rsidP="00632245">
            <w:pPr>
              <w:rPr>
                <w:rFonts w:ascii="Arial" w:hAnsi="Arial" w:cs="Arial"/>
                <w:sz w:val="20"/>
                <w:szCs w:val="20"/>
              </w:rPr>
            </w:pPr>
            <w:r w:rsidRPr="00F00EDF">
              <w:rPr>
                <w:rFonts w:ascii="Arial" w:hAnsi="Arial" w:cs="Arial"/>
                <w:sz w:val="20"/>
                <w:szCs w:val="20"/>
              </w:rPr>
              <w:t xml:space="preserve">Формирования и потребления </w:t>
            </w:r>
            <w:r w:rsidR="008E0AA0" w:rsidRPr="00F00EDF">
              <w:rPr>
                <w:rFonts w:ascii="Arial" w:hAnsi="Arial" w:cs="Arial"/>
                <w:sz w:val="20"/>
                <w:szCs w:val="20"/>
              </w:rPr>
              <w:t>ОФ</w:t>
            </w:r>
          </w:p>
        </w:tc>
        <w:tc>
          <w:tcPr>
            <w:tcW w:w="822" w:type="pct"/>
            <w:shd w:val="clear" w:color="auto" w:fill="auto"/>
          </w:tcPr>
          <w:p w14:paraId="2AF0AC4F" w14:textId="0291EB22" w:rsidR="00FF0A85" w:rsidRPr="00F00EDF" w:rsidRDefault="00FF0A85"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w:t>
            </w:r>
            <w:r w:rsidR="008E0AA0" w:rsidRPr="00F00EDF">
              <w:rPr>
                <w:rFonts w:ascii="Arial" w:hAnsi="Arial" w:cs="Arial"/>
                <w:sz w:val="20"/>
                <w:szCs w:val="20"/>
              </w:rPr>
              <w:t>ОФ</w:t>
            </w:r>
          </w:p>
        </w:tc>
      </w:tr>
      <w:tr w:rsidR="00320140" w:rsidRPr="00F00EDF" w14:paraId="0294DA36" w14:textId="77777777" w:rsidTr="00320140">
        <w:trPr>
          <w:cantSplit/>
        </w:trPr>
        <w:tc>
          <w:tcPr>
            <w:tcW w:w="659" w:type="pct"/>
          </w:tcPr>
          <w:p w14:paraId="54EAB5CC" w14:textId="42B4F85A" w:rsidR="00320140" w:rsidRPr="00F00EDF" w:rsidRDefault="00320140">
            <w:pPr>
              <w:rPr>
                <w:rFonts w:ascii="Arial" w:hAnsi="Arial" w:cs="Arial"/>
                <w:sz w:val="20"/>
                <w:szCs w:val="20"/>
              </w:rPr>
            </w:pPr>
            <w:r w:rsidRPr="00F00EDF">
              <w:rPr>
                <w:rFonts w:ascii="Arial" w:hAnsi="Arial" w:cs="Arial"/>
                <w:sz w:val="20"/>
                <w:szCs w:val="20"/>
              </w:rPr>
              <w:t xml:space="preserve">ПП-07.01.02.05-ERP </w:t>
            </w:r>
          </w:p>
        </w:tc>
        <w:tc>
          <w:tcPr>
            <w:tcW w:w="602" w:type="pct"/>
            <w:shd w:val="clear" w:color="auto" w:fill="auto"/>
          </w:tcPr>
          <w:p w14:paraId="4B4D4347" w14:textId="483BEEB2" w:rsidR="00320140" w:rsidRPr="00F00EDF" w:rsidRDefault="00320140" w:rsidP="00632245">
            <w:pPr>
              <w:rPr>
                <w:rFonts w:ascii="Arial" w:hAnsi="Arial" w:cs="Arial"/>
                <w:sz w:val="20"/>
                <w:szCs w:val="20"/>
              </w:rPr>
            </w:pPr>
            <w:r w:rsidRPr="00F00EDF">
              <w:rPr>
                <w:rFonts w:ascii="Arial" w:hAnsi="Arial" w:cs="Arial"/>
                <w:sz w:val="20"/>
                <w:szCs w:val="20"/>
              </w:rPr>
              <w:t xml:space="preserve">Ведение НСИ </w:t>
            </w:r>
            <w:r w:rsidR="00A023C8" w:rsidRPr="00F00EDF">
              <w:rPr>
                <w:rFonts w:ascii="Arial" w:hAnsi="Arial" w:cs="Arial"/>
                <w:sz w:val="20"/>
                <w:szCs w:val="20"/>
              </w:rPr>
              <w:t>ТОиР</w:t>
            </w:r>
          </w:p>
        </w:tc>
        <w:tc>
          <w:tcPr>
            <w:tcW w:w="817" w:type="pct"/>
            <w:shd w:val="clear" w:color="auto" w:fill="auto"/>
          </w:tcPr>
          <w:p w14:paraId="6E1AD168" w14:textId="77777777" w:rsidR="00320140" w:rsidRPr="00F00EDF" w:rsidRDefault="00320140" w:rsidP="00632245">
            <w:pPr>
              <w:rPr>
                <w:rFonts w:ascii="Arial" w:hAnsi="Arial" w:cs="Arial"/>
                <w:sz w:val="20"/>
                <w:szCs w:val="20"/>
              </w:rPr>
            </w:pPr>
          </w:p>
        </w:tc>
        <w:tc>
          <w:tcPr>
            <w:tcW w:w="662" w:type="pct"/>
            <w:shd w:val="clear" w:color="auto" w:fill="auto"/>
          </w:tcPr>
          <w:p w14:paraId="15E08216" w14:textId="77777777" w:rsidR="00320140" w:rsidRPr="00F00EDF" w:rsidRDefault="00320140" w:rsidP="00632245">
            <w:pPr>
              <w:rPr>
                <w:rFonts w:ascii="Arial" w:hAnsi="Arial" w:cs="Arial"/>
                <w:sz w:val="20"/>
                <w:szCs w:val="20"/>
              </w:rPr>
            </w:pPr>
            <w:r w:rsidRPr="00F00EDF">
              <w:rPr>
                <w:rFonts w:ascii="Arial" w:hAnsi="Arial" w:cs="Arial"/>
                <w:sz w:val="20"/>
                <w:szCs w:val="20"/>
              </w:rPr>
              <w:t>Единица оборудования</w:t>
            </w:r>
          </w:p>
        </w:tc>
        <w:tc>
          <w:tcPr>
            <w:tcW w:w="668" w:type="pct"/>
            <w:shd w:val="clear" w:color="auto" w:fill="auto"/>
          </w:tcPr>
          <w:p w14:paraId="60EB50D8" w14:textId="77777777" w:rsidR="00320140" w:rsidRPr="00F00EDF" w:rsidRDefault="00320140"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3E8959EB" w14:textId="705BD934"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364B51FB" w14:textId="77777777" w:rsidR="00320140" w:rsidRPr="00F00EDF" w:rsidRDefault="00320140" w:rsidP="00632245">
            <w:pPr>
              <w:rPr>
                <w:rFonts w:ascii="Arial" w:hAnsi="Arial" w:cs="Arial"/>
                <w:sz w:val="20"/>
                <w:szCs w:val="20"/>
              </w:rPr>
            </w:pPr>
            <w:r w:rsidRPr="00F00EDF">
              <w:rPr>
                <w:rFonts w:ascii="Arial" w:hAnsi="Arial" w:cs="Arial"/>
                <w:sz w:val="20"/>
                <w:szCs w:val="20"/>
              </w:rPr>
              <w:t>90 – Проверка на наличие единицы оборудования</w:t>
            </w:r>
          </w:p>
        </w:tc>
      </w:tr>
      <w:tr w:rsidR="00320140" w:rsidRPr="00F00EDF" w14:paraId="3F6008BF" w14:textId="77777777" w:rsidTr="00320140">
        <w:trPr>
          <w:cantSplit/>
        </w:trPr>
        <w:tc>
          <w:tcPr>
            <w:tcW w:w="659" w:type="pct"/>
          </w:tcPr>
          <w:p w14:paraId="2383FCCC" w14:textId="219E7C7C" w:rsidR="00320140" w:rsidRPr="00F00EDF" w:rsidRDefault="00320140">
            <w:pPr>
              <w:rPr>
                <w:rFonts w:ascii="Arial" w:hAnsi="Arial" w:cs="Arial"/>
                <w:sz w:val="20"/>
                <w:szCs w:val="20"/>
              </w:rPr>
            </w:pPr>
            <w:r w:rsidRPr="00F00EDF">
              <w:rPr>
                <w:rFonts w:ascii="Arial" w:hAnsi="Arial" w:cs="Arial"/>
                <w:sz w:val="20"/>
                <w:szCs w:val="20"/>
              </w:rPr>
              <w:t xml:space="preserve">ПП-07.01.02.05-ERP </w:t>
            </w:r>
          </w:p>
        </w:tc>
        <w:tc>
          <w:tcPr>
            <w:tcW w:w="602" w:type="pct"/>
            <w:shd w:val="clear" w:color="auto" w:fill="auto"/>
          </w:tcPr>
          <w:p w14:paraId="1985D3EA" w14:textId="2870D924" w:rsidR="00320140" w:rsidRPr="00F00EDF" w:rsidRDefault="00320140" w:rsidP="00632245">
            <w:pPr>
              <w:rPr>
                <w:rFonts w:ascii="Arial" w:hAnsi="Arial" w:cs="Arial"/>
                <w:sz w:val="20"/>
                <w:szCs w:val="20"/>
              </w:rPr>
            </w:pPr>
            <w:r w:rsidRPr="00F00EDF">
              <w:rPr>
                <w:rFonts w:ascii="Arial" w:hAnsi="Arial" w:cs="Arial"/>
                <w:sz w:val="20"/>
                <w:szCs w:val="20"/>
              </w:rPr>
              <w:t xml:space="preserve">Ведение НСИ </w:t>
            </w:r>
            <w:r w:rsidR="00A023C8" w:rsidRPr="00F00EDF">
              <w:rPr>
                <w:rFonts w:ascii="Arial" w:hAnsi="Arial" w:cs="Arial"/>
                <w:sz w:val="20"/>
                <w:szCs w:val="20"/>
              </w:rPr>
              <w:t>ТОиР</w:t>
            </w:r>
          </w:p>
        </w:tc>
        <w:tc>
          <w:tcPr>
            <w:tcW w:w="817" w:type="pct"/>
            <w:shd w:val="clear" w:color="auto" w:fill="auto"/>
          </w:tcPr>
          <w:p w14:paraId="3E1F6C29" w14:textId="77777777" w:rsidR="00320140" w:rsidRPr="00F00EDF" w:rsidRDefault="00320140" w:rsidP="00632245">
            <w:pPr>
              <w:rPr>
                <w:rFonts w:ascii="Arial" w:hAnsi="Arial" w:cs="Arial"/>
                <w:sz w:val="20"/>
                <w:szCs w:val="20"/>
              </w:rPr>
            </w:pPr>
          </w:p>
        </w:tc>
        <w:tc>
          <w:tcPr>
            <w:tcW w:w="662" w:type="pct"/>
            <w:shd w:val="clear" w:color="auto" w:fill="auto"/>
          </w:tcPr>
          <w:p w14:paraId="5685248E" w14:textId="77777777" w:rsidR="00320140" w:rsidRPr="00F00EDF" w:rsidRDefault="00320140" w:rsidP="00632245">
            <w:pPr>
              <w:rPr>
                <w:rFonts w:ascii="Arial" w:hAnsi="Arial" w:cs="Arial"/>
                <w:sz w:val="20"/>
                <w:szCs w:val="20"/>
              </w:rPr>
            </w:pPr>
            <w:r w:rsidRPr="00F00EDF">
              <w:rPr>
                <w:rFonts w:ascii="Arial" w:hAnsi="Arial" w:cs="Arial"/>
                <w:sz w:val="20"/>
                <w:szCs w:val="20"/>
              </w:rPr>
              <w:t xml:space="preserve">Акт о выполненном монтаже/демонтаже, </w:t>
            </w:r>
          </w:p>
          <w:p w14:paraId="4CD83640" w14:textId="77777777" w:rsidR="00320140" w:rsidRPr="00F00EDF" w:rsidRDefault="00320140" w:rsidP="00632245">
            <w:pPr>
              <w:rPr>
                <w:rFonts w:ascii="Arial" w:hAnsi="Arial" w:cs="Arial"/>
                <w:sz w:val="20"/>
                <w:szCs w:val="20"/>
              </w:rPr>
            </w:pPr>
            <w:r w:rsidRPr="00F00EDF">
              <w:rPr>
                <w:rFonts w:ascii="Arial" w:hAnsi="Arial" w:cs="Arial"/>
                <w:sz w:val="20"/>
                <w:szCs w:val="20"/>
              </w:rPr>
              <w:t xml:space="preserve"> Дефектная ведомость</w:t>
            </w:r>
          </w:p>
        </w:tc>
        <w:tc>
          <w:tcPr>
            <w:tcW w:w="668" w:type="pct"/>
            <w:shd w:val="clear" w:color="auto" w:fill="auto"/>
          </w:tcPr>
          <w:p w14:paraId="1DA606D9" w14:textId="77777777" w:rsidR="00320140" w:rsidRPr="00F00EDF" w:rsidRDefault="00320140"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05618542" w14:textId="76464822"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0941E0F7" w14:textId="77777777" w:rsidR="00320140" w:rsidRPr="00F00EDF" w:rsidRDefault="00320140" w:rsidP="00632245">
            <w:pPr>
              <w:rPr>
                <w:rFonts w:ascii="Arial" w:hAnsi="Arial" w:cs="Arial"/>
                <w:sz w:val="20"/>
                <w:szCs w:val="20"/>
              </w:rPr>
            </w:pPr>
            <w:r w:rsidRPr="00F00EDF">
              <w:rPr>
                <w:rFonts w:ascii="Arial" w:hAnsi="Arial" w:cs="Arial"/>
                <w:sz w:val="20"/>
                <w:szCs w:val="20"/>
              </w:rPr>
              <w:t>90 – Проверка на наличие единицы оборудования</w:t>
            </w:r>
          </w:p>
        </w:tc>
      </w:tr>
      <w:tr w:rsidR="00320140" w:rsidRPr="00F00EDF" w14:paraId="7D29A1FC" w14:textId="77777777" w:rsidTr="00320140">
        <w:trPr>
          <w:cantSplit/>
        </w:trPr>
        <w:tc>
          <w:tcPr>
            <w:tcW w:w="659" w:type="pct"/>
          </w:tcPr>
          <w:p w14:paraId="623C56E2" w14:textId="06DB69AF" w:rsidR="00320140" w:rsidRPr="00F00EDF" w:rsidRDefault="00320140">
            <w:pPr>
              <w:rPr>
                <w:rFonts w:ascii="Arial" w:hAnsi="Arial" w:cs="Arial"/>
                <w:sz w:val="20"/>
                <w:szCs w:val="20"/>
              </w:rPr>
            </w:pPr>
            <w:r w:rsidRPr="00F00EDF">
              <w:rPr>
                <w:rFonts w:ascii="Arial" w:hAnsi="Arial" w:cs="Arial"/>
                <w:sz w:val="20"/>
                <w:szCs w:val="20"/>
              </w:rPr>
              <w:t xml:space="preserve">ПП-07.01.02.05-ERP </w:t>
            </w:r>
          </w:p>
        </w:tc>
        <w:tc>
          <w:tcPr>
            <w:tcW w:w="602" w:type="pct"/>
            <w:shd w:val="clear" w:color="auto" w:fill="auto"/>
          </w:tcPr>
          <w:p w14:paraId="3FDE1197" w14:textId="74796042" w:rsidR="00320140" w:rsidRPr="00F00EDF" w:rsidRDefault="00320140" w:rsidP="00632245">
            <w:pPr>
              <w:rPr>
                <w:rFonts w:ascii="Arial" w:hAnsi="Arial" w:cs="Arial"/>
                <w:sz w:val="20"/>
                <w:szCs w:val="20"/>
              </w:rPr>
            </w:pPr>
            <w:r w:rsidRPr="00F00EDF">
              <w:rPr>
                <w:rFonts w:ascii="Arial" w:hAnsi="Arial" w:cs="Arial"/>
                <w:sz w:val="20"/>
                <w:szCs w:val="20"/>
              </w:rPr>
              <w:t xml:space="preserve">Ведение НСИ </w:t>
            </w:r>
            <w:r w:rsidR="00A023C8" w:rsidRPr="00F00EDF">
              <w:rPr>
                <w:rFonts w:ascii="Arial" w:hAnsi="Arial" w:cs="Arial"/>
                <w:sz w:val="20"/>
                <w:szCs w:val="20"/>
              </w:rPr>
              <w:t>ТОиР</w:t>
            </w:r>
          </w:p>
        </w:tc>
        <w:tc>
          <w:tcPr>
            <w:tcW w:w="817" w:type="pct"/>
            <w:shd w:val="clear" w:color="auto" w:fill="auto"/>
          </w:tcPr>
          <w:p w14:paraId="4555A080" w14:textId="77777777" w:rsidR="00320140" w:rsidRPr="00F00EDF" w:rsidRDefault="00320140" w:rsidP="00632245">
            <w:pPr>
              <w:rPr>
                <w:rFonts w:ascii="Arial" w:hAnsi="Arial" w:cs="Arial"/>
                <w:sz w:val="20"/>
                <w:szCs w:val="20"/>
              </w:rPr>
            </w:pPr>
          </w:p>
        </w:tc>
        <w:tc>
          <w:tcPr>
            <w:tcW w:w="662" w:type="pct"/>
            <w:shd w:val="clear" w:color="auto" w:fill="auto"/>
          </w:tcPr>
          <w:p w14:paraId="00FB35C1" w14:textId="77777777" w:rsidR="00320140" w:rsidRPr="00F00EDF" w:rsidRDefault="00320140" w:rsidP="00632245">
            <w:pPr>
              <w:rPr>
                <w:rFonts w:ascii="Arial" w:hAnsi="Arial" w:cs="Arial"/>
                <w:sz w:val="20"/>
                <w:szCs w:val="20"/>
              </w:rPr>
            </w:pPr>
            <w:r w:rsidRPr="00F00EDF">
              <w:rPr>
                <w:rFonts w:ascii="Arial" w:hAnsi="Arial" w:cs="Arial"/>
                <w:sz w:val="20"/>
                <w:szCs w:val="20"/>
              </w:rPr>
              <w:t>Единица оборудования</w:t>
            </w:r>
          </w:p>
        </w:tc>
        <w:tc>
          <w:tcPr>
            <w:tcW w:w="668" w:type="pct"/>
            <w:shd w:val="clear" w:color="auto" w:fill="auto"/>
          </w:tcPr>
          <w:p w14:paraId="4049EC21" w14:textId="77777777" w:rsidR="00320140" w:rsidRPr="00F00EDF" w:rsidRDefault="00320140"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6EF47E9C" w14:textId="19F7299D"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34AA1D0F" w14:textId="77777777" w:rsidR="00320140" w:rsidRPr="00F00EDF" w:rsidRDefault="00320140" w:rsidP="00632245">
            <w:pPr>
              <w:rPr>
                <w:rFonts w:ascii="Arial" w:hAnsi="Arial" w:cs="Arial"/>
                <w:sz w:val="20"/>
                <w:szCs w:val="20"/>
              </w:rPr>
            </w:pPr>
            <w:r w:rsidRPr="00F00EDF">
              <w:rPr>
                <w:rFonts w:ascii="Arial" w:hAnsi="Arial" w:cs="Arial"/>
                <w:sz w:val="20"/>
                <w:szCs w:val="20"/>
              </w:rPr>
              <w:t>170 – Обновление данных по установленной ЕО</w:t>
            </w:r>
          </w:p>
        </w:tc>
      </w:tr>
      <w:tr w:rsidR="00320140" w:rsidRPr="00F00EDF" w14:paraId="3FE47E49" w14:textId="77777777" w:rsidTr="00320140">
        <w:trPr>
          <w:cantSplit/>
        </w:trPr>
        <w:tc>
          <w:tcPr>
            <w:tcW w:w="659" w:type="pct"/>
          </w:tcPr>
          <w:p w14:paraId="41384312" w14:textId="763F48F0" w:rsidR="00320140" w:rsidRPr="00F00EDF" w:rsidRDefault="00320140">
            <w:pPr>
              <w:rPr>
                <w:rFonts w:ascii="Arial" w:hAnsi="Arial" w:cs="Arial"/>
                <w:sz w:val="20"/>
                <w:szCs w:val="20"/>
              </w:rPr>
            </w:pPr>
            <w:r w:rsidRPr="00F00EDF">
              <w:rPr>
                <w:rFonts w:ascii="Arial" w:hAnsi="Arial" w:cs="Arial"/>
                <w:sz w:val="20"/>
                <w:szCs w:val="20"/>
              </w:rPr>
              <w:t xml:space="preserve">ПП-07.01.02.05-ERP </w:t>
            </w:r>
          </w:p>
        </w:tc>
        <w:tc>
          <w:tcPr>
            <w:tcW w:w="602" w:type="pct"/>
            <w:shd w:val="clear" w:color="auto" w:fill="auto"/>
          </w:tcPr>
          <w:p w14:paraId="2671F391" w14:textId="5F51E263" w:rsidR="00320140" w:rsidRPr="00F00EDF" w:rsidRDefault="00320140" w:rsidP="00632245">
            <w:pPr>
              <w:rPr>
                <w:rFonts w:ascii="Arial" w:hAnsi="Arial" w:cs="Arial"/>
                <w:sz w:val="20"/>
                <w:szCs w:val="20"/>
              </w:rPr>
            </w:pPr>
            <w:r w:rsidRPr="00F00EDF">
              <w:rPr>
                <w:rFonts w:ascii="Arial" w:hAnsi="Arial" w:cs="Arial"/>
                <w:sz w:val="20"/>
                <w:szCs w:val="20"/>
              </w:rPr>
              <w:t xml:space="preserve">Ведение НСИ </w:t>
            </w:r>
            <w:r w:rsidR="00A023C8" w:rsidRPr="00F00EDF">
              <w:rPr>
                <w:rFonts w:ascii="Arial" w:hAnsi="Arial" w:cs="Arial"/>
                <w:sz w:val="20"/>
                <w:szCs w:val="20"/>
              </w:rPr>
              <w:t>ТОиР</w:t>
            </w:r>
          </w:p>
        </w:tc>
        <w:tc>
          <w:tcPr>
            <w:tcW w:w="817" w:type="pct"/>
            <w:shd w:val="clear" w:color="auto" w:fill="auto"/>
          </w:tcPr>
          <w:p w14:paraId="7C99B5F9" w14:textId="77777777" w:rsidR="00320140" w:rsidRPr="00F00EDF" w:rsidRDefault="00320140" w:rsidP="00632245">
            <w:pPr>
              <w:rPr>
                <w:rFonts w:ascii="Arial" w:hAnsi="Arial" w:cs="Arial"/>
                <w:sz w:val="20"/>
                <w:szCs w:val="20"/>
              </w:rPr>
            </w:pPr>
          </w:p>
        </w:tc>
        <w:tc>
          <w:tcPr>
            <w:tcW w:w="662" w:type="pct"/>
            <w:shd w:val="clear" w:color="auto" w:fill="auto"/>
          </w:tcPr>
          <w:p w14:paraId="2FE7096B" w14:textId="77777777" w:rsidR="00320140" w:rsidRPr="00F00EDF" w:rsidRDefault="00320140" w:rsidP="00632245">
            <w:pPr>
              <w:rPr>
                <w:rFonts w:ascii="Arial" w:hAnsi="Arial" w:cs="Arial"/>
                <w:sz w:val="20"/>
                <w:szCs w:val="20"/>
              </w:rPr>
            </w:pPr>
            <w:r w:rsidRPr="00F00EDF">
              <w:rPr>
                <w:rFonts w:ascii="Arial" w:hAnsi="Arial" w:cs="Arial"/>
                <w:sz w:val="20"/>
                <w:szCs w:val="20"/>
              </w:rPr>
              <w:t>Список позиций Планов ТОРО</w:t>
            </w:r>
          </w:p>
        </w:tc>
        <w:tc>
          <w:tcPr>
            <w:tcW w:w="668" w:type="pct"/>
            <w:shd w:val="clear" w:color="auto" w:fill="auto"/>
          </w:tcPr>
          <w:p w14:paraId="4D61205E" w14:textId="77777777" w:rsidR="00320140" w:rsidRPr="00F00EDF" w:rsidRDefault="00320140"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22238F77" w14:textId="4B2B6269"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49438F7D" w14:textId="77777777" w:rsidR="00320140" w:rsidRPr="00F00EDF" w:rsidRDefault="00320140" w:rsidP="00632245">
            <w:pPr>
              <w:rPr>
                <w:rFonts w:ascii="Arial" w:hAnsi="Arial" w:cs="Arial"/>
                <w:sz w:val="20"/>
                <w:szCs w:val="20"/>
              </w:rPr>
            </w:pPr>
            <w:r w:rsidRPr="00F00EDF">
              <w:rPr>
                <w:rFonts w:ascii="Arial" w:hAnsi="Arial" w:cs="Arial"/>
                <w:sz w:val="20"/>
                <w:szCs w:val="20"/>
              </w:rPr>
              <w:t>120 – Проверка наличия планов предупредительного ТОРО для узла</w:t>
            </w:r>
          </w:p>
        </w:tc>
      </w:tr>
      <w:tr w:rsidR="00320140" w:rsidRPr="00F00EDF" w14:paraId="53FD7B74" w14:textId="77777777" w:rsidTr="00320140">
        <w:trPr>
          <w:cantSplit/>
        </w:trPr>
        <w:tc>
          <w:tcPr>
            <w:tcW w:w="659" w:type="pct"/>
          </w:tcPr>
          <w:p w14:paraId="3BCD821F" w14:textId="77777777" w:rsidR="00320140" w:rsidRPr="00F00EDF" w:rsidRDefault="00320140">
            <w:pPr>
              <w:rPr>
                <w:rFonts w:ascii="Arial" w:hAnsi="Arial" w:cs="Arial"/>
                <w:sz w:val="20"/>
                <w:szCs w:val="20"/>
              </w:rPr>
            </w:pPr>
            <w:r w:rsidRPr="00F00EDF">
              <w:rPr>
                <w:rFonts w:ascii="Arial" w:hAnsi="Arial" w:cs="Arial"/>
                <w:sz w:val="20"/>
                <w:szCs w:val="20"/>
              </w:rPr>
              <w:t xml:space="preserve">ПП-07.03.01-ERP </w:t>
            </w:r>
          </w:p>
        </w:tc>
        <w:tc>
          <w:tcPr>
            <w:tcW w:w="602" w:type="pct"/>
            <w:shd w:val="clear" w:color="auto" w:fill="auto"/>
          </w:tcPr>
          <w:p w14:paraId="5605C3AA" w14:textId="77777777" w:rsidR="00320140" w:rsidRPr="00F00EDF" w:rsidRDefault="00320140" w:rsidP="00632245">
            <w:pPr>
              <w:rPr>
                <w:rFonts w:ascii="Arial" w:hAnsi="Arial" w:cs="Arial"/>
                <w:sz w:val="20"/>
                <w:szCs w:val="20"/>
              </w:rPr>
            </w:pPr>
            <w:r w:rsidRPr="00F00EDF">
              <w:rPr>
                <w:rFonts w:ascii="Arial" w:hAnsi="Arial" w:cs="Arial"/>
                <w:sz w:val="20"/>
                <w:szCs w:val="20"/>
              </w:rPr>
              <w:t>Оперативное (месячное) планирование воздействий на производственные активы</w:t>
            </w:r>
          </w:p>
        </w:tc>
        <w:tc>
          <w:tcPr>
            <w:tcW w:w="817" w:type="pct"/>
            <w:shd w:val="clear" w:color="auto" w:fill="auto"/>
          </w:tcPr>
          <w:p w14:paraId="363039E2" w14:textId="77777777" w:rsidR="00320140" w:rsidRPr="00F00EDF" w:rsidRDefault="00320140" w:rsidP="00632245">
            <w:pPr>
              <w:rPr>
                <w:rFonts w:ascii="Arial" w:hAnsi="Arial" w:cs="Arial"/>
                <w:sz w:val="20"/>
                <w:szCs w:val="20"/>
              </w:rPr>
            </w:pPr>
            <w:r w:rsidRPr="00F00EDF">
              <w:rPr>
                <w:rFonts w:ascii="Arial" w:hAnsi="Arial" w:cs="Arial"/>
                <w:sz w:val="20"/>
                <w:szCs w:val="20"/>
              </w:rPr>
              <w:t>10 – актуализация сроков плановых заказов по наработке/состоянию</w:t>
            </w:r>
          </w:p>
        </w:tc>
        <w:tc>
          <w:tcPr>
            <w:tcW w:w="662" w:type="pct"/>
            <w:shd w:val="clear" w:color="auto" w:fill="auto"/>
          </w:tcPr>
          <w:p w14:paraId="732966DE" w14:textId="5C958E4C" w:rsidR="00320140" w:rsidRPr="00F00EDF" w:rsidRDefault="00320140" w:rsidP="00632245">
            <w:pPr>
              <w:rPr>
                <w:rFonts w:ascii="Arial" w:hAnsi="Arial" w:cs="Arial"/>
                <w:sz w:val="20"/>
                <w:szCs w:val="20"/>
              </w:rPr>
            </w:pPr>
            <w:r w:rsidRPr="00F00EDF">
              <w:rPr>
                <w:rFonts w:ascii="Arial" w:hAnsi="Arial" w:cs="Arial"/>
                <w:sz w:val="20"/>
                <w:szCs w:val="20"/>
              </w:rPr>
              <w:t>Отчет о состоянии ОФ</w:t>
            </w:r>
          </w:p>
        </w:tc>
        <w:tc>
          <w:tcPr>
            <w:tcW w:w="668" w:type="pct"/>
            <w:shd w:val="clear" w:color="auto" w:fill="auto"/>
          </w:tcPr>
          <w:p w14:paraId="165C55B3" w14:textId="77777777" w:rsidR="00320140" w:rsidRPr="00F00EDF" w:rsidRDefault="00320140"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6F508206" w14:textId="197351FF"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7E9923C0" w14:textId="6366C8D4" w:rsidR="00320140" w:rsidRPr="00F00EDF" w:rsidRDefault="00320140"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ОФ</w:t>
            </w:r>
          </w:p>
        </w:tc>
      </w:tr>
      <w:tr w:rsidR="00320140" w:rsidRPr="00F00EDF" w14:paraId="67C2241B" w14:textId="77777777" w:rsidTr="00320140">
        <w:trPr>
          <w:cantSplit/>
        </w:trPr>
        <w:tc>
          <w:tcPr>
            <w:tcW w:w="659" w:type="pct"/>
          </w:tcPr>
          <w:p w14:paraId="3E75F0F9" w14:textId="77777777" w:rsidR="00320140" w:rsidRPr="00F00EDF" w:rsidRDefault="00320140">
            <w:pPr>
              <w:rPr>
                <w:rFonts w:ascii="Arial" w:hAnsi="Arial" w:cs="Arial"/>
                <w:sz w:val="20"/>
                <w:szCs w:val="20"/>
              </w:rPr>
            </w:pPr>
            <w:r w:rsidRPr="00F00EDF">
              <w:rPr>
                <w:rFonts w:ascii="Arial" w:hAnsi="Arial" w:cs="Arial"/>
                <w:sz w:val="20"/>
                <w:szCs w:val="20"/>
              </w:rPr>
              <w:lastRenderedPageBreak/>
              <w:t xml:space="preserve">ПП-07.04.01-ERP </w:t>
            </w:r>
          </w:p>
        </w:tc>
        <w:tc>
          <w:tcPr>
            <w:tcW w:w="602" w:type="pct"/>
            <w:shd w:val="clear" w:color="auto" w:fill="auto"/>
          </w:tcPr>
          <w:p w14:paraId="4DAA6682" w14:textId="77777777" w:rsidR="00320140" w:rsidRPr="00F00EDF" w:rsidRDefault="00320140" w:rsidP="00632245">
            <w:pPr>
              <w:rPr>
                <w:rFonts w:ascii="Arial" w:hAnsi="Arial" w:cs="Arial"/>
                <w:sz w:val="20"/>
                <w:szCs w:val="20"/>
              </w:rPr>
            </w:pPr>
            <w:r w:rsidRPr="00F00EDF">
              <w:rPr>
                <w:rFonts w:ascii="Arial" w:hAnsi="Arial" w:cs="Arial"/>
                <w:sz w:val="20"/>
                <w:szCs w:val="20"/>
              </w:rPr>
              <w:t xml:space="preserve">Регистрация технического состояния оборудования (дефекты, простои, в </w:t>
            </w:r>
            <w:proofErr w:type="spellStart"/>
            <w:r w:rsidRPr="00F00EDF">
              <w:rPr>
                <w:rFonts w:ascii="Arial" w:hAnsi="Arial" w:cs="Arial"/>
                <w:sz w:val="20"/>
                <w:szCs w:val="20"/>
              </w:rPr>
              <w:t>т.ч</w:t>
            </w:r>
            <w:proofErr w:type="spellEnd"/>
            <w:r w:rsidRPr="00F00EDF">
              <w:rPr>
                <w:rFonts w:ascii="Arial" w:hAnsi="Arial" w:cs="Arial"/>
                <w:sz w:val="20"/>
                <w:szCs w:val="20"/>
              </w:rPr>
              <w:t>. внеплановые остановы)</w:t>
            </w:r>
          </w:p>
        </w:tc>
        <w:tc>
          <w:tcPr>
            <w:tcW w:w="817" w:type="pct"/>
            <w:shd w:val="clear" w:color="auto" w:fill="auto"/>
          </w:tcPr>
          <w:p w14:paraId="1D2B7234" w14:textId="79335730" w:rsidR="00320140" w:rsidRPr="00F00EDF" w:rsidRDefault="00320140"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создание заявки на внеплановые работы</w:t>
            </w:r>
          </w:p>
        </w:tc>
        <w:tc>
          <w:tcPr>
            <w:tcW w:w="662" w:type="pct"/>
            <w:shd w:val="clear" w:color="auto" w:fill="auto"/>
          </w:tcPr>
          <w:p w14:paraId="26C8FABA" w14:textId="77777777" w:rsidR="00320140" w:rsidRPr="00F00EDF" w:rsidRDefault="00320140" w:rsidP="00632245">
            <w:pPr>
              <w:rPr>
                <w:rFonts w:ascii="Arial" w:hAnsi="Arial" w:cs="Arial"/>
                <w:sz w:val="20"/>
                <w:szCs w:val="20"/>
              </w:rPr>
            </w:pPr>
            <w:r w:rsidRPr="00F00EDF">
              <w:rPr>
                <w:rFonts w:ascii="Arial" w:hAnsi="Arial" w:cs="Arial"/>
                <w:sz w:val="20"/>
                <w:szCs w:val="20"/>
              </w:rPr>
              <w:t xml:space="preserve">Единица оборудования, </w:t>
            </w:r>
          </w:p>
          <w:p w14:paraId="07477024" w14:textId="77777777" w:rsidR="00320140" w:rsidRPr="00F00EDF" w:rsidRDefault="00320140" w:rsidP="00632245">
            <w:pPr>
              <w:rPr>
                <w:rFonts w:ascii="Arial" w:hAnsi="Arial" w:cs="Arial"/>
                <w:sz w:val="20"/>
                <w:szCs w:val="20"/>
              </w:rPr>
            </w:pPr>
            <w:r w:rsidRPr="00F00EDF">
              <w:rPr>
                <w:rFonts w:ascii="Arial" w:hAnsi="Arial" w:cs="Arial"/>
                <w:sz w:val="20"/>
                <w:szCs w:val="20"/>
              </w:rPr>
              <w:t xml:space="preserve"> ОЗМ</w:t>
            </w:r>
          </w:p>
        </w:tc>
        <w:tc>
          <w:tcPr>
            <w:tcW w:w="668" w:type="pct"/>
            <w:shd w:val="clear" w:color="auto" w:fill="auto"/>
          </w:tcPr>
          <w:p w14:paraId="5AA5BBE4" w14:textId="77777777" w:rsidR="00320140" w:rsidRPr="00F00EDF" w:rsidRDefault="00320140"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2325F71E" w14:textId="6DF571E4"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0285F2D9" w14:textId="41A4B50A" w:rsidR="00320140" w:rsidRPr="00F00EDF" w:rsidRDefault="00320140"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ОФ</w:t>
            </w:r>
          </w:p>
        </w:tc>
      </w:tr>
      <w:tr w:rsidR="00320140" w:rsidRPr="00F00EDF" w14:paraId="5D23FAAC" w14:textId="77777777" w:rsidTr="00320140">
        <w:trPr>
          <w:cantSplit/>
        </w:trPr>
        <w:tc>
          <w:tcPr>
            <w:tcW w:w="659" w:type="pct"/>
          </w:tcPr>
          <w:p w14:paraId="1DEFFF46" w14:textId="77777777" w:rsidR="00320140" w:rsidRPr="00F00EDF" w:rsidRDefault="00320140">
            <w:pPr>
              <w:rPr>
                <w:rFonts w:ascii="Arial" w:hAnsi="Arial" w:cs="Arial"/>
                <w:sz w:val="20"/>
                <w:szCs w:val="20"/>
              </w:rPr>
            </w:pPr>
            <w:r w:rsidRPr="00F00EDF">
              <w:rPr>
                <w:rFonts w:ascii="Arial" w:hAnsi="Arial" w:cs="Arial"/>
                <w:sz w:val="20"/>
                <w:szCs w:val="20"/>
              </w:rPr>
              <w:t xml:space="preserve">ПП-03.02.01.01-ERP  </w:t>
            </w:r>
          </w:p>
        </w:tc>
        <w:tc>
          <w:tcPr>
            <w:tcW w:w="602" w:type="pct"/>
            <w:shd w:val="clear" w:color="auto" w:fill="auto"/>
          </w:tcPr>
          <w:p w14:paraId="1B20D448" w14:textId="77777777" w:rsidR="00320140" w:rsidRPr="00F00EDF" w:rsidRDefault="00320140" w:rsidP="00632245">
            <w:pPr>
              <w:rPr>
                <w:rFonts w:ascii="Arial" w:hAnsi="Arial" w:cs="Arial"/>
                <w:sz w:val="20"/>
                <w:szCs w:val="20"/>
              </w:rPr>
            </w:pPr>
            <w:r w:rsidRPr="00F00EDF">
              <w:rPr>
                <w:rFonts w:ascii="Arial" w:hAnsi="Arial" w:cs="Arial"/>
                <w:sz w:val="20"/>
                <w:szCs w:val="20"/>
              </w:rPr>
              <w:t>Создание и изменение карточки ВНА</w:t>
            </w:r>
          </w:p>
        </w:tc>
        <w:tc>
          <w:tcPr>
            <w:tcW w:w="817" w:type="pct"/>
            <w:shd w:val="clear" w:color="auto" w:fill="auto"/>
          </w:tcPr>
          <w:p w14:paraId="557C9C4E" w14:textId="77777777" w:rsidR="00320140" w:rsidRPr="00F00EDF" w:rsidRDefault="00320140" w:rsidP="00632245">
            <w:pPr>
              <w:rPr>
                <w:rFonts w:ascii="Arial" w:hAnsi="Arial" w:cs="Arial"/>
                <w:sz w:val="20"/>
                <w:szCs w:val="20"/>
              </w:rPr>
            </w:pPr>
            <w:r w:rsidRPr="00F00EDF">
              <w:rPr>
                <w:rFonts w:ascii="Arial" w:hAnsi="Arial" w:cs="Arial"/>
                <w:sz w:val="20"/>
                <w:szCs w:val="20"/>
              </w:rPr>
              <w:t>03 Просмотр и анализ корректности карточки объекта ВНА</w:t>
            </w:r>
          </w:p>
        </w:tc>
        <w:tc>
          <w:tcPr>
            <w:tcW w:w="662" w:type="pct"/>
            <w:shd w:val="clear" w:color="auto" w:fill="auto"/>
          </w:tcPr>
          <w:p w14:paraId="2885477C" w14:textId="5CA0AB94" w:rsidR="00320140" w:rsidRPr="00F00EDF" w:rsidRDefault="00E82F86" w:rsidP="00632245">
            <w:pPr>
              <w:rPr>
                <w:rFonts w:ascii="Arial" w:hAnsi="Arial" w:cs="Arial"/>
                <w:sz w:val="20"/>
                <w:szCs w:val="20"/>
              </w:rPr>
            </w:pPr>
            <w:r w:rsidRPr="00F00EDF">
              <w:rPr>
                <w:rFonts w:ascii="Arial" w:hAnsi="Arial" w:cs="Arial"/>
                <w:sz w:val="20"/>
                <w:szCs w:val="20"/>
              </w:rPr>
              <w:t>Карточка объекта ВНА</w:t>
            </w:r>
          </w:p>
        </w:tc>
        <w:tc>
          <w:tcPr>
            <w:tcW w:w="668" w:type="pct"/>
            <w:shd w:val="clear" w:color="auto" w:fill="auto"/>
          </w:tcPr>
          <w:p w14:paraId="1C143026" w14:textId="77777777" w:rsidR="00320140" w:rsidRPr="00F00EDF" w:rsidRDefault="00320140"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4D87DBF3" w14:textId="446BFF8C" w:rsidR="00320140" w:rsidRPr="00F00EDF" w:rsidRDefault="00320140"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700DD151" w14:textId="77777777" w:rsidR="00320140" w:rsidRPr="00F00EDF" w:rsidRDefault="00320140" w:rsidP="00632245">
            <w:pPr>
              <w:rPr>
                <w:rFonts w:ascii="Arial" w:hAnsi="Arial" w:cs="Arial"/>
                <w:sz w:val="20"/>
                <w:szCs w:val="20"/>
              </w:rPr>
            </w:pPr>
            <w:r w:rsidRPr="00F00EDF">
              <w:rPr>
                <w:rFonts w:ascii="Arial" w:hAnsi="Arial" w:cs="Arial"/>
                <w:sz w:val="20"/>
                <w:szCs w:val="20"/>
              </w:rPr>
              <w:t>80 –Формирование пакета документов для создания карточки ВНА</w:t>
            </w:r>
          </w:p>
        </w:tc>
      </w:tr>
      <w:tr w:rsidR="00E82F86" w:rsidRPr="00F00EDF" w14:paraId="08241DBC" w14:textId="77777777" w:rsidTr="00320140">
        <w:trPr>
          <w:cantSplit/>
        </w:trPr>
        <w:tc>
          <w:tcPr>
            <w:tcW w:w="659" w:type="pct"/>
          </w:tcPr>
          <w:p w14:paraId="4469C9A2" w14:textId="3174B76A" w:rsidR="00E82F86" w:rsidRPr="00F00EDF" w:rsidRDefault="00E82F86">
            <w:pPr>
              <w:rPr>
                <w:rFonts w:ascii="Arial" w:hAnsi="Arial" w:cs="Arial"/>
                <w:sz w:val="20"/>
                <w:szCs w:val="20"/>
              </w:rPr>
            </w:pPr>
            <w:r w:rsidRPr="00F00EDF">
              <w:rPr>
                <w:rFonts w:ascii="Arial" w:hAnsi="Arial" w:cs="Arial"/>
                <w:sz w:val="20"/>
                <w:szCs w:val="20"/>
              </w:rPr>
              <w:t>ПП-07.05.03-ERP</w:t>
            </w:r>
          </w:p>
        </w:tc>
        <w:tc>
          <w:tcPr>
            <w:tcW w:w="602" w:type="pct"/>
            <w:shd w:val="clear" w:color="auto" w:fill="auto"/>
          </w:tcPr>
          <w:p w14:paraId="29691CA0" w14:textId="65AD2763" w:rsidR="00E82F86" w:rsidRPr="00F00EDF" w:rsidRDefault="00E82F86"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17" w:type="pct"/>
            <w:shd w:val="clear" w:color="auto" w:fill="auto"/>
          </w:tcPr>
          <w:p w14:paraId="407BF89F" w14:textId="3ECCDE8D" w:rsidR="00E82F86" w:rsidRPr="00F00EDF" w:rsidRDefault="00E82F86" w:rsidP="00632245">
            <w:pPr>
              <w:rPr>
                <w:rFonts w:ascii="Arial" w:hAnsi="Arial" w:cs="Arial"/>
                <w:sz w:val="20"/>
                <w:szCs w:val="20"/>
              </w:rPr>
            </w:pPr>
            <w:r w:rsidRPr="00F00EDF">
              <w:rPr>
                <w:rFonts w:ascii="Arial" w:hAnsi="Arial" w:cs="Arial"/>
                <w:sz w:val="20"/>
                <w:szCs w:val="20"/>
              </w:rPr>
              <w:t>80 –Формирование пакета документов для создания карточки ВНА</w:t>
            </w:r>
          </w:p>
        </w:tc>
        <w:tc>
          <w:tcPr>
            <w:tcW w:w="662" w:type="pct"/>
            <w:shd w:val="clear" w:color="auto" w:fill="auto"/>
          </w:tcPr>
          <w:p w14:paraId="6EFDC513" w14:textId="28BFF87B" w:rsidR="00E82F86" w:rsidRPr="00F00EDF" w:rsidRDefault="00E82F86" w:rsidP="00632245">
            <w:pPr>
              <w:rPr>
                <w:rFonts w:ascii="Arial" w:hAnsi="Arial" w:cs="Arial"/>
                <w:sz w:val="20"/>
                <w:szCs w:val="20"/>
              </w:rPr>
            </w:pPr>
            <w:r w:rsidRPr="00F00EDF">
              <w:rPr>
                <w:rFonts w:ascii="Arial" w:hAnsi="Arial" w:cs="Arial"/>
                <w:sz w:val="20"/>
                <w:szCs w:val="20"/>
              </w:rPr>
              <w:t>Пакет документов по созданию ВНА</w:t>
            </w:r>
          </w:p>
        </w:tc>
        <w:tc>
          <w:tcPr>
            <w:tcW w:w="668" w:type="pct"/>
            <w:shd w:val="clear" w:color="auto" w:fill="auto"/>
          </w:tcPr>
          <w:p w14:paraId="187E5786" w14:textId="66B1F5A2" w:rsidR="00E82F86" w:rsidRPr="00F00EDF" w:rsidRDefault="00E82F86" w:rsidP="00632245">
            <w:pPr>
              <w:rPr>
                <w:rFonts w:ascii="Arial" w:hAnsi="Arial" w:cs="Arial"/>
                <w:sz w:val="20"/>
                <w:szCs w:val="20"/>
              </w:rPr>
            </w:pPr>
            <w:r w:rsidRPr="00F00EDF">
              <w:rPr>
                <w:rFonts w:ascii="Arial" w:hAnsi="Arial" w:cs="Arial"/>
                <w:sz w:val="20"/>
                <w:szCs w:val="20"/>
              </w:rPr>
              <w:t xml:space="preserve">ПП-03.02.01.01-ERP  </w:t>
            </w:r>
          </w:p>
        </w:tc>
        <w:tc>
          <w:tcPr>
            <w:tcW w:w="770" w:type="pct"/>
            <w:shd w:val="clear" w:color="auto" w:fill="auto"/>
          </w:tcPr>
          <w:p w14:paraId="41F07FA1" w14:textId="54293EFD" w:rsidR="00E82F86" w:rsidRPr="00F00EDF" w:rsidRDefault="00E82F86" w:rsidP="00632245">
            <w:pPr>
              <w:rPr>
                <w:rFonts w:ascii="Arial" w:hAnsi="Arial" w:cs="Arial"/>
                <w:sz w:val="20"/>
                <w:szCs w:val="20"/>
              </w:rPr>
            </w:pPr>
            <w:r w:rsidRPr="00F00EDF">
              <w:rPr>
                <w:rFonts w:ascii="Arial" w:hAnsi="Arial" w:cs="Arial"/>
                <w:sz w:val="20"/>
                <w:szCs w:val="20"/>
              </w:rPr>
              <w:t>Создание и изменение карточки ВНА</w:t>
            </w:r>
          </w:p>
        </w:tc>
        <w:tc>
          <w:tcPr>
            <w:tcW w:w="822" w:type="pct"/>
            <w:shd w:val="clear" w:color="auto" w:fill="auto"/>
          </w:tcPr>
          <w:p w14:paraId="425D160F" w14:textId="4D624268" w:rsidR="00E82F86" w:rsidRPr="00F00EDF" w:rsidRDefault="00E82F86" w:rsidP="00632245">
            <w:pPr>
              <w:rPr>
                <w:rFonts w:ascii="Arial" w:hAnsi="Arial" w:cs="Arial"/>
                <w:sz w:val="20"/>
                <w:szCs w:val="20"/>
              </w:rPr>
            </w:pPr>
            <w:r w:rsidRPr="00F00EDF">
              <w:rPr>
                <w:rFonts w:ascii="Arial" w:hAnsi="Arial" w:cs="Arial"/>
                <w:sz w:val="20"/>
                <w:szCs w:val="20"/>
              </w:rPr>
              <w:t>03 Просмотр и анализ корректности карточки объекта ВНА</w:t>
            </w:r>
          </w:p>
        </w:tc>
      </w:tr>
      <w:tr w:rsidR="00E82F86" w:rsidRPr="00F00EDF" w14:paraId="21CB03A7" w14:textId="77777777" w:rsidTr="00320140">
        <w:trPr>
          <w:cantSplit/>
        </w:trPr>
        <w:tc>
          <w:tcPr>
            <w:tcW w:w="659" w:type="pct"/>
          </w:tcPr>
          <w:p w14:paraId="12454347" w14:textId="7CF30865" w:rsidR="00E82F86" w:rsidRPr="00F00EDF" w:rsidRDefault="00E82F86">
            <w:pPr>
              <w:rPr>
                <w:rFonts w:ascii="Arial" w:hAnsi="Arial" w:cs="Arial"/>
                <w:sz w:val="20"/>
                <w:szCs w:val="20"/>
              </w:rPr>
            </w:pPr>
            <w:r w:rsidRPr="00F00EDF">
              <w:rPr>
                <w:rFonts w:ascii="Arial" w:hAnsi="Arial" w:cs="Arial"/>
                <w:sz w:val="20"/>
                <w:szCs w:val="20"/>
              </w:rPr>
              <w:t>ПП-10.08.01.01</w:t>
            </w:r>
          </w:p>
        </w:tc>
        <w:tc>
          <w:tcPr>
            <w:tcW w:w="602" w:type="pct"/>
            <w:shd w:val="clear" w:color="auto" w:fill="auto"/>
          </w:tcPr>
          <w:p w14:paraId="0632B192" w14:textId="04FDCB63" w:rsidR="00E82F86" w:rsidRPr="00F00EDF" w:rsidRDefault="00E82F86" w:rsidP="00632245">
            <w:pPr>
              <w:rPr>
                <w:rFonts w:ascii="Arial" w:hAnsi="Arial" w:cs="Arial"/>
                <w:sz w:val="20"/>
                <w:szCs w:val="20"/>
              </w:rPr>
            </w:pPr>
            <w:r w:rsidRPr="00F00EDF">
              <w:rPr>
                <w:rFonts w:ascii="Arial" w:hAnsi="Arial" w:cs="Arial"/>
                <w:sz w:val="20"/>
                <w:szCs w:val="20"/>
              </w:rPr>
              <w:t>Выбор покупателя</w:t>
            </w:r>
          </w:p>
        </w:tc>
        <w:tc>
          <w:tcPr>
            <w:tcW w:w="817" w:type="pct"/>
            <w:shd w:val="clear" w:color="auto" w:fill="auto"/>
          </w:tcPr>
          <w:p w14:paraId="61D2D90C" w14:textId="1F82F66F" w:rsidR="00E82F86" w:rsidRPr="00F00EDF" w:rsidRDefault="00E82F86" w:rsidP="00632245">
            <w:pPr>
              <w:rPr>
                <w:rFonts w:ascii="Arial" w:hAnsi="Arial" w:cs="Arial"/>
                <w:sz w:val="20"/>
                <w:szCs w:val="20"/>
              </w:rPr>
            </w:pPr>
            <w:r w:rsidRPr="00F00EDF">
              <w:rPr>
                <w:rFonts w:ascii="Arial" w:hAnsi="Arial" w:cs="Arial"/>
                <w:sz w:val="20"/>
                <w:szCs w:val="20"/>
              </w:rPr>
              <w:t>ПП-10.08.01.05 – Определение наличия существующего договора</w:t>
            </w:r>
          </w:p>
        </w:tc>
        <w:tc>
          <w:tcPr>
            <w:tcW w:w="662" w:type="pct"/>
            <w:shd w:val="clear" w:color="auto" w:fill="auto"/>
          </w:tcPr>
          <w:p w14:paraId="70DD853C" w14:textId="442FCB7F" w:rsidR="00E82F86" w:rsidRPr="00F00EDF" w:rsidRDefault="00E82F86" w:rsidP="00632245">
            <w:pPr>
              <w:rPr>
                <w:rFonts w:ascii="Arial" w:hAnsi="Arial" w:cs="Arial"/>
                <w:sz w:val="20"/>
                <w:szCs w:val="20"/>
              </w:rPr>
            </w:pPr>
            <w:r w:rsidRPr="00F00EDF">
              <w:rPr>
                <w:rFonts w:ascii="Arial" w:hAnsi="Arial" w:cs="Arial"/>
                <w:sz w:val="20"/>
                <w:szCs w:val="20"/>
              </w:rPr>
              <w:t>Единица оборудования</w:t>
            </w:r>
          </w:p>
        </w:tc>
        <w:tc>
          <w:tcPr>
            <w:tcW w:w="668" w:type="pct"/>
            <w:shd w:val="clear" w:color="auto" w:fill="auto"/>
          </w:tcPr>
          <w:p w14:paraId="7D4D53DE" w14:textId="467D00B3" w:rsidR="00E82F86" w:rsidRPr="00F00EDF" w:rsidRDefault="00E82F86" w:rsidP="00632245">
            <w:pPr>
              <w:rPr>
                <w:rFonts w:ascii="Arial" w:hAnsi="Arial" w:cs="Arial"/>
                <w:sz w:val="20"/>
                <w:szCs w:val="20"/>
              </w:rPr>
            </w:pPr>
            <w:r w:rsidRPr="00F00EDF">
              <w:rPr>
                <w:rFonts w:ascii="Arial" w:hAnsi="Arial" w:cs="Arial"/>
                <w:sz w:val="20"/>
                <w:szCs w:val="20"/>
              </w:rPr>
              <w:t>ПП-07.05.03-ERP</w:t>
            </w:r>
          </w:p>
        </w:tc>
        <w:tc>
          <w:tcPr>
            <w:tcW w:w="770" w:type="pct"/>
            <w:shd w:val="clear" w:color="auto" w:fill="auto"/>
          </w:tcPr>
          <w:p w14:paraId="1A975C45" w14:textId="4490A214" w:rsidR="00E82F86" w:rsidRPr="00F00EDF" w:rsidRDefault="00E82F86" w:rsidP="00632245">
            <w:pPr>
              <w:rPr>
                <w:rFonts w:ascii="Arial" w:hAnsi="Arial" w:cs="Arial"/>
                <w:sz w:val="20"/>
                <w:szCs w:val="20"/>
              </w:rPr>
            </w:pPr>
            <w:r w:rsidRPr="00F00EDF">
              <w:rPr>
                <w:rFonts w:ascii="Arial" w:hAnsi="Arial" w:cs="Arial"/>
                <w:sz w:val="20"/>
                <w:szCs w:val="20"/>
              </w:rPr>
              <w:t>Формирования и потребления ОФ</w:t>
            </w:r>
          </w:p>
        </w:tc>
        <w:tc>
          <w:tcPr>
            <w:tcW w:w="822" w:type="pct"/>
            <w:shd w:val="clear" w:color="auto" w:fill="auto"/>
          </w:tcPr>
          <w:p w14:paraId="3BBB76D8" w14:textId="66C209FC" w:rsidR="00E82F86" w:rsidRPr="00F00EDF" w:rsidRDefault="00E82F86" w:rsidP="00632245">
            <w:pPr>
              <w:rPr>
                <w:rFonts w:ascii="Arial" w:hAnsi="Arial" w:cs="Arial"/>
                <w:sz w:val="20"/>
                <w:szCs w:val="20"/>
              </w:rPr>
            </w:pPr>
            <w:r w:rsidRPr="00F00EDF">
              <w:rPr>
                <w:rFonts w:ascii="Arial" w:hAnsi="Arial" w:cs="Arial"/>
                <w:sz w:val="20"/>
                <w:szCs w:val="20"/>
              </w:rPr>
              <w:t xml:space="preserve">10 </w:t>
            </w:r>
            <w:r w:rsidR="009842EF" w:rsidRPr="00F00EDF">
              <w:rPr>
                <w:rFonts w:ascii="Arial" w:hAnsi="Arial" w:cs="Arial"/>
                <w:sz w:val="20"/>
                <w:szCs w:val="20"/>
              </w:rPr>
              <w:t>–</w:t>
            </w:r>
            <w:r w:rsidRPr="00F00EDF">
              <w:rPr>
                <w:rFonts w:ascii="Arial" w:hAnsi="Arial" w:cs="Arial"/>
                <w:sz w:val="20"/>
                <w:szCs w:val="20"/>
              </w:rPr>
              <w:t xml:space="preserve"> Анализ состояния ОФ</w:t>
            </w:r>
          </w:p>
        </w:tc>
      </w:tr>
      <w:tr w:rsidR="00E82F86" w:rsidRPr="00F00EDF" w14:paraId="75CB3F3A" w14:textId="77777777" w:rsidTr="00320140">
        <w:trPr>
          <w:cantSplit/>
        </w:trPr>
        <w:tc>
          <w:tcPr>
            <w:tcW w:w="659" w:type="pct"/>
            <w:vAlign w:val="bottom"/>
          </w:tcPr>
          <w:p w14:paraId="781A7C62" w14:textId="0FBED91A" w:rsidR="00E82F86" w:rsidRPr="00632245" w:rsidRDefault="00E82F86">
            <w:pPr>
              <w:rPr>
                <w:rFonts w:ascii="Arial" w:hAnsi="Arial" w:cs="Arial"/>
                <w:sz w:val="20"/>
                <w:szCs w:val="20"/>
                <w:lang w:val="en-US"/>
              </w:rPr>
            </w:pPr>
            <w:r w:rsidRPr="00F00EDF">
              <w:rPr>
                <w:rFonts w:ascii="Arial" w:hAnsi="Arial" w:cs="Arial"/>
                <w:color w:val="000000"/>
                <w:sz w:val="20"/>
                <w:szCs w:val="20"/>
              </w:rPr>
              <w:t>ПП-07.05.01-ERP</w:t>
            </w:r>
          </w:p>
        </w:tc>
        <w:tc>
          <w:tcPr>
            <w:tcW w:w="602" w:type="pct"/>
            <w:shd w:val="clear" w:color="auto" w:fill="auto"/>
            <w:vAlign w:val="bottom"/>
          </w:tcPr>
          <w:p w14:paraId="2B22BA75" w14:textId="279B75A4"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17" w:type="pct"/>
            <w:shd w:val="clear" w:color="auto" w:fill="auto"/>
            <w:vAlign w:val="bottom"/>
          </w:tcPr>
          <w:p w14:paraId="6E57E1E8" w14:textId="3D060215"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15 </w:t>
            </w:r>
            <w:r w:rsidR="009842EF" w:rsidRPr="00F00EDF">
              <w:rPr>
                <w:rFonts w:ascii="Arial" w:hAnsi="Arial" w:cs="Arial"/>
                <w:color w:val="000000"/>
                <w:sz w:val="20"/>
                <w:szCs w:val="20"/>
              </w:rPr>
              <w:t>–</w:t>
            </w:r>
            <w:r w:rsidRPr="00F00EDF">
              <w:rPr>
                <w:rFonts w:ascii="Arial" w:hAnsi="Arial" w:cs="Arial"/>
                <w:color w:val="000000"/>
                <w:sz w:val="20"/>
                <w:szCs w:val="20"/>
              </w:rPr>
              <w:t xml:space="preserve"> Анализ потребности и запасов в деталях и изделиях подразделений-заявителей</w:t>
            </w:r>
          </w:p>
        </w:tc>
        <w:tc>
          <w:tcPr>
            <w:tcW w:w="662" w:type="pct"/>
            <w:shd w:val="clear" w:color="auto" w:fill="auto"/>
            <w:vAlign w:val="bottom"/>
          </w:tcPr>
          <w:p w14:paraId="3C828575" w14:textId="2C6DB1E9" w:rsidR="00E82F86" w:rsidRPr="00F00EDF" w:rsidRDefault="00E82F86" w:rsidP="00632245">
            <w:pPr>
              <w:rPr>
                <w:rFonts w:ascii="Arial" w:hAnsi="Arial" w:cs="Arial"/>
                <w:sz w:val="20"/>
                <w:szCs w:val="20"/>
              </w:rPr>
            </w:pPr>
            <w:r w:rsidRPr="00F00EDF">
              <w:rPr>
                <w:rFonts w:ascii="Arial" w:hAnsi="Arial" w:cs="Arial"/>
                <w:color w:val="000000"/>
                <w:sz w:val="20"/>
                <w:szCs w:val="20"/>
              </w:rPr>
              <w:t>Заявка на списание МТР</w:t>
            </w:r>
          </w:p>
        </w:tc>
        <w:tc>
          <w:tcPr>
            <w:tcW w:w="668" w:type="pct"/>
            <w:shd w:val="clear" w:color="auto" w:fill="auto"/>
            <w:vAlign w:val="bottom"/>
          </w:tcPr>
          <w:p w14:paraId="76469CDD" w14:textId="074F0619" w:rsidR="00E82F86" w:rsidRPr="00F00EDF" w:rsidRDefault="00E82F86" w:rsidP="00632245">
            <w:pPr>
              <w:rPr>
                <w:rFonts w:ascii="Arial" w:hAnsi="Arial" w:cs="Arial"/>
                <w:sz w:val="20"/>
                <w:szCs w:val="20"/>
              </w:rPr>
            </w:pPr>
            <w:r w:rsidRPr="00F00EDF">
              <w:rPr>
                <w:rFonts w:ascii="Arial" w:hAnsi="Arial" w:cs="Arial"/>
                <w:color w:val="000000"/>
                <w:sz w:val="20"/>
                <w:szCs w:val="20"/>
              </w:rPr>
              <w:t>ПП-10.03.02-ERP</w:t>
            </w:r>
          </w:p>
        </w:tc>
        <w:tc>
          <w:tcPr>
            <w:tcW w:w="770" w:type="pct"/>
            <w:shd w:val="clear" w:color="auto" w:fill="auto"/>
            <w:vAlign w:val="bottom"/>
          </w:tcPr>
          <w:p w14:paraId="0DFCAF71" w14:textId="7DA9A75F" w:rsidR="00E82F86" w:rsidRPr="00F00EDF" w:rsidRDefault="00E82F86" w:rsidP="00632245">
            <w:pPr>
              <w:rPr>
                <w:rFonts w:ascii="Arial" w:hAnsi="Arial" w:cs="Arial"/>
                <w:sz w:val="20"/>
                <w:szCs w:val="20"/>
              </w:rPr>
            </w:pPr>
            <w:r w:rsidRPr="00F00EDF">
              <w:rPr>
                <w:rFonts w:ascii="Arial" w:hAnsi="Arial" w:cs="Arial"/>
                <w:color w:val="000000"/>
                <w:sz w:val="20"/>
                <w:szCs w:val="20"/>
              </w:rPr>
              <w:t>Регистрация потребности</w:t>
            </w:r>
          </w:p>
        </w:tc>
        <w:tc>
          <w:tcPr>
            <w:tcW w:w="822" w:type="pct"/>
            <w:shd w:val="clear" w:color="auto" w:fill="auto"/>
            <w:vAlign w:val="bottom"/>
          </w:tcPr>
          <w:p w14:paraId="31E33DEB" w14:textId="2A8AAAEF"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20 </w:t>
            </w:r>
            <w:r w:rsidR="009842EF" w:rsidRPr="00F00EDF">
              <w:rPr>
                <w:rFonts w:ascii="Arial" w:hAnsi="Arial" w:cs="Arial"/>
                <w:color w:val="000000"/>
                <w:sz w:val="20"/>
                <w:szCs w:val="20"/>
              </w:rPr>
              <w:t>–</w:t>
            </w:r>
            <w:r w:rsidRPr="00F00EDF">
              <w:rPr>
                <w:rFonts w:ascii="Arial" w:hAnsi="Arial" w:cs="Arial"/>
                <w:color w:val="000000"/>
                <w:sz w:val="20"/>
                <w:szCs w:val="20"/>
              </w:rPr>
              <w:t xml:space="preserve"> Согласование заявки на списание МТР/закупку услуг</w:t>
            </w:r>
          </w:p>
        </w:tc>
      </w:tr>
      <w:tr w:rsidR="00E82F86" w:rsidRPr="00F00EDF" w14:paraId="60C97BE0" w14:textId="77777777" w:rsidTr="00320140">
        <w:trPr>
          <w:cantSplit/>
        </w:trPr>
        <w:tc>
          <w:tcPr>
            <w:tcW w:w="659" w:type="pct"/>
            <w:vAlign w:val="bottom"/>
          </w:tcPr>
          <w:p w14:paraId="57387EE8" w14:textId="47480EF1" w:rsidR="00E82F86" w:rsidRPr="00F00EDF" w:rsidRDefault="00E82F86">
            <w:pPr>
              <w:rPr>
                <w:rFonts w:ascii="Arial" w:hAnsi="Arial" w:cs="Arial"/>
                <w:sz w:val="20"/>
                <w:szCs w:val="20"/>
              </w:rPr>
            </w:pPr>
            <w:r w:rsidRPr="00F00EDF">
              <w:rPr>
                <w:rFonts w:ascii="Arial" w:hAnsi="Arial" w:cs="Arial"/>
                <w:color w:val="000000"/>
                <w:sz w:val="20"/>
                <w:szCs w:val="20"/>
              </w:rPr>
              <w:t>ПП-12.07.01-ERP</w:t>
            </w:r>
          </w:p>
        </w:tc>
        <w:tc>
          <w:tcPr>
            <w:tcW w:w="602" w:type="pct"/>
            <w:shd w:val="clear" w:color="auto" w:fill="auto"/>
            <w:vAlign w:val="bottom"/>
          </w:tcPr>
          <w:p w14:paraId="2D696279" w14:textId="32720D51" w:rsidR="00E82F86" w:rsidRPr="00F00EDF" w:rsidRDefault="00E82F86" w:rsidP="00632245">
            <w:pPr>
              <w:rPr>
                <w:rFonts w:ascii="Arial" w:hAnsi="Arial" w:cs="Arial"/>
                <w:sz w:val="20"/>
                <w:szCs w:val="20"/>
              </w:rPr>
            </w:pPr>
            <w:r w:rsidRPr="00F00EDF">
              <w:rPr>
                <w:rFonts w:ascii="Arial" w:hAnsi="Arial" w:cs="Arial"/>
                <w:color w:val="000000"/>
                <w:sz w:val="20"/>
                <w:szCs w:val="20"/>
              </w:rPr>
              <w:t>Управление данными НСИ</w:t>
            </w:r>
          </w:p>
        </w:tc>
        <w:tc>
          <w:tcPr>
            <w:tcW w:w="817" w:type="pct"/>
            <w:shd w:val="clear" w:color="auto" w:fill="auto"/>
            <w:vAlign w:val="bottom"/>
          </w:tcPr>
          <w:p w14:paraId="3EF38DC7" w14:textId="5C75A721" w:rsidR="00E82F86" w:rsidRPr="00F00EDF" w:rsidRDefault="00E82F86" w:rsidP="00632245">
            <w:pPr>
              <w:rPr>
                <w:rFonts w:ascii="Arial" w:hAnsi="Arial" w:cs="Arial"/>
                <w:sz w:val="20"/>
                <w:szCs w:val="20"/>
              </w:rPr>
            </w:pPr>
            <w:r w:rsidRPr="00F00EDF">
              <w:rPr>
                <w:rFonts w:ascii="Arial" w:hAnsi="Arial" w:cs="Arial"/>
                <w:color w:val="000000"/>
                <w:sz w:val="20"/>
                <w:szCs w:val="20"/>
              </w:rPr>
              <w:t> </w:t>
            </w:r>
          </w:p>
        </w:tc>
        <w:tc>
          <w:tcPr>
            <w:tcW w:w="662" w:type="pct"/>
            <w:shd w:val="clear" w:color="auto" w:fill="auto"/>
            <w:vAlign w:val="bottom"/>
          </w:tcPr>
          <w:p w14:paraId="2092F29F" w14:textId="28997A80"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Документ-основание для создания/изменения объекта НСИ </w:t>
            </w:r>
          </w:p>
        </w:tc>
        <w:tc>
          <w:tcPr>
            <w:tcW w:w="668" w:type="pct"/>
            <w:shd w:val="clear" w:color="auto" w:fill="auto"/>
            <w:vAlign w:val="bottom"/>
          </w:tcPr>
          <w:p w14:paraId="407283BF" w14:textId="22FD4E5A" w:rsidR="00E82F86" w:rsidRPr="00F00EDF" w:rsidRDefault="00E82F86" w:rsidP="00632245">
            <w:pPr>
              <w:rPr>
                <w:rFonts w:ascii="Arial" w:hAnsi="Arial" w:cs="Arial"/>
                <w:sz w:val="20"/>
                <w:szCs w:val="20"/>
              </w:rPr>
            </w:pPr>
            <w:r w:rsidRPr="00F00EDF">
              <w:rPr>
                <w:rFonts w:ascii="Arial" w:hAnsi="Arial" w:cs="Arial"/>
                <w:color w:val="000000"/>
                <w:sz w:val="20"/>
                <w:szCs w:val="20"/>
              </w:rPr>
              <w:t>ПП-07.05.01-ERP</w:t>
            </w:r>
          </w:p>
        </w:tc>
        <w:tc>
          <w:tcPr>
            <w:tcW w:w="770" w:type="pct"/>
            <w:shd w:val="clear" w:color="auto" w:fill="auto"/>
            <w:vAlign w:val="bottom"/>
          </w:tcPr>
          <w:p w14:paraId="043502E4" w14:textId="6AB3A1F8"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22" w:type="pct"/>
            <w:shd w:val="clear" w:color="auto" w:fill="auto"/>
            <w:vAlign w:val="bottom"/>
          </w:tcPr>
          <w:p w14:paraId="00BCA9C4" w14:textId="085987AE" w:rsidR="00E82F86" w:rsidRPr="00F00EDF" w:rsidRDefault="00E82F86" w:rsidP="00632245">
            <w:pPr>
              <w:rPr>
                <w:rFonts w:ascii="Arial" w:hAnsi="Arial" w:cs="Arial"/>
                <w:sz w:val="20"/>
                <w:szCs w:val="20"/>
              </w:rPr>
            </w:pPr>
            <w:r w:rsidRPr="00F00EDF">
              <w:rPr>
                <w:rFonts w:ascii="Arial" w:hAnsi="Arial" w:cs="Arial"/>
                <w:color w:val="000000"/>
                <w:sz w:val="20"/>
                <w:szCs w:val="20"/>
              </w:rPr>
              <w:t>25-Проверка наличия ЕКМТР для покупных материалов из которых возможно изготовить изделие</w:t>
            </w:r>
          </w:p>
        </w:tc>
      </w:tr>
      <w:tr w:rsidR="00E82F86" w:rsidRPr="00F00EDF" w14:paraId="5AF0F52A" w14:textId="77777777" w:rsidTr="00320140">
        <w:trPr>
          <w:cantSplit/>
        </w:trPr>
        <w:tc>
          <w:tcPr>
            <w:tcW w:w="659" w:type="pct"/>
            <w:vAlign w:val="bottom"/>
          </w:tcPr>
          <w:p w14:paraId="2CA218A5" w14:textId="6DB6D6DB" w:rsidR="00E82F86" w:rsidRPr="00F00EDF" w:rsidRDefault="00E82F86">
            <w:pPr>
              <w:rPr>
                <w:rFonts w:ascii="Arial" w:hAnsi="Arial" w:cs="Arial"/>
                <w:sz w:val="20"/>
                <w:szCs w:val="20"/>
              </w:rPr>
            </w:pPr>
            <w:r w:rsidRPr="00F00EDF">
              <w:rPr>
                <w:rFonts w:ascii="Arial" w:hAnsi="Arial" w:cs="Arial"/>
                <w:color w:val="000000"/>
                <w:sz w:val="20"/>
                <w:szCs w:val="20"/>
              </w:rPr>
              <w:t>ПП-07.05.01-ERP</w:t>
            </w:r>
          </w:p>
        </w:tc>
        <w:tc>
          <w:tcPr>
            <w:tcW w:w="602" w:type="pct"/>
            <w:shd w:val="clear" w:color="auto" w:fill="auto"/>
            <w:vAlign w:val="bottom"/>
          </w:tcPr>
          <w:p w14:paraId="61982FD5" w14:textId="1A5D75B0"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17" w:type="pct"/>
            <w:shd w:val="clear" w:color="auto" w:fill="auto"/>
            <w:vAlign w:val="bottom"/>
          </w:tcPr>
          <w:p w14:paraId="266FD992" w14:textId="24CC5B5B"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30 </w:t>
            </w:r>
            <w:r w:rsidR="009842EF" w:rsidRPr="00F00EDF">
              <w:rPr>
                <w:rFonts w:ascii="Arial" w:hAnsi="Arial" w:cs="Arial"/>
                <w:color w:val="000000"/>
                <w:sz w:val="20"/>
                <w:szCs w:val="20"/>
              </w:rPr>
              <w:t>–</w:t>
            </w:r>
            <w:r w:rsidRPr="00F00EDF">
              <w:rPr>
                <w:rFonts w:ascii="Arial" w:hAnsi="Arial" w:cs="Arial"/>
                <w:color w:val="000000"/>
                <w:sz w:val="20"/>
                <w:szCs w:val="20"/>
              </w:rPr>
              <w:t xml:space="preserve"> Создание производственного заказа</w:t>
            </w:r>
          </w:p>
        </w:tc>
        <w:tc>
          <w:tcPr>
            <w:tcW w:w="662" w:type="pct"/>
            <w:shd w:val="clear" w:color="auto" w:fill="auto"/>
            <w:vAlign w:val="bottom"/>
          </w:tcPr>
          <w:p w14:paraId="2BFA6BB0" w14:textId="463551E6" w:rsidR="00E82F86" w:rsidRPr="00F00EDF" w:rsidRDefault="00E82F86" w:rsidP="00632245">
            <w:pPr>
              <w:rPr>
                <w:rFonts w:ascii="Arial" w:hAnsi="Arial" w:cs="Arial"/>
                <w:sz w:val="20"/>
                <w:szCs w:val="20"/>
              </w:rPr>
            </w:pPr>
            <w:r w:rsidRPr="00F00EDF">
              <w:rPr>
                <w:rFonts w:ascii="Arial" w:hAnsi="Arial" w:cs="Arial"/>
                <w:color w:val="000000"/>
                <w:sz w:val="20"/>
                <w:szCs w:val="20"/>
              </w:rPr>
              <w:t> </w:t>
            </w:r>
          </w:p>
        </w:tc>
        <w:tc>
          <w:tcPr>
            <w:tcW w:w="668" w:type="pct"/>
            <w:shd w:val="clear" w:color="auto" w:fill="auto"/>
            <w:vAlign w:val="bottom"/>
          </w:tcPr>
          <w:p w14:paraId="41021AE0" w14:textId="0693C5BE" w:rsidR="00E82F86" w:rsidRPr="00F00EDF" w:rsidRDefault="00E82F86" w:rsidP="00632245">
            <w:pPr>
              <w:rPr>
                <w:rFonts w:ascii="Arial" w:hAnsi="Arial" w:cs="Arial"/>
                <w:sz w:val="20"/>
                <w:szCs w:val="20"/>
              </w:rPr>
            </w:pPr>
            <w:r w:rsidRPr="00F00EDF">
              <w:rPr>
                <w:rFonts w:ascii="Arial" w:hAnsi="Arial" w:cs="Arial"/>
                <w:color w:val="000000"/>
                <w:sz w:val="20"/>
                <w:szCs w:val="20"/>
              </w:rPr>
              <w:t>ПП-12.07.01-ERP</w:t>
            </w:r>
          </w:p>
        </w:tc>
        <w:tc>
          <w:tcPr>
            <w:tcW w:w="770" w:type="pct"/>
            <w:shd w:val="clear" w:color="auto" w:fill="auto"/>
            <w:vAlign w:val="bottom"/>
          </w:tcPr>
          <w:p w14:paraId="08CDD859" w14:textId="6E15ADB0" w:rsidR="00E82F86" w:rsidRPr="00F00EDF" w:rsidRDefault="00E82F86" w:rsidP="00632245">
            <w:pPr>
              <w:rPr>
                <w:rFonts w:ascii="Arial" w:hAnsi="Arial" w:cs="Arial"/>
                <w:sz w:val="20"/>
                <w:szCs w:val="20"/>
              </w:rPr>
            </w:pPr>
            <w:r w:rsidRPr="00F00EDF">
              <w:rPr>
                <w:rFonts w:ascii="Arial" w:hAnsi="Arial" w:cs="Arial"/>
                <w:color w:val="000000"/>
                <w:sz w:val="20"/>
                <w:szCs w:val="20"/>
              </w:rPr>
              <w:t>Управление данными НСИ</w:t>
            </w:r>
          </w:p>
        </w:tc>
        <w:tc>
          <w:tcPr>
            <w:tcW w:w="822" w:type="pct"/>
            <w:shd w:val="clear" w:color="auto" w:fill="auto"/>
            <w:vAlign w:val="bottom"/>
          </w:tcPr>
          <w:p w14:paraId="5BF1810F" w14:textId="50B52475" w:rsidR="00E82F86" w:rsidRPr="00F00EDF" w:rsidRDefault="00E82F86" w:rsidP="00632245">
            <w:pPr>
              <w:rPr>
                <w:rFonts w:ascii="Arial" w:hAnsi="Arial" w:cs="Arial"/>
                <w:sz w:val="20"/>
                <w:szCs w:val="20"/>
              </w:rPr>
            </w:pPr>
            <w:r w:rsidRPr="00F00EDF">
              <w:rPr>
                <w:rFonts w:ascii="Arial" w:hAnsi="Arial" w:cs="Arial"/>
                <w:color w:val="000000"/>
                <w:sz w:val="20"/>
                <w:szCs w:val="20"/>
              </w:rPr>
              <w:t> </w:t>
            </w:r>
          </w:p>
        </w:tc>
      </w:tr>
      <w:tr w:rsidR="00E82F86" w:rsidRPr="00F00EDF" w14:paraId="17B261BD" w14:textId="77777777" w:rsidTr="00320140">
        <w:trPr>
          <w:cantSplit/>
        </w:trPr>
        <w:tc>
          <w:tcPr>
            <w:tcW w:w="659" w:type="pct"/>
            <w:vAlign w:val="bottom"/>
          </w:tcPr>
          <w:p w14:paraId="68FA287E" w14:textId="50448F85" w:rsidR="00E82F86" w:rsidRPr="00F00EDF" w:rsidRDefault="00E82F86">
            <w:pPr>
              <w:rPr>
                <w:rFonts w:ascii="Arial" w:hAnsi="Arial" w:cs="Arial"/>
                <w:sz w:val="20"/>
                <w:szCs w:val="20"/>
              </w:rPr>
            </w:pPr>
            <w:r w:rsidRPr="00F00EDF">
              <w:rPr>
                <w:rFonts w:ascii="Arial" w:hAnsi="Arial" w:cs="Arial"/>
                <w:color w:val="000000"/>
                <w:sz w:val="20"/>
                <w:szCs w:val="20"/>
              </w:rPr>
              <w:lastRenderedPageBreak/>
              <w:t>УП-04.07.02-ERP</w:t>
            </w:r>
          </w:p>
        </w:tc>
        <w:tc>
          <w:tcPr>
            <w:tcW w:w="602" w:type="pct"/>
            <w:shd w:val="clear" w:color="auto" w:fill="auto"/>
            <w:vAlign w:val="bottom"/>
          </w:tcPr>
          <w:p w14:paraId="5FF05A9D" w14:textId="7142B42F" w:rsidR="00E82F86" w:rsidRPr="00F00EDF" w:rsidRDefault="00E82F86" w:rsidP="00632245">
            <w:pPr>
              <w:rPr>
                <w:rFonts w:ascii="Arial" w:hAnsi="Arial" w:cs="Arial"/>
                <w:sz w:val="20"/>
                <w:szCs w:val="20"/>
              </w:rPr>
            </w:pPr>
            <w:r w:rsidRPr="00F00EDF">
              <w:rPr>
                <w:rFonts w:ascii="Arial" w:hAnsi="Arial" w:cs="Arial"/>
                <w:color w:val="000000"/>
                <w:sz w:val="20"/>
                <w:szCs w:val="20"/>
              </w:rPr>
              <w:t>Оперативный контроль корректности отнесения фактических затрат</w:t>
            </w:r>
          </w:p>
        </w:tc>
        <w:tc>
          <w:tcPr>
            <w:tcW w:w="817" w:type="pct"/>
            <w:shd w:val="clear" w:color="auto" w:fill="auto"/>
            <w:vAlign w:val="bottom"/>
          </w:tcPr>
          <w:p w14:paraId="22D12802" w14:textId="4ED9854E"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1 </w:t>
            </w:r>
            <w:r w:rsidR="009842EF" w:rsidRPr="00F00EDF">
              <w:rPr>
                <w:rFonts w:ascii="Arial" w:hAnsi="Arial" w:cs="Arial"/>
                <w:color w:val="000000"/>
                <w:sz w:val="20"/>
                <w:szCs w:val="20"/>
              </w:rPr>
              <w:t>–</w:t>
            </w:r>
            <w:r w:rsidRPr="00F00EDF">
              <w:rPr>
                <w:rFonts w:ascii="Arial" w:hAnsi="Arial" w:cs="Arial"/>
                <w:color w:val="000000"/>
                <w:sz w:val="20"/>
                <w:szCs w:val="20"/>
              </w:rPr>
              <w:t xml:space="preserve"> Контроль корректности отнесения фактических затрат на объектах контроллинга</w:t>
            </w:r>
          </w:p>
        </w:tc>
        <w:tc>
          <w:tcPr>
            <w:tcW w:w="662" w:type="pct"/>
            <w:shd w:val="clear" w:color="auto" w:fill="auto"/>
            <w:vAlign w:val="bottom"/>
          </w:tcPr>
          <w:p w14:paraId="4CF88894" w14:textId="62A98F86"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Производственный заказ</w:t>
            </w:r>
            <w:r w:rsidRPr="00F00EDF">
              <w:rPr>
                <w:rFonts w:ascii="Arial" w:hAnsi="Arial" w:cs="Arial"/>
                <w:color w:val="000000"/>
                <w:sz w:val="20"/>
                <w:szCs w:val="20"/>
              </w:rPr>
              <w:br/>
              <w:t>Подтверждения к заказам</w:t>
            </w:r>
          </w:p>
        </w:tc>
        <w:tc>
          <w:tcPr>
            <w:tcW w:w="668" w:type="pct"/>
            <w:shd w:val="clear" w:color="auto" w:fill="auto"/>
            <w:vAlign w:val="bottom"/>
          </w:tcPr>
          <w:p w14:paraId="759C63EA" w14:textId="1DF3E066" w:rsidR="00E82F86" w:rsidRPr="00F00EDF" w:rsidRDefault="00E82F86" w:rsidP="00632245">
            <w:pPr>
              <w:rPr>
                <w:rFonts w:ascii="Arial" w:hAnsi="Arial" w:cs="Arial"/>
                <w:sz w:val="20"/>
                <w:szCs w:val="20"/>
              </w:rPr>
            </w:pPr>
            <w:r w:rsidRPr="00F00EDF">
              <w:rPr>
                <w:rFonts w:ascii="Arial" w:hAnsi="Arial" w:cs="Arial"/>
                <w:color w:val="000000"/>
                <w:sz w:val="20"/>
                <w:szCs w:val="20"/>
              </w:rPr>
              <w:t>ПП-07.05.01-ERP</w:t>
            </w:r>
          </w:p>
        </w:tc>
        <w:tc>
          <w:tcPr>
            <w:tcW w:w="770" w:type="pct"/>
            <w:shd w:val="clear" w:color="auto" w:fill="auto"/>
            <w:vAlign w:val="bottom"/>
          </w:tcPr>
          <w:p w14:paraId="0BB1F329" w14:textId="2FF45EEE"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22" w:type="pct"/>
            <w:shd w:val="clear" w:color="auto" w:fill="auto"/>
            <w:vAlign w:val="bottom"/>
          </w:tcPr>
          <w:p w14:paraId="44CA15C8" w14:textId="09DBD39C"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70 </w:t>
            </w:r>
            <w:r w:rsidR="009842EF" w:rsidRPr="00F00EDF">
              <w:rPr>
                <w:rFonts w:ascii="Arial" w:hAnsi="Arial" w:cs="Arial"/>
                <w:color w:val="000000"/>
                <w:sz w:val="20"/>
                <w:szCs w:val="20"/>
              </w:rPr>
              <w:t>–</w:t>
            </w:r>
            <w:r w:rsidRPr="00F00EDF">
              <w:rPr>
                <w:rFonts w:ascii="Arial" w:hAnsi="Arial" w:cs="Arial"/>
                <w:color w:val="000000"/>
                <w:sz w:val="20"/>
                <w:szCs w:val="20"/>
              </w:rPr>
              <w:t>Техническое закрытие производственного заказа</w:t>
            </w:r>
          </w:p>
        </w:tc>
      </w:tr>
      <w:tr w:rsidR="00E82F86" w:rsidRPr="00F00EDF" w14:paraId="60DED135" w14:textId="77777777" w:rsidTr="00320140">
        <w:trPr>
          <w:cantSplit/>
        </w:trPr>
        <w:tc>
          <w:tcPr>
            <w:tcW w:w="659" w:type="pct"/>
            <w:vAlign w:val="bottom"/>
          </w:tcPr>
          <w:p w14:paraId="315C5F76" w14:textId="5F46D828" w:rsidR="00E82F86" w:rsidRPr="00F00EDF" w:rsidRDefault="00E82F86">
            <w:pPr>
              <w:rPr>
                <w:rFonts w:ascii="Arial" w:hAnsi="Arial" w:cs="Arial"/>
                <w:sz w:val="20"/>
                <w:szCs w:val="20"/>
              </w:rPr>
            </w:pPr>
            <w:r w:rsidRPr="00F00EDF">
              <w:rPr>
                <w:rFonts w:ascii="Arial" w:hAnsi="Arial" w:cs="Arial"/>
                <w:color w:val="000000"/>
                <w:sz w:val="20"/>
                <w:szCs w:val="20"/>
              </w:rPr>
              <w:t>ПП-10.07.03.03-ERP</w:t>
            </w:r>
          </w:p>
        </w:tc>
        <w:tc>
          <w:tcPr>
            <w:tcW w:w="602" w:type="pct"/>
            <w:shd w:val="clear" w:color="auto" w:fill="auto"/>
            <w:vAlign w:val="bottom"/>
          </w:tcPr>
          <w:p w14:paraId="3FC6F680" w14:textId="3BDF50BF" w:rsidR="00E82F86" w:rsidRPr="00F00EDF" w:rsidRDefault="00E82F86" w:rsidP="00632245">
            <w:pPr>
              <w:rPr>
                <w:rFonts w:ascii="Arial" w:hAnsi="Arial" w:cs="Arial"/>
                <w:sz w:val="20"/>
                <w:szCs w:val="20"/>
              </w:rPr>
            </w:pPr>
            <w:r w:rsidRPr="00F00EDF">
              <w:rPr>
                <w:rFonts w:ascii="Arial" w:hAnsi="Arial" w:cs="Arial"/>
                <w:color w:val="000000"/>
                <w:sz w:val="20"/>
                <w:szCs w:val="20"/>
              </w:rPr>
              <w:t>Комплектация и выдача материалов со склада</w:t>
            </w:r>
          </w:p>
        </w:tc>
        <w:tc>
          <w:tcPr>
            <w:tcW w:w="817" w:type="pct"/>
            <w:shd w:val="clear" w:color="auto" w:fill="auto"/>
            <w:vAlign w:val="bottom"/>
          </w:tcPr>
          <w:p w14:paraId="4EEB7506" w14:textId="5151CC15"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86 </w:t>
            </w:r>
            <w:r w:rsidR="009842EF" w:rsidRPr="00F00EDF">
              <w:rPr>
                <w:rFonts w:ascii="Arial" w:hAnsi="Arial" w:cs="Arial"/>
                <w:color w:val="000000"/>
                <w:sz w:val="20"/>
                <w:szCs w:val="20"/>
              </w:rPr>
              <w:t>–</w:t>
            </w:r>
            <w:r w:rsidRPr="00F00EDF">
              <w:rPr>
                <w:rFonts w:ascii="Arial" w:hAnsi="Arial" w:cs="Arial"/>
                <w:color w:val="000000"/>
                <w:sz w:val="20"/>
                <w:szCs w:val="20"/>
              </w:rPr>
              <w:t xml:space="preserve"> Комплектование МТР, кроме наливных</w:t>
            </w:r>
          </w:p>
        </w:tc>
        <w:tc>
          <w:tcPr>
            <w:tcW w:w="662" w:type="pct"/>
            <w:shd w:val="clear" w:color="auto" w:fill="auto"/>
            <w:vAlign w:val="bottom"/>
          </w:tcPr>
          <w:p w14:paraId="39F54FEE" w14:textId="2FC1DBEB"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Запас производимых в ЦРММ деталей и изделий </w:t>
            </w:r>
          </w:p>
        </w:tc>
        <w:tc>
          <w:tcPr>
            <w:tcW w:w="668" w:type="pct"/>
            <w:shd w:val="clear" w:color="auto" w:fill="auto"/>
            <w:vAlign w:val="bottom"/>
          </w:tcPr>
          <w:p w14:paraId="130834C1" w14:textId="3B1E9679" w:rsidR="00E82F86" w:rsidRPr="00F00EDF" w:rsidRDefault="00E82F86" w:rsidP="00632245">
            <w:pPr>
              <w:rPr>
                <w:rFonts w:ascii="Arial" w:hAnsi="Arial" w:cs="Arial"/>
                <w:sz w:val="20"/>
                <w:szCs w:val="20"/>
              </w:rPr>
            </w:pPr>
            <w:r w:rsidRPr="00F00EDF">
              <w:rPr>
                <w:rFonts w:ascii="Arial" w:hAnsi="Arial" w:cs="Arial"/>
                <w:color w:val="000000"/>
                <w:sz w:val="20"/>
                <w:szCs w:val="20"/>
              </w:rPr>
              <w:t>ПП-07.05.01-ERP</w:t>
            </w:r>
          </w:p>
        </w:tc>
        <w:tc>
          <w:tcPr>
            <w:tcW w:w="770" w:type="pct"/>
            <w:shd w:val="clear" w:color="auto" w:fill="auto"/>
            <w:vAlign w:val="bottom"/>
          </w:tcPr>
          <w:p w14:paraId="3CDC9B0B" w14:textId="1F7F659B"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22" w:type="pct"/>
            <w:shd w:val="clear" w:color="auto" w:fill="auto"/>
            <w:vAlign w:val="bottom"/>
          </w:tcPr>
          <w:p w14:paraId="7634C10C" w14:textId="4A0F1540"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15 </w:t>
            </w:r>
            <w:r w:rsidR="009842EF" w:rsidRPr="00F00EDF">
              <w:rPr>
                <w:rFonts w:ascii="Arial" w:hAnsi="Arial" w:cs="Arial"/>
                <w:color w:val="000000"/>
                <w:sz w:val="20"/>
                <w:szCs w:val="20"/>
              </w:rPr>
              <w:t>–</w:t>
            </w:r>
            <w:r w:rsidRPr="00F00EDF">
              <w:rPr>
                <w:rFonts w:ascii="Arial" w:hAnsi="Arial" w:cs="Arial"/>
                <w:color w:val="000000"/>
                <w:sz w:val="20"/>
                <w:szCs w:val="20"/>
              </w:rPr>
              <w:t xml:space="preserve"> Анализ потребности и запасов в деталях и изделиях подразделений-заявителей</w:t>
            </w:r>
          </w:p>
        </w:tc>
      </w:tr>
      <w:tr w:rsidR="00E82F86" w:rsidRPr="00F00EDF" w14:paraId="28D32F6E" w14:textId="77777777" w:rsidTr="00320140">
        <w:trPr>
          <w:cantSplit/>
        </w:trPr>
        <w:tc>
          <w:tcPr>
            <w:tcW w:w="659" w:type="pct"/>
            <w:vAlign w:val="bottom"/>
          </w:tcPr>
          <w:p w14:paraId="5F0CD52A" w14:textId="71E8E093" w:rsidR="00E82F86" w:rsidRPr="00F00EDF" w:rsidRDefault="00E82F86">
            <w:pPr>
              <w:rPr>
                <w:rFonts w:ascii="Arial" w:hAnsi="Arial" w:cs="Arial"/>
                <w:sz w:val="20"/>
                <w:szCs w:val="20"/>
              </w:rPr>
            </w:pPr>
            <w:r w:rsidRPr="00F00EDF">
              <w:rPr>
                <w:rFonts w:ascii="Arial" w:hAnsi="Arial" w:cs="Arial"/>
                <w:color w:val="000000"/>
                <w:sz w:val="20"/>
                <w:szCs w:val="20"/>
              </w:rPr>
              <w:t>ПП-07.05.01-ERP</w:t>
            </w:r>
          </w:p>
        </w:tc>
        <w:tc>
          <w:tcPr>
            <w:tcW w:w="602" w:type="pct"/>
            <w:shd w:val="clear" w:color="auto" w:fill="auto"/>
            <w:vAlign w:val="bottom"/>
          </w:tcPr>
          <w:p w14:paraId="0A5A9037" w14:textId="0DFC5912"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17" w:type="pct"/>
            <w:shd w:val="clear" w:color="auto" w:fill="auto"/>
            <w:vAlign w:val="bottom"/>
          </w:tcPr>
          <w:p w14:paraId="4F5B4D4B" w14:textId="3FAF0700"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50 </w:t>
            </w:r>
            <w:r w:rsidR="009842EF" w:rsidRPr="00F00EDF">
              <w:rPr>
                <w:rFonts w:ascii="Arial" w:hAnsi="Arial" w:cs="Arial"/>
                <w:color w:val="000000"/>
                <w:sz w:val="20"/>
                <w:szCs w:val="20"/>
              </w:rPr>
              <w:t>–</w:t>
            </w:r>
            <w:r w:rsidRPr="00F00EDF">
              <w:rPr>
                <w:rFonts w:ascii="Arial" w:hAnsi="Arial" w:cs="Arial"/>
                <w:color w:val="000000"/>
                <w:sz w:val="20"/>
                <w:szCs w:val="20"/>
              </w:rPr>
              <w:t xml:space="preserve"> Производство деталей и изделий</w:t>
            </w:r>
          </w:p>
        </w:tc>
        <w:tc>
          <w:tcPr>
            <w:tcW w:w="662" w:type="pct"/>
            <w:shd w:val="clear" w:color="auto" w:fill="auto"/>
            <w:vAlign w:val="bottom"/>
          </w:tcPr>
          <w:p w14:paraId="7CB122BD" w14:textId="6BCAF5A7" w:rsidR="00E82F86" w:rsidRPr="00F00EDF" w:rsidRDefault="00E82F86" w:rsidP="00632245">
            <w:pPr>
              <w:rPr>
                <w:rFonts w:ascii="Arial" w:hAnsi="Arial" w:cs="Arial"/>
                <w:sz w:val="20"/>
                <w:szCs w:val="20"/>
              </w:rPr>
            </w:pPr>
            <w:r w:rsidRPr="00F00EDF">
              <w:rPr>
                <w:rFonts w:ascii="Arial" w:hAnsi="Arial" w:cs="Arial"/>
                <w:color w:val="000000"/>
                <w:sz w:val="20"/>
                <w:szCs w:val="20"/>
              </w:rPr>
              <w:t>Документ материала</w:t>
            </w:r>
            <w:r w:rsidRPr="00F00EDF">
              <w:rPr>
                <w:rFonts w:ascii="Arial" w:hAnsi="Arial" w:cs="Arial"/>
                <w:color w:val="000000"/>
                <w:sz w:val="20"/>
                <w:szCs w:val="20"/>
              </w:rPr>
              <w:br/>
              <w:t>М-11</w:t>
            </w:r>
          </w:p>
        </w:tc>
        <w:tc>
          <w:tcPr>
            <w:tcW w:w="668" w:type="pct"/>
            <w:shd w:val="clear" w:color="auto" w:fill="auto"/>
            <w:vAlign w:val="bottom"/>
          </w:tcPr>
          <w:p w14:paraId="328EAD77" w14:textId="643EFC2E" w:rsidR="00E82F86" w:rsidRPr="00F00EDF" w:rsidRDefault="00E82F86" w:rsidP="00632245">
            <w:pPr>
              <w:rPr>
                <w:rFonts w:ascii="Arial" w:hAnsi="Arial" w:cs="Arial"/>
                <w:sz w:val="20"/>
                <w:szCs w:val="20"/>
              </w:rPr>
            </w:pPr>
            <w:r w:rsidRPr="00F00EDF">
              <w:rPr>
                <w:rFonts w:ascii="Arial" w:hAnsi="Arial" w:cs="Arial"/>
                <w:color w:val="000000"/>
                <w:sz w:val="20"/>
                <w:szCs w:val="20"/>
              </w:rPr>
              <w:t>ПП-10.07.03.03-ERP</w:t>
            </w:r>
          </w:p>
        </w:tc>
        <w:tc>
          <w:tcPr>
            <w:tcW w:w="770" w:type="pct"/>
            <w:shd w:val="clear" w:color="auto" w:fill="auto"/>
            <w:vAlign w:val="bottom"/>
          </w:tcPr>
          <w:p w14:paraId="26A16B00" w14:textId="5F5D5BEF" w:rsidR="00E82F86" w:rsidRPr="00F00EDF" w:rsidRDefault="00E82F86" w:rsidP="00632245">
            <w:pPr>
              <w:rPr>
                <w:rFonts w:ascii="Arial" w:hAnsi="Arial" w:cs="Arial"/>
                <w:sz w:val="20"/>
                <w:szCs w:val="20"/>
              </w:rPr>
            </w:pPr>
            <w:r w:rsidRPr="00F00EDF">
              <w:rPr>
                <w:rFonts w:ascii="Arial" w:hAnsi="Arial" w:cs="Arial"/>
                <w:color w:val="000000"/>
                <w:sz w:val="20"/>
                <w:szCs w:val="20"/>
              </w:rPr>
              <w:t>Комплектация и выдача материалов со склада</w:t>
            </w:r>
          </w:p>
        </w:tc>
        <w:tc>
          <w:tcPr>
            <w:tcW w:w="822" w:type="pct"/>
            <w:shd w:val="clear" w:color="auto" w:fill="auto"/>
            <w:vAlign w:val="bottom"/>
          </w:tcPr>
          <w:p w14:paraId="19929E64" w14:textId="38AC612B"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50 </w:t>
            </w:r>
            <w:r w:rsidR="009842EF" w:rsidRPr="00F00EDF">
              <w:rPr>
                <w:rFonts w:ascii="Arial" w:hAnsi="Arial" w:cs="Arial"/>
                <w:color w:val="000000"/>
                <w:sz w:val="20"/>
                <w:szCs w:val="20"/>
              </w:rPr>
              <w:t>–</w:t>
            </w:r>
            <w:r w:rsidRPr="00F00EDF">
              <w:rPr>
                <w:rFonts w:ascii="Arial" w:hAnsi="Arial" w:cs="Arial"/>
                <w:color w:val="000000"/>
                <w:sz w:val="20"/>
                <w:szCs w:val="20"/>
              </w:rPr>
              <w:t xml:space="preserve"> Регистрация проводки отпуска по исходящей поставке</w:t>
            </w:r>
          </w:p>
        </w:tc>
      </w:tr>
      <w:tr w:rsidR="00E82F86" w:rsidRPr="00F00EDF" w14:paraId="47EA49D6" w14:textId="77777777" w:rsidTr="00320140">
        <w:trPr>
          <w:cantSplit/>
        </w:trPr>
        <w:tc>
          <w:tcPr>
            <w:tcW w:w="659" w:type="pct"/>
            <w:vAlign w:val="bottom"/>
          </w:tcPr>
          <w:p w14:paraId="48CF6547" w14:textId="66212536" w:rsidR="00E82F86" w:rsidRPr="00F00EDF" w:rsidRDefault="00E82F86">
            <w:pPr>
              <w:rPr>
                <w:rFonts w:ascii="Arial" w:hAnsi="Arial" w:cs="Arial"/>
                <w:sz w:val="20"/>
                <w:szCs w:val="20"/>
              </w:rPr>
            </w:pPr>
            <w:r w:rsidRPr="00F00EDF">
              <w:rPr>
                <w:rFonts w:ascii="Arial" w:hAnsi="Arial" w:cs="Arial"/>
                <w:color w:val="000000"/>
                <w:sz w:val="20"/>
                <w:szCs w:val="20"/>
              </w:rPr>
              <w:t>ПП-07.05.01-ERP</w:t>
            </w:r>
          </w:p>
        </w:tc>
        <w:tc>
          <w:tcPr>
            <w:tcW w:w="602" w:type="pct"/>
            <w:shd w:val="clear" w:color="auto" w:fill="auto"/>
            <w:vAlign w:val="bottom"/>
          </w:tcPr>
          <w:p w14:paraId="576D3839" w14:textId="209D8766"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17" w:type="pct"/>
            <w:shd w:val="clear" w:color="auto" w:fill="auto"/>
            <w:vAlign w:val="bottom"/>
          </w:tcPr>
          <w:p w14:paraId="1412BDF9" w14:textId="4818841D"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15 </w:t>
            </w:r>
            <w:r w:rsidR="009842EF" w:rsidRPr="00F00EDF">
              <w:rPr>
                <w:rFonts w:ascii="Arial" w:hAnsi="Arial" w:cs="Arial"/>
                <w:color w:val="000000"/>
                <w:sz w:val="20"/>
                <w:szCs w:val="20"/>
              </w:rPr>
              <w:t>–</w:t>
            </w:r>
            <w:r w:rsidRPr="00F00EDF">
              <w:rPr>
                <w:rFonts w:ascii="Arial" w:hAnsi="Arial" w:cs="Arial"/>
                <w:color w:val="000000"/>
                <w:sz w:val="20"/>
                <w:szCs w:val="20"/>
              </w:rPr>
              <w:t xml:space="preserve"> Анализ потребности и запасов в деталях и изделиях подразделений-заявителей</w:t>
            </w:r>
          </w:p>
        </w:tc>
        <w:tc>
          <w:tcPr>
            <w:tcW w:w="662" w:type="pct"/>
            <w:shd w:val="clear" w:color="auto" w:fill="auto"/>
            <w:vAlign w:val="bottom"/>
          </w:tcPr>
          <w:p w14:paraId="2E0EB613" w14:textId="3EFC27D6" w:rsidR="00E82F86" w:rsidRPr="00F00EDF" w:rsidRDefault="00E82F86" w:rsidP="00632245">
            <w:pPr>
              <w:rPr>
                <w:rFonts w:ascii="Arial" w:hAnsi="Arial" w:cs="Arial"/>
                <w:sz w:val="20"/>
                <w:szCs w:val="20"/>
              </w:rPr>
            </w:pPr>
            <w:r w:rsidRPr="00F00EDF">
              <w:rPr>
                <w:rFonts w:ascii="Arial" w:hAnsi="Arial" w:cs="Arial"/>
                <w:color w:val="000000"/>
                <w:sz w:val="20"/>
                <w:szCs w:val="20"/>
              </w:rPr>
              <w:t>Заказы ТОРО</w:t>
            </w:r>
          </w:p>
        </w:tc>
        <w:tc>
          <w:tcPr>
            <w:tcW w:w="668" w:type="pct"/>
            <w:shd w:val="clear" w:color="auto" w:fill="auto"/>
            <w:vAlign w:val="bottom"/>
          </w:tcPr>
          <w:p w14:paraId="056BCEB9" w14:textId="6A9103D9" w:rsidR="00E82F86" w:rsidRPr="00F00EDF" w:rsidRDefault="00E82F86" w:rsidP="00632245">
            <w:pPr>
              <w:rPr>
                <w:rFonts w:ascii="Arial" w:hAnsi="Arial" w:cs="Arial"/>
                <w:sz w:val="20"/>
                <w:szCs w:val="20"/>
              </w:rPr>
            </w:pPr>
            <w:r w:rsidRPr="00F00EDF">
              <w:rPr>
                <w:rFonts w:ascii="Arial" w:hAnsi="Arial" w:cs="Arial"/>
                <w:color w:val="000000"/>
                <w:sz w:val="20"/>
                <w:szCs w:val="20"/>
              </w:rPr>
              <w:t>ПП-07.03.01-ERP</w:t>
            </w:r>
          </w:p>
        </w:tc>
        <w:tc>
          <w:tcPr>
            <w:tcW w:w="770" w:type="pct"/>
            <w:shd w:val="clear" w:color="auto" w:fill="auto"/>
            <w:vAlign w:val="bottom"/>
          </w:tcPr>
          <w:p w14:paraId="13E63E31" w14:textId="584D8422" w:rsidR="00E82F86" w:rsidRPr="00F00EDF" w:rsidRDefault="00E82F86" w:rsidP="00632245">
            <w:pPr>
              <w:rPr>
                <w:rFonts w:ascii="Arial" w:hAnsi="Arial" w:cs="Arial"/>
                <w:sz w:val="20"/>
                <w:szCs w:val="20"/>
              </w:rPr>
            </w:pPr>
            <w:r w:rsidRPr="00F00EDF">
              <w:rPr>
                <w:rFonts w:ascii="Arial" w:hAnsi="Arial" w:cs="Arial"/>
                <w:color w:val="000000"/>
                <w:sz w:val="20"/>
                <w:szCs w:val="20"/>
              </w:rPr>
              <w:t>Оперативное (месячное) планирование воздействий на производственные активы</w:t>
            </w:r>
          </w:p>
        </w:tc>
        <w:tc>
          <w:tcPr>
            <w:tcW w:w="822" w:type="pct"/>
            <w:shd w:val="clear" w:color="auto" w:fill="auto"/>
            <w:vAlign w:val="bottom"/>
          </w:tcPr>
          <w:p w14:paraId="02EC8D02" w14:textId="6F91300A"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95 </w:t>
            </w:r>
            <w:r w:rsidR="009842EF" w:rsidRPr="00F00EDF">
              <w:rPr>
                <w:rFonts w:ascii="Arial" w:hAnsi="Arial" w:cs="Arial"/>
                <w:color w:val="000000"/>
                <w:sz w:val="20"/>
                <w:szCs w:val="20"/>
              </w:rPr>
              <w:t>–</w:t>
            </w:r>
            <w:r w:rsidRPr="00F00EDF">
              <w:rPr>
                <w:rFonts w:ascii="Arial" w:hAnsi="Arial" w:cs="Arial"/>
                <w:color w:val="000000"/>
                <w:sz w:val="20"/>
                <w:szCs w:val="20"/>
              </w:rPr>
              <w:t xml:space="preserve"> Формирование заявки на изготовление ЗЧ собственного производства</w:t>
            </w:r>
          </w:p>
        </w:tc>
      </w:tr>
      <w:tr w:rsidR="00E82F86" w:rsidRPr="00F00EDF" w14:paraId="2263FD86" w14:textId="77777777" w:rsidTr="00320140">
        <w:trPr>
          <w:cantSplit/>
        </w:trPr>
        <w:tc>
          <w:tcPr>
            <w:tcW w:w="659" w:type="pct"/>
            <w:vAlign w:val="bottom"/>
          </w:tcPr>
          <w:p w14:paraId="3D5D2DE4" w14:textId="6DE81169" w:rsidR="00E82F86" w:rsidRPr="00F00EDF" w:rsidRDefault="00E82F86">
            <w:pPr>
              <w:rPr>
                <w:rFonts w:ascii="Arial" w:hAnsi="Arial" w:cs="Arial"/>
                <w:sz w:val="20"/>
                <w:szCs w:val="20"/>
              </w:rPr>
            </w:pPr>
            <w:r w:rsidRPr="00F00EDF">
              <w:rPr>
                <w:rFonts w:ascii="Arial" w:hAnsi="Arial" w:cs="Arial"/>
                <w:color w:val="000000"/>
                <w:sz w:val="20"/>
                <w:szCs w:val="20"/>
              </w:rPr>
              <w:t>ПП-07.05.01-ERP</w:t>
            </w:r>
          </w:p>
        </w:tc>
        <w:tc>
          <w:tcPr>
            <w:tcW w:w="602" w:type="pct"/>
            <w:shd w:val="clear" w:color="auto" w:fill="auto"/>
            <w:vAlign w:val="bottom"/>
          </w:tcPr>
          <w:p w14:paraId="3AB65820" w14:textId="7AF0ECA4"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17" w:type="pct"/>
            <w:shd w:val="clear" w:color="auto" w:fill="auto"/>
            <w:vAlign w:val="bottom"/>
          </w:tcPr>
          <w:p w14:paraId="005F845E" w14:textId="07B34764" w:rsidR="00E82F86" w:rsidRPr="00F00EDF" w:rsidRDefault="00E82F86" w:rsidP="00632245">
            <w:pPr>
              <w:rPr>
                <w:rFonts w:ascii="Arial" w:hAnsi="Arial" w:cs="Arial"/>
                <w:sz w:val="20"/>
                <w:szCs w:val="20"/>
              </w:rPr>
            </w:pPr>
            <w:r w:rsidRPr="00F00EDF">
              <w:rPr>
                <w:rFonts w:ascii="Arial" w:hAnsi="Arial" w:cs="Arial"/>
                <w:color w:val="000000"/>
                <w:sz w:val="20"/>
                <w:szCs w:val="20"/>
              </w:rPr>
              <w:t>05- Анализ потребности в деталях и изделиях подразделений-заявителей</w:t>
            </w:r>
          </w:p>
        </w:tc>
        <w:tc>
          <w:tcPr>
            <w:tcW w:w="662" w:type="pct"/>
            <w:shd w:val="clear" w:color="auto" w:fill="auto"/>
            <w:vAlign w:val="bottom"/>
          </w:tcPr>
          <w:p w14:paraId="6B65BB39" w14:textId="03C68BE4" w:rsidR="00E82F86" w:rsidRPr="00F00EDF" w:rsidRDefault="00E82F86" w:rsidP="00632245">
            <w:pPr>
              <w:rPr>
                <w:rFonts w:ascii="Arial" w:hAnsi="Arial" w:cs="Arial"/>
                <w:sz w:val="20"/>
                <w:szCs w:val="20"/>
              </w:rPr>
            </w:pPr>
            <w:r w:rsidRPr="00F00EDF">
              <w:rPr>
                <w:rFonts w:ascii="Arial" w:hAnsi="Arial" w:cs="Arial"/>
                <w:color w:val="000000"/>
                <w:sz w:val="20"/>
                <w:szCs w:val="20"/>
              </w:rPr>
              <w:t>Заказы ТОРО</w:t>
            </w:r>
          </w:p>
        </w:tc>
        <w:tc>
          <w:tcPr>
            <w:tcW w:w="668" w:type="pct"/>
            <w:shd w:val="clear" w:color="auto" w:fill="auto"/>
            <w:vAlign w:val="bottom"/>
          </w:tcPr>
          <w:p w14:paraId="38CC78F0" w14:textId="72F16505" w:rsidR="00E82F86" w:rsidRPr="00F00EDF" w:rsidRDefault="00E82F86" w:rsidP="00632245">
            <w:pPr>
              <w:rPr>
                <w:rFonts w:ascii="Arial" w:hAnsi="Arial" w:cs="Arial"/>
                <w:sz w:val="20"/>
                <w:szCs w:val="20"/>
              </w:rPr>
            </w:pPr>
            <w:r w:rsidRPr="00F00EDF">
              <w:rPr>
                <w:rFonts w:ascii="Arial" w:hAnsi="Arial" w:cs="Arial"/>
                <w:color w:val="000000"/>
                <w:sz w:val="20"/>
                <w:szCs w:val="20"/>
              </w:rPr>
              <w:t>ПП-07.02.03.01-ERP</w:t>
            </w:r>
          </w:p>
        </w:tc>
        <w:tc>
          <w:tcPr>
            <w:tcW w:w="770" w:type="pct"/>
            <w:shd w:val="clear" w:color="auto" w:fill="auto"/>
            <w:vAlign w:val="bottom"/>
          </w:tcPr>
          <w:p w14:paraId="17486163" w14:textId="31BD5DB0" w:rsidR="00E82F86" w:rsidRPr="00F00EDF" w:rsidRDefault="00E82F86" w:rsidP="00632245">
            <w:pPr>
              <w:rPr>
                <w:rFonts w:ascii="Arial" w:hAnsi="Arial" w:cs="Arial"/>
                <w:sz w:val="20"/>
                <w:szCs w:val="20"/>
              </w:rPr>
            </w:pPr>
            <w:r w:rsidRPr="00F00EDF">
              <w:rPr>
                <w:rFonts w:ascii="Arial" w:hAnsi="Arial" w:cs="Arial"/>
                <w:color w:val="000000"/>
                <w:sz w:val="20"/>
                <w:szCs w:val="20"/>
              </w:rPr>
              <w:t>Годовое планирование воздействий на производственные активы</w:t>
            </w:r>
          </w:p>
        </w:tc>
        <w:tc>
          <w:tcPr>
            <w:tcW w:w="822" w:type="pct"/>
            <w:shd w:val="clear" w:color="auto" w:fill="auto"/>
            <w:vAlign w:val="bottom"/>
          </w:tcPr>
          <w:p w14:paraId="4ECCD068" w14:textId="2FECD1DD"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200 </w:t>
            </w:r>
            <w:r w:rsidR="009842EF" w:rsidRPr="00F00EDF">
              <w:rPr>
                <w:rFonts w:ascii="Arial" w:hAnsi="Arial" w:cs="Arial"/>
                <w:color w:val="000000"/>
                <w:sz w:val="20"/>
                <w:szCs w:val="20"/>
              </w:rPr>
              <w:t>–</w:t>
            </w:r>
            <w:r w:rsidRPr="00F00EDF">
              <w:rPr>
                <w:rFonts w:ascii="Arial" w:hAnsi="Arial" w:cs="Arial"/>
                <w:color w:val="000000"/>
                <w:sz w:val="20"/>
                <w:szCs w:val="20"/>
              </w:rPr>
              <w:t xml:space="preserve"> Формирование плановой потребности в </w:t>
            </w:r>
            <w:proofErr w:type="spellStart"/>
            <w:r w:rsidRPr="00F00EDF">
              <w:rPr>
                <w:rFonts w:ascii="Arial" w:hAnsi="Arial" w:cs="Arial"/>
                <w:color w:val="000000"/>
                <w:sz w:val="20"/>
                <w:szCs w:val="20"/>
              </w:rPr>
              <w:t>зч</w:t>
            </w:r>
            <w:proofErr w:type="spellEnd"/>
            <w:r w:rsidRPr="00F00EDF">
              <w:rPr>
                <w:rFonts w:ascii="Arial" w:hAnsi="Arial" w:cs="Arial"/>
                <w:color w:val="000000"/>
                <w:sz w:val="20"/>
                <w:szCs w:val="20"/>
              </w:rPr>
              <w:t xml:space="preserve"> собственного изготовления</w:t>
            </w:r>
          </w:p>
        </w:tc>
      </w:tr>
      <w:tr w:rsidR="00E82F86" w:rsidRPr="00F00EDF" w14:paraId="32C1A75C" w14:textId="77777777" w:rsidTr="00320140">
        <w:trPr>
          <w:cantSplit/>
        </w:trPr>
        <w:tc>
          <w:tcPr>
            <w:tcW w:w="659" w:type="pct"/>
            <w:vAlign w:val="bottom"/>
          </w:tcPr>
          <w:p w14:paraId="7101CC0D" w14:textId="08CA22E2" w:rsidR="00E82F86" w:rsidRPr="00F00EDF" w:rsidRDefault="00E82F86">
            <w:pPr>
              <w:rPr>
                <w:rFonts w:ascii="Arial" w:hAnsi="Arial" w:cs="Arial"/>
                <w:sz w:val="20"/>
                <w:szCs w:val="20"/>
              </w:rPr>
            </w:pPr>
            <w:r w:rsidRPr="00F00EDF">
              <w:rPr>
                <w:rFonts w:ascii="Arial" w:hAnsi="Arial" w:cs="Arial"/>
                <w:color w:val="000000"/>
                <w:sz w:val="20"/>
                <w:szCs w:val="20"/>
              </w:rPr>
              <w:t>ПП-07.05.01-ERP</w:t>
            </w:r>
          </w:p>
        </w:tc>
        <w:tc>
          <w:tcPr>
            <w:tcW w:w="602" w:type="pct"/>
            <w:shd w:val="clear" w:color="auto" w:fill="auto"/>
            <w:vAlign w:val="bottom"/>
          </w:tcPr>
          <w:p w14:paraId="6CFE0EC6" w14:textId="4DA8EE46" w:rsidR="00E82F86" w:rsidRPr="00F00EDF" w:rsidRDefault="00E82F86" w:rsidP="00632245">
            <w:pPr>
              <w:rPr>
                <w:rFonts w:ascii="Arial" w:hAnsi="Arial" w:cs="Arial"/>
                <w:sz w:val="20"/>
                <w:szCs w:val="20"/>
              </w:rPr>
            </w:pPr>
            <w:r w:rsidRPr="00F00EDF">
              <w:rPr>
                <w:rFonts w:ascii="Arial" w:hAnsi="Arial" w:cs="Arial"/>
                <w:color w:val="000000"/>
                <w:sz w:val="20"/>
                <w:szCs w:val="20"/>
              </w:rPr>
              <w:t>Производство деталей и изделий собственными силами</w:t>
            </w:r>
          </w:p>
        </w:tc>
        <w:tc>
          <w:tcPr>
            <w:tcW w:w="817" w:type="pct"/>
            <w:shd w:val="clear" w:color="auto" w:fill="auto"/>
            <w:vAlign w:val="bottom"/>
          </w:tcPr>
          <w:p w14:paraId="6989AC1A" w14:textId="2B3BEA39"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15 </w:t>
            </w:r>
            <w:r w:rsidR="009842EF" w:rsidRPr="00F00EDF">
              <w:rPr>
                <w:rFonts w:ascii="Arial" w:hAnsi="Arial" w:cs="Arial"/>
                <w:color w:val="000000"/>
                <w:sz w:val="20"/>
                <w:szCs w:val="20"/>
              </w:rPr>
              <w:t>–</w:t>
            </w:r>
            <w:r w:rsidRPr="00F00EDF">
              <w:rPr>
                <w:rFonts w:ascii="Arial" w:hAnsi="Arial" w:cs="Arial"/>
                <w:color w:val="000000"/>
                <w:sz w:val="20"/>
                <w:szCs w:val="20"/>
              </w:rPr>
              <w:t xml:space="preserve"> Анализ потребности и запасов в деталях и изделиях подразделений-заявителей</w:t>
            </w:r>
          </w:p>
        </w:tc>
        <w:tc>
          <w:tcPr>
            <w:tcW w:w="662" w:type="pct"/>
            <w:shd w:val="clear" w:color="auto" w:fill="auto"/>
            <w:vAlign w:val="bottom"/>
          </w:tcPr>
          <w:p w14:paraId="619C4A1E" w14:textId="2EB4AC24" w:rsidR="00E82F86" w:rsidRPr="00F00EDF" w:rsidRDefault="00E82F86" w:rsidP="00632245">
            <w:pPr>
              <w:rPr>
                <w:rFonts w:ascii="Arial" w:hAnsi="Arial" w:cs="Arial"/>
                <w:sz w:val="20"/>
                <w:szCs w:val="20"/>
              </w:rPr>
            </w:pPr>
            <w:r w:rsidRPr="00F00EDF">
              <w:rPr>
                <w:rFonts w:ascii="Arial" w:hAnsi="Arial" w:cs="Arial"/>
                <w:color w:val="000000"/>
                <w:sz w:val="20"/>
                <w:szCs w:val="20"/>
              </w:rPr>
              <w:t>Заказы ТОРО</w:t>
            </w:r>
          </w:p>
        </w:tc>
        <w:tc>
          <w:tcPr>
            <w:tcW w:w="668" w:type="pct"/>
            <w:shd w:val="clear" w:color="auto" w:fill="auto"/>
            <w:vAlign w:val="bottom"/>
          </w:tcPr>
          <w:p w14:paraId="43D45796" w14:textId="643CBCCA" w:rsidR="00E82F86" w:rsidRPr="00F00EDF" w:rsidRDefault="00E82F86" w:rsidP="00632245">
            <w:pPr>
              <w:rPr>
                <w:rFonts w:ascii="Arial" w:hAnsi="Arial" w:cs="Arial"/>
                <w:sz w:val="20"/>
                <w:szCs w:val="20"/>
              </w:rPr>
            </w:pPr>
            <w:r w:rsidRPr="00F00EDF">
              <w:rPr>
                <w:rFonts w:ascii="Arial" w:hAnsi="Arial" w:cs="Arial"/>
                <w:color w:val="000000"/>
                <w:sz w:val="20"/>
                <w:szCs w:val="20"/>
              </w:rPr>
              <w:t>ПП-07.03.03.02-ERP</w:t>
            </w:r>
          </w:p>
        </w:tc>
        <w:tc>
          <w:tcPr>
            <w:tcW w:w="770" w:type="pct"/>
            <w:shd w:val="clear" w:color="auto" w:fill="auto"/>
            <w:vAlign w:val="bottom"/>
          </w:tcPr>
          <w:p w14:paraId="4430E48B" w14:textId="32FF0304"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Управление внеплановыми воздействиями </w:t>
            </w:r>
            <w:r w:rsidR="00A023C8" w:rsidRPr="00F00EDF">
              <w:rPr>
                <w:rFonts w:ascii="Arial" w:hAnsi="Arial" w:cs="Arial"/>
                <w:color w:val="000000"/>
                <w:sz w:val="20"/>
                <w:szCs w:val="20"/>
              </w:rPr>
              <w:t>ТОиР</w:t>
            </w:r>
          </w:p>
        </w:tc>
        <w:tc>
          <w:tcPr>
            <w:tcW w:w="822" w:type="pct"/>
            <w:shd w:val="clear" w:color="auto" w:fill="auto"/>
            <w:vAlign w:val="bottom"/>
          </w:tcPr>
          <w:p w14:paraId="22BC742D" w14:textId="7C2372E9" w:rsidR="00E82F86" w:rsidRPr="00F00EDF" w:rsidRDefault="00E82F86" w:rsidP="00632245">
            <w:pPr>
              <w:rPr>
                <w:rFonts w:ascii="Arial" w:hAnsi="Arial" w:cs="Arial"/>
                <w:sz w:val="20"/>
                <w:szCs w:val="20"/>
              </w:rPr>
            </w:pPr>
            <w:r w:rsidRPr="00F00EDF">
              <w:rPr>
                <w:rFonts w:ascii="Arial" w:hAnsi="Arial" w:cs="Arial"/>
                <w:color w:val="000000"/>
                <w:sz w:val="20"/>
                <w:szCs w:val="20"/>
              </w:rPr>
              <w:t xml:space="preserve">90 </w:t>
            </w:r>
            <w:r w:rsidR="009842EF" w:rsidRPr="00F00EDF">
              <w:rPr>
                <w:rFonts w:ascii="Arial" w:hAnsi="Arial" w:cs="Arial"/>
                <w:color w:val="000000"/>
                <w:sz w:val="20"/>
                <w:szCs w:val="20"/>
              </w:rPr>
              <w:t>–</w:t>
            </w:r>
            <w:r w:rsidRPr="00F00EDF">
              <w:rPr>
                <w:rFonts w:ascii="Arial" w:hAnsi="Arial" w:cs="Arial"/>
                <w:color w:val="000000"/>
                <w:sz w:val="20"/>
                <w:szCs w:val="20"/>
              </w:rPr>
              <w:t xml:space="preserve"> Согласование заказа на внеплановые работы</w:t>
            </w:r>
          </w:p>
        </w:tc>
      </w:tr>
    </w:tbl>
    <w:p w14:paraId="3D7D424C" w14:textId="66F9C6E6" w:rsidR="00B61C4B" w:rsidRPr="00F00EDF" w:rsidRDefault="00B61C4B">
      <w:pPr>
        <w:pStyle w:val="22"/>
        <w:keepNext/>
        <w:keepLines/>
        <w:numPr>
          <w:ilvl w:val="1"/>
          <w:numId w:val="8"/>
        </w:numPr>
        <w:spacing w:before="160" w:after="120" w:line="276" w:lineRule="auto"/>
        <w:rPr>
          <w:rFonts w:eastAsiaTheme="majorEastAsia" w:cstheme="majorBidi"/>
          <w:bCs w:val="0"/>
          <w:iCs w:val="0"/>
          <w:szCs w:val="26"/>
        </w:rPr>
      </w:pPr>
      <w:bookmarkStart w:id="2233" w:name="_Toc68543341"/>
      <w:r w:rsidRPr="00F00EDF">
        <w:rPr>
          <w:rFonts w:eastAsiaTheme="majorEastAsia" w:cstheme="majorBidi"/>
          <w:bCs w:val="0"/>
          <w:iCs w:val="0"/>
          <w:szCs w:val="26"/>
        </w:rPr>
        <w:t>Основные данные</w:t>
      </w:r>
      <w:bookmarkEnd w:id="2233"/>
    </w:p>
    <w:p w14:paraId="399CDF6B" w14:textId="2EC4790C" w:rsidR="006A7EC2" w:rsidRPr="00F00EDF" w:rsidRDefault="006A7EC2">
      <w:pPr>
        <w:spacing w:after="240" w:line="276" w:lineRule="auto"/>
        <w:ind w:firstLine="567"/>
        <w:rPr>
          <w:rFonts w:ascii="Arial" w:eastAsia="Calibri" w:hAnsi="Arial" w:cs="Arial"/>
        </w:rPr>
      </w:pPr>
      <w:r w:rsidRPr="00F00EDF">
        <w:rPr>
          <w:rFonts w:ascii="Arial" w:eastAsia="Calibri" w:hAnsi="Arial" w:cs="Arial"/>
        </w:rPr>
        <w:t xml:space="preserve">В процессе ПП-07.05.03-ERP «Формирование и потребление </w:t>
      </w:r>
      <w:r w:rsidR="008E0AA0" w:rsidRPr="00F00EDF">
        <w:rPr>
          <w:rFonts w:ascii="Arial" w:eastAsia="Calibri" w:hAnsi="Arial" w:cs="Arial"/>
        </w:rPr>
        <w:t>ОФ</w:t>
      </w:r>
      <w:r w:rsidRPr="00F00EDF">
        <w:rPr>
          <w:rFonts w:ascii="Arial" w:eastAsia="Calibri" w:hAnsi="Arial" w:cs="Arial"/>
        </w:rPr>
        <w:t>» используются следующие основные данные и справочники:</w:t>
      </w:r>
      <w:r w:rsidRPr="00F00EDF">
        <w:rPr>
          <w:rFonts w:ascii="Arial" w:eastAsia="Calibri" w:hAnsi="Arial" w:cs="Arial"/>
        </w:rPr>
        <w:tab/>
      </w:r>
    </w:p>
    <w:p w14:paraId="5233E2B6" w14:textId="77777777"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Заводы расположения технических объектов (см. КД «Организационная структура»);</w:t>
      </w:r>
    </w:p>
    <w:p w14:paraId="2B8D4DF7" w14:textId="77777777"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Заводы планирования ТОРО (см. КД «Организационная структура»);</w:t>
      </w:r>
    </w:p>
    <w:p w14:paraId="66F4BB25" w14:textId="77777777"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lastRenderedPageBreak/>
        <w:t>Группы планирования ТОРО (см. КД «Организационная структура»);</w:t>
      </w:r>
    </w:p>
    <w:p w14:paraId="55BC600B" w14:textId="26098FEE"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Технические места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w:t>
      </w:r>
    </w:p>
    <w:p w14:paraId="36BD6B86" w14:textId="0BD41D89"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Единицы оборудования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w:t>
      </w:r>
    </w:p>
    <w:p w14:paraId="1BD2D23E" w14:textId="276F8EA4"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Технологические карты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w:t>
      </w:r>
    </w:p>
    <w:p w14:paraId="01D850D8" w14:textId="58A9C83C"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Стратегии ТОРО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w:t>
      </w:r>
    </w:p>
    <w:p w14:paraId="62A22A69" w14:textId="01900F4E"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Планы ТОРО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w:t>
      </w:r>
    </w:p>
    <w:p w14:paraId="0241E3FA" w14:textId="3B3633DD"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Рабочие места ТОРО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w:t>
      </w:r>
    </w:p>
    <w:p w14:paraId="34D3B288" w14:textId="6344C1BE"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Виды заказов ТОРО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 xml:space="preserve">); </w:t>
      </w:r>
    </w:p>
    <w:p w14:paraId="3874D48A" w14:textId="5127CF2B"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Справочник видов работ ТОРО (См. «ERP.</w:t>
      </w:r>
      <w:r w:rsidR="007C7B48" w:rsidRPr="00F00EDF">
        <w:rPr>
          <w:rFonts w:ascii="Arial" w:eastAsia="Calibri" w:hAnsi="Arial" w:cs="Arial"/>
        </w:rPr>
        <w:t>9.9.2.</w:t>
      </w:r>
      <w:r w:rsidRPr="00F00EDF">
        <w:rPr>
          <w:rFonts w:ascii="Arial" w:eastAsia="Calibri" w:hAnsi="Arial" w:cs="Arial"/>
        </w:rPr>
        <w:t xml:space="preserve">7_PM_КД Управление основными данными по направлению </w:t>
      </w:r>
      <w:r w:rsidR="00A023C8" w:rsidRPr="00F00EDF">
        <w:rPr>
          <w:rFonts w:ascii="Arial" w:eastAsia="Calibri" w:hAnsi="Arial" w:cs="Arial"/>
        </w:rPr>
        <w:t>ТОиР</w:t>
      </w:r>
      <w:r w:rsidRPr="00F00EDF">
        <w:rPr>
          <w:rFonts w:ascii="Arial" w:eastAsia="Calibri" w:hAnsi="Arial" w:cs="Arial"/>
        </w:rPr>
        <w:t>)</w:t>
      </w:r>
    </w:p>
    <w:p w14:paraId="750A8766" w14:textId="4F96344F"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Справочник материалов (ОЗМ) (См. «ERP.</w:t>
      </w:r>
      <w:r w:rsidR="007C7B48" w:rsidRPr="00F00EDF">
        <w:rPr>
          <w:rFonts w:ascii="Arial" w:eastAsia="Calibri" w:hAnsi="Arial" w:cs="Arial"/>
        </w:rPr>
        <w:t>9</w:t>
      </w:r>
      <w:r w:rsidRPr="00F00EDF">
        <w:rPr>
          <w:rFonts w:ascii="Arial" w:eastAsia="Calibri" w:hAnsi="Arial" w:cs="Arial"/>
        </w:rPr>
        <w:t>.</w:t>
      </w:r>
      <w:r w:rsidR="007C7B48" w:rsidRPr="00F00EDF">
        <w:rPr>
          <w:rFonts w:ascii="Arial" w:eastAsia="Calibri" w:hAnsi="Arial" w:cs="Arial"/>
        </w:rPr>
        <w:t>9.2.</w:t>
      </w:r>
      <w:r w:rsidRPr="00F00EDF">
        <w:rPr>
          <w:rFonts w:ascii="Arial" w:eastAsia="Calibri" w:hAnsi="Arial" w:cs="Arial"/>
        </w:rPr>
        <w:t>11_MM_КД Управление основными данными по направлению МТО»);</w:t>
      </w:r>
    </w:p>
    <w:p w14:paraId="2FF94905" w14:textId="5061AB3E"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Ви</w:t>
      </w:r>
      <w:r w:rsidR="00911209" w:rsidRPr="00F00EDF">
        <w:rPr>
          <w:rFonts w:ascii="Arial" w:eastAsia="Calibri" w:hAnsi="Arial" w:cs="Arial"/>
        </w:rPr>
        <w:t>ды оценки (См. «ERP.</w:t>
      </w:r>
      <w:r w:rsidR="007C7B48" w:rsidRPr="00F00EDF">
        <w:rPr>
          <w:rFonts w:ascii="Arial" w:eastAsia="Calibri" w:hAnsi="Arial" w:cs="Arial"/>
        </w:rPr>
        <w:t>9.9.2</w:t>
      </w:r>
      <w:r w:rsidR="00911209" w:rsidRPr="00F00EDF">
        <w:rPr>
          <w:rFonts w:ascii="Arial" w:eastAsia="Calibri" w:hAnsi="Arial" w:cs="Arial"/>
        </w:rPr>
        <w:t>.47 Концепция по нормативно-справочной информации</w:t>
      </w:r>
      <w:r w:rsidRPr="00F00EDF">
        <w:rPr>
          <w:rFonts w:ascii="Arial" w:eastAsia="Calibri" w:hAnsi="Arial" w:cs="Arial"/>
        </w:rPr>
        <w:t>»).</w:t>
      </w:r>
    </w:p>
    <w:p w14:paraId="09730D20" w14:textId="77777777" w:rsidR="006A7EC2" w:rsidRPr="00F00EDF" w:rsidRDefault="006A7EC2">
      <w:pPr>
        <w:spacing w:after="240" w:line="276" w:lineRule="auto"/>
        <w:rPr>
          <w:rFonts w:ascii="Arial" w:eastAsia="Calibri" w:hAnsi="Arial" w:cs="Arial"/>
        </w:rPr>
      </w:pPr>
      <w:r w:rsidRPr="00F00EDF">
        <w:rPr>
          <w:rFonts w:ascii="Arial" w:eastAsia="Calibri" w:hAnsi="Arial" w:cs="Arial"/>
        </w:rPr>
        <w:t>В процессе ПП-07.05.01-ERP «Производство деталей и изделий собственными силами» используются следующие основные данные и справочники:</w:t>
      </w:r>
    </w:p>
    <w:p w14:paraId="1DCB42F8" w14:textId="4DF33C9E"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 xml:space="preserve">Заводы (см. </w:t>
      </w:r>
      <w:r w:rsidR="007C7B48" w:rsidRPr="00F00EDF">
        <w:rPr>
          <w:rFonts w:ascii="Arial" w:hAnsi="Arial" w:cs="Arial"/>
          <w:snapToGrid w:val="0"/>
          <w:lang w:val="x-none" w:eastAsia="x-none"/>
        </w:rPr>
        <w:t>ERP.</w:t>
      </w:r>
      <w:r w:rsidR="007C7B48" w:rsidRPr="00F00EDF">
        <w:rPr>
          <w:rFonts w:ascii="Arial" w:hAnsi="Arial" w:cs="Arial"/>
          <w:snapToGrid w:val="0"/>
          <w:lang w:eastAsia="x-none"/>
        </w:rPr>
        <w:t>9</w:t>
      </w:r>
      <w:r w:rsidR="007C7B48" w:rsidRPr="00F00EDF">
        <w:rPr>
          <w:rFonts w:ascii="Arial" w:hAnsi="Arial" w:cs="Arial"/>
          <w:snapToGrid w:val="0"/>
          <w:lang w:val="x-none" w:eastAsia="x-none"/>
        </w:rPr>
        <w:t>.</w:t>
      </w:r>
      <w:r w:rsidR="007C7B48" w:rsidRPr="00F00EDF">
        <w:rPr>
          <w:rFonts w:ascii="Arial" w:hAnsi="Arial" w:cs="Arial"/>
          <w:snapToGrid w:val="0"/>
          <w:lang w:eastAsia="x-none"/>
        </w:rPr>
        <w:t>9</w:t>
      </w:r>
      <w:r w:rsidR="007C7B48" w:rsidRPr="00F00EDF">
        <w:rPr>
          <w:rFonts w:ascii="Arial" w:hAnsi="Arial" w:cs="Arial"/>
          <w:snapToGrid w:val="0"/>
          <w:lang w:val="x-none" w:eastAsia="x-none"/>
        </w:rPr>
        <w:t>.</w:t>
      </w:r>
      <w:r w:rsidR="007C7B48" w:rsidRPr="00F00EDF">
        <w:rPr>
          <w:rFonts w:ascii="Arial" w:hAnsi="Arial" w:cs="Arial"/>
          <w:snapToGrid w:val="0"/>
          <w:lang w:eastAsia="x-none"/>
        </w:rPr>
        <w:t>2.</w:t>
      </w:r>
      <w:r w:rsidR="007C7B48" w:rsidRPr="00F00EDF">
        <w:rPr>
          <w:rFonts w:ascii="Arial" w:hAnsi="Arial" w:cs="Arial"/>
          <w:snapToGrid w:val="0"/>
          <w:lang w:val="x-none" w:eastAsia="x-none"/>
        </w:rPr>
        <w:t xml:space="preserve">1 </w:t>
      </w:r>
      <w:r w:rsidR="007C7B48" w:rsidRPr="00F00EDF">
        <w:rPr>
          <w:rFonts w:ascii="Arial" w:hAnsi="Arial" w:cs="Arial"/>
          <w:snapToGrid w:val="0"/>
          <w:lang w:eastAsia="x-none"/>
        </w:rPr>
        <w:t>«</w:t>
      </w:r>
      <w:r w:rsidR="007C7B48" w:rsidRPr="00F00EDF">
        <w:rPr>
          <w:rFonts w:ascii="Arial" w:hAnsi="Arial" w:cs="Arial"/>
          <w:snapToGrid w:val="0"/>
          <w:lang w:val="x-none" w:eastAsia="x-none"/>
        </w:rPr>
        <w:t>Организационная структура</w:t>
      </w:r>
      <w:r w:rsidRPr="00F00EDF">
        <w:rPr>
          <w:rFonts w:ascii="Arial" w:eastAsia="Calibri" w:hAnsi="Arial" w:cs="Arial"/>
        </w:rPr>
        <w:t>»)</w:t>
      </w:r>
    </w:p>
    <w:p w14:paraId="19D4DC5E" w14:textId="2161022B"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Справочник материалов (ОЗМ) (См. «ERP.</w:t>
      </w:r>
      <w:r w:rsidR="007C7B48" w:rsidRPr="00F00EDF">
        <w:rPr>
          <w:rFonts w:ascii="Arial" w:eastAsia="Calibri" w:hAnsi="Arial" w:cs="Arial"/>
        </w:rPr>
        <w:t>9</w:t>
      </w:r>
      <w:r w:rsidRPr="00F00EDF">
        <w:rPr>
          <w:rFonts w:ascii="Arial" w:eastAsia="Calibri" w:hAnsi="Arial" w:cs="Arial"/>
        </w:rPr>
        <w:t>.</w:t>
      </w:r>
      <w:r w:rsidR="007C7B48" w:rsidRPr="00F00EDF">
        <w:rPr>
          <w:rFonts w:ascii="Arial" w:eastAsia="Calibri" w:hAnsi="Arial" w:cs="Arial"/>
        </w:rPr>
        <w:t>9.2.</w:t>
      </w:r>
      <w:r w:rsidRPr="00F00EDF">
        <w:rPr>
          <w:rFonts w:ascii="Arial" w:eastAsia="Calibri" w:hAnsi="Arial" w:cs="Arial"/>
        </w:rPr>
        <w:t>11_MM_КД Управление основными данными по направлению МТО»)</w:t>
      </w:r>
    </w:p>
    <w:p w14:paraId="1616C570" w14:textId="1F51D844"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 xml:space="preserve">Справочник плановиков (см. </w:t>
      </w:r>
      <w:r w:rsidRPr="00F00EDF">
        <w:rPr>
          <w:rFonts w:ascii="Arial" w:hAnsi="Arial" w:cs="Arial"/>
          <w:snapToGrid w:val="0"/>
          <w:lang w:val="x-none" w:eastAsia="x-none"/>
        </w:rPr>
        <w:t>ERP.</w:t>
      </w:r>
      <w:r w:rsidR="007C7B48" w:rsidRPr="00F00EDF">
        <w:rPr>
          <w:rFonts w:ascii="Arial" w:hAnsi="Arial" w:cs="Arial"/>
          <w:snapToGrid w:val="0"/>
          <w:lang w:eastAsia="x-none"/>
        </w:rPr>
        <w:t>9</w:t>
      </w:r>
      <w:r w:rsidRPr="00F00EDF">
        <w:rPr>
          <w:rFonts w:ascii="Arial" w:hAnsi="Arial" w:cs="Arial"/>
          <w:snapToGrid w:val="0"/>
          <w:lang w:val="x-none" w:eastAsia="x-none"/>
        </w:rPr>
        <w:t>.</w:t>
      </w:r>
      <w:r w:rsidR="007C7B48" w:rsidRPr="00F00EDF">
        <w:rPr>
          <w:rFonts w:ascii="Arial" w:hAnsi="Arial" w:cs="Arial"/>
          <w:snapToGrid w:val="0"/>
          <w:lang w:eastAsia="x-none"/>
        </w:rPr>
        <w:t>9</w:t>
      </w:r>
      <w:r w:rsidRPr="00F00EDF">
        <w:rPr>
          <w:rFonts w:ascii="Arial" w:hAnsi="Arial" w:cs="Arial"/>
          <w:snapToGrid w:val="0"/>
          <w:lang w:val="x-none" w:eastAsia="x-none"/>
        </w:rPr>
        <w:t>.</w:t>
      </w:r>
      <w:r w:rsidR="007C7B48" w:rsidRPr="00F00EDF">
        <w:rPr>
          <w:rFonts w:ascii="Arial" w:hAnsi="Arial" w:cs="Arial"/>
          <w:snapToGrid w:val="0"/>
          <w:lang w:eastAsia="x-none"/>
        </w:rPr>
        <w:t>2.</w:t>
      </w:r>
      <w:r w:rsidRPr="00F00EDF">
        <w:rPr>
          <w:rFonts w:ascii="Arial" w:hAnsi="Arial" w:cs="Arial"/>
          <w:snapToGrid w:val="0"/>
          <w:lang w:val="x-none" w:eastAsia="x-none"/>
        </w:rPr>
        <w:t xml:space="preserve">1 </w:t>
      </w:r>
      <w:r w:rsidRPr="00F00EDF">
        <w:rPr>
          <w:rFonts w:ascii="Arial" w:hAnsi="Arial" w:cs="Arial"/>
          <w:snapToGrid w:val="0"/>
          <w:lang w:eastAsia="x-none"/>
        </w:rPr>
        <w:t>«</w:t>
      </w:r>
      <w:r w:rsidRPr="00F00EDF">
        <w:rPr>
          <w:rFonts w:ascii="Arial" w:hAnsi="Arial" w:cs="Arial"/>
          <w:snapToGrid w:val="0"/>
          <w:lang w:val="x-none" w:eastAsia="x-none"/>
        </w:rPr>
        <w:t>Организационная структура</w:t>
      </w:r>
      <w:r w:rsidRPr="00F00EDF">
        <w:rPr>
          <w:rFonts w:ascii="Arial" w:hAnsi="Arial" w:cs="Arial"/>
          <w:snapToGrid w:val="0"/>
          <w:lang w:eastAsia="x-none"/>
        </w:rPr>
        <w:t>»</w:t>
      </w:r>
      <w:r w:rsidRPr="00F00EDF">
        <w:rPr>
          <w:rFonts w:ascii="Arial" w:eastAsia="Calibri" w:hAnsi="Arial" w:cs="Arial"/>
        </w:rPr>
        <w:t>)</w:t>
      </w:r>
    </w:p>
    <w:p w14:paraId="02A11183" w14:textId="07443C5D" w:rsidR="006A7EC2" w:rsidRPr="00F00EDF" w:rsidRDefault="006A7EC2">
      <w:pPr>
        <w:pStyle w:val="afa"/>
        <w:numPr>
          <w:ilvl w:val="0"/>
          <w:numId w:val="14"/>
        </w:numPr>
        <w:spacing w:after="240" w:line="276" w:lineRule="auto"/>
        <w:rPr>
          <w:rFonts w:ascii="Arial" w:eastAsia="Calibri" w:hAnsi="Arial" w:cs="Arial"/>
        </w:rPr>
      </w:pPr>
      <w:r w:rsidRPr="00F00EDF">
        <w:rPr>
          <w:rFonts w:ascii="Arial" w:eastAsia="Calibri" w:hAnsi="Arial" w:cs="Arial"/>
        </w:rPr>
        <w:t xml:space="preserve">Справочник руководителей производства (см. </w:t>
      </w:r>
      <w:r w:rsidRPr="00F00EDF">
        <w:rPr>
          <w:rFonts w:ascii="Arial" w:hAnsi="Arial" w:cs="Arial"/>
          <w:snapToGrid w:val="0"/>
          <w:lang w:val="x-none" w:eastAsia="x-none"/>
        </w:rPr>
        <w:t>ERP.</w:t>
      </w:r>
      <w:r w:rsidR="007C7B48" w:rsidRPr="00F00EDF">
        <w:rPr>
          <w:rFonts w:ascii="Arial" w:hAnsi="Arial" w:cs="Arial"/>
          <w:snapToGrid w:val="0"/>
          <w:lang w:eastAsia="x-none"/>
        </w:rPr>
        <w:t>9</w:t>
      </w:r>
      <w:r w:rsidRPr="00F00EDF">
        <w:rPr>
          <w:rFonts w:ascii="Arial" w:hAnsi="Arial" w:cs="Arial"/>
          <w:snapToGrid w:val="0"/>
          <w:lang w:val="x-none" w:eastAsia="x-none"/>
        </w:rPr>
        <w:t>.</w:t>
      </w:r>
      <w:r w:rsidR="007C7B48" w:rsidRPr="00F00EDF">
        <w:rPr>
          <w:rFonts w:ascii="Arial" w:hAnsi="Arial" w:cs="Arial"/>
          <w:snapToGrid w:val="0"/>
          <w:lang w:eastAsia="x-none"/>
        </w:rPr>
        <w:t>9</w:t>
      </w:r>
      <w:r w:rsidRPr="00F00EDF">
        <w:rPr>
          <w:rFonts w:ascii="Arial" w:hAnsi="Arial" w:cs="Arial"/>
          <w:snapToGrid w:val="0"/>
          <w:lang w:val="x-none" w:eastAsia="x-none"/>
        </w:rPr>
        <w:t>.</w:t>
      </w:r>
      <w:r w:rsidR="007C7B48" w:rsidRPr="00F00EDF">
        <w:rPr>
          <w:rFonts w:ascii="Arial" w:hAnsi="Arial" w:cs="Arial"/>
          <w:snapToGrid w:val="0"/>
          <w:lang w:eastAsia="x-none"/>
        </w:rPr>
        <w:t>2.</w:t>
      </w:r>
      <w:r w:rsidRPr="00F00EDF">
        <w:rPr>
          <w:rFonts w:ascii="Arial" w:hAnsi="Arial" w:cs="Arial"/>
          <w:snapToGrid w:val="0"/>
          <w:lang w:val="x-none" w:eastAsia="x-none"/>
        </w:rPr>
        <w:t xml:space="preserve">1 </w:t>
      </w:r>
      <w:r w:rsidRPr="00F00EDF">
        <w:rPr>
          <w:rFonts w:ascii="Arial" w:eastAsia="Calibri" w:hAnsi="Arial" w:cs="Arial"/>
        </w:rPr>
        <w:t>«Организационная структура»).</w:t>
      </w:r>
    </w:p>
    <w:p w14:paraId="793AA0D6" w14:textId="66AF68BC" w:rsidR="003639E5" w:rsidRPr="00F00EDF" w:rsidRDefault="003639E5" w:rsidP="00632245">
      <w:pPr>
        <w:pStyle w:val="afa"/>
        <w:numPr>
          <w:ilvl w:val="0"/>
          <w:numId w:val="14"/>
        </w:numPr>
        <w:spacing w:after="240" w:line="276" w:lineRule="auto"/>
        <w:rPr>
          <w:rFonts w:ascii="Arial" w:eastAsia="Calibri" w:hAnsi="Arial" w:cs="Arial"/>
        </w:rPr>
      </w:pPr>
      <w:r w:rsidRPr="00F00EDF">
        <w:rPr>
          <w:rFonts w:ascii="Arial" w:eastAsia="Calibri" w:hAnsi="Arial" w:cs="Arial"/>
        </w:rPr>
        <w:lastRenderedPageBreak/>
        <w:t>Виды оценки (См. «ERP.</w:t>
      </w:r>
      <w:r w:rsidR="007C7B48" w:rsidRPr="00F00EDF">
        <w:rPr>
          <w:rFonts w:ascii="Arial" w:eastAsia="Calibri" w:hAnsi="Arial" w:cs="Arial"/>
        </w:rPr>
        <w:t>9</w:t>
      </w:r>
      <w:r w:rsidRPr="00F00EDF">
        <w:rPr>
          <w:rFonts w:ascii="Arial" w:eastAsia="Calibri" w:hAnsi="Arial" w:cs="Arial"/>
        </w:rPr>
        <w:t>.</w:t>
      </w:r>
      <w:r w:rsidR="007C7B48" w:rsidRPr="00F00EDF">
        <w:rPr>
          <w:rFonts w:ascii="Arial" w:eastAsia="Calibri" w:hAnsi="Arial" w:cs="Arial"/>
        </w:rPr>
        <w:t>9.2.</w:t>
      </w:r>
      <w:r w:rsidRPr="00F00EDF">
        <w:rPr>
          <w:rFonts w:ascii="Arial" w:eastAsia="Calibri" w:hAnsi="Arial" w:cs="Arial"/>
        </w:rPr>
        <w:t>11_MM_КД Управление основными данными по направлению МТО»).</w:t>
      </w:r>
    </w:p>
    <w:p w14:paraId="680F08C0" w14:textId="5C6C6977" w:rsidR="00F61571" w:rsidRPr="00F00EDF" w:rsidRDefault="00F61571">
      <w:pPr>
        <w:rPr>
          <w:rFonts w:eastAsia="Calibri"/>
        </w:rPr>
      </w:pPr>
    </w:p>
    <w:p w14:paraId="23CFAE2E" w14:textId="77777777" w:rsidR="00AC6F0A" w:rsidRPr="00F00EDF" w:rsidRDefault="00AC6F0A">
      <w:pPr>
        <w:pStyle w:val="22"/>
        <w:keepNext/>
        <w:keepLines/>
        <w:numPr>
          <w:ilvl w:val="1"/>
          <w:numId w:val="8"/>
        </w:numPr>
        <w:spacing w:before="160" w:after="120" w:line="276" w:lineRule="auto"/>
        <w:rPr>
          <w:rFonts w:eastAsiaTheme="majorEastAsia" w:cstheme="majorBidi"/>
          <w:bCs w:val="0"/>
          <w:iCs w:val="0"/>
          <w:szCs w:val="26"/>
        </w:rPr>
      </w:pPr>
      <w:bookmarkStart w:id="2234" w:name="_Toc68543342"/>
      <w:r w:rsidRPr="00F00EDF">
        <w:rPr>
          <w:rFonts w:eastAsiaTheme="majorEastAsia" w:cstheme="majorBidi"/>
          <w:bCs w:val="0"/>
          <w:iCs w:val="0"/>
          <w:szCs w:val="26"/>
        </w:rPr>
        <w:t>Транзакционные данные</w:t>
      </w:r>
      <w:bookmarkEnd w:id="2234"/>
    </w:p>
    <w:p w14:paraId="7641821B" w14:textId="0CBDD1D7" w:rsidR="004066B3" w:rsidRPr="00F00EDF" w:rsidRDefault="004066B3" w:rsidP="004066B3">
      <w:pPr>
        <w:pStyle w:val="31"/>
        <w:keepLines/>
        <w:numPr>
          <w:ilvl w:val="2"/>
          <w:numId w:val="8"/>
        </w:numPr>
        <w:spacing w:before="160" w:after="120" w:line="276" w:lineRule="auto"/>
        <w:rPr>
          <w:ins w:id="2235" w:author="Дмитрий Ковтун" w:date="2021-03-12T20:27:00Z"/>
          <w:rFonts w:eastAsiaTheme="majorEastAsia" w:cstheme="majorBidi"/>
          <w:caps w:val="0"/>
          <w:sz w:val="24"/>
          <w:szCs w:val="24"/>
        </w:rPr>
      </w:pPr>
      <w:bookmarkStart w:id="2236" w:name="_Toc68543343"/>
      <w:ins w:id="2237" w:author="Дмитрий Ковтун" w:date="2021-03-12T20:28:00Z">
        <w:r>
          <w:rPr>
            <w:rFonts w:eastAsiaTheme="majorEastAsia" w:cstheme="majorBidi"/>
            <w:caps w:val="0"/>
            <w:sz w:val="24"/>
            <w:szCs w:val="24"/>
          </w:rPr>
          <w:t>Данные</w:t>
        </w:r>
      </w:ins>
      <w:ins w:id="2238" w:author="Дмитрий Ковтун" w:date="2021-03-12T20:27:00Z">
        <w:r>
          <w:rPr>
            <w:rFonts w:eastAsiaTheme="majorEastAsia" w:cstheme="majorBidi"/>
            <w:caps w:val="0"/>
            <w:sz w:val="24"/>
            <w:szCs w:val="24"/>
          </w:rPr>
          <w:t xml:space="preserve"> заказов ТОРО</w:t>
        </w:r>
        <w:bookmarkEnd w:id="2236"/>
      </w:ins>
    </w:p>
    <w:p w14:paraId="7159DAEC" w14:textId="7697946A" w:rsidR="006D0997" w:rsidRPr="00F00EDF" w:rsidRDefault="006D0997">
      <w:pPr>
        <w:spacing w:after="240" w:line="276" w:lineRule="auto"/>
        <w:ind w:firstLine="567"/>
        <w:rPr>
          <w:rFonts w:ascii="Arial" w:eastAsia="Calibri" w:hAnsi="Arial" w:cs="Arial"/>
        </w:rPr>
      </w:pPr>
      <w:r w:rsidRPr="00F00EDF">
        <w:rPr>
          <w:rFonts w:ascii="Arial" w:eastAsia="Calibri" w:hAnsi="Arial" w:cs="Arial"/>
        </w:rPr>
        <w:t>Ключевым системным документом для планирования воздействий на ПА является заказ ТОРО. Ниже приведено описание основных атрибутов и (после атрибутов) основных полей, заполняемых в заказах ТОРО.</w:t>
      </w:r>
    </w:p>
    <w:p w14:paraId="1F308320" w14:textId="4616DBB6" w:rsidR="006D0997" w:rsidRPr="00F00EDF" w:rsidRDefault="006D0997" w:rsidP="00632245">
      <w:pPr>
        <w:pStyle w:val="Tabname"/>
        <w:keepNext/>
        <w:rPr>
          <w:rFonts w:cs="Arial"/>
          <w:sz w:val="22"/>
          <w:szCs w:val="22"/>
        </w:rPr>
      </w:pPr>
      <w:bookmarkStart w:id="2239" w:name="_Ref500085976"/>
      <w:r w:rsidRPr="00F00EDF">
        <w:rPr>
          <w:rFonts w:cs="Arial"/>
          <w:sz w:val="22"/>
          <w:szCs w:val="22"/>
        </w:rPr>
        <w:t>Таблица</w:t>
      </w:r>
      <w:r w:rsidR="00C6056A" w:rsidRPr="00F00EDF">
        <w:rPr>
          <w:rFonts w:cs="Arial"/>
          <w:sz w:val="22"/>
          <w:szCs w:val="22"/>
        </w:rPr>
        <w:t xml:space="preserve"> 9. </w:t>
      </w:r>
      <w:r w:rsidRPr="00F00EDF">
        <w:rPr>
          <w:rFonts w:cs="Arial"/>
          <w:sz w:val="22"/>
          <w:szCs w:val="22"/>
        </w:rPr>
        <w:t>Виды заказов ТОРО</w:t>
      </w:r>
    </w:p>
    <w:tbl>
      <w:tblPr>
        <w:tblW w:w="5000" w:type="pct"/>
        <w:tblCellMar>
          <w:left w:w="0" w:type="dxa"/>
          <w:right w:w="0" w:type="dxa"/>
        </w:tblCellMar>
        <w:tblLook w:val="04A0" w:firstRow="1" w:lastRow="0" w:firstColumn="1" w:lastColumn="0" w:noHBand="0" w:noVBand="1"/>
      </w:tblPr>
      <w:tblGrid>
        <w:gridCol w:w="1411"/>
        <w:gridCol w:w="1757"/>
        <w:gridCol w:w="1949"/>
        <w:gridCol w:w="5064"/>
      </w:tblGrid>
      <w:tr w:rsidR="006723F9" w:rsidRPr="00F00EDF" w14:paraId="5D65BC91" w14:textId="77777777" w:rsidTr="006723F9">
        <w:trPr>
          <w:cantSplit/>
          <w:trHeight w:val="397"/>
          <w:tblHeader/>
        </w:trPr>
        <w:tc>
          <w:tcPr>
            <w:tcW w:w="693"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p w14:paraId="41E81974" w14:textId="65A0EBEC" w:rsidR="006723F9" w:rsidRPr="00F00EDF" w:rsidRDefault="006723F9">
            <w:pPr>
              <w:spacing w:line="276" w:lineRule="auto"/>
              <w:rPr>
                <w:rFonts w:eastAsiaTheme="minorHAnsi" w:cs="Arial"/>
                <w:b/>
                <w:sz w:val="20"/>
                <w:szCs w:val="20"/>
              </w:rPr>
            </w:pPr>
            <w:bookmarkStart w:id="2240" w:name="_Hlk520220837"/>
            <w:bookmarkStart w:id="2241" w:name="_Ref500085579"/>
            <w:r w:rsidRPr="00F00EDF">
              <w:rPr>
                <w:rFonts w:eastAsiaTheme="minorHAnsi" w:cs="Arial"/>
                <w:b/>
                <w:sz w:val="20"/>
                <w:szCs w:val="20"/>
              </w:rPr>
              <w:t>Вид заказа</w:t>
            </w:r>
          </w:p>
        </w:tc>
        <w:tc>
          <w:tcPr>
            <w:tcW w:w="863" w:type="pct"/>
            <w:tcBorders>
              <w:top w:val="single" w:sz="12" w:space="0" w:color="auto"/>
              <w:left w:val="nil"/>
              <w:bottom w:val="single" w:sz="4" w:space="0" w:color="auto"/>
              <w:right w:val="single" w:sz="12" w:space="0" w:color="auto"/>
            </w:tcBorders>
            <w:shd w:val="clear" w:color="auto" w:fill="FFC000"/>
            <w:tcMar>
              <w:top w:w="0" w:type="dxa"/>
              <w:left w:w="108" w:type="dxa"/>
              <w:bottom w:w="0" w:type="dxa"/>
              <w:right w:w="108" w:type="dxa"/>
            </w:tcMar>
            <w:vAlign w:val="center"/>
          </w:tcPr>
          <w:p w14:paraId="00255315" w14:textId="77777777" w:rsidR="006723F9" w:rsidRPr="00F00EDF" w:rsidRDefault="006723F9">
            <w:pPr>
              <w:spacing w:line="276" w:lineRule="auto"/>
              <w:rPr>
                <w:rFonts w:cs="Arial"/>
                <w:b/>
                <w:sz w:val="20"/>
                <w:szCs w:val="20"/>
              </w:rPr>
            </w:pPr>
            <w:r w:rsidRPr="00F00EDF">
              <w:rPr>
                <w:rFonts w:cs="Arial"/>
                <w:b/>
                <w:sz w:val="20"/>
                <w:szCs w:val="20"/>
              </w:rPr>
              <w:t>Наименование вида заказа</w:t>
            </w:r>
          </w:p>
        </w:tc>
        <w:tc>
          <w:tcPr>
            <w:tcW w:w="957" w:type="pct"/>
            <w:tcBorders>
              <w:top w:val="single" w:sz="12" w:space="0" w:color="auto"/>
              <w:left w:val="nil"/>
              <w:bottom w:val="single" w:sz="4" w:space="0" w:color="auto"/>
              <w:right w:val="single" w:sz="12" w:space="0" w:color="auto"/>
            </w:tcBorders>
            <w:shd w:val="clear" w:color="auto" w:fill="FFC000"/>
          </w:tcPr>
          <w:p w14:paraId="32F0FB3C" w14:textId="77777777" w:rsidR="006723F9" w:rsidRPr="00F00EDF" w:rsidRDefault="006723F9">
            <w:pPr>
              <w:spacing w:line="276" w:lineRule="auto"/>
              <w:rPr>
                <w:rFonts w:cs="Arial"/>
                <w:b/>
                <w:sz w:val="20"/>
                <w:szCs w:val="20"/>
              </w:rPr>
            </w:pPr>
            <w:r w:rsidRPr="00F00EDF">
              <w:rPr>
                <w:rFonts w:cs="Arial"/>
                <w:b/>
                <w:sz w:val="20"/>
                <w:szCs w:val="20"/>
              </w:rPr>
              <w:t>Статусная схема</w:t>
            </w:r>
          </w:p>
        </w:tc>
        <w:tc>
          <w:tcPr>
            <w:tcW w:w="2487" w:type="pct"/>
            <w:tcBorders>
              <w:top w:val="single" w:sz="12" w:space="0" w:color="auto"/>
              <w:left w:val="nil"/>
              <w:bottom w:val="single" w:sz="4" w:space="0" w:color="auto"/>
              <w:right w:val="single" w:sz="12" w:space="0" w:color="auto"/>
            </w:tcBorders>
            <w:shd w:val="clear" w:color="auto" w:fill="FFC000"/>
          </w:tcPr>
          <w:p w14:paraId="61E305E3" w14:textId="77777777" w:rsidR="006723F9" w:rsidRPr="00F00EDF" w:rsidRDefault="006723F9" w:rsidP="00632245">
            <w:pPr>
              <w:spacing w:line="276" w:lineRule="auto"/>
              <w:rPr>
                <w:rFonts w:cs="Arial"/>
                <w:sz w:val="20"/>
                <w:szCs w:val="20"/>
              </w:rPr>
            </w:pPr>
          </w:p>
        </w:tc>
      </w:tr>
      <w:tr w:rsidR="006723F9" w:rsidRPr="00F00EDF" w14:paraId="04F4CAA9" w14:textId="77777777" w:rsidTr="006723F9">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22FFDE1F" w14:textId="77777777" w:rsidR="006723F9" w:rsidRPr="00F00EDF" w:rsidRDefault="006723F9">
            <w:pPr>
              <w:pStyle w:val="TABLECONTENT"/>
              <w:rPr>
                <w:rFonts w:eastAsia="Calibri"/>
              </w:rPr>
            </w:pPr>
            <w:bookmarkStart w:id="2242" w:name="_Hlk521953230"/>
            <w:r w:rsidRPr="00F00EDF">
              <w:rPr>
                <w:rFonts w:eastAsia="Calibri"/>
              </w:rPr>
              <w:t>AP</w:t>
            </w:r>
            <w:r w:rsidRPr="00F00EDF">
              <w:rPr>
                <w:rFonts w:eastAsia="Calibri"/>
                <w:lang w:val="en-US"/>
              </w:rPr>
              <w:t>P</w:t>
            </w:r>
            <w:r w:rsidRPr="00F00EDF">
              <w:rPr>
                <w:rFonts w:eastAsia="Calibri"/>
              </w:rPr>
              <w:t>1</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CF8FDC3" w14:textId="77777777" w:rsidR="006723F9" w:rsidRPr="00F00EDF" w:rsidRDefault="006723F9">
            <w:pPr>
              <w:pStyle w:val="TABLECONTENT"/>
              <w:rPr>
                <w:rFonts w:eastAsia="Calibri"/>
              </w:rPr>
            </w:pPr>
            <w:r w:rsidRPr="00F00EDF">
              <w:rPr>
                <w:rFonts w:eastAsia="Calibri"/>
              </w:rPr>
              <w:t>ТОРО по ППР</w:t>
            </w:r>
          </w:p>
        </w:tc>
        <w:tc>
          <w:tcPr>
            <w:tcW w:w="957" w:type="pct"/>
            <w:tcBorders>
              <w:top w:val="single" w:sz="4" w:space="0" w:color="auto"/>
              <w:left w:val="single" w:sz="8" w:space="0" w:color="auto"/>
              <w:bottom w:val="single" w:sz="8" w:space="0" w:color="auto"/>
              <w:right w:val="single" w:sz="8" w:space="0" w:color="auto"/>
            </w:tcBorders>
          </w:tcPr>
          <w:p w14:paraId="072C0C04" w14:textId="2CBF8AF4" w:rsidR="006723F9" w:rsidRPr="00F00EDF" w:rsidRDefault="006723F9">
            <w:pPr>
              <w:pStyle w:val="TABLECONTENT"/>
              <w:rPr>
                <w:rFonts w:eastAsia="Calibri"/>
              </w:rPr>
            </w:pPr>
            <w:r w:rsidRPr="00F00EDF">
              <w:rPr>
                <w:rFonts w:eastAsia="Calibri"/>
              </w:rPr>
              <w:t xml:space="preserve">PM_ORDER </w:t>
            </w:r>
          </w:p>
        </w:tc>
        <w:tc>
          <w:tcPr>
            <w:tcW w:w="2487" w:type="pct"/>
            <w:tcBorders>
              <w:top w:val="single" w:sz="4" w:space="0" w:color="auto"/>
              <w:left w:val="single" w:sz="8" w:space="0" w:color="auto"/>
              <w:bottom w:val="single" w:sz="8" w:space="0" w:color="auto"/>
              <w:right w:val="single" w:sz="8" w:space="0" w:color="auto"/>
            </w:tcBorders>
          </w:tcPr>
          <w:p w14:paraId="3FD5B7B1" w14:textId="288D97AD" w:rsidR="006723F9" w:rsidRPr="00F00EDF" w:rsidRDefault="006723F9">
            <w:pPr>
              <w:pStyle w:val="TABLECONTENT"/>
              <w:rPr>
                <w:rFonts w:eastAsia="Calibri"/>
              </w:rPr>
            </w:pPr>
            <w:r w:rsidRPr="00F00EDF">
              <w:rPr>
                <w:color w:val="000000"/>
              </w:rPr>
              <w:t>«</w:t>
            </w:r>
            <w:r w:rsidRPr="00F00EDF">
              <w:rPr>
                <w:color w:val="000000"/>
                <w:lang w:val="en-US"/>
              </w:rPr>
              <w:t>APP</w:t>
            </w:r>
            <w:r w:rsidRPr="00F00EDF">
              <w:rPr>
                <w:color w:val="000000"/>
              </w:rPr>
              <w:t xml:space="preserve">1» - Заказ ТОРО создается для планирования и учета планово-предупредительных работ, не включая ЭПБ в объемах капитального, среднего, текущего ремонтов, ТО, работ на поверку и калибровку. На заказе планируются материалы разового потребления, услуги сторонних организаций (по смете и по договорам </w:t>
            </w:r>
            <w:r w:rsidRPr="00F00EDF">
              <w:rPr>
                <w:color w:val="000000"/>
                <w:lang w:val="en-US"/>
              </w:rPr>
              <w:t>c</w:t>
            </w:r>
            <w:r w:rsidRPr="00F00EDF">
              <w:rPr>
                <w:color w:val="000000"/>
              </w:rPr>
              <w:t xml:space="preserve"> по тарифам работ, работы собственных подразделений. </w:t>
            </w:r>
            <w:ins w:id="2243" w:author="Дмитрий Ковтун" w:date="2021-03-12T20:55:00Z">
              <w:r w:rsidR="00744E28" w:rsidRPr="00F00EDF">
                <w:rPr>
                  <w:szCs w:val="20"/>
                </w:rPr>
                <w:t xml:space="preserve">Заказы данного вида </w:t>
              </w:r>
              <w:r w:rsidR="00744E28" w:rsidRPr="00F00EDF">
                <w:rPr>
                  <w:color w:val="000000"/>
                </w:rPr>
                <w:t>рассчитываются на МВЗ цеха/подразделения</w:t>
              </w:r>
              <w:r w:rsidR="00744E28">
                <w:rPr>
                  <w:color w:val="000000"/>
                </w:rPr>
                <w:t>, либо на карточку НКС (в случае капитализируемого ремонта).</w:t>
              </w:r>
            </w:ins>
            <w:del w:id="2244" w:author="Дмитрий Ковтун" w:date="2021-03-12T20:55:00Z">
              <w:r w:rsidRPr="00F00EDF" w:rsidDel="00744E28">
                <w:rPr>
                  <w:color w:val="000000"/>
                </w:rPr>
                <w:delText>Фактические затраты заказа ТОРО рассчитываются на МВЗ отремонтированного объекта.</w:delText>
              </w:r>
            </w:del>
          </w:p>
        </w:tc>
      </w:tr>
      <w:tr w:rsidR="006723F9" w:rsidRPr="00F00EDF" w14:paraId="262DA847" w14:textId="77777777" w:rsidTr="006723F9">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E0F6234" w14:textId="77777777" w:rsidR="006723F9" w:rsidRPr="00F00EDF" w:rsidRDefault="006723F9">
            <w:pPr>
              <w:pStyle w:val="TABLECONTENT"/>
              <w:rPr>
                <w:rFonts w:eastAsia="Calibri"/>
              </w:rPr>
            </w:pPr>
            <w:r w:rsidRPr="00F00EDF">
              <w:rPr>
                <w:rFonts w:eastAsia="Calibri"/>
              </w:rPr>
              <w:t xml:space="preserve">AVS1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F373031" w14:textId="77777777" w:rsidR="006723F9" w:rsidRPr="00F00EDF" w:rsidRDefault="006723F9">
            <w:pPr>
              <w:pStyle w:val="TABLECONTENT"/>
              <w:rPr>
                <w:rFonts w:eastAsia="Calibri"/>
              </w:rPr>
            </w:pPr>
            <w:r w:rsidRPr="00F00EDF">
              <w:rPr>
                <w:rFonts w:eastAsia="Calibri"/>
              </w:rPr>
              <w:t>ТОРО по состоянию</w:t>
            </w:r>
          </w:p>
        </w:tc>
        <w:tc>
          <w:tcPr>
            <w:tcW w:w="957" w:type="pct"/>
            <w:tcBorders>
              <w:top w:val="single" w:sz="4" w:space="0" w:color="auto"/>
              <w:left w:val="single" w:sz="8" w:space="0" w:color="auto"/>
              <w:bottom w:val="single" w:sz="8" w:space="0" w:color="auto"/>
              <w:right w:val="single" w:sz="8" w:space="0" w:color="auto"/>
            </w:tcBorders>
          </w:tcPr>
          <w:p w14:paraId="3340B6B2" w14:textId="4119D56A" w:rsidR="006723F9" w:rsidRPr="00F00EDF" w:rsidRDefault="006723F9">
            <w:pPr>
              <w:pStyle w:val="TABLECONTENT"/>
              <w:rPr>
                <w:rFonts w:eastAsia="Calibri"/>
              </w:rPr>
            </w:pPr>
            <w:r w:rsidRPr="00F00EDF">
              <w:rPr>
                <w:rFonts w:eastAsia="Calibri"/>
              </w:rPr>
              <w:t>PM_ORDER</w:t>
            </w:r>
          </w:p>
        </w:tc>
        <w:tc>
          <w:tcPr>
            <w:tcW w:w="2487" w:type="pct"/>
            <w:tcBorders>
              <w:top w:val="single" w:sz="4" w:space="0" w:color="auto"/>
              <w:left w:val="single" w:sz="8" w:space="0" w:color="auto"/>
              <w:bottom w:val="single" w:sz="8" w:space="0" w:color="auto"/>
              <w:right w:val="single" w:sz="8" w:space="0" w:color="auto"/>
            </w:tcBorders>
          </w:tcPr>
          <w:p w14:paraId="54AD9DE9" w14:textId="7251EA15" w:rsidR="006723F9" w:rsidRPr="00F00EDF" w:rsidRDefault="006723F9">
            <w:pPr>
              <w:pStyle w:val="TABLECONTENT"/>
              <w:rPr>
                <w:color w:val="000000"/>
              </w:rPr>
            </w:pPr>
            <w:r w:rsidRPr="00F00EDF">
              <w:rPr>
                <w:color w:val="000000"/>
              </w:rPr>
              <w:t xml:space="preserve">«AVS1» - ТОРО по состоянию </w:t>
            </w:r>
            <w:r w:rsidR="009842EF" w:rsidRPr="00F00EDF">
              <w:rPr>
                <w:color w:val="000000"/>
              </w:rPr>
              <w:t>–</w:t>
            </w:r>
            <w:r w:rsidRPr="00F00EDF">
              <w:rPr>
                <w:color w:val="000000"/>
              </w:rPr>
              <w:t xml:space="preserve"> Заказ ТОРО создается для планирования и учета работ по техническому состоянию в объеме капитального, среднего, текущего ремонтов и технического обслуживания по техническому состоянию. </w:t>
            </w:r>
          </w:p>
          <w:p w14:paraId="238FC5EB" w14:textId="77777777" w:rsidR="006723F9" w:rsidRPr="00F00EDF" w:rsidRDefault="006723F9">
            <w:pPr>
              <w:pStyle w:val="TABLECONTENT"/>
              <w:rPr>
                <w:color w:val="000000"/>
              </w:rPr>
            </w:pPr>
            <w:r w:rsidRPr="00F00EDF">
              <w:rPr>
                <w:color w:val="000000"/>
              </w:rPr>
              <w:t>Заказ ТОРО создается для учета внеплановых работ, не предусмотренных в рамках ППР и вызванные появлением дефекта, отказа или предписаниями контролирующих органов.</w:t>
            </w:r>
          </w:p>
          <w:p w14:paraId="5DA88CC7" w14:textId="77777777" w:rsidR="006723F9" w:rsidRPr="00F00EDF" w:rsidRDefault="006723F9">
            <w:pPr>
              <w:pStyle w:val="TABLECONTENT"/>
              <w:rPr>
                <w:rFonts w:eastAsia="Calibri"/>
              </w:rPr>
            </w:pPr>
            <w:r w:rsidRPr="00F00EDF">
              <w:rPr>
                <w:color w:val="000000"/>
              </w:rPr>
              <w:t xml:space="preserve">На заказе планируются материалы разового потребления, услуги сторонних организаций (по смете и тарифам работ), работы собственных подразделений. Фактические затраты заказа ТОРО рассчитываются на МВЗ отремонтированного объекта. </w:t>
            </w:r>
          </w:p>
        </w:tc>
      </w:tr>
      <w:tr w:rsidR="006723F9" w:rsidRPr="00F00EDF" w14:paraId="21F8F34B" w14:textId="77777777" w:rsidTr="006723F9">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09D7A8B" w14:textId="77777777" w:rsidR="006723F9" w:rsidRPr="00F00EDF" w:rsidRDefault="006723F9">
            <w:pPr>
              <w:pStyle w:val="TABLECONTENT"/>
              <w:rPr>
                <w:rFonts w:eastAsia="Calibri"/>
              </w:rPr>
            </w:pPr>
            <w:r w:rsidRPr="00F00EDF">
              <w:rPr>
                <w:rFonts w:eastAsia="Calibri"/>
              </w:rPr>
              <w:t xml:space="preserve">AVR1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7472FCA9" w14:textId="77777777" w:rsidR="006723F9" w:rsidRPr="00F00EDF" w:rsidRDefault="006723F9">
            <w:pPr>
              <w:pStyle w:val="TABLECONTENT"/>
              <w:rPr>
                <w:rFonts w:eastAsia="Calibri"/>
              </w:rPr>
            </w:pPr>
            <w:r w:rsidRPr="00F00EDF">
              <w:rPr>
                <w:rFonts w:eastAsia="Calibri"/>
              </w:rPr>
              <w:t>Аварийное ТОРО</w:t>
            </w:r>
          </w:p>
        </w:tc>
        <w:tc>
          <w:tcPr>
            <w:tcW w:w="957" w:type="pct"/>
            <w:tcBorders>
              <w:top w:val="single" w:sz="4" w:space="0" w:color="auto"/>
              <w:left w:val="single" w:sz="8" w:space="0" w:color="auto"/>
              <w:bottom w:val="single" w:sz="8" w:space="0" w:color="auto"/>
              <w:right w:val="single" w:sz="8" w:space="0" w:color="auto"/>
            </w:tcBorders>
          </w:tcPr>
          <w:p w14:paraId="7A53DB3F" w14:textId="77777777" w:rsidR="006723F9" w:rsidRPr="00F00EDF" w:rsidRDefault="006723F9">
            <w:pPr>
              <w:pStyle w:val="TABLECONTENT"/>
              <w:rPr>
                <w:rFonts w:eastAsia="Calibri"/>
              </w:rPr>
            </w:pPr>
            <w:r w:rsidRPr="00F00EDF">
              <w:rPr>
                <w:rFonts w:eastAsia="Calibri"/>
              </w:rPr>
              <w:t>Статусная схема не используется</w:t>
            </w:r>
          </w:p>
        </w:tc>
        <w:tc>
          <w:tcPr>
            <w:tcW w:w="2487" w:type="pct"/>
            <w:tcBorders>
              <w:top w:val="single" w:sz="4" w:space="0" w:color="auto"/>
              <w:left w:val="single" w:sz="8" w:space="0" w:color="auto"/>
              <w:bottom w:val="single" w:sz="8" w:space="0" w:color="auto"/>
              <w:right w:val="single" w:sz="8" w:space="0" w:color="auto"/>
            </w:tcBorders>
          </w:tcPr>
          <w:p w14:paraId="7E0F09D4" w14:textId="4B8E1626" w:rsidR="006723F9" w:rsidRPr="00F00EDF" w:rsidRDefault="006723F9">
            <w:pPr>
              <w:pStyle w:val="TABLECONTENT"/>
              <w:rPr>
                <w:rFonts w:eastAsia="Calibri"/>
              </w:rPr>
            </w:pPr>
            <w:r w:rsidRPr="00F00EDF">
              <w:rPr>
                <w:color w:val="000000"/>
              </w:rPr>
              <w:t>«</w:t>
            </w:r>
            <w:r w:rsidRPr="00F00EDF">
              <w:rPr>
                <w:color w:val="000000"/>
                <w:lang w:val="en-US"/>
              </w:rPr>
              <w:t>AVR</w:t>
            </w:r>
            <w:r w:rsidRPr="00F00EDF">
              <w:rPr>
                <w:color w:val="000000"/>
              </w:rPr>
              <w:t xml:space="preserve">1» - Аварийное ТОРО </w:t>
            </w:r>
            <w:r w:rsidR="009842EF" w:rsidRPr="00F00EDF">
              <w:rPr>
                <w:color w:val="000000"/>
              </w:rPr>
              <w:t>–</w:t>
            </w:r>
            <w:r w:rsidRPr="00F00EDF">
              <w:rPr>
                <w:color w:val="000000"/>
              </w:rPr>
              <w:t xml:space="preserve"> Заказ ТОРО создается для отражения фактических затрат на устранение аварии. Особенностью данного вида заказа является возможность планирования и учета выполненных работ после устранения аварии. На заказе учитываются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 </w:t>
            </w:r>
          </w:p>
        </w:tc>
      </w:tr>
      <w:tr w:rsidR="006723F9" w:rsidRPr="00F00EDF" w14:paraId="5AE068D8"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69A3FAA" w14:textId="77777777" w:rsidR="006723F9" w:rsidRPr="00F00EDF" w:rsidRDefault="006723F9">
            <w:pPr>
              <w:pStyle w:val="TABLECONTENT"/>
              <w:rPr>
                <w:rFonts w:eastAsia="Calibri"/>
              </w:rPr>
            </w:pPr>
            <w:r w:rsidRPr="00F00EDF">
              <w:rPr>
                <w:rFonts w:eastAsia="Calibri"/>
              </w:rPr>
              <w:t>ADI1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689382C" w14:textId="77777777" w:rsidR="006723F9" w:rsidRPr="00F00EDF" w:rsidRDefault="006723F9">
            <w:pPr>
              <w:pStyle w:val="TABLECONTENT"/>
              <w:rPr>
                <w:rFonts w:eastAsia="Calibri"/>
              </w:rPr>
            </w:pPr>
            <w:r w:rsidRPr="00F00EDF">
              <w:rPr>
                <w:rFonts w:eastAsia="Calibri"/>
              </w:rPr>
              <w:t>Диагностика</w:t>
            </w:r>
          </w:p>
        </w:tc>
        <w:tc>
          <w:tcPr>
            <w:tcW w:w="957" w:type="pct"/>
            <w:tcBorders>
              <w:top w:val="single" w:sz="8" w:space="0" w:color="auto"/>
              <w:left w:val="single" w:sz="8" w:space="0" w:color="auto"/>
              <w:bottom w:val="single" w:sz="8" w:space="0" w:color="auto"/>
              <w:right w:val="single" w:sz="8" w:space="0" w:color="auto"/>
            </w:tcBorders>
          </w:tcPr>
          <w:p w14:paraId="193CBA8A" w14:textId="465A53D9" w:rsidR="006723F9" w:rsidRPr="00F00EDF" w:rsidRDefault="006723F9">
            <w:pPr>
              <w:pStyle w:val="TABLECONTENT"/>
              <w:rPr>
                <w:rFonts w:eastAsia="Calibri"/>
              </w:rPr>
            </w:pPr>
            <w:r w:rsidRPr="00F00EDF">
              <w:rPr>
                <w:rFonts w:eastAsia="Calibri"/>
              </w:rPr>
              <w:t xml:space="preserve">PM_ORDER </w:t>
            </w:r>
          </w:p>
        </w:tc>
        <w:tc>
          <w:tcPr>
            <w:tcW w:w="2487" w:type="pct"/>
            <w:tcBorders>
              <w:top w:val="single" w:sz="8" w:space="0" w:color="auto"/>
              <w:left w:val="single" w:sz="8" w:space="0" w:color="auto"/>
              <w:bottom w:val="single" w:sz="8" w:space="0" w:color="auto"/>
              <w:right w:val="single" w:sz="8" w:space="0" w:color="auto"/>
            </w:tcBorders>
          </w:tcPr>
          <w:p w14:paraId="49CD0FB5" w14:textId="24F486A6" w:rsidR="006723F9" w:rsidRPr="00F00EDF" w:rsidRDefault="006723F9">
            <w:pPr>
              <w:pStyle w:val="TABLECONTENT"/>
              <w:rPr>
                <w:rFonts w:eastAsia="Calibri"/>
              </w:rPr>
            </w:pPr>
            <w:r w:rsidRPr="00F00EDF">
              <w:rPr>
                <w:color w:val="000000"/>
              </w:rPr>
              <w:t>«</w:t>
            </w:r>
            <w:r w:rsidRPr="00F00EDF">
              <w:rPr>
                <w:color w:val="000000"/>
                <w:lang w:val="en-US"/>
              </w:rPr>
              <w:t>ADI</w:t>
            </w:r>
            <w:r w:rsidRPr="00F00EDF">
              <w:rPr>
                <w:color w:val="000000"/>
              </w:rPr>
              <w:t xml:space="preserve">1» - Диагностика </w:t>
            </w:r>
            <w:r w:rsidR="009842EF" w:rsidRPr="00F00EDF">
              <w:rPr>
                <w:color w:val="000000"/>
              </w:rPr>
              <w:t>–</w:t>
            </w:r>
            <w:r w:rsidRPr="00F00EDF">
              <w:rPr>
                <w:color w:val="000000"/>
              </w:rPr>
              <w:t xml:space="preserve"> Заказ ТОРО создается для планирования и учета диагностических работ.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6723F9" w:rsidRPr="00F00EDF" w14:paraId="007D7672"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E231B5B" w14:textId="77777777" w:rsidR="006723F9" w:rsidRPr="00F00EDF" w:rsidRDefault="006723F9">
            <w:pPr>
              <w:pStyle w:val="TABLECONTENT"/>
              <w:rPr>
                <w:rFonts w:eastAsia="Calibri"/>
              </w:rPr>
            </w:pPr>
            <w:r w:rsidRPr="00F00EDF">
              <w:rPr>
                <w:color w:val="000000"/>
                <w:szCs w:val="20"/>
                <w:lang w:eastAsia="ru-RU"/>
              </w:rPr>
              <w:lastRenderedPageBreak/>
              <w:t>AETG</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3DD59AF" w14:textId="77777777" w:rsidR="006723F9" w:rsidRPr="00F00EDF" w:rsidRDefault="006723F9">
            <w:pPr>
              <w:pStyle w:val="TABLECONTENT"/>
              <w:rPr>
                <w:rFonts w:eastAsia="Calibri"/>
              </w:rPr>
            </w:pPr>
            <w:r w:rsidRPr="00F00EDF">
              <w:rPr>
                <w:color w:val="000000"/>
                <w:szCs w:val="20"/>
                <w:lang w:eastAsia="ru-RU"/>
              </w:rPr>
              <w:t>ЕТО на ГТК</w:t>
            </w:r>
          </w:p>
        </w:tc>
        <w:tc>
          <w:tcPr>
            <w:tcW w:w="957" w:type="pct"/>
            <w:tcBorders>
              <w:top w:val="single" w:sz="8" w:space="0" w:color="auto"/>
              <w:left w:val="single" w:sz="8" w:space="0" w:color="auto"/>
              <w:bottom w:val="single" w:sz="8" w:space="0" w:color="auto"/>
              <w:right w:val="single" w:sz="8" w:space="0" w:color="auto"/>
            </w:tcBorders>
          </w:tcPr>
          <w:p w14:paraId="6DC67081" w14:textId="3FF87191" w:rsidR="006723F9" w:rsidRPr="00F00EDF" w:rsidRDefault="006723F9">
            <w:pPr>
              <w:pStyle w:val="TABLECONTENT"/>
              <w:rPr>
                <w:rFonts w:eastAsia="Calibri"/>
              </w:rPr>
            </w:pPr>
            <w:r w:rsidRPr="00F00EDF">
              <w:rPr>
                <w:rFonts w:eastAsia="Calibri"/>
              </w:rPr>
              <w:t>PM_ETO</w:t>
            </w:r>
          </w:p>
        </w:tc>
        <w:tc>
          <w:tcPr>
            <w:tcW w:w="2487" w:type="pct"/>
            <w:tcBorders>
              <w:top w:val="single" w:sz="8" w:space="0" w:color="auto"/>
              <w:left w:val="single" w:sz="8" w:space="0" w:color="auto"/>
              <w:bottom w:val="single" w:sz="8" w:space="0" w:color="auto"/>
              <w:right w:val="single" w:sz="8" w:space="0" w:color="auto"/>
            </w:tcBorders>
          </w:tcPr>
          <w:p w14:paraId="70D6EE36" w14:textId="138DE4CD" w:rsidR="006723F9" w:rsidRPr="00F00EDF" w:rsidRDefault="006723F9">
            <w:pPr>
              <w:pStyle w:val="TABLECONTENT"/>
              <w:rPr>
                <w:color w:val="000000"/>
              </w:rPr>
            </w:pPr>
            <w:r w:rsidRPr="00F00EDF">
              <w:t>Заказ ТОРО на ежесменное техническое обслуживание на ГТК.</w:t>
            </w:r>
            <w:r w:rsidRPr="00F00EDF">
              <w:rPr>
                <w:color w:val="000000"/>
              </w:rPr>
              <w:t xml:space="preserve"> Фактические затраты заказа ТОРО рассчитываются на МВЗ цеха/участка. </w:t>
            </w:r>
            <w:r w:rsidRPr="00F00EDF">
              <w:rPr>
                <w:szCs w:val="20"/>
              </w:rPr>
              <w:t>См. КД «ERP.</w:t>
            </w:r>
            <w:r w:rsidR="007C7B48" w:rsidRPr="00F00EDF">
              <w:rPr>
                <w:szCs w:val="20"/>
              </w:rPr>
              <w:t>9</w:t>
            </w:r>
            <w:r w:rsidRPr="00F00EDF">
              <w:rPr>
                <w:szCs w:val="20"/>
              </w:rPr>
              <w:t>.</w:t>
            </w:r>
            <w:r w:rsidR="007C7B48" w:rsidRPr="00F00EDF">
              <w:rPr>
                <w:szCs w:val="20"/>
              </w:rPr>
              <w:t>9</w:t>
            </w:r>
            <w:r w:rsidRPr="00F00EDF">
              <w:rPr>
                <w:szCs w:val="20"/>
              </w:rPr>
              <w:t>.</w:t>
            </w:r>
            <w:r w:rsidR="007C7B48" w:rsidRPr="00F00EDF">
              <w:rPr>
                <w:szCs w:val="20"/>
              </w:rPr>
              <w:t>2.</w:t>
            </w:r>
            <w:r w:rsidRPr="00F00EDF">
              <w:rPr>
                <w:szCs w:val="20"/>
              </w:rPr>
              <w:t>55.PM.КД Выполнение и фактический учет работ»</w:t>
            </w:r>
          </w:p>
        </w:tc>
      </w:tr>
      <w:tr w:rsidR="006723F9" w:rsidRPr="00F00EDF" w14:paraId="6E94CDFD"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835AB62" w14:textId="77777777" w:rsidR="006723F9" w:rsidRPr="00F00EDF" w:rsidRDefault="006723F9">
            <w:pPr>
              <w:pStyle w:val="TABLECONTENT"/>
              <w:rPr>
                <w:rFonts w:eastAsia="Calibri"/>
              </w:rPr>
            </w:pPr>
            <w:r w:rsidRPr="00F00EDF">
              <w:rPr>
                <w:color w:val="000000"/>
                <w:szCs w:val="20"/>
                <w:lang w:eastAsia="ru-RU"/>
              </w:rPr>
              <w:t>AETZ</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DFCC2BD" w14:textId="77777777" w:rsidR="006723F9" w:rsidRPr="00F00EDF" w:rsidRDefault="006723F9">
            <w:pPr>
              <w:pStyle w:val="TABLECONTENT"/>
              <w:rPr>
                <w:rFonts w:eastAsia="Calibri"/>
              </w:rPr>
            </w:pPr>
            <w:r w:rsidRPr="00F00EDF">
              <w:rPr>
                <w:color w:val="000000"/>
                <w:szCs w:val="20"/>
                <w:lang w:eastAsia="ru-RU"/>
              </w:rPr>
              <w:t>ЕТО на ЗИФ</w:t>
            </w:r>
          </w:p>
        </w:tc>
        <w:tc>
          <w:tcPr>
            <w:tcW w:w="957" w:type="pct"/>
            <w:tcBorders>
              <w:top w:val="single" w:sz="8" w:space="0" w:color="auto"/>
              <w:left w:val="single" w:sz="8" w:space="0" w:color="auto"/>
              <w:bottom w:val="single" w:sz="8" w:space="0" w:color="auto"/>
              <w:right w:val="single" w:sz="8" w:space="0" w:color="auto"/>
            </w:tcBorders>
          </w:tcPr>
          <w:p w14:paraId="14C7C6CC" w14:textId="3F569BA3" w:rsidR="006723F9" w:rsidRPr="00F00EDF" w:rsidRDefault="006723F9">
            <w:pPr>
              <w:pStyle w:val="TABLECONTENT"/>
              <w:rPr>
                <w:rFonts w:eastAsia="Calibri"/>
              </w:rPr>
            </w:pPr>
            <w:r w:rsidRPr="00F00EDF">
              <w:rPr>
                <w:rFonts w:eastAsia="Calibri"/>
              </w:rPr>
              <w:t xml:space="preserve">PM_ ETO </w:t>
            </w:r>
          </w:p>
        </w:tc>
        <w:tc>
          <w:tcPr>
            <w:tcW w:w="2487" w:type="pct"/>
            <w:tcBorders>
              <w:top w:val="single" w:sz="8" w:space="0" w:color="auto"/>
              <w:left w:val="single" w:sz="8" w:space="0" w:color="auto"/>
              <w:bottom w:val="single" w:sz="8" w:space="0" w:color="auto"/>
              <w:right w:val="single" w:sz="8" w:space="0" w:color="auto"/>
            </w:tcBorders>
          </w:tcPr>
          <w:p w14:paraId="4F223695" w14:textId="25586AA6" w:rsidR="006723F9" w:rsidRPr="00F00EDF" w:rsidRDefault="006723F9">
            <w:pPr>
              <w:pStyle w:val="TABLECONTENT"/>
              <w:rPr>
                <w:color w:val="000000"/>
              </w:rPr>
            </w:pPr>
            <w:r w:rsidRPr="00F00EDF">
              <w:t xml:space="preserve">Заказ ТОРО на ежесменное техническое обслуживание на ЗИФ. </w:t>
            </w:r>
            <w:r w:rsidRPr="00F00EDF">
              <w:rPr>
                <w:color w:val="000000"/>
              </w:rPr>
              <w:t xml:space="preserve">Фактические затраты заказа ТОРО рассчитываются на МВЗ цеха/участка. </w:t>
            </w:r>
            <w:r w:rsidRPr="00F00EDF">
              <w:rPr>
                <w:szCs w:val="20"/>
              </w:rPr>
              <w:t>См. КД «ERP.</w:t>
            </w:r>
            <w:r w:rsidR="007C7B48" w:rsidRPr="00F00EDF">
              <w:rPr>
                <w:szCs w:val="20"/>
              </w:rPr>
              <w:t>9</w:t>
            </w:r>
            <w:r w:rsidRPr="00F00EDF">
              <w:rPr>
                <w:szCs w:val="20"/>
              </w:rPr>
              <w:t>.</w:t>
            </w:r>
            <w:r w:rsidR="007C7B48" w:rsidRPr="00F00EDF">
              <w:rPr>
                <w:szCs w:val="20"/>
              </w:rPr>
              <w:t>9</w:t>
            </w:r>
            <w:r w:rsidRPr="00F00EDF">
              <w:rPr>
                <w:szCs w:val="20"/>
              </w:rPr>
              <w:t>.</w:t>
            </w:r>
            <w:r w:rsidR="007C7B48" w:rsidRPr="00F00EDF">
              <w:rPr>
                <w:szCs w:val="20"/>
              </w:rPr>
              <w:t>2.</w:t>
            </w:r>
            <w:r w:rsidRPr="00F00EDF">
              <w:rPr>
                <w:szCs w:val="20"/>
              </w:rPr>
              <w:t>55.PM.КД Выполнение и фактический учет работ»</w:t>
            </w:r>
          </w:p>
        </w:tc>
      </w:tr>
      <w:tr w:rsidR="006723F9" w:rsidRPr="00F00EDF" w14:paraId="438C4846"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DAF5746" w14:textId="77777777" w:rsidR="006723F9" w:rsidRPr="00F00EDF" w:rsidRDefault="006723F9">
            <w:pPr>
              <w:pStyle w:val="TABLECONTENT"/>
              <w:rPr>
                <w:rFonts w:eastAsia="Calibri"/>
              </w:rPr>
            </w:pPr>
            <w:r w:rsidRPr="00F00EDF">
              <w:rPr>
                <w:rFonts w:eastAsia="Calibri"/>
              </w:rPr>
              <w:t>APB1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AB3F5B8" w14:textId="77777777" w:rsidR="006723F9" w:rsidRPr="00F00EDF" w:rsidRDefault="006723F9">
            <w:pPr>
              <w:pStyle w:val="TABLECONTENT"/>
              <w:rPr>
                <w:rFonts w:eastAsia="Calibri"/>
              </w:rPr>
            </w:pPr>
            <w:r w:rsidRPr="00F00EDF">
              <w:rPr>
                <w:rFonts w:eastAsia="Calibri"/>
              </w:rPr>
              <w:t>Выполнение  ЭПБ</w:t>
            </w:r>
          </w:p>
        </w:tc>
        <w:tc>
          <w:tcPr>
            <w:tcW w:w="957" w:type="pct"/>
            <w:tcBorders>
              <w:top w:val="single" w:sz="8" w:space="0" w:color="auto"/>
              <w:left w:val="single" w:sz="8" w:space="0" w:color="auto"/>
              <w:bottom w:val="single" w:sz="8" w:space="0" w:color="auto"/>
              <w:right w:val="single" w:sz="8" w:space="0" w:color="auto"/>
            </w:tcBorders>
          </w:tcPr>
          <w:p w14:paraId="54E64CCA" w14:textId="3726C9A8" w:rsidR="006723F9" w:rsidRPr="00F00EDF" w:rsidRDefault="006723F9">
            <w:pPr>
              <w:pStyle w:val="TABLECONTENT"/>
              <w:rPr>
                <w:rFonts w:eastAsia="Calibri"/>
              </w:rPr>
            </w:pPr>
            <w:r w:rsidRPr="00F00EDF">
              <w:rPr>
                <w:rFonts w:eastAsia="Calibri"/>
              </w:rPr>
              <w:t>PM_ORDER</w:t>
            </w:r>
          </w:p>
        </w:tc>
        <w:tc>
          <w:tcPr>
            <w:tcW w:w="2487" w:type="pct"/>
            <w:tcBorders>
              <w:top w:val="single" w:sz="8" w:space="0" w:color="auto"/>
              <w:left w:val="single" w:sz="8" w:space="0" w:color="auto"/>
              <w:bottom w:val="single" w:sz="8" w:space="0" w:color="auto"/>
              <w:right w:val="single" w:sz="8" w:space="0" w:color="auto"/>
            </w:tcBorders>
          </w:tcPr>
          <w:p w14:paraId="221CBD06" w14:textId="1B33E33C" w:rsidR="006723F9" w:rsidRPr="00F00EDF" w:rsidRDefault="006723F9">
            <w:pPr>
              <w:pStyle w:val="TABLECONTENT"/>
              <w:rPr>
                <w:rFonts w:eastAsia="Calibri"/>
              </w:rPr>
            </w:pPr>
            <w:r w:rsidRPr="00F00EDF">
              <w:rPr>
                <w:color w:val="000000"/>
              </w:rPr>
              <w:t>«</w:t>
            </w:r>
            <w:r w:rsidRPr="00F00EDF">
              <w:rPr>
                <w:color w:val="000000"/>
                <w:lang w:val="en-US"/>
              </w:rPr>
              <w:t>APB</w:t>
            </w:r>
            <w:r w:rsidRPr="00F00EDF">
              <w:rPr>
                <w:color w:val="000000"/>
              </w:rPr>
              <w:t xml:space="preserve">1» - Выполнение ЭПБ </w:t>
            </w:r>
            <w:r w:rsidR="009842EF" w:rsidRPr="00F00EDF">
              <w:rPr>
                <w:color w:val="000000"/>
              </w:rPr>
              <w:t>–</w:t>
            </w:r>
            <w:r w:rsidRPr="00F00EDF">
              <w:rPr>
                <w:color w:val="000000"/>
              </w:rPr>
              <w:t xml:space="preserve"> Заказ ТОРО создается для планирования и учета </w:t>
            </w:r>
            <w:del w:id="2245" w:author="Дмитрий Ковтун" w:date="2021-03-12T20:55:00Z">
              <w:r w:rsidRPr="00F00EDF" w:rsidDel="00744E28">
                <w:rPr>
                  <w:color w:val="000000"/>
                </w:rPr>
                <w:delText>работ  по</w:delText>
              </w:r>
            </w:del>
            <w:ins w:id="2246" w:author="Дмитрий Ковтун" w:date="2021-03-12T20:55:00Z">
              <w:r w:rsidR="00744E28" w:rsidRPr="00F00EDF">
                <w:rPr>
                  <w:color w:val="000000"/>
                </w:rPr>
                <w:t>работ по</w:t>
              </w:r>
            </w:ins>
            <w:r w:rsidRPr="00F00EDF">
              <w:rPr>
                <w:color w:val="000000"/>
              </w:rPr>
              <w:t xml:space="preserve"> ЭПБ.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6723F9" w:rsidRPr="00F00EDF" w:rsidDel="00BD57A9" w14:paraId="134EA486" w14:textId="1C1D8721" w:rsidTr="006723F9">
        <w:trPr>
          <w:cantSplit/>
          <w:del w:id="2247" w:author="Дмитрий Ковтун" w:date="2021-03-12T20:02:00Z"/>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7BD8F00" w14:textId="7915C1AB" w:rsidR="006723F9" w:rsidRPr="00F00EDF" w:rsidDel="00BD57A9" w:rsidRDefault="006723F9">
            <w:pPr>
              <w:pStyle w:val="TABLECONTENT"/>
              <w:rPr>
                <w:del w:id="2248" w:author="Дмитрий Ковтун" w:date="2021-03-12T20:02:00Z"/>
                <w:rFonts w:eastAsia="Calibri"/>
              </w:rPr>
            </w:pPr>
            <w:del w:id="2249" w:author="Дмитрий Ковтун" w:date="2021-03-12T20:02:00Z">
              <w:r w:rsidRPr="00F00EDF" w:rsidDel="00BD57A9">
                <w:rPr>
                  <w:rFonts w:eastAsia="Calibri"/>
                </w:rPr>
                <w:delText>AKR1</w:delText>
              </w:r>
            </w:del>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E23F095" w14:textId="52B3ACEA" w:rsidR="006723F9" w:rsidRPr="00F00EDF" w:rsidDel="00BD57A9" w:rsidRDefault="006723F9">
            <w:pPr>
              <w:pStyle w:val="TABLECONTENT"/>
              <w:rPr>
                <w:del w:id="2250" w:author="Дмитрий Ковтун" w:date="2021-03-12T20:02:00Z"/>
                <w:rFonts w:eastAsia="Calibri"/>
              </w:rPr>
            </w:pPr>
            <w:del w:id="2251" w:author="Дмитрий Ковтун" w:date="2021-03-12T20:02:00Z">
              <w:r w:rsidRPr="00F00EDF" w:rsidDel="00BD57A9">
                <w:rPr>
                  <w:rFonts w:eastAsia="Calibri"/>
                </w:rPr>
                <w:delText xml:space="preserve">Капитализируемые ремонты </w:delText>
              </w:r>
            </w:del>
          </w:p>
        </w:tc>
        <w:tc>
          <w:tcPr>
            <w:tcW w:w="957" w:type="pct"/>
            <w:tcBorders>
              <w:top w:val="single" w:sz="8" w:space="0" w:color="auto"/>
              <w:left w:val="single" w:sz="8" w:space="0" w:color="auto"/>
              <w:bottom w:val="single" w:sz="8" w:space="0" w:color="auto"/>
              <w:right w:val="single" w:sz="8" w:space="0" w:color="auto"/>
            </w:tcBorders>
          </w:tcPr>
          <w:p w14:paraId="03D14818" w14:textId="51FD6725" w:rsidR="006723F9" w:rsidRPr="00F00EDF" w:rsidDel="00BD57A9" w:rsidRDefault="006723F9">
            <w:pPr>
              <w:pStyle w:val="TABLECONTENT"/>
              <w:rPr>
                <w:del w:id="2252" w:author="Дмитрий Ковтун" w:date="2021-03-12T20:02:00Z"/>
                <w:rFonts w:eastAsia="Calibri"/>
              </w:rPr>
            </w:pPr>
            <w:del w:id="2253" w:author="Дмитрий Ковтун" w:date="2021-03-12T20:02:00Z">
              <w:r w:rsidRPr="00F00EDF" w:rsidDel="00BD57A9">
                <w:rPr>
                  <w:rFonts w:eastAsia="Calibri"/>
                </w:rPr>
                <w:delText>PM_ORDER</w:delText>
              </w:r>
            </w:del>
          </w:p>
        </w:tc>
        <w:tc>
          <w:tcPr>
            <w:tcW w:w="2487" w:type="pct"/>
            <w:tcBorders>
              <w:top w:val="single" w:sz="8" w:space="0" w:color="auto"/>
              <w:left w:val="single" w:sz="8" w:space="0" w:color="auto"/>
              <w:bottom w:val="single" w:sz="8" w:space="0" w:color="auto"/>
              <w:right w:val="single" w:sz="8" w:space="0" w:color="auto"/>
            </w:tcBorders>
          </w:tcPr>
          <w:p w14:paraId="0EC76A88" w14:textId="2E8E1738" w:rsidR="006723F9" w:rsidRPr="00F00EDF" w:rsidDel="00BD57A9" w:rsidRDefault="006723F9">
            <w:pPr>
              <w:pStyle w:val="TABLECONTENT"/>
              <w:rPr>
                <w:del w:id="2254" w:author="Дмитрий Ковтун" w:date="2021-03-12T20:02:00Z"/>
                <w:rFonts w:eastAsia="Calibri"/>
              </w:rPr>
            </w:pPr>
            <w:del w:id="2255" w:author="Дмитрий Ковтун" w:date="2021-03-12T20:02:00Z">
              <w:r w:rsidRPr="00F00EDF" w:rsidDel="00BD57A9">
                <w:rPr>
                  <w:color w:val="000000"/>
                </w:rPr>
                <w:delText>«</w:delText>
              </w:r>
              <w:r w:rsidRPr="00F00EDF" w:rsidDel="00BD57A9">
                <w:rPr>
                  <w:color w:val="000000"/>
                  <w:lang w:val="en-US"/>
                </w:rPr>
                <w:delText>AKR</w:delText>
              </w:r>
              <w:r w:rsidRPr="00F00EDF" w:rsidDel="00BD57A9">
                <w:rPr>
                  <w:color w:val="000000"/>
                </w:rPr>
                <w:delText>1» - Капитализируемые ремонты – Заказ ТОРО создается для планирования и учета работ в рамках планово-предупредительных ремонтов, работ по восстановлению оборудования в соответствии с критериями отнесения затрат на капитализируемые ремонты.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карточку РБП</w:delText>
              </w:r>
            </w:del>
          </w:p>
        </w:tc>
      </w:tr>
      <w:tr w:rsidR="006723F9" w:rsidRPr="00F00EDF" w14:paraId="5C3B2D34"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B0A563C" w14:textId="77777777" w:rsidR="006723F9" w:rsidRPr="00F00EDF" w:rsidRDefault="006723F9">
            <w:pPr>
              <w:pStyle w:val="TABLECONTENT"/>
              <w:rPr>
                <w:rFonts w:eastAsia="Calibri"/>
                <w:lang w:val="en-US"/>
              </w:rPr>
            </w:pPr>
            <w:r w:rsidRPr="00F00EDF">
              <w:rPr>
                <w:rFonts w:eastAsia="Calibri"/>
                <w:lang w:val="en-US"/>
              </w:rPr>
              <w:t>ARP1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69B266B" w14:textId="77777777" w:rsidR="006723F9" w:rsidRPr="00F00EDF" w:rsidRDefault="006723F9">
            <w:pPr>
              <w:pStyle w:val="TABLECONTENT"/>
              <w:rPr>
                <w:rFonts w:eastAsia="Calibri"/>
              </w:rPr>
            </w:pPr>
            <w:r w:rsidRPr="00F00EDF">
              <w:rPr>
                <w:rFonts w:eastAsia="Calibri"/>
              </w:rPr>
              <w:t>Заказ на РПМ</w:t>
            </w:r>
          </w:p>
        </w:tc>
        <w:tc>
          <w:tcPr>
            <w:tcW w:w="957" w:type="pct"/>
            <w:tcBorders>
              <w:top w:val="single" w:sz="8" w:space="0" w:color="auto"/>
              <w:left w:val="single" w:sz="8" w:space="0" w:color="auto"/>
              <w:bottom w:val="single" w:sz="8" w:space="0" w:color="auto"/>
              <w:right w:val="single" w:sz="8" w:space="0" w:color="auto"/>
            </w:tcBorders>
          </w:tcPr>
          <w:p w14:paraId="691DC2EA" w14:textId="66196989" w:rsidR="006723F9" w:rsidRPr="00F00EDF" w:rsidRDefault="006723F9">
            <w:pPr>
              <w:pStyle w:val="TABLECONTENT"/>
              <w:rPr>
                <w:rFonts w:eastAsia="Calibri"/>
              </w:rPr>
            </w:pPr>
            <w:r w:rsidRPr="00F00EDF">
              <w:rPr>
                <w:rFonts w:eastAsia="Calibri"/>
              </w:rPr>
              <w:t>PM_ORD01</w:t>
            </w:r>
          </w:p>
        </w:tc>
        <w:tc>
          <w:tcPr>
            <w:tcW w:w="2487" w:type="pct"/>
            <w:tcBorders>
              <w:top w:val="single" w:sz="8" w:space="0" w:color="auto"/>
              <w:left w:val="single" w:sz="8" w:space="0" w:color="auto"/>
              <w:bottom w:val="single" w:sz="8" w:space="0" w:color="auto"/>
              <w:right w:val="single" w:sz="8" w:space="0" w:color="auto"/>
            </w:tcBorders>
          </w:tcPr>
          <w:p w14:paraId="35CB885D" w14:textId="77777777" w:rsidR="006723F9" w:rsidRPr="00F00EDF" w:rsidRDefault="006723F9">
            <w:pPr>
              <w:pStyle w:val="TABLECONTENT"/>
              <w:rPr>
                <w:color w:val="000000"/>
              </w:rPr>
            </w:pPr>
            <w:r w:rsidRPr="00F00EDF">
              <w:rPr>
                <w:color w:val="000000"/>
              </w:rPr>
              <w:t>«</w:t>
            </w:r>
            <w:r w:rsidRPr="00F00EDF">
              <w:rPr>
                <w:color w:val="000000"/>
                <w:lang w:val="en-US"/>
              </w:rPr>
              <w:t>ARP</w:t>
            </w:r>
            <w:r w:rsidRPr="00F00EDF">
              <w:rPr>
                <w:color w:val="000000"/>
              </w:rPr>
              <w:t>1» - Заказ на общие РПМ – Заказ ТОРО создается на цех/участок для планирования и учета регулярно потребляемых материалов, когда невозможно отнести материал на какой-либо вид воздействий. Фактические затраты заказа ТОРО рассчитываются на МВЗ цеха/подразделения</w:t>
            </w:r>
          </w:p>
        </w:tc>
      </w:tr>
      <w:tr w:rsidR="006723F9" w:rsidRPr="00F00EDF" w14:paraId="63C8FAA6"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542006D" w14:textId="77777777" w:rsidR="006723F9" w:rsidRPr="00F00EDF" w:rsidRDefault="006723F9">
            <w:pPr>
              <w:pStyle w:val="TABLECONTENT"/>
              <w:rPr>
                <w:rFonts w:eastAsia="Calibri"/>
                <w:lang w:val="en-US"/>
              </w:rPr>
            </w:pPr>
            <w:r w:rsidRPr="00F00EDF">
              <w:rPr>
                <w:color w:val="000000"/>
                <w:szCs w:val="20"/>
              </w:rPr>
              <w:t>AV01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0173BF3" w14:textId="77777777" w:rsidR="006723F9" w:rsidRPr="00F00EDF" w:rsidRDefault="006723F9">
            <w:pPr>
              <w:pStyle w:val="TABLECONTENT"/>
              <w:rPr>
                <w:rFonts w:eastAsia="Calibri"/>
              </w:rPr>
            </w:pPr>
            <w:r w:rsidRPr="00F00EDF">
              <w:rPr>
                <w:color w:val="000000"/>
                <w:szCs w:val="20"/>
              </w:rPr>
              <w:t>Восстановление узлов/запчастей</w:t>
            </w:r>
          </w:p>
        </w:tc>
        <w:tc>
          <w:tcPr>
            <w:tcW w:w="957" w:type="pct"/>
            <w:tcBorders>
              <w:top w:val="single" w:sz="8" w:space="0" w:color="auto"/>
              <w:left w:val="single" w:sz="8" w:space="0" w:color="auto"/>
              <w:bottom w:val="single" w:sz="8" w:space="0" w:color="auto"/>
              <w:right w:val="single" w:sz="8" w:space="0" w:color="auto"/>
            </w:tcBorders>
          </w:tcPr>
          <w:p w14:paraId="0663B7C4" w14:textId="57C9CD2D" w:rsidR="006723F9" w:rsidRPr="00F00EDF" w:rsidRDefault="006723F9">
            <w:pPr>
              <w:pStyle w:val="TABLECONTENT"/>
              <w:rPr>
                <w:rFonts w:eastAsia="Calibri"/>
              </w:rPr>
            </w:pPr>
            <w:r w:rsidRPr="00F00EDF">
              <w:rPr>
                <w:rFonts w:eastAsia="Calibri"/>
              </w:rPr>
              <w:t>PM_ORD01</w:t>
            </w:r>
          </w:p>
        </w:tc>
        <w:tc>
          <w:tcPr>
            <w:tcW w:w="2487" w:type="pct"/>
            <w:tcBorders>
              <w:top w:val="single" w:sz="8" w:space="0" w:color="auto"/>
              <w:left w:val="single" w:sz="8" w:space="0" w:color="auto"/>
              <w:bottom w:val="single" w:sz="8" w:space="0" w:color="auto"/>
              <w:right w:val="single" w:sz="8" w:space="0" w:color="auto"/>
            </w:tcBorders>
          </w:tcPr>
          <w:p w14:paraId="3A8D8F8D" w14:textId="542D202E" w:rsidR="006723F9" w:rsidRPr="00F00EDF" w:rsidRDefault="006723F9">
            <w:pPr>
              <w:pStyle w:val="TABLECONTENT"/>
              <w:rPr>
                <w:color w:val="000000"/>
              </w:rPr>
            </w:pPr>
            <w:r w:rsidRPr="00F00EDF">
              <w:rPr>
                <w:color w:val="000000"/>
                <w:szCs w:val="20"/>
              </w:rPr>
              <w:t xml:space="preserve">«AV01» </w:t>
            </w:r>
            <w:ins w:id="2256" w:author="Дмитрий Ковтун" w:date="2021-03-12T20:06:00Z">
              <w:r w:rsidR="00BD57A9">
                <w:rPr>
                  <w:color w:val="000000"/>
                  <w:szCs w:val="20"/>
                </w:rPr>
                <w:t xml:space="preserve">Заказ </w:t>
              </w:r>
            </w:ins>
            <w:del w:id="2257" w:author="Дмитрий Ковтун" w:date="2021-03-12T20:06:00Z">
              <w:r w:rsidRPr="00F00EDF" w:rsidDel="00BD57A9">
                <w:rPr>
                  <w:szCs w:val="20"/>
                </w:rPr>
                <w:delText>И</w:delText>
              </w:r>
            </w:del>
            <w:ins w:id="2258" w:author="Дмитрий Ковтун" w:date="2021-03-12T20:06:00Z">
              <w:r w:rsidR="00BD57A9">
                <w:rPr>
                  <w:szCs w:val="20"/>
                </w:rPr>
                <w:t>и</w:t>
              </w:r>
            </w:ins>
            <w:r w:rsidRPr="00F00EDF">
              <w:rPr>
                <w:szCs w:val="20"/>
              </w:rPr>
              <w:t xml:space="preserve">спользуется для планирования восстановления узлов </w:t>
            </w:r>
            <w:del w:id="2259" w:author="Дмитрий Ковтун" w:date="2021-03-12T20:08:00Z">
              <w:r w:rsidR="009038F3" w:rsidRPr="00F00EDF" w:rsidDel="00BD57A9">
                <w:rPr>
                  <w:szCs w:val="20"/>
                </w:rPr>
                <w:delText xml:space="preserve">и запасных частей </w:delText>
              </w:r>
            </w:del>
            <w:r w:rsidRPr="00F00EDF">
              <w:rPr>
                <w:szCs w:val="20"/>
              </w:rPr>
              <w:t>обменного фонда</w:t>
            </w:r>
            <w:r w:rsidR="009038F3" w:rsidRPr="00F00EDF">
              <w:rPr>
                <w:szCs w:val="20"/>
              </w:rPr>
              <w:t xml:space="preserve"> (работы, не связанные с ППР)</w:t>
            </w:r>
            <w:ins w:id="2260" w:author="Дмитрий Ковтун" w:date="2021-03-12T20:07:00Z">
              <w:r w:rsidR="00BD57A9">
                <w:rPr>
                  <w:szCs w:val="20"/>
                </w:rPr>
                <w:t xml:space="preserve">, являющихся </w:t>
              </w:r>
            </w:ins>
            <w:ins w:id="2261" w:author="Дмитрий Ковтун" w:date="2021-03-12T20:08:00Z">
              <w:r w:rsidR="00BD57A9">
                <w:rPr>
                  <w:szCs w:val="20"/>
                </w:rPr>
                <w:t>Единицами оборудования</w:t>
              </w:r>
            </w:ins>
            <w:r w:rsidR="009038F3" w:rsidRPr="00F00EDF">
              <w:rPr>
                <w:szCs w:val="20"/>
              </w:rPr>
              <w:t>. Заказы данного вида</w:t>
            </w:r>
            <w:r w:rsidRPr="00F00EDF">
              <w:rPr>
                <w:szCs w:val="20"/>
              </w:rPr>
              <w:t xml:space="preserve"> </w:t>
            </w:r>
            <w:r w:rsidRPr="00F00EDF">
              <w:rPr>
                <w:color w:val="000000"/>
              </w:rPr>
              <w:t>рассчитываются на МВЗ цеха/подразделения</w:t>
            </w:r>
            <w:ins w:id="2262" w:author="Дмитрий Ковтун" w:date="2021-03-12T20:05:00Z">
              <w:r w:rsidR="00BD57A9">
                <w:rPr>
                  <w:color w:val="000000"/>
                </w:rPr>
                <w:t>, либо на карточку НКС (в случае капитализируемого ремонта).</w:t>
              </w:r>
            </w:ins>
          </w:p>
        </w:tc>
      </w:tr>
      <w:tr w:rsidR="00BD57A9" w:rsidRPr="00F00EDF" w14:paraId="00F83CCB" w14:textId="77777777" w:rsidTr="006723F9">
        <w:trPr>
          <w:cantSplit/>
          <w:ins w:id="2263" w:author="Дмитрий Ковтун" w:date="2021-03-12T20:02:00Z"/>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6CF6E63" w14:textId="1F942015" w:rsidR="00BD57A9" w:rsidRPr="00F00EDF" w:rsidRDefault="00BD57A9" w:rsidP="00BD57A9">
            <w:pPr>
              <w:pStyle w:val="TABLECONTENT"/>
              <w:rPr>
                <w:ins w:id="2264" w:author="Дмитрий Ковтун" w:date="2021-03-12T20:02:00Z"/>
                <w:color w:val="000000"/>
                <w:szCs w:val="20"/>
              </w:rPr>
            </w:pPr>
            <w:ins w:id="2265" w:author="Дмитрий Ковтун" w:date="2021-03-12T20:02:00Z">
              <w:r>
                <w:rPr>
                  <w:color w:val="000000"/>
                  <w:szCs w:val="20"/>
                </w:rPr>
                <w:t>AV02</w:t>
              </w:r>
            </w:ins>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ECA89C7" w14:textId="7063BC65" w:rsidR="00BD57A9" w:rsidRPr="00F00EDF" w:rsidRDefault="00BD57A9" w:rsidP="00BD57A9">
            <w:pPr>
              <w:pStyle w:val="TABLECONTENT"/>
              <w:rPr>
                <w:ins w:id="2266" w:author="Дмитрий Ковтун" w:date="2021-03-12T20:02:00Z"/>
                <w:color w:val="000000"/>
                <w:szCs w:val="20"/>
              </w:rPr>
            </w:pPr>
            <w:ins w:id="2267" w:author="Дмитрий Ковтун" w:date="2021-03-12T20:04:00Z">
              <w:r w:rsidRPr="00F00EDF">
                <w:rPr>
                  <w:color w:val="000000"/>
                  <w:szCs w:val="20"/>
                </w:rPr>
                <w:t>Восстановление узлов/запчастей</w:t>
              </w:r>
              <w:r>
                <w:rPr>
                  <w:color w:val="000000"/>
                  <w:szCs w:val="20"/>
                </w:rPr>
                <w:t xml:space="preserve"> (материалы ОФ)</w:t>
              </w:r>
            </w:ins>
          </w:p>
        </w:tc>
        <w:tc>
          <w:tcPr>
            <w:tcW w:w="957" w:type="pct"/>
            <w:tcBorders>
              <w:top w:val="single" w:sz="8" w:space="0" w:color="auto"/>
              <w:left w:val="single" w:sz="8" w:space="0" w:color="auto"/>
              <w:bottom w:val="single" w:sz="8" w:space="0" w:color="auto"/>
              <w:right w:val="single" w:sz="8" w:space="0" w:color="auto"/>
            </w:tcBorders>
          </w:tcPr>
          <w:p w14:paraId="1B1491E1" w14:textId="52CA65BB" w:rsidR="00BD57A9" w:rsidRPr="00F00EDF" w:rsidRDefault="00BD57A9" w:rsidP="00BD57A9">
            <w:pPr>
              <w:pStyle w:val="TABLECONTENT"/>
              <w:rPr>
                <w:ins w:id="2268" w:author="Дмитрий Ковтун" w:date="2021-03-12T20:02:00Z"/>
                <w:rFonts w:eastAsia="Calibri"/>
              </w:rPr>
            </w:pPr>
            <w:ins w:id="2269" w:author="Дмитрий Ковтун" w:date="2021-03-12T20:04:00Z">
              <w:r w:rsidRPr="00F00EDF">
                <w:rPr>
                  <w:rFonts w:eastAsia="Calibri"/>
                </w:rPr>
                <w:t>PM_ORD01</w:t>
              </w:r>
            </w:ins>
          </w:p>
        </w:tc>
        <w:tc>
          <w:tcPr>
            <w:tcW w:w="2487" w:type="pct"/>
            <w:tcBorders>
              <w:top w:val="single" w:sz="8" w:space="0" w:color="auto"/>
              <w:left w:val="single" w:sz="8" w:space="0" w:color="auto"/>
              <w:bottom w:val="single" w:sz="8" w:space="0" w:color="auto"/>
              <w:right w:val="single" w:sz="8" w:space="0" w:color="auto"/>
            </w:tcBorders>
          </w:tcPr>
          <w:p w14:paraId="7F2D1E81" w14:textId="089C3DAD" w:rsidR="00BD57A9" w:rsidRPr="00F00EDF" w:rsidRDefault="00BD57A9">
            <w:pPr>
              <w:pStyle w:val="TABLECONTENT"/>
              <w:rPr>
                <w:ins w:id="2270" w:author="Дмитрий Ковтун" w:date="2021-03-12T20:02:00Z"/>
                <w:color w:val="000000"/>
                <w:szCs w:val="20"/>
              </w:rPr>
            </w:pPr>
            <w:ins w:id="2271" w:author="Дмитрий Ковтун" w:date="2021-03-12T20:04:00Z">
              <w:r>
                <w:rPr>
                  <w:color w:val="000000"/>
                  <w:szCs w:val="20"/>
                </w:rPr>
                <w:t>«</w:t>
              </w:r>
            </w:ins>
            <w:ins w:id="2272" w:author="Дмитрий Ковтун" w:date="2021-03-12T20:06:00Z">
              <w:r>
                <w:rPr>
                  <w:color w:val="000000"/>
                  <w:szCs w:val="20"/>
                  <w:lang w:val="en-US"/>
                </w:rPr>
                <w:t>AV</w:t>
              </w:r>
              <w:r w:rsidRPr="00BD57A9">
                <w:rPr>
                  <w:color w:val="000000"/>
                  <w:szCs w:val="20"/>
                  <w:rPrChange w:id="2273" w:author="Дмитрий Ковтун" w:date="2021-03-12T20:07:00Z">
                    <w:rPr>
                      <w:color w:val="000000"/>
                      <w:szCs w:val="20"/>
                      <w:lang w:val="en-US"/>
                    </w:rPr>
                  </w:rPrChange>
                </w:rPr>
                <w:t>02</w:t>
              </w:r>
            </w:ins>
            <w:ins w:id="2274" w:author="Дмитрий Ковтун" w:date="2021-03-12T20:04:00Z">
              <w:r>
                <w:rPr>
                  <w:color w:val="000000"/>
                  <w:szCs w:val="20"/>
                </w:rPr>
                <w:t>»</w:t>
              </w:r>
            </w:ins>
            <w:ins w:id="2275" w:author="Дмитрий Ковтун" w:date="2021-03-12T20:06:00Z">
              <w:r>
                <w:rPr>
                  <w:color w:val="000000"/>
                  <w:szCs w:val="20"/>
                </w:rPr>
                <w:t xml:space="preserve"> - Используется для планирования восстановления </w:t>
              </w:r>
            </w:ins>
            <w:ins w:id="2276" w:author="Дмитрий Ковтун" w:date="2021-03-12T20:07:00Z">
              <w:r>
                <w:rPr>
                  <w:color w:val="000000"/>
                  <w:szCs w:val="20"/>
                </w:rPr>
                <w:t>узлов и</w:t>
              </w:r>
              <w:r w:rsidRPr="00F00EDF">
                <w:rPr>
                  <w:szCs w:val="20"/>
                </w:rPr>
                <w:t xml:space="preserve"> запасных частей обменного фонда (работы, не связанные с ППР)</w:t>
              </w:r>
            </w:ins>
            <w:ins w:id="2277" w:author="Дмитрий Ковтун" w:date="2021-03-12T20:08:00Z">
              <w:r>
                <w:rPr>
                  <w:szCs w:val="20"/>
                </w:rPr>
                <w:t>, не объектами БДО</w:t>
              </w:r>
            </w:ins>
            <w:ins w:id="2278" w:author="Дмитрий Ковтун" w:date="2021-03-12T20:07:00Z">
              <w:r w:rsidRPr="00F00EDF">
                <w:rPr>
                  <w:szCs w:val="20"/>
                </w:rPr>
                <w:t xml:space="preserve">. Заказы данного вида </w:t>
              </w:r>
              <w:r w:rsidRPr="00F00EDF">
                <w:rPr>
                  <w:color w:val="000000"/>
                </w:rPr>
                <w:t xml:space="preserve">рассчитываются на </w:t>
              </w:r>
            </w:ins>
            <w:ins w:id="2279" w:author="Дмитрий Ковтун" w:date="2021-03-12T20:08:00Z">
              <w:r>
                <w:rPr>
                  <w:color w:val="000000"/>
                </w:rPr>
                <w:t>материал.</w:t>
              </w:r>
            </w:ins>
          </w:p>
        </w:tc>
      </w:tr>
      <w:tr w:rsidR="00BD57A9" w:rsidRPr="00F00EDF" w14:paraId="2F30021A"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04497C2" w14:textId="77777777" w:rsidR="00BD57A9" w:rsidRPr="00F00EDF" w:rsidRDefault="00BD57A9" w:rsidP="00BD57A9">
            <w:pPr>
              <w:pStyle w:val="TABLECONTENT"/>
              <w:rPr>
                <w:rFonts w:eastAsia="Calibri"/>
              </w:rPr>
            </w:pPr>
            <w:r w:rsidRPr="00F00EDF">
              <w:rPr>
                <w:rFonts w:eastAsia="Calibri"/>
                <w:lang w:val="en-US"/>
              </w:rPr>
              <w:t>ATU</w:t>
            </w:r>
            <w:r w:rsidRPr="00F00EDF">
              <w:rPr>
                <w:rFonts w:eastAsia="Calibri"/>
              </w:rPr>
              <w:t>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27EC511" w14:textId="77777777" w:rsidR="00BD57A9" w:rsidRPr="00F00EDF" w:rsidRDefault="00BD57A9" w:rsidP="00BD57A9">
            <w:pPr>
              <w:pStyle w:val="TABLECONTENT"/>
              <w:rPr>
                <w:rFonts w:eastAsia="Calibri"/>
              </w:rPr>
            </w:pPr>
            <w:r w:rsidRPr="00F00EDF">
              <w:rPr>
                <w:rFonts w:eastAsia="Calibri"/>
              </w:rPr>
              <w:t>Технический заказ ТОРО</w:t>
            </w:r>
          </w:p>
        </w:tc>
        <w:tc>
          <w:tcPr>
            <w:tcW w:w="957" w:type="pct"/>
            <w:tcBorders>
              <w:top w:val="single" w:sz="8" w:space="0" w:color="auto"/>
              <w:left w:val="single" w:sz="8" w:space="0" w:color="auto"/>
              <w:bottom w:val="single" w:sz="8" w:space="0" w:color="auto"/>
              <w:right w:val="single" w:sz="8" w:space="0" w:color="auto"/>
            </w:tcBorders>
          </w:tcPr>
          <w:p w14:paraId="645B03FA" w14:textId="3E9025A6" w:rsidR="00BD57A9" w:rsidRPr="00F00EDF" w:rsidRDefault="00BD57A9" w:rsidP="00BD57A9">
            <w:pPr>
              <w:pStyle w:val="TABLECONTENT"/>
              <w:rPr>
                <w:rFonts w:eastAsia="Calibri"/>
              </w:rPr>
            </w:pPr>
            <w:r w:rsidRPr="00F00EDF">
              <w:rPr>
                <w:rFonts w:eastAsia="Calibri"/>
              </w:rPr>
              <w:t xml:space="preserve">PM_ORDER </w:t>
            </w:r>
          </w:p>
        </w:tc>
        <w:tc>
          <w:tcPr>
            <w:tcW w:w="2487" w:type="pct"/>
            <w:tcBorders>
              <w:top w:val="single" w:sz="8" w:space="0" w:color="auto"/>
              <w:left w:val="single" w:sz="8" w:space="0" w:color="auto"/>
              <w:bottom w:val="single" w:sz="8" w:space="0" w:color="auto"/>
              <w:right w:val="single" w:sz="8" w:space="0" w:color="auto"/>
            </w:tcBorders>
          </w:tcPr>
          <w:p w14:paraId="12B46FC1" w14:textId="6987ABED" w:rsidR="00BD57A9" w:rsidRPr="00F00EDF" w:rsidRDefault="00BD57A9" w:rsidP="00BD57A9">
            <w:pPr>
              <w:pStyle w:val="TABLECONTENT"/>
              <w:rPr>
                <w:color w:val="000000"/>
              </w:rPr>
            </w:pPr>
            <w:r w:rsidRPr="00F00EDF">
              <w:rPr>
                <w:color w:val="000000"/>
                <w:lang w:val="en-US"/>
              </w:rPr>
              <w:t>ATU</w:t>
            </w:r>
            <w:r w:rsidRPr="00F00EDF">
              <w:rPr>
                <w:color w:val="000000"/>
              </w:rPr>
              <w:t>1» - Технический заказ ТОРО – Заказ ТОРО создается на цех/участок для планирования и учета работ в рамках планово-предупредительных ремонтов, когда нормативы еще неизвестны или не разработаны. На заказе планируются материалы разового потребления, услуги сторонних организаций, работы собственных подразделений. Фактические затраты на данный заказ относить запрещено.</w:t>
            </w:r>
          </w:p>
        </w:tc>
      </w:tr>
      <w:tr w:rsidR="00BD57A9" w:rsidRPr="00F00EDF" w14:paraId="15995E93" w14:textId="77777777" w:rsidTr="006723F9">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312F5DA" w14:textId="51FFAADE" w:rsidR="00BD57A9" w:rsidRPr="00F00EDF" w:rsidRDefault="00BD57A9" w:rsidP="00BD57A9">
            <w:pPr>
              <w:pStyle w:val="TABLECONTENT"/>
              <w:rPr>
                <w:rFonts w:eastAsia="Calibri"/>
                <w:lang w:val="en-US"/>
              </w:rPr>
            </w:pPr>
            <w:r w:rsidRPr="00F00EDF">
              <w:rPr>
                <w:rFonts w:eastAsia="Calibri"/>
                <w:lang w:val="en-US"/>
              </w:rPr>
              <w:t>ACR1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96E78FF" w14:textId="66F7B2FA" w:rsidR="00BD57A9" w:rsidRPr="00F00EDF" w:rsidRDefault="00BD57A9" w:rsidP="00BD57A9">
            <w:pPr>
              <w:pStyle w:val="TABLECONTENT"/>
              <w:rPr>
                <w:rFonts w:eastAsia="Calibri"/>
              </w:rPr>
            </w:pPr>
            <w:r w:rsidRPr="00632245">
              <w:rPr>
                <w:color w:val="000000" w:themeColor="text1"/>
              </w:rPr>
              <w:t>Технический заказ ТОРО для ЦРММ</w:t>
            </w:r>
          </w:p>
        </w:tc>
        <w:tc>
          <w:tcPr>
            <w:tcW w:w="957" w:type="pct"/>
            <w:tcBorders>
              <w:top w:val="single" w:sz="8" w:space="0" w:color="auto"/>
              <w:left w:val="single" w:sz="8" w:space="0" w:color="auto"/>
              <w:bottom w:val="single" w:sz="8" w:space="0" w:color="auto"/>
              <w:right w:val="single" w:sz="8" w:space="0" w:color="auto"/>
            </w:tcBorders>
          </w:tcPr>
          <w:p w14:paraId="7E24AF71" w14:textId="21CBBDD8" w:rsidR="00BD57A9" w:rsidRPr="00F00EDF" w:rsidRDefault="00BD57A9" w:rsidP="00BD57A9">
            <w:pPr>
              <w:pStyle w:val="TABLECONTENT"/>
              <w:rPr>
                <w:rFonts w:eastAsia="Calibri"/>
              </w:rPr>
            </w:pPr>
            <w:r w:rsidRPr="00F00EDF">
              <w:rPr>
                <w:rFonts w:eastAsia="Calibri"/>
              </w:rPr>
              <w:t>PM_CRMM</w:t>
            </w:r>
          </w:p>
        </w:tc>
        <w:tc>
          <w:tcPr>
            <w:tcW w:w="2487" w:type="pct"/>
            <w:tcBorders>
              <w:top w:val="single" w:sz="8" w:space="0" w:color="auto"/>
              <w:left w:val="single" w:sz="8" w:space="0" w:color="auto"/>
              <w:bottom w:val="single" w:sz="8" w:space="0" w:color="auto"/>
              <w:right w:val="single" w:sz="8" w:space="0" w:color="auto"/>
            </w:tcBorders>
          </w:tcPr>
          <w:p w14:paraId="606B75F7" w14:textId="4566021D" w:rsidR="00BD57A9" w:rsidRPr="00632245" w:rsidRDefault="00BD57A9" w:rsidP="00BD57A9">
            <w:pPr>
              <w:pStyle w:val="TABLECONTENT"/>
              <w:rPr>
                <w:color w:val="000000"/>
              </w:rPr>
            </w:pPr>
            <w:r w:rsidRPr="00F00EDF">
              <w:rPr>
                <w:color w:val="000000"/>
                <w:lang w:val="en-US"/>
              </w:rPr>
              <w:t>ACR</w:t>
            </w:r>
            <w:r w:rsidRPr="00F00EDF">
              <w:rPr>
                <w:color w:val="000000"/>
              </w:rPr>
              <w:t>1» - Технический заказ ТОРО</w:t>
            </w:r>
            <w:r w:rsidRPr="00632245">
              <w:rPr>
                <w:color w:val="000000"/>
              </w:rPr>
              <w:t xml:space="preserve"> </w:t>
            </w:r>
            <w:r w:rsidRPr="00632245">
              <w:rPr>
                <w:color w:val="000000" w:themeColor="text1"/>
              </w:rPr>
              <w:t>ЦРММ</w:t>
            </w:r>
            <w:r w:rsidRPr="00F00EDF">
              <w:rPr>
                <w:color w:val="000000"/>
              </w:rPr>
              <w:t xml:space="preserve"> – Заказ ТОРО создается на цех/участок для планирования покупных МТР в рамках производства деталей и изделий собственными силами. Фактические затраты на данный заказ относить запрещено.</w:t>
            </w:r>
          </w:p>
        </w:tc>
      </w:tr>
    </w:tbl>
    <w:bookmarkEnd w:id="2240"/>
    <w:bookmarkEnd w:id="2242"/>
    <w:p w14:paraId="236D50C0" w14:textId="77777777" w:rsidR="006D0997" w:rsidRPr="00F00EDF" w:rsidRDefault="006D0997" w:rsidP="00632245">
      <w:pPr>
        <w:pStyle w:val="Tabname"/>
        <w:keepNext/>
        <w:rPr>
          <w:rFonts w:cs="Arial"/>
          <w:sz w:val="22"/>
          <w:szCs w:val="22"/>
        </w:rPr>
      </w:pPr>
      <w:r w:rsidRPr="00F00EDF">
        <w:rPr>
          <w:rFonts w:cs="Arial"/>
          <w:sz w:val="22"/>
          <w:szCs w:val="22"/>
        </w:rPr>
        <w:t>Таблица</w:t>
      </w:r>
      <w:r w:rsidR="00C6056A" w:rsidRPr="00F00EDF">
        <w:rPr>
          <w:rFonts w:cs="Arial"/>
          <w:sz w:val="22"/>
          <w:szCs w:val="22"/>
        </w:rPr>
        <w:t xml:space="preserve"> 10.</w:t>
      </w:r>
      <w:r w:rsidRPr="00F00EDF">
        <w:rPr>
          <w:rFonts w:cs="Arial"/>
          <w:sz w:val="22"/>
          <w:szCs w:val="22"/>
        </w:rPr>
        <w:t xml:space="preserve"> </w:t>
      </w:r>
      <w:bookmarkEnd w:id="2241"/>
      <w:r w:rsidRPr="00F00EDF">
        <w:rPr>
          <w:rFonts w:cs="Arial"/>
          <w:sz w:val="22"/>
          <w:szCs w:val="22"/>
        </w:rPr>
        <w:t>Диапазон номеров заказов</w:t>
      </w:r>
    </w:p>
    <w:tbl>
      <w:tblPr>
        <w:tblW w:w="4938" w:type="pct"/>
        <w:tblCellMar>
          <w:left w:w="0" w:type="dxa"/>
          <w:right w:w="0" w:type="dxa"/>
        </w:tblCellMar>
        <w:tblLook w:val="04A0" w:firstRow="1" w:lastRow="0" w:firstColumn="1" w:lastColumn="0" w:noHBand="0" w:noVBand="1"/>
      </w:tblPr>
      <w:tblGrid>
        <w:gridCol w:w="2024"/>
        <w:gridCol w:w="8026"/>
      </w:tblGrid>
      <w:tr w:rsidR="006723F9" w:rsidRPr="00F00EDF" w14:paraId="6C14E31D" w14:textId="77777777" w:rsidTr="006723F9">
        <w:trPr>
          <w:cantSplit/>
          <w:trHeight w:val="397"/>
          <w:tblHeader/>
        </w:trPr>
        <w:tc>
          <w:tcPr>
            <w:tcW w:w="1007"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1B289749" w14:textId="1060D030" w:rsidR="006723F9" w:rsidRPr="00F00EDF" w:rsidRDefault="006723F9">
            <w:pPr>
              <w:spacing w:line="276" w:lineRule="auto"/>
              <w:rPr>
                <w:rFonts w:eastAsiaTheme="minorHAnsi" w:cs="Arial"/>
                <w:b/>
                <w:sz w:val="20"/>
                <w:szCs w:val="20"/>
              </w:rPr>
            </w:pPr>
            <w:r w:rsidRPr="00F00EDF">
              <w:rPr>
                <w:rFonts w:eastAsiaTheme="minorHAnsi" w:cs="Arial"/>
                <w:b/>
                <w:sz w:val="20"/>
                <w:szCs w:val="20"/>
              </w:rPr>
              <w:t>Вид заказа</w:t>
            </w:r>
          </w:p>
        </w:tc>
        <w:tc>
          <w:tcPr>
            <w:tcW w:w="399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7F409805" w14:textId="77777777" w:rsidR="006723F9" w:rsidRPr="00F00EDF" w:rsidRDefault="006723F9" w:rsidP="00632245">
            <w:pPr>
              <w:spacing w:line="276" w:lineRule="auto"/>
              <w:rPr>
                <w:rFonts w:cs="Arial"/>
                <w:b/>
                <w:sz w:val="20"/>
                <w:szCs w:val="20"/>
              </w:rPr>
            </w:pPr>
            <w:r w:rsidRPr="00F00EDF">
              <w:rPr>
                <w:rFonts w:cs="Arial"/>
                <w:b/>
                <w:sz w:val="20"/>
                <w:szCs w:val="20"/>
              </w:rPr>
              <w:t>Диапазон номеров</w:t>
            </w:r>
          </w:p>
        </w:tc>
      </w:tr>
      <w:tr w:rsidR="006723F9" w:rsidRPr="00F00EDF" w14:paraId="64507312" w14:textId="77777777" w:rsidTr="006723F9">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859AD91" w14:textId="77777777" w:rsidR="006723F9" w:rsidRPr="00F00EDF" w:rsidRDefault="006723F9">
            <w:pPr>
              <w:pStyle w:val="TABLECONTENT"/>
              <w:rPr>
                <w:lang w:val="en-US"/>
              </w:rPr>
            </w:pPr>
            <w:r w:rsidRPr="00F00EDF">
              <w:rPr>
                <w:rFonts w:eastAsia="Calibri"/>
                <w:bCs/>
                <w:color w:val="000000" w:themeColor="text1"/>
                <w:kern w:val="24"/>
                <w:lang w:val="en-US"/>
              </w:rPr>
              <w:t>APP1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23649262" w14:textId="30897645" w:rsidR="006723F9" w:rsidRPr="00F00EDF" w:rsidRDefault="006723F9">
            <w:pPr>
              <w:pStyle w:val="TABLECONTENT"/>
            </w:pPr>
            <w:r w:rsidRPr="00F00EDF">
              <w:t xml:space="preserve">1100000000 </w:t>
            </w:r>
            <w:r w:rsidR="009842EF" w:rsidRPr="00F00EDF">
              <w:t>–</w:t>
            </w:r>
            <w:r w:rsidRPr="00F00EDF">
              <w:t xml:space="preserve"> 1199999999 </w:t>
            </w:r>
          </w:p>
        </w:tc>
      </w:tr>
      <w:tr w:rsidR="006723F9" w:rsidRPr="00F00EDF" w14:paraId="004C0D4B" w14:textId="77777777" w:rsidTr="006723F9">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D5B5F97" w14:textId="77777777" w:rsidR="006723F9" w:rsidRPr="00F00EDF" w:rsidRDefault="006723F9">
            <w:pPr>
              <w:pStyle w:val="TABLECONTENT"/>
            </w:pPr>
            <w:r w:rsidRPr="00F00EDF">
              <w:rPr>
                <w:rFonts w:eastAsia="Calibri"/>
                <w:bCs/>
                <w:color w:val="000000" w:themeColor="text1"/>
                <w:kern w:val="24"/>
                <w:lang w:val="en-US"/>
              </w:rPr>
              <w:t>AV</w:t>
            </w:r>
            <w:r w:rsidRPr="00F00EDF">
              <w:rPr>
                <w:rFonts w:eastAsia="Calibri"/>
                <w:bCs/>
                <w:color w:val="000000" w:themeColor="text1"/>
                <w:kern w:val="24"/>
              </w:rPr>
              <w:t xml:space="preserve">S1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356F0CD5" w14:textId="248AF282" w:rsidR="006723F9" w:rsidRPr="00F00EDF" w:rsidRDefault="006723F9">
            <w:pPr>
              <w:pStyle w:val="TABLECONTENT"/>
            </w:pPr>
            <w:r w:rsidRPr="00F00EDF">
              <w:t xml:space="preserve">1200000000 </w:t>
            </w:r>
            <w:r w:rsidR="009842EF" w:rsidRPr="00F00EDF">
              <w:t>–</w:t>
            </w:r>
            <w:r w:rsidRPr="00F00EDF">
              <w:t xml:space="preserve"> 1249999999 </w:t>
            </w:r>
          </w:p>
        </w:tc>
      </w:tr>
      <w:tr w:rsidR="006723F9" w:rsidRPr="00F00EDF" w14:paraId="657A5A21" w14:textId="77777777" w:rsidTr="006723F9">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0A6956C" w14:textId="77777777" w:rsidR="006723F9" w:rsidRPr="00F00EDF" w:rsidRDefault="006723F9">
            <w:pPr>
              <w:pStyle w:val="TABLECONTENT"/>
            </w:pPr>
            <w:r w:rsidRPr="00F00EDF">
              <w:rPr>
                <w:rFonts w:eastAsia="Calibri"/>
                <w:bCs/>
                <w:color w:val="000000" w:themeColor="text1"/>
                <w:kern w:val="24"/>
              </w:rPr>
              <w:t xml:space="preserve">AVR1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11BEF2EE" w14:textId="01863CF9" w:rsidR="006723F9" w:rsidRPr="00F00EDF" w:rsidRDefault="006723F9">
            <w:pPr>
              <w:pStyle w:val="TABLECONTENT"/>
            </w:pPr>
            <w:r w:rsidRPr="00F00EDF">
              <w:t xml:space="preserve">1250000000 </w:t>
            </w:r>
            <w:r w:rsidR="009842EF" w:rsidRPr="00F00EDF">
              <w:t>–</w:t>
            </w:r>
            <w:r w:rsidRPr="00F00EDF">
              <w:t xml:space="preserve"> 1299999999 </w:t>
            </w:r>
          </w:p>
        </w:tc>
      </w:tr>
      <w:tr w:rsidR="006723F9" w:rsidRPr="00F00EDF" w14:paraId="65BA0D1E" w14:textId="77777777" w:rsidTr="006723F9">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1E095F5" w14:textId="77777777" w:rsidR="006723F9" w:rsidRPr="00F00EDF" w:rsidRDefault="006723F9">
            <w:pPr>
              <w:pStyle w:val="TABLECONTENT"/>
            </w:pPr>
            <w:r w:rsidRPr="00F00EDF">
              <w:rPr>
                <w:rFonts w:eastAsia="Calibri"/>
                <w:bCs/>
                <w:color w:val="000000" w:themeColor="text1"/>
                <w:kern w:val="24"/>
              </w:rPr>
              <w:t>AD</w:t>
            </w:r>
            <w:r w:rsidRPr="00F00EDF">
              <w:rPr>
                <w:rFonts w:eastAsia="Calibri"/>
                <w:bCs/>
                <w:color w:val="000000" w:themeColor="text1"/>
                <w:kern w:val="24"/>
                <w:lang w:val="en-US"/>
              </w:rPr>
              <w:t>I1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3FE5960B" w14:textId="15DDC479" w:rsidR="006723F9" w:rsidRPr="00F00EDF" w:rsidRDefault="006723F9">
            <w:pPr>
              <w:pStyle w:val="TABLECONTENT"/>
            </w:pPr>
            <w:r w:rsidRPr="00F00EDF">
              <w:t xml:space="preserve">1300000000 </w:t>
            </w:r>
            <w:r w:rsidR="009842EF" w:rsidRPr="00F00EDF">
              <w:t>–</w:t>
            </w:r>
            <w:r w:rsidRPr="00F00EDF">
              <w:t xml:space="preserve"> 1349999999 </w:t>
            </w:r>
          </w:p>
        </w:tc>
      </w:tr>
      <w:tr w:rsidR="006723F9" w:rsidRPr="00F00EDF" w14:paraId="01504A26"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2D963208" w14:textId="77777777" w:rsidR="006723F9" w:rsidRPr="00F00EDF" w:rsidRDefault="006723F9">
            <w:pPr>
              <w:pStyle w:val="TABLECONTENT"/>
            </w:pPr>
            <w:r w:rsidRPr="00F00EDF">
              <w:rPr>
                <w:rFonts w:eastAsia="Calibri"/>
                <w:bCs/>
                <w:color w:val="000000" w:themeColor="text1"/>
                <w:kern w:val="24"/>
                <w:lang w:val="en-US"/>
              </w:rPr>
              <w:t>APB1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760A3997" w14:textId="77C70948" w:rsidR="006723F9" w:rsidRPr="00F00EDF" w:rsidRDefault="006723F9">
            <w:pPr>
              <w:pStyle w:val="TABLECONTENT"/>
            </w:pPr>
            <w:r w:rsidRPr="00F00EDF">
              <w:t xml:space="preserve">1350000000 </w:t>
            </w:r>
            <w:r w:rsidR="009842EF" w:rsidRPr="00F00EDF">
              <w:t>–</w:t>
            </w:r>
            <w:r w:rsidRPr="00F00EDF">
              <w:t xml:space="preserve"> 1399999999 </w:t>
            </w:r>
          </w:p>
        </w:tc>
      </w:tr>
      <w:tr w:rsidR="006723F9" w:rsidRPr="00F00EDF" w14:paraId="35F1DD27"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003943B0" w14:textId="77777777" w:rsidR="006723F9" w:rsidRPr="00F00EDF" w:rsidRDefault="006723F9">
            <w:pPr>
              <w:pStyle w:val="TABLECONTENT"/>
            </w:pPr>
            <w:r w:rsidRPr="00F00EDF">
              <w:rPr>
                <w:rFonts w:eastAsia="Calibri"/>
                <w:bCs/>
                <w:color w:val="000000" w:themeColor="text1"/>
                <w:kern w:val="24"/>
              </w:rPr>
              <w:lastRenderedPageBreak/>
              <w:t>AKR1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2FE66D0A" w14:textId="29BC04C2" w:rsidR="006723F9" w:rsidRPr="00F00EDF" w:rsidRDefault="006723F9">
            <w:pPr>
              <w:pStyle w:val="TABLECONTENT"/>
            </w:pPr>
            <w:r w:rsidRPr="00F00EDF">
              <w:t xml:space="preserve">1400000000 </w:t>
            </w:r>
            <w:r w:rsidR="009842EF" w:rsidRPr="00F00EDF">
              <w:t>–</w:t>
            </w:r>
            <w:r w:rsidRPr="00F00EDF">
              <w:t xml:space="preserve"> 1499999999 </w:t>
            </w:r>
          </w:p>
        </w:tc>
      </w:tr>
      <w:tr w:rsidR="006723F9" w:rsidRPr="00F00EDF" w14:paraId="5BE74EA2"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1ABDFE4E" w14:textId="77777777" w:rsidR="006723F9" w:rsidRPr="00F00EDF" w:rsidRDefault="006723F9">
            <w:pPr>
              <w:pStyle w:val="TABLECONTENT"/>
              <w:rPr>
                <w:rFonts w:eastAsia="Calibri"/>
                <w:bCs/>
                <w:color w:val="000000" w:themeColor="text1"/>
                <w:kern w:val="24"/>
                <w:lang w:val="en-US"/>
              </w:rPr>
            </w:pPr>
            <w:r w:rsidRPr="00F00EDF">
              <w:rPr>
                <w:rFonts w:eastAsia="Calibri"/>
                <w:bCs/>
                <w:color w:val="000000" w:themeColor="text1"/>
                <w:kern w:val="24"/>
                <w:lang w:val="en-US"/>
              </w:rPr>
              <w:t>ARP1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05D1C7B6" w14:textId="2D0F506F" w:rsidR="006723F9" w:rsidRPr="00F00EDF" w:rsidRDefault="006723F9">
            <w:pPr>
              <w:pStyle w:val="TABLECONTENT"/>
            </w:pPr>
            <w:r w:rsidRPr="00F00EDF">
              <w:t xml:space="preserve">1500000000 </w:t>
            </w:r>
            <w:r w:rsidR="009842EF" w:rsidRPr="00F00EDF">
              <w:t>–</w:t>
            </w:r>
            <w:r w:rsidRPr="00F00EDF">
              <w:t xml:space="preserve"> 1599999999</w:t>
            </w:r>
          </w:p>
        </w:tc>
      </w:tr>
      <w:tr w:rsidR="006723F9" w:rsidRPr="00F00EDF" w14:paraId="32824DBE"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53C07B8F" w14:textId="77777777" w:rsidR="006723F9" w:rsidRPr="00F00EDF" w:rsidRDefault="006723F9">
            <w:pPr>
              <w:pStyle w:val="TABLECONTENT"/>
              <w:rPr>
                <w:rFonts w:eastAsia="Calibri"/>
                <w:bCs/>
                <w:color w:val="000000" w:themeColor="text1"/>
                <w:kern w:val="24"/>
                <w:lang w:val="en-US"/>
              </w:rPr>
            </w:pPr>
            <w:r w:rsidRPr="00F00EDF">
              <w:rPr>
                <w:rFonts w:eastAsia="Calibri"/>
                <w:bCs/>
                <w:color w:val="000000" w:themeColor="text1"/>
                <w:kern w:val="24"/>
                <w:lang w:val="en-US"/>
              </w:rPr>
              <w:t>AETG</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1A510D92" w14:textId="3F8D7084" w:rsidR="006723F9" w:rsidRPr="00F00EDF" w:rsidRDefault="006723F9">
            <w:pPr>
              <w:pStyle w:val="TABLECONTENT"/>
            </w:pPr>
            <w:r w:rsidRPr="00F00EDF">
              <w:t xml:space="preserve">1600000000 </w:t>
            </w:r>
            <w:r w:rsidR="009842EF" w:rsidRPr="00F00EDF">
              <w:t>–</w:t>
            </w:r>
            <w:r w:rsidRPr="00F00EDF">
              <w:t xml:space="preserve"> 1699999999</w:t>
            </w:r>
          </w:p>
        </w:tc>
      </w:tr>
      <w:tr w:rsidR="006723F9" w:rsidRPr="00F00EDF" w14:paraId="3CF8CFC9"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4BED323D" w14:textId="77777777" w:rsidR="006723F9" w:rsidRPr="00F00EDF" w:rsidRDefault="006723F9">
            <w:pPr>
              <w:pStyle w:val="TABLECONTENT"/>
              <w:rPr>
                <w:rFonts w:eastAsia="Calibri"/>
                <w:bCs/>
                <w:color w:val="000000" w:themeColor="text1"/>
                <w:kern w:val="24"/>
                <w:lang w:val="en-US"/>
              </w:rPr>
            </w:pPr>
            <w:r w:rsidRPr="00F00EDF">
              <w:rPr>
                <w:rFonts w:eastAsia="Calibri"/>
                <w:bCs/>
                <w:color w:val="000000" w:themeColor="text1"/>
                <w:kern w:val="24"/>
                <w:lang w:val="en-US"/>
              </w:rPr>
              <w:t>AETZ</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65AD1B2F" w14:textId="302248A7" w:rsidR="006723F9" w:rsidRPr="00F00EDF" w:rsidRDefault="006723F9">
            <w:pPr>
              <w:pStyle w:val="TABLECONTENT"/>
            </w:pPr>
            <w:r w:rsidRPr="00F00EDF">
              <w:rPr>
                <w:lang w:val="en-US"/>
              </w:rPr>
              <w:t>170</w:t>
            </w:r>
            <w:r w:rsidRPr="00F00EDF">
              <w:t xml:space="preserve">0000000 </w:t>
            </w:r>
            <w:r w:rsidR="009842EF" w:rsidRPr="00F00EDF">
              <w:t>–</w:t>
            </w:r>
            <w:r w:rsidRPr="00F00EDF">
              <w:t xml:space="preserve"> 1799999999</w:t>
            </w:r>
          </w:p>
        </w:tc>
      </w:tr>
      <w:tr w:rsidR="006723F9" w:rsidRPr="00F00EDF" w14:paraId="605A1A99"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30483992" w14:textId="77777777" w:rsidR="006723F9" w:rsidRPr="00F00EDF" w:rsidRDefault="006723F9">
            <w:pPr>
              <w:pStyle w:val="TABLECONTENT"/>
              <w:rPr>
                <w:rFonts w:eastAsia="Calibri"/>
                <w:bCs/>
                <w:color w:val="000000" w:themeColor="text1"/>
                <w:kern w:val="24"/>
                <w:lang w:val="en-US"/>
              </w:rPr>
            </w:pPr>
            <w:r w:rsidRPr="00F00EDF">
              <w:rPr>
                <w:rFonts w:eastAsia="Calibri"/>
                <w:bCs/>
                <w:color w:val="000000" w:themeColor="text1"/>
                <w:kern w:val="24"/>
                <w:lang w:val="en-US"/>
              </w:rPr>
              <w:t>ATU1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5DD570ED" w14:textId="72B233D3" w:rsidR="006723F9" w:rsidRPr="00F00EDF" w:rsidRDefault="006723F9">
            <w:pPr>
              <w:pStyle w:val="TABLECONTENT"/>
              <w:rPr>
                <w:lang w:val="en-US"/>
              </w:rPr>
            </w:pPr>
            <w:r w:rsidRPr="00F00EDF">
              <w:t xml:space="preserve">1800000000 </w:t>
            </w:r>
            <w:r w:rsidR="009842EF" w:rsidRPr="00F00EDF">
              <w:t>–</w:t>
            </w:r>
            <w:r w:rsidRPr="00F00EDF">
              <w:t xml:space="preserve"> </w:t>
            </w:r>
            <w:r w:rsidR="00F16401" w:rsidRPr="00F00EDF">
              <w:rPr>
                <w:lang w:val="en-US"/>
              </w:rPr>
              <w:t>1</w:t>
            </w:r>
            <w:r w:rsidR="00F16401" w:rsidRPr="00F00EDF">
              <w:t>8</w:t>
            </w:r>
            <w:r w:rsidR="00F16401" w:rsidRPr="00F00EDF">
              <w:rPr>
                <w:lang w:val="en-US"/>
              </w:rPr>
              <w:t>4</w:t>
            </w:r>
            <w:r w:rsidR="00F16401" w:rsidRPr="00F00EDF">
              <w:t>9999999</w:t>
            </w:r>
          </w:p>
        </w:tc>
      </w:tr>
      <w:tr w:rsidR="006723F9" w:rsidRPr="00F00EDF" w14:paraId="7D03F3B4"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BBB4C00" w14:textId="77777777" w:rsidR="006723F9" w:rsidRPr="00F00EDF" w:rsidRDefault="006723F9">
            <w:pPr>
              <w:pStyle w:val="TABLECONTENT"/>
              <w:rPr>
                <w:rFonts w:eastAsia="Calibri"/>
                <w:bCs/>
                <w:color w:val="000000" w:themeColor="text1"/>
                <w:kern w:val="24"/>
                <w:lang w:val="en-US"/>
              </w:rPr>
            </w:pPr>
            <w:r w:rsidRPr="00F00EDF">
              <w:rPr>
                <w:color w:val="000000"/>
                <w:szCs w:val="20"/>
              </w:rPr>
              <w:t>AV01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5B5F95D5" w14:textId="5C384218" w:rsidR="006723F9" w:rsidRPr="00F00EDF" w:rsidRDefault="006723F9">
            <w:pPr>
              <w:pStyle w:val="TABLECONTENT"/>
            </w:pPr>
            <w:r w:rsidRPr="00F00EDF">
              <w:t xml:space="preserve">1900000000 </w:t>
            </w:r>
            <w:r w:rsidR="009842EF" w:rsidRPr="00F00EDF">
              <w:t>–</w:t>
            </w:r>
            <w:r w:rsidRPr="00F00EDF">
              <w:t xml:space="preserve"> </w:t>
            </w:r>
            <w:r w:rsidR="00FF2F92" w:rsidRPr="00F00EDF">
              <w:rPr>
                <w:lang w:val="en-US"/>
              </w:rPr>
              <w:t>19</w:t>
            </w:r>
            <w:r w:rsidR="00FF2F92" w:rsidRPr="00F00EDF">
              <w:t>99999999</w:t>
            </w:r>
          </w:p>
        </w:tc>
      </w:tr>
      <w:tr w:rsidR="00BD57A9" w:rsidRPr="00F00EDF" w14:paraId="5D7A150A" w14:textId="77777777" w:rsidTr="006723F9">
        <w:trPr>
          <w:cantSplit/>
          <w:ins w:id="2280" w:author="Дмитрий Ковтун" w:date="2021-03-12T20:09:00Z"/>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6DDC6CF2" w14:textId="2BC094BE" w:rsidR="00BD57A9" w:rsidRPr="00BD57A9" w:rsidRDefault="00BD57A9">
            <w:pPr>
              <w:pStyle w:val="TABLECONTENT"/>
              <w:rPr>
                <w:ins w:id="2281" w:author="Дмитрий Ковтун" w:date="2021-03-12T20:09:00Z"/>
                <w:color w:val="000000"/>
                <w:szCs w:val="20"/>
                <w:lang w:val="en-US"/>
                <w:rPrChange w:id="2282" w:author="Дмитрий Ковтун" w:date="2021-03-12T20:09:00Z">
                  <w:rPr>
                    <w:ins w:id="2283" w:author="Дмитрий Ковтун" w:date="2021-03-12T20:09:00Z"/>
                    <w:color w:val="000000"/>
                    <w:szCs w:val="20"/>
                  </w:rPr>
                </w:rPrChange>
              </w:rPr>
            </w:pPr>
            <w:ins w:id="2284" w:author="Дмитрий Ковтун" w:date="2021-03-12T20:09:00Z">
              <w:r>
                <w:rPr>
                  <w:color w:val="000000"/>
                  <w:szCs w:val="20"/>
                  <w:lang w:val="en-US"/>
                </w:rPr>
                <w:t>AV02</w:t>
              </w:r>
            </w:ins>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3C4C7D92" w14:textId="5E624408" w:rsidR="00BD57A9" w:rsidRPr="00BD57A9" w:rsidRDefault="00BD57A9">
            <w:pPr>
              <w:pStyle w:val="TABLECONTENT"/>
              <w:rPr>
                <w:ins w:id="2285" w:author="Дмитрий Ковтун" w:date="2021-03-12T20:09:00Z"/>
                <w:lang w:val="en-US"/>
                <w:rPrChange w:id="2286" w:author="Дмитрий Ковтун" w:date="2021-03-12T20:09:00Z">
                  <w:rPr>
                    <w:ins w:id="2287" w:author="Дмитрий Ковтун" w:date="2021-03-12T20:09:00Z"/>
                  </w:rPr>
                </w:rPrChange>
              </w:rPr>
            </w:pPr>
            <w:ins w:id="2288" w:author="Дмитрий Ковтун" w:date="2021-03-12T20:09:00Z">
              <w:r>
                <w:rPr>
                  <w:lang w:val="en-US"/>
                </w:rPr>
                <w:t>1500000000 - 1999999999</w:t>
              </w:r>
            </w:ins>
          </w:p>
        </w:tc>
      </w:tr>
      <w:tr w:rsidR="003744EE" w:rsidRPr="00F00EDF" w14:paraId="6BBF7084" w14:textId="77777777" w:rsidTr="006723F9">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A175B88" w14:textId="51FAED0B" w:rsidR="003744EE" w:rsidRPr="00632245" w:rsidRDefault="003744EE">
            <w:pPr>
              <w:pStyle w:val="TABLECONTENT"/>
              <w:rPr>
                <w:color w:val="000000"/>
                <w:szCs w:val="20"/>
                <w:lang w:val="en-US"/>
              </w:rPr>
            </w:pPr>
            <w:r w:rsidRPr="00F00EDF">
              <w:rPr>
                <w:color w:val="000000"/>
                <w:szCs w:val="20"/>
                <w:lang w:val="en-US"/>
              </w:rPr>
              <w:t>ACR1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6D1F7B05" w14:textId="2C91BC0F" w:rsidR="003744EE" w:rsidRPr="00F00EDF" w:rsidRDefault="00F16401">
            <w:pPr>
              <w:pStyle w:val="TABLECONTENT"/>
            </w:pPr>
            <w:r w:rsidRPr="00F00EDF">
              <w:t>18</w:t>
            </w:r>
            <w:r w:rsidRPr="00F00EDF">
              <w:rPr>
                <w:lang w:val="en-US"/>
              </w:rPr>
              <w:t>5</w:t>
            </w:r>
            <w:r w:rsidRPr="00F00EDF">
              <w:t xml:space="preserve">0000000 – </w:t>
            </w:r>
            <w:r w:rsidRPr="00F00EDF">
              <w:rPr>
                <w:lang w:val="en-US"/>
              </w:rPr>
              <w:t>1</w:t>
            </w:r>
            <w:r w:rsidRPr="00F00EDF">
              <w:t>899999999</w:t>
            </w:r>
          </w:p>
        </w:tc>
      </w:tr>
    </w:tbl>
    <w:p w14:paraId="265F7E30" w14:textId="77777777" w:rsidR="006D0997" w:rsidRPr="00F00EDF" w:rsidRDefault="006D0997" w:rsidP="00632245">
      <w:pPr>
        <w:pStyle w:val="Tabname"/>
        <w:keepNext/>
        <w:rPr>
          <w:rFonts w:cs="Arial"/>
          <w:sz w:val="22"/>
          <w:szCs w:val="22"/>
        </w:rPr>
      </w:pPr>
      <w:r w:rsidRPr="00F00EDF">
        <w:rPr>
          <w:rFonts w:cs="Arial"/>
          <w:sz w:val="22"/>
          <w:szCs w:val="22"/>
        </w:rPr>
        <w:t>Таблица</w:t>
      </w:r>
      <w:r w:rsidR="00C6056A" w:rsidRPr="00F00EDF">
        <w:rPr>
          <w:rFonts w:cs="Arial"/>
          <w:sz w:val="22"/>
          <w:szCs w:val="22"/>
        </w:rPr>
        <w:t xml:space="preserve"> 11.</w:t>
      </w:r>
      <w:r w:rsidRPr="00F00EDF">
        <w:rPr>
          <w:rFonts w:cs="Arial"/>
          <w:sz w:val="22"/>
          <w:szCs w:val="22"/>
        </w:rPr>
        <w:t xml:space="preserve"> Управляющий ключ операции</w:t>
      </w:r>
    </w:p>
    <w:tbl>
      <w:tblPr>
        <w:tblW w:w="5000" w:type="pct"/>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106"/>
        <w:gridCol w:w="3840"/>
        <w:gridCol w:w="5230"/>
      </w:tblGrid>
      <w:tr w:rsidR="00DA18C7" w:rsidRPr="00F00EDF" w14:paraId="4C0C5544" w14:textId="77777777" w:rsidTr="00E13693">
        <w:trPr>
          <w:cantSplit/>
          <w:trHeight w:val="397"/>
          <w:tblHeader/>
        </w:trPr>
        <w:tc>
          <w:tcPr>
            <w:tcW w:w="543" w:type="pct"/>
            <w:shd w:val="clear" w:color="auto" w:fill="FFC000"/>
            <w:tcMar>
              <w:top w:w="0" w:type="dxa"/>
              <w:left w:w="108" w:type="dxa"/>
              <w:bottom w:w="0" w:type="dxa"/>
              <w:right w:w="108" w:type="dxa"/>
            </w:tcMar>
            <w:vAlign w:val="center"/>
          </w:tcPr>
          <w:p w14:paraId="3878BDCC" w14:textId="77777777" w:rsidR="00DA18C7" w:rsidRPr="00F00EDF" w:rsidRDefault="00DA18C7" w:rsidP="00632245">
            <w:pPr>
              <w:spacing w:line="276" w:lineRule="auto"/>
              <w:rPr>
                <w:rFonts w:ascii="Arial" w:eastAsiaTheme="minorHAnsi" w:hAnsi="Arial" w:cs="Arial"/>
              </w:rPr>
            </w:pPr>
            <w:r w:rsidRPr="00F00EDF">
              <w:rPr>
                <w:rFonts w:ascii="Arial" w:eastAsiaTheme="minorHAnsi" w:hAnsi="Arial" w:cs="Arial"/>
              </w:rPr>
              <w:t>Код</w:t>
            </w:r>
          </w:p>
        </w:tc>
        <w:tc>
          <w:tcPr>
            <w:tcW w:w="1887" w:type="pct"/>
            <w:shd w:val="clear" w:color="auto" w:fill="FFC000"/>
            <w:tcMar>
              <w:top w:w="0" w:type="dxa"/>
              <w:left w:w="108" w:type="dxa"/>
              <w:bottom w:w="0" w:type="dxa"/>
              <w:right w:w="108" w:type="dxa"/>
            </w:tcMar>
            <w:vAlign w:val="center"/>
          </w:tcPr>
          <w:p w14:paraId="0B160418" w14:textId="77777777" w:rsidR="00DA18C7" w:rsidRPr="00F00EDF" w:rsidRDefault="00DA18C7" w:rsidP="00632245">
            <w:pPr>
              <w:spacing w:line="276" w:lineRule="auto"/>
              <w:rPr>
                <w:rFonts w:ascii="Arial" w:hAnsi="Arial" w:cs="Arial"/>
              </w:rPr>
            </w:pPr>
            <w:r w:rsidRPr="00F00EDF">
              <w:rPr>
                <w:rFonts w:ascii="Arial" w:hAnsi="Arial" w:cs="Arial"/>
              </w:rPr>
              <w:t>Наименование ключа операции</w:t>
            </w:r>
          </w:p>
        </w:tc>
        <w:tc>
          <w:tcPr>
            <w:tcW w:w="2570" w:type="pct"/>
            <w:shd w:val="clear" w:color="auto" w:fill="FFC000"/>
          </w:tcPr>
          <w:p w14:paraId="66A7BD0C" w14:textId="77777777" w:rsidR="00DA18C7" w:rsidRPr="00F00EDF" w:rsidRDefault="00DA18C7" w:rsidP="00632245">
            <w:pPr>
              <w:spacing w:line="276" w:lineRule="auto"/>
              <w:rPr>
                <w:rFonts w:ascii="Arial" w:hAnsi="Arial" w:cs="Arial"/>
              </w:rPr>
            </w:pPr>
            <w:r w:rsidRPr="00F00EDF">
              <w:rPr>
                <w:rFonts w:ascii="Arial" w:hAnsi="Arial" w:cs="Arial"/>
              </w:rPr>
              <w:t>Пояснение</w:t>
            </w:r>
          </w:p>
        </w:tc>
      </w:tr>
      <w:tr w:rsidR="00DA18C7" w:rsidRPr="00F00EDF" w14:paraId="0B02A13A" w14:textId="77777777" w:rsidTr="00E13693">
        <w:trPr>
          <w:cantSplit/>
        </w:trPr>
        <w:tc>
          <w:tcPr>
            <w:tcW w:w="543" w:type="pct"/>
            <w:tcMar>
              <w:top w:w="0" w:type="dxa"/>
              <w:left w:w="108" w:type="dxa"/>
              <w:bottom w:w="0" w:type="dxa"/>
              <w:right w:w="108" w:type="dxa"/>
            </w:tcMar>
          </w:tcPr>
          <w:p w14:paraId="102FFEBA" w14:textId="77777777" w:rsidR="00DA18C7" w:rsidRPr="00F00EDF" w:rsidRDefault="00DA18C7">
            <w:pPr>
              <w:rPr>
                <w:rFonts w:ascii="Arial" w:hAnsi="Arial" w:cs="Arial"/>
                <w:sz w:val="20"/>
                <w:szCs w:val="20"/>
              </w:rPr>
            </w:pPr>
            <w:r w:rsidRPr="00F00EDF">
              <w:rPr>
                <w:rFonts w:ascii="Arial" w:hAnsi="Arial" w:cs="Arial"/>
                <w:sz w:val="20"/>
                <w:szCs w:val="20"/>
              </w:rPr>
              <w:t>PM01</w:t>
            </w:r>
          </w:p>
        </w:tc>
        <w:tc>
          <w:tcPr>
            <w:tcW w:w="1887" w:type="pct"/>
            <w:tcMar>
              <w:top w:w="0" w:type="dxa"/>
              <w:left w:w="108" w:type="dxa"/>
              <w:bottom w:w="0" w:type="dxa"/>
              <w:right w:w="108" w:type="dxa"/>
            </w:tcMar>
          </w:tcPr>
          <w:p w14:paraId="1C4BE410" w14:textId="1E154C29" w:rsidR="00DA18C7" w:rsidRPr="00F00EDF" w:rsidRDefault="00DA18C7">
            <w:pPr>
              <w:rPr>
                <w:rFonts w:ascii="Arial" w:hAnsi="Arial" w:cs="Arial"/>
                <w:sz w:val="20"/>
                <w:szCs w:val="20"/>
              </w:rPr>
            </w:pPr>
            <w:r w:rsidRPr="00F00EDF">
              <w:rPr>
                <w:rFonts w:ascii="Arial" w:hAnsi="Arial" w:cs="Arial"/>
                <w:sz w:val="20"/>
                <w:szCs w:val="20"/>
              </w:rPr>
              <w:t xml:space="preserve">ТОРО –  хоз. </w:t>
            </w:r>
            <w:r w:rsidR="009842EF" w:rsidRPr="00F00EDF">
              <w:rPr>
                <w:rFonts w:ascii="Arial" w:hAnsi="Arial" w:cs="Arial"/>
                <w:sz w:val="20"/>
                <w:szCs w:val="20"/>
              </w:rPr>
              <w:t>С</w:t>
            </w:r>
            <w:r w:rsidRPr="00F00EDF">
              <w:rPr>
                <w:rFonts w:ascii="Arial" w:hAnsi="Arial" w:cs="Arial"/>
                <w:sz w:val="20"/>
                <w:szCs w:val="20"/>
              </w:rPr>
              <w:t>пособ</w:t>
            </w:r>
          </w:p>
        </w:tc>
        <w:tc>
          <w:tcPr>
            <w:tcW w:w="2570" w:type="pct"/>
          </w:tcPr>
          <w:p w14:paraId="26790006" w14:textId="77777777" w:rsidR="00DA18C7" w:rsidRPr="00F00EDF" w:rsidRDefault="00DA18C7">
            <w:pPr>
              <w:rPr>
                <w:rFonts w:ascii="Arial" w:hAnsi="Arial" w:cs="Arial"/>
                <w:sz w:val="20"/>
                <w:szCs w:val="20"/>
              </w:rPr>
            </w:pPr>
            <w:r w:rsidRPr="00F00EDF">
              <w:rPr>
                <w:rFonts w:ascii="Arial" w:hAnsi="Arial" w:cs="Arial"/>
                <w:sz w:val="20"/>
                <w:szCs w:val="20"/>
              </w:rPr>
              <w:t>Используется для идентификации операций, выполняемых хозяйственным способом (собственными силами)</w:t>
            </w:r>
          </w:p>
        </w:tc>
      </w:tr>
      <w:tr w:rsidR="00DA18C7" w:rsidRPr="00F00EDF" w14:paraId="0FC110DE" w14:textId="77777777" w:rsidTr="00E13693">
        <w:trPr>
          <w:cantSplit/>
          <w:trHeight w:val="720"/>
        </w:trPr>
        <w:tc>
          <w:tcPr>
            <w:tcW w:w="543" w:type="pct"/>
            <w:tcMar>
              <w:top w:w="0" w:type="dxa"/>
              <w:left w:w="108" w:type="dxa"/>
              <w:bottom w:w="0" w:type="dxa"/>
              <w:right w:w="108" w:type="dxa"/>
            </w:tcMar>
          </w:tcPr>
          <w:p w14:paraId="7EEFE6A3" w14:textId="77777777" w:rsidR="00DA18C7" w:rsidRPr="00F00EDF" w:rsidRDefault="00DA18C7">
            <w:pPr>
              <w:rPr>
                <w:rFonts w:ascii="Arial" w:hAnsi="Arial" w:cs="Arial"/>
                <w:sz w:val="20"/>
                <w:szCs w:val="20"/>
              </w:rPr>
            </w:pPr>
            <w:r w:rsidRPr="00F00EDF">
              <w:rPr>
                <w:rFonts w:ascii="Arial" w:hAnsi="Arial" w:cs="Arial"/>
                <w:sz w:val="20"/>
                <w:szCs w:val="20"/>
              </w:rPr>
              <w:t>PM02</w:t>
            </w:r>
          </w:p>
        </w:tc>
        <w:tc>
          <w:tcPr>
            <w:tcW w:w="1887" w:type="pct"/>
            <w:tcMar>
              <w:top w:w="0" w:type="dxa"/>
              <w:left w:w="108" w:type="dxa"/>
              <w:bottom w:w="0" w:type="dxa"/>
              <w:right w:w="108" w:type="dxa"/>
            </w:tcMar>
          </w:tcPr>
          <w:p w14:paraId="547000BC" w14:textId="77777777" w:rsidR="00DA18C7" w:rsidRPr="00F00EDF" w:rsidRDefault="00DA18C7">
            <w:pPr>
              <w:rPr>
                <w:rFonts w:ascii="Arial" w:hAnsi="Arial" w:cs="Arial"/>
                <w:sz w:val="20"/>
                <w:szCs w:val="20"/>
              </w:rPr>
            </w:pPr>
            <w:r w:rsidRPr="00F00EDF">
              <w:rPr>
                <w:rFonts w:ascii="Arial" w:hAnsi="Arial" w:cs="Arial"/>
                <w:sz w:val="20"/>
                <w:szCs w:val="20"/>
              </w:rPr>
              <w:t>ТОРО – УСО (услуги сторонних организаций)</w:t>
            </w:r>
          </w:p>
        </w:tc>
        <w:tc>
          <w:tcPr>
            <w:tcW w:w="2570" w:type="pct"/>
          </w:tcPr>
          <w:p w14:paraId="67D92082" w14:textId="77777777" w:rsidR="00DA18C7" w:rsidRPr="00F00EDF" w:rsidRDefault="00DA18C7">
            <w:pPr>
              <w:rPr>
                <w:rFonts w:ascii="Arial" w:hAnsi="Arial" w:cs="Arial"/>
                <w:sz w:val="20"/>
                <w:szCs w:val="20"/>
              </w:rPr>
            </w:pPr>
            <w:r w:rsidRPr="00F00EDF">
              <w:rPr>
                <w:rFonts w:ascii="Arial" w:hAnsi="Arial" w:cs="Arial"/>
                <w:sz w:val="20"/>
                <w:szCs w:val="20"/>
              </w:rPr>
              <w:t>Используется для идентификации операций, выполняемых сторонними организациями</w:t>
            </w:r>
          </w:p>
        </w:tc>
      </w:tr>
      <w:tr w:rsidR="00F17C44" w:rsidRPr="00F00EDF" w14:paraId="7D2E5679" w14:textId="77777777" w:rsidTr="00E13693">
        <w:trPr>
          <w:cantSplit/>
          <w:trHeight w:val="720"/>
        </w:trPr>
        <w:tc>
          <w:tcPr>
            <w:tcW w:w="543" w:type="pct"/>
            <w:tcMar>
              <w:top w:w="0" w:type="dxa"/>
              <w:left w:w="108" w:type="dxa"/>
              <w:bottom w:w="0" w:type="dxa"/>
              <w:right w:w="108" w:type="dxa"/>
            </w:tcMar>
          </w:tcPr>
          <w:p w14:paraId="7CB0CEDD" w14:textId="77777777" w:rsidR="00F17C44" w:rsidRPr="00F00EDF" w:rsidRDefault="00F17C44">
            <w:pPr>
              <w:rPr>
                <w:rFonts w:ascii="Arial" w:hAnsi="Arial" w:cs="Arial"/>
                <w:sz w:val="20"/>
                <w:szCs w:val="20"/>
              </w:rPr>
            </w:pPr>
            <w:r w:rsidRPr="00F00EDF">
              <w:rPr>
                <w:rFonts w:ascii="Arial" w:hAnsi="Arial" w:cs="Arial"/>
                <w:sz w:val="20"/>
                <w:szCs w:val="20"/>
              </w:rPr>
              <w:t>PM03</w:t>
            </w:r>
          </w:p>
        </w:tc>
        <w:tc>
          <w:tcPr>
            <w:tcW w:w="1887" w:type="pct"/>
            <w:tcMar>
              <w:top w:w="0" w:type="dxa"/>
              <w:left w:w="108" w:type="dxa"/>
              <w:bottom w:w="0" w:type="dxa"/>
              <w:right w:w="108" w:type="dxa"/>
            </w:tcMar>
          </w:tcPr>
          <w:p w14:paraId="25FCF9A9" w14:textId="143D49F7" w:rsidR="00F17C44" w:rsidRPr="00F00EDF" w:rsidRDefault="00F17C44">
            <w:pPr>
              <w:rPr>
                <w:rFonts w:ascii="Arial" w:hAnsi="Arial" w:cs="Arial"/>
                <w:sz w:val="20"/>
                <w:szCs w:val="20"/>
              </w:rPr>
            </w:pPr>
            <w:r w:rsidRPr="00F00EDF">
              <w:rPr>
                <w:rFonts w:ascii="Arial" w:hAnsi="Arial" w:cs="Arial"/>
                <w:sz w:val="20"/>
                <w:szCs w:val="20"/>
              </w:rPr>
              <w:t xml:space="preserve">ТОРО </w:t>
            </w:r>
            <w:r w:rsidR="009842EF" w:rsidRPr="00F00EDF">
              <w:rPr>
                <w:rFonts w:ascii="Arial" w:hAnsi="Arial" w:cs="Arial"/>
                <w:sz w:val="20"/>
                <w:szCs w:val="20"/>
              </w:rPr>
              <w:t>–</w:t>
            </w:r>
            <w:r w:rsidRPr="00F00EDF">
              <w:rPr>
                <w:rFonts w:ascii="Arial" w:hAnsi="Arial" w:cs="Arial"/>
                <w:sz w:val="20"/>
                <w:szCs w:val="20"/>
              </w:rPr>
              <w:t xml:space="preserve"> УСО </w:t>
            </w:r>
            <w:r w:rsidR="009842EF" w:rsidRPr="00F00EDF">
              <w:rPr>
                <w:rFonts w:ascii="Arial" w:hAnsi="Arial" w:cs="Arial"/>
                <w:sz w:val="20"/>
                <w:szCs w:val="20"/>
              </w:rPr>
              <w:t>–</w:t>
            </w:r>
            <w:r w:rsidRPr="00F00EDF">
              <w:rPr>
                <w:rFonts w:ascii="Arial" w:hAnsi="Arial" w:cs="Arial"/>
                <w:sz w:val="20"/>
                <w:szCs w:val="20"/>
              </w:rPr>
              <w:t xml:space="preserve"> гарантии</w:t>
            </w:r>
          </w:p>
        </w:tc>
        <w:tc>
          <w:tcPr>
            <w:tcW w:w="2570" w:type="pct"/>
          </w:tcPr>
          <w:p w14:paraId="75028828" w14:textId="77777777" w:rsidR="00F17C44" w:rsidRPr="00F00EDF" w:rsidRDefault="00F17C44">
            <w:pPr>
              <w:rPr>
                <w:rFonts w:ascii="Arial" w:hAnsi="Arial" w:cs="Arial"/>
                <w:sz w:val="20"/>
                <w:szCs w:val="20"/>
              </w:rPr>
            </w:pPr>
            <w:r w:rsidRPr="00F00EDF">
              <w:rPr>
                <w:rFonts w:ascii="Arial" w:hAnsi="Arial" w:cs="Arial"/>
                <w:sz w:val="20"/>
                <w:szCs w:val="20"/>
              </w:rPr>
              <w:t>Используется для идентификации операций, выполняемых по гарантии при собственной обработки операции. Внешняя обработка невозможна.</w:t>
            </w:r>
          </w:p>
        </w:tc>
      </w:tr>
      <w:tr w:rsidR="00380F07" w:rsidRPr="00F00EDF" w14:paraId="47653CD1" w14:textId="77777777" w:rsidTr="00E13693">
        <w:trPr>
          <w:cantSplit/>
          <w:trHeight w:val="720"/>
        </w:trPr>
        <w:tc>
          <w:tcPr>
            <w:tcW w:w="543" w:type="pct"/>
            <w:tcMar>
              <w:top w:w="0" w:type="dxa"/>
              <w:left w:w="108" w:type="dxa"/>
              <w:bottom w:w="0" w:type="dxa"/>
              <w:right w:w="108" w:type="dxa"/>
            </w:tcMar>
          </w:tcPr>
          <w:p w14:paraId="050147C3" w14:textId="6621B2B2" w:rsidR="00380F07" w:rsidRPr="00F00EDF" w:rsidRDefault="00046F4F">
            <w:pPr>
              <w:rPr>
                <w:rFonts w:ascii="Arial" w:hAnsi="Arial" w:cs="Arial"/>
                <w:sz w:val="20"/>
                <w:szCs w:val="20"/>
              </w:rPr>
            </w:pPr>
            <w:r w:rsidRPr="00F00EDF">
              <w:rPr>
                <w:rFonts w:ascii="Arial" w:hAnsi="Arial" w:cs="Arial"/>
                <w:sz w:val="20"/>
                <w:szCs w:val="20"/>
              </w:rPr>
              <w:t>PP03</w:t>
            </w:r>
          </w:p>
        </w:tc>
        <w:tc>
          <w:tcPr>
            <w:tcW w:w="1887" w:type="pct"/>
            <w:tcMar>
              <w:top w:w="0" w:type="dxa"/>
              <w:left w:w="108" w:type="dxa"/>
              <w:bottom w:w="0" w:type="dxa"/>
              <w:right w:w="108" w:type="dxa"/>
            </w:tcMar>
          </w:tcPr>
          <w:p w14:paraId="1D2ABC90" w14:textId="390A2114" w:rsidR="00380F07" w:rsidRPr="00F00EDF" w:rsidRDefault="00046F4F">
            <w:pPr>
              <w:rPr>
                <w:rFonts w:ascii="Arial" w:hAnsi="Arial" w:cs="Arial"/>
                <w:sz w:val="20"/>
                <w:szCs w:val="20"/>
              </w:rPr>
            </w:pPr>
            <w:r w:rsidRPr="00F00EDF">
              <w:rPr>
                <w:rFonts w:ascii="Arial" w:hAnsi="Arial" w:cs="Arial"/>
                <w:sz w:val="20"/>
                <w:szCs w:val="20"/>
              </w:rPr>
              <w:t>Тех карта - собств. обработка автоматического ПМ</w:t>
            </w:r>
          </w:p>
        </w:tc>
        <w:tc>
          <w:tcPr>
            <w:tcW w:w="2570" w:type="pct"/>
          </w:tcPr>
          <w:p w14:paraId="0B90A70C" w14:textId="39D35781" w:rsidR="00380F07" w:rsidRPr="00F00EDF" w:rsidRDefault="00046F4F">
            <w:pPr>
              <w:rPr>
                <w:rFonts w:ascii="Arial" w:hAnsi="Arial" w:cs="Arial"/>
                <w:sz w:val="20"/>
                <w:szCs w:val="20"/>
              </w:rPr>
            </w:pPr>
            <w:r w:rsidRPr="00F00EDF">
              <w:rPr>
                <w:rFonts w:ascii="Arial" w:hAnsi="Arial" w:cs="Arial"/>
                <w:sz w:val="20"/>
                <w:szCs w:val="20"/>
              </w:rPr>
              <w:t>Используется для идентификации операций, выполняемых в производственных заказа</w:t>
            </w:r>
          </w:p>
        </w:tc>
      </w:tr>
    </w:tbl>
    <w:p w14:paraId="75B8482E" w14:textId="77777777" w:rsidR="006D0997" w:rsidRPr="00F00EDF" w:rsidRDefault="006D0997" w:rsidP="00632245">
      <w:pPr>
        <w:pStyle w:val="Tabname"/>
        <w:keepNext/>
        <w:rPr>
          <w:rFonts w:cs="Arial"/>
          <w:sz w:val="22"/>
          <w:szCs w:val="22"/>
        </w:rPr>
      </w:pPr>
      <w:r w:rsidRPr="00F00EDF">
        <w:rPr>
          <w:rFonts w:cs="Arial"/>
          <w:sz w:val="22"/>
          <w:szCs w:val="22"/>
        </w:rPr>
        <w:lastRenderedPageBreak/>
        <w:t>Таблица</w:t>
      </w:r>
      <w:r w:rsidR="00C6056A" w:rsidRPr="00F00EDF">
        <w:rPr>
          <w:rFonts w:cs="Arial"/>
          <w:sz w:val="22"/>
          <w:szCs w:val="22"/>
        </w:rPr>
        <w:t xml:space="preserve"> 12.</w:t>
      </w:r>
      <w:r w:rsidRPr="00F00EDF">
        <w:rPr>
          <w:rFonts w:cs="Arial"/>
          <w:sz w:val="22"/>
          <w:szCs w:val="22"/>
        </w:rPr>
        <w:t xml:space="preserve"> </w:t>
      </w:r>
      <w:bookmarkEnd w:id="2239"/>
      <w:r w:rsidRPr="00F00EDF">
        <w:rPr>
          <w:rFonts w:cs="Arial"/>
          <w:sz w:val="22"/>
          <w:szCs w:val="22"/>
        </w:rPr>
        <w:t>Виды работ ТОРО</w:t>
      </w:r>
    </w:p>
    <w:tbl>
      <w:tblPr>
        <w:tblW w:w="4938" w:type="pct"/>
        <w:tblCellMar>
          <w:left w:w="0" w:type="dxa"/>
          <w:right w:w="0" w:type="dxa"/>
        </w:tblCellMar>
        <w:tblLook w:val="04A0" w:firstRow="1" w:lastRow="0" w:firstColumn="1" w:lastColumn="0" w:noHBand="0" w:noVBand="1"/>
      </w:tblPr>
      <w:tblGrid>
        <w:gridCol w:w="1970"/>
        <w:gridCol w:w="8080"/>
      </w:tblGrid>
      <w:tr w:rsidR="006D0997" w:rsidRPr="00F00EDF" w14:paraId="2A972D47" w14:textId="77777777" w:rsidTr="0070274B">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39B60007" w14:textId="77777777" w:rsidR="006D0997" w:rsidRPr="00F00EDF" w:rsidRDefault="006D0997">
            <w:pPr>
              <w:pStyle w:val="Tabname"/>
              <w:keepNext/>
              <w:spacing w:line="276" w:lineRule="auto"/>
            </w:pPr>
            <w:r w:rsidRPr="00F00EDF">
              <w:t>Вид работ</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162BD500" w14:textId="77777777" w:rsidR="006D0997" w:rsidRPr="00F00EDF" w:rsidRDefault="006D0997">
            <w:pPr>
              <w:pStyle w:val="Tabname"/>
              <w:keepNext/>
              <w:spacing w:line="276" w:lineRule="auto"/>
            </w:pPr>
            <w:r w:rsidRPr="00F00EDF">
              <w:t>Наименование вида работ</w:t>
            </w:r>
          </w:p>
        </w:tc>
      </w:tr>
      <w:tr w:rsidR="00164BB3" w:rsidRPr="00F00EDF" w14:paraId="0F59A51A"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4B0D330" w14:textId="77777777" w:rsidR="00164BB3" w:rsidRPr="00F00EDF" w:rsidRDefault="00164BB3">
            <w:pPr>
              <w:pStyle w:val="Tabname"/>
              <w:keepNext/>
              <w:spacing w:before="0" w:line="276" w:lineRule="auto"/>
              <w:rPr>
                <w:b w:val="0"/>
                <w:bCs/>
              </w:rPr>
            </w:pPr>
            <w:r w:rsidRPr="00F00EDF">
              <w:rPr>
                <w:b w:val="0"/>
                <w:bCs/>
              </w:rPr>
              <w:t>Д</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0EA29C7A" w14:textId="77777777" w:rsidR="00164BB3" w:rsidRPr="00F00EDF" w:rsidRDefault="00164BB3">
            <w:pPr>
              <w:pStyle w:val="Tabname"/>
              <w:keepNext/>
              <w:spacing w:before="0" w:line="276" w:lineRule="auto"/>
              <w:rPr>
                <w:b w:val="0"/>
                <w:bCs/>
              </w:rPr>
            </w:pPr>
            <w:r w:rsidRPr="00F00EDF">
              <w:rPr>
                <w:b w:val="0"/>
                <w:bCs/>
              </w:rPr>
              <w:t>Диагностирование</w:t>
            </w:r>
          </w:p>
        </w:tc>
      </w:tr>
      <w:tr w:rsidR="00164BB3" w:rsidRPr="00F00EDF" w14:paraId="146D9B5D"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D1F936F" w14:textId="77777777" w:rsidR="00164BB3" w:rsidRPr="00F00EDF" w:rsidRDefault="00164BB3">
            <w:pPr>
              <w:pStyle w:val="Tabname"/>
              <w:keepNext/>
              <w:spacing w:before="0" w:line="276" w:lineRule="auto"/>
              <w:rPr>
                <w:b w:val="0"/>
                <w:bCs/>
              </w:rPr>
            </w:pPr>
            <w:r w:rsidRPr="00F00EDF">
              <w:rPr>
                <w:b w:val="0"/>
                <w:bCs/>
              </w:rPr>
              <w:t>ИС</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F6803FB" w14:textId="77777777" w:rsidR="00164BB3" w:rsidRPr="00F00EDF" w:rsidRDefault="00164BB3">
            <w:pPr>
              <w:pStyle w:val="Tabname"/>
              <w:keepNext/>
              <w:spacing w:before="0" w:line="276" w:lineRule="auto"/>
              <w:rPr>
                <w:b w:val="0"/>
                <w:bCs/>
              </w:rPr>
            </w:pPr>
            <w:r w:rsidRPr="00F00EDF">
              <w:rPr>
                <w:b w:val="0"/>
                <w:bCs/>
              </w:rPr>
              <w:t>Испытания, измерения</w:t>
            </w:r>
          </w:p>
        </w:tc>
      </w:tr>
      <w:tr w:rsidR="00164BB3" w:rsidRPr="00F00EDF" w14:paraId="754775CF"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BEDF6D5" w14:textId="77777777" w:rsidR="00164BB3" w:rsidRPr="00F00EDF" w:rsidRDefault="00164BB3">
            <w:pPr>
              <w:pStyle w:val="Tabname"/>
              <w:keepNext/>
              <w:spacing w:before="0" w:line="276" w:lineRule="auto"/>
              <w:rPr>
                <w:b w:val="0"/>
                <w:bCs/>
              </w:rPr>
            </w:pPr>
            <w:r w:rsidRPr="00F00EDF">
              <w:rPr>
                <w:b w:val="0"/>
                <w:bCs/>
              </w:rPr>
              <w:t>ТР</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03231E20" w14:textId="77777777" w:rsidR="00164BB3" w:rsidRPr="00F00EDF" w:rsidRDefault="00164BB3">
            <w:pPr>
              <w:pStyle w:val="Tabname"/>
              <w:keepNext/>
              <w:spacing w:before="0" w:line="276" w:lineRule="auto"/>
              <w:rPr>
                <w:b w:val="0"/>
                <w:bCs/>
              </w:rPr>
            </w:pPr>
            <w:r w:rsidRPr="00F00EDF">
              <w:rPr>
                <w:b w:val="0"/>
                <w:bCs/>
              </w:rPr>
              <w:t>Текущий ремонт</w:t>
            </w:r>
          </w:p>
        </w:tc>
      </w:tr>
      <w:tr w:rsidR="00164BB3" w:rsidRPr="00F00EDF" w14:paraId="56E8DA9F"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17F6B47" w14:textId="77777777" w:rsidR="00164BB3" w:rsidRPr="00F00EDF" w:rsidRDefault="00164BB3">
            <w:pPr>
              <w:pStyle w:val="Tabname"/>
              <w:keepNext/>
              <w:spacing w:before="0" w:line="276" w:lineRule="auto"/>
              <w:rPr>
                <w:b w:val="0"/>
                <w:bCs/>
              </w:rPr>
            </w:pPr>
            <w:r w:rsidRPr="00F00EDF">
              <w:rPr>
                <w:b w:val="0"/>
                <w:bCs/>
              </w:rPr>
              <w:t>СР</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204374E9" w14:textId="77777777" w:rsidR="00164BB3" w:rsidRPr="00F00EDF" w:rsidRDefault="00164BB3">
            <w:pPr>
              <w:pStyle w:val="Tabname"/>
              <w:keepNext/>
              <w:spacing w:before="0" w:line="276" w:lineRule="auto"/>
              <w:rPr>
                <w:b w:val="0"/>
                <w:bCs/>
              </w:rPr>
            </w:pPr>
            <w:r w:rsidRPr="00F00EDF">
              <w:rPr>
                <w:b w:val="0"/>
                <w:bCs/>
              </w:rPr>
              <w:t>Средний ремонт</w:t>
            </w:r>
          </w:p>
        </w:tc>
      </w:tr>
      <w:tr w:rsidR="00164BB3" w:rsidRPr="00F00EDF" w14:paraId="0A68B084"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E17E6A5" w14:textId="77777777" w:rsidR="00164BB3" w:rsidRPr="00F00EDF" w:rsidRDefault="00164BB3">
            <w:pPr>
              <w:pStyle w:val="Tabname"/>
              <w:keepNext/>
              <w:spacing w:before="0" w:line="276" w:lineRule="auto"/>
              <w:rPr>
                <w:b w:val="0"/>
                <w:bCs/>
              </w:rPr>
            </w:pPr>
            <w:r w:rsidRPr="00F00EDF">
              <w:rPr>
                <w:b w:val="0"/>
                <w:bCs/>
              </w:rPr>
              <w:t>КР</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5F81C76" w14:textId="77777777" w:rsidR="00164BB3" w:rsidRPr="00F00EDF" w:rsidRDefault="00164BB3">
            <w:pPr>
              <w:pStyle w:val="Tabname"/>
              <w:keepNext/>
              <w:spacing w:before="0" w:line="276" w:lineRule="auto"/>
              <w:rPr>
                <w:b w:val="0"/>
                <w:bCs/>
              </w:rPr>
            </w:pPr>
            <w:r w:rsidRPr="00F00EDF">
              <w:rPr>
                <w:b w:val="0"/>
                <w:bCs/>
              </w:rPr>
              <w:t>Капитальный ремонт</w:t>
            </w:r>
          </w:p>
        </w:tc>
      </w:tr>
      <w:tr w:rsidR="00164BB3" w:rsidRPr="00F00EDF" w14:paraId="0BE39FDC"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6D485CAA" w14:textId="77777777" w:rsidR="00164BB3" w:rsidRPr="00F00EDF" w:rsidRDefault="00164BB3">
            <w:pPr>
              <w:pStyle w:val="Tabname"/>
              <w:keepNext/>
              <w:spacing w:before="0" w:line="276" w:lineRule="auto"/>
              <w:rPr>
                <w:b w:val="0"/>
                <w:bCs/>
              </w:rPr>
            </w:pPr>
            <w:r w:rsidRPr="00F00EDF">
              <w:rPr>
                <w:b w:val="0"/>
                <w:bCs/>
              </w:rPr>
              <w:t>ВО</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0C17E61D" w14:textId="77777777" w:rsidR="00164BB3" w:rsidRPr="00F00EDF" w:rsidRDefault="00164BB3">
            <w:pPr>
              <w:pStyle w:val="Tabname"/>
              <w:keepNext/>
              <w:spacing w:before="0" w:line="276" w:lineRule="auto"/>
              <w:rPr>
                <w:b w:val="0"/>
                <w:bCs/>
              </w:rPr>
            </w:pPr>
            <w:r w:rsidRPr="00F00EDF">
              <w:rPr>
                <w:b w:val="0"/>
                <w:bCs/>
              </w:rPr>
              <w:t>Восстановление оборудования</w:t>
            </w:r>
          </w:p>
        </w:tc>
      </w:tr>
      <w:tr w:rsidR="00164BB3" w:rsidRPr="00F00EDF" w14:paraId="77AB0579"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6786CAD" w14:textId="77777777" w:rsidR="00164BB3" w:rsidRPr="00F00EDF" w:rsidRDefault="00164BB3">
            <w:pPr>
              <w:pStyle w:val="Tabname"/>
              <w:keepNext/>
              <w:spacing w:before="0" w:line="276" w:lineRule="auto"/>
              <w:rPr>
                <w:b w:val="0"/>
                <w:bCs/>
              </w:rPr>
            </w:pPr>
            <w:r w:rsidRPr="00F00EDF">
              <w:rPr>
                <w:b w:val="0"/>
                <w:bCs/>
              </w:rPr>
              <w:t>МД</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44EDF3B3" w14:textId="77777777" w:rsidR="00164BB3" w:rsidRPr="00F00EDF" w:rsidRDefault="00164BB3">
            <w:pPr>
              <w:pStyle w:val="Tabname"/>
              <w:keepNext/>
              <w:spacing w:before="0" w:line="276" w:lineRule="auto"/>
              <w:rPr>
                <w:b w:val="0"/>
                <w:bCs/>
              </w:rPr>
            </w:pPr>
            <w:r w:rsidRPr="00F00EDF">
              <w:rPr>
                <w:b w:val="0"/>
                <w:bCs/>
              </w:rPr>
              <w:t>Монтаж/демонтаж</w:t>
            </w:r>
          </w:p>
        </w:tc>
      </w:tr>
      <w:tr w:rsidR="00164BB3" w:rsidRPr="00F00EDF" w14:paraId="2A13EE89"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6FDDEED" w14:textId="77777777" w:rsidR="00164BB3" w:rsidRPr="00F00EDF" w:rsidRDefault="00164BB3">
            <w:pPr>
              <w:pStyle w:val="Tabname"/>
              <w:keepNext/>
              <w:spacing w:before="0" w:line="276" w:lineRule="auto"/>
              <w:rPr>
                <w:b w:val="0"/>
                <w:bCs/>
              </w:rPr>
            </w:pPr>
            <w:r w:rsidRPr="00F00EDF">
              <w:rPr>
                <w:b w:val="0"/>
                <w:bCs/>
              </w:rPr>
              <w:t>РГИ</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045E2090" w14:textId="77777777" w:rsidR="00164BB3" w:rsidRPr="00F00EDF" w:rsidRDefault="00164BB3">
            <w:pPr>
              <w:pStyle w:val="Tabname"/>
              <w:keepNext/>
              <w:spacing w:before="0" w:line="276" w:lineRule="auto"/>
              <w:rPr>
                <w:b w:val="0"/>
                <w:bCs/>
              </w:rPr>
            </w:pPr>
            <w:r w:rsidRPr="00F00EDF">
              <w:rPr>
                <w:b w:val="0"/>
                <w:bCs/>
              </w:rPr>
              <w:t>Ревизия/</w:t>
            </w:r>
            <w:proofErr w:type="spellStart"/>
            <w:r w:rsidRPr="00F00EDF">
              <w:rPr>
                <w:b w:val="0"/>
                <w:bCs/>
              </w:rPr>
              <w:t>гидроиспытание</w:t>
            </w:r>
            <w:proofErr w:type="spellEnd"/>
            <w:r w:rsidRPr="00F00EDF">
              <w:rPr>
                <w:b w:val="0"/>
                <w:bCs/>
              </w:rPr>
              <w:t xml:space="preserve"> трубопроводов</w:t>
            </w:r>
          </w:p>
        </w:tc>
      </w:tr>
      <w:tr w:rsidR="00164BB3" w:rsidRPr="00F00EDF" w14:paraId="61F8C4CB"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9B2B66A" w14:textId="77777777" w:rsidR="00164BB3" w:rsidRPr="00F00EDF" w:rsidRDefault="00164BB3">
            <w:pPr>
              <w:pStyle w:val="Tabname"/>
              <w:keepNext/>
              <w:spacing w:before="0" w:line="276" w:lineRule="auto"/>
              <w:rPr>
                <w:b w:val="0"/>
                <w:bCs/>
              </w:rPr>
            </w:pPr>
            <w:r w:rsidRPr="00F00EDF">
              <w:rPr>
                <w:b w:val="0"/>
                <w:bCs/>
              </w:rPr>
              <w:t>ЭПБ</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80CE6A3" w14:textId="77777777" w:rsidR="00164BB3" w:rsidRPr="00F00EDF" w:rsidRDefault="00164BB3">
            <w:pPr>
              <w:pStyle w:val="Tabname"/>
              <w:keepNext/>
              <w:spacing w:before="0" w:line="276" w:lineRule="auto"/>
              <w:rPr>
                <w:b w:val="0"/>
                <w:bCs/>
              </w:rPr>
            </w:pPr>
            <w:r w:rsidRPr="00F00EDF">
              <w:rPr>
                <w:b w:val="0"/>
                <w:bCs/>
              </w:rPr>
              <w:t>Техническое освидетельствование и ЭПБ</w:t>
            </w:r>
          </w:p>
        </w:tc>
      </w:tr>
      <w:tr w:rsidR="00164BB3" w:rsidRPr="00F00EDF" w14:paraId="1D5658E0"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FA287D3" w14:textId="77777777" w:rsidR="00164BB3" w:rsidRPr="00F00EDF" w:rsidRDefault="00164BB3">
            <w:pPr>
              <w:pStyle w:val="Tabname"/>
              <w:keepNext/>
              <w:spacing w:before="0" w:line="276" w:lineRule="auto"/>
              <w:rPr>
                <w:b w:val="0"/>
                <w:bCs/>
              </w:rPr>
            </w:pPr>
            <w:r w:rsidRPr="00F00EDF">
              <w:rPr>
                <w:b w:val="0"/>
                <w:bCs/>
              </w:rPr>
              <w:t>КЛ</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9416898" w14:textId="77777777" w:rsidR="00164BB3" w:rsidRPr="00F00EDF" w:rsidRDefault="00164BB3">
            <w:pPr>
              <w:pStyle w:val="Tabname"/>
              <w:keepNext/>
              <w:spacing w:before="0" w:line="276" w:lineRule="auto"/>
              <w:rPr>
                <w:b w:val="0"/>
                <w:bCs/>
              </w:rPr>
            </w:pPr>
            <w:r w:rsidRPr="00F00EDF">
              <w:rPr>
                <w:b w:val="0"/>
                <w:bCs/>
              </w:rPr>
              <w:t>Калибровка</w:t>
            </w:r>
          </w:p>
        </w:tc>
      </w:tr>
      <w:tr w:rsidR="00164BB3" w:rsidRPr="00F00EDF" w14:paraId="6DEA5518"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49C520F" w14:textId="77777777" w:rsidR="00164BB3" w:rsidRPr="00F00EDF" w:rsidRDefault="00164BB3">
            <w:pPr>
              <w:pStyle w:val="Tabname"/>
              <w:keepNext/>
              <w:spacing w:before="0" w:line="276" w:lineRule="auto"/>
              <w:rPr>
                <w:b w:val="0"/>
                <w:bCs/>
              </w:rPr>
            </w:pPr>
            <w:r w:rsidRPr="00F00EDF">
              <w:rPr>
                <w:b w:val="0"/>
                <w:bCs/>
              </w:rPr>
              <w:t>ПВ</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4C04C444" w14:textId="77777777" w:rsidR="00164BB3" w:rsidRPr="00F00EDF" w:rsidRDefault="00164BB3">
            <w:pPr>
              <w:pStyle w:val="Tabname"/>
              <w:keepNext/>
              <w:spacing w:before="0" w:line="276" w:lineRule="auto"/>
              <w:rPr>
                <w:b w:val="0"/>
                <w:bCs/>
              </w:rPr>
            </w:pPr>
            <w:r w:rsidRPr="00F00EDF">
              <w:rPr>
                <w:b w:val="0"/>
                <w:bCs/>
              </w:rPr>
              <w:t>Поверка</w:t>
            </w:r>
          </w:p>
        </w:tc>
      </w:tr>
      <w:tr w:rsidR="00164BB3" w:rsidRPr="00F00EDF" w14:paraId="6DEB3937"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1CF653D" w14:textId="77777777" w:rsidR="00164BB3" w:rsidRPr="00F00EDF" w:rsidRDefault="00164BB3">
            <w:pPr>
              <w:pStyle w:val="Tabname"/>
              <w:keepNext/>
              <w:spacing w:before="0" w:line="276" w:lineRule="auto"/>
              <w:rPr>
                <w:b w:val="0"/>
                <w:bCs/>
              </w:rPr>
            </w:pPr>
            <w:r w:rsidRPr="00F00EDF">
              <w:rPr>
                <w:b w:val="0"/>
                <w:bCs/>
              </w:rPr>
              <w:t>ЕТО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C6BC82D" w14:textId="77777777" w:rsidR="00164BB3" w:rsidRPr="00F00EDF" w:rsidRDefault="00164BB3">
            <w:pPr>
              <w:pStyle w:val="Tabname"/>
              <w:keepNext/>
              <w:spacing w:before="0" w:line="276" w:lineRule="auto"/>
              <w:rPr>
                <w:b w:val="0"/>
                <w:bCs/>
              </w:rPr>
            </w:pPr>
            <w:r w:rsidRPr="00F00EDF">
              <w:rPr>
                <w:b w:val="0"/>
                <w:bCs/>
              </w:rPr>
              <w:t>Ежесменное техническое обслуживание</w:t>
            </w:r>
          </w:p>
        </w:tc>
      </w:tr>
      <w:tr w:rsidR="00164BB3" w:rsidRPr="00F00EDF" w14:paraId="3AC4B9A0"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3FEEF22" w14:textId="77777777" w:rsidR="00164BB3" w:rsidRPr="00F00EDF" w:rsidRDefault="00164BB3">
            <w:pPr>
              <w:pStyle w:val="Tabname"/>
              <w:keepNext/>
              <w:spacing w:before="0" w:line="276" w:lineRule="auto"/>
              <w:rPr>
                <w:b w:val="0"/>
                <w:bCs/>
              </w:rPr>
            </w:pPr>
            <w:r w:rsidRPr="00F00EDF">
              <w:rPr>
                <w:b w:val="0"/>
                <w:bCs/>
              </w:rPr>
              <w:t>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628EACF" w14:textId="77777777" w:rsidR="00164BB3" w:rsidRPr="00F00EDF" w:rsidRDefault="00164BB3">
            <w:pPr>
              <w:pStyle w:val="Tabname"/>
              <w:keepNext/>
              <w:spacing w:before="0" w:line="276" w:lineRule="auto"/>
              <w:rPr>
                <w:b w:val="0"/>
                <w:bCs/>
              </w:rPr>
            </w:pPr>
            <w:r w:rsidRPr="00F00EDF">
              <w:rPr>
                <w:b w:val="0"/>
                <w:bCs/>
              </w:rPr>
              <w:t>Техническое обслуживание</w:t>
            </w:r>
          </w:p>
        </w:tc>
      </w:tr>
      <w:tr w:rsidR="00164BB3" w:rsidRPr="00F00EDF" w14:paraId="7846A623"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8121255" w14:textId="77777777" w:rsidR="00164BB3" w:rsidRPr="00F00EDF" w:rsidRDefault="00164BB3">
            <w:pPr>
              <w:pStyle w:val="Tabname"/>
              <w:keepNext/>
              <w:spacing w:before="0" w:line="276" w:lineRule="auto"/>
              <w:rPr>
                <w:b w:val="0"/>
                <w:bCs/>
              </w:rPr>
            </w:pPr>
            <w:r w:rsidRPr="00F00EDF">
              <w:rPr>
                <w:b w:val="0"/>
                <w:bCs/>
              </w:rPr>
              <w:t>ТО0</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58560D3C" w14:textId="77777777" w:rsidR="00164BB3" w:rsidRPr="00F00EDF" w:rsidRDefault="00164BB3">
            <w:pPr>
              <w:pStyle w:val="Tabname"/>
              <w:keepNext/>
              <w:spacing w:before="0" w:line="276" w:lineRule="auto"/>
              <w:rPr>
                <w:b w:val="0"/>
                <w:bCs/>
              </w:rPr>
            </w:pPr>
            <w:r w:rsidRPr="00F00EDF">
              <w:rPr>
                <w:b w:val="0"/>
                <w:bCs/>
              </w:rPr>
              <w:t>Техническое обслуживание ТО №0</w:t>
            </w:r>
          </w:p>
        </w:tc>
      </w:tr>
      <w:tr w:rsidR="00164BB3" w:rsidRPr="00F00EDF" w14:paraId="5D7730D9"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96089C5" w14:textId="77777777" w:rsidR="00164BB3" w:rsidRPr="00F00EDF" w:rsidRDefault="00164BB3">
            <w:pPr>
              <w:pStyle w:val="Tabname"/>
              <w:keepNext/>
              <w:spacing w:before="0" w:line="276" w:lineRule="auto"/>
              <w:rPr>
                <w:b w:val="0"/>
                <w:bCs/>
              </w:rPr>
            </w:pPr>
            <w:r w:rsidRPr="00F00EDF">
              <w:rPr>
                <w:b w:val="0"/>
                <w:bCs/>
              </w:rPr>
              <w:t>ТО1</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7922A8D" w14:textId="77777777" w:rsidR="00164BB3" w:rsidRPr="00F00EDF" w:rsidRDefault="00164BB3">
            <w:pPr>
              <w:pStyle w:val="Tabname"/>
              <w:keepNext/>
              <w:spacing w:before="0" w:line="276" w:lineRule="auto"/>
              <w:rPr>
                <w:b w:val="0"/>
                <w:bCs/>
              </w:rPr>
            </w:pPr>
            <w:r w:rsidRPr="00F00EDF">
              <w:rPr>
                <w:b w:val="0"/>
                <w:bCs/>
              </w:rPr>
              <w:t>Техническое обслуживание ТО №1</w:t>
            </w:r>
          </w:p>
        </w:tc>
      </w:tr>
      <w:tr w:rsidR="00164BB3" w:rsidRPr="00F00EDF" w14:paraId="4BCEDBDC"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099D591" w14:textId="77777777" w:rsidR="00164BB3" w:rsidRPr="00F00EDF" w:rsidRDefault="00164BB3">
            <w:pPr>
              <w:pStyle w:val="Tabname"/>
              <w:keepNext/>
              <w:spacing w:before="0" w:line="276" w:lineRule="auto"/>
              <w:rPr>
                <w:b w:val="0"/>
                <w:bCs/>
              </w:rPr>
            </w:pPr>
            <w:r w:rsidRPr="00F00EDF">
              <w:rPr>
                <w:b w:val="0"/>
                <w:bCs/>
              </w:rPr>
              <w:t>ТО2</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68A2E242" w14:textId="77777777" w:rsidR="00164BB3" w:rsidRPr="00F00EDF" w:rsidRDefault="00164BB3">
            <w:pPr>
              <w:pStyle w:val="Tabname"/>
              <w:keepNext/>
              <w:spacing w:before="0" w:line="276" w:lineRule="auto"/>
              <w:rPr>
                <w:b w:val="0"/>
                <w:bCs/>
              </w:rPr>
            </w:pPr>
            <w:r w:rsidRPr="00F00EDF">
              <w:rPr>
                <w:b w:val="0"/>
                <w:bCs/>
              </w:rPr>
              <w:t>Техническое обслуживание ТО №2</w:t>
            </w:r>
          </w:p>
        </w:tc>
      </w:tr>
      <w:tr w:rsidR="00164BB3" w:rsidRPr="00F00EDF" w14:paraId="492EA5A2"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9D5779D" w14:textId="77777777" w:rsidR="00164BB3" w:rsidRPr="00F00EDF" w:rsidRDefault="00164BB3">
            <w:pPr>
              <w:pStyle w:val="Tabname"/>
              <w:keepNext/>
              <w:spacing w:before="0" w:line="276" w:lineRule="auto"/>
              <w:rPr>
                <w:b w:val="0"/>
                <w:bCs/>
              </w:rPr>
            </w:pPr>
            <w:r w:rsidRPr="00F00EDF">
              <w:rPr>
                <w:b w:val="0"/>
                <w:bCs/>
              </w:rPr>
              <w:t>ТО3</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6D5AA311" w14:textId="77777777" w:rsidR="00164BB3" w:rsidRPr="00F00EDF" w:rsidRDefault="00164BB3">
            <w:pPr>
              <w:pStyle w:val="Tabname"/>
              <w:keepNext/>
              <w:spacing w:before="0" w:line="276" w:lineRule="auto"/>
              <w:rPr>
                <w:b w:val="0"/>
                <w:bCs/>
              </w:rPr>
            </w:pPr>
            <w:r w:rsidRPr="00F00EDF">
              <w:rPr>
                <w:b w:val="0"/>
                <w:bCs/>
              </w:rPr>
              <w:t>Техническое обслуживание ТО №3</w:t>
            </w:r>
          </w:p>
        </w:tc>
      </w:tr>
      <w:tr w:rsidR="00164BB3" w:rsidRPr="00F00EDF" w14:paraId="20E247C8"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D950568" w14:textId="77777777" w:rsidR="00164BB3" w:rsidRPr="00F00EDF" w:rsidRDefault="00164BB3">
            <w:pPr>
              <w:pStyle w:val="Tabname"/>
              <w:keepNext/>
              <w:spacing w:before="0" w:line="276" w:lineRule="auto"/>
              <w:rPr>
                <w:b w:val="0"/>
                <w:bCs/>
              </w:rPr>
            </w:pPr>
            <w:r w:rsidRPr="00F00EDF">
              <w:rPr>
                <w:b w:val="0"/>
                <w:bCs/>
              </w:rPr>
              <w:t>ТО4</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78FD1A2E" w14:textId="77777777" w:rsidR="00164BB3" w:rsidRPr="00F00EDF" w:rsidRDefault="00164BB3">
            <w:pPr>
              <w:pStyle w:val="Tabname"/>
              <w:keepNext/>
              <w:spacing w:before="0" w:line="276" w:lineRule="auto"/>
              <w:rPr>
                <w:b w:val="0"/>
                <w:bCs/>
              </w:rPr>
            </w:pPr>
            <w:r w:rsidRPr="00F00EDF">
              <w:rPr>
                <w:b w:val="0"/>
                <w:bCs/>
              </w:rPr>
              <w:t>Техническое обслуживание ТО №4</w:t>
            </w:r>
          </w:p>
        </w:tc>
      </w:tr>
      <w:tr w:rsidR="00164BB3" w:rsidRPr="00F00EDF" w14:paraId="3D6CDF1A"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3E87AE1" w14:textId="77777777" w:rsidR="00164BB3" w:rsidRPr="00F00EDF" w:rsidRDefault="00164BB3">
            <w:pPr>
              <w:pStyle w:val="Tabname"/>
              <w:keepNext/>
              <w:spacing w:before="0" w:line="276" w:lineRule="auto"/>
              <w:rPr>
                <w:b w:val="0"/>
                <w:bCs/>
              </w:rPr>
            </w:pPr>
            <w:r w:rsidRPr="00F00EDF">
              <w:rPr>
                <w:b w:val="0"/>
                <w:bCs/>
              </w:rPr>
              <w:t>ТО5</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28BEDE8F" w14:textId="77777777" w:rsidR="00164BB3" w:rsidRPr="00F00EDF" w:rsidRDefault="00164BB3">
            <w:pPr>
              <w:pStyle w:val="Tabname"/>
              <w:keepNext/>
              <w:spacing w:before="0" w:line="276" w:lineRule="auto"/>
              <w:rPr>
                <w:b w:val="0"/>
                <w:bCs/>
              </w:rPr>
            </w:pPr>
            <w:r w:rsidRPr="00F00EDF">
              <w:rPr>
                <w:b w:val="0"/>
                <w:bCs/>
              </w:rPr>
              <w:t>Техническое обслуживание ТО №5</w:t>
            </w:r>
          </w:p>
        </w:tc>
      </w:tr>
      <w:tr w:rsidR="00164BB3" w:rsidRPr="00F00EDF" w14:paraId="122448CE"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4B7C968" w14:textId="77777777" w:rsidR="00164BB3" w:rsidRPr="00F00EDF" w:rsidRDefault="00164BB3">
            <w:pPr>
              <w:pStyle w:val="Tabname"/>
              <w:keepNext/>
              <w:spacing w:before="0" w:line="276" w:lineRule="auto"/>
              <w:rPr>
                <w:b w:val="0"/>
                <w:bCs/>
              </w:rPr>
            </w:pPr>
            <w:r w:rsidRPr="00F00EDF">
              <w:rPr>
                <w:b w:val="0"/>
                <w:bCs/>
              </w:rPr>
              <w:t>ТО6</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69B64FE7" w14:textId="77777777" w:rsidR="00164BB3" w:rsidRPr="00F00EDF" w:rsidRDefault="00164BB3">
            <w:pPr>
              <w:pStyle w:val="Tabname"/>
              <w:keepNext/>
              <w:spacing w:before="0" w:line="276" w:lineRule="auto"/>
              <w:rPr>
                <w:b w:val="0"/>
                <w:bCs/>
              </w:rPr>
            </w:pPr>
            <w:r w:rsidRPr="00F00EDF">
              <w:rPr>
                <w:b w:val="0"/>
                <w:bCs/>
              </w:rPr>
              <w:t>Техническое обслуживание ТО №6</w:t>
            </w:r>
          </w:p>
        </w:tc>
      </w:tr>
      <w:tr w:rsidR="00164BB3" w:rsidRPr="00F00EDF" w14:paraId="72B942B2"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509D24B" w14:textId="77777777" w:rsidR="00164BB3" w:rsidRPr="00F00EDF" w:rsidRDefault="00164BB3">
            <w:pPr>
              <w:pStyle w:val="Tabname"/>
              <w:keepNext/>
              <w:spacing w:before="0" w:line="276" w:lineRule="auto"/>
              <w:rPr>
                <w:b w:val="0"/>
                <w:bCs/>
              </w:rPr>
            </w:pPr>
            <w:r w:rsidRPr="00F00EDF">
              <w:rPr>
                <w:b w:val="0"/>
                <w:bCs/>
              </w:rPr>
              <w:t>НЛ</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4D5375A" w14:textId="77777777" w:rsidR="00164BB3" w:rsidRPr="00F00EDF" w:rsidRDefault="00164BB3">
            <w:pPr>
              <w:pStyle w:val="Tabname"/>
              <w:keepNext/>
              <w:spacing w:before="0" w:line="276" w:lineRule="auto"/>
              <w:rPr>
                <w:b w:val="0"/>
                <w:bCs/>
              </w:rPr>
            </w:pPr>
            <w:r w:rsidRPr="00F00EDF">
              <w:rPr>
                <w:b w:val="0"/>
                <w:bCs/>
              </w:rPr>
              <w:t>Наладка оборудования</w:t>
            </w:r>
          </w:p>
        </w:tc>
      </w:tr>
      <w:tr w:rsidR="00164BB3" w:rsidRPr="00F00EDF" w14:paraId="6E63D320"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840A00C" w14:textId="77777777" w:rsidR="00164BB3" w:rsidRPr="00F00EDF" w:rsidRDefault="00164BB3">
            <w:pPr>
              <w:pStyle w:val="Tabname"/>
              <w:keepNext/>
              <w:spacing w:before="0" w:line="276" w:lineRule="auto"/>
              <w:rPr>
                <w:b w:val="0"/>
                <w:bCs/>
              </w:rPr>
            </w:pPr>
            <w:r w:rsidRPr="00F00EDF">
              <w:rPr>
                <w:b w:val="0"/>
                <w:bCs/>
              </w:rPr>
              <w:t>ЧТО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7248D016" w14:textId="77777777" w:rsidR="00164BB3" w:rsidRPr="00F00EDF" w:rsidRDefault="00164BB3">
            <w:pPr>
              <w:pStyle w:val="Tabname"/>
              <w:keepNext/>
              <w:spacing w:before="0" w:line="276" w:lineRule="auto"/>
              <w:rPr>
                <w:b w:val="0"/>
                <w:bCs/>
              </w:rPr>
            </w:pPr>
            <w:r w:rsidRPr="00F00EDF">
              <w:rPr>
                <w:b w:val="0"/>
                <w:bCs/>
              </w:rPr>
              <w:t>Частичное техническое освидетельствование ГПМ</w:t>
            </w:r>
          </w:p>
        </w:tc>
      </w:tr>
      <w:tr w:rsidR="00164BB3" w:rsidRPr="00F00EDF" w14:paraId="24DB63B2"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6A76BA3" w14:textId="77777777" w:rsidR="00164BB3" w:rsidRPr="00F00EDF" w:rsidRDefault="00164BB3">
            <w:pPr>
              <w:pStyle w:val="Tabname"/>
              <w:keepNext/>
              <w:spacing w:before="0" w:line="276" w:lineRule="auto"/>
              <w:rPr>
                <w:b w:val="0"/>
                <w:bCs/>
              </w:rPr>
            </w:pPr>
            <w:r w:rsidRPr="00F00EDF">
              <w:rPr>
                <w:b w:val="0"/>
                <w:bCs/>
              </w:rPr>
              <w:t>ПТО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5FD90D2D" w14:textId="77777777" w:rsidR="00164BB3" w:rsidRPr="00F00EDF" w:rsidRDefault="00164BB3">
            <w:pPr>
              <w:pStyle w:val="Tabname"/>
              <w:keepNext/>
              <w:spacing w:before="0" w:line="276" w:lineRule="auto"/>
              <w:rPr>
                <w:b w:val="0"/>
                <w:bCs/>
              </w:rPr>
            </w:pPr>
            <w:r w:rsidRPr="00F00EDF">
              <w:rPr>
                <w:b w:val="0"/>
                <w:bCs/>
              </w:rPr>
              <w:t>Полное техническое освидетельствование ГПМ</w:t>
            </w:r>
          </w:p>
        </w:tc>
      </w:tr>
      <w:tr w:rsidR="00164BB3" w:rsidRPr="00F00EDF" w14:paraId="3F14B39F" w14:textId="77777777" w:rsidTr="00B90317">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F8C702B" w14:textId="77777777" w:rsidR="00164BB3" w:rsidRPr="00F00EDF" w:rsidRDefault="00164BB3">
            <w:pPr>
              <w:pStyle w:val="Tabname"/>
              <w:keepNext/>
              <w:spacing w:before="0" w:line="276" w:lineRule="auto"/>
              <w:rPr>
                <w:b w:val="0"/>
                <w:bCs/>
              </w:rPr>
            </w:pPr>
            <w:r w:rsidRPr="00F00EDF">
              <w:rPr>
                <w:b w:val="0"/>
                <w:bCs/>
              </w:rPr>
              <w:t>СО</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9B7E68F" w14:textId="77777777" w:rsidR="00164BB3" w:rsidRPr="00F00EDF" w:rsidRDefault="00164BB3">
            <w:pPr>
              <w:pStyle w:val="Tabname"/>
              <w:keepNext/>
              <w:spacing w:before="0" w:line="276" w:lineRule="auto"/>
              <w:rPr>
                <w:b w:val="0"/>
                <w:bCs/>
              </w:rPr>
            </w:pPr>
            <w:r w:rsidRPr="00F00EDF">
              <w:rPr>
                <w:b w:val="0"/>
                <w:bCs/>
              </w:rPr>
              <w:t xml:space="preserve">Сезонный осмотр </w:t>
            </w:r>
            <w:proofErr w:type="spellStart"/>
            <w:r w:rsidRPr="00F00EDF">
              <w:rPr>
                <w:b w:val="0"/>
                <w:bCs/>
              </w:rPr>
              <w:t>ЗиС</w:t>
            </w:r>
            <w:proofErr w:type="spellEnd"/>
          </w:p>
        </w:tc>
      </w:tr>
    </w:tbl>
    <w:p w14:paraId="1BE53118" w14:textId="77777777" w:rsidR="00CA7ABE" w:rsidRPr="00F00EDF" w:rsidRDefault="00CA7ABE" w:rsidP="00632245">
      <w:pPr>
        <w:pStyle w:val="Tabname"/>
        <w:keepNext/>
        <w:rPr>
          <w:rFonts w:cs="Arial"/>
          <w:sz w:val="24"/>
        </w:rPr>
      </w:pPr>
    </w:p>
    <w:p w14:paraId="0B02EFD1" w14:textId="77777777" w:rsidR="00CA7ABE" w:rsidRPr="00F00EDF" w:rsidRDefault="00CA7ABE" w:rsidP="00632245">
      <w:pPr>
        <w:pStyle w:val="Tabname"/>
        <w:keepNext/>
        <w:rPr>
          <w:rFonts w:cs="Arial"/>
          <w:sz w:val="24"/>
        </w:rPr>
      </w:pPr>
    </w:p>
    <w:p w14:paraId="23483CB7" w14:textId="77777777" w:rsidR="00CA7ABE" w:rsidRPr="00F00EDF" w:rsidRDefault="00CA7ABE" w:rsidP="00632245">
      <w:pPr>
        <w:pStyle w:val="Tabname"/>
        <w:keepNext/>
        <w:rPr>
          <w:rFonts w:cs="Arial"/>
          <w:sz w:val="24"/>
        </w:rPr>
      </w:pPr>
    </w:p>
    <w:p w14:paraId="395C27EF" w14:textId="77777777" w:rsidR="00CA7ABE" w:rsidRPr="00F00EDF" w:rsidRDefault="00CA7ABE" w:rsidP="00632245">
      <w:pPr>
        <w:pStyle w:val="Tabname"/>
        <w:keepNext/>
        <w:rPr>
          <w:rFonts w:cs="Arial"/>
          <w:sz w:val="24"/>
        </w:rPr>
      </w:pPr>
    </w:p>
    <w:p w14:paraId="61609EFA" w14:textId="77777777" w:rsidR="00CA7ABE" w:rsidRPr="00F00EDF" w:rsidRDefault="00CA7ABE" w:rsidP="00632245">
      <w:pPr>
        <w:pStyle w:val="Tabname"/>
        <w:keepNext/>
        <w:rPr>
          <w:rFonts w:cs="Arial"/>
          <w:sz w:val="24"/>
        </w:rPr>
      </w:pPr>
    </w:p>
    <w:p w14:paraId="2480CD03" w14:textId="77777777" w:rsidR="00CA7ABE" w:rsidRPr="00F00EDF" w:rsidRDefault="00CA7ABE" w:rsidP="00632245">
      <w:pPr>
        <w:pStyle w:val="Tabname"/>
        <w:keepNext/>
        <w:rPr>
          <w:rFonts w:cs="Arial"/>
          <w:sz w:val="24"/>
        </w:rPr>
      </w:pPr>
    </w:p>
    <w:p w14:paraId="1685C9A9" w14:textId="77777777" w:rsidR="00CA7ABE" w:rsidRPr="00F00EDF" w:rsidRDefault="00CA7ABE" w:rsidP="00632245">
      <w:pPr>
        <w:pStyle w:val="Tabname"/>
        <w:keepNext/>
        <w:rPr>
          <w:rFonts w:cs="Arial"/>
          <w:sz w:val="24"/>
        </w:rPr>
      </w:pPr>
    </w:p>
    <w:p w14:paraId="09D92A19" w14:textId="77777777" w:rsidR="00CA7ABE" w:rsidRPr="00F00EDF" w:rsidRDefault="00CA7ABE" w:rsidP="00632245">
      <w:pPr>
        <w:pStyle w:val="Tabname"/>
        <w:keepNext/>
        <w:rPr>
          <w:rFonts w:cs="Arial"/>
          <w:sz w:val="24"/>
        </w:rPr>
      </w:pPr>
    </w:p>
    <w:p w14:paraId="48B94A88" w14:textId="77777777" w:rsidR="00CA7ABE" w:rsidRPr="00F00EDF" w:rsidRDefault="00CA7ABE" w:rsidP="00632245">
      <w:pPr>
        <w:pStyle w:val="Tabname"/>
        <w:keepNext/>
        <w:rPr>
          <w:rFonts w:cs="Arial"/>
          <w:sz w:val="24"/>
        </w:rPr>
      </w:pPr>
    </w:p>
    <w:p w14:paraId="00E241BC" w14:textId="77777777" w:rsidR="00CA7ABE" w:rsidRPr="00F00EDF" w:rsidRDefault="00CA7ABE" w:rsidP="00632245">
      <w:pPr>
        <w:pStyle w:val="Tabname"/>
        <w:keepNext/>
        <w:rPr>
          <w:rFonts w:cs="Arial"/>
          <w:sz w:val="24"/>
        </w:rPr>
      </w:pPr>
    </w:p>
    <w:p w14:paraId="43BCD53E" w14:textId="77777777" w:rsidR="00CA7ABE" w:rsidRPr="00F00EDF" w:rsidRDefault="00CA7ABE" w:rsidP="00632245">
      <w:pPr>
        <w:pStyle w:val="Tabname"/>
        <w:keepNext/>
        <w:rPr>
          <w:rFonts w:cs="Arial"/>
          <w:sz w:val="24"/>
        </w:rPr>
      </w:pPr>
    </w:p>
    <w:p w14:paraId="183BB308" w14:textId="03007608" w:rsidR="00BE0F9B" w:rsidRPr="00632245" w:rsidRDefault="00BE0F9B" w:rsidP="00632245">
      <w:pPr>
        <w:pStyle w:val="Tabname"/>
        <w:keepNext/>
        <w:rPr>
          <w:rFonts w:cs="Arial"/>
          <w:sz w:val="22"/>
          <w:szCs w:val="22"/>
        </w:rPr>
      </w:pPr>
      <w:r w:rsidRPr="00632245">
        <w:rPr>
          <w:rFonts w:cs="Arial"/>
          <w:sz w:val="22"/>
          <w:szCs w:val="22"/>
        </w:rPr>
        <w:lastRenderedPageBreak/>
        <w:t>Таблица</w:t>
      </w:r>
      <w:r w:rsidR="00C6056A" w:rsidRPr="00632245">
        <w:rPr>
          <w:rFonts w:cs="Arial"/>
          <w:sz w:val="22"/>
          <w:szCs w:val="22"/>
        </w:rPr>
        <w:t xml:space="preserve"> 13.</w:t>
      </w:r>
      <w:r w:rsidRPr="00632245">
        <w:rPr>
          <w:rFonts w:cs="Arial"/>
          <w:sz w:val="22"/>
          <w:szCs w:val="22"/>
        </w:rPr>
        <w:t xml:space="preserve"> Допустимые виды работ для видов заказов</w:t>
      </w:r>
    </w:p>
    <w:tbl>
      <w:tblPr>
        <w:tblW w:w="10196" w:type="dxa"/>
        <w:tblCellMar>
          <w:left w:w="0" w:type="dxa"/>
          <w:right w:w="0" w:type="dxa"/>
        </w:tblCellMar>
        <w:tblLook w:val="04A0" w:firstRow="1" w:lastRow="0" w:firstColumn="1" w:lastColumn="0" w:noHBand="0" w:noVBand="1"/>
      </w:tblPr>
      <w:tblGrid>
        <w:gridCol w:w="3534"/>
        <w:gridCol w:w="1276"/>
        <w:gridCol w:w="5386"/>
      </w:tblGrid>
      <w:tr w:rsidR="006723F9" w:rsidRPr="00F00EDF" w14:paraId="2F6C5513" w14:textId="77777777" w:rsidTr="006723F9">
        <w:trPr>
          <w:trHeight w:val="318"/>
        </w:trPr>
        <w:tc>
          <w:tcPr>
            <w:tcW w:w="3534"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p w14:paraId="385B219C" w14:textId="77777777" w:rsidR="006723F9" w:rsidRPr="00F00EDF" w:rsidRDefault="006723F9" w:rsidP="00DE4E77">
            <w:pPr>
              <w:pStyle w:val="Tabname"/>
              <w:keepNext/>
              <w:rPr>
                <w:rFonts w:cs="Arial"/>
                <w:szCs w:val="20"/>
              </w:rPr>
            </w:pPr>
            <w:r w:rsidRPr="00F00EDF">
              <w:rPr>
                <w:rFonts w:cs="Arial"/>
                <w:bCs/>
                <w:szCs w:val="20"/>
              </w:rPr>
              <w:t>Виды заказов</w:t>
            </w:r>
          </w:p>
        </w:tc>
        <w:tc>
          <w:tcPr>
            <w:tcW w:w="1276"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p w14:paraId="1B2537F7" w14:textId="77777777" w:rsidR="006723F9" w:rsidRPr="00F00EDF" w:rsidRDefault="006723F9">
            <w:pPr>
              <w:pStyle w:val="Tabname"/>
              <w:keepNext/>
              <w:rPr>
                <w:rFonts w:cs="Arial"/>
                <w:szCs w:val="20"/>
              </w:rPr>
            </w:pPr>
            <w:r w:rsidRPr="00F00EDF">
              <w:rPr>
                <w:rFonts w:cs="Arial"/>
                <w:bCs/>
                <w:szCs w:val="20"/>
              </w:rPr>
              <w:t>Вид работ</w:t>
            </w:r>
          </w:p>
        </w:tc>
        <w:tc>
          <w:tcPr>
            <w:tcW w:w="5386"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p w14:paraId="7DE0AD7B" w14:textId="77777777" w:rsidR="006723F9" w:rsidRPr="00F00EDF" w:rsidRDefault="006723F9" w:rsidP="00DE4E77">
            <w:pPr>
              <w:pStyle w:val="Tabname"/>
              <w:keepNext/>
              <w:rPr>
                <w:rFonts w:cs="Arial"/>
                <w:szCs w:val="20"/>
              </w:rPr>
            </w:pPr>
            <w:r w:rsidRPr="00F00EDF">
              <w:rPr>
                <w:rFonts w:cs="Arial"/>
                <w:bCs/>
                <w:szCs w:val="20"/>
              </w:rPr>
              <w:t>Наименование вида работ</w:t>
            </w:r>
          </w:p>
        </w:tc>
      </w:tr>
      <w:tr w:rsidR="006723F9" w:rsidRPr="00F00EDF" w14:paraId="3067B52B" w14:textId="77777777" w:rsidTr="006723F9">
        <w:trPr>
          <w:trHeight w:val="284"/>
        </w:trPr>
        <w:tc>
          <w:tcPr>
            <w:tcW w:w="353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hideMark/>
          </w:tcPr>
          <w:p w14:paraId="6A088A73"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ADI1 Заказ на диагностику</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64B441BB"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724A889C"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Диагностирование</w:t>
            </w:r>
          </w:p>
        </w:tc>
      </w:tr>
      <w:tr w:rsidR="006723F9" w:rsidRPr="00F00EDF" w14:paraId="23A42B9B" w14:textId="77777777" w:rsidTr="006723F9">
        <w:trPr>
          <w:trHeight w:val="192"/>
        </w:trPr>
        <w:tc>
          <w:tcPr>
            <w:tcW w:w="3534" w:type="dxa"/>
            <w:vMerge/>
            <w:tcBorders>
              <w:top w:val="single" w:sz="8" w:space="0" w:color="000000"/>
              <w:left w:val="single" w:sz="8" w:space="0" w:color="000000"/>
              <w:bottom w:val="single" w:sz="8" w:space="0" w:color="000000"/>
              <w:right w:val="single" w:sz="8" w:space="0" w:color="000000"/>
            </w:tcBorders>
            <w:vAlign w:val="center"/>
            <w:hideMark/>
          </w:tcPr>
          <w:p w14:paraId="159E0D10"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6B67DB81"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ИС</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0A5CC2A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Испытания, измерения</w:t>
            </w:r>
          </w:p>
        </w:tc>
      </w:tr>
      <w:tr w:rsidR="006723F9" w:rsidRPr="00F00EDF" w14:paraId="5881EE74" w14:textId="77777777" w:rsidTr="006723F9">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hideMark/>
          </w:tcPr>
          <w:p w14:paraId="6C298FDB"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AKR1 Капитализируемые ремонты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1180A764"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КРМ</w:t>
            </w:r>
          </w:p>
          <w:p w14:paraId="0FA27149"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ВО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65E0BBB5"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Капитализируемый ремонт</w:t>
            </w:r>
          </w:p>
          <w:p w14:paraId="798E05D0"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Восстановление оборудования</w:t>
            </w:r>
          </w:p>
        </w:tc>
      </w:tr>
      <w:tr w:rsidR="006723F9" w:rsidRPr="00F00EDF" w14:paraId="17A5D750" w14:textId="77777777" w:rsidTr="006723F9">
        <w:trPr>
          <w:trHeight w:val="269"/>
        </w:trPr>
        <w:tc>
          <w:tcPr>
            <w:tcW w:w="3534" w:type="dxa"/>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tcPr>
          <w:p w14:paraId="03FC9B8B" w14:textId="77777777" w:rsidR="006723F9" w:rsidRDefault="006723F9">
            <w:pPr>
              <w:rPr>
                <w:ins w:id="2289" w:author="Дмитрий Ковтун" w:date="2021-03-12T20:10:00Z"/>
                <w:rFonts w:ascii="Arial" w:hAnsi="Arial" w:cs="Arial"/>
                <w:bCs/>
                <w:color w:val="000000"/>
                <w:sz w:val="20"/>
                <w:szCs w:val="20"/>
              </w:rPr>
            </w:pPr>
            <w:r w:rsidRPr="00632245">
              <w:rPr>
                <w:rFonts w:ascii="Arial" w:hAnsi="Arial" w:cs="Arial"/>
                <w:bCs/>
                <w:color w:val="000000"/>
                <w:sz w:val="20"/>
                <w:szCs w:val="20"/>
              </w:rPr>
              <w:t>AV01</w:t>
            </w:r>
            <w:r w:rsidRPr="00632245">
              <w:rPr>
                <w:rFonts w:ascii="Arial" w:hAnsi="Arial" w:cs="Arial"/>
                <w:bCs/>
                <w:color w:val="000000"/>
                <w:sz w:val="20"/>
                <w:szCs w:val="20"/>
              </w:rPr>
              <w:tab/>
              <w:t>Восстановление узлов/запчастей</w:t>
            </w:r>
          </w:p>
          <w:p w14:paraId="0BA5B594" w14:textId="2CCD0D3E" w:rsidR="00BD57A9" w:rsidRPr="00632245" w:rsidRDefault="00BD57A9">
            <w:pPr>
              <w:rPr>
                <w:rFonts w:ascii="Arial" w:hAnsi="Arial" w:cs="Arial"/>
                <w:bCs/>
                <w:color w:val="000000"/>
                <w:sz w:val="20"/>
                <w:szCs w:val="20"/>
              </w:rPr>
            </w:pPr>
            <w:ins w:id="2290" w:author="Дмитрий Ковтун" w:date="2021-03-12T20:10:00Z">
              <w:r w:rsidRPr="00BD57A9">
                <w:rPr>
                  <w:rFonts w:ascii="Arial" w:hAnsi="Arial" w:cs="Arial"/>
                  <w:bCs/>
                  <w:color w:val="000000"/>
                  <w:sz w:val="20"/>
                  <w:szCs w:val="20"/>
                  <w:rPrChange w:id="2291" w:author="Дмитрий Ковтун" w:date="2021-03-12T20:10:00Z">
                    <w:rPr>
                      <w:rFonts w:cs="Arial"/>
                      <w:bCs/>
                      <w:color w:val="000000"/>
                      <w:sz w:val="20"/>
                      <w:szCs w:val="20"/>
                    </w:rPr>
                  </w:rPrChange>
                </w:rPr>
                <w:t>AV02</w:t>
              </w:r>
              <w:r w:rsidRPr="00BD57A9">
                <w:rPr>
                  <w:rFonts w:ascii="Arial" w:hAnsi="Arial" w:cs="Arial"/>
                  <w:bCs/>
                  <w:color w:val="000000"/>
                  <w:sz w:val="20"/>
                  <w:szCs w:val="20"/>
                  <w:rPrChange w:id="2292" w:author="Дмитрий Ковтун" w:date="2021-03-12T20:10:00Z">
                    <w:rPr>
                      <w:rFonts w:cs="Arial"/>
                      <w:bCs/>
                      <w:color w:val="000000"/>
                      <w:sz w:val="20"/>
                      <w:szCs w:val="20"/>
                    </w:rPr>
                  </w:rPrChange>
                </w:rPr>
                <w:tab/>
                <w:t>Восстановление узлов/запчастей (материалы ОФ)</w:t>
              </w:r>
            </w:ins>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6F33B5A5" w14:textId="77777777" w:rsidR="006723F9" w:rsidRPr="00632245" w:rsidRDefault="006723F9">
            <w:pPr>
              <w:rPr>
                <w:rFonts w:ascii="Arial" w:hAnsi="Arial" w:cs="Arial"/>
                <w:bCs/>
                <w:color w:val="000000"/>
                <w:sz w:val="20"/>
                <w:szCs w:val="20"/>
              </w:rPr>
            </w:pPr>
            <w:r w:rsidRPr="00632245">
              <w:rPr>
                <w:rFonts w:ascii="Arial" w:hAnsi="Arial" w:cs="Arial"/>
                <w:sz w:val="20"/>
                <w:szCs w:val="20"/>
              </w:rPr>
              <w:t>ВО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2DCC74B4"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Восстановление оборудования</w:t>
            </w:r>
          </w:p>
        </w:tc>
      </w:tr>
      <w:tr w:rsidR="006723F9" w:rsidRPr="00F00EDF" w14:paraId="3C80E014" w14:textId="77777777" w:rsidTr="006723F9">
        <w:trPr>
          <w:trHeight w:val="377"/>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hideMark/>
          </w:tcPr>
          <w:p w14:paraId="2E7FD47C"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APP1</w:t>
            </w:r>
            <w:r w:rsidRPr="00632245">
              <w:rPr>
                <w:rFonts w:ascii="Arial" w:hAnsi="Arial" w:cs="Arial"/>
                <w:bCs/>
                <w:color w:val="000000"/>
                <w:sz w:val="20"/>
                <w:szCs w:val="20"/>
              </w:rPr>
              <w:tab/>
              <w:t>ТОРО по ППР</w:t>
            </w:r>
          </w:p>
          <w:p w14:paraId="79077235"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AVS1 ТОРО по состоянию</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2DB5614D"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РГИ</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22629F2A"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Ревизия/</w:t>
            </w:r>
            <w:proofErr w:type="spellStart"/>
            <w:r w:rsidRPr="00632245">
              <w:rPr>
                <w:rFonts w:ascii="Arial" w:hAnsi="Arial" w:cs="Arial"/>
                <w:bCs/>
                <w:color w:val="000000"/>
                <w:sz w:val="20"/>
                <w:szCs w:val="20"/>
              </w:rPr>
              <w:t>гидроиспытание</w:t>
            </w:r>
            <w:proofErr w:type="spellEnd"/>
            <w:r w:rsidRPr="00632245">
              <w:rPr>
                <w:rFonts w:ascii="Arial" w:hAnsi="Arial" w:cs="Arial"/>
                <w:bCs/>
                <w:color w:val="000000"/>
                <w:sz w:val="20"/>
                <w:szCs w:val="20"/>
              </w:rPr>
              <w:t xml:space="preserve"> трубопроводов</w:t>
            </w:r>
          </w:p>
        </w:tc>
      </w:tr>
      <w:tr w:rsidR="006723F9" w:rsidRPr="00F00EDF" w14:paraId="62653929" w14:textId="77777777" w:rsidTr="006723F9">
        <w:trPr>
          <w:trHeight w:val="249"/>
        </w:trPr>
        <w:tc>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tcPr>
          <w:p w14:paraId="37214698" w14:textId="77777777" w:rsidR="006723F9" w:rsidRPr="00632245" w:rsidRDefault="006723F9">
            <w:pPr>
              <w:rPr>
                <w:rFonts w:ascii="Arial" w:hAnsi="Arial" w:cs="Arial"/>
                <w:bCs/>
                <w:color w:val="000000"/>
                <w:sz w:val="20"/>
                <w:szCs w:val="20"/>
              </w:rPr>
            </w:pPr>
          </w:p>
          <w:p w14:paraId="129DFB34"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APB1 Выполнение ЭПБ</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51BAC664"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УПБ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0559D5A1"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Выполнение предписаний технического освидетельствования и ЭПБ</w:t>
            </w:r>
          </w:p>
        </w:tc>
      </w:tr>
      <w:tr w:rsidR="006723F9" w:rsidRPr="00F00EDF" w14:paraId="62D30A03" w14:textId="77777777" w:rsidTr="006723F9">
        <w:trPr>
          <w:trHeight w:val="249"/>
        </w:trPr>
        <w:tc>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tcPr>
          <w:p w14:paraId="604EB229"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4615A7AF"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ЭПБ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47CEC7C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освидетельствование и ЭПБ</w:t>
            </w:r>
          </w:p>
        </w:tc>
      </w:tr>
      <w:tr w:rsidR="006723F9" w:rsidRPr="00F00EDF" w14:paraId="604FF17D" w14:textId="77777777" w:rsidTr="006723F9">
        <w:trPr>
          <w:trHeight w:val="272"/>
        </w:trPr>
        <w:tc>
          <w:tcPr>
            <w:tcW w:w="353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hideMark/>
          </w:tcPr>
          <w:p w14:paraId="5534046F"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APP1 ТОРО по ППР</w:t>
            </w:r>
          </w:p>
          <w:p w14:paraId="479AED04"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AVS1 ТОРО по состоянию</w:t>
            </w:r>
          </w:p>
          <w:p w14:paraId="1D83925D"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5B92C071"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КЛ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27ED93E8"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Калибровка</w:t>
            </w:r>
          </w:p>
        </w:tc>
      </w:tr>
      <w:tr w:rsidR="006723F9" w:rsidRPr="00F00EDF" w14:paraId="467E6B33" w14:textId="77777777" w:rsidTr="006723F9">
        <w:trPr>
          <w:trHeight w:val="272"/>
        </w:trPr>
        <w:tc>
          <w:tcPr>
            <w:tcW w:w="3534" w:type="dxa"/>
            <w:vMerge/>
            <w:tcBorders>
              <w:top w:val="single" w:sz="8" w:space="0" w:color="000000"/>
              <w:left w:val="single" w:sz="8" w:space="0" w:color="000000"/>
              <w:bottom w:val="single" w:sz="8" w:space="0" w:color="000000"/>
              <w:right w:val="single" w:sz="8" w:space="0" w:color="000000"/>
            </w:tcBorders>
            <w:vAlign w:val="center"/>
            <w:hideMark/>
          </w:tcPr>
          <w:p w14:paraId="75F029D0"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198115DD"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ПВ</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08307829"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Поверка</w:t>
            </w:r>
          </w:p>
        </w:tc>
      </w:tr>
      <w:tr w:rsidR="006723F9" w:rsidRPr="00F00EDF" w14:paraId="66CA38CB" w14:textId="77777777" w:rsidTr="006723F9">
        <w:trPr>
          <w:trHeight w:val="272"/>
        </w:trPr>
        <w:tc>
          <w:tcPr>
            <w:tcW w:w="3534" w:type="dxa"/>
            <w:vMerge/>
            <w:tcBorders>
              <w:top w:val="single" w:sz="8" w:space="0" w:color="000000"/>
              <w:left w:val="single" w:sz="8" w:space="0" w:color="000000"/>
              <w:bottom w:val="single" w:sz="8" w:space="0" w:color="000000"/>
              <w:right w:val="single" w:sz="8" w:space="0" w:color="000000"/>
            </w:tcBorders>
            <w:vAlign w:val="center"/>
            <w:hideMark/>
          </w:tcPr>
          <w:p w14:paraId="7AE3671B"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00F76003"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ЧТО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2D2B077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Частичное техническое освидетельствование ГПМ</w:t>
            </w:r>
          </w:p>
        </w:tc>
      </w:tr>
      <w:tr w:rsidR="006723F9" w:rsidRPr="00F00EDF" w14:paraId="64C1F430" w14:textId="77777777" w:rsidTr="006723F9">
        <w:trPr>
          <w:trHeight w:val="272"/>
        </w:trPr>
        <w:tc>
          <w:tcPr>
            <w:tcW w:w="3534" w:type="dxa"/>
            <w:vMerge/>
            <w:tcBorders>
              <w:top w:val="single" w:sz="8" w:space="0" w:color="000000"/>
              <w:left w:val="single" w:sz="8" w:space="0" w:color="000000"/>
              <w:bottom w:val="single" w:sz="8" w:space="0" w:color="000000"/>
              <w:right w:val="single" w:sz="8" w:space="0" w:color="000000"/>
            </w:tcBorders>
            <w:vAlign w:val="center"/>
            <w:hideMark/>
          </w:tcPr>
          <w:p w14:paraId="76F1C3E8"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33F5A30D"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ПТО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717D08A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Полное техническое освидетельствование ГПМ</w:t>
            </w:r>
          </w:p>
        </w:tc>
      </w:tr>
      <w:tr w:rsidR="006723F9" w:rsidRPr="00F00EDF" w14:paraId="090EEE7C" w14:textId="77777777" w:rsidTr="006723F9">
        <w:trPr>
          <w:trHeight w:val="272"/>
        </w:trPr>
        <w:tc>
          <w:tcPr>
            <w:tcW w:w="3534" w:type="dxa"/>
            <w:tcBorders>
              <w:top w:val="single" w:sz="8" w:space="0" w:color="000000"/>
              <w:left w:val="single" w:sz="8" w:space="0" w:color="000000"/>
              <w:bottom w:val="single" w:sz="8" w:space="0" w:color="000000"/>
              <w:right w:val="single" w:sz="8" w:space="0" w:color="000000"/>
            </w:tcBorders>
            <w:vAlign w:val="center"/>
          </w:tcPr>
          <w:p w14:paraId="7FC1C9A6"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 xml:space="preserve"> AETG</w:t>
            </w:r>
            <w:r w:rsidRPr="00632245">
              <w:rPr>
                <w:rFonts w:ascii="Arial" w:hAnsi="Arial" w:cs="Arial"/>
                <w:bCs/>
                <w:color w:val="000000"/>
                <w:sz w:val="20"/>
                <w:szCs w:val="20"/>
              </w:rPr>
              <w:tab/>
              <w:t>ЕТО на ГТК</w:t>
            </w:r>
          </w:p>
          <w:p w14:paraId="4861DAF1"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 xml:space="preserve"> AETZ  ЕТО на ЗИФ</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6D193048"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ЕТО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7A5E2719"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Ежесменное техническое обслуживание</w:t>
            </w:r>
          </w:p>
        </w:tc>
      </w:tr>
      <w:tr w:rsidR="006723F9" w:rsidRPr="00F00EDF" w14:paraId="458084EE" w14:textId="77777777" w:rsidTr="006723F9">
        <w:trPr>
          <w:trHeight w:val="272"/>
        </w:trPr>
        <w:tc>
          <w:tcPr>
            <w:tcW w:w="3534" w:type="dxa"/>
            <w:tcBorders>
              <w:top w:val="single" w:sz="8" w:space="0" w:color="000000"/>
              <w:left w:val="single" w:sz="8" w:space="0" w:color="000000"/>
              <w:bottom w:val="single" w:sz="8" w:space="0" w:color="000000"/>
              <w:right w:val="single" w:sz="8" w:space="0" w:color="000000"/>
            </w:tcBorders>
            <w:vAlign w:val="center"/>
          </w:tcPr>
          <w:p w14:paraId="1CDFBD0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 xml:space="preserve"> APP1 ТОРО по ППР</w:t>
            </w:r>
          </w:p>
          <w:p w14:paraId="4E636EF0"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 xml:space="preserve"> AVS1 ТОРО по состоянию</w:t>
            </w:r>
          </w:p>
          <w:p w14:paraId="57A3CC45"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 xml:space="preserve"> AKR1 Капитализируемые ремонты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41E0602A"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СО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57D5F0B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 xml:space="preserve">Сезонный осмотр </w:t>
            </w:r>
            <w:proofErr w:type="spellStart"/>
            <w:r w:rsidRPr="00632245">
              <w:rPr>
                <w:rFonts w:ascii="Arial" w:hAnsi="Arial" w:cs="Arial"/>
                <w:bCs/>
                <w:color w:val="000000"/>
                <w:sz w:val="20"/>
                <w:szCs w:val="20"/>
              </w:rPr>
              <w:t>ЗиС</w:t>
            </w:r>
            <w:proofErr w:type="spellEnd"/>
          </w:p>
        </w:tc>
      </w:tr>
      <w:tr w:rsidR="006723F9" w:rsidRPr="00F00EDF" w14:paraId="067ABC13" w14:textId="77777777" w:rsidTr="006723F9">
        <w:trPr>
          <w:trHeight w:val="272"/>
        </w:trPr>
        <w:tc>
          <w:tcPr>
            <w:tcW w:w="353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hideMark/>
          </w:tcPr>
          <w:p w14:paraId="6E78803D"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APP1 ТОРО по ППР</w:t>
            </w:r>
          </w:p>
          <w:p w14:paraId="1FDCA5F0"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AVR1 Аварийное ТОРО</w:t>
            </w:r>
          </w:p>
          <w:p w14:paraId="6ED6B2BD"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AVS1 ТОРО по состоянию</w:t>
            </w:r>
          </w:p>
          <w:p w14:paraId="3D93F299"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AKR1 Капитализируемые ремонты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6FCEADD2"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66EF541D"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Текущий ремонт</w:t>
            </w:r>
          </w:p>
        </w:tc>
      </w:tr>
      <w:tr w:rsidR="006723F9" w:rsidRPr="00F00EDF" w14:paraId="3DA3C31E" w14:textId="77777777" w:rsidTr="006723F9">
        <w:trPr>
          <w:trHeight w:val="272"/>
        </w:trPr>
        <w:tc>
          <w:tcPr>
            <w:tcW w:w="3534" w:type="dxa"/>
            <w:vMerge/>
            <w:tcBorders>
              <w:top w:val="single" w:sz="8" w:space="0" w:color="000000"/>
              <w:left w:val="single" w:sz="8" w:space="0" w:color="000000"/>
              <w:bottom w:val="single" w:sz="8" w:space="0" w:color="000000"/>
              <w:right w:val="single" w:sz="8" w:space="0" w:color="000000"/>
            </w:tcBorders>
            <w:vAlign w:val="center"/>
            <w:hideMark/>
          </w:tcPr>
          <w:p w14:paraId="2D8DC8B8"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335A0DF1"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20D59AE3"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Средний ремонт</w:t>
            </w:r>
          </w:p>
        </w:tc>
      </w:tr>
      <w:tr w:rsidR="006723F9" w:rsidRPr="00F00EDF" w14:paraId="4E0CAF6F" w14:textId="77777777" w:rsidTr="006723F9">
        <w:trPr>
          <w:trHeight w:val="272"/>
        </w:trPr>
        <w:tc>
          <w:tcPr>
            <w:tcW w:w="3534" w:type="dxa"/>
            <w:vMerge/>
            <w:tcBorders>
              <w:top w:val="single" w:sz="8" w:space="0" w:color="000000"/>
              <w:left w:val="single" w:sz="8" w:space="0" w:color="000000"/>
              <w:bottom w:val="single" w:sz="8" w:space="0" w:color="000000"/>
              <w:right w:val="single" w:sz="8" w:space="0" w:color="000000"/>
            </w:tcBorders>
            <w:vAlign w:val="center"/>
            <w:hideMark/>
          </w:tcPr>
          <w:p w14:paraId="4E8128C5"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4C05E35C"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18F01970"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Капитальный ремонт</w:t>
            </w:r>
          </w:p>
        </w:tc>
      </w:tr>
      <w:tr w:rsidR="006723F9" w:rsidRPr="00F00EDF" w14:paraId="07129911" w14:textId="77777777" w:rsidTr="006723F9">
        <w:trPr>
          <w:trHeight w:val="272"/>
        </w:trPr>
        <w:tc>
          <w:tcPr>
            <w:tcW w:w="3534" w:type="dxa"/>
            <w:vMerge/>
            <w:tcBorders>
              <w:top w:val="single" w:sz="8" w:space="0" w:color="000000"/>
              <w:left w:val="single" w:sz="8" w:space="0" w:color="000000"/>
              <w:bottom w:val="single" w:sz="8" w:space="0" w:color="000000"/>
              <w:right w:val="single" w:sz="8" w:space="0" w:color="000000"/>
            </w:tcBorders>
            <w:vAlign w:val="center"/>
            <w:hideMark/>
          </w:tcPr>
          <w:p w14:paraId="57B315AE"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0C53A4AF"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hideMark/>
          </w:tcPr>
          <w:p w14:paraId="7FE17356"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Монтаж/демонтаж</w:t>
            </w:r>
          </w:p>
        </w:tc>
      </w:tr>
      <w:tr w:rsidR="006723F9" w:rsidRPr="00F00EDF" w14:paraId="308D0CDC" w14:textId="77777777" w:rsidTr="006723F9">
        <w:trPr>
          <w:trHeight w:val="272"/>
        </w:trPr>
        <w:tc>
          <w:tcPr>
            <w:tcW w:w="3534" w:type="dxa"/>
            <w:vMerge w:val="restart"/>
            <w:tcBorders>
              <w:top w:val="single" w:sz="8" w:space="0" w:color="000000"/>
              <w:left w:val="single" w:sz="8" w:space="0" w:color="000000"/>
              <w:right w:val="single" w:sz="8" w:space="0" w:color="000000"/>
            </w:tcBorders>
            <w:vAlign w:val="center"/>
          </w:tcPr>
          <w:p w14:paraId="6F86C729"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APP1 ТОРО по ППР</w:t>
            </w:r>
          </w:p>
          <w:p w14:paraId="2093739F"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 xml:space="preserve">AVS1 </w:t>
            </w:r>
            <w:r w:rsidRPr="00632245">
              <w:rPr>
                <w:rFonts w:ascii="Arial" w:hAnsi="Arial" w:cs="Arial"/>
                <w:bCs/>
                <w:color w:val="000000"/>
                <w:sz w:val="20"/>
                <w:szCs w:val="20"/>
              </w:rPr>
              <w:tab/>
              <w:t>ТОРО по состоянию</w:t>
            </w:r>
          </w:p>
          <w:p w14:paraId="53C75AD3"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AKR1 Капитализируемые ремонты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21F4361B"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30CC816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w:t>
            </w:r>
          </w:p>
        </w:tc>
      </w:tr>
      <w:tr w:rsidR="006723F9" w:rsidRPr="00F00EDF" w14:paraId="6037E690" w14:textId="77777777" w:rsidTr="006723F9">
        <w:trPr>
          <w:trHeight w:val="272"/>
        </w:trPr>
        <w:tc>
          <w:tcPr>
            <w:tcW w:w="3534" w:type="dxa"/>
            <w:vMerge/>
            <w:tcBorders>
              <w:left w:val="single" w:sz="8" w:space="0" w:color="000000"/>
              <w:right w:val="single" w:sz="8" w:space="0" w:color="000000"/>
            </w:tcBorders>
            <w:vAlign w:val="center"/>
          </w:tcPr>
          <w:p w14:paraId="2E330F7E"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77E617C2"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ТО0</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512A562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 ТО №0</w:t>
            </w:r>
          </w:p>
        </w:tc>
      </w:tr>
      <w:tr w:rsidR="006723F9" w:rsidRPr="00F00EDF" w14:paraId="1DA60DD8" w14:textId="77777777" w:rsidTr="006723F9">
        <w:trPr>
          <w:trHeight w:val="272"/>
        </w:trPr>
        <w:tc>
          <w:tcPr>
            <w:tcW w:w="3534" w:type="dxa"/>
            <w:vMerge/>
            <w:tcBorders>
              <w:left w:val="single" w:sz="8" w:space="0" w:color="000000"/>
              <w:right w:val="single" w:sz="8" w:space="0" w:color="000000"/>
            </w:tcBorders>
            <w:vAlign w:val="center"/>
          </w:tcPr>
          <w:p w14:paraId="5B951EB1"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02C75A3A"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34DD021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 ТО №1</w:t>
            </w:r>
          </w:p>
        </w:tc>
      </w:tr>
      <w:tr w:rsidR="006723F9" w:rsidRPr="00F00EDF" w14:paraId="49377968" w14:textId="77777777" w:rsidTr="006723F9">
        <w:trPr>
          <w:trHeight w:val="272"/>
        </w:trPr>
        <w:tc>
          <w:tcPr>
            <w:tcW w:w="3534" w:type="dxa"/>
            <w:vMerge/>
            <w:tcBorders>
              <w:left w:val="single" w:sz="8" w:space="0" w:color="000000"/>
              <w:right w:val="single" w:sz="8" w:space="0" w:color="000000"/>
            </w:tcBorders>
            <w:vAlign w:val="center"/>
          </w:tcPr>
          <w:p w14:paraId="066DC7A7"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3C90FD47"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21515BB2"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 ТО №2</w:t>
            </w:r>
          </w:p>
        </w:tc>
      </w:tr>
      <w:tr w:rsidR="006723F9" w:rsidRPr="00F00EDF" w14:paraId="16E68863" w14:textId="77777777" w:rsidTr="006723F9">
        <w:trPr>
          <w:trHeight w:val="272"/>
        </w:trPr>
        <w:tc>
          <w:tcPr>
            <w:tcW w:w="3534" w:type="dxa"/>
            <w:vMerge/>
            <w:tcBorders>
              <w:left w:val="single" w:sz="8" w:space="0" w:color="000000"/>
              <w:right w:val="single" w:sz="8" w:space="0" w:color="000000"/>
            </w:tcBorders>
            <w:vAlign w:val="center"/>
          </w:tcPr>
          <w:p w14:paraId="70395808"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62F30F29"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2199733C"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 ТО №3</w:t>
            </w:r>
          </w:p>
        </w:tc>
      </w:tr>
      <w:tr w:rsidR="006723F9" w:rsidRPr="00F00EDF" w14:paraId="59B58A2E" w14:textId="77777777" w:rsidTr="006723F9">
        <w:trPr>
          <w:trHeight w:val="272"/>
        </w:trPr>
        <w:tc>
          <w:tcPr>
            <w:tcW w:w="3534" w:type="dxa"/>
            <w:vMerge/>
            <w:tcBorders>
              <w:left w:val="single" w:sz="8" w:space="0" w:color="000000"/>
              <w:right w:val="single" w:sz="8" w:space="0" w:color="000000"/>
            </w:tcBorders>
            <w:vAlign w:val="center"/>
          </w:tcPr>
          <w:p w14:paraId="250AEB4C"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2EF19854"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056DA091"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 ТО №4</w:t>
            </w:r>
          </w:p>
        </w:tc>
      </w:tr>
      <w:tr w:rsidR="006723F9" w:rsidRPr="00F00EDF" w14:paraId="0AD276FC" w14:textId="77777777" w:rsidTr="006723F9">
        <w:trPr>
          <w:trHeight w:val="272"/>
        </w:trPr>
        <w:tc>
          <w:tcPr>
            <w:tcW w:w="3534" w:type="dxa"/>
            <w:vMerge/>
            <w:tcBorders>
              <w:left w:val="single" w:sz="8" w:space="0" w:color="000000"/>
              <w:right w:val="single" w:sz="8" w:space="0" w:color="000000"/>
            </w:tcBorders>
            <w:vAlign w:val="center"/>
          </w:tcPr>
          <w:p w14:paraId="2482E6B2"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4CD9084A"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3D1FDF9E"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 ТО №5</w:t>
            </w:r>
          </w:p>
        </w:tc>
      </w:tr>
      <w:tr w:rsidR="006723F9" w:rsidRPr="00F00EDF" w14:paraId="227D7FAB" w14:textId="77777777" w:rsidTr="006723F9">
        <w:trPr>
          <w:trHeight w:val="272"/>
        </w:trPr>
        <w:tc>
          <w:tcPr>
            <w:tcW w:w="3534" w:type="dxa"/>
            <w:vMerge/>
            <w:tcBorders>
              <w:left w:val="single" w:sz="8" w:space="0" w:color="000000"/>
              <w:right w:val="single" w:sz="8" w:space="0" w:color="000000"/>
            </w:tcBorders>
            <w:vAlign w:val="center"/>
          </w:tcPr>
          <w:p w14:paraId="472B5912"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6504D1DE"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ТО6</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04F412AF"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Техническое обслуживание ТО №6</w:t>
            </w:r>
          </w:p>
        </w:tc>
      </w:tr>
      <w:tr w:rsidR="006723F9" w:rsidRPr="00F00EDF" w14:paraId="5E097ABE" w14:textId="77777777" w:rsidTr="006723F9">
        <w:trPr>
          <w:trHeight w:val="272"/>
        </w:trPr>
        <w:tc>
          <w:tcPr>
            <w:tcW w:w="3534" w:type="dxa"/>
            <w:vMerge/>
            <w:tcBorders>
              <w:left w:val="single" w:sz="8" w:space="0" w:color="000000"/>
              <w:bottom w:val="single" w:sz="8" w:space="0" w:color="000000"/>
              <w:right w:val="single" w:sz="8" w:space="0" w:color="000000"/>
            </w:tcBorders>
            <w:vAlign w:val="center"/>
          </w:tcPr>
          <w:p w14:paraId="43979086" w14:textId="77777777" w:rsidR="006723F9" w:rsidRPr="00632245" w:rsidRDefault="006723F9">
            <w:pPr>
              <w:rPr>
                <w:rFonts w:ascii="Arial" w:hAnsi="Arial"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28903082"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НЛ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p w14:paraId="3EA1BE2C" w14:textId="77777777" w:rsidR="006723F9" w:rsidRPr="00632245" w:rsidRDefault="006723F9">
            <w:pPr>
              <w:rPr>
                <w:rFonts w:ascii="Arial" w:hAnsi="Arial" w:cs="Arial"/>
                <w:bCs/>
                <w:color w:val="000000"/>
                <w:sz w:val="20"/>
                <w:szCs w:val="20"/>
              </w:rPr>
            </w:pPr>
            <w:r w:rsidRPr="00632245">
              <w:rPr>
                <w:rFonts w:ascii="Arial" w:hAnsi="Arial" w:cs="Arial"/>
                <w:bCs/>
                <w:color w:val="000000"/>
                <w:sz w:val="20"/>
                <w:szCs w:val="20"/>
              </w:rPr>
              <w:t>Наладка оборудования</w:t>
            </w:r>
          </w:p>
        </w:tc>
      </w:tr>
    </w:tbl>
    <w:p w14:paraId="17E7AD16" w14:textId="77777777" w:rsidR="0070274B" w:rsidRPr="00F00EDF" w:rsidRDefault="0070274B">
      <w:pPr>
        <w:spacing w:after="200" w:line="276" w:lineRule="auto"/>
        <w:rPr>
          <w:rFonts w:ascii="Arial" w:eastAsia="Calibri" w:hAnsi="Arial" w:cs="Arial"/>
        </w:rPr>
      </w:pPr>
    </w:p>
    <w:p w14:paraId="2DE7E056" w14:textId="77777777" w:rsidR="00BE0F9B" w:rsidRPr="00F00EDF" w:rsidRDefault="00BE0F9B" w:rsidP="00632245">
      <w:pPr>
        <w:pStyle w:val="Tabname"/>
        <w:keepNext/>
        <w:rPr>
          <w:rFonts w:cs="Arial"/>
          <w:sz w:val="24"/>
        </w:rPr>
      </w:pPr>
      <w:r w:rsidRPr="00632245">
        <w:rPr>
          <w:rFonts w:cs="Arial"/>
          <w:sz w:val="22"/>
          <w:szCs w:val="22"/>
        </w:rPr>
        <w:t xml:space="preserve">Таблица </w:t>
      </w:r>
      <w:r w:rsidR="00C6056A" w:rsidRPr="00632245">
        <w:rPr>
          <w:rFonts w:cs="Arial"/>
          <w:sz w:val="22"/>
          <w:szCs w:val="22"/>
        </w:rPr>
        <w:t xml:space="preserve">14. </w:t>
      </w:r>
      <w:r w:rsidRPr="00632245">
        <w:rPr>
          <w:rFonts w:cs="Arial"/>
          <w:sz w:val="22"/>
          <w:szCs w:val="22"/>
        </w:rPr>
        <w:t>Системные статусы заказов ТОРО (прим.: наиболее часто встречающиеся</w:t>
      </w:r>
      <w:r w:rsidRPr="00F00EDF">
        <w:rPr>
          <w:rFonts w:cs="Arial"/>
          <w:sz w:val="24"/>
        </w:rPr>
        <w:t>)</w:t>
      </w:r>
    </w:p>
    <w:tbl>
      <w:tblPr>
        <w:tblW w:w="5000" w:type="pct"/>
        <w:tblLayout w:type="fixed"/>
        <w:tblCellMar>
          <w:left w:w="0" w:type="dxa"/>
          <w:right w:w="0" w:type="dxa"/>
        </w:tblCellMar>
        <w:tblLook w:val="04A0" w:firstRow="1" w:lastRow="0" w:firstColumn="1" w:lastColumn="0" w:noHBand="0" w:noVBand="1"/>
      </w:tblPr>
      <w:tblGrid>
        <w:gridCol w:w="1042"/>
        <w:gridCol w:w="2204"/>
        <w:gridCol w:w="3871"/>
        <w:gridCol w:w="3059"/>
      </w:tblGrid>
      <w:tr w:rsidR="00BE0F9B" w:rsidRPr="00F00EDF" w14:paraId="6B78ED46" w14:textId="77777777" w:rsidTr="00BE0F9B">
        <w:trPr>
          <w:cantSplit/>
          <w:trHeight w:val="397"/>
          <w:tblHeader/>
        </w:trPr>
        <w:tc>
          <w:tcPr>
            <w:tcW w:w="512"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339617B0" w14:textId="77777777" w:rsidR="00BE0F9B" w:rsidRPr="00F00EDF" w:rsidRDefault="00BE0F9B" w:rsidP="00632245">
            <w:pPr>
              <w:spacing w:line="276" w:lineRule="auto"/>
              <w:rPr>
                <w:rFonts w:ascii="Arial" w:eastAsiaTheme="minorHAnsi" w:hAnsi="Arial" w:cs="Arial"/>
                <w:b/>
                <w:sz w:val="20"/>
                <w:szCs w:val="20"/>
              </w:rPr>
            </w:pPr>
            <w:r w:rsidRPr="00F00EDF">
              <w:rPr>
                <w:rFonts w:ascii="Arial" w:eastAsiaTheme="minorHAnsi" w:hAnsi="Arial" w:cs="Arial"/>
                <w:b/>
                <w:sz w:val="20"/>
                <w:szCs w:val="20"/>
              </w:rPr>
              <w:t>Статус</w:t>
            </w:r>
          </w:p>
        </w:tc>
        <w:tc>
          <w:tcPr>
            <w:tcW w:w="108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2017899D" w14:textId="77777777" w:rsidR="00BE0F9B" w:rsidRPr="00F00EDF" w:rsidRDefault="00BE0F9B" w:rsidP="00632245">
            <w:pPr>
              <w:spacing w:line="276" w:lineRule="auto"/>
              <w:rPr>
                <w:rFonts w:ascii="Arial" w:hAnsi="Arial" w:cs="Arial"/>
                <w:b/>
                <w:sz w:val="20"/>
                <w:szCs w:val="20"/>
              </w:rPr>
            </w:pPr>
            <w:r w:rsidRPr="00F00EDF">
              <w:rPr>
                <w:rFonts w:ascii="Arial" w:hAnsi="Arial" w:cs="Arial"/>
                <w:b/>
                <w:sz w:val="20"/>
                <w:szCs w:val="20"/>
              </w:rPr>
              <w:t>Наименование статуса</w:t>
            </w:r>
          </w:p>
        </w:tc>
        <w:tc>
          <w:tcPr>
            <w:tcW w:w="1902" w:type="pct"/>
            <w:tcBorders>
              <w:top w:val="single" w:sz="12" w:space="0" w:color="auto"/>
              <w:left w:val="nil"/>
              <w:bottom w:val="single" w:sz="8" w:space="0" w:color="auto"/>
              <w:right w:val="single" w:sz="12" w:space="0" w:color="auto"/>
            </w:tcBorders>
            <w:shd w:val="clear" w:color="auto" w:fill="FFC000"/>
          </w:tcPr>
          <w:p w14:paraId="42071B3C" w14:textId="77777777" w:rsidR="00BE0F9B" w:rsidRPr="00F00EDF" w:rsidRDefault="00BE0F9B" w:rsidP="00632245">
            <w:pPr>
              <w:spacing w:line="276" w:lineRule="auto"/>
              <w:rPr>
                <w:rFonts w:ascii="Arial" w:hAnsi="Arial" w:cs="Arial"/>
                <w:b/>
                <w:sz w:val="20"/>
                <w:szCs w:val="20"/>
              </w:rPr>
            </w:pPr>
            <w:r w:rsidRPr="00F00EDF">
              <w:rPr>
                <w:rFonts w:ascii="Arial" w:hAnsi="Arial" w:cs="Arial"/>
                <w:b/>
                <w:sz w:val="20"/>
                <w:szCs w:val="20"/>
              </w:rPr>
              <w:t>Описание</w:t>
            </w:r>
          </w:p>
        </w:tc>
        <w:tc>
          <w:tcPr>
            <w:tcW w:w="1503" w:type="pct"/>
            <w:tcBorders>
              <w:top w:val="single" w:sz="12" w:space="0" w:color="auto"/>
              <w:left w:val="nil"/>
              <w:bottom w:val="single" w:sz="8" w:space="0" w:color="auto"/>
              <w:right w:val="single" w:sz="12" w:space="0" w:color="auto"/>
            </w:tcBorders>
            <w:shd w:val="clear" w:color="auto" w:fill="FFC000"/>
          </w:tcPr>
          <w:p w14:paraId="25ACA66A" w14:textId="77777777" w:rsidR="00BE0F9B" w:rsidRPr="00F00EDF" w:rsidRDefault="00BE0F9B" w:rsidP="00632245">
            <w:pPr>
              <w:spacing w:line="276" w:lineRule="auto"/>
              <w:rPr>
                <w:rFonts w:ascii="Arial" w:hAnsi="Arial" w:cs="Arial"/>
                <w:b/>
                <w:sz w:val="20"/>
                <w:szCs w:val="20"/>
              </w:rPr>
            </w:pPr>
            <w:r w:rsidRPr="00F00EDF">
              <w:rPr>
                <w:rFonts w:ascii="Arial" w:hAnsi="Arial" w:cs="Arial"/>
                <w:b/>
                <w:sz w:val="20"/>
                <w:szCs w:val="20"/>
              </w:rPr>
              <w:t>Примечание</w:t>
            </w:r>
          </w:p>
        </w:tc>
      </w:tr>
      <w:tr w:rsidR="00BE0F9B" w:rsidRPr="00F00EDF" w14:paraId="2D1D1E1B"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19337C2F" w14:textId="77777777" w:rsidR="00BE0F9B" w:rsidRPr="00F00EDF" w:rsidRDefault="00BE0F9B">
            <w:pPr>
              <w:rPr>
                <w:rFonts w:ascii="Arial" w:hAnsi="Arial" w:cs="Arial"/>
                <w:sz w:val="20"/>
                <w:szCs w:val="20"/>
              </w:rPr>
            </w:pPr>
            <w:r w:rsidRPr="00F00EDF">
              <w:rPr>
                <w:rFonts w:ascii="Arial" w:hAnsi="Arial" w:cs="Arial"/>
                <w:sz w:val="20"/>
                <w:szCs w:val="20"/>
              </w:rPr>
              <w:t>ОТКР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672FE453" w14:textId="77777777" w:rsidR="00BE0F9B" w:rsidRPr="00F00EDF" w:rsidRDefault="00BE0F9B">
            <w:pPr>
              <w:rPr>
                <w:rFonts w:ascii="Arial" w:hAnsi="Arial" w:cs="Arial"/>
                <w:sz w:val="20"/>
                <w:szCs w:val="20"/>
              </w:rPr>
            </w:pPr>
            <w:r w:rsidRPr="00F00EDF">
              <w:rPr>
                <w:rFonts w:ascii="Arial" w:hAnsi="Arial" w:cs="Arial"/>
                <w:sz w:val="20"/>
                <w:szCs w:val="20"/>
              </w:rPr>
              <w:t xml:space="preserve">Открыто </w:t>
            </w:r>
          </w:p>
        </w:tc>
        <w:tc>
          <w:tcPr>
            <w:tcW w:w="1902" w:type="pct"/>
            <w:tcBorders>
              <w:top w:val="nil"/>
              <w:left w:val="nil"/>
              <w:bottom w:val="single" w:sz="8" w:space="0" w:color="auto"/>
              <w:right w:val="single" w:sz="12" w:space="0" w:color="auto"/>
            </w:tcBorders>
            <w:vAlign w:val="center"/>
          </w:tcPr>
          <w:p w14:paraId="33572868" w14:textId="77777777" w:rsidR="00BE0F9B" w:rsidRPr="00F00EDF" w:rsidRDefault="00BE0F9B">
            <w:pPr>
              <w:rPr>
                <w:rFonts w:ascii="Arial" w:hAnsi="Arial" w:cs="Arial"/>
                <w:sz w:val="20"/>
                <w:szCs w:val="20"/>
              </w:rPr>
            </w:pPr>
            <w:r w:rsidRPr="00F00EDF">
              <w:rPr>
                <w:rFonts w:ascii="Arial" w:hAnsi="Arial" w:cs="Arial"/>
                <w:sz w:val="20"/>
                <w:szCs w:val="20"/>
              </w:rPr>
              <w:t xml:space="preserve">Данный статус устанавливается при начальном создании заказа автоматически. </w:t>
            </w:r>
          </w:p>
        </w:tc>
        <w:tc>
          <w:tcPr>
            <w:tcW w:w="1503" w:type="pct"/>
            <w:tcBorders>
              <w:top w:val="nil"/>
              <w:left w:val="nil"/>
              <w:bottom w:val="single" w:sz="8" w:space="0" w:color="auto"/>
              <w:right w:val="single" w:sz="12" w:space="0" w:color="auto"/>
            </w:tcBorders>
          </w:tcPr>
          <w:p w14:paraId="31B5F8F8" w14:textId="77777777" w:rsidR="00BE0F9B" w:rsidRPr="00632245" w:rsidRDefault="00BE0F9B">
            <w:pPr>
              <w:rPr>
                <w:rFonts w:ascii="Arial" w:hAnsi="Arial" w:cs="Arial"/>
                <w:sz w:val="20"/>
                <w:szCs w:val="20"/>
              </w:rPr>
            </w:pPr>
          </w:p>
        </w:tc>
      </w:tr>
      <w:tr w:rsidR="00BE0F9B" w:rsidRPr="00F00EDF" w14:paraId="60D9E98D"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5118CDBF"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ДЕБЛ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3F99ED5B"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Деблокировано</w:t>
            </w:r>
          </w:p>
        </w:tc>
        <w:tc>
          <w:tcPr>
            <w:tcW w:w="1902" w:type="pct"/>
            <w:tcBorders>
              <w:top w:val="nil"/>
              <w:left w:val="nil"/>
              <w:bottom w:val="single" w:sz="8" w:space="0" w:color="auto"/>
              <w:right w:val="single" w:sz="12" w:space="0" w:color="auto"/>
            </w:tcBorders>
            <w:vAlign w:val="center"/>
          </w:tcPr>
          <w:p w14:paraId="0F339527" w14:textId="77777777" w:rsidR="00BE0F9B" w:rsidRPr="00F00EDF" w:rsidRDefault="00BE0F9B">
            <w:pPr>
              <w:rPr>
                <w:rFonts w:ascii="Arial" w:hAnsi="Arial" w:cs="Arial"/>
                <w:sz w:val="20"/>
                <w:szCs w:val="20"/>
              </w:rPr>
            </w:pPr>
            <w:r w:rsidRPr="00F00EDF">
              <w:rPr>
                <w:rFonts w:ascii="Arial" w:hAnsi="Arial" w:cs="Arial"/>
                <w:sz w:val="20"/>
                <w:szCs w:val="20"/>
              </w:rPr>
              <w:t>Данный статус устанавливается при деблокировании заказа и разрешает печать заказа.</w:t>
            </w:r>
          </w:p>
        </w:tc>
        <w:tc>
          <w:tcPr>
            <w:tcW w:w="1503" w:type="pct"/>
            <w:tcBorders>
              <w:top w:val="nil"/>
              <w:left w:val="nil"/>
              <w:bottom w:val="single" w:sz="8" w:space="0" w:color="auto"/>
              <w:right w:val="single" w:sz="12" w:space="0" w:color="auto"/>
            </w:tcBorders>
            <w:vAlign w:val="center"/>
          </w:tcPr>
          <w:p w14:paraId="48EDAB85" w14:textId="77777777" w:rsidR="00BE0F9B" w:rsidRPr="00F00EDF" w:rsidRDefault="00BE0F9B">
            <w:pPr>
              <w:rPr>
                <w:rFonts w:ascii="Arial" w:hAnsi="Arial" w:cs="Arial"/>
                <w:sz w:val="20"/>
                <w:szCs w:val="20"/>
              </w:rPr>
            </w:pPr>
            <w:r w:rsidRPr="00F00EDF">
              <w:rPr>
                <w:rFonts w:ascii="Arial" w:hAnsi="Arial" w:cs="Arial"/>
                <w:sz w:val="20"/>
                <w:szCs w:val="20"/>
              </w:rPr>
              <w:t>Позволяет выполнять фактические проводки к заказу ТОРО</w:t>
            </w:r>
          </w:p>
        </w:tc>
      </w:tr>
      <w:tr w:rsidR="00BE0F9B" w:rsidRPr="00F00EDF" w14:paraId="5ED0B20A"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22E1B711"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lastRenderedPageBreak/>
              <w:t>ПЕЧТ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4838CFC8"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Напечатано</w:t>
            </w:r>
          </w:p>
        </w:tc>
        <w:tc>
          <w:tcPr>
            <w:tcW w:w="1902" w:type="pct"/>
            <w:tcBorders>
              <w:top w:val="nil"/>
              <w:left w:val="nil"/>
              <w:bottom w:val="single" w:sz="8" w:space="0" w:color="auto"/>
              <w:right w:val="single" w:sz="12" w:space="0" w:color="auto"/>
            </w:tcBorders>
            <w:vAlign w:val="center"/>
          </w:tcPr>
          <w:p w14:paraId="468805DF" w14:textId="77777777" w:rsidR="00BE0F9B" w:rsidRPr="00F00EDF" w:rsidRDefault="00BE0F9B">
            <w:pPr>
              <w:rPr>
                <w:rFonts w:ascii="Arial" w:hAnsi="Arial" w:cs="Arial"/>
                <w:sz w:val="20"/>
                <w:szCs w:val="20"/>
              </w:rPr>
            </w:pPr>
            <w:r w:rsidRPr="00F00EDF">
              <w:rPr>
                <w:rFonts w:ascii="Arial" w:hAnsi="Arial" w:cs="Arial"/>
                <w:sz w:val="20"/>
                <w:szCs w:val="20"/>
              </w:rPr>
              <w:t xml:space="preserve">Устанавливается автоматически после печати заказа и означает, что данный заказ был распечатан. </w:t>
            </w:r>
          </w:p>
        </w:tc>
        <w:tc>
          <w:tcPr>
            <w:tcW w:w="1503" w:type="pct"/>
            <w:tcBorders>
              <w:top w:val="nil"/>
              <w:left w:val="nil"/>
              <w:bottom w:val="single" w:sz="8" w:space="0" w:color="auto"/>
              <w:right w:val="single" w:sz="12" w:space="0" w:color="auto"/>
            </w:tcBorders>
            <w:vAlign w:val="center"/>
          </w:tcPr>
          <w:p w14:paraId="6B560A29" w14:textId="77777777" w:rsidR="00BE0F9B" w:rsidRPr="00F00EDF" w:rsidRDefault="00BE0F9B">
            <w:pPr>
              <w:rPr>
                <w:rFonts w:ascii="Arial" w:hAnsi="Arial" w:cs="Arial"/>
                <w:sz w:val="20"/>
                <w:szCs w:val="20"/>
              </w:rPr>
            </w:pPr>
            <w:r w:rsidRPr="00F00EDF">
              <w:rPr>
                <w:rFonts w:ascii="Arial" w:hAnsi="Arial" w:cs="Arial"/>
                <w:sz w:val="20"/>
                <w:szCs w:val="20"/>
              </w:rPr>
              <w:t>Может быть установлен только при активном статусе ДЕБЛ</w:t>
            </w:r>
          </w:p>
        </w:tc>
      </w:tr>
      <w:tr w:rsidR="00BE0F9B" w:rsidRPr="00F00EDF" w14:paraId="37DAE12E"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74B2040"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ПДТВ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6820D8F7"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Подтверждено</w:t>
            </w:r>
          </w:p>
        </w:tc>
        <w:tc>
          <w:tcPr>
            <w:tcW w:w="1902" w:type="pct"/>
            <w:tcBorders>
              <w:top w:val="nil"/>
              <w:left w:val="nil"/>
              <w:bottom w:val="single" w:sz="8" w:space="0" w:color="auto"/>
              <w:right w:val="single" w:sz="12" w:space="0" w:color="auto"/>
            </w:tcBorders>
            <w:vAlign w:val="center"/>
          </w:tcPr>
          <w:p w14:paraId="4F3071E4" w14:textId="77777777" w:rsidR="00BE0F9B" w:rsidRPr="00F00EDF" w:rsidRDefault="00BE0F9B">
            <w:pPr>
              <w:rPr>
                <w:rFonts w:ascii="Arial" w:hAnsi="Arial" w:cs="Arial"/>
                <w:sz w:val="20"/>
                <w:szCs w:val="20"/>
              </w:rPr>
            </w:pPr>
            <w:r w:rsidRPr="00F00EDF">
              <w:rPr>
                <w:rFonts w:ascii="Arial" w:hAnsi="Arial" w:cs="Arial"/>
                <w:sz w:val="20"/>
                <w:szCs w:val="20"/>
              </w:rPr>
              <w:t xml:space="preserve">Устанавливается автоматически, если были введены подтверждения для всех операций заказа. </w:t>
            </w:r>
          </w:p>
        </w:tc>
        <w:tc>
          <w:tcPr>
            <w:tcW w:w="1503" w:type="pct"/>
            <w:tcBorders>
              <w:top w:val="nil"/>
              <w:left w:val="nil"/>
              <w:bottom w:val="single" w:sz="8" w:space="0" w:color="auto"/>
              <w:right w:val="single" w:sz="12" w:space="0" w:color="auto"/>
            </w:tcBorders>
            <w:vAlign w:val="center"/>
          </w:tcPr>
          <w:p w14:paraId="108E22D4" w14:textId="77777777" w:rsidR="00BE0F9B" w:rsidRPr="00F00EDF" w:rsidRDefault="00BE0F9B">
            <w:pPr>
              <w:rPr>
                <w:rFonts w:ascii="Arial" w:hAnsi="Arial" w:cs="Arial"/>
                <w:sz w:val="20"/>
                <w:szCs w:val="20"/>
              </w:rPr>
            </w:pPr>
            <w:r w:rsidRPr="00F00EDF">
              <w:rPr>
                <w:rFonts w:ascii="Arial" w:hAnsi="Arial" w:cs="Arial"/>
                <w:sz w:val="20"/>
                <w:szCs w:val="20"/>
              </w:rPr>
              <w:t>Может быть установлен только при активном статусе ДЕБЛ</w:t>
            </w:r>
          </w:p>
        </w:tc>
      </w:tr>
      <w:tr w:rsidR="00BE0F9B" w:rsidRPr="00F00EDF" w14:paraId="43749551"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2FD6418"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ЧПДТ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DF5EA60"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Частично подтверждено</w:t>
            </w:r>
          </w:p>
        </w:tc>
        <w:tc>
          <w:tcPr>
            <w:tcW w:w="1902" w:type="pct"/>
            <w:tcBorders>
              <w:top w:val="nil"/>
              <w:left w:val="nil"/>
              <w:bottom w:val="single" w:sz="8" w:space="0" w:color="auto"/>
              <w:right w:val="single" w:sz="12" w:space="0" w:color="auto"/>
            </w:tcBorders>
            <w:vAlign w:val="center"/>
          </w:tcPr>
          <w:p w14:paraId="4E2D2FCE" w14:textId="77777777" w:rsidR="00BE0F9B" w:rsidRPr="00F00EDF" w:rsidRDefault="00BE0F9B">
            <w:pPr>
              <w:rPr>
                <w:rFonts w:ascii="Arial" w:hAnsi="Arial" w:cs="Arial"/>
                <w:sz w:val="20"/>
                <w:szCs w:val="20"/>
              </w:rPr>
            </w:pPr>
            <w:r w:rsidRPr="00F00EDF">
              <w:rPr>
                <w:rFonts w:ascii="Arial" w:hAnsi="Arial" w:cs="Arial"/>
                <w:sz w:val="20"/>
                <w:szCs w:val="20"/>
              </w:rPr>
              <w:t xml:space="preserve">Устанавливается, если были введены подтверждения для некоторых операций заказа и означает, что для заказа требуется ввести подтверждения для оставшихся операций. </w:t>
            </w:r>
          </w:p>
        </w:tc>
        <w:tc>
          <w:tcPr>
            <w:tcW w:w="1503" w:type="pct"/>
            <w:tcBorders>
              <w:top w:val="nil"/>
              <w:left w:val="nil"/>
              <w:bottom w:val="single" w:sz="8" w:space="0" w:color="auto"/>
              <w:right w:val="single" w:sz="12" w:space="0" w:color="auto"/>
            </w:tcBorders>
            <w:vAlign w:val="center"/>
          </w:tcPr>
          <w:p w14:paraId="368FBDE4" w14:textId="77777777" w:rsidR="00BE0F9B" w:rsidRPr="00F00EDF" w:rsidRDefault="00BE0F9B">
            <w:pPr>
              <w:rPr>
                <w:rFonts w:ascii="Arial" w:hAnsi="Arial" w:cs="Arial"/>
                <w:sz w:val="20"/>
                <w:szCs w:val="20"/>
              </w:rPr>
            </w:pPr>
            <w:r w:rsidRPr="00F00EDF">
              <w:rPr>
                <w:rFonts w:ascii="Arial" w:hAnsi="Arial" w:cs="Arial"/>
                <w:sz w:val="20"/>
                <w:szCs w:val="20"/>
              </w:rPr>
              <w:t>Может быть установлен только при активном статусе ДЕБЛ</w:t>
            </w:r>
          </w:p>
        </w:tc>
      </w:tr>
      <w:tr w:rsidR="00BE0F9B" w:rsidRPr="00F00EDF" w14:paraId="0B515FB9"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A9114D2"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ТЗКР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5AD8B8AB"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Технически закрыто</w:t>
            </w:r>
          </w:p>
        </w:tc>
        <w:tc>
          <w:tcPr>
            <w:tcW w:w="1902" w:type="pct"/>
            <w:tcBorders>
              <w:top w:val="nil"/>
              <w:left w:val="nil"/>
              <w:bottom w:val="single" w:sz="8" w:space="0" w:color="auto"/>
              <w:right w:val="single" w:sz="12" w:space="0" w:color="auto"/>
            </w:tcBorders>
            <w:vAlign w:val="center"/>
          </w:tcPr>
          <w:p w14:paraId="4731660A" w14:textId="77777777" w:rsidR="00BE0F9B" w:rsidRPr="00F00EDF" w:rsidRDefault="00BE0F9B">
            <w:pPr>
              <w:rPr>
                <w:rFonts w:ascii="Arial" w:hAnsi="Arial" w:cs="Arial"/>
                <w:sz w:val="20"/>
                <w:szCs w:val="20"/>
              </w:rPr>
            </w:pPr>
            <w:r w:rsidRPr="00F00EDF">
              <w:rPr>
                <w:rFonts w:ascii="Arial" w:hAnsi="Arial" w:cs="Arial"/>
                <w:sz w:val="20"/>
                <w:szCs w:val="20"/>
              </w:rPr>
              <w:t xml:space="preserve">Устанавливается при техническом закрытии заказа. </w:t>
            </w:r>
          </w:p>
        </w:tc>
        <w:tc>
          <w:tcPr>
            <w:tcW w:w="1503" w:type="pct"/>
            <w:tcBorders>
              <w:top w:val="nil"/>
              <w:left w:val="nil"/>
              <w:bottom w:val="single" w:sz="8" w:space="0" w:color="auto"/>
              <w:right w:val="single" w:sz="12" w:space="0" w:color="auto"/>
            </w:tcBorders>
            <w:vAlign w:val="center"/>
          </w:tcPr>
          <w:p w14:paraId="4D247961" w14:textId="77777777" w:rsidR="00BE0F9B" w:rsidRPr="00F00EDF" w:rsidRDefault="00BE0F9B">
            <w:pPr>
              <w:rPr>
                <w:rFonts w:ascii="Arial" w:hAnsi="Arial" w:cs="Arial"/>
                <w:sz w:val="20"/>
                <w:szCs w:val="20"/>
              </w:rPr>
            </w:pPr>
            <w:r w:rsidRPr="00F00EDF">
              <w:rPr>
                <w:rFonts w:ascii="Arial" w:hAnsi="Arial" w:cs="Arial"/>
                <w:sz w:val="20"/>
                <w:szCs w:val="20"/>
              </w:rPr>
              <w:t>Может быть установлен только при активном статусе ДЕБЛ</w:t>
            </w:r>
          </w:p>
        </w:tc>
      </w:tr>
      <w:tr w:rsidR="00BE0F9B" w:rsidRPr="00F00EDF" w14:paraId="5EAFD80D"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4BD1FBBF"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ЗАКР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51B3A96D"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Закрыто</w:t>
            </w:r>
          </w:p>
        </w:tc>
        <w:tc>
          <w:tcPr>
            <w:tcW w:w="1902" w:type="pct"/>
            <w:tcBorders>
              <w:top w:val="nil"/>
              <w:left w:val="nil"/>
              <w:bottom w:val="single" w:sz="8" w:space="0" w:color="auto"/>
              <w:right w:val="single" w:sz="12" w:space="0" w:color="auto"/>
            </w:tcBorders>
            <w:vAlign w:val="center"/>
          </w:tcPr>
          <w:p w14:paraId="747788AC" w14:textId="77777777" w:rsidR="00BE0F9B" w:rsidRPr="00F00EDF" w:rsidRDefault="00BE0F9B">
            <w:pPr>
              <w:rPr>
                <w:rFonts w:ascii="Arial" w:hAnsi="Arial" w:cs="Arial"/>
                <w:sz w:val="20"/>
                <w:szCs w:val="20"/>
              </w:rPr>
            </w:pPr>
            <w:r w:rsidRPr="00F00EDF">
              <w:rPr>
                <w:rFonts w:ascii="Arial" w:hAnsi="Arial" w:cs="Arial"/>
                <w:sz w:val="20"/>
                <w:szCs w:val="20"/>
              </w:rPr>
              <w:t>Устанавливается при коммерческом закрытии заказа.</w:t>
            </w:r>
          </w:p>
        </w:tc>
        <w:tc>
          <w:tcPr>
            <w:tcW w:w="1503" w:type="pct"/>
            <w:tcBorders>
              <w:top w:val="nil"/>
              <w:left w:val="nil"/>
              <w:bottom w:val="single" w:sz="8" w:space="0" w:color="auto"/>
              <w:right w:val="single" w:sz="12" w:space="0" w:color="auto"/>
            </w:tcBorders>
            <w:vAlign w:val="center"/>
          </w:tcPr>
          <w:p w14:paraId="28C312AA" w14:textId="77777777" w:rsidR="00BE0F9B" w:rsidRPr="00F00EDF" w:rsidRDefault="00BE0F9B">
            <w:pPr>
              <w:rPr>
                <w:rFonts w:ascii="Arial" w:hAnsi="Arial" w:cs="Arial"/>
                <w:sz w:val="20"/>
                <w:szCs w:val="20"/>
              </w:rPr>
            </w:pPr>
            <w:r w:rsidRPr="00F00EDF">
              <w:rPr>
                <w:rFonts w:ascii="Arial" w:hAnsi="Arial" w:cs="Arial"/>
                <w:sz w:val="20"/>
                <w:szCs w:val="20"/>
              </w:rPr>
              <w:t>Может быть установлен только при активном статусе ТЗКР. Сальдо на заказе должно быть равно 0.</w:t>
            </w:r>
          </w:p>
        </w:tc>
      </w:tr>
      <w:tr w:rsidR="00BE0F9B" w:rsidRPr="00F00EDF" w14:paraId="365CE064"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1B0051D4"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ПКАЛ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764FE317"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ПредвКалькуляция проведена</w:t>
            </w:r>
          </w:p>
        </w:tc>
        <w:tc>
          <w:tcPr>
            <w:tcW w:w="1902" w:type="pct"/>
            <w:tcBorders>
              <w:top w:val="nil"/>
              <w:left w:val="nil"/>
              <w:bottom w:val="single" w:sz="8" w:space="0" w:color="auto"/>
              <w:right w:val="single" w:sz="12" w:space="0" w:color="auto"/>
            </w:tcBorders>
            <w:vAlign w:val="center"/>
          </w:tcPr>
          <w:p w14:paraId="71C7E895" w14:textId="77777777" w:rsidR="00BE0F9B" w:rsidRPr="00F00EDF" w:rsidRDefault="00BE0F9B">
            <w:pPr>
              <w:rPr>
                <w:rFonts w:ascii="Arial" w:hAnsi="Arial" w:cs="Arial"/>
                <w:sz w:val="20"/>
                <w:szCs w:val="20"/>
              </w:rPr>
            </w:pPr>
            <w:r w:rsidRPr="00F00EDF">
              <w:rPr>
                <w:rFonts w:ascii="Arial" w:hAnsi="Arial" w:cs="Arial"/>
                <w:sz w:val="20"/>
                <w:szCs w:val="20"/>
              </w:rPr>
              <w:t>Данный статус устанавливается автоматически при сохранении заказа и означает что была проведена калькуляция плановых затрат на материалы, трудовые ресурсы и другие связанные с заказом затрат.</w:t>
            </w:r>
          </w:p>
        </w:tc>
        <w:tc>
          <w:tcPr>
            <w:tcW w:w="1503" w:type="pct"/>
            <w:tcBorders>
              <w:top w:val="nil"/>
              <w:left w:val="nil"/>
              <w:bottom w:val="single" w:sz="8" w:space="0" w:color="auto"/>
              <w:right w:val="single" w:sz="12" w:space="0" w:color="auto"/>
            </w:tcBorders>
            <w:vAlign w:val="center"/>
          </w:tcPr>
          <w:p w14:paraId="1D328674" w14:textId="77777777" w:rsidR="00BE0F9B" w:rsidRPr="00F00EDF" w:rsidRDefault="00BE0F9B">
            <w:pPr>
              <w:rPr>
                <w:rFonts w:ascii="Arial" w:hAnsi="Arial" w:cs="Arial"/>
                <w:sz w:val="20"/>
                <w:szCs w:val="20"/>
              </w:rPr>
            </w:pPr>
          </w:p>
        </w:tc>
      </w:tr>
      <w:tr w:rsidR="00BE0F9B" w:rsidRPr="00F00EDF" w14:paraId="7DAD726C"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24192469"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ПРВВ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73969FF1"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Правило расчета введено</w:t>
            </w:r>
          </w:p>
        </w:tc>
        <w:tc>
          <w:tcPr>
            <w:tcW w:w="1902" w:type="pct"/>
            <w:tcBorders>
              <w:top w:val="nil"/>
              <w:left w:val="nil"/>
              <w:bottom w:val="single" w:sz="8" w:space="0" w:color="auto"/>
              <w:right w:val="single" w:sz="12" w:space="0" w:color="auto"/>
            </w:tcBorders>
            <w:vAlign w:val="center"/>
          </w:tcPr>
          <w:p w14:paraId="7482CB8C" w14:textId="77777777" w:rsidR="00BE0F9B" w:rsidRPr="00F00EDF" w:rsidRDefault="00BE0F9B">
            <w:pPr>
              <w:rPr>
                <w:rFonts w:ascii="Arial" w:hAnsi="Arial" w:cs="Arial"/>
                <w:sz w:val="20"/>
                <w:szCs w:val="20"/>
              </w:rPr>
            </w:pPr>
            <w:r w:rsidRPr="00F00EDF">
              <w:rPr>
                <w:rFonts w:ascii="Arial" w:hAnsi="Arial" w:cs="Arial"/>
                <w:sz w:val="20"/>
                <w:szCs w:val="20"/>
              </w:rPr>
              <w:t xml:space="preserve">Означает, что к заказу введено правило расчета для расчета затрат. </w:t>
            </w:r>
          </w:p>
        </w:tc>
        <w:tc>
          <w:tcPr>
            <w:tcW w:w="1503" w:type="pct"/>
            <w:tcBorders>
              <w:top w:val="nil"/>
              <w:left w:val="nil"/>
              <w:bottom w:val="single" w:sz="8" w:space="0" w:color="auto"/>
              <w:right w:val="single" w:sz="12" w:space="0" w:color="auto"/>
            </w:tcBorders>
            <w:vAlign w:val="center"/>
          </w:tcPr>
          <w:p w14:paraId="58C7A262" w14:textId="77777777" w:rsidR="00BE0F9B" w:rsidRPr="00F00EDF" w:rsidRDefault="00BE0F9B">
            <w:pPr>
              <w:rPr>
                <w:rFonts w:ascii="Arial" w:hAnsi="Arial" w:cs="Arial"/>
                <w:sz w:val="20"/>
                <w:szCs w:val="20"/>
              </w:rPr>
            </w:pPr>
            <w:r w:rsidRPr="00F00EDF">
              <w:rPr>
                <w:rFonts w:ascii="Arial" w:hAnsi="Arial" w:cs="Arial"/>
                <w:sz w:val="20"/>
                <w:szCs w:val="20"/>
              </w:rPr>
              <w:t>Устанавливается после присвоения правила расчета.</w:t>
            </w:r>
          </w:p>
        </w:tc>
      </w:tr>
      <w:tr w:rsidR="00BE0F9B" w:rsidRPr="00F00EDF" w14:paraId="6DA55E9B"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20B9DDD"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МТКУ</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12B3C7E2"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Метка удаления</w:t>
            </w:r>
          </w:p>
        </w:tc>
        <w:tc>
          <w:tcPr>
            <w:tcW w:w="1902" w:type="pct"/>
            <w:tcBorders>
              <w:top w:val="nil"/>
              <w:left w:val="nil"/>
              <w:bottom w:val="single" w:sz="8" w:space="0" w:color="auto"/>
              <w:right w:val="single" w:sz="12" w:space="0" w:color="auto"/>
            </w:tcBorders>
            <w:vAlign w:val="center"/>
          </w:tcPr>
          <w:p w14:paraId="1607DD1B" w14:textId="3F2D9C22" w:rsidR="00BE0F9B" w:rsidRPr="00F00EDF" w:rsidRDefault="00BE0F9B">
            <w:pPr>
              <w:rPr>
                <w:rFonts w:ascii="Arial" w:hAnsi="Arial" w:cs="Arial"/>
                <w:sz w:val="20"/>
                <w:szCs w:val="20"/>
              </w:rPr>
            </w:pPr>
            <w:r w:rsidRPr="00F00EDF">
              <w:rPr>
                <w:rFonts w:ascii="Arial" w:hAnsi="Arial" w:cs="Arial"/>
                <w:sz w:val="20"/>
                <w:szCs w:val="20"/>
              </w:rPr>
              <w:t xml:space="preserve">Устанавливается вручную в случае, если мероприятие </w:t>
            </w:r>
            <w:r w:rsidR="00A023C8" w:rsidRPr="00F00EDF">
              <w:rPr>
                <w:rFonts w:ascii="Arial" w:hAnsi="Arial" w:cs="Arial"/>
                <w:sz w:val="20"/>
                <w:szCs w:val="20"/>
              </w:rPr>
              <w:t>ТОиР</w:t>
            </w:r>
            <w:r w:rsidRPr="00F00EDF">
              <w:rPr>
                <w:rFonts w:ascii="Arial" w:hAnsi="Arial" w:cs="Arial"/>
                <w:sz w:val="20"/>
                <w:szCs w:val="20"/>
              </w:rPr>
              <w:t xml:space="preserve"> выполняться не будет. </w:t>
            </w:r>
          </w:p>
        </w:tc>
        <w:tc>
          <w:tcPr>
            <w:tcW w:w="1503" w:type="pct"/>
            <w:tcBorders>
              <w:top w:val="nil"/>
              <w:left w:val="nil"/>
              <w:bottom w:val="single" w:sz="8" w:space="0" w:color="auto"/>
              <w:right w:val="single" w:sz="12" w:space="0" w:color="auto"/>
            </w:tcBorders>
          </w:tcPr>
          <w:p w14:paraId="46BA2189" w14:textId="77777777" w:rsidR="00BE0F9B" w:rsidRPr="00F00EDF" w:rsidRDefault="00BE0F9B">
            <w:pPr>
              <w:rPr>
                <w:rFonts w:ascii="Arial" w:hAnsi="Arial" w:cs="Arial"/>
                <w:sz w:val="20"/>
                <w:szCs w:val="20"/>
              </w:rPr>
            </w:pPr>
          </w:p>
        </w:tc>
      </w:tr>
      <w:tr w:rsidR="00BE0F9B" w:rsidRPr="00F00EDF" w14:paraId="2FD625E0" w14:textId="77777777" w:rsidTr="00BE0F9B">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7C2B5857"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KKMP</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5E90183"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Без компонентов материала</w:t>
            </w:r>
          </w:p>
        </w:tc>
        <w:tc>
          <w:tcPr>
            <w:tcW w:w="1902" w:type="pct"/>
            <w:tcBorders>
              <w:top w:val="nil"/>
              <w:left w:val="nil"/>
              <w:bottom w:val="single" w:sz="8" w:space="0" w:color="auto"/>
              <w:right w:val="single" w:sz="12" w:space="0" w:color="auto"/>
            </w:tcBorders>
            <w:vAlign w:val="center"/>
          </w:tcPr>
          <w:p w14:paraId="76EBB476" w14:textId="77777777" w:rsidR="00BE0F9B" w:rsidRPr="00F00EDF" w:rsidRDefault="00BE0F9B">
            <w:pPr>
              <w:rPr>
                <w:rFonts w:ascii="Arial" w:hAnsi="Arial" w:cs="Arial"/>
                <w:sz w:val="20"/>
                <w:szCs w:val="20"/>
              </w:rPr>
            </w:pPr>
            <w:r w:rsidRPr="00F00EDF">
              <w:rPr>
                <w:rFonts w:ascii="Arial" w:hAnsi="Arial" w:cs="Arial"/>
                <w:sz w:val="20"/>
                <w:szCs w:val="20"/>
              </w:rPr>
              <w:t xml:space="preserve">Данный статус устанавливается автоматически при сохранении заказа, если для него не зарегистрированы материалы на вкладке компонентов. </w:t>
            </w:r>
          </w:p>
        </w:tc>
        <w:tc>
          <w:tcPr>
            <w:tcW w:w="1503" w:type="pct"/>
            <w:tcBorders>
              <w:top w:val="nil"/>
              <w:left w:val="nil"/>
              <w:bottom w:val="single" w:sz="8" w:space="0" w:color="auto"/>
              <w:right w:val="single" w:sz="12" w:space="0" w:color="auto"/>
            </w:tcBorders>
          </w:tcPr>
          <w:p w14:paraId="4B7703B5" w14:textId="77777777" w:rsidR="00BE0F9B" w:rsidRPr="00632245" w:rsidRDefault="00BE0F9B">
            <w:pPr>
              <w:rPr>
                <w:rFonts w:ascii="Arial" w:hAnsi="Arial" w:cs="Arial"/>
                <w:sz w:val="20"/>
                <w:szCs w:val="20"/>
              </w:rPr>
            </w:pPr>
          </w:p>
        </w:tc>
      </w:tr>
      <w:tr w:rsidR="00BE0F9B" w:rsidRPr="00F00EDF" w14:paraId="0B7B2B3B" w14:textId="77777777" w:rsidTr="00E13693">
        <w:trPr>
          <w:cantSplit/>
        </w:trPr>
        <w:tc>
          <w:tcPr>
            <w:tcW w:w="512" w:type="pct"/>
            <w:tcBorders>
              <w:top w:val="nil"/>
              <w:left w:val="single" w:sz="12" w:space="0" w:color="auto"/>
              <w:bottom w:val="single" w:sz="4" w:space="0" w:color="auto"/>
              <w:right w:val="single" w:sz="8" w:space="0" w:color="auto"/>
            </w:tcBorders>
            <w:tcMar>
              <w:top w:w="0" w:type="dxa"/>
              <w:left w:w="108" w:type="dxa"/>
              <w:bottom w:w="0" w:type="dxa"/>
              <w:right w:w="108" w:type="dxa"/>
            </w:tcMar>
            <w:vAlign w:val="center"/>
          </w:tcPr>
          <w:p w14:paraId="4577C429"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 xml:space="preserve">ДМНП </w:t>
            </w:r>
          </w:p>
        </w:tc>
        <w:tc>
          <w:tcPr>
            <w:tcW w:w="1083" w:type="pct"/>
            <w:tcBorders>
              <w:top w:val="nil"/>
              <w:left w:val="nil"/>
              <w:bottom w:val="single" w:sz="4" w:space="0" w:color="auto"/>
              <w:right w:val="single" w:sz="12" w:space="0" w:color="auto"/>
            </w:tcBorders>
            <w:tcMar>
              <w:top w:w="0" w:type="dxa"/>
              <w:left w:w="108" w:type="dxa"/>
              <w:bottom w:w="0" w:type="dxa"/>
              <w:right w:w="108" w:type="dxa"/>
            </w:tcMar>
            <w:vAlign w:val="center"/>
          </w:tcPr>
          <w:p w14:paraId="1EAD452B" w14:textId="77777777" w:rsidR="00BE0F9B" w:rsidRPr="00F00EDF" w:rsidRDefault="00BE0F9B">
            <w:pPr>
              <w:rPr>
                <w:rFonts w:ascii="Arial" w:hAnsi="Arial" w:cs="Arial"/>
                <w:sz w:val="20"/>
                <w:szCs w:val="20"/>
                <w:lang w:val="en-US"/>
              </w:rPr>
            </w:pPr>
            <w:r w:rsidRPr="00F00EDF">
              <w:rPr>
                <w:rFonts w:ascii="Arial" w:hAnsi="Arial" w:cs="Arial"/>
                <w:sz w:val="20"/>
                <w:szCs w:val="20"/>
                <w:lang w:val="en-US"/>
              </w:rPr>
              <w:t>ДоступностьМтрл не проверена</w:t>
            </w:r>
          </w:p>
        </w:tc>
        <w:tc>
          <w:tcPr>
            <w:tcW w:w="1902" w:type="pct"/>
            <w:tcBorders>
              <w:top w:val="nil"/>
              <w:left w:val="nil"/>
              <w:bottom w:val="single" w:sz="4" w:space="0" w:color="auto"/>
              <w:right w:val="single" w:sz="12" w:space="0" w:color="auto"/>
            </w:tcBorders>
            <w:vAlign w:val="center"/>
          </w:tcPr>
          <w:p w14:paraId="78434827" w14:textId="77777777" w:rsidR="00BE0F9B" w:rsidRPr="00F00EDF" w:rsidRDefault="00BE0F9B">
            <w:pPr>
              <w:rPr>
                <w:rFonts w:ascii="Arial" w:hAnsi="Arial" w:cs="Arial"/>
                <w:sz w:val="20"/>
                <w:szCs w:val="20"/>
              </w:rPr>
            </w:pPr>
            <w:r w:rsidRPr="00F00EDF">
              <w:rPr>
                <w:rFonts w:ascii="Arial" w:hAnsi="Arial" w:cs="Arial"/>
                <w:sz w:val="20"/>
                <w:szCs w:val="20"/>
              </w:rPr>
              <w:t>Данный статус устанавливается автоматически при сохранении заказа, если для него не была запущена проверка доступности материалов.</w:t>
            </w:r>
          </w:p>
        </w:tc>
        <w:tc>
          <w:tcPr>
            <w:tcW w:w="1503" w:type="pct"/>
            <w:tcBorders>
              <w:top w:val="nil"/>
              <w:left w:val="nil"/>
              <w:bottom w:val="single" w:sz="4" w:space="0" w:color="auto"/>
              <w:right w:val="single" w:sz="12" w:space="0" w:color="auto"/>
            </w:tcBorders>
          </w:tcPr>
          <w:p w14:paraId="4833EF96" w14:textId="77777777" w:rsidR="00BE0F9B" w:rsidRPr="00632245" w:rsidRDefault="00BE0F9B">
            <w:pPr>
              <w:rPr>
                <w:rFonts w:ascii="Arial" w:hAnsi="Arial" w:cs="Arial"/>
                <w:sz w:val="20"/>
                <w:szCs w:val="20"/>
              </w:rPr>
            </w:pPr>
          </w:p>
        </w:tc>
      </w:tr>
      <w:tr w:rsidR="00BE0F9B" w:rsidRPr="00F00EDF" w14:paraId="74CD61D4" w14:textId="77777777" w:rsidTr="00E13693">
        <w:trPr>
          <w:cantSplit/>
        </w:trPr>
        <w:tc>
          <w:tcPr>
            <w:tcW w:w="5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3632D4" w14:textId="77777777" w:rsidR="00BE0F9B" w:rsidRPr="00F00EDF" w:rsidRDefault="00BE0F9B">
            <w:pPr>
              <w:rPr>
                <w:rFonts w:ascii="Arial" w:hAnsi="Arial" w:cs="Arial"/>
                <w:sz w:val="20"/>
                <w:szCs w:val="20"/>
              </w:rPr>
            </w:pPr>
            <w:r w:rsidRPr="00F00EDF">
              <w:rPr>
                <w:rFonts w:ascii="Arial" w:hAnsi="Arial" w:cs="Arial"/>
                <w:sz w:val="20"/>
                <w:szCs w:val="20"/>
              </w:rPr>
              <w:t>МАПД</w:t>
            </w:r>
          </w:p>
        </w:tc>
        <w:tc>
          <w:tcPr>
            <w:tcW w:w="108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48B1EE" w14:textId="77777777" w:rsidR="00BE0F9B" w:rsidRPr="00F00EDF" w:rsidRDefault="00BE0F9B">
            <w:pPr>
              <w:rPr>
                <w:rFonts w:ascii="Arial" w:hAnsi="Arial" w:cs="Arial"/>
                <w:sz w:val="20"/>
                <w:szCs w:val="20"/>
              </w:rPr>
            </w:pPr>
            <w:r w:rsidRPr="00F00EDF">
              <w:rPr>
                <w:rFonts w:ascii="Arial" w:hAnsi="Arial" w:cs="Arial"/>
                <w:sz w:val="20"/>
                <w:szCs w:val="20"/>
              </w:rPr>
              <w:t xml:space="preserve">Доступность материала проверена </w:t>
            </w:r>
          </w:p>
        </w:tc>
        <w:tc>
          <w:tcPr>
            <w:tcW w:w="1902" w:type="pct"/>
            <w:tcBorders>
              <w:top w:val="single" w:sz="4" w:space="0" w:color="auto"/>
              <w:left w:val="single" w:sz="4" w:space="0" w:color="auto"/>
              <w:bottom w:val="single" w:sz="4" w:space="0" w:color="auto"/>
              <w:right w:val="single" w:sz="4" w:space="0" w:color="auto"/>
            </w:tcBorders>
            <w:vAlign w:val="center"/>
          </w:tcPr>
          <w:p w14:paraId="58DEB2CE" w14:textId="77777777" w:rsidR="00BE0F9B" w:rsidRPr="00F00EDF" w:rsidRDefault="00BE0F9B">
            <w:pPr>
              <w:rPr>
                <w:rFonts w:ascii="Arial" w:hAnsi="Arial" w:cs="Arial"/>
                <w:sz w:val="20"/>
                <w:szCs w:val="20"/>
              </w:rPr>
            </w:pPr>
            <w:r w:rsidRPr="00F00EDF">
              <w:rPr>
                <w:rFonts w:ascii="Arial" w:hAnsi="Arial" w:cs="Arial"/>
                <w:sz w:val="20"/>
                <w:szCs w:val="20"/>
              </w:rPr>
              <w:t>Данный статус устанавливается автоматически при сохранении заказа, если для него была запущена проверка доступности материалов.</w:t>
            </w:r>
          </w:p>
        </w:tc>
        <w:tc>
          <w:tcPr>
            <w:tcW w:w="1503" w:type="pct"/>
            <w:tcBorders>
              <w:top w:val="single" w:sz="4" w:space="0" w:color="auto"/>
              <w:left w:val="single" w:sz="4" w:space="0" w:color="auto"/>
              <w:bottom w:val="single" w:sz="4" w:space="0" w:color="auto"/>
              <w:right w:val="single" w:sz="4" w:space="0" w:color="auto"/>
            </w:tcBorders>
          </w:tcPr>
          <w:p w14:paraId="727E5D47" w14:textId="77777777" w:rsidR="00BE0F9B" w:rsidRPr="00632245" w:rsidRDefault="00BE0F9B">
            <w:pPr>
              <w:rPr>
                <w:rFonts w:ascii="Arial" w:hAnsi="Arial" w:cs="Arial"/>
                <w:sz w:val="20"/>
                <w:szCs w:val="20"/>
              </w:rPr>
            </w:pPr>
          </w:p>
        </w:tc>
      </w:tr>
    </w:tbl>
    <w:p w14:paraId="062EF7BB" w14:textId="77777777" w:rsidR="00BE0F9B" w:rsidRPr="00F00EDF" w:rsidRDefault="00BE0F9B">
      <w:pPr>
        <w:rPr>
          <w:rFonts w:ascii="Arial" w:eastAsia="Calibri" w:hAnsi="Arial" w:cs="Arial"/>
        </w:rPr>
      </w:pPr>
    </w:p>
    <w:p w14:paraId="52E28232" w14:textId="77777777" w:rsidR="00BE0F9B" w:rsidRPr="00F00EDF" w:rsidRDefault="00BE0F9B" w:rsidP="00632245">
      <w:pPr>
        <w:pStyle w:val="Tabname"/>
        <w:keepNext/>
        <w:rPr>
          <w:rFonts w:cs="Arial"/>
          <w:sz w:val="22"/>
          <w:szCs w:val="22"/>
        </w:rPr>
      </w:pPr>
      <w:r w:rsidRPr="00F00EDF">
        <w:rPr>
          <w:rFonts w:cs="Arial"/>
          <w:sz w:val="22"/>
          <w:szCs w:val="22"/>
        </w:rPr>
        <w:t xml:space="preserve">Таблица </w:t>
      </w:r>
      <w:r w:rsidR="00C6056A" w:rsidRPr="00F00EDF">
        <w:rPr>
          <w:rFonts w:cs="Arial"/>
          <w:sz w:val="22"/>
          <w:szCs w:val="22"/>
        </w:rPr>
        <w:t xml:space="preserve">15. </w:t>
      </w:r>
      <w:r w:rsidRPr="00F00EDF">
        <w:rPr>
          <w:rFonts w:cs="Arial"/>
          <w:sz w:val="22"/>
          <w:szCs w:val="22"/>
        </w:rPr>
        <w:t>Пользовательские статусы заказов ТОРО с порядковым номером</w:t>
      </w:r>
    </w:p>
    <w:tbl>
      <w:tblPr>
        <w:tblW w:w="5000" w:type="pct"/>
        <w:tblCellMar>
          <w:left w:w="0" w:type="dxa"/>
          <w:right w:w="0" w:type="dxa"/>
        </w:tblCellMar>
        <w:tblLook w:val="04A0" w:firstRow="1" w:lastRow="0" w:firstColumn="1" w:lastColumn="0" w:noHBand="0" w:noVBand="1"/>
      </w:tblPr>
      <w:tblGrid>
        <w:gridCol w:w="1119"/>
        <w:gridCol w:w="2127"/>
        <w:gridCol w:w="3826"/>
        <w:gridCol w:w="3104"/>
      </w:tblGrid>
      <w:tr w:rsidR="00BE0F9B" w:rsidRPr="00F00EDF" w14:paraId="385CECFF" w14:textId="77777777" w:rsidTr="00632245">
        <w:trPr>
          <w:cantSplit/>
          <w:trHeight w:val="397"/>
          <w:tblHeader/>
        </w:trPr>
        <w:tc>
          <w:tcPr>
            <w:tcW w:w="55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56A99A05" w14:textId="77777777" w:rsidR="00BE0F9B" w:rsidRPr="00F00EDF" w:rsidRDefault="00BE0F9B" w:rsidP="00632245">
            <w:pPr>
              <w:rPr>
                <w:rFonts w:ascii="Arial" w:hAnsi="Arial" w:cs="Arial"/>
                <w:b/>
                <w:bCs/>
                <w:color w:val="000000"/>
                <w:sz w:val="20"/>
                <w:szCs w:val="20"/>
              </w:rPr>
            </w:pPr>
            <w:r w:rsidRPr="00F00EDF">
              <w:rPr>
                <w:rFonts w:ascii="Arial" w:hAnsi="Arial" w:cs="Arial"/>
                <w:b/>
                <w:bCs/>
                <w:color w:val="000000"/>
                <w:sz w:val="20"/>
                <w:szCs w:val="20"/>
              </w:rPr>
              <w:t>№</w:t>
            </w:r>
          </w:p>
        </w:tc>
        <w:tc>
          <w:tcPr>
            <w:tcW w:w="1045"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43869433" w14:textId="77777777" w:rsidR="00BE0F9B" w:rsidRPr="00F00EDF" w:rsidRDefault="00BE0F9B" w:rsidP="00632245">
            <w:pPr>
              <w:rPr>
                <w:rFonts w:ascii="Arial" w:hAnsi="Arial" w:cs="Arial"/>
                <w:b/>
                <w:bCs/>
                <w:color w:val="000000"/>
                <w:sz w:val="20"/>
                <w:szCs w:val="20"/>
              </w:rPr>
            </w:pPr>
            <w:r w:rsidRPr="00F00EDF">
              <w:rPr>
                <w:rFonts w:ascii="Arial" w:hAnsi="Arial" w:cs="Arial"/>
                <w:b/>
                <w:bCs/>
                <w:color w:val="000000"/>
                <w:sz w:val="20"/>
                <w:szCs w:val="20"/>
              </w:rPr>
              <w:t>Статус</w:t>
            </w:r>
          </w:p>
        </w:tc>
        <w:tc>
          <w:tcPr>
            <w:tcW w:w="1880" w:type="pct"/>
            <w:tcBorders>
              <w:top w:val="single" w:sz="12" w:space="0" w:color="auto"/>
              <w:left w:val="nil"/>
              <w:bottom w:val="single" w:sz="8" w:space="0" w:color="auto"/>
              <w:right w:val="single" w:sz="12" w:space="0" w:color="auto"/>
            </w:tcBorders>
            <w:shd w:val="clear" w:color="auto" w:fill="FFC000"/>
            <w:vAlign w:val="bottom"/>
          </w:tcPr>
          <w:p w14:paraId="1CF02EF6" w14:textId="77777777" w:rsidR="00BE0F9B" w:rsidRPr="00F00EDF" w:rsidRDefault="00BE0F9B" w:rsidP="00632245">
            <w:pPr>
              <w:rPr>
                <w:rFonts w:ascii="Arial" w:hAnsi="Arial" w:cs="Arial"/>
                <w:b/>
                <w:bCs/>
                <w:color w:val="000000"/>
                <w:sz w:val="20"/>
                <w:szCs w:val="20"/>
              </w:rPr>
            </w:pPr>
            <w:r w:rsidRPr="00F00EDF">
              <w:rPr>
                <w:rFonts w:ascii="Arial" w:hAnsi="Arial" w:cs="Arial"/>
                <w:b/>
                <w:bCs/>
                <w:color w:val="000000"/>
                <w:sz w:val="20"/>
                <w:szCs w:val="20"/>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14:paraId="45466351" w14:textId="77777777" w:rsidR="00BE0F9B" w:rsidRPr="00F00EDF" w:rsidRDefault="00BE0F9B" w:rsidP="00632245">
            <w:pPr>
              <w:rPr>
                <w:rFonts w:ascii="Arial" w:hAnsi="Arial" w:cs="Arial"/>
                <w:b/>
                <w:bCs/>
                <w:color w:val="000000"/>
                <w:sz w:val="20"/>
                <w:szCs w:val="20"/>
              </w:rPr>
            </w:pPr>
            <w:r w:rsidRPr="00F00EDF">
              <w:rPr>
                <w:rFonts w:ascii="Arial" w:hAnsi="Arial" w:cs="Arial"/>
                <w:b/>
                <w:bCs/>
                <w:color w:val="000000"/>
                <w:sz w:val="20"/>
                <w:szCs w:val="20"/>
              </w:rPr>
              <w:t>Кто устанавливает</w:t>
            </w:r>
          </w:p>
        </w:tc>
      </w:tr>
      <w:tr w:rsidR="00BE0F9B" w:rsidRPr="00F00EDF" w14:paraId="2A44B980" w14:textId="77777777" w:rsidTr="00632245">
        <w:trPr>
          <w:cantSplit/>
        </w:trPr>
        <w:tc>
          <w:tcPr>
            <w:tcW w:w="55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FFCD2EB" w14:textId="77777777" w:rsidR="00BE0F9B" w:rsidRPr="00F00EDF" w:rsidRDefault="00BE0F9B" w:rsidP="00632245">
            <w:pPr>
              <w:rPr>
                <w:rFonts w:ascii="Arial" w:hAnsi="Arial" w:cs="Arial"/>
                <w:color w:val="000000"/>
                <w:sz w:val="20"/>
                <w:szCs w:val="20"/>
              </w:rPr>
            </w:pPr>
            <w:r w:rsidRPr="00F00EDF">
              <w:rPr>
                <w:rFonts w:ascii="Arial" w:hAnsi="Arial" w:cs="Arial"/>
                <w:color w:val="000000"/>
                <w:sz w:val="20"/>
                <w:szCs w:val="20"/>
              </w:rPr>
              <w:t>1</w:t>
            </w:r>
          </w:p>
        </w:tc>
        <w:tc>
          <w:tcPr>
            <w:tcW w:w="1045" w:type="pct"/>
            <w:tcBorders>
              <w:top w:val="nil"/>
              <w:left w:val="nil"/>
              <w:bottom w:val="single" w:sz="8" w:space="0" w:color="auto"/>
              <w:right w:val="single" w:sz="12" w:space="0" w:color="auto"/>
            </w:tcBorders>
            <w:tcMar>
              <w:top w:w="0" w:type="dxa"/>
              <w:left w:w="108" w:type="dxa"/>
              <w:bottom w:w="0" w:type="dxa"/>
              <w:right w:w="108" w:type="dxa"/>
            </w:tcMar>
            <w:vAlign w:val="bottom"/>
          </w:tcPr>
          <w:p w14:paraId="01346AE0" w14:textId="53CB8850"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 </w:t>
            </w:r>
            <w:r w:rsidR="009842EF" w:rsidRPr="00F00EDF">
              <w:rPr>
                <w:rFonts w:ascii="Arial" w:hAnsi="Arial" w:cs="Arial"/>
                <w:color w:val="000000"/>
                <w:sz w:val="20"/>
                <w:szCs w:val="20"/>
              </w:rPr>
              <w:t>–</w:t>
            </w:r>
            <w:r w:rsidRPr="00F00EDF">
              <w:rPr>
                <w:rFonts w:ascii="Arial" w:hAnsi="Arial" w:cs="Arial"/>
                <w:color w:val="000000"/>
                <w:sz w:val="20"/>
                <w:szCs w:val="20"/>
              </w:rPr>
              <w:t xml:space="preserve"> планируется</w:t>
            </w:r>
          </w:p>
        </w:tc>
        <w:tc>
          <w:tcPr>
            <w:tcW w:w="1880" w:type="pct"/>
            <w:tcBorders>
              <w:top w:val="nil"/>
              <w:left w:val="nil"/>
              <w:bottom w:val="single" w:sz="8" w:space="0" w:color="auto"/>
              <w:right w:val="single" w:sz="12" w:space="0" w:color="auto"/>
            </w:tcBorders>
            <w:vAlign w:val="bottom"/>
          </w:tcPr>
          <w:p w14:paraId="52F4BD42"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Начальный статус по умолчанию</w:t>
            </w:r>
          </w:p>
        </w:tc>
        <w:tc>
          <w:tcPr>
            <w:tcW w:w="1525" w:type="pct"/>
            <w:tcBorders>
              <w:top w:val="nil"/>
              <w:left w:val="nil"/>
              <w:bottom w:val="single" w:sz="8" w:space="0" w:color="auto"/>
              <w:right w:val="single" w:sz="12" w:space="0" w:color="auto"/>
            </w:tcBorders>
            <w:vAlign w:val="bottom"/>
          </w:tcPr>
          <w:p w14:paraId="120D7B6D"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Автоматически</w:t>
            </w:r>
          </w:p>
        </w:tc>
      </w:tr>
      <w:tr w:rsidR="00BE0F9B" w:rsidRPr="00F00EDF" w14:paraId="45A949D1" w14:textId="77777777" w:rsidTr="00632245">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98D201E" w14:textId="77777777" w:rsidR="00BE0F9B" w:rsidRPr="00F00EDF" w:rsidRDefault="00BE0F9B" w:rsidP="00632245">
            <w:pPr>
              <w:rPr>
                <w:rFonts w:ascii="Arial" w:hAnsi="Arial" w:cs="Arial"/>
                <w:color w:val="000000"/>
                <w:sz w:val="20"/>
                <w:szCs w:val="20"/>
              </w:rPr>
            </w:pPr>
            <w:r w:rsidRPr="00F00EDF">
              <w:rPr>
                <w:rFonts w:ascii="Arial" w:hAnsi="Arial" w:cs="Arial"/>
                <w:color w:val="000000"/>
                <w:sz w:val="20"/>
                <w:szCs w:val="20"/>
              </w:rPr>
              <w:t>2</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615F6B7" w14:textId="5D6083F4"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СГПЛ </w:t>
            </w:r>
            <w:r w:rsidR="009842EF" w:rsidRPr="00F00EDF">
              <w:rPr>
                <w:rFonts w:ascii="Arial" w:hAnsi="Arial" w:cs="Arial"/>
                <w:color w:val="000000"/>
                <w:sz w:val="20"/>
                <w:szCs w:val="20"/>
              </w:rPr>
              <w:t>–</w:t>
            </w:r>
            <w:r w:rsidRPr="00F00EDF">
              <w:rPr>
                <w:rFonts w:ascii="Arial" w:hAnsi="Arial" w:cs="Arial"/>
                <w:color w:val="000000"/>
                <w:sz w:val="20"/>
                <w:szCs w:val="20"/>
              </w:rPr>
              <w:t xml:space="preserve"> Отправлен на согласование Планировщиком </w:t>
            </w:r>
            <w:r w:rsidR="00A023C8" w:rsidRPr="00F00EDF">
              <w:rPr>
                <w:rFonts w:ascii="Arial" w:hAnsi="Arial" w:cs="Arial"/>
                <w:color w:val="000000"/>
                <w:sz w:val="20"/>
                <w:szCs w:val="20"/>
              </w:rPr>
              <w:t>ТОиР</w:t>
            </w:r>
          </w:p>
        </w:tc>
        <w:tc>
          <w:tcPr>
            <w:tcW w:w="1880" w:type="pct"/>
            <w:tcBorders>
              <w:top w:val="single" w:sz="8" w:space="0" w:color="auto"/>
              <w:left w:val="nil"/>
              <w:bottom w:val="single" w:sz="8" w:space="0" w:color="auto"/>
              <w:right w:val="single" w:sz="12" w:space="0" w:color="auto"/>
            </w:tcBorders>
            <w:vAlign w:val="bottom"/>
          </w:tcPr>
          <w:p w14:paraId="33A69FD3" w14:textId="515A72C5"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Отправлен на согласование Планировщиком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старшему Планировщику</w:t>
            </w:r>
          </w:p>
        </w:tc>
        <w:tc>
          <w:tcPr>
            <w:tcW w:w="1525" w:type="pct"/>
            <w:tcBorders>
              <w:top w:val="single" w:sz="8" w:space="0" w:color="auto"/>
              <w:left w:val="nil"/>
              <w:bottom w:val="single" w:sz="8" w:space="0" w:color="auto"/>
              <w:right w:val="single" w:sz="12" w:space="0" w:color="auto"/>
            </w:tcBorders>
            <w:vAlign w:val="bottom"/>
          </w:tcPr>
          <w:p w14:paraId="1A4E3739" w14:textId="11304319"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p>
        </w:tc>
      </w:tr>
      <w:tr w:rsidR="00BE0F9B" w:rsidRPr="00F00EDF" w14:paraId="36A46EBF" w14:textId="77777777" w:rsidTr="00632245">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A81B50A" w14:textId="77777777" w:rsidR="00BE0F9B" w:rsidRPr="00F00EDF" w:rsidRDefault="00BE0F9B" w:rsidP="00632245">
            <w:pPr>
              <w:rPr>
                <w:rFonts w:ascii="Arial" w:hAnsi="Arial" w:cs="Arial"/>
                <w:color w:val="000000"/>
                <w:sz w:val="20"/>
                <w:szCs w:val="20"/>
              </w:rPr>
            </w:pPr>
            <w:r w:rsidRPr="00F00EDF">
              <w:rPr>
                <w:rFonts w:ascii="Arial" w:hAnsi="Arial" w:cs="Arial"/>
                <w:color w:val="000000"/>
                <w:sz w:val="20"/>
                <w:szCs w:val="20"/>
              </w:rPr>
              <w:t>3</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D0AF981" w14:textId="32B12B86"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ССПЛ </w:t>
            </w:r>
            <w:r w:rsidR="009842EF" w:rsidRPr="00F00EDF">
              <w:rPr>
                <w:rFonts w:ascii="Arial" w:hAnsi="Arial" w:cs="Arial"/>
                <w:color w:val="000000"/>
                <w:sz w:val="20"/>
                <w:szCs w:val="20"/>
              </w:rPr>
              <w:t>–</w:t>
            </w:r>
            <w:r w:rsidRPr="00F00EDF">
              <w:rPr>
                <w:rFonts w:ascii="Arial" w:hAnsi="Arial" w:cs="Arial"/>
                <w:color w:val="000000"/>
                <w:sz w:val="20"/>
                <w:szCs w:val="20"/>
              </w:rPr>
              <w:t xml:space="preserve"> Cогласовано старшим Планировщиком </w:t>
            </w:r>
            <w:r w:rsidR="00A023C8" w:rsidRPr="00F00EDF">
              <w:rPr>
                <w:rFonts w:ascii="Arial" w:hAnsi="Arial" w:cs="Arial"/>
                <w:color w:val="000000"/>
                <w:sz w:val="20"/>
                <w:szCs w:val="20"/>
              </w:rPr>
              <w:t>ТОиР</w:t>
            </w:r>
          </w:p>
        </w:tc>
        <w:tc>
          <w:tcPr>
            <w:tcW w:w="1880" w:type="pct"/>
            <w:tcBorders>
              <w:top w:val="single" w:sz="8" w:space="0" w:color="auto"/>
              <w:left w:val="nil"/>
              <w:bottom w:val="single" w:sz="8" w:space="0" w:color="auto"/>
              <w:right w:val="single" w:sz="12" w:space="0" w:color="auto"/>
            </w:tcBorders>
            <w:vAlign w:val="bottom"/>
          </w:tcPr>
          <w:p w14:paraId="19129E89" w14:textId="2A153998"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Cогласовано старшим Планировщиком </w:t>
            </w:r>
            <w:r w:rsidR="00A023C8" w:rsidRPr="00F00EDF">
              <w:rPr>
                <w:rFonts w:ascii="Arial" w:hAnsi="Arial" w:cs="Arial"/>
                <w:color w:val="000000"/>
                <w:sz w:val="20"/>
                <w:szCs w:val="20"/>
              </w:rPr>
              <w:t>ТОиР</w:t>
            </w:r>
          </w:p>
        </w:tc>
        <w:tc>
          <w:tcPr>
            <w:tcW w:w="1525" w:type="pct"/>
            <w:tcBorders>
              <w:top w:val="single" w:sz="8" w:space="0" w:color="auto"/>
              <w:left w:val="nil"/>
              <w:bottom w:val="single" w:sz="8" w:space="0" w:color="auto"/>
              <w:right w:val="single" w:sz="12" w:space="0" w:color="auto"/>
            </w:tcBorders>
            <w:vAlign w:val="bottom"/>
          </w:tcPr>
          <w:p w14:paraId="7A58AAFC" w14:textId="2CA9134C"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1BC56B5A" w14:textId="77777777" w:rsidTr="00632245">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D397020" w14:textId="77777777" w:rsidR="00BE0F9B" w:rsidRPr="00632245" w:rsidRDefault="00BE0F9B" w:rsidP="00632245">
            <w:pPr>
              <w:rPr>
                <w:rFonts w:ascii="Arial" w:hAnsi="Arial" w:cs="Arial"/>
                <w:color w:val="000000"/>
                <w:sz w:val="20"/>
                <w:szCs w:val="20"/>
              </w:rPr>
            </w:pPr>
            <w:r w:rsidRPr="00632245">
              <w:rPr>
                <w:rFonts w:ascii="Arial" w:hAnsi="Arial" w:cs="Arial"/>
                <w:color w:val="000000"/>
                <w:sz w:val="20"/>
                <w:szCs w:val="20"/>
              </w:rPr>
              <w:lastRenderedPageBreak/>
              <w:t>4</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F8F5430" w14:textId="6D560EA4" w:rsidR="00BE0F9B" w:rsidRPr="00632245" w:rsidRDefault="00BE0F9B">
            <w:pPr>
              <w:rPr>
                <w:rFonts w:ascii="Arial" w:hAnsi="Arial" w:cs="Arial"/>
                <w:color w:val="000000"/>
                <w:sz w:val="20"/>
                <w:szCs w:val="20"/>
              </w:rPr>
            </w:pPr>
            <w:r w:rsidRPr="00632245">
              <w:rPr>
                <w:rFonts w:ascii="Arial" w:hAnsi="Arial" w:cs="Arial"/>
                <w:color w:val="000000"/>
                <w:sz w:val="20"/>
                <w:szCs w:val="20"/>
              </w:rPr>
              <w:t xml:space="preserve">СГГС </w:t>
            </w:r>
            <w:r w:rsidR="009842EF" w:rsidRPr="00632245">
              <w:rPr>
                <w:rFonts w:ascii="Arial" w:hAnsi="Arial" w:cs="Arial"/>
                <w:color w:val="000000"/>
                <w:sz w:val="20"/>
                <w:szCs w:val="20"/>
              </w:rPr>
              <w:t>–</w:t>
            </w:r>
            <w:r w:rsidRPr="00632245">
              <w:rPr>
                <w:rFonts w:ascii="Arial" w:hAnsi="Arial" w:cs="Arial"/>
                <w:color w:val="000000"/>
                <w:sz w:val="20"/>
                <w:szCs w:val="20"/>
              </w:rPr>
              <w:t xml:space="preserve"> согласовано главным специалистом</w:t>
            </w:r>
          </w:p>
        </w:tc>
        <w:tc>
          <w:tcPr>
            <w:tcW w:w="1880" w:type="pct"/>
            <w:tcBorders>
              <w:top w:val="single" w:sz="8" w:space="0" w:color="auto"/>
              <w:left w:val="nil"/>
              <w:bottom w:val="single" w:sz="8" w:space="0" w:color="auto"/>
              <w:right w:val="single" w:sz="12" w:space="0" w:color="auto"/>
            </w:tcBorders>
            <w:vAlign w:val="bottom"/>
          </w:tcPr>
          <w:p w14:paraId="389DAA1A" w14:textId="77777777" w:rsidR="00BE0F9B" w:rsidRPr="00632245" w:rsidRDefault="00BE0F9B">
            <w:pPr>
              <w:rPr>
                <w:rFonts w:ascii="Arial" w:hAnsi="Arial" w:cs="Arial"/>
                <w:color w:val="000000"/>
                <w:sz w:val="20"/>
                <w:szCs w:val="20"/>
              </w:rPr>
            </w:pPr>
            <w:r w:rsidRPr="00632245">
              <w:rPr>
                <w:rFonts w:ascii="Arial" w:hAnsi="Arial" w:cs="Arial"/>
                <w:color w:val="000000"/>
                <w:sz w:val="20"/>
                <w:szCs w:val="20"/>
              </w:rPr>
              <w:t>Согласовано главным специалистом</w:t>
            </w:r>
          </w:p>
        </w:tc>
        <w:tc>
          <w:tcPr>
            <w:tcW w:w="1525" w:type="pct"/>
            <w:tcBorders>
              <w:top w:val="single" w:sz="8" w:space="0" w:color="auto"/>
              <w:left w:val="nil"/>
              <w:bottom w:val="single" w:sz="8" w:space="0" w:color="auto"/>
              <w:right w:val="single" w:sz="12" w:space="0" w:color="auto"/>
            </w:tcBorders>
            <w:vAlign w:val="bottom"/>
          </w:tcPr>
          <w:p w14:paraId="13937A3E" w14:textId="197CA716" w:rsidR="00BE0F9B" w:rsidRPr="00632245" w:rsidRDefault="00BE0F9B">
            <w:pPr>
              <w:rPr>
                <w:rFonts w:ascii="Arial" w:hAnsi="Arial" w:cs="Arial"/>
                <w:color w:val="000000"/>
                <w:sz w:val="20"/>
                <w:szCs w:val="20"/>
              </w:rPr>
            </w:pPr>
            <w:r w:rsidRPr="00632245">
              <w:rPr>
                <w:rFonts w:ascii="Arial" w:hAnsi="Arial" w:cs="Arial"/>
                <w:color w:val="000000"/>
                <w:sz w:val="20"/>
                <w:szCs w:val="20"/>
              </w:rPr>
              <w:t xml:space="preserve">Главный специалист </w:t>
            </w:r>
          </w:p>
        </w:tc>
      </w:tr>
      <w:tr w:rsidR="00F16401" w:rsidRPr="00F00EDF" w14:paraId="1FC02A55" w14:textId="77777777" w:rsidTr="00632245">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16B21C5" w14:textId="5072E334" w:rsidR="00F16401" w:rsidRPr="00632245" w:rsidRDefault="00F16401" w:rsidP="00632245">
            <w:pPr>
              <w:rPr>
                <w:rFonts w:ascii="Arial" w:hAnsi="Arial" w:cs="Arial"/>
                <w:color w:val="000000"/>
                <w:sz w:val="20"/>
                <w:szCs w:val="20"/>
                <w:lang w:val="en-US"/>
              </w:rPr>
            </w:pPr>
            <w:r w:rsidRPr="00632245">
              <w:rPr>
                <w:rFonts w:ascii="Arial" w:hAnsi="Arial" w:cs="Arial"/>
                <w:color w:val="000000"/>
                <w:sz w:val="20"/>
                <w:szCs w:val="20"/>
                <w:lang w:val="en-US"/>
              </w:rPr>
              <w:t>5</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5FB629F" w14:textId="794FDFD7" w:rsidR="00F16401" w:rsidRPr="00632245" w:rsidRDefault="00F16401">
            <w:pPr>
              <w:rPr>
                <w:rFonts w:ascii="Arial" w:hAnsi="Arial" w:cs="Arial"/>
                <w:color w:val="000000"/>
                <w:sz w:val="20"/>
                <w:szCs w:val="20"/>
              </w:rPr>
            </w:pPr>
            <w:r w:rsidRPr="00632245">
              <w:rPr>
                <w:rFonts w:ascii="Arial" w:hAnsi="Arial" w:cs="Arial"/>
                <w:color w:val="000000"/>
                <w:sz w:val="20"/>
                <w:szCs w:val="20"/>
              </w:rPr>
              <w:t>СГПЛ</w:t>
            </w:r>
            <w:r w:rsidRPr="00632245">
              <w:rPr>
                <w:rFonts w:ascii="Arial" w:hAnsi="Arial" w:cs="Arial"/>
                <w:color w:val="000000"/>
                <w:sz w:val="20"/>
                <w:szCs w:val="20"/>
                <w:lang w:val="en-US"/>
              </w:rPr>
              <w:t xml:space="preserve"> </w:t>
            </w:r>
            <w:r w:rsidRPr="00632245">
              <w:rPr>
                <w:rFonts w:ascii="Arial" w:hAnsi="Arial" w:cs="Arial"/>
                <w:color w:val="000000"/>
                <w:sz w:val="20"/>
                <w:szCs w:val="20"/>
              </w:rPr>
              <w:t>- Cогл Плановиком ЦРММ</w:t>
            </w:r>
          </w:p>
        </w:tc>
        <w:tc>
          <w:tcPr>
            <w:tcW w:w="1880" w:type="pct"/>
            <w:tcBorders>
              <w:top w:val="single" w:sz="8" w:space="0" w:color="auto"/>
              <w:left w:val="nil"/>
              <w:bottom w:val="single" w:sz="8" w:space="0" w:color="auto"/>
              <w:right w:val="single" w:sz="12" w:space="0" w:color="auto"/>
            </w:tcBorders>
            <w:vAlign w:val="bottom"/>
          </w:tcPr>
          <w:p w14:paraId="480368B8" w14:textId="0A03789C" w:rsidR="00F16401" w:rsidRPr="00632245" w:rsidRDefault="00F16401">
            <w:pPr>
              <w:rPr>
                <w:rFonts w:ascii="Arial" w:hAnsi="Arial" w:cs="Arial"/>
                <w:color w:val="000000"/>
                <w:sz w:val="20"/>
                <w:szCs w:val="20"/>
              </w:rPr>
            </w:pPr>
            <w:r w:rsidRPr="00632245">
              <w:rPr>
                <w:rFonts w:ascii="Arial" w:hAnsi="Arial" w:cs="Arial"/>
                <w:color w:val="000000"/>
                <w:sz w:val="20"/>
                <w:szCs w:val="20"/>
              </w:rPr>
              <w:t>Согласовано Плановиком ЦРММ</w:t>
            </w:r>
          </w:p>
        </w:tc>
        <w:tc>
          <w:tcPr>
            <w:tcW w:w="1525" w:type="pct"/>
            <w:tcBorders>
              <w:top w:val="single" w:sz="8" w:space="0" w:color="auto"/>
              <w:left w:val="nil"/>
              <w:bottom w:val="single" w:sz="8" w:space="0" w:color="auto"/>
              <w:right w:val="single" w:sz="12" w:space="0" w:color="auto"/>
            </w:tcBorders>
            <w:vAlign w:val="bottom"/>
          </w:tcPr>
          <w:p w14:paraId="45D53788" w14:textId="0CAD7FC3" w:rsidR="00F16401" w:rsidRPr="00632245" w:rsidRDefault="00F16401">
            <w:pPr>
              <w:rPr>
                <w:rFonts w:ascii="Arial" w:hAnsi="Arial" w:cs="Arial"/>
                <w:color w:val="000000"/>
                <w:sz w:val="20"/>
                <w:szCs w:val="20"/>
              </w:rPr>
            </w:pPr>
            <w:r w:rsidRPr="00632245">
              <w:rPr>
                <w:rFonts w:ascii="Arial" w:hAnsi="Arial" w:cs="Arial"/>
                <w:color w:val="000000"/>
                <w:sz w:val="20"/>
                <w:szCs w:val="20"/>
              </w:rPr>
              <w:t>Плановик ЦРММ</w:t>
            </w:r>
          </w:p>
        </w:tc>
      </w:tr>
    </w:tbl>
    <w:p w14:paraId="7FB41277" w14:textId="7AEE1287" w:rsidR="00BE0F9B" w:rsidRPr="00F00EDF" w:rsidRDefault="00BE0F9B" w:rsidP="00632245">
      <w:pPr>
        <w:pStyle w:val="Tabname"/>
        <w:keepNext/>
        <w:rPr>
          <w:rFonts w:cs="Arial"/>
          <w:sz w:val="22"/>
          <w:szCs w:val="22"/>
        </w:rPr>
      </w:pPr>
      <w:r w:rsidRPr="00F00EDF">
        <w:rPr>
          <w:rFonts w:eastAsia="Calibri" w:cs="Arial"/>
        </w:rPr>
        <w:br/>
      </w:r>
      <w:r w:rsidR="006A6500" w:rsidRPr="00F00EDF">
        <w:rPr>
          <w:rFonts w:cs="Arial"/>
          <w:sz w:val="22"/>
          <w:szCs w:val="22"/>
        </w:rPr>
        <w:t>Таблица 16. Пользовательские статусы заказов ТОРО без порядкового номера</w:t>
      </w:r>
    </w:p>
    <w:tbl>
      <w:tblPr>
        <w:tblW w:w="5000" w:type="pct"/>
        <w:tblCellMar>
          <w:left w:w="0" w:type="dxa"/>
          <w:right w:w="0" w:type="dxa"/>
        </w:tblCellMar>
        <w:tblLook w:val="04A0" w:firstRow="1" w:lastRow="0" w:firstColumn="1" w:lastColumn="0" w:noHBand="0" w:noVBand="1"/>
      </w:tblPr>
      <w:tblGrid>
        <w:gridCol w:w="3246"/>
        <w:gridCol w:w="3826"/>
        <w:gridCol w:w="3104"/>
      </w:tblGrid>
      <w:tr w:rsidR="00BE0F9B" w:rsidRPr="00F00EDF" w14:paraId="70213DA2" w14:textId="77777777" w:rsidTr="00BE0F9B">
        <w:trPr>
          <w:cantSplit/>
          <w:trHeight w:val="397"/>
          <w:tblHeader/>
        </w:trPr>
        <w:tc>
          <w:tcPr>
            <w:tcW w:w="159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3A3556F7" w14:textId="77777777" w:rsidR="00BE0F9B" w:rsidRPr="00F00EDF" w:rsidRDefault="00BE0F9B" w:rsidP="00632245">
            <w:pPr>
              <w:rPr>
                <w:rFonts w:ascii="Arial" w:hAnsi="Arial" w:cs="Arial"/>
                <w:b/>
                <w:bCs/>
                <w:color w:val="000000"/>
                <w:sz w:val="20"/>
                <w:szCs w:val="20"/>
              </w:rPr>
            </w:pPr>
            <w:r w:rsidRPr="00F00EDF">
              <w:rPr>
                <w:rFonts w:ascii="Arial" w:hAnsi="Arial" w:cs="Arial"/>
                <w:b/>
                <w:bCs/>
                <w:color w:val="000000"/>
                <w:sz w:val="20"/>
                <w:szCs w:val="20"/>
              </w:rPr>
              <w:t>Статус</w:t>
            </w:r>
          </w:p>
        </w:tc>
        <w:tc>
          <w:tcPr>
            <w:tcW w:w="188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2B5625C3" w14:textId="77777777" w:rsidR="00BE0F9B" w:rsidRPr="00F00EDF" w:rsidRDefault="00BE0F9B" w:rsidP="00632245">
            <w:pPr>
              <w:rPr>
                <w:rFonts w:ascii="Arial" w:hAnsi="Arial" w:cs="Arial"/>
                <w:b/>
                <w:bCs/>
                <w:color w:val="000000"/>
                <w:sz w:val="20"/>
                <w:szCs w:val="20"/>
              </w:rPr>
            </w:pPr>
            <w:r w:rsidRPr="00F00EDF">
              <w:rPr>
                <w:rFonts w:ascii="Arial" w:hAnsi="Arial" w:cs="Arial"/>
                <w:b/>
                <w:bCs/>
                <w:color w:val="000000"/>
                <w:sz w:val="20"/>
                <w:szCs w:val="20"/>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14:paraId="22F37020" w14:textId="77777777" w:rsidR="00BE0F9B" w:rsidRPr="00F00EDF" w:rsidRDefault="00BE0F9B" w:rsidP="00632245">
            <w:pPr>
              <w:rPr>
                <w:rFonts w:ascii="Arial" w:hAnsi="Arial" w:cs="Arial"/>
                <w:b/>
                <w:bCs/>
                <w:color w:val="000000"/>
                <w:sz w:val="20"/>
                <w:szCs w:val="20"/>
              </w:rPr>
            </w:pPr>
            <w:r w:rsidRPr="00F00EDF">
              <w:rPr>
                <w:rFonts w:ascii="Arial" w:hAnsi="Arial" w:cs="Arial"/>
                <w:b/>
                <w:bCs/>
                <w:color w:val="000000"/>
                <w:sz w:val="20"/>
                <w:szCs w:val="20"/>
              </w:rPr>
              <w:t>Кто устанавливает</w:t>
            </w:r>
          </w:p>
        </w:tc>
      </w:tr>
      <w:tr w:rsidR="00BE0F9B" w:rsidRPr="00F00EDF" w14:paraId="6B826E82"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6467107" w14:textId="5E22B40F"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ГОД </w:t>
            </w:r>
            <w:r w:rsidR="009842EF" w:rsidRPr="00F00EDF">
              <w:rPr>
                <w:rFonts w:ascii="Arial" w:hAnsi="Arial" w:cs="Arial"/>
                <w:color w:val="000000"/>
                <w:sz w:val="20"/>
                <w:szCs w:val="20"/>
              </w:rPr>
              <w:t>–</w:t>
            </w:r>
            <w:r w:rsidRPr="00F00EDF">
              <w:rPr>
                <w:rFonts w:ascii="Arial" w:hAnsi="Arial" w:cs="Arial"/>
                <w:color w:val="000000"/>
                <w:sz w:val="20"/>
                <w:szCs w:val="20"/>
              </w:rPr>
              <w:t xml:space="preserve"> год (заказ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76AF914"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вручную после включения в годовой план</w:t>
            </w:r>
          </w:p>
        </w:tc>
        <w:tc>
          <w:tcPr>
            <w:tcW w:w="1525" w:type="pct"/>
            <w:tcBorders>
              <w:top w:val="nil"/>
              <w:left w:val="nil"/>
              <w:bottom w:val="single" w:sz="8" w:space="0" w:color="auto"/>
              <w:right w:val="single" w:sz="12" w:space="0" w:color="auto"/>
            </w:tcBorders>
            <w:vAlign w:val="bottom"/>
          </w:tcPr>
          <w:p w14:paraId="7DE23E71" w14:textId="08A651C6"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60AA32A5"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5D65C01" w14:textId="6F9BCF83"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УТВГ </w:t>
            </w:r>
            <w:r w:rsidR="009842EF" w:rsidRPr="00F00EDF">
              <w:rPr>
                <w:rFonts w:ascii="Arial" w:hAnsi="Arial" w:cs="Arial"/>
                <w:color w:val="000000"/>
                <w:sz w:val="20"/>
                <w:szCs w:val="20"/>
              </w:rPr>
              <w:t>–</w:t>
            </w:r>
            <w:r w:rsidRPr="00F00EDF">
              <w:rPr>
                <w:rFonts w:ascii="Arial" w:hAnsi="Arial" w:cs="Arial"/>
                <w:color w:val="000000"/>
                <w:sz w:val="20"/>
                <w:szCs w:val="20"/>
              </w:rPr>
              <w:t xml:space="preserve"> утвержден в программе ремонтов,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B943FB3"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вручную после утверждения годового плана-графика</w:t>
            </w:r>
          </w:p>
        </w:tc>
        <w:tc>
          <w:tcPr>
            <w:tcW w:w="1525" w:type="pct"/>
            <w:tcBorders>
              <w:top w:val="nil"/>
              <w:left w:val="nil"/>
              <w:bottom w:val="single" w:sz="8" w:space="0" w:color="auto"/>
              <w:right w:val="single" w:sz="12" w:space="0" w:color="auto"/>
            </w:tcBorders>
            <w:vAlign w:val="bottom"/>
          </w:tcPr>
          <w:p w14:paraId="515C6562" w14:textId="38FA265D"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761CDD85"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C65E02B" w14:textId="6F9E9201"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УТВП </w:t>
            </w:r>
            <w:r w:rsidR="009842EF" w:rsidRPr="00F00EDF">
              <w:rPr>
                <w:rFonts w:ascii="Arial" w:hAnsi="Arial" w:cs="Arial"/>
                <w:color w:val="000000"/>
                <w:sz w:val="20"/>
                <w:szCs w:val="20"/>
              </w:rPr>
              <w:t>–</w:t>
            </w:r>
            <w:r w:rsidRPr="00F00EDF">
              <w:rPr>
                <w:rFonts w:ascii="Arial" w:hAnsi="Arial" w:cs="Arial"/>
                <w:color w:val="000000"/>
                <w:sz w:val="20"/>
                <w:szCs w:val="20"/>
              </w:rPr>
              <w:t xml:space="preserve"> утвержден в программе и бюджете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B55D7F7"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Проставляется на заказах после утверждения программы и бюджета</w:t>
            </w:r>
          </w:p>
        </w:tc>
        <w:tc>
          <w:tcPr>
            <w:tcW w:w="1525" w:type="pct"/>
            <w:tcBorders>
              <w:top w:val="nil"/>
              <w:left w:val="nil"/>
              <w:bottom w:val="single" w:sz="8" w:space="0" w:color="auto"/>
              <w:right w:val="single" w:sz="12" w:space="0" w:color="auto"/>
            </w:tcBorders>
            <w:vAlign w:val="bottom"/>
          </w:tcPr>
          <w:p w14:paraId="574B12CB"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Автоматически</w:t>
            </w:r>
          </w:p>
        </w:tc>
      </w:tr>
      <w:tr w:rsidR="00BE0F9B" w:rsidRPr="00F00EDF" w14:paraId="43FB9CCB"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C6B271C" w14:textId="3154107F"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МЕС </w:t>
            </w:r>
            <w:r w:rsidR="009842EF" w:rsidRPr="00F00EDF">
              <w:rPr>
                <w:rFonts w:ascii="Arial" w:hAnsi="Arial" w:cs="Arial"/>
                <w:color w:val="000000"/>
                <w:sz w:val="20"/>
                <w:szCs w:val="20"/>
              </w:rPr>
              <w:t>–</w:t>
            </w:r>
            <w:r w:rsidRPr="00F00EDF">
              <w:rPr>
                <w:rFonts w:ascii="Arial" w:hAnsi="Arial" w:cs="Arial"/>
                <w:color w:val="000000"/>
                <w:sz w:val="20"/>
                <w:szCs w:val="20"/>
              </w:rPr>
              <w:t xml:space="preserve"> месяц (заказ включен в месячный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5C83750"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вручную после включения в месячный план</w:t>
            </w:r>
          </w:p>
        </w:tc>
        <w:tc>
          <w:tcPr>
            <w:tcW w:w="1525" w:type="pct"/>
            <w:tcBorders>
              <w:top w:val="nil"/>
              <w:left w:val="nil"/>
              <w:bottom w:val="single" w:sz="8" w:space="0" w:color="auto"/>
              <w:right w:val="single" w:sz="12" w:space="0" w:color="auto"/>
            </w:tcBorders>
            <w:vAlign w:val="bottom"/>
          </w:tcPr>
          <w:p w14:paraId="2CFEBF3F" w14:textId="269E95F7"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0DF4D84F"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6BAE779" w14:textId="2CEBEE9C"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УТВМ </w:t>
            </w:r>
            <w:r w:rsidR="009842EF" w:rsidRPr="00F00EDF">
              <w:rPr>
                <w:rFonts w:ascii="Arial" w:hAnsi="Arial" w:cs="Arial"/>
                <w:color w:val="000000"/>
                <w:sz w:val="20"/>
                <w:szCs w:val="20"/>
              </w:rPr>
              <w:t>–</w:t>
            </w:r>
            <w:r w:rsidRPr="00F00EDF">
              <w:rPr>
                <w:rFonts w:ascii="Arial" w:hAnsi="Arial" w:cs="Arial"/>
                <w:color w:val="000000"/>
                <w:sz w:val="20"/>
                <w:szCs w:val="20"/>
              </w:rPr>
              <w:t xml:space="preserve"> Утвержден в месячном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B4ECA9F"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вручную после утверждения месячного плана-графика</w:t>
            </w:r>
          </w:p>
        </w:tc>
        <w:tc>
          <w:tcPr>
            <w:tcW w:w="1525" w:type="pct"/>
            <w:tcBorders>
              <w:top w:val="nil"/>
              <w:left w:val="nil"/>
              <w:bottom w:val="single" w:sz="8" w:space="0" w:color="auto"/>
              <w:right w:val="single" w:sz="12" w:space="0" w:color="auto"/>
            </w:tcBorders>
            <w:vAlign w:val="bottom"/>
          </w:tcPr>
          <w:p w14:paraId="48C02268" w14:textId="07D8B04D"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00D0C6D5"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51B1117" w14:textId="1EF02F1A"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НЕД </w:t>
            </w:r>
            <w:r w:rsidR="009842EF" w:rsidRPr="00F00EDF">
              <w:rPr>
                <w:rFonts w:ascii="Arial" w:hAnsi="Arial" w:cs="Arial"/>
                <w:color w:val="000000"/>
                <w:sz w:val="20"/>
                <w:szCs w:val="20"/>
              </w:rPr>
              <w:t>–</w:t>
            </w:r>
            <w:r w:rsidRPr="00F00EDF">
              <w:rPr>
                <w:rFonts w:ascii="Arial" w:hAnsi="Arial" w:cs="Arial"/>
                <w:color w:val="000000"/>
                <w:sz w:val="20"/>
                <w:szCs w:val="20"/>
              </w:rPr>
              <w:t xml:space="preserve"> неделя (заказ включен в недельный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A6B5048"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вручную после включения в недельный план</w:t>
            </w:r>
          </w:p>
        </w:tc>
        <w:tc>
          <w:tcPr>
            <w:tcW w:w="1525" w:type="pct"/>
            <w:tcBorders>
              <w:top w:val="nil"/>
              <w:left w:val="nil"/>
              <w:bottom w:val="single" w:sz="8" w:space="0" w:color="auto"/>
              <w:right w:val="single" w:sz="12" w:space="0" w:color="auto"/>
            </w:tcBorders>
            <w:vAlign w:val="bottom"/>
          </w:tcPr>
          <w:p w14:paraId="01F3CB74" w14:textId="00AB97A3"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7556E96B"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4689ADE" w14:textId="51E4FE63"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УТВН </w:t>
            </w:r>
            <w:r w:rsidR="009842EF" w:rsidRPr="00F00EDF">
              <w:rPr>
                <w:rFonts w:ascii="Arial" w:hAnsi="Arial" w:cs="Arial"/>
                <w:color w:val="000000"/>
                <w:sz w:val="20"/>
                <w:szCs w:val="20"/>
              </w:rPr>
              <w:t>–</w:t>
            </w:r>
            <w:r w:rsidRPr="00F00EDF">
              <w:rPr>
                <w:rFonts w:ascii="Arial" w:hAnsi="Arial" w:cs="Arial"/>
                <w:color w:val="000000"/>
                <w:sz w:val="20"/>
                <w:szCs w:val="20"/>
              </w:rPr>
              <w:t xml:space="preserve"> Утвержден в недельном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C0A1E0C"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вручную после утверждения недельного плана-графика</w:t>
            </w:r>
          </w:p>
        </w:tc>
        <w:tc>
          <w:tcPr>
            <w:tcW w:w="1525" w:type="pct"/>
            <w:tcBorders>
              <w:top w:val="nil"/>
              <w:left w:val="nil"/>
              <w:bottom w:val="single" w:sz="8" w:space="0" w:color="auto"/>
              <w:right w:val="single" w:sz="12" w:space="0" w:color="auto"/>
            </w:tcBorders>
            <w:vAlign w:val="bottom"/>
          </w:tcPr>
          <w:p w14:paraId="4B2F6C34" w14:textId="5ADD93D5"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3AFB6EF4"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245A89B" w14:textId="017D2B66"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ГИП </w:t>
            </w:r>
            <w:r w:rsidR="009842EF" w:rsidRPr="00F00EDF">
              <w:rPr>
                <w:rFonts w:ascii="Arial" w:hAnsi="Arial" w:cs="Arial"/>
                <w:color w:val="000000"/>
                <w:sz w:val="20"/>
                <w:szCs w:val="20"/>
              </w:rPr>
              <w:t>–</w:t>
            </w:r>
            <w:r w:rsidRPr="00F00EDF">
              <w:rPr>
                <w:rFonts w:ascii="Arial" w:hAnsi="Arial" w:cs="Arial"/>
                <w:color w:val="000000"/>
                <w:sz w:val="20"/>
                <w:szCs w:val="20"/>
              </w:rPr>
              <w:t xml:space="preserve"> согласован главным инженером</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5620A2A"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На годовом планировании после установки статуса будут формироваться заявки на закупку на 1й квартал</w:t>
            </w:r>
          </w:p>
        </w:tc>
        <w:tc>
          <w:tcPr>
            <w:tcW w:w="1525" w:type="pct"/>
            <w:tcBorders>
              <w:top w:val="nil"/>
              <w:left w:val="nil"/>
              <w:bottom w:val="single" w:sz="8" w:space="0" w:color="auto"/>
              <w:right w:val="single" w:sz="12" w:space="0" w:color="auto"/>
            </w:tcBorders>
            <w:vAlign w:val="bottom"/>
          </w:tcPr>
          <w:p w14:paraId="7D2CCE83" w14:textId="501E7B92"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50DCD317"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ADC47C1" w14:textId="3C776E26"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КОРР </w:t>
            </w:r>
            <w:r w:rsidR="009842EF" w:rsidRPr="00F00EDF">
              <w:rPr>
                <w:rFonts w:ascii="Arial" w:hAnsi="Arial" w:cs="Arial"/>
                <w:color w:val="000000"/>
                <w:sz w:val="20"/>
                <w:szCs w:val="20"/>
              </w:rPr>
              <w:t>–</w:t>
            </w:r>
            <w:r w:rsidRPr="00F00EDF">
              <w:rPr>
                <w:rFonts w:ascii="Arial" w:hAnsi="Arial" w:cs="Arial"/>
                <w:color w:val="000000"/>
                <w:sz w:val="20"/>
                <w:szCs w:val="20"/>
              </w:rPr>
              <w:t xml:space="preserve"> требует корректировки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FB98B08" w14:textId="4CC9870A"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Ставится по результатам получения листа замечаний </w:t>
            </w:r>
            <w:r w:rsidR="009842EF" w:rsidRPr="00F00EDF">
              <w:rPr>
                <w:rFonts w:ascii="Arial" w:hAnsi="Arial" w:cs="Arial"/>
                <w:color w:val="000000"/>
                <w:sz w:val="20"/>
                <w:szCs w:val="20"/>
              </w:rPr>
              <w:t>–</w:t>
            </w:r>
            <w:r w:rsidRPr="00F00EDF">
              <w:rPr>
                <w:rFonts w:ascii="Arial" w:hAnsi="Arial" w:cs="Arial"/>
                <w:color w:val="000000"/>
                <w:sz w:val="20"/>
                <w:szCs w:val="20"/>
              </w:rPr>
              <w:t xml:space="preserve"> отметка о необходимости корректировать заказ. После корректировки сразу снимается. Установка/снятие происходит вручную</w:t>
            </w:r>
          </w:p>
        </w:tc>
        <w:tc>
          <w:tcPr>
            <w:tcW w:w="1525" w:type="pct"/>
            <w:tcBorders>
              <w:top w:val="nil"/>
              <w:left w:val="nil"/>
              <w:bottom w:val="single" w:sz="8" w:space="0" w:color="auto"/>
              <w:right w:val="single" w:sz="12" w:space="0" w:color="auto"/>
            </w:tcBorders>
            <w:vAlign w:val="bottom"/>
          </w:tcPr>
          <w:p w14:paraId="1C179C88" w14:textId="405D1BF9"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7E1523DE"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29AF059" w14:textId="4F06F806"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ТРОС </w:t>
            </w:r>
            <w:r w:rsidR="009842EF" w:rsidRPr="00F00EDF">
              <w:rPr>
                <w:rFonts w:ascii="Arial" w:hAnsi="Arial" w:cs="Arial"/>
                <w:color w:val="000000"/>
                <w:sz w:val="20"/>
                <w:szCs w:val="20"/>
              </w:rPr>
              <w:t>–</w:t>
            </w:r>
            <w:r w:rsidRPr="00F00EDF">
              <w:rPr>
                <w:rFonts w:ascii="Arial" w:hAnsi="Arial" w:cs="Arial"/>
                <w:color w:val="000000"/>
                <w:sz w:val="20"/>
                <w:szCs w:val="20"/>
              </w:rPr>
              <w:t xml:space="preserve"> требует осмечивания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035BC0"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при определении в качестве исполнителей подрядных организаций</w:t>
            </w:r>
          </w:p>
        </w:tc>
        <w:tc>
          <w:tcPr>
            <w:tcW w:w="1525" w:type="pct"/>
            <w:tcBorders>
              <w:top w:val="nil"/>
              <w:left w:val="nil"/>
              <w:bottom w:val="single" w:sz="8" w:space="0" w:color="auto"/>
              <w:right w:val="single" w:sz="12" w:space="0" w:color="auto"/>
            </w:tcBorders>
            <w:vAlign w:val="bottom"/>
          </w:tcPr>
          <w:p w14:paraId="14E3B14A" w14:textId="72251C78"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06A54D53"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C0E0080" w14:textId="14C21EF5"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ОСМЧ </w:t>
            </w:r>
            <w:r w:rsidR="009842EF" w:rsidRPr="00F00EDF">
              <w:rPr>
                <w:rFonts w:ascii="Arial" w:hAnsi="Arial" w:cs="Arial"/>
                <w:color w:val="000000"/>
                <w:sz w:val="20"/>
                <w:szCs w:val="20"/>
              </w:rPr>
              <w:t>–</w:t>
            </w:r>
            <w:r w:rsidRPr="00F00EDF">
              <w:rPr>
                <w:rFonts w:ascii="Arial" w:hAnsi="Arial" w:cs="Arial"/>
                <w:color w:val="000000"/>
                <w:sz w:val="20"/>
                <w:szCs w:val="20"/>
              </w:rPr>
              <w:t xml:space="preserve"> осмечен (внесены плановые стоимости из сметы)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035E3ED"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после получения сметы и оценки стоимости работ, выполняемых подрядными организациями</w:t>
            </w:r>
          </w:p>
        </w:tc>
        <w:tc>
          <w:tcPr>
            <w:tcW w:w="1525" w:type="pct"/>
            <w:tcBorders>
              <w:top w:val="nil"/>
              <w:left w:val="nil"/>
              <w:bottom w:val="single" w:sz="8" w:space="0" w:color="auto"/>
              <w:right w:val="single" w:sz="12" w:space="0" w:color="auto"/>
            </w:tcBorders>
            <w:vAlign w:val="bottom"/>
          </w:tcPr>
          <w:p w14:paraId="7E75C220" w14:textId="2582EAE8"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2AFB0DE1"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E941AD5" w14:textId="2A7A9D46"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МТРП </w:t>
            </w:r>
            <w:r w:rsidR="009842EF" w:rsidRPr="00F00EDF">
              <w:rPr>
                <w:rFonts w:ascii="Arial" w:hAnsi="Arial" w:cs="Arial"/>
                <w:color w:val="000000"/>
                <w:sz w:val="20"/>
                <w:szCs w:val="20"/>
              </w:rPr>
              <w:t>–</w:t>
            </w:r>
            <w:r w:rsidRPr="00F00EDF">
              <w:rPr>
                <w:rFonts w:ascii="Arial" w:hAnsi="Arial" w:cs="Arial"/>
                <w:color w:val="000000"/>
                <w:sz w:val="20"/>
                <w:szCs w:val="20"/>
              </w:rPr>
              <w:t xml:space="preserve"> материалы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2D62143"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вручную, при окончании планировании МТР Планировщиком (преимущественно в неплановых заказах)</w:t>
            </w:r>
          </w:p>
        </w:tc>
        <w:tc>
          <w:tcPr>
            <w:tcW w:w="1525" w:type="pct"/>
            <w:tcBorders>
              <w:top w:val="nil"/>
              <w:left w:val="nil"/>
              <w:bottom w:val="single" w:sz="8" w:space="0" w:color="auto"/>
              <w:right w:val="single" w:sz="12" w:space="0" w:color="auto"/>
            </w:tcBorders>
            <w:vAlign w:val="bottom"/>
          </w:tcPr>
          <w:p w14:paraId="4BC6F6E8" w14:textId="245D8923"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50F9BF33"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C504448" w14:textId="3362C700"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РАНГ </w:t>
            </w:r>
            <w:r w:rsidR="009842EF" w:rsidRPr="00F00EDF">
              <w:rPr>
                <w:rFonts w:ascii="Arial" w:hAnsi="Arial" w:cs="Arial"/>
                <w:color w:val="000000"/>
                <w:sz w:val="20"/>
                <w:szCs w:val="20"/>
              </w:rPr>
              <w:t>–</w:t>
            </w:r>
            <w:r w:rsidRPr="00F00EDF">
              <w:rPr>
                <w:rFonts w:ascii="Arial" w:hAnsi="Arial" w:cs="Arial"/>
                <w:color w:val="000000"/>
                <w:sz w:val="20"/>
                <w:szCs w:val="20"/>
              </w:rPr>
              <w:t xml:space="preserve"> заказу присвоен ранг</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E586C4D"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автоматически при сохранении заказа.</w:t>
            </w:r>
          </w:p>
        </w:tc>
        <w:tc>
          <w:tcPr>
            <w:tcW w:w="1525" w:type="pct"/>
            <w:tcBorders>
              <w:top w:val="nil"/>
              <w:left w:val="nil"/>
              <w:bottom w:val="single" w:sz="8" w:space="0" w:color="auto"/>
              <w:right w:val="single" w:sz="12" w:space="0" w:color="auto"/>
            </w:tcBorders>
            <w:vAlign w:val="bottom"/>
          </w:tcPr>
          <w:p w14:paraId="113FA06A"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Автоматически</w:t>
            </w:r>
          </w:p>
        </w:tc>
      </w:tr>
      <w:tr w:rsidR="00BE0F9B" w:rsidRPr="00F00EDF" w14:paraId="4131BFE5"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828E650" w14:textId="6F79292F"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МТРК </w:t>
            </w:r>
            <w:r w:rsidR="009842EF" w:rsidRPr="00F00EDF">
              <w:rPr>
                <w:rFonts w:ascii="Arial" w:hAnsi="Arial" w:cs="Arial"/>
                <w:color w:val="000000"/>
                <w:sz w:val="20"/>
                <w:szCs w:val="20"/>
              </w:rPr>
              <w:t>–</w:t>
            </w:r>
            <w:r w:rsidRPr="00F00EDF">
              <w:rPr>
                <w:rFonts w:ascii="Arial" w:hAnsi="Arial" w:cs="Arial"/>
                <w:color w:val="000000"/>
                <w:sz w:val="20"/>
                <w:szCs w:val="20"/>
              </w:rPr>
              <w:t xml:space="preserve"> МТР необходимо откорректировать</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4185C48"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Требуется корректировка МТР (ставится вручную после анализа отчета о целесообразности)</w:t>
            </w:r>
          </w:p>
        </w:tc>
        <w:tc>
          <w:tcPr>
            <w:tcW w:w="1525" w:type="pct"/>
            <w:tcBorders>
              <w:top w:val="nil"/>
              <w:left w:val="nil"/>
              <w:bottom w:val="single" w:sz="8" w:space="0" w:color="auto"/>
              <w:right w:val="single" w:sz="12" w:space="0" w:color="auto"/>
            </w:tcBorders>
            <w:vAlign w:val="bottom"/>
          </w:tcPr>
          <w:p w14:paraId="65993276" w14:textId="0EDEAEC8"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1082186A"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C9B84AA" w14:textId="0FE3DC5E"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МТРЗ </w:t>
            </w:r>
            <w:r w:rsidR="009842EF" w:rsidRPr="00F00EDF">
              <w:rPr>
                <w:rFonts w:ascii="Arial" w:hAnsi="Arial" w:cs="Arial"/>
                <w:color w:val="000000"/>
                <w:sz w:val="20"/>
                <w:szCs w:val="20"/>
              </w:rPr>
              <w:t>–</w:t>
            </w:r>
            <w:r w:rsidRPr="00F00EDF">
              <w:rPr>
                <w:rFonts w:ascii="Arial" w:hAnsi="Arial" w:cs="Arial"/>
                <w:color w:val="000000"/>
                <w:sz w:val="20"/>
                <w:szCs w:val="20"/>
              </w:rPr>
              <w:t xml:space="preserve"> Материалы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53D4ABE"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Материалы заменены (на более целесообразные)</w:t>
            </w:r>
          </w:p>
        </w:tc>
        <w:tc>
          <w:tcPr>
            <w:tcW w:w="1525" w:type="pct"/>
            <w:tcBorders>
              <w:top w:val="nil"/>
              <w:left w:val="nil"/>
              <w:bottom w:val="single" w:sz="8" w:space="0" w:color="auto"/>
              <w:right w:val="single" w:sz="12" w:space="0" w:color="auto"/>
            </w:tcBorders>
            <w:vAlign w:val="bottom"/>
          </w:tcPr>
          <w:p w14:paraId="7B6944D2" w14:textId="503AD30B"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2C2C2CE1"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9EF522D" w14:textId="7BBF26AF"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МТРС </w:t>
            </w:r>
            <w:r w:rsidR="009842EF" w:rsidRPr="00F00EDF">
              <w:rPr>
                <w:rFonts w:ascii="Arial" w:hAnsi="Arial" w:cs="Arial"/>
                <w:color w:val="000000"/>
                <w:sz w:val="20"/>
                <w:szCs w:val="20"/>
              </w:rPr>
              <w:t>–</w:t>
            </w:r>
            <w:r w:rsidRPr="00F00EDF">
              <w:rPr>
                <w:rFonts w:ascii="Arial" w:hAnsi="Arial" w:cs="Arial"/>
                <w:color w:val="000000"/>
                <w:sz w:val="20"/>
                <w:szCs w:val="20"/>
              </w:rPr>
              <w:t xml:space="preserve"> Замененные МТР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D3086FB"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Замененные МТР согласованы старшим Планировщиком</w:t>
            </w:r>
          </w:p>
        </w:tc>
        <w:tc>
          <w:tcPr>
            <w:tcW w:w="1525" w:type="pct"/>
            <w:tcBorders>
              <w:top w:val="nil"/>
              <w:left w:val="nil"/>
              <w:bottom w:val="single" w:sz="8" w:space="0" w:color="auto"/>
              <w:right w:val="single" w:sz="12" w:space="0" w:color="auto"/>
            </w:tcBorders>
            <w:vAlign w:val="bottom"/>
          </w:tcPr>
          <w:p w14:paraId="69B6FD9C" w14:textId="58844E8A"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29102AC6"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5C27A19" w14:textId="66C5F533"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МТРН </w:t>
            </w:r>
            <w:r w:rsidR="009842EF" w:rsidRPr="00F00EDF">
              <w:rPr>
                <w:rFonts w:ascii="Arial" w:hAnsi="Arial" w:cs="Arial"/>
                <w:color w:val="000000"/>
                <w:sz w:val="20"/>
                <w:szCs w:val="20"/>
              </w:rPr>
              <w:t>–</w:t>
            </w:r>
            <w:r w:rsidRPr="00F00EDF">
              <w:rPr>
                <w:rFonts w:ascii="Arial" w:hAnsi="Arial" w:cs="Arial"/>
                <w:color w:val="000000"/>
                <w:sz w:val="20"/>
                <w:szCs w:val="20"/>
              </w:rPr>
              <w:t xml:space="preserve"> материалы не оценены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0D2DA11"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Ставится автоматически при указании МТР без плановой цены, сбрасывается автоматически при расценке</w:t>
            </w:r>
          </w:p>
        </w:tc>
        <w:tc>
          <w:tcPr>
            <w:tcW w:w="1525" w:type="pct"/>
            <w:tcBorders>
              <w:top w:val="nil"/>
              <w:left w:val="nil"/>
              <w:bottom w:val="single" w:sz="8" w:space="0" w:color="auto"/>
              <w:right w:val="single" w:sz="12" w:space="0" w:color="auto"/>
            </w:tcBorders>
            <w:vAlign w:val="bottom"/>
          </w:tcPr>
          <w:p w14:paraId="34046E81"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Автоматически</w:t>
            </w:r>
          </w:p>
        </w:tc>
      </w:tr>
      <w:tr w:rsidR="00BE0F9B" w:rsidRPr="00F00EDF" w14:paraId="48EE5D99"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C45C016" w14:textId="535C8309" w:rsidR="00BE0F9B" w:rsidRPr="00F00EDF" w:rsidRDefault="00BE0F9B">
            <w:pPr>
              <w:rPr>
                <w:rFonts w:ascii="Arial" w:hAnsi="Arial" w:cs="Arial"/>
                <w:color w:val="000000"/>
                <w:sz w:val="20"/>
                <w:szCs w:val="20"/>
              </w:rPr>
            </w:pPr>
            <w:r w:rsidRPr="00F00EDF">
              <w:rPr>
                <w:rFonts w:ascii="Arial" w:hAnsi="Arial" w:cs="Arial"/>
                <w:color w:val="000000"/>
                <w:sz w:val="20"/>
                <w:szCs w:val="20"/>
              </w:rPr>
              <w:lastRenderedPageBreak/>
              <w:t xml:space="preserve">БЛНС </w:t>
            </w:r>
            <w:r w:rsidR="009842EF" w:rsidRPr="00F00EDF">
              <w:rPr>
                <w:rFonts w:ascii="Arial" w:hAnsi="Arial" w:cs="Arial"/>
                <w:color w:val="000000"/>
                <w:sz w:val="20"/>
                <w:szCs w:val="20"/>
              </w:rPr>
              <w:t>–</w:t>
            </w:r>
            <w:r w:rsidRPr="00F00EDF">
              <w:rPr>
                <w:rFonts w:ascii="Arial" w:hAnsi="Arial" w:cs="Arial"/>
                <w:color w:val="000000"/>
                <w:sz w:val="20"/>
                <w:szCs w:val="20"/>
              </w:rPr>
              <w:t xml:space="preserve"> выполнена балансировка ресурсов</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AE6FF7E"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Выполнена балансировка человеческих ресурсов по заказу</w:t>
            </w:r>
          </w:p>
        </w:tc>
        <w:tc>
          <w:tcPr>
            <w:tcW w:w="1525" w:type="pct"/>
            <w:tcBorders>
              <w:top w:val="nil"/>
              <w:left w:val="nil"/>
              <w:bottom w:val="single" w:sz="8" w:space="0" w:color="auto"/>
              <w:right w:val="single" w:sz="12" w:space="0" w:color="auto"/>
            </w:tcBorders>
            <w:vAlign w:val="bottom"/>
          </w:tcPr>
          <w:p w14:paraId="1AE471CC" w14:textId="15A05586"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0A3BC068"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B89A326" w14:textId="42FDB572"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ТРКБ </w:t>
            </w:r>
            <w:r w:rsidR="009842EF" w:rsidRPr="00F00EDF">
              <w:rPr>
                <w:rFonts w:ascii="Arial" w:hAnsi="Arial" w:cs="Arial"/>
                <w:color w:val="000000"/>
                <w:sz w:val="20"/>
                <w:szCs w:val="20"/>
              </w:rPr>
              <w:t>–</w:t>
            </w:r>
            <w:r w:rsidRPr="00F00EDF">
              <w:rPr>
                <w:rFonts w:ascii="Arial" w:hAnsi="Arial" w:cs="Arial"/>
                <w:color w:val="000000"/>
                <w:sz w:val="20"/>
                <w:szCs w:val="20"/>
              </w:rPr>
              <w:t xml:space="preserve"> требуется корректировка бюджета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A44F093"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Не хватает бюджета, требуется добавить</w:t>
            </w:r>
          </w:p>
        </w:tc>
        <w:tc>
          <w:tcPr>
            <w:tcW w:w="1525" w:type="pct"/>
            <w:tcBorders>
              <w:top w:val="nil"/>
              <w:left w:val="nil"/>
              <w:bottom w:val="single" w:sz="8" w:space="0" w:color="auto"/>
              <w:right w:val="single" w:sz="12" w:space="0" w:color="auto"/>
            </w:tcBorders>
            <w:vAlign w:val="bottom"/>
          </w:tcPr>
          <w:p w14:paraId="71CE1655" w14:textId="188478DF"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45B1D972"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150FD45" w14:textId="2D1DCBB2"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КОРБ </w:t>
            </w:r>
            <w:r w:rsidR="009842EF" w:rsidRPr="00F00EDF">
              <w:rPr>
                <w:rFonts w:ascii="Arial" w:hAnsi="Arial" w:cs="Arial"/>
                <w:color w:val="000000"/>
                <w:sz w:val="20"/>
                <w:szCs w:val="20"/>
              </w:rPr>
              <w:t>–</w:t>
            </w:r>
            <w:r w:rsidRPr="00F00EDF">
              <w:rPr>
                <w:rFonts w:ascii="Arial" w:hAnsi="Arial" w:cs="Arial"/>
                <w:color w:val="000000"/>
                <w:sz w:val="20"/>
                <w:szCs w:val="20"/>
              </w:rPr>
              <w:t xml:space="preserve"> бюджет выделен и скорректирован </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B110F58"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Бюджет выделен по отдельному запросу для данного заказа</w:t>
            </w:r>
          </w:p>
        </w:tc>
        <w:tc>
          <w:tcPr>
            <w:tcW w:w="1525" w:type="pct"/>
            <w:tcBorders>
              <w:top w:val="nil"/>
              <w:left w:val="nil"/>
              <w:bottom w:val="single" w:sz="8" w:space="0" w:color="auto"/>
              <w:right w:val="single" w:sz="12" w:space="0" w:color="auto"/>
            </w:tcBorders>
            <w:vAlign w:val="bottom"/>
          </w:tcPr>
          <w:p w14:paraId="28865D31" w14:textId="03F0AB2E"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30A53A20"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2EFD08A"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ТРСХ – требуется синхронизация заказов (по критериям критичности)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5202E13"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Устанавливается для критичных работ в рамках воздействия, выполняемых несколькими службами</w:t>
            </w:r>
          </w:p>
        </w:tc>
        <w:tc>
          <w:tcPr>
            <w:tcW w:w="1525" w:type="pct"/>
            <w:tcBorders>
              <w:top w:val="nil"/>
              <w:left w:val="nil"/>
              <w:bottom w:val="single" w:sz="8" w:space="0" w:color="auto"/>
              <w:right w:val="single" w:sz="12" w:space="0" w:color="auto"/>
            </w:tcBorders>
            <w:vAlign w:val="bottom"/>
          </w:tcPr>
          <w:p w14:paraId="4E9476FA" w14:textId="62DB09D2"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44B61D21"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DB3A747"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СИНХ – заказы синхронизированы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0253DD7"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Устанавливается после синхронизации заказов со смежными службами</w:t>
            </w:r>
          </w:p>
        </w:tc>
        <w:tc>
          <w:tcPr>
            <w:tcW w:w="1525" w:type="pct"/>
            <w:tcBorders>
              <w:top w:val="nil"/>
              <w:left w:val="nil"/>
              <w:bottom w:val="single" w:sz="8" w:space="0" w:color="auto"/>
              <w:right w:val="single" w:sz="12" w:space="0" w:color="auto"/>
            </w:tcBorders>
            <w:vAlign w:val="bottom"/>
          </w:tcPr>
          <w:p w14:paraId="2FC21BED" w14:textId="615B010D"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1DCE32B6"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9884E89"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ИСПП – исполнители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D39A58E"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Устанавливается после того, как на операции назначены/уточнены исполнители</w:t>
            </w:r>
          </w:p>
        </w:tc>
        <w:tc>
          <w:tcPr>
            <w:tcW w:w="1525" w:type="pct"/>
            <w:tcBorders>
              <w:top w:val="nil"/>
              <w:left w:val="nil"/>
              <w:bottom w:val="single" w:sz="8" w:space="0" w:color="auto"/>
              <w:right w:val="single" w:sz="12" w:space="0" w:color="auto"/>
            </w:tcBorders>
            <w:vAlign w:val="bottom"/>
          </w:tcPr>
          <w:p w14:paraId="4790EC83" w14:textId="6C9E515D"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4127D142"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A7C30C9" w14:textId="10A45FB0"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ИСПК </w:t>
            </w:r>
            <w:r w:rsidR="009842EF" w:rsidRPr="00F00EDF">
              <w:rPr>
                <w:rFonts w:ascii="Arial" w:hAnsi="Arial" w:cs="Arial"/>
                <w:color w:val="000000"/>
                <w:sz w:val="20"/>
                <w:szCs w:val="20"/>
              </w:rPr>
              <w:t>–</w:t>
            </w:r>
            <w:r w:rsidRPr="00F00EDF">
              <w:rPr>
                <w:rFonts w:ascii="Arial" w:hAnsi="Arial" w:cs="Arial"/>
                <w:color w:val="000000"/>
                <w:sz w:val="20"/>
                <w:szCs w:val="20"/>
              </w:rPr>
              <w:t xml:space="preserve"> требуется заменить исполнителей</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9683921"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Требуется заменить исполнителей</w:t>
            </w:r>
          </w:p>
        </w:tc>
        <w:tc>
          <w:tcPr>
            <w:tcW w:w="1525" w:type="pct"/>
            <w:tcBorders>
              <w:top w:val="nil"/>
              <w:left w:val="nil"/>
              <w:bottom w:val="single" w:sz="8" w:space="0" w:color="auto"/>
              <w:right w:val="single" w:sz="12" w:space="0" w:color="auto"/>
            </w:tcBorders>
            <w:vAlign w:val="bottom"/>
          </w:tcPr>
          <w:p w14:paraId="0E6483FA" w14:textId="1FF89DBD"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43E1E357"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F9396BC" w14:textId="1FC8173B"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ИСПЗ </w:t>
            </w:r>
            <w:r w:rsidR="009842EF" w:rsidRPr="00F00EDF">
              <w:rPr>
                <w:rFonts w:ascii="Arial" w:hAnsi="Arial" w:cs="Arial"/>
                <w:color w:val="000000"/>
                <w:sz w:val="20"/>
                <w:szCs w:val="20"/>
              </w:rPr>
              <w:t>–</w:t>
            </w:r>
            <w:r w:rsidRPr="00F00EDF">
              <w:rPr>
                <w:rFonts w:ascii="Arial" w:hAnsi="Arial" w:cs="Arial"/>
                <w:color w:val="000000"/>
                <w:sz w:val="20"/>
                <w:szCs w:val="20"/>
              </w:rPr>
              <w:t xml:space="preserve"> Исполнители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C0A8842"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Исполнители заменены (на более целесообразные)</w:t>
            </w:r>
          </w:p>
        </w:tc>
        <w:tc>
          <w:tcPr>
            <w:tcW w:w="1525" w:type="pct"/>
            <w:tcBorders>
              <w:top w:val="nil"/>
              <w:left w:val="nil"/>
              <w:bottom w:val="single" w:sz="8" w:space="0" w:color="auto"/>
              <w:right w:val="single" w:sz="12" w:space="0" w:color="auto"/>
            </w:tcBorders>
            <w:vAlign w:val="bottom"/>
          </w:tcPr>
          <w:p w14:paraId="4B1A1D46" w14:textId="1A7A9B20"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1FDAA829"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BDB636F" w14:textId="6C9DE64D"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ИСПС </w:t>
            </w:r>
            <w:r w:rsidR="009842EF" w:rsidRPr="00F00EDF">
              <w:rPr>
                <w:rFonts w:ascii="Arial" w:hAnsi="Arial" w:cs="Arial"/>
                <w:color w:val="000000"/>
                <w:sz w:val="20"/>
                <w:szCs w:val="20"/>
              </w:rPr>
              <w:t>–</w:t>
            </w:r>
            <w:r w:rsidRPr="00F00EDF">
              <w:rPr>
                <w:rFonts w:ascii="Arial" w:hAnsi="Arial" w:cs="Arial"/>
                <w:color w:val="000000"/>
                <w:sz w:val="20"/>
                <w:szCs w:val="20"/>
              </w:rPr>
              <w:t xml:space="preserve"> Исполнители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A828991"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Замена исполнителей согласована старшим Планировщиком</w:t>
            </w:r>
          </w:p>
        </w:tc>
        <w:tc>
          <w:tcPr>
            <w:tcW w:w="1525" w:type="pct"/>
            <w:tcBorders>
              <w:top w:val="nil"/>
              <w:left w:val="nil"/>
              <w:bottom w:val="single" w:sz="8" w:space="0" w:color="auto"/>
              <w:right w:val="single" w:sz="12" w:space="0" w:color="auto"/>
            </w:tcBorders>
            <w:vAlign w:val="bottom"/>
          </w:tcPr>
          <w:p w14:paraId="3CE45D43" w14:textId="568C3980"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6E30D587"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271F80D"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ВПС – ВПС сбалансированы в рамках подразделения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945C552"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Устанавливается после балансировки ВПС в рамках подразделения</w:t>
            </w:r>
          </w:p>
        </w:tc>
        <w:tc>
          <w:tcPr>
            <w:tcW w:w="1525" w:type="pct"/>
            <w:tcBorders>
              <w:top w:val="nil"/>
              <w:left w:val="nil"/>
              <w:bottom w:val="single" w:sz="8" w:space="0" w:color="auto"/>
              <w:right w:val="single" w:sz="12" w:space="0" w:color="auto"/>
            </w:tcBorders>
            <w:vAlign w:val="bottom"/>
          </w:tcPr>
          <w:p w14:paraId="54AF8FEA" w14:textId="26E79F13"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4DA4C3CA" w14:textId="77777777" w:rsidTr="00BE0F9B">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27C8DDB" w14:textId="1ECE730C"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ВПСС </w:t>
            </w:r>
            <w:r w:rsidR="009842EF" w:rsidRPr="00F00EDF">
              <w:rPr>
                <w:rFonts w:ascii="Arial" w:hAnsi="Arial" w:cs="Arial"/>
                <w:color w:val="000000"/>
                <w:sz w:val="20"/>
                <w:szCs w:val="20"/>
              </w:rPr>
              <w:t>–</w:t>
            </w:r>
            <w:r w:rsidRPr="00F00EDF">
              <w:rPr>
                <w:rFonts w:ascii="Arial" w:hAnsi="Arial" w:cs="Arial"/>
                <w:color w:val="000000"/>
                <w:sz w:val="20"/>
                <w:szCs w:val="20"/>
              </w:rPr>
              <w:t xml:space="preserve"> ВПС сбалансированы со смежными заказами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F5B0776"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Устанавливается после общей балансировки ВПС (со смежными подразделениями)</w:t>
            </w:r>
          </w:p>
        </w:tc>
        <w:tc>
          <w:tcPr>
            <w:tcW w:w="1525" w:type="pct"/>
            <w:tcBorders>
              <w:top w:val="nil"/>
              <w:left w:val="nil"/>
              <w:bottom w:val="single" w:sz="8" w:space="0" w:color="auto"/>
              <w:right w:val="single" w:sz="12" w:space="0" w:color="auto"/>
            </w:tcBorders>
            <w:vAlign w:val="bottom"/>
          </w:tcPr>
          <w:p w14:paraId="423A3234" w14:textId="5066777A"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48337EA4" w14:textId="77777777" w:rsidTr="00E13693">
        <w:trPr>
          <w:cantSplit/>
        </w:trPr>
        <w:tc>
          <w:tcPr>
            <w:tcW w:w="1595" w:type="pct"/>
            <w:tcBorders>
              <w:top w:val="nil"/>
              <w:left w:val="single" w:sz="12" w:space="0" w:color="auto"/>
              <w:bottom w:val="single" w:sz="12" w:space="0" w:color="auto"/>
              <w:right w:val="single" w:sz="8" w:space="0" w:color="auto"/>
            </w:tcBorders>
            <w:tcMar>
              <w:top w:w="0" w:type="dxa"/>
              <w:left w:w="108" w:type="dxa"/>
              <w:bottom w:w="0" w:type="dxa"/>
              <w:right w:w="108" w:type="dxa"/>
            </w:tcMar>
            <w:vAlign w:val="bottom"/>
          </w:tcPr>
          <w:p w14:paraId="44F8007D" w14:textId="06025F09"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ДФКТ </w:t>
            </w:r>
            <w:r w:rsidR="009842EF" w:rsidRPr="00F00EDF">
              <w:rPr>
                <w:rFonts w:ascii="Arial" w:hAnsi="Arial" w:cs="Arial"/>
                <w:color w:val="000000"/>
                <w:sz w:val="20"/>
                <w:szCs w:val="20"/>
              </w:rPr>
              <w:t>–</w:t>
            </w:r>
            <w:r w:rsidRPr="00F00EDF">
              <w:rPr>
                <w:rFonts w:ascii="Arial" w:hAnsi="Arial" w:cs="Arial"/>
                <w:color w:val="000000"/>
                <w:sz w:val="20"/>
                <w:szCs w:val="20"/>
              </w:rPr>
              <w:t xml:space="preserve"> Дефектная ведомость</w:t>
            </w:r>
          </w:p>
        </w:tc>
        <w:tc>
          <w:tcPr>
            <w:tcW w:w="1880" w:type="pct"/>
            <w:tcBorders>
              <w:top w:val="nil"/>
              <w:left w:val="nil"/>
              <w:bottom w:val="single" w:sz="12" w:space="0" w:color="auto"/>
              <w:right w:val="single" w:sz="12" w:space="0" w:color="auto"/>
            </w:tcBorders>
            <w:tcMar>
              <w:top w:w="0" w:type="dxa"/>
              <w:left w:w="108" w:type="dxa"/>
              <w:bottom w:w="0" w:type="dxa"/>
              <w:right w:w="108" w:type="dxa"/>
            </w:tcMar>
            <w:vAlign w:val="bottom"/>
          </w:tcPr>
          <w:p w14:paraId="793788A8" w14:textId="77777777" w:rsidR="00BE0F9B" w:rsidRPr="00F00EDF" w:rsidRDefault="00BE0F9B">
            <w:pPr>
              <w:rPr>
                <w:rFonts w:ascii="Arial" w:hAnsi="Arial" w:cs="Arial"/>
                <w:color w:val="000000"/>
                <w:sz w:val="20"/>
                <w:szCs w:val="20"/>
              </w:rPr>
            </w:pPr>
            <w:r w:rsidRPr="00F00EDF">
              <w:rPr>
                <w:rFonts w:ascii="Arial" w:hAnsi="Arial" w:cs="Arial"/>
                <w:color w:val="000000"/>
                <w:sz w:val="20"/>
                <w:szCs w:val="20"/>
              </w:rPr>
              <w:t>Устанавливается, если заказ создан из сообщения, содержащего информацию о дефекте</w:t>
            </w:r>
          </w:p>
        </w:tc>
        <w:tc>
          <w:tcPr>
            <w:tcW w:w="1525" w:type="pct"/>
            <w:tcBorders>
              <w:top w:val="nil"/>
              <w:left w:val="nil"/>
              <w:bottom w:val="single" w:sz="12" w:space="0" w:color="auto"/>
              <w:right w:val="single" w:sz="12" w:space="0" w:color="auto"/>
            </w:tcBorders>
            <w:vAlign w:val="bottom"/>
          </w:tcPr>
          <w:p w14:paraId="62829FA6" w14:textId="3312E465"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BE0F9B" w:rsidRPr="00F00EDF" w14:paraId="7D6B1027" w14:textId="77777777" w:rsidTr="00E13693">
        <w:trPr>
          <w:cantSplit/>
        </w:trPr>
        <w:tc>
          <w:tcPr>
            <w:tcW w:w="1595" w:type="pct"/>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A8E4386" w14:textId="76D0D89F" w:rsidR="00BE0F9B" w:rsidRPr="00F00EDF" w:rsidRDefault="00BE0F9B">
            <w:pPr>
              <w:rPr>
                <w:rFonts w:ascii="Arial" w:hAnsi="Arial" w:cs="Arial"/>
                <w:color w:val="000000"/>
                <w:sz w:val="20"/>
                <w:szCs w:val="20"/>
              </w:rPr>
            </w:pPr>
            <w:r w:rsidRPr="00F00EDF">
              <w:rPr>
                <w:rFonts w:ascii="Arial" w:hAnsi="Arial" w:cs="Arial"/>
                <w:color w:val="000000"/>
                <w:sz w:val="20"/>
                <w:szCs w:val="20"/>
              </w:rPr>
              <w:t xml:space="preserve">ПРНТ </w:t>
            </w:r>
            <w:r w:rsidR="009842EF" w:rsidRPr="00F00EDF">
              <w:rPr>
                <w:rFonts w:ascii="Arial" w:hAnsi="Arial" w:cs="Arial"/>
                <w:color w:val="000000"/>
                <w:sz w:val="20"/>
                <w:szCs w:val="20"/>
              </w:rPr>
              <w:t>–</w:t>
            </w:r>
            <w:r w:rsidRPr="00F00EDF">
              <w:rPr>
                <w:rFonts w:ascii="Arial" w:hAnsi="Arial" w:cs="Arial"/>
                <w:color w:val="000000"/>
                <w:sz w:val="20"/>
                <w:szCs w:val="20"/>
              </w:rPr>
              <w:t xml:space="preserve"> Работы приняты</w:t>
            </w:r>
          </w:p>
        </w:tc>
        <w:tc>
          <w:tcPr>
            <w:tcW w:w="1880" w:type="pct"/>
            <w:tcBorders>
              <w:top w:val="single" w:sz="12" w:space="0" w:color="auto"/>
              <w:left w:val="nil"/>
              <w:bottom w:val="single" w:sz="8" w:space="0" w:color="auto"/>
              <w:right w:val="single" w:sz="4" w:space="0" w:color="auto"/>
            </w:tcBorders>
            <w:tcMar>
              <w:top w:w="0" w:type="dxa"/>
              <w:left w:w="108" w:type="dxa"/>
              <w:bottom w:w="0" w:type="dxa"/>
              <w:right w:w="108" w:type="dxa"/>
            </w:tcMar>
            <w:vAlign w:val="bottom"/>
          </w:tcPr>
          <w:p w14:paraId="3EC165BD" w14:textId="4513351C" w:rsidR="00BE0F9B" w:rsidRPr="00F00EDF" w:rsidRDefault="00BE0F9B">
            <w:pPr>
              <w:rPr>
                <w:rFonts w:ascii="Arial" w:hAnsi="Arial" w:cs="Arial"/>
                <w:color w:val="000000"/>
                <w:sz w:val="20"/>
                <w:szCs w:val="20"/>
              </w:rPr>
            </w:pPr>
            <w:r w:rsidRPr="00F00EDF">
              <w:rPr>
                <w:rFonts w:ascii="Arial" w:hAnsi="Arial" w:cs="Arial"/>
                <w:color w:val="000000"/>
                <w:sz w:val="20"/>
                <w:szCs w:val="20"/>
              </w:rPr>
              <w:t>Устанавливается при приёмке работ по мероприятию Т</w:t>
            </w:r>
            <w:r w:rsidR="009842EF" w:rsidRPr="00F00EDF">
              <w:rPr>
                <w:rFonts w:ascii="Arial" w:hAnsi="Arial" w:cs="Arial"/>
                <w:color w:val="000000"/>
                <w:sz w:val="20"/>
                <w:szCs w:val="20"/>
              </w:rPr>
              <w:t>О</w:t>
            </w:r>
            <w:r w:rsidRPr="00F00EDF">
              <w:rPr>
                <w:rFonts w:ascii="Arial" w:hAnsi="Arial" w:cs="Arial"/>
                <w:color w:val="000000"/>
                <w:sz w:val="20"/>
                <w:szCs w:val="20"/>
              </w:rPr>
              <w:t>иР, позволяет произвести техническое закрытие заказа ТОРО</w:t>
            </w:r>
          </w:p>
        </w:tc>
        <w:tc>
          <w:tcPr>
            <w:tcW w:w="1525" w:type="pct"/>
            <w:tcBorders>
              <w:top w:val="single" w:sz="12" w:space="0" w:color="auto"/>
              <w:left w:val="single" w:sz="4" w:space="0" w:color="auto"/>
              <w:bottom w:val="single" w:sz="8" w:space="0" w:color="auto"/>
              <w:right w:val="single" w:sz="12" w:space="0" w:color="auto"/>
            </w:tcBorders>
            <w:vAlign w:val="bottom"/>
          </w:tcPr>
          <w:p w14:paraId="1C68D975" w14:textId="205384D2" w:rsidR="00BE0F9B" w:rsidRPr="00F00EDF" w:rsidRDefault="009842EF">
            <w:pPr>
              <w:rPr>
                <w:rFonts w:ascii="Arial" w:hAnsi="Arial" w:cs="Arial"/>
                <w:color w:val="000000"/>
                <w:sz w:val="20"/>
                <w:szCs w:val="20"/>
              </w:rPr>
            </w:pPr>
            <w:r w:rsidRPr="00F00EDF">
              <w:rPr>
                <w:rFonts w:ascii="Arial" w:hAnsi="Arial" w:cs="Arial"/>
                <w:color w:val="000000"/>
                <w:sz w:val="20"/>
                <w:szCs w:val="20"/>
              </w:rPr>
              <w:t>Ответственный за приемку работ</w:t>
            </w:r>
            <w:r w:rsidR="00BE0F9B" w:rsidRPr="00F00EDF">
              <w:rPr>
                <w:rFonts w:ascii="Arial" w:hAnsi="Arial" w:cs="Arial"/>
                <w:color w:val="000000"/>
                <w:sz w:val="20"/>
                <w:szCs w:val="20"/>
              </w:rPr>
              <w:t xml:space="preserve"> </w:t>
            </w:r>
          </w:p>
        </w:tc>
      </w:tr>
      <w:tr w:rsidR="009842EF" w:rsidRPr="00F00EDF" w14:paraId="5C02A8AD" w14:textId="77777777" w:rsidTr="00E13693">
        <w:trPr>
          <w:cantSplit/>
        </w:trPr>
        <w:tc>
          <w:tcPr>
            <w:tcW w:w="1595" w:type="pct"/>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F414EBD" w14:textId="186FB4B6" w:rsidR="009842EF" w:rsidRPr="00F00EDF" w:rsidRDefault="009842EF">
            <w:pPr>
              <w:rPr>
                <w:rFonts w:ascii="Arial" w:hAnsi="Arial" w:cs="Arial"/>
                <w:color w:val="000000"/>
                <w:sz w:val="20"/>
                <w:szCs w:val="20"/>
              </w:rPr>
            </w:pPr>
            <w:r w:rsidRPr="00F00EDF">
              <w:rPr>
                <w:rFonts w:ascii="Arial" w:hAnsi="Arial" w:cs="Arial"/>
                <w:color w:val="000000"/>
                <w:sz w:val="20"/>
                <w:szCs w:val="20"/>
              </w:rPr>
              <w:t>НПРН - Работы не приняты</w:t>
            </w:r>
          </w:p>
        </w:tc>
        <w:tc>
          <w:tcPr>
            <w:tcW w:w="1880" w:type="pct"/>
            <w:tcBorders>
              <w:top w:val="single" w:sz="12" w:space="0" w:color="auto"/>
              <w:left w:val="nil"/>
              <w:bottom w:val="single" w:sz="8" w:space="0" w:color="auto"/>
              <w:right w:val="single" w:sz="4" w:space="0" w:color="auto"/>
            </w:tcBorders>
            <w:tcMar>
              <w:top w:w="0" w:type="dxa"/>
              <w:left w:w="108" w:type="dxa"/>
              <w:bottom w:w="0" w:type="dxa"/>
              <w:right w:w="108" w:type="dxa"/>
            </w:tcMar>
            <w:vAlign w:val="bottom"/>
          </w:tcPr>
          <w:p w14:paraId="47766E6B" w14:textId="1D1A86A1" w:rsidR="009842EF" w:rsidRPr="00F00EDF" w:rsidRDefault="009842EF">
            <w:pPr>
              <w:rPr>
                <w:rFonts w:ascii="Arial" w:hAnsi="Arial" w:cs="Arial"/>
                <w:color w:val="000000"/>
                <w:sz w:val="20"/>
                <w:szCs w:val="20"/>
              </w:rPr>
            </w:pPr>
            <w:r w:rsidRPr="00F00EDF">
              <w:rPr>
                <w:rFonts w:ascii="Arial" w:hAnsi="Arial" w:cs="Arial"/>
                <w:color w:val="000000"/>
                <w:sz w:val="20"/>
                <w:szCs w:val="20"/>
              </w:rPr>
              <w:t xml:space="preserve">Устанавливается при отмене приёмки работ по мероприятию </w:t>
            </w:r>
            <w:r w:rsidR="00A023C8" w:rsidRPr="00F00EDF">
              <w:rPr>
                <w:rFonts w:ascii="Arial" w:hAnsi="Arial" w:cs="Arial"/>
                <w:color w:val="000000"/>
                <w:sz w:val="20"/>
                <w:szCs w:val="20"/>
              </w:rPr>
              <w:t>ТОиР</w:t>
            </w:r>
            <w:r w:rsidRPr="00F00EDF">
              <w:rPr>
                <w:rFonts w:ascii="Arial" w:hAnsi="Arial" w:cs="Arial"/>
                <w:color w:val="000000"/>
                <w:sz w:val="20"/>
                <w:szCs w:val="20"/>
              </w:rPr>
              <w:t>, не позволяет произвести техническое закрытие заказа ТОРО</w:t>
            </w:r>
          </w:p>
        </w:tc>
        <w:tc>
          <w:tcPr>
            <w:tcW w:w="1525" w:type="pct"/>
            <w:tcBorders>
              <w:top w:val="single" w:sz="12" w:space="0" w:color="auto"/>
              <w:left w:val="single" w:sz="4" w:space="0" w:color="auto"/>
              <w:bottom w:val="single" w:sz="8" w:space="0" w:color="auto"/>
              <w:right w:val="single" w:sz="12" w:space="0" w:color="auto"/>
            </w:tcBorders>
            <w:vAlign w:val="bottom"/>
          </w:tcPr>
          <w:p w14:paraId="2576DCD5" w14:textId="47F830C9" w:rsidR="009842EF" w:rsidRPr="00F00EDF" w:rsidRDefault="009842EF">
            <w:pPr>
              <w:rPr>
                <w:rFonts w:ascii="Arial" w:hAnsi="Arial" w:cs="Arial"/>
                <w:color w:val="000000"/>
                <w:sz w:val="20"/>
                <w:szCs w:val="20"/>
              </w:rPr>
            </w:pPr>
            <w:r w:rsidRPr="00F00EDF">
              <w:rPr>
                <w:rFonts w:ascii="Arial" w:hAnsi="Arial" w:cs="Arial"/>
                <w:color w:val="000000"/>
                <w:sz w:val="20"/>
                <w:szCs w:val="20"/>
              </w:rPr>
              <w:t xml:space="preserve">Ответственный за приемку работ </w:t>
            </w:r>
          </w:p>
        </w:tc>
      </w:tr>
      <w:tr w:rsidR="009842EF" w:rsidRPr="00F00EDF" w14:paraId="62CF5172" w14:textId="77777777" w:rsidTr="00913117">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57A048"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ПУСТ - заказ требует дополнительного наполнения (был создан без ТК)</w:t>
            </w:r>
          </w:p>
        </w:tc>
        <w:tc>
          <w:tcPr>
            <w:tcW w:w="1880" w:type="pct"/>
            <w:tcBorders>
              <w:top w:val="nil"/>
              <w:left w:val="nil"/>
              <w:bottom w:val="single" w:sz="8" w:space="0" w:color="auto"/>
              <w:right w:val="single" w:sz="4" w:space="0" w:color="auto"/>
            </w:tcBorders>
            <w:tcMar>
              <w:top w:w="0" w:type="dxa"/>
              <w:left w:w="108" w:type="dxa"/>
              <w:bottom w:w="0" w:type="dxa"/>
              <w:right w:w="108" w:type="dxa"/>
            </w:tcMar>
            <w:vAlign w:val="bottom"/>
          </w:tcPr>
          <w:p w14:paraId="2FACA43A"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Устанавливается автоматически в том случае, если нет техкарты либо она не полная, и заказ необходимо дополнить операциями и материалами</w:t>
            </w:r>
          </w:p>
        </w:tc>
        <w:tc>
          <w:tcPr>
            <w:tcW w:w="1525" w:type="pct"/>
            <w:tcBorders>
              <w:top w:val="nil"/>
              <w:left w:val="single" w:sz="4" w:space="0" w:color="auto"/>
              <w:bottom w:val="single" w:sz="8" w:space="0" w:color="auto"/>
              <w:right w:val="single" w:sz="12" w:space="0" w:color="auto"/>
            </w:tcBorders>
            <w:vAlign w:val="bottom"/>
          </w:tcPr>
          <w:p w14:paraId="0D251625" w14:textId="0F3F6CA3" w:rsidR="009842EF" w:rsidRPr="00F00EDF" w:rsidRDefault="009842EF">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9842EF" w:rsidRPr="00F00EDF" w14:paraId="600E1ACE" w14:textId="77777777" w:rsidTr="00913117">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674719C"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ПОЛН - заказ наполнен вручную</w:t>
            </w:r>
          </w:p>
        </w:tc>
        <w:tc>
          <w:tcPr>
            <w:tcW w:w="1880" w:type="pct"/>
            <w:tcBorders>
              <w:top w:val="nil"/>
              <w:left w:val="nil"/>
              <w:bottom w:val="single" w:sz="8" w:space="0" w:color="auto"/>
              <w:right w:val="single" w:sz="4" w:space="0" w:color="auto"/>
            </w:tcBorders>
            <w:tcMar>
              <w:top w:w="0" w:type="dxa"/>
              <w:left w:w="108" w:type="dxa"/>
              <w:bottom w:w="0" w:type="dxa"/>
              <w:right w:w="108" w:type="dxa"/>
            </w:tcMar>
            <w:vAlign w:val="bottom"/>
          </w:tcPr>
          <w:p w14:paraId="7C37366D"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 xml:space="preserve">Устанавливается Планировщиком для обозначения, что заказ </w:t>
            </w:r>
            <w:proofErr w:type="spellStart"/>
            <w:r w:rsidRPr="00F00EDF">
              <w:rPr>
                <w:rFonts w:ascii="Arial" w:hAnsi="Arial" w:cs="Arial"/>
                <w:color w:val="000000"/>
                <w:sz w:val="20"/>
                <w:szCs w:val="20"/>
              </w:rPr>
              <w:t>дообогащён</w:t>
            </w:r>
            <w:proofErr w:type="spellEnd"/>
            <w:r w:rsidRPr="00F00EDF">
              <w:rPr>
                <w:rFonts w:ascii="Arial" w:hAnsi="Arial" w:cs="Arial"/>
                <w:color w:val="000000"/>
                <w:sz w:val="20"/>
                <w:szCs w:val="20"/>
              </w:rPr>
              <w:t xml:space="preserve"> операциями/материалами (был ранее создан без техкарты)</w:t>
            </w:r>
          </w:p>
        </w:tc>
        <w:tc>
          <w:tcPr>
            <w:tcW w:w="1525" w:type="pct"/>
            <w:tcBorders>
              <w:top w:val="nil"/>
              <w:left w:val="single" w:sz="4" w:space="0" w:color="auto"/>
              <w:bottom w:val="single" w:sz="8" w:space="0" w:color="auto"/>
              <w:right w:val="single" w:sz="12" w:space="0" w:color="auto"/>
            </w:tcBorders>
            <w:vAlign w:val="bottom"/>
          </w:tcPr>
          <w:p w14:paraId="6D2FDBBF" w14:textId="59C385C8" w:rsidR="009842EF" w:rsidRPr="00F00EDF" w:rsidRDefault="009842EF">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9842EF" w:rsidRPr="00F00EDF" w14:paraId="34754FC4" w14:textId="77777777" w:rsidTr="00E13693">
        <w:trPr>
          <w:cantSplit/>
        </w:trPr>
        <w:tc>
          <w:tcPr>
            <w:tcW w:w="1595" w:type="pct"/>
            <w:tcBorders>
              <w:top w:val="nil"/>
              <w:left w:val="single" w:sz="12" w:space="0" w:color="auto"/>
              <w:bottom w:val="single" w:sz="4" w:space="0" w:color="auto"/>
              <w:right w:val="single" w:sz="8" w:space="0" w:color="auto"/>
            </w:tcBorders>
            <w:tcMar>
              <w:top w:w="0" w:type="dxa"/>
              <w:left w:w="108" w:type="dxa"/>
              <w:bottom w:w="0" w:type="dxa"/>
              <w:right w:w="108" w:type="dxa"/>
            </w:tcMar>
            <w:vAlign w:val="bottom"/>
          </w:tcPr>
          <w:p w14:paraId="18274ABF"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ПРОВ - заказ проверен</w:t>
            </w:r>
          </w:p>
        </w:tc>
        <w:tc>
          <w:tcPr>
            <w:tcW w:w="1880" w:type="pct"/>
            <w:tcBorders>
              <w:top w:val="nil"/>
              <w:left w:val="nil"/>
              <w:bottom w:val="single" w:sz="4" w:space="0" w:color="auto"/>
              <w:right w:val="single" w:sz="4" w:space="0" w:color="auto"/>
            </w:tcBorders>
            <w:tcMar>
              <w:top w:w="0" w:type="dxa"/>
              <w:left w:w="108" w:type="dxa"/>
              <w:bottom w:w="0" w:type="dxa"/>
              <w:right w:w="108" w:type="dxa"/>
            </w:tcMar>
            <w:vAlign w:val="bottom"/>
          </w:tcPr>
          <w:p w14:paraId="366B492B"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Отражает проверку заказа, наполненным Планировщиком вручную, старшим Планировщиком</w:t>
            </w:r>
          </w:p>
        </w:tc>
        <w:tc>
          <w:tcPr>
            <w:tcW w:w="1525" w:type="pct"/>
            <w:tcBorders>
              <w:top w:val="nil"/>
              <w:left w:val="single" w:sz="4" w:space="0" w:color="auto"/>
              <w:bottom w:val="single" w:sz="4" w:space="0" w:color="auto"/>
              <w:right w:val="single" w:sz="12" w:space="0" w:color="auto"/>
            </w:tcBorders>
            <w:vAlign w:val="bottom"/>
          </w:tcPr>
          <w:p w14:paraId="4CE2D0E9" w14:textId="6662F037" w:rsidR="009842EF" w:rsidRPr="00F00EDF" w:rsidRDefault="009842EF">
            <w:pPr>
              <w:rPr>
                <w:rFonts w:ascii="Arial" w:hAnsi="Arial" w:cs="Arial"/>
                <w:color w:val="000000"/>
                <w:sz w:val="20"/>
                <w:szCs w:val="20"/>
              </w:rPr>
            </w:pPr>
            <w:r w:rsidRPr="00F00EDF">
              <w:rPr>
                <w:rFonts w:ascii="Arial" w:hAnsi="Arial" w:cs="Arial"/>
                <w:color w:val="000000"/>
                <w:sz w:val="20"/>
                <w:szCs w:val="20"/>
              </w:rPr>
              <w:t xml:space="preserve">Старший 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r w:rsidR="009842EF" w:rsidRPr="00F00EDF" w14:paraId="75072BC2" w14:textId="77777777" w:rsidTr="00E13693">
        <w:trPr>
          <w:cantSplit/>
        </w:trPr>
        <w:tc>
          <w:tcPr>
            <w:tcW w:w="1595" w:type="pct"/>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bottom"/>
          </w:tcPr>
          <w:p w14:paraId="1381D2DF"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ОСТ - остановочный ремонт</w:t>
            </w:r>
          </w:p>
        </w:tc>
        <w:tc>
          <w:tcPr>
            <w:tcW w:w="18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76835F1E" w14:textId="77777777" w:rsidR="009842EF" w:rsidRPr="00F00EDF" w:rsidRDefault="009842EF">
            <w:pPr>
              <w:rPr>
                <w:rFonts w:ascii="Arial" w:hAnsi="Arial" w:cs="Arial"/>
                <w:color w:val="000000"/>
                <w:sz w:val="20"/>
                <w:szCs w:val="20"/>
              </w:rPr>
            </w:pPr>
            <w:r w:rsidRPr="00F00EDF">
              <w:rPr>
                <w:rFonts w:ascii="Arial" w:hAnsi="Arial" w:cs="Arial"/>
                <w:color w:val="000000"/>
                <w:sz w:val="20"/>
                <w:szCs w:val="20"/>
              </w:rPr>
              <w:t>Заказ запланирован в рамках остановочного ремонта</w:t>
            </w:r>
          </w:p>
        </w:tc>
        <w:tc>
          <w:tcPr>
            <w:tcW w:w="1525" w:type="pct"/>
            <w:tcBorders>
              <w:top w:val="single" w:sz="4" w:space="0" w:color="auto"/>
              <w:left w:val="single" w:sz="4" w:space="0" w:color="auto"/>
              <w:bottom w:val="single" w:sz="4" w:space="0" w:color="auto"/>
              <w:right w:val="single" w:sz="12" w:space="0" w:color="auto"/>
            </w:tcBorders>
            <w:vAlign w:val="bottom"/>
          </w:tcPr>
          <w:p w14:paraId="28E50540" w14:textId="1765182E" w:rsidR="009842EF" w:rsidRPr="00F00EDF" w:rsidRDefault="009842EF">
            <w:pPr>
              <w:rPr>
                <w:rFonts w:ascii="Arial" w:hAnsi="Arial" w:cs="Arial"/>
                <w:color w:val="000000"/>
                <w:sz w:val="20"/>
                <w:szCs w:val="20"/>
              </w:rPr>
            </w:pPr>
            <w:r w:rsidRPr="00F00EDF">
              <w:rPr>
                <w:rFonts w:ascii="Arial" w:hAnsi="Arial" w:cs="Arial"/>
                <w:color w:val="000000"/>
                <w:sz w:val="20"/>
                <w:szCs w:val="20"/>
              </w:rPr>
              <w:t xml:space="preserve">Планировщик </w:t>
            </w:r>
            <w:r w:rsidR="00A023C8" w:rsidRPr="00F00EDF">
              <w:rPr>
                <w:rFonts w:ascii="Arial" w:hAnsi="Arial" w:cs="Arial"/>
                <w:color w:val="000000"/>
                <w:sz w:val="20"/>
                <w:szCs w:val="20"/>
              </w:rPr>
              <w:t>ТОиР</w:t>
            </w:r>
            <w:r w:rsidRPr="00F00EDF">
              <w:rPr>
                <w:rFonts w:ascii="Arial" w:hAnsi="Arial" w:cs="Arial"/>
                <w:color w:val="000000"/>
                <w:sz w:val="20"/>
                <w:szCs w:val="20"/>
              </w:rPr>
              <w:t xml:space="preserve"> </w:t>
            </w:r>
          </w:p>
        </w:tc>
      </w:tr>
    </w:tbl>
    <w:p w14:paraId="137ED3D4" w14:textId="77777777" w:rsidR="00BE0F9B" w:rsidRPr="00F00EDF" w:rsidRDefault="00BE0F9B">
      <w:pPr>
        <w:spacing w:after="200" w:line="276" w:lineRule="auto"/>
        <w:rPr>
          <w:rFonts w:ascii="Arial" w:eastAsia="Calibri" w:hAnsi="Arial" w:cs="Arial"/>
        </w:rPr>
      </w:pPr>
    </w:p>
    <w:p w14:paraId="03913526" w14:textId="77777777" w:rsidR="00E92C3B" w:rsidRPr="00F00EDF" w:rsidRDefault="0070274B">
      <w:pPr>
        <w:spacing w:after="200" w:line="276" w:lineRule="auto"/>
        <w:rPr>
          <w:rFonts w:ascii="Arial" w:eastAsia="Calibri" w:hAnsi="Arial" w:cs="Arial"/>
          <w:b/>
        </w:rPr>
      </w:pPr>
      <w:r w:rsidRPr="00F00EDF">
        <w:rPr>
          <w:rFonts w:ascii="Arial" w:eastAsia="Calibri" w:hAnsi="Arial" w:cs="Arial"/>
          <w:b/>
        </w:rPr>
        <w:t>З</w:t>
      </w:r>
      <w:r w:rsidR="00A57B5C" w:rsidRPr="00F00EDF">
        <w:rPr>
          <w:rFonts w:ascii="Arial" w:eastAsia="Calibri" w:hAnsi="Arial" w:cs="Arial"/>
          <w:b/>
        </w:rPr>
        <w:t>аполнение транзакционных данных</w:t>
      </w:r>
    </w:p>
    <w:p w14:paraId="0624F32E" w14:textId="00DF6009" w:rsidR="003B2F53" w:rsidRPr="00F00EDF" w:rsidRDefault="003B2F53">
      <w:pPr>
        <w:pStyle w:val="afff5"/>
        <w:spacing w:line="276" w:lineRule="auto"/>
        <w:ind w:firstLine="567"/>
        <w:rPr>
          <w:rFonts w:ascii="Arial" w:hAnsi="Arial" w:cs="Arial"/>
          <w:sz w:val="20"/>
        </w:rPr>
      </w:pPr>
      <w:r w:rsidRPr="00F00EDF">
        <w:rPr>
          <w:rFonts w:ascii="Arial" w:hAnsi="Arial" w:cs="Arial"/>
          <w:sz w:val="20"/>
        </w:rPr>
        <w:lastRenderedPageBreak/>
        <w:t xml:space="preserve">Для создания заказа на восстановление </w:t>
      </w:r>
      <w:r w:rsidR="00932AAE" w:rsidRPr="00F00EDF">
        <w:rPr>
          <w:rFonts w:ascii="Arial" w:hAnsi="Arial" w:cs="Arial"/>
          <w:sz w:val="20"/>
        </w:rPr>
        <w:t>ОФ</w:t>
      </w:r>
      <w:r w:rsidR="00A023C8" w:rsidRPr="00F00EDF">
        <w:rPr>
          <w:rFonts w:ascii="Arial" w:hAnsi="Arial" w:cs="Arial"/>
          <w:sz w:val="20"/>
        </w:rPr>
        <w:t xml:space="preserve"> (</w:t>
      </w:r>
      <w:r w:rsidR="00F92EA6" w:rsidRPr="00F00EDF">
        <w:rPr>
          <w:rFonts w:ascii="Arial" w:hAnsi="Arial" w:cs="Arial"/>
          <w:sz w:val="20"/>
        </w:rPr>
        <w:t xml:space="preserve">не связанных с регламентными работами) </w:t>
      </w:r>
      <w:r w:rsidRPr="00F00EDF">
        <w:rPr>
          <w:rFonts w:ascii="Arial" w:hAnsi="Arial" w:cs="Arial"/>
          <w:sz w:val="20"/>
        </w:rPr>
        <w:t xml:space="preserve">используется транзакция </w:t>
      </w:r>
      <w:r w:rsidR="00A023C8" w:rsidRPr="00F00EDF">
        <w:rPr>
          <w:rFonts w:ascii="Arial" w:hAnsi="Arial" w:cs="Arial"/>
          <w:sz w:val="20"/>
          <w:lang w:val="en-US"/>
        </w:rPr>
        <w:t>IW</w:t>
      </w:r>
      <w:r w:rsidR="00A023C8" w:rsidRPr="00F00EDF">
        <w:rPr>
          <w:rFonts w:ascii="Arial" w:hAnsi="Arial" w:cs="Arial"/>
          <w:sz w:val="20"/>
        </w:rPr>
        <w:t>31</w:t>
      </w:r>
      <w:ins w:id="2293" w:author="Дмитрий Ковтун" w:date="2021-03-12T20:12:00Z">
        <w:r w:rsidR="001F15E7" w:rsidRPr="001F15E7">
          <w:rPr>
            <w:rFonts w:ascii="Arial" w:hAnsi="Arial" w:cs="Arial"/>
            <w:sz w:val="20"/>
            <w:rPrChange w:id="2294" w:author="Дмитрий Ковтун" w:date="2021-03-12T20:12:00Z">
              <w:rPr>
                <w:rFonts w:ascii="Arial" w:hAnsi="Arial" w:cs="Arial"/>
                <w:sz w:val="20"/>
                <w:lang w:val="en-US"/>
              </w:rPr>
            </w:rPrChange>
          </w:rPr>
          <w:t>/</w:t>
        </w:r>
        <w:r w:rsidR="001F15E7">
          <w:rPr>
            <w:rFonts w:ascii="Arial" w:hAnsi="Arial" w:cs="Arial"/>
            <w:sz w:val="20"/>
            <w:lang w:val="en-US"/>
          </w:rPr>
          <w:t>IW</w:t>
        </w:r>
        <w:r w:rsidR="001F15E7" w:rsidRPr="001F15E7">
          <w:rPr>
            <w:rFonts w:ascii="Arial" w:hAnsi="Arial" w:cs="Arial"/>
            <w:sz w:val="20"/>
            <w:rPrChange w:id="2295" w:author="Дмитрий Ковтун" w:date="2021-03-12T20:13:00Z">
              <w:rPr>
                <w:rFonts w:ascii="Arial" w:hAnsi="Arial" w:cs="Arial"/>
                <w:sz w:val="20"/>
                <w:lang w:val="en-US"/>
              </w:rPr>
            </w:rPrChange>
          </w:rPr>
          <w:t>81</w:t>
        </w:r>
      </w:ins>
      <w:r w:rsidR="00A023C8" w:rsidRPr="00F00EDF">
        <w:rPr>
          <w:rFonts w:ascii="Arial" w:hAnsi="Arial" w:cs="Arial"/>
          <w:sz w:val="20"/>
        </w:rPr>
        <w:t xml:space="preserve"> </w:t>
      </w:r>
      <w:r w:rsidRPr="00F00EDF">
        <w:rPr>
          <w:rFonts w:ascii="Arial" w:hAnsi="Arial" w:cs="Arial"/>
          <w:sz w:val="20"/>
        </w:rPr>
        <w:t>с заполнением следующих полей:</w:t>
      </w:r>
    </w:p>
    <w:p w14:paraId="5291E5B4" w14:textId="4ACE1BE8" w:rsidR="00C6056A" w:rsidRPr="00F00EDF" w:rsidRDefault="00C6056A" w:rsidP="00632245">
      <w:pPr>
        <w:rPr>
          <w:rFonts w:ascii="Arial" w:eastAsia="Calibri" w:hAnsi="Arial" w:cs="Arial"/>
          <w:b/>
          <w:sz w:val="22"/>
        </w:rPr>
      </w:pPr>
      <w:r w:rsidRPr="00F00EDF">
        <w:rPr>
          <w:rFonts w:ascii="Arial" w:eastAsia="Calibri" w:hAnsi="Arial" w:cs="Arial"/>
          <w:b/>
          <w:sz w:val="22"/>
        </w:rPr>
        <w:t>Таблица 1</w:t>
      </w:r>
      <w:r w:rsidR="00347262" w:rsidRPr="00F00EDF">
        <w:rPr>
          <w:rFonts w:ascii="Arial" w:eastAsia="Calibri" w:hAnsi="Arial" w:cs="Arial"/>
          <w:b/>
          <w:sz w:val="22"/>
        </w:rPr>
        <w:t>7</w:t>
      </w:r>
      <w:r w:rsidRPr="00F00EDF">
        <w:rPr>
          <w:rFonts w:ascii="Arial" w:eastAsia="Calibri" w:hAnsi="Arial" w:cs="Arial"/>
          <w:b/>
          <w:sz w:val="22"/>
        </w:rPr>
        <w:t xml:space="preserve">. Создание заказа на восстановление (транзакция </w:t>
      </w:r>
      <w:r w:rsidR="00A023C8" w:rsidRPr="00F00EDF">
        <w:rPr>
          <w:rFonts w:ascii="Arial" w:eastAsia="Calibri" w:hAnsi="Arial" w:cs="Arial"/>
          <w:b/>
          <w:sz w:val="22"/>
          <w:lang w:val="en-US"/>
        </w:rPr>
        <w:t>IW</w:t>
      </w:r>
      <w:r w:rsidR="00A023C8" w:rsidRPr="00F00EDF">
        <w:rPr>
          <w:rFonts w:ascii="Arial" w:eastAsia="Calibri" w:hAnsi="Arial" w:cs="Arial"/>
          <w:b/>
          <w:sz w:val="22"/>
        </w:rPr>
        <w:t>31</w:t>
      </w:r>
      <w:ins w:id="2296" w:author="Дмитрий Ковтун" w:date="2021-03-12T20:13:00Z">
        <w:r w:rsidR="001F15E7" w:rsidRPr="001F15E7">
          <w:rPr>
            <w:rFonts w:ascii="Arial" w:eastAsia="Calibri" w:hAnsi="Arial" w:cs="Arial"/>
            <w:b/>
            <w:sz w:val="22"/>
            <w:rPrChange w:id="2297" w:author="Дмитрий Ковтун" w:date="2021-03-12T20:13:00Z">
              <w:rPr>
                <w:rFonts w:ascii="Arial" w:eastAsia="Calibri" w:hAnsi="Arial" w:cs="Arial"/>
                <w:b/>
                <w:sz w:val="22"/>
                <w:lang w:val="en-US"/>
              </w:rPr>
            </w:rPrChange>
          </w:rPr>
          <w:t>/</w:t>
        </w:r>
        <w:r w:rsidR="001F15E7">
          <w:rPr>
            <w:rFonts w:ascii="Arial" w:eastAsia="Calibri" w:hAnsi="Arial" w:cs="Arial"/>
            <w:b/>
            <w:sz w:val="22"/>
            <w:lang w:val="en-US"/>
          </w:rPr>
          <w:t>IW</w:t>
        </w:r>
        <w:r w:rsidR="001F15E7" w:rsidRPr="001F15E7">
          <w:rPr>
            <w:rFonts w:ascii="Arial" w:eastAsia="Calibri" w:hAnsi="Arial" w:cs="Arial"/>
            <w:b/>
            <w:sz w:val="22"/>
            <w:rPrChange w:id="2298" w:author="Дмитрий Ковтун" w:date="2021-03-12T20:13:00Z">
              <w:rPr>
                <w:rFonts w:ascii="Arial" w:eastAsia="Calibri" w:hAnsi="Arial" w:cs="Arial"/>
                <w:b/>
                <w:sz w:val="22"/>
                <w:lang w:val="en-US"/>
              </w:rPr>
            </w:rPrChange>
          </w:rPr>
          <w:t>81</w:t>
        </w:r>
      </w:ins>
      <w:r w:rsidRPr="00F00EDF">
        <w:rPr>
          <w:rFonts w:ascii="Arial" w:eastAsia="Calibri" w:hAnsi="Arial" w:cs="Arial"/>
          <w:b/>
          <w:sz w:val="22"/>
        </w:rPr>
        <w:t>)</w:t>
      </w:r>
    </w:p>
    <w:tbl>
      <w:tblPr>
        <w:tblW w:w="10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0"/>
        <w:gridCol w:w="1296"/>
        <w:gridCol w:w="1730"/>
        <w:gridCol w:w="4500"/>
      </w:tblGrid>
      <w:tr w:rsidR="003B2F53" w:rsidRPr="00F00EDF" w14:paraId="6BAF914D" w14:textId="77777777" w:rsidTr="00E13693">
        <w:trPr>
          <w:cantSplit/>
          <w:trHeight w:val="707"/>
          <w:tblHeader/>
        </w:trPr>
        <w:tc>
          <w:tcPr>
            <w:tcW w:w="2640" w:type="dxa"/>
            <w:shd w:val="clear" w:color="auto" w:fill="FFC000"/>
            <w:vAlign w:val="center"/>
          </w:tcPr>
          <w:p w14:paraId="42261ADC" w14:textId="77777777" w:rsidR="003B2F53" w:rsidRPr="00F00EDF" w:rsidRDefault="003B2F53">
            <w:pPr>
              <w:pStyle w:val="afff"/>
              <w:rPr>
                <w:color w:val="auto"/>
              </w:rPr>
            </w:pPr>
            <w:r w:rsidRPr="00F00EDF">
              <w:rPr>
                <w:color w:val="auto"/>
              </w:rPr>
              <w:t>Наименование поля</w:t>
            </w:r>
          </w:p>
        </w:tc>
        <w:tc>
          <w:tcPr>
            <w:tcW w:w="1296" w:type="dxa"/>
            <w:shd w:val="clear" w:color="auto" w:fill="FFC000"/>
            <w:vAlign w:val="center"/>
          </w:tcPr>
          <w:p w14:paraId="4AE1360C" w14:textId="77777777" w:rsidR="003B2F53" w:rsidRPr="00F00EDF" w:rsidRDefault="003B2F53">
            <w:pPr>
              <w:pStyle w:val="afff"/>
              <w:rPr>
                <w:color w:val="auto"/>
              </w:rPr>
            </w:pPr>
            <w:r w:rsidRPr="00F00EDF">
              <w:rPr>
                <w:color w:val="auto"/>
              </w:rPr>
              <w:t>Формат поля</w:t>
            </w:r>
          </w:p>
        </w:tc>
        <w:tc>
          <w:tcPr>
            <w:tcW w:w="1730" w:type="dxa"/>
            <w:shd w:val="clear" w:color="auto" w:fill="FFC000"/>
            <w:vAlign w:val="center"/>
          </w:tcPr>
          <w:p w14:paraId="3CE3592E" w14:textId="77777777" w:rsidR="003B2F53" w:rsidRPr="00F00EDF" w:rsidRDefault="003B2F53">
            <w:pPr>
              <w:pStyle w:val="afff"/>
              <w:rPr>
                <w:color w:val="auto"/>
              </w:rPr>
            </w:pPr>
            <w:r w:rsidRPr="00F00EDF">
              <w:rPr>
                <w:color w:val="auto"/>
              </w:rPr>
              <w:t>Обязательность заполнения</w:t>
            </w:r>
          </w:p>
        </w:tc>
        <w:tc>
          <w:tcPr>
            <w:tcW w:w="4500" w:type="dxa"/>
            <w:shd w:val="clear" w:color="auto" w:fill="FFC000"/>
            <w:vAlign w:val="center"/>
          </w:tcPr>
          <w:p w14:paraId="78E105FC" w14:textId="77777777" w:rsidR="003B2F53" w:rsidRPr="00F00EDF" w:rsidRDefault="003B2F53">
            <w:pPr>
              <w:pStyle w:val="afff"/>
              <w:rPr>
                <w:color w:val="auto"/>
              </w:rPr>
            </w:pPr>
            <w:r w:rsidRPr="00F00EDF">
              <w:rPr>
                <w:color w:val="auto"/>
              </w:rPr>
              <w:t>Примечание</w:t>
            </w:r>
          </w:p>
        </w:tc>
      </w:tr>
      <w:tr w:rsidR="003B2F53" w:rsidRPr="00F00EDF" w14:paraId="6E1DF099" w14:textId="77777777" w:rsidTr="005B51CE">
        <w:trPr>
          <w:trHeight w:val="454"/>
        </w:trPr>
        <w:tc>
          <w:tcPr>
            <w:tcW w:w="10166" w:type="dxa"/>
            <w:gridSpan w:val="4"/>
            <w:vAlign w:val="center"/>
          </w:tcPr>
          <w:p w14:paraId="49662172" w14:textId="77777777" w:rsidR="003B2F53" w:rsidRPr="00F00EDF" w:rsidRDefault="003B2F53">
            <w:pPr>
              <w:pStyle w:val="afff4"/>
              <w:widowControl w:val="0"/>
              <w:rPr>
                <w:szCs w:val="20"/>
              </w:rPr>
            </w:pPr>
            <w:r w:rsidRPr="00F00EDF">
              <w:rPr>
                <w:sz w:val="20"/>
                <w:szCs w:val="20"/>
              </w:rPr>
              <w:t>Первый экран</w:t>
            </w:r>
          </w:p>
        </w:tc>
      </w:tr>
      <w:tr w:rsidR="003B2F53" w:rsidRPr="00F00EDF" w14:paraId="44E891C1" w14:textId="77777777" w:rsidTr="00E13693">
        <w:trPr>
          <w:trHeight w:val="454"/>
        </w:trPr>
        <w:tc>
          <w:tcPr>
            <w:tcW w:w="2640" w:type="dxa"/>
            <w:vAlign w:val="center"/>
          </w:tcPr>
          <w:p w14:paraId="0DA403CA" w14:textId="77777777" w:rsidR="003B2F53" w:rsidRPr="00F00EDF" w:rsidRDefault="003B2F53">
            <w:pPr>
              <w:pStyle w:val="afff4"/>
              <w:widowControl w:val="0"/>
              <w:rPr>
                <w:sz w:val="20"/>
                <w:szCs w:val="20"/>
              </w:rPr>
            </w:pPr>
            <w:r w:rsidRPr="00F00EDF">
              <w:rPr>
                <w:sz w:val="20"/>
                <w:szCs w:val="20"/>
              </w:rPr>
              <w:t>Вид заказа</w:t>
            </w:r>
          </w:p>
        </w:tc>
        <w:tc>
          <w:tcPr>
            <w:tcW w:w="1296" w:type="dxa"/>
            <w:vAlign w:val="center"/>
          </w:tcPr>
          <w:p w14:paraId="68320691" w14:textId="77777777" w:rsidR="003B2F53" w:rsidRPr="00F00EDF" w:rsidRDefault="003B2F53">
            <w:pPr>
              <w:pStyle w:val="afff4"/>
              <w:widowControl w:val="0"/>
              <w:rPr>
                <w:sz w:val="20"/>
                <w:szCs w:val="20"/>
              </w:rPr>
            </w:pPr>
            <w:r w:rsidRPr="00F00EDF">
              <w:rPr>
                <w:sz w:val="20"/>
                <w:szCs w:val="20"/>
              </w:rPr>
              <w:t>CHAR 4</w:t>
            </w:r>
          </w:p>
        </w:tc>
        <w:tc>
          <w:tcPr>
            <w:tcW w:w="1730" w:type="dxa"/>
          </w:tcPr>
          <w:p w14:paraId="6232CCA1" w14:textId="77777777" w:rsidR="003B2F53" w:rsidRPr="00F00EDF" w:rsidRDefault="003B2F53">
            <w:pPr>
              <w:pStyle w:val="afff4"/>
              <w:widowControl w:val="0"/>
              <w:rPr>
                <w:sz w:val="20"/>
                <w:szCs w:val="20"/>
              </w:rPr>
            </w:pPr>
            <w:r w:rsidRPr="00F00EDF">
              <w:rPr>
                <w:sz w:val="20"/>
                <w:szCs w:val="20"/>
              </w:rPr>
              <w:t>Обязательно</w:t>
            </w:r>
          </w:p>
        </w:tc>
        <w:tc>
          <w:tcPr>
            <w:tcW w:w="4500" w:type="dxa"/>
          </w:tcPr>
          <w:p w14:paraId="6B81A1B4" w14:textId="77777777" w:rsidR="003B2F53" w:rsidRPr="00F00EDF" w:rsidRDefault="003B2F53">
            <w:pPr>
              <w:pStyle w:val="afff4"/>
              <w:widowControl w:val="0"/>
              <w:rPr>
                <w:color w:val="000000"/>
                <w:sz w:val="20"/>
                <w:szCs w:val="20"/>
              </w:rPr>
            </w:pPr>
            <w:r w:rsidRPr="00F00EDF">
              <w:rPr>
                <w:color w:val="000000"/>
                <w:sz w:val="20"/>
                <w:szCs w:val="20"/>
              </w:rPr>
              <w:t>AV01 - Восстановление узлов/запчастей</w:t>
            </w:r>
          </w:p>
          <w:p w14:paraId="51E1222A" w14:textId="407E7195" w:rsidR="006723F9" w:rsidRPr="00F00EDF" w:rsidRDefault="001F15E7">
            <w:pPr>
              <w:pStyle w:val="afff4"/>
              <w:widowControl w:val="0"/>
              <w:rPr>
                <w:sz w:val="20"/>
                <w:szCs w:val="20"/>
              </w:rPr>
            </w:pPr>
            <w:ins w:id="2299" w:author="Дмитрий Ковтун" w:date="2021-03-12T20:13:00Z">
              <w:r w:rsidRPr="00C14503">
                <w:rPr>
                  <w:bCs/>
                  <w:color w:val="000000"/>
                  <w:sz w:val="20"/>
                  <w:szCs w:val="20"/>
                </w:rPr>
                <w:t>AV02</w:t>
              </w:r>
              <w:r w:rsidRPr="00C14503">
                <w:rPr>
                  <w:bCs/>
                  <w:color w:val="000000"/>
                  <w:sz w:val="20"/>
                  <w:szCs w:val="20"/>
                </w:rPr>
                <w:tab/>
                <w:t>Восстановление узлов/запчастей (материалы ОФ)</w:t>
              </w:r>
            </w:ins>
          </w:p>
        </w:tc>
      </w:tr>
      <w:tr w:rsidR="003B2F53" w:rsidRPr="00F00EDF" w:rsidDel="001F15E7" w14:paraId="0D650EDB" w14:textId="0AEFDF4A" w:rsidTr="005B51CE">
        <w:trPr>
          <w:trHeight w:val="454"/>
          <w:del w:id="2300" w:author="Дмитрий Ковтун" w:date="2021-03-12T20:13:00Z"/>
        </w:trPr>
        <w:tc>
          <w:tcPr>
            <w:tcW w:w="2640" w:type="dxa"/>
            <w:vAlign w:val="center"/>
          </w:tcPr>
          <w:p w14:paraId="292C738E" w14:textId="36FB4A3A" w:rsidR="003B2F53" w:rsidRPr="00F00EDF" w:rsidDel="001F15E7" w:rsidRDefault="003B2F53">
            <w:pPr>
              <w:pStyle w:val="afff4"/>
              <w:widowControl w:val="0"/>
              <w:rPr>
                <w:del w:id="2301" w:author="Дмитрий Ковтун" w:date="2021-03-12T20:13:00Z"/>
                <w:sz w:val="20"/>
                <w:szCs w:val="20"/>
              </w:rPr>
            </w:pPr>
            <w:del w:id="2302" w:author="Дмитрий Ковтун" w:date="2021-03-12T20:13:00Z">
              <w:r w:rsidRPr="00F00EDF" w:rsidDel="001F15E7">
                <w:rPr>
                  <w:sz w:val="20"/>
                  <w:szCs w:val="20"/>
                </w:rPr>
                <w:delText>Приоритет</w:delText>
              </w:r>
            </w:del>
          </w:p>
        </w:tc>
        <w:tc>
          <w:tcPr>
            <w:tcW w:w="1296" w:type="dxa"/>
            <w:vAlign w:val="center"/>
          </w:tcPr>
          <w:p w14:paraId="2959CB48" w14:textId="615B6B1C" w:rsidR="003B2F53" w:rsidRPr="00F00EDF" w:rsidDel="001F15E7" w:rsidRDefault="003B2F53">
            <w:pPr>
              <w:pStyle w:val="afff4"/>
              <w:widowControl w:val="0"/>
              <w:rPr>
                <w:del w:id="2303" w:author="Дмитрий Ковтун" w:date="2021-03-12T20:13:00Z"/>
                <w:sz w:val="20"/>
                <w:szCs w:val="20"/>
              </w:rPr>
            </w:pPr>
            <w:del w:id="2304" w:author="Дмитрий Ковтун" w:date="2021-03-12T20:13:00Z">
              <w:r w:rsidRPr="00F00EDF" w:rsidDel="001F15E7">
                <w:rPr>
                  <w:sz w:val="20"/>
                  <w:szCs w:val="20"/>
                </w:rPr>
                <w:delText>CHAR 1</w:delText>
              </w:r>
            </w:del>
          </w:p>
        </w:tc>
        <w:tc>
          <w:tcPr>
            <w:tcW w:w="1730" w:type="dxa"/>
            <w:vAlign w:val="center"/>
          </w:tcPr>
          <w:p w14:paraId="74D84193" w14:textId="0B28FB6C" w:rsidR="003B2F53" w:rsidRPr="00F00EDF" w:rsidDel="001F15E7" w:rsidRDefault="003B2F53">
            <w:pPr>
              <w:pStyle w:val="afff4"/>
              <w:widowControl w:val="0"/>
              <w:rPr>
                <w:del w:id="2305" w:author="Дмитрий Ковтун" w:date="2021-03-12T20:13:00Z"/>
                <w:sz w:val="20"/>
                <w:szCs w:val="20"/>
              </w:rPr>
            </w:pPr>
            <w:del w:id="2306" w:author="Дмитрий Ковтун" w:date="2021-03-12T20:13:00Z">
              <w:r w:rsidRPr="00F00EDF" w:rsidDel="001F15E7">
                <w:rPr>
                  <w:sz w:val="20"/>
                  <w:szCs w:val="20"/>
                </w:rPr>
                <w:delText>Обязательно</w:delText>
              </w:r>
            </w:del>
          </w:p>
        </w:tc>
        <w:tc>
          <w:tcPr>
            <w:tcW w:w="4500" w:type="dxa"/>
            <w:vAlign w:val="center"/>
          </w:tcPr>
          <w:p w14:paraId="27589BFD" w14:textId="3E422771" w:rsidR="003B2F53" w:rsidRPr="00F00EDF" w:rsidDel="001F15E7" w:rsidRDefault="003B2F53">
            <w:pPr>
              <w:pStyle w:val="afff4"/>
              <w:widowControl w:val="0"/>
              <w:rPr>
                <w:del w:id="2307" w:author="Дмитрий Ковтун" w:date="2021-03-12T20:13:00Z"/>
                <w:sz w:val="20"/>
                <w:szCs w:val="20"/>
              </w:rPr>
            </w:pPr>
            <w:del w:id="2308" w:author="Дмитрий Ковтун" w:date="2021-03-12T20:13:00Z">
              <w:r w:rsidRPr="00F00EDF" w:rsidDel="001F15E7">
                <w:rPr>
                  <w:sz w:val="20"/>
                  <w:szCs w:val="20"/>
                </w:rPr>
                <w:delText>Приоритет из справочника.</w:delText>
              </w:r>
            </w:del>
          </w:p>
        </w:tc>
      </w:tr>
      <w:tr w:rsidR="003B2F53" w:rsidRPr="00F00EDF" w14:paraId="35B42383" w14:textId="77777777" w:rsidTr="005B51CE">
        <w:trPr>
          <w:trHeight w:val="454"/>
        </w:trPr>
        <w:tc>
          <w:tcPr>
            <w:tcW w:w="2640" w:type="dxa"/>
            <w:vAlign w:val="center"/>
          </w:tcPr>
          <w:p w14:paraId="78F7A825" w14:textId="77777777" w:rsidR="003B2F53" w:rsidRPr="00F00EDF" w:rsidRDefault="003B2F53">
            <w:pPr>
              <w:pStyle w:val="afff4"/>
              <w:widowControl w:val="0"/>
              <w:rPr>
                <w:sz w:val="20"/>
                <w:szCs w:val="20"/>
              </w:rPr>
            </w:pPr>
            <w:r w:rsidRPr="00F00EDF">
              <w:rPr>
                <w:sz w:val="20"/>
                <w:szCs w:val="20"/>
              </w:rPr>
              <w:t>Единица оборудования</w:t>
            </w:r>
          </w:p>
        </w:tc>
        <w:tc>
          <w:tcPr>
            <w:tcW w:w="1296" w:type="dxa"/>
            <w:vAlign w:val="center"/>
          </w:tcPr>
          <w:p w14:paraId="4FFA834F" w14:textId="77777777" w:rsidR="003B2F53" w:rsidRPr="00F00EDF" w:rsidRDefault="003B2F53">
            <w:pPr>
              <w:pStyle w:val="afff4"/>
              <w:widowControl w:val="0"/>
              <w:rPr>
                <w:sz w:val="20"/>
                <w:szCs w:val="20"/>
              </w:rPr>
            </w:pPr>
            <w:r w:rsidRPr="00F00EDF">
              <w:rPr>
                <w:sz w:val="20"/>
                <w:szCs w:val="20"/>
              </w:rPr>
              <w:t>CHAR 18</w:t>
            </w:r>
          </w:p>
        </w:tc>
        <w:tc>
          <w:tcPr>
            <w:tcW w:w="1730" w:type="dxa"/>
            <w:vAlign w:val="center"/>
          </w:tcPr>
          <w:p w14:paraId="588C4EE1" w14:textId="469A314A" w:rsidR="003B2F53" w:rsidRPr="00F00EDF" w:rsidRDefault="001F15E7">
            <w:pPr>
              <w:pStyle w:val="afff4"/>
              <w:widowControl w:val="0"/>
              <w:rPr>
                <w:sz w:val="20"/>
                <w:szCs w:val="20"/>
              </w:rPr>
            </w:pPr>
            <w:ins w:id="2309" w:author="Дмитрий Ковтун" w:date="2021-03-12T20:14:00Z">
              <w:r>
                <w:rPr>
                  <w:sz w:val="20"/>
                  <w:szCs w:val="20"/>
                </w:rPr>
                <w:t xml:space="preserve">Не </w:t>
              </w:r>
            </w:ins>
            <w:r w:rsidR="003B2F53" w:rsidRPr="00F00EDF">
              <w:rPr>
                <w:sz w:val="20"/>
                <w:szCs w:val="20"/>
              </w:rPr>
              <w:t>Обязательно</w:t>
            </w:r>
          </w:p>
        </w:tc>
        <w:tc>
          <w:tcPr>
            <w:tcW w:w="4500" w:type="dxa"/>
            <w:vAlign w:val="center"/>
          </w:tcPr>
          <w:p w14:paraId="19BAFE22" w14:textId="52EC5748" w:rsidR="003B2F53" w:rsidRPr="00F00EDF" w:rsidRDefault="003B2F53">
            <w:pPr>
              <w:pStyle w:val="afff4"/>
              <w:widowControl w:val="0"/>
              <w:rPr>
                <w:sz w:val="20"/>
                <w:szCs w:val="20"/>
              </w:rPr>
            </w:pPr>
            <w:r w:rsidRPr="00F00EDF">
              <w:rPr>
                <w:sz w:val="20"/>
                <w:szCs w:val="20"/>
              </w:rPr>
              <w:t xml:space="preserve">Из справочника выбирается единица оборудования, являющаяся </w:t>
            </w:r>
            <w:del w:id="2310" w:author="Дмитрий Ковтун" w:date="2021-03-12T20:14:00Z">
              <w:r w:rsidRPr="00F00EDF" w:rsidDel="001F15E7">
                <w:rPr>
                  <w:sz w:val="20"/>
                  <w:szCs w:val="20"/>
                </w:rPr>
                <w:delText>основным средством для ремонта</w:delText>
              </w:r>
            </w:del>
            <w:ins w:id="2311" w:author="Дмитрий Ковтун" w:date="2021-03-12T20:14:00Z">
              <w:r w:rsidR="001F15E7">
                <w:rPr>
                  <w:sz w:val="20"/>
                  <w:szCs w:val="20"/>
                </w:rPr>
                <w:t>объектом восстановления</w:t>
              </w:r>
            </w:ins>
            <w:r w:rsidRPr="00F00EDF">
              <w:rPr>
                <w:sz w:val="20"/>
                <w:szCs w:val="20"/>
              </w:rPr>
              <w:t>.</w:t>
            </w:r>
          </w:p>
        </w:tc>
      </w:tr>
      <w:tr w:rsidR="003B2F53" w:rsidRPr="00F00EDF" w:rsidDel="001F15E7" w14:paraId="632A2A66" w14:textId="7C41798A" w:rsidTr="005B51CE">
        <w:trPr>
          <w:trHeight w:val="454"/>
          <w:del w:id="2312" w:author="Дмитрий Ковтун" w:date="2021-03-12T20:15:00Z"/>
        </w:trPr>
        <w:tc>
          <w:tcPr>
            <w:tcW w:w="2640" w:type="dxa"/>
            <w:vAlign w:val="center"/>
          </w:tcPr>
          <w:p w14:paraId="5AC3252A" w14:textId="0D3BB035" w:rsidR="003B2F53" w:rsidRPr="00F00EDF" w:rsidDel="001F15E7" w:rsidRDefault="003B2F53">
            <w:pPr>
              <w:pStyle w:val="afff4"/>
              <w:widowControl w:val="0"/>
              <w:rPr>
                <w:del w:id="2313" w:author="Дмитрий Ковтун" w:date="2021-03-12T20:15:00Z"/>
                <w:sz w:val="20"/>
                <w:szCs w:val="20"/>
              </w:rPr>
            </w:pPr>
            <w:del w:id="2314" w:author="Дмитрий Ковтун" w:date="2021-03-12T20:15:00Z">
              <w:r w:rsidRPr="00F00EDF" w:rsidDel="001F15E7">
                <w:rPr>
                  <w:sz w:val="20"/>
                  <w:szCs w:val="20"/>
                </w:rPr>
                <w:delText>Планирующий завод</w:delText>
              </w:r>
            </w:del>
          </w:p>
        </w:tc>
        <w:tc>
          <w:tcPr>
            <w:tcW w:w="1296" w:type="dxa"/>
            <w:vAlign w:val="center"/>
          </w:tcPr>
          <w:p w14:paraId="0B75AE87" w14:textId="45E3A537" w:rsidR="003B2F53" w:rsidRPr="00F00EDF" w:rsidDel="001F15E7" w:rsidRDefault="003B2F53">
            <w:pPr>
              <w:pStyle w:val="afff4"/>
              <w:widowControl w:val="0"/>
              <w:rPr>
                <w:del w:id="2315" w:author="Дмитрий Ковтун" w:date="2021-03-12T20:15:00Z"/>
                <w:sz w:val="20"/>
                <w:szCs w:val="20"/>
              </w:rPr>
            </w:pPr>
            <w:del w:id="2316" w:author="Дмитрий Ковтун" w:date="2021-03-12T20:15:00Z">
              <w:r w:rsidRPr="00F00EDF" w:rsidDel="001F15E7">
                <w:rPr>
                  <w:sz w:val="20"/>
                  <w:szCs w:val="20"/>
                </w:rPr>
                <w:delText>CHAR 4</w:delText>
              </w:r>
            </w:del>
          </w:p>
        </w:tc>
        <w:tc>
          <w:tcPr>
            <w:tcW w:w="1730" w:type="dxa"/>
            <w:vAlign w:val="center"/>
          </w:tcPr>
          <w:p w14:paraId="3CB52498" w14:textId="4945FF27" w:rsidR="003B2F53" w:rsidRPr="00F00EDF" w:rsidDel="001F15E7" w:rsidRDefault="003B2F53">
            <w:pPr>
              <w:pStyle w:val="afff4"/>
              <w:widowControl w:val="0"/>
              <w:rPr>
                <w:del w:id="2317" w:author="Дмитрий Ковтун" w:date="2021-03-12T20:15:00Z"/>
                <w:sz w:val="20"/>
                <w:szCs w:val="20"/>
              </w:rPr>
            </w:pPr>
            <w:del w:id="2318" w:author="Дмитрий Ковтун" w:date="2021-03-12T20:15:00Z">
              <w:r w:rsidRPr="00F00EDF" w:rsidDel="001F15E7">
                <w:rPr>
                  <w:sz w:val="20"/>
                  <w:szCs w:val="20"/>
                </w:rPr>
                <w:delText>Обязательно</w:delText>
              </w:r>
            </w:del>
          </w:p>
        </w:tc>
        <w:tc>
          <w:tcPr>
            <w:tcW w:w="4500" w:type="dxa"/>
            <w:vAlign w:val="center"/>
          </w:tcPr>
          <w:p w14:paraId="0C49B3DD" w14:textId="2F8727DD" w:rsidR="003B2F53" w:rsidRPr="00F00EDF" w:rsidDel="001F15E7" w:rsidRDefault="003B2F53">
            <w:pPr>
              <w:pStyle w:val="afff4"/>
              <w:widowControl w:val="0"/>
              <w:rPr>
                <w:del w:id="2319" w:author="Дмитрий Ковтун" w:date="2021-03-12T20:15:00Z"/>
                <w:sz w:val="20"/>
                <w:szCs w:val="20"/>
              </w:rPr>
            </w:pPr>
            <w:del w:id="2320" w:author="Дмитрий Ковтун" w:date="2021-03-12T20:15:00Z">
              <w:r w:rsidRPr="00F00EDF" w:rsidDel="001F15E7">
                <w:rPr>
                  <w:sz w:val="20"/>
                  <w:szCs w:val="20"/>
                </w:rPr>
                <w:delText>Планирующий завод из справочника.</w:delText>
              </w:r>
            </w:del>
          </w:p>
          <w:p w14:paraId="0285D432" w14:textId="6F110D8B" w:rsidR="00583EA1" w:rsidRPr="00F00EDF" w:rsidDel="001F15E7" w:rsidRDefault="00583EA1">
            <w:pPr>
              <w:pStyle w:val="afff4"/>
              <w:widowControl w:val="0"/>
              <w:rPr>
                <w:del w:id="2321" w:author="Дмитрий Ковтун" w:date="2021-03-12T20:15:00Z"/>
                <w:sz w:val="20"/>
                <w:szCs w:val="20"/>
              </w:rPr>
            </w:pPr>
            <w:del w:id="2322" w:author="Дмитрий Ковтун" w:date="2021-03-12T20:15:00Z">
              <w:r w:rsidRPr="00F00EDF" w:rsidDel="001F15E7">
                <w:rPr>
                  <w:sz w:val="20"/>
                  <w:szCs w:val="20"/>
                </w:rPr>
                <w:delText>см. КД «Организационная структура»</w:delText>
              </w:r>
            </w:del>
          </w:p>
        </w:tc>
      </w:tr>
      <w:tr w:rsidR="001F15E7" w:rsidRPr="00F00EDF" w14:paraId="19F73A32" w14:textId="77777777" w:rsidTr="005B51CE">
        <w:trPr>
          <w:trHeight w:val="454"/>
          <w:ins w:id="2323" w:author="Дмитрий Ковтун" w:date="2021-03-12T20:14:00Z"/>
        </w:trPr>
        <w:tc>
          <w:tcPr>
            <w:tcW w:w="2640" w:type="dxa"/>
            <w:vAlign w:val="center"/>
          </w:tcPr>
          <w:p w14:paraId="0BD3BB2D" w14:textId="230658AB" w:rsidR="001F15E7" w:rsidRPr="00F00EDF" w:rsidRDefault="001F15E7">
            <w:pPr>
              <w:pStyle w:val="afff4"/>
              <w:widowControl w:val="0"/>
              <w:rPr>
                <w:ins w:id="2324" w:author="Дмитрий Ковтун" w:date="2021-03-12T20:14:00Z"/>
                <w:sz w:val="20"/>
                <w:szCs w:val="20"/>
              </w:rPr>
            </w:pPr>
            <w:ins w:id="2325" w:author="Дмитрий Ковтун" w:date="2021-03-12T20:14:00Z">
              <w:r>
                <w:rPr>
                  <w:sz w:val="20"/>
                  <w:szCs w:val="20"/>
                </w:rPr>
                <w:t>Материал</w:t>
              </w:r>
            </w:ins>
          </w:p>
        </w:tc>
        <w:tc>
          <w:tcPr>
            <w:tcW w:w="1296" w:type="dxa"/>
            <w:vAlign w:val="center"/>
          </w:tcPr>
          <w:p w14:paraId="54C055E2" w14:textId="536D9D1C" w:rsidR="001F15E7" w:rsidRPr="00F00EDF" w:rsidRDefault="001F15E7">
            <w:pPr>
              <w:pStyle w:val="afff4"/>
              <w:widowControl w:val="0"/>
              <w:rPr>
                <w:ins w:id="2326" w:author="Дмитрий Ковтун" w:date="2021-03-12T20:14:00Z"/>
                <w:sz w:val="20"/>
                <w:szCs w:val="20"/>
              </w:rPr>
            </w:pPr>
            <w:ins w:id="2327" w:author="Дмитрий Ковтун" w:date="2021-03-12T20:14:00Z">
              <w:r w:rsidRPr="00F00EDF">
                <w:rPr>
                  <w:sz w:val="20"/>
                  <w:szCs w:val="20"/>
                </w:rPr>
                <w:t>CHAR 18</w:t>
              </w:r>
            </w:ins>
          </w:p>
        </w:tc>
        <w:tc>
          <w:tcPr>
            <w:tcW w:w="1730" w:type="dxa"/>
            <w:vAlign w:val="center"/>
          </w:tcPr>
          <w:p w14:paraId="71ABA334" w14:textId="24BD941E" w:rsidR="001F15E7" w:rsidRPr="00F00EDF" w:rsidRDefault="001F15E7">
            <w:pPr>
              <w:pStyle w:val="afff4"/>
              <w:widowControl w:val="0"/>
              <w:rPr>
                <w:ins w:id="2328" w:author="Дмитрий Ковтун" w:date="2021-03-12T20:14:00Z"/>
                <w:sz w:val="20"/>
                <w:szCs w:val="20"/>
              </w:rPr>
            </w:pPr>
            <w:ins w:id="2329" w:author="Дмитрий Ковтун" w:date="2021-03-12T20:14:00Z">
              <w:r>
                <w:rPr>
                  <w:sz w:val="20"/>
                  <w:szCs w:val="20"/>
                </w:rPr>
                <w:t xml:space="preserve">Не </w:t>
              </w:r>
              <w:r w:rsidRPr="00F00EDF">
                <w:rPr>
                  <w:sz w:val="20"/>
                  <w:szCs w:val="20"/>
                </w:rPr>
                <w:t>Обязательно</w:t>
              </w:r>
            </w:ins>
          </w:p>
        </w:tc>
        <w:tc>
          <w:tcPr>
            <w:tcW w:w="4500" w:type="dxa"/>
            <w:vAlign w:val="center"/>
          </w:tcPr>
          <w:p w14:paraId="60A0F581" w14:textId="7839D9E8" w:rsidR="001F15E7" w:rsidRPr="00F00EDF" w:rsidRDefault="001F15E7">
            <w:pPr>
              <w:pStyle w:val="afff4"/>
              <w:widowControl w:val="0"/>
              <w:rPr>
                <w:ins w:id="2330" w:author="Дмитрий Ковтун" w:date="2021-03-12T20:14:00Z"/>
                <w:sz w:val="20"/>
                <w:szCs w:val="20"/>
              </w:rPr>
            </w:pPr>
            <w:ins w:id="2331" w:author="Дмитрий Ковтун" w:date="2021-03-12T20:14:00Z">
              <w:r>
                <w:rPr>
                  <w:sz w:val="20"/>
                  <w:szCs w:val="20"/>
                </w:rPr>
                <w:t>Из справочника выбираетс</w:t>
              </w:r>
            </w:ins>
            <w:ins w:id="2332" w:author="Дмитрий Ковтун" w:date="2021-03-12T20:15:00Z">
              <w:r>
                <w:rPr>
                  <w:sz w:val="20"/>
                  <w:szCs w:val="20"/>
                </w:rPr>
                <w:t>я  материал, являющийся объектом восстановления</w:t>
              </w:r>
            </w:ins>
          </w:p>
        </w:tc>
      </w:tr>
      <w:tr w:rsidR="003B2F53" w:rsidRPr="00F00EDF" w14:paraId="77ACCA0A" w14:textId="77777777" w:rsidTr="005B51CE">
        <w:trPr>
          <w:trHeight w:val="454"/>
        </w:trPr>
        <w:tc>
          <w:tcPr>
            <w:tcW w:w="10166" w:type="dxa"/>
            <w:gridSpan w:val="4"/>
            <w:vAlign w:val="center"/>
          </w:tcPr>
          <w:p w14:paraId="63A979A6" w14:textId="77777777" w:rsidR="003B2F53" w:rsidRPr="00F00EDF" w:rsidRDefault="003B2F53">
            <w:pPr>
              <w:pStyle w:val="afff4"/>
              <w:widowControl w:val="0"/>
              <w:rPr>
                <w:szCs w:val="20"/>
              </w:rPr>
            </w:pPr>
            <w:r w:rsidRPr="00F00EDF">
              <w:rPr>
                <w:sz w:val="20"/>
                <w:szCs w:val="20"/>
              </w:rPr>
              <w:t>Заголовок</w:t>
            </w:r>
          </w:p>
        </w:tc>
      </w:tr>
      <w:tr w:rsidR="003B2F53" w:rsidRPr="00F00EDF" w14:paraId="73B369DF" w14:textId="77777777" w:rsidTr="005B51CE">
        <w:trPr>
          <w:trHeight w:val="454"/>
        </w:trPr>
        <w:tc>
          <w:tcPr>
            <w:tcW w:w="2640" w:type="dxa"/>
            <w:vAlign w:val="center"/>
          </w:tcPr>
          <w:p w14:paraId="3ACFE1B0" w14:textId="77777777" w:rsidR="003B2F53" w:rsidRPr="00F00EDF" w:rsidRDefault="003B2F53">
            <w:pPr>
              <w:pStyle w:val="afff4"/>
              <w:widowControl w:val="0"/>
              <w:rPr>
                <w:sz w:val="20"/>
                <w:szCs w:val="20"/>
              </w:rPr>
            </w:pPr>
            <w:r w:rsidRPr="00F00EDF">
              <w:rPr>
                <w:sz w:val="20"/>
                <w:szCs w:val="20"/>
              </w:rPr>
              <w:t>Наименование</w:t>
            </w:r>
          </w:p>
        </w:tc>
        <w:tc>
          <w:tcPr>
            <w:tcW w:w="1296" w:type="dxa"/>
            <w:vAlign w:val="center"/>
          </w:tcPr>
          <w:p w14:paraId="5411E0BF" w14:textId="77777777" w:rsidR="003B2F53" w:rsidRPr="00F00EDF" w:rsidRDefault="003B2F53">
            <w:pPr>
              <w:pStyle w:val="afff4"/>
              <w:widowControl w:val="0"/>
              <w:rPr>
                <w:sz w:val="20"/>
                <w:szCs w:val="20"/>
              </w:rPr>
            </w:pPr>
            <w:r w:rsidRPr="00F00EDF">
              <w:rPr>
                <w:sz w:val="20"/>
                <w:szCs w:val="20"/>
              </w:rPr>
              <w:t>CHAR 40</w:t>
            </w:r>
          </w:p>
        </w:tc>
        <w:tc>
          <w:tcPr>
            <w:tcW w:w="1730" w:type="dxa"/>
            <w:vAlign w:val="center"/>
          </w:tcPr>
          <w:p w14:paraId="4CE7E7FC"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77BB9E43" w14:textId="77777777" w:rsidR="003B2F53" w:rsidRPr="00F00EDF" w:rsidRDefault="003B2F53">
            <w:pPr>
              <w:pStyle w:val="afff4"/>
              <w:widowControl w:val="0"/>
              <w:rPr>
                <w:sz w:val="20"/>
                <w:szCs w:val="20"/>
              </w:rPr>
            </w:pPr>
            <w:r w:rsidRPr="00F00EDF">
              <w:rPr>
                <w:sz w:val="20"/>
                <w:szCs w:val="20"/>
              </w:rPr>
              <w:t>Указывается наименование заказа ТОРО.</w:t>
            </w:r>
          </w:p>
        </w:tc>
      </w:tr>
      <w:tr w:rsidR="003B2F53" w:rsidRPr="00F00EDF" w14:paraId="6F9C0397" w14:textId="77777777" w:rsidTr="005B51CE">
        <w:trPr>
          <w:trHeight w:val="454"/>
        </w:trPr>
        <w:tc>
          <w:tcPr>
            <w:tcW w:w="2640" w:type="dxa"/>
            <w:vAlign w:val="center"/>
          </w:tcPr>
          <w:p w14:paraId="44F181D4" w14:textId="77777777" w:rsidR="003B2F53" w:rsidRPr="00F00EDF" w:rsidRDefault="003B2F53">
            <w:pPr>
              <w:pStyle w:val="afff4"/>
              <w:widowControl w:val="0"/>
              <w:rPr>
                <w:sz w:val="20"/>
                <w:szCs w:val="20"/>
              </w:rPr>
            </w:pPr>
            <w:r w:rsidRPr="00F00EDF">
              <w:rPr>
                <w:sz w:val="20"/>
                <w:szCs w:val="20"/>
              </w:rPr>
              <w:t>ГруппаПлан</w:t>
            </w:r>
          </w:p>
        </w:tc>
        <w:tc>
          <w:tcPr>
            <w:tcW w:w="1296" w:type="dxa"/>
            <w:vAlign w:val="center"/>
          </w:tcPr>
          <w:p w14:paraId="000E7890" w14:textId="77777777" w:rsidR="003B2F53" w:rsidRPr="00F00EDF" w:rsidRDefault="003B2F53">
            <w:pPr>
              <w:pStyle w:val="afff4"/>
              <w:widowControl w:val="0"/>
              <w:rPr>
                <w:sz w:val="20"/>
                <w:szCs w:val="20"/>
              </w:rPr>
            </w:pPr>
            <w:r w:rsidRPr="00F00EDF">
              <w:rPr>
                <w:sz w:val="20"/>
                <w:szCs w:val="20"/>
              </w:rPr>
              <w:t>CHAR 3</w:t>
            </w:r>
          </w:p>
        </w:tc>
        <w:tc>
          <w:tcPr>
            <w:tcW w:w="1730" w:type="dxa"/>
            <w:vAlign w:val="center"/>
          </w:tcPr>
          <w:p w14:paraId="4633D7EC"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4DEF47A2" w14:textId="77777777" w:rsidR="003B2F53" w:rsidRPr="00F00EDF" w:rsidRDefault="003B2F53">
            <w:pPr>
              <w:pStyle w:val="afff4"/>
              <w:widowControl w:val="0"/>
              <w:rPr>
                <w:sz w:val="20"/>
                <w:szCs w:val="20"/>
              </w:rPr>
            </w:pPr>
            <w:r w:rsidRPr="00F00EDF">
              <w:rPr>
                <w:sz w:val="20"/>
                <w:szCs w:val="20"/>
              </w:rPr>
              <w:t>Группа плановиков ТОРО.</w:t>
            </w:r>
          </w:p>
        </w:tc>
      </w:tr>
      <w:tr w:rsidR="003B2F53" w:rsidRPr="00F00EDF" w14:paraId="0FD2D34E" w14:textId="77777777" w:rsidTr="005B51CE">
        <w:trPr>
          <w:trHeight w:val="454"/>
        </w:trPr>
        <w:tc>
          <w:tcPr>
            <w:tcW w:w="2640" w:type="dxa"/>
            <w:vAlign w:val="center"/>
          </w:tcPr>
          <w:p w14:paraId="4F42ADB8" w14:textId="77777777" w:rsidR="003B2F53" w:rsidRPr="00F00EDF" w:rsidRDefault="003B2F53">
            <w:pPr>
              <w:pStyle w:val="afff4"/>
              <w:widowControl w:val="0"/>
              <w:rPr>
                <w:sz w:val="20"/>
                <w:szCs w:val="20"/>
              </w:rPr>
            </w:pPr>
            <w:r w:rsidRPr="00F00EDF">
              <w:rPr>
                <w:sz w:val="20"/>
                <w:szCs w:val="20"/>
              </w:rPr>
              <w:t>ОтвРабМст</w:t>
            </w:r>
          </w:p>
        </w:tc>
        <w:tc>
          <w:tcPr>
            <w:tcW w:w="1296" w:type="dxa"/>
            <w:vAlign w:val="center"/>
          </w:tcPr>
          <w:p w14:paraId="4C0F3B0B" w14:textId="77777777" w:rsidR="003B2F53" w:rsidRPr="00F00EDF" w:rsidRDefault="003B2F53">
            <w:pPr>
              <w:pStyle w:val="afff4"/>
              <w:widowControl w:val="0"/>
              <w:rPr>
                <w:sz w:val="20"/>
                <w:szCs w:val="20"/>
              </w:rPr>
            </w:pPr>
            <w:r w:rsidRPr="00F00EDF">
              <w:rPr>
                <w:sz w:val="20"/>
                <w:szCs w:val="20"/>
              </w:rPr>
              <w:t>CHAR 8</w:t>
            </w:r>
          </w:p>
        </w:tc>
        <w:tc>
          <w:tcPr>
            <w:tcW w:w="1730" w:type="dxa"/>
            <w:vAlign w:val="center"/>
          </w:tcPr>
          <w:p w14:paraId="7F58EE9B"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11C6B9CE" w14:textId="77777777" w:rsidR="003B2F53" w:rsidRPr="00F00EDF" w:rsidRDefault="003B2F53">
            <w:pPr>
              <w:pStyle w:val="afff4"/>
              <w:widowControl w:val="0"/>
              <w:rPr>
                <w:sz w:val="20"/>
                <w:szCs w:val="20"/>
              </w:rPr>
            </w:pPr>
            <w:r w:rsidRPr="00F00EDF">
              <w:rPr>
                <w:sz w:val="20"/>
                <w:szCs w:val="20"/>
              </w:rPr>
              <w:t>Ответственное рабочее место.</w:t>
            </w:r>
          </w:p>
        </w:tc>
      </w:tr>
      <w:tr w:rsidR="003B2F53" w:rsidRPr="00F00EDF" w14:paraId="32E197C6" w14:textId="77777777" w:rsidTr="005B51CE">
        <w:trPr>
          <w:trHeight w:val="454"/>
        </w:trPr>
        <w:tc>
          <w:tcPr>
            <w:tcW w:w="2640" w:type="dxa"/>
            <w:vAlign w:val="center"/>
          </w:tcPr>
          <w:p w14:paraId="2601050B" w14:textId="77777777" w:rsidR="003B2F53" w:rsidRPr="00F00EDF" w:rsidRDefault="003B2F53">
            <w:pPr>
              <w:pStyle w:val="afff4"/>
              <w:widowControl w:val="0"/>
              <w:rPr>
                <w:sz w:val="20"/>
                <w:szCs w:val="20"/>
              </w:rPr>
            </w:pPr>
            <w:r w:rsidRPr="00F00EDF">
              <w:rPr>
                <w:sz w:val="20"/>
                <w:szCs w:val="20"/>
              </w:rPr>
              <w:t>Завод</w:t>
            </w:r>
          </w:p>
        </w:tc>
        <w:tc>
          <w:tcPr>
            <w:tcW w:w="1296" w:type="dxa"/>
            <w:vAlign w:val="center"/>
          </w:tcPr>
          <w:p w14:paraId="102B4932"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67A3C09A"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1020D20E" w14:textId="77777777" w:rsidR="003B2F53" w:rsidRPr="00F00EDF" w:rsidRDefault="003B2F53">
            <w:pPr>
              <w:pStyle w:val="afff4"/>
              <w:widowControl w:val="0"/>
              <w:rPr>
                <w:sz w:val="20"/>
                <w:szCs w:val="20"/>
              </w:rPr>
            </w:pPr>
            <w:r w:rsidRPr="00F00EDF">
              <w:rPr>
                <w:sz w:val="20"/>
                <w:szCs w:val="20"/>
              </w:rPr>
              <w:t>Завод Ответственного рабочего места.</w:t>
            </w:r>
          </w:p>
          <w:p w14:paraId="56270B19" w14:textId="77777777" w:rsidR="00583EA1" w:rsidRPr="00F00EDF" w:rsidRDefault="00583EA1">
            <w:pPr>
              <w:pStyle w:val="afff4"/>
              <w:widowControl w:val="0"/>
              <w:rPr>
                <w:sz w:val="20"/>
                <w:szCs w:val="20"/>
              </w:rPr>
            </w:pPr>
            <w:r w:rsidRPr="00F00EDF">
              <w:rPr>
                <w:sz w:val="20"/>
                <w:szCs w:val="20"/>
              </w:rPr>
              <w:t>см. КД «Организационная структура»</w:t>
            </w:r>
          </w:p>
        </w:tc>
      </w:tr>
      <w:tr w:rsidR="003B2F53" w:rsidRPr="00F00EDF" w14:paraId="4168246B" w14:textId="77777777" w:rsidTr="005B51CE">
        <w:trPr>
          <w:trHeight w:val="454"/>
        </w:trPr>
        <w:tc>
          <w:tcPr>
            <w:tcW w:w="2640" w:type="dxa"/>
            <w:vAlign w:val="center"/>
          </w:tcPr>
          <w:p w14:paraId="13884AAB" w14:textId="77777777" w:rsidR="003B2F53" w:rsidRPr="00F00EDF" w:rsidRDefault="003B2F53">
            <w:pPr>
              <w:pStyle w:val="afff4"/>
              <w:widowControl w:val="0"/>
              <w:rPr>
                <w:sz w:val="20"/>
                <w:szCs w:val="20"/>
              </w:rPr>
            </w:pPr>
            <w:r w:rsidRPr="00F00EDF">
              <w:rPr>
                <w:sz w:val="20"/>
                <w:szCs w:val="20"/>
              </w:rPr>
              <w:t>ВидРабТОРО</w:t>
            </w:r>
          </w:p>
        </w:tc>
        <w:tc>
          <w:tcPr>
            <w:tcW w:w="1296" w:type="dxa"/>
            <w:vAlign w:val="center"/>
          </w:tcPr>
          <w:p w14:paraId="6EA53D63" w14:textId="77777777" w:rsidR="003B2F53" w:rsidRPr="00F00EDF" w:rsidRDefault="003B2F53">
            <w:pPr>
              <w:pStyle w:val="afff4"/>
              <w:widowControl w:val="0"/>
              <w:rPr>
                <w:sz w:val="20"/>
                <w:szCs w:val="20"/>
              </w:rPr>
            </w:pPr>
            <w:r w:rsidRPr="00F00EDF">
              <w:rPr>
                <w:sz w:val="20"/>
                <w:szCs w:val="20"/>
              </w:rPr>
              <w:t>CHAR 3</w:t>
            </w:r>
          </w:p>
        </w:tc>
        <w:tc>
          <w:tcPr>
            <w:tcW w:w="1730" w:type="dxa"/>
            <w:vAlign w:val="center"/>
          </w:tcPr>
          <w:p w14:paraId="5430F2CE"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74DF9BC7" w14:textId="77777777" w:rsidR="003B2F53" w:rsidRPr="00F00EDF" w:rsidRDefault="003B2F53">
            <w:pPr>
              <w:pStyle w:val="afff4"/>
              <w:widowControl w:val="0"/>
              <w:rPr>
                <w:sz w:val="20"/>
                <w:szCs w:val="20"/>
              </w:rPr>
            </w:pPr>
            <w:r w:rsidRPr="00F00EDF">
              <w:rPr>
                <w:sz w:val="20"/>
                <w:szCs w:val="20"/>
              </w:rPr>
              <w:t>Вид работ ТОРО.</w:t>
            </w:r>
          </w:p>
        </w:tc>
      </w:tr>
      <w:tr w:rsidR="003B2F53" w:rsidRPr="00F00EDF" w:rsidDel="001F15E7" w14:paraId="7B841BAA" w14:textId="3EF1798F" w:rsidTr="005B51CE">
        <w:trPr>
          <w:trHeight w:val="454"/>
          <w:del w:id="2333" w:author="Дмитрий Ковтун" w:date="2021-03-12T20:15:00Z"/>
        </w:trPr>
        <w:tc>
          <w:tcPr>
            <w:tcW w:w="2640" w:type="dxa"/>
            <w:vAlign w:val="center"/>
          </w:tcPr>
          <w:p w14:paraId="5349F1EA" w14:textId="1BA22918" w:rsidR="003B2F53" w:rsidRPr="00F00EDF" w:rsidDel="001F15E7" w:rsidRDefault="003B2F53">
            <w:pPr>
              <w:pStyle w:val="afff4"/>
              <w:widowControl w:val="0"/>
              <w:rPr>
                <w:del w:id="2334" w:author="Дмитрий Ковтун" w:date="2021-03-12T20:15:00Z"/>
                <w:sz w:val="20"/>
                <w:szCs w:val="20"/>
              </w:rPr>
            </w:pPr>
            <w:del w:id="2335" w:author="Дмитрий Ковтун" w:date="2021-03-12T20:15:00Z">
              <w:r w:rsidRPr="00F00EDF" w:rsidDel="001F15E7">
                <w:rPr>
                  <w:sz w:val="20"/>
                  <w:szCs w:val="20"/>
                </w:rPr>
                <w:delText>Материал</w:delText>
              </w:r>
            </w:del>
          </w:p>
        </w:tc>
        <w:tc>
          <w:tcPr>
            <w:tcW w:w="1296" w:type="dxa"/>
            <w:vAlign w:val="center"/>
          </w:tcPr>
          <w:p w14:paraId="56D27E11" w14:textId="370F4BCB" w:rsidR="003B2F53" w:rsidRPr="00F00EDF" w:rsidDel="001F15E7" w:rsidRDefault="003B2F53">
            <w:pPr>
              <w:pStyle w:val="afff4"/>
              <w:widowControl w:val="0"/>
              <w:rPr>
                <w:del w:id="2336" w:author="Дмитрий Ковтун" w:date="2021-03-12T20:15:00Z"/>
                <w:sz w:val="20"/>
                <w:szCs w:val="20"/>
              </w:rPr>
            </w:pPr>
            <w:del w:id="2337" w:author="Дмитрий Ковтун" w:date="2021-03-12T20:15:00Z">
              <w:r w:rsidRPr="00F00EDF" w:rsidDel="001F15E7">
                <w:rPr>
                  <w:sz w:val="20"/>
                  <w:szCs w:val="20"/>
                </w:rPr>
                <w:delText>CHAR 18</w:delText>
              </w:r>
            </w:del>
          </w:p>
        </w:tc>
        <w:tc>
          <w:tcPr>
            <w:tcW w:w="1730" w:type="dxa"/>
            <w:vAlign w:val="center"/>
          </w:tcPr>
          <w:p w14:paraId="643B26C5" w14:textId="60DB8EEC" w:rsidR="003B2F53" w:rsidRPr="00F00EDF" w:rsidDel="001F15E7" w:rsidRDefault="003B2F53">
            <w:pPr>
              <w:pStyle w:val="afff4"/>
              <w:widowControl w:val="0"/>
              <w:rPr>
                <w:del w:id="2338" w:author="Дмитрий Ковтун" w:date="2021-03-12T20:15:00Z"/>
                <w:sz w:val="20"/>
                <w:szCs w:val="20"/>
              </w:rPr>
            </w:pPr>
            <w:del w:id="2339" w:author="Дмитрий Ковтун" w:date="2021-03-12T20:15:00Z">
              <w:r w:rsidRPr="00F00EDF" w:rsidDel="001F15E7">
                <w:rPr>
                  <w:sz w:val="20"/>
                  <w:szCs w:val="20"/>
                </w:rPr>
                <w:delText>Обязательно</w:delText>
              </w:r>
            </w:del>
          </w:p>
        </w:tc>
        <w:tc>
          <w:tcPr>
            <w:tcW w:w="4500" w:type="dxa"/>
            <w:vAlign w:val="center"/>
          </w:tcPr>
          <w:p w14:paraId="4C4B302D" w14:textId="6206EE51" w:rsidR="003B2F53" w:rsidRPr="00F00EDF" w:rsidDel="001F15E7" w:rsidRDefault="003B2F53">
            <w:pPr>
              <w:pStyle w:val="afff4"/>
              <w:widowControl w:val="0"/>
              <w:rPr>
                <w:del w:id="2340" w:author="Дмитрий Ковтун" w:date="2021-03-12T20:15:00Z"/>
                <w:sz w:val="20"/>
                <w:szCs w:val="20"/>
              </w:rPr>
            </w:pPr>
            <w:del w:id="2341" w:author="Дмитрий Ковтун" w:date="2021-03-12T20:15:00Z">
              <w:r w:rsidRPr="00F00EDF" w:rsidDel="001F15E7">
                <w:rPr>
                  <w:sz w:val="20"/>
                  <w:szCs w:val="20"/>
                </w:rPr>
                <w:delText>Заполняется автоматически из единицы оборудования.</w:delText>
              </w:r>
            </w:del>
          </w:p>
        </w:tc>
      </w:tr>
      <w:tr w:rsidR="003B2F53" w:rsidRPr="00F00EDF" w14:paraId="7BAF5D85" w14:textId="77777777" w:rsidTr="005B51CE">
        <w:trPr>
          <w:trHeight w:val="454"/>
        </w:trPr>
        <w:tc>
          <w:tcPr>
            <w:tcW w:w="2640" w:type="dxa"/>
            <w:vAlign w:val="center"/>
          </w:tcPr>
          <w:p w14:paraId="1626497D" w14:textId="77777777" w:rsidR="003B2F53" w:rsidRPr="00F00EDF" w:rsidRDefault="003B2F53">
            <w:pPr>
              <w:pStyle w:val="afff4"/>
              <w:widowControl w:val="0"/>
              <w:rPr>
                <w:sz w:val="20"/>
                <w:szCs w:val="20"/>
              </w:rPr>
            </w:pPr>
            <w:r w:rsidRPr="00F00EDF">
              <w:rPr>
                <w:sz w:val="20"/>
                <w:szCs w:val="20"/>
              </w:rPr>
              <w:t>Базисный срок начала</w:t>
            </w:r>
          </w:p>
        </w:tc>
        <w:tc>
          <w:tcPr>
            <w:tcW w:w="1296" w:type="dxa"/>
            <w:vAlign w:val="center"/>
          </w:tcPr>
          <w:p w14:paraId="55DDF648" w14:textId="77777777" w:rsidR="003B2F53" w:rsidRPr="00F00EDF" w:rsidRDefault="003B2F53">
            <w:pPr>
              <w:pStyle w:val="afff4"/>
              <w:widowControl w:val="0"/>
              <w:rPr>
                <w:sz w:val="20"/>
                <w:szCs w:val="20"/>
              </w:rPr>
            </w:pPr>
            <w:r w:rsidRPr="00F00EDF">
              <w:rPr>
                <w:sz w:val="20"/>
                <w:szCs w:val="20"/>
              </w:rPr>
              <w:t>DATS 10</w:t>
            </w:r>
          </w:p>
        </w:tc>
        <w:tc>
          <w:tcPr>
            <w:tcW w:w="1730" w:type="dxa"/>
            <w:vAlign w:val="center"/>
          </w:tcPr>
          <w:p w14:paraId="3F3E1900"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4C51DD9B" w14:textId="77777777" w:rsidR="003B2F53" w:rsidRPr="00F00EDF" w:rsidRDefault="003B2F53">
            <w:pPr>
              <w:pStyle w:val="afff4"/>
              <w:widowControl w:val="0"/>
              <w:rPr>
                <w:sz w:val="20"/>
                <w:szCs w:val="20"/>
              </w:rPr>
            </w:pPr>
            <w:r w:rsidRPr="00F00EDF">
              <w:rPr>
                <w:sz w:val="20"/>
                <w:szCs w:val="20"/>
              </w:rPr>
              <w:t>Начало работы.</w:t>
            </w:r>
          </w:p>
        </w:tc>
      </w:tr>
      <w:tr w:rsidR="003B2F53" w:rsidRPr="00F00EDF" w14:paraId="0A3CB7EC" w14:textId="77777777" w:rsidTr="005B51CE">
        <w:trPr>
          <w:trHeight w:val="454"/>
        </w:trPr>
        <w:tc>
          <w:tcPr>
            <w:tcW w:w="2640" w:type="dxa"/>
            <w:vAlign w:val="center"/>
          </w:tcPr>
          <w:p w14:paraId="11A3ABD5" w14:textId="77777777" w:rsidR="003B2F53" w:rsidRPr="00F00EDF" w:rsidRDefault="003B2F53">
            <w:pPr>
              <w:pStyle w:val="afff4"/>
              <w:widowControl w:val="0"/>
              <w:rPr>
                <w:sz w:val="20"/>
                <w:szCs w:val="20"/>
              </w:rPr>
            </w:pPr>
            <w:r w:rsidRPr="00F00EDF">
              <w:rPr>
                <w:sz w:val="20"/>
                <w:szCs w:val="20"/>
              </w:rPr>
              <w:t>Базисный срок оконч.</w:t>
            </w:r>
          </w:p>
        </w:tc>
        <w:tc>
          <w:tcPr>
            <w:tcW w:w="1296" w:type="dxa"/>
            <w:vAlign w:val="center"/>
          </w:tcPr>
          <w:p w14:paraId="4F03CF3D" w14:textId="77777777" w:rsidR="003B2F53" w:rsidRPr="00F00EDF" w:rsidRDefault="003B2F53">
            <w:pPr>
              <w:pStyle w:val="afff4"/>
              <w:widowControl w:val="0"/>
              <w:rPr>
                <w:sz w:val="20"/>
                <w:szCs w:val="20"/>
              </w:rPr>
            </w:pPr>
            <w:r w:rsidRPr="00F00EDF">
              <w:rPr>
                <w:sz w:val="20"/>
                <w:szCs w:val="20"/>
              </w:rPr>
              <w:t>DATS 10</w:t>
            </w:r>
          </w:p>
        </w:tc>
        <w:tc>
          <w:tcPr>
            <w:tcW w:w="1730" w:type="dxa"/>
            <w:vAlign w:val="center"/>
          </w:tcPr>
          <w:p w14:paraId="60322E3A"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00244376" w14:textId="77777777" w:rsidR="003B2F53" w:rsidRPr="00F00EDF" w:rsidRDefault="003B2F53">
            <w:pPr>
              <w:pStyle w:val="afff4"/>
              <w:widowControl w:val="0"/>
              <w:rPr>
                <w:sz w:val="20"/>
                <w:szCs w:val="20"/>
              </w:rPr>
            </w:pPr>
            <w:r w:rsidRPr="00F00EDF">
              <w:rPr>
                <w:sz w:val="20"/>
                <w:szCs w:val="20"/>
              </w:rPr>
              <w:t>Окончание работы.</w:t>
            </w:r>
          </w:p>
        </w:tc>
      </w:tr>
      <w:tr w:rsidR="003B2F53" w:rsidRPr="00F00EDF" w14:paraId="61616972" w14:textId="77777777" w:rsidTr="005B51CE">
        <w:trPr>
          <w:trHeight w:val="454"/>
        </w:trPr>
        <w:tc>
          <w:tcPr>
            <w:tcW w:w="2640" w:type="dxa"/>
            <w:vAlign w:val="center"/>
          </w:tcPr>
          <w:p w14:paraId="56689919" w14:textId="77777777" w:rsidR="003B2F53" w:rsidRPr="00F00EDF" w:rsidRDefault="003B2F53">
            <w:pPr>
              <w:pStyle w:val="afff4"/>
              <w:widowControl w:val="0"/>
              <w:rPr>
                <w:sz w:val="20"/>
                <w:szCs w:val="20"/>
              </w:rPr>
            </w:pPr>
            <w:r w:rsidRPr="00F00EDF">
              <w:rPr>
                <w:sz w:val="20"/>
                <w:szCs w:val="20"/>
              </w:rPr>
              <w:t xml:space="preserve">Завод </w:t>
            </w:r>
          </w:p>
        </w:tc>
        <w:tc>
          <w:tcPr>
            <w:tcW w:w="1296" w:type="dxa"/>
            <w:vAlign w:val="center"/>
          </w:tcPr>
          <w:p w14:paraId="05C63D6D"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212F31A0"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2A8F955A" w14:textId="62FA6A94" w:rsidR="003B2F53" w:rsidRPr="00F00EDF" w:rsidRDefault="003B2F53">
            <w:pPr>
              <w:pStyle w:val="afff4"/>
              <w:widowControl w:val="0"/>
              <w:rPr>
                <w:sz w:val="20"/>
                <w:szCs w:val="20"/>
              </w:rPr>
            </w:pPr>
            <w:r w:rsidRPr="00F00EDF">
              <w:rPr>
                <w:sz w:val="20"/>
                <w:szCs w:val="20"/>
              </w:rPr>
              <w:t>Завод, на котором единица оборудования направляется на восстановление. Выбирается из справочника</w:t>
            </w:r>
            <w:del w:id="2342" w:author="Дмитрий Ковтун" w:date="2021-03-12T20:17:00Z">
              <w:r w:rsidRPr="00F00EDF" w:rsidDel="001F15E7">
                <w:rPr>
                  <w:sz w:val="20"/>
                  <w:szCs w:val="20"/>
                </w:rPr>
                <w:delText>.</w:delText>
              </w:r>
            </w:del>
            <w:ins w:id="2343" w:author="Дмитрий Ковтун" w:date="2021-03-12T20:17:00Z">
              <w:r w:rsidR="001F15E7">
                <w:rPr>
                  <w:sz w:val="20"/>
                  <w:szCs w:val="20"/>
                </w:rPr>
                <w:t xml:space="preserve"> (для </w:t>
              </w:r>
              <w:r w:rsidR="001F15E7">
                <w:rPr>
                  <w:sz w:val="20"/>
                  <w:szCs w:val="20"/>
                  <w:lang w:val="en-US"/>
                </w:rPr>
                <w:t>AV</w:t>
              </w:r>
              <w:r w:rsidR="001F15E7" w:rsidRPr="00C14503">
                <w:rPr>
                  <w:sz w:val="20"/>
                  <w:szCs w:val="20"/>
                </w:rPr>
                <w:t>02)</w:t>
              </w:r>
            </w:ins>
          </w:p>
        </w:tc>
      </w:tr>
      <w:tr w:rsidR="003B2F53" w:rsidRPr="00F00EDF" w14:paraId="63AB8251" w14:textId="77777777" w:rsidTr="005B51CE">
        <w:trPr>
          <w:trHeight w:val="454"/>
        </w:trPr>
        <w:tc>
          <w:tcPr>
            <w:tcW w:w="2640" w:type="dxa"/>
            <w:vAlign w:val="center"/>
          </w:tcPr>
          <w:p w14:paraId="71172CC1" w14:textId="77777777" w:rsidR="003B2F53" w:rsidRPr="00F00EDF" w:rsidRDefault="003B2F53">
            <w:pPr>
              <w:pStyle w:val="afff4"/>
              <w:widowControl w:val="0"/>
              <w:rPr>
                <w:sz w:val="20"/>
                <w:szCs w:val="20"/>
              </w:rPr>
            </w:pPr>
            <w:r w:rsidRPr="00F00EDF">
              <w:rPr>
                <w:sz w:val="20"/>
                <w:szCs w:val="20"/>
              </w:rPr>
              <w:t xml:space="preserve">Склад </w:t>
            </w:r>
          </w:p>
        </w:tc>
        <w:tc>
          <w:tcPr>
            <w:tcW w:w="1296" w:type="dxa"/>
            <w:vAlign w:val="center"/>
          </w:tcPr>
          <w:p w14:paraId="211CC8FF"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6857B33B"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0783BB0C" w14:textId="1F6FE490" w:rsidR="003B2F53" w:rsidRPr="00F00EDF" w:rsidRDefault="003B2F53">
            <w:pPr>
              <w:pStyle w:val="afff4"/>
              <w:widowControl w:val="0"/>
              <w:rPr>
                <w:sz w:val="20"/>
                <w:szCs w:val="20"/>
              </w:rPr>
            </w:pPr>
            <w:r w:rsidRPr="00F00EDF">
              <w:rPr>
                <w:sz w:val="20"/>
                <w:szCs w:val="20"/>
              </w:rPr>
              <w:t xml:space="preserve">Склад предприятия с которого будет отпуск материала, являющийся объектом  </w:t>
            </w:r>
            <w:r w:rsidR="00932AAE" w:rsidRPr="00F00EDF">
              <w:rPr>
                <w:sz w:val="20"/>
                <w:szCs w:val="20"/>
              </w:rPr>
              <w:t>ОФ</w:t>
            </w:r>
            <w:r w:rsidRPr="00F00EDF">
              <w:rPr>
                <w:sz w:val="20"/>
                <w:szCs w:val="20"/>
              </w:rPr>
              <w:t>.</w:t>
            </w:r>
          </w:p>
        </w:tc>
      </w:tr>
      <w:tr w:rsidR="003B2F53" w:rsidRPr="00F00EDF" w14:paraId="3BC6ACDF" w14:textId="77777777" w:rsidTr="005B51CE">
        <w:trPr>
          <w:trHeight w:val="454"/>
        </w:trPr>
        <w:tc>
          <w:tcPr>
            <w:tcW w:w="2640" w:type="dxa"/>
            <w:vAlign w:val="center"/>
          </w:tcPr>
          <w:p w14:paraId="45B337CA" w14:textId="77777777" w:rsidR="003B2F53" w:rsidRPr="00F00EDF" w:rsidRDefault="003B2F53">
            <w:pPr>
              <w:pStyle w:val="afff4"/>
              <w:widowControl w:val="0"/>
              <w:rPr>
                <w:sz w:val="20"/>
                <w:szCs w:val="20"/>
              </w:rPr>
            </w:pPr>
            <w:r w:rsidRPr="00F00EDF">
              <w:rPr>
                <w:sz w:val="20"/>
                <w:szCs w:val="20"/>
              </w:rPr>
              <w:t xml:space="preserve">Партия </w:t>
            </w:r>
          </w:p>
        </w:tc>
        <w:tc>
          <w:tcPr>
            <w:tcW w:w="1296" w:type="dxa"/>
            <w:vAlign w:val="center"/>
          </w:tcPr>
          <w:p w14:paraId="07701C79" w14:textId="77777777" w:rsidR="003B2F53" w:rsidRPr="00F00EDF" w:rsidRDefault="003B2F53">
            <w:pPr>
              <w:pStyle w:val="afff4"/>
              <w:widowControl w:val="0"/>
              <w:rPr>
                <w:sz w:val="20"/>
                <w:szCs w:val="20"/>
              </w:rPr>
            </w:pPr>
            <w:r w:rsidRPr="00F00EDF">
              <w:rPr>
                <w:sz w:val="20"/>
                <w:szCs w:val="20"/>
              </w:rPr>
              <w:t>CHAR 10</w:t>
            </w:r>
          </w:p>
        </w:tc>
        <w:tc>
          <w:tcPr>
            <w:tcW w:w="1730" w:type="dxa"/>
            <w:vAlign w:val="center"/>
          </w:tcPr>
          <w:p w14:paraId="73010A7F"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09FCA15A" w14:textId="7A2E3AD3" w:rsidR="003B2F53" w:rsidRPr="00F00EDF" w:rsidRDefault="003B2F53">
            <w:pPr>
              <w:pStyle w:val="afff4"/>
              <w:widowControl w:val="0"/>
              <w:rPr>
                <w:sz w:val="20"/>
                <w:szCs w:val="20"/>
              </w:rPr>
            </w:pPr>
            <w:r w:rsidRPr="00F00EDF">
              <w:rPr>
                <w:sz w:val="20"/>
                <w:szCs w:val="20"/>
              </w:rPr>
              <w:t>Партия «НЕИСПР</w:t>
            </w:r>
            <w:ins w:id="2344" w:author="Дмитрий Ковтун" w:date="2021-03-12T20:16:00Z">
              <w:r w:rsidR="001F15E7">
                <w:rPr>
                  <w:sz w:val="20"/>
                  <w:szCs w:val="20"/>
                </w:rPr>
                <w:t>АВН</w:t>
              </w:r>
            </w:ins>
            <w:r w:rsidRPr="00F00EDF">
              <w:rPr>
                <w:sz w:val="20"/>
                <w:szCs w:val="20"/>
              </w:rPr>
              <w:t>». Выбирается из справочника</w:t>
            </w:r>
            <w:r w:rsidR="00583EA1" w:rsidRPr="00F00EDF">
              <w:rPr>
                <w:sz w:val="20"/>
                <w:szCs w:val="20"/>
              </w:rPr>
              <w:t xml:space="preserve"> партий</w:t>
            </w:r>
            <w:ins w:id="2345" w:author="Дмитрий Ковтун" w:date="2021-03-12T20:17:00Z">
              <w:r w:rsidR="001F15E7" w:rsidRPr="001F15E7">
                <w:rPr>
                  <w:sz w:val="20"/>
                  <w:szCs w:val="20"/>
                  <w:rPrChange w:id="2346" w:author="Дмитрий Ковтун" w:date="2021-03-12T20:17:00Z">
                    <w:rPr>
                      <w:sz w:val="20"/>
                      <w:szCs w:val="20"/>
                      <w:lang w:val="en-US"/>
                    </w:rPr>
                  </w:rPrChange>
                </w:rPr>
                <w:t xml:space="preserve"> </w:t>
              </w:r>
              <w:r w:rsidR="001F15E7">
                <w:rPr>
                  <w:sz w:val="20"/>
                  <w:szCs w:val="20"/>
                </w:rPr>
                <w:t xml:space="preserve">(для </w:t>
              </w:r>
              <w:r w:rsidR="001F15E7">
                <w:rPr>
                  <w:sz w:val="20"/>
                  <w:szCs w:val="20"/>
                  <w:lang w:val="en-US"/>
                </w:rPr>
                <w:t>AV</w:t>
              </w:r>
              <w:r w:rsidR="001F15E7" w:rsidRPr="00C14503">
                <w:rPr>
                  <w:sz w:val="20"/>
                  <w:szCs w:val="20"/>
                </w:rPr>
                <w:t>02)</w:t>
              </w:r>
            </w:ins>
            <w:del w:id="2347" w:author="Дмитрий Ковтун" w:date="2021-03-12T20:16:00Z">
              <w:r w:rsidRPr="00F00EDF" w:rsidDel="001F15E7">
                <w:rPr>
                  <w:sz w:val="20"/>
                  <w:szCs w:val="20"/>
                </w:rPr>
                <w:delText>.</w:delText>
              </w:r>
            </w:del>
          </w:p>
        </w:tc>
      </w:tr>
      <w:tr w:rsidR="003B2F53" w:rsidRPr="00F00EDF" w14:paraId="59C58B30" w14:textId="77777777" w:rsidTr="005B51CE">
        <w:trPr>
          <w:trHeight w:val="454"/>
        </w:trPr>
        <w:tc>
          <w:tcPr>
            <w:tcW w:w="2640" w:type="dxa"/>
            <w:vAlign w:val="center"/>
          </w:tcPr>
          <w:p w14:paraId="4FE2C32C" w14:textId="77777777" w:rsidR="003B2F53" w:rsidRPr="00F00EDF" w:rsidRDefault="003B2F53">
            <w:pPr>
              <w:pStyle w:val="afff4"/>
              <w:widowControl w:val="0"/>
              <w:rPr>
                <w:sz w:val="20"/>
                <w:szCs w:val="20"/>
              </w:rPr>
            </w:pPr>
            <w:r w:rsidRPr="00F00EDF">
              <w:rPr>
                <w:sz w:val="20"/>
                <w:szCs w:val="20"/>
              </w:rPr>
              <w:t>Завод получатель</w:t>
            </w:r>
          </w:p>
        </w:tc>
        <w:tc>
          <w:tcPr>
            <w:tcW w:w="1296" w:type="dxa"/>
            <w:vAlign w:val="center"/>
          </w:tcPr>
          <w:p w14:paraId="496658DC"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766BBCA5"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1E310625" w14:textId="2EC7B664" w:rsidR="003B2F53" w:rsidRPr="00F00EDF" w:rsidRDefault="003B2F53">
            <w:pPr>
              <w:pStyle w:val="afff4"/>
              <w:widowControl w:val="0"/>
              <w:rPr>
                <w:sz w:val="20"/>
                <w:szCs w:val="20"/>
              </w:rPr>
            </w:pPr>
            <w:r w:rsidRPr="00F00EDF">
              <w:rPr>
                <w:sz w:val="20"/>
                <w:szCs w:val="20"/>
              </w:rPr>
              <w:t>Заполнится по умолчанию из постоянных значений пользователя</w:t>
            </w:r>
            <w:del w:id="2348" w:author="Дмитрий Ковтун" w:date="2021-03-12T20:17:00Z">
              <w:r w:rsidRPr="00F00EDF" w:rsidDel="001F15E7">
                <w:rPr>
                  <w:sz w:val="20"/>
                  <w:szCs w:val="20"/>
                </w:rPr>
                <w:delText>.</w:delText>
              </w:r>
            </w:del>
            <w:ins w:id="2349" w:author="Дмитрий Ковтун" w:date="2021-03-12T20:17:00Z">
              <w:r w:rsidR="001F15E7">
                <w:rPr>
                  <w:sz w:val="20"/>
                  <w:szCs w:val="20"/>
                </w:rPr>
                <w:t xml:space="preserve"> (для </w:t>
              </w:r>
              <w:r w:rsidR="001F15E7">
                <w:rPr>
                  <w:sz w:val="20"/>
                  <w:szCs w:val="20"/>
                  <w:lang w:val="en-US"/>
                </w:rPr>
                <w:t>AV</w:t>
              </w:r>
              <w:r w:rsidR="001F15E7" w:rsidRPr="00C14503">
                <w:rPr>
                  <w:sz w:val="20"/>
                  <w:szCs w:val="20"/>
                </w:rPr>
                <w:t>02)</w:t>
              </w:r>
            </w:ins>
          </w:p>
        </w:tc>
      </w:tr>
      <w:tr w:rsidR="003B2F53" w:rsidRPr="00F00EDF" w14:paraId="6939F4C3" w14:textId="77777777" w:rsidTr="005B51CE">
        <w:trPr>
          <w:trHeight w:val="454"/>
        </w:trPr>
        <w:tc>
          <w:tcPr>
            <w:tcW w:w="2640" w:type="dxa"/>
            <w:vAlign w:val="center"/>
          </w:tcPr>
          <w:p w14:paraId="0A7990CD" w14:textId="77777777" w:rsidR="003B2F53" w:rsidRPr="00F00EDF" w:rsidRDefault="003B2F53">
            <w:pPr>
              <w:pStyle w:val="afff4"/>
              <w:widowControl w:val="0"/>
              <w:rPr>
                <w:sz w:val="20"/>
                <w:szCs w:val="20"/>
              </w:rPr>
            </w:pPr>
            <w:r w:rsidRPr="00F00EDF">
              <w:rPr>
                <w:sz w:val="20"/>
                <w:szCs w:val="20"/>
              </w:rPr>
              <w:t>Склад получатель</w:t>
            </w:r>
          </w:p>
        </w:tc>
        <w:tc>
          <w:tcPr>
            <w:tcW w:w="1296" w:type="dxa"/>
            <w:vAlign w:val="center"/>
          </w:tcPr>
          <w:p w14:paraId="74B4AC36"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523F861B"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6A08A8A0" w14:textId="03E63CFC" w:rsidR="003B2F53" w:rsidRPr="00F00EDF" w:rsidRDefault="003B2F53">
            <w:pPr>
              <w:pStyle w:val="afff4"/>
              <w:widowControl w:val="0"/>
              <w:rPr>
                <w:sz w:val="20"/>
                <w:szCs w:val="20"/>
              </w:rPr>
            </w:pPr>
            <w:r w:rsidRPr="00F00EDF">
              <w:rPr>
                <w:sz w:val="20"/>
                <w:szCs w:val="20"/>
              </w:rPr>
              <w:t xml:space="preserve">Склад предприятия на который запланировано получение материала, являющегося  объектом </w:t>
            </w:r>
            <w:r w:rsidR="00932AAE" w:rsidRPr="00F00EDF">
              <w:rPr>
                <w:sz w:val="20"/>
                <w:szCs w:val="20"/>
              </w:rPr>
              <w:t>ОФ</w:t>
            </w:r>
            <w:del w:id="2350" w:author="Дмитрий Ковтун" w:date="2021-03-12T20:17:00Z">
              <w:r w:rsidRPr="00F00EDF" w:rsidDel="001F15E7">
                <w:rPr>
                  <w:sz w:val="20"/>
                  <w:szCs w:val="20"/>
                </w:rPr>
                <w:delText>.</w:delText>
              </w:r>
            </w:del>
            <w:ins w:id="2351" w:author="Дмитрий Ковтун" w:date="2021-03-12T20:17:00Z">
              <w:r w:rsidR="001F15E7">
                <w:rPr>
                  <w:sz w:val="20"/>
                  <w:szCs w:val="20"/>
                </w:rPr>
                <w:t xml:space="preserve"> (для </w:t>
              </w:r>
              <w:r w:rsidR="001F15E7">
                <w:rPr>
                  <w:sz w:val="20"/>
                  <w:szCs w:val="20"/>
                  <w:lang w:val="en-US"/>
                </w:rPr>
                <w:t>AV</w:t>
              </w:r>
              <w:r w:rsidR="001F15E7" w:rsidRPr="00C14503">
                <w:rPr>
                  <w:sz w:val="20"/>
                  <w:szCs w:val="20"/>
                </w:rPr>
                <w:t>02)</w:t>
              </w:r>
            </w:ins>
          </w:p>
        </w:tc>
      </w:tr>
      <w:tr w:rsidR="003B2F53" w:rsidRPr="00F00EDF" w14:paraId="1A907EB5" w14:textId="77777777" w:rsidTr="005B51CE">
        <w:trPr>
          <w:trHeight w:val="454"/>
        </w:trPr>
        <w:tc>
          <w:tcPr>
            <w:tcW w:w="2640" w:type="dxa"/>
            <w:vAlign w:val="center"/>
          </w:tcPr>
          <w:p w14:paraId="6F6FD998" w14:textId="77777777" w:rsidR="003B2F53" w:rsidRPr="00F00EDF" w:rsidRDefault="003B2F53">
            <w:pPr>
              <w:pStyle w:val="afff4"/>
              <w:widowControl w:val="0"/>
              <w:rPr>
                <w:sz w:val="20"/>
                <w:szCs w:val="20"/>
              </w:rPr>
            </w:pPr>
            <w:r w:rsidRPr="00F00EDF">
              <w:rPr>
                <w:sz w:val="20"/>
                <w:szCs w:val="20"/>
              </w:rPr>
              <w:t>Партия получатель</w:t>
            </w:r>
          </w:p>
        </w:tc>
        <w:tc>
          <w:tcPr>
            <w:tcW w:w="1296" w:type="dxa"/>
            <w:vAlign w:val="center"/>
          </w:tcPr>
          <w:p w14:paraId="30FB869E" w14:textId="77777777" w:rsidR="003B2F53" w:rsidRPr="00F00EDF" w:rsidRDefault="003B2F53">
            <w:pPr>
              <w:pStyle w:val="afff4"/>
              <w:widowControl w:val="0"/>
              <w:rPr>
                <w:sz w:val="20"/>
                <w:szCs w:val="20"/>
              </w:rPr>
            </w:pPr>
            <w:r w:rsidRPr="00F00EDF">
              <w:rPr>
                <w:sz w:val="20"/>
                <w:szCs w:val="20"/>
              </w:rPr>
              <w:t>CHAR 10</w:t>
            </w:r>
          </w:p>
        </w:tc>
        <w:tc>
          <w:tcPr>
            <w:tcW w:w="1730" w:type="dxa"/>
            <w:vAlign w:val="center"/>
          </w:tcPr>
          <w:p w14:paraId="3C68328A" w14:textId="0A8B215C"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0467BB7E" w14:textId="2D69A96F" w:rsidR="003B2F53" w:rsidRPr="00F00EDF" w:rsidRDefault="003B2F53">
            <w:pPr>
              <w:pStyle w:val="afff4"/>
              <w:widowControl w:val="0"/>
              <w:rPr>
                <w:sz w:val="20"/>
                <w:szCs w:val="20"/>
              </w:rPr>
            </w:pPr>
            <w:r w:rsidRPr="00F00EDF">
              <w:rPr>
                <w:sz w:val="20"/>
                <w:szCs w:val="20"/>
              </w:rPr>
              <w:t>Партия «ИСПР</w:t>
            </w:r>
            <w:ins w:id="2352" w:author="Дмитрий Ковтун" w:date="2021-03-12T20:16:00Z">
              <w:r w:rsidR="001F15E7">
                <w:rPr>
                  <w:sz w:val="20"/>
                  <w:szCs w:val="20"/>
                </w:rPr>
                <w:t>АВНЫЙ</w:t>
              </w:r>
            </w:ins>
            <w:r w:rsidRPr="00F00EDF">
              <w:rPr>
                <w:sz w:val="20"/>
                <w:szCs w:val="20"/>
              </w:rPr>
              <w:t>». Выбирается из справочника</w:t>
            </w:r>
            <w:ins w:id="2353" w:author="Дмитрий Ковтун" w:date="2021-03-12T20:16:00Z">
              <w:r w:rsidR="001F15E7">
                <w:rPr>
                  <w:sz w:val="20"/>
                  <w:szCs w:val="20"/>
                </w:rPr>
                <w:t xml:space="preserve"> (для </w:t>
              </w:r>
              <w:r w:rsidR="001F15E7">
                <w:rPr>
                  <w:sz w:val="20"/>
                  <w:szCs w:val="20"/>
                  <w:lang w:val="en-US"/>
                </w:rPr>
                <w:t>AV</w:t>
              </w:r>
              <w:r w:rsidR="001F15E7" w:rsidRPr="001F15E7">
                <w:rPr>
                  <w:sz w:val="20"/>
                  <w:szCs w:val="20"/>
                  <w:rPrChange w:id="2354" w:author="Дмитрий Ковтун" w:date="2021-03-12T20:16:00Z">
                    <w:rPr>
                      <w:sz w:val="20"/>
                      <w:szCs w:val="20"/>
                      <w:lang w:val="en-US"/>
                    </w:rPr>
                  </w:rPrChange>
                </w:rPr>
                <w:t>02)</w:t>
              </w:r>
            </w:ins>
            <w:del w:id="2355" w:author="Дмитрий Ковтун" w:date="2021-03-12T20:16:00Z">
              <w:r w:rsidRPr="00F00EDF" w:rsidDel="001F15E7">
                <w:rPr>
                  <w:sz w:val="20"/>
                  <w:szCs w:val="20"/>
                </w:rPr>
                <w:delText>.</w:delText>
              </w:r>
            </w:del>
          </w:p>
        </w:tc>
      </w:tr>
      <w:tr w:rsidR="003B2F53" w:rsidRPr="00F00EDF" w14:paraId="4C3BCCEB" w14:textId="77777777" w:rsidTr="005B51CE">
        <w:trPr>
          <w:trHeight w:val="454"/>
        </w:trPr>
        <w:tc>
          <w:tcPr>
            <w:tcW w:w="2640" w:type="dxa"/>
            <w:vAlign w:val="center"/>
          </w:tcPr>
          <w:p w14:paraId="3459A67E" w14:textId="77777777" w:rsidR="003B2F53" w:rsidRPr="00F00EDF" w:rsidRDefault="003B2F53">
            <w:pPr>
              <w:pStyle w:val="afff4"/>
              <w:widowControl w:val="0"/>
              <w:rPr>
                <w:sz w:val="20"/>
                <w:szCs w:val="20"/>
              </w:rPr>
            </w:pPr>
            <w:r w:rsidRPr="00F00EDF">
              <w:rPr>
                <w:sz w:val="20"/>
                <w:szCs w:val="20"/>
              </w:rPr>
              <w:t>Вид оценки</w:t>
            </w:r>
          </w:p>
        </w:tc>
        <w:tc>
          <w:tcPr>
            <w:tcW w:w="1296" w:type="dxa"/>
            <w:vAlign w:val="center"/>
          </w:tcPr>
          <w:p w14:paraId="6E550736" w14:textId="77777777" w:rsidR="003B2F53" w:rsidRPr="00F00EDF" w:rsidRDefault="003B2F53">
            <w:pPr>
              <w:pStyle w:val="afff4"/>
              <w:widowControl w:val="0"/>
              <w:rPr>
                <w:sz w:val="20"/>
                <w:szCs w:val="20"/>
              </w:rPr>
            </w:pPr>
            <w:r w:rsidRPr="00F00EDF">
              <w:rPr>
                <w:sz w:val="20"/>
                <w:szCs w:val="20"/>
              </w:rPr>
              <w:t>CHAR 10</w:t>
            </w:r>
          </w:p>
        </w:tc>
        <w:tc>
          <w:tcPr>
            <w:tcW w:w="1730" w:type="dxa"/>
            <w:vAlign w:val="center"/>
          </w:tcPr>
          <w:p w14:paraId="4F02A1D8"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3307C5CB" w14:textId="706B7687" w:rsidR="003B2F53" w:rsidRPr="00F00EDF" w:rsidRDefault="003B2F53">
            <w:pPr>
              <w:pStyle w:val="afff4"/>
              <w:widowControl w:val="0"/>
              <w:rPr>
                <w:sz w:val="20"/>
                <w:szCs w:val="20"/>
              </w:rPr>
            </w:pPr>
            <w:r w:rsidRPr="00F00EDF">
              <w:rPr>
                <w:sz w:val="20"/>
                <w:szCs w:val="20"/>
              </w:rPr>
              <w:t>Вид оценки</w:t>
            </w:r>
            <w:r w:rsidR="00583EA1" w:rsidRPr="00F00EDF">
              <w:rPr>
                <w:sz w:val="20"/>
                <w:szCs w:val="20"/>
              </w:rPr>
              <w:t>:</w:t>
            </w:r>
            <w:r w:rsidRPr="00F00EDF">
              <w:rPr>
                <w:sz w:val="20"/>
                <w:szCs w:val="20"/>
              </w:rPr>
              <w:t xml:space="preserve"> </w:t>
            </w:r>
            <w:bookmarkStart w:id="2356" w:name="_Hlk525750909"/>
            <w:r w:rsidR="000E7188" w:rsidRPr="00F00EDF">
              <w:rPr>
                <w:sz w:val="20"/>
                <w:szCs w:val="20"/>
              </w:rPr>
              <w:t>«НЕИСПРАВН</w:t>
            </w:r>
            <w:r w:rsidR="00CF5941" w:rsidRPr="00F00EDF">
              <w:rPr>
                <w:sz w:val="20"/>
                <w:szCs w:val="20"/>
              </w:rPr>
              <w:t>», «ИСПРАВНЫЙ</w:t>
            </w:r>
            <w:r w:rsidR="00583EA1" w:rsidRPr="00F00EDF">
              <w:rPr>
                <w:sz w:val="20"/>
                <w:szCs w:val="20"/>
              </w:rPr>
              <w:t>»</w:t>
            </w:r>
            <w:bookmarkEnd w:id="2356"/>
            <w:ins w:id="2357" w:author="Дмитрий Ковтун" w:date="2021-03-12T20:17:00Z">
              <w:r w:rsidR="001F15E7">
                <w:rPr>
                  <w:sz w:val="20"/>
                  <w:szCs w:val="20"/>
                </w:rPr>
                <w:t xml:space="preserve"> (для </w:t>
              </w:r>
              <w:r w:rsidR="001F15E7">
                <w:rPr>
                  <w:sz w:val="20"/>
                  <w:szCs w:val="20"/>
                  <w:lang w:val="en-US"/>
                </w:rPr>
                <w:t>AV</w:t>
              </w:r>
              <w:r w:rsidR="001F15E7" w:rsidRPr="00C14503">
                <w:rPr>
                  <w:sz w:val="20"/>
                  <w:szCs w:val="20"/>
                </w:rPr>
                <w:t>02)</w:t>
              </w:r>
            </w:ins>
          </w:p>
        </w:tc>
      </w:tr>
      <w:tr w:rsidR="003B2F53" w:rsidRPr="00F00EDF" w14:paraId="54AB6AC0" w14:textId="77777777" w:rsidTr="005B51CE">
        <w:trPr>
          <w:trHeight w:val="454"/>
        </w:trPr>
        <w:tc>
          <w:tcPr>
            <w:tcW w:w="10166" w:type="dxa"/>
            <w:gridSpan w:val="4"/>
            <w:vAlign w:val="center"/>
          </w:tcPr>
          <w:p w14:paraId="2D313AD9" w14:textId="77777777" w:rsidR="003B2F53" w:rsidRPr="00F00EDF" w:rsidRDefault="003B2F53">
            <w:pPr>
              <w:pStyle w:val="afff4"/>
              <w:widowControl w:val="0"/>
              <w:rPr>
                <w:szCs w:val="20"/>
              </w:rPr>
            </w:pPr>
            <w:r w:rsidRPr="00F00EDF">
              <w:rPr>
                <w:sz w:val="20"/>
                <w:szCs w:val="20"/>
              </w:rPr>
              <w:t>Дополнительные данные</w:t>
            </w:r>
          </w:p>
        </w:tc>
      </w:tr>
      <w:tr w:rsidR="003B2F53" w:rsidRPr="00F00EDF" w14:paraId="102AEEA2" w14:textId="77777777" w:rsidTr="005B51CE">
        <w:trPr>
          <w:trHeight w:val="454"/>
        </w:trPr>
        <w:tc>
          <w:tcPr>
            <w:tcW w:w="2640" w:type="dxa"/>
            <w:vAlign w:val="center"/>
          </w:tcPr>
          <w:p w14:paraId="4F2B325F" w14:textId="77777777" w:rsidR="003B2F53" w:rsidRPr="00F00EDF" w:rsidRDefault="003B2F53">
            <w:pPr>
              <w:pStyle w:val="afff4"/>
              <w:widowControl w:val="0"/>
              <w:rPr>
                <w:sz w:val="20"/>
                <w:szCs w:val="20"/>
              </w:rPr>
            </w:pPr>
            <w:r w:rsidRPr="00F00EDF">
              <w:rPr>
                <w:sz w:val="20"/>
                <w:szCs w:val="20"/>
              </w:rPr>
              <w:t>БЕ</w:t>
            </w:r>
          </w:p>
        </w:tc>
        <w:tc>
          <w:tcPr>
            <w:tcW w:w="1296" w:type="dxa"/>
            <w:vAlign w:val="center"/>
          </w:tcPr>
          <w:p w14:paraId="4738528F"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56C40EF1"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3A7E08F8" w14:textId="77777777" w:rsidR="003B2F53" w:rsidRPr="00F00EDF" w:rsidRDefault="003B2F53">
            <w:pPr>
              <w:pStyle w:val="afff4"/>
              <w:widowControl w:val="0"/>
              <w:rPr>
                <w:sz w:val="20"/>
                <w:szCs w:val="20"/>
              </w:rPr>
            </w:pPr>
            <w:r w:rsidRPr="00F00EDF">
              <w:rPr>
                <w:sz w:val="20"/>
                <w:szCs w:val="20"/>
              </w:rPr>
              <w:t>Балансовая единица.</w:t>
            </w:r>
          </w:p>
        </w:tc>
      </w:tr>
      <w:tr w:rsidR="003B2F53" w:rsidRPr="00F00EDF" w14:paraId="142F4DE7" w14:textId="77777777" w:rsidTr="005B51CE">
        <w:trPr>
          <w:trHeight w:val="454"/>
        </w:trPr>
        <w:tc>
          <w:tcPr>
            <w:tcW w:w="2640" w:type="dxa"/>
            <w:vAlign w:val="center"/>
          </w:tcPr>
          <w:p w14:paraId="5A117CD7" w14:textId="77777777" w:rsidR="003B2F53" w:rsidRPr="00F00EDF" w:rsidRDefault="003B2F53">
            <w:pPr>
              <w:pStyle w:val="afff4"/>
              <w:widowControl w:val="0"/>
              <w:rPr>
                <w:sz w:val="20"/>
                <w:szCs w:val="20"/>
              </w:rPr>
            </w:pPr>
            <w:r w:rsidRPr="00F00EDF">
              <w:rPr>
                <w:sz w:val="20"/>
                <w:szCs w:val="20"/>
              </w:rPr>
              <w:t>Бизнес-сфера</w:t>
            </w:r>
          </w:p>
        </w:tc>
        <w:tc>
          <w:tcPr>
            <w:tcW w:w="1296" w:type="dxa"/>
            <w:vAlign w:val="center"/>
          </w:tcPr>
          <w:p w14:paraId="6BEF2296"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500ED691"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644A5F1A" w14:textId="77777777" w:rsidR="003B2F53" w:rsidRPr="00F00EDF" w:rsidRDefault="003B2F53">
            <w:pPr>
              <w:pStyle w:val="afff4"/>
              <w:widowControl w:val="0"/>
              <w:rPr>
                <w:sz w:val="20"/>
                <w:szCs w:val="20"/>
              </w:rPr>
            </w:pPr>
            <w:r w:rsidRPr="00F00EDF">
              <w:rPr>
                <w:sz w:val="20"/>
                <w:szCs w:val="20"/>
              </w:rPr>
              <w:t>Бизнес-сфера.</w:t>
            </w:r>
          </w:p>
        </w:tc>
      </w:tr>
      <w:tr w:rsidR="003B2F53" w:rsidRPr="00F00EDF" w14:paraId="2E527116" w14:textId="77777777" w:rsidTr="005B51CE">
        <w:trPr>
          <w:trHeight w:val="454"/>
        </w:trPr>
        <w:tc>
          <w:tcPr>
            <w:tcW w:w="2640" w:type="dxa"/>
            <w:vAlign w:val="center"/>
          </w:tcPr>
          <w:p w14:paraId="75CC4825" w14:textId="77777777" w:rsidR="003B2F53" w:rsidRPr="00F00EDF" w:rsidRDefault="003B2F53">
            <w:pPr>
              <w:pStyle w:val="afff4"/>
              <w:widowControl w:val="0"/>
              <w:rPr>
                <w:sz w:val="20"/>
                <w:szCs w:val="20"/>
              </w:rPr>
            </w:pPr>
            <w:r w:rsidRPr="00F00EDF">
              <w:rPr>
                <w:sz w:val="20"/>
                <w:szCs w:val="20"/>
              </w:rPr>
              <w:t>МВЗ</w:t>
            </w:r>
          </w:p>
        </w:tc>
        <w:tc>
          <w:tcPr>
            <w:tcW w:w="1296" w:type="dxa"/>
            <w:vAlign w:val="center"/>
          </w:tcPr>
          <w:p w14:paraId="38F89A3E" w14:textId="77777777" w:rsidR="003B2F53" w:rsidRPr="00F00EDF" w:rsidRDefault="003B2F53">
            <w:pPr>
              <w:pStyle w:val="afff4"/>
              <w:widowControl w:val="0"/>
              <w:rPr>
                <w:sz w:val="20"/>
                <w:szCs w:val="20"/>
              </w:rPr>
            </w:pPr>
            <w:r w:rsidRPr="00F00EDF">
              <w:rPr>
                <w:sz w:val="20"/>
                <w:szCs w:val="20"/>
              </w:rPr>
              <w:t>CHAR 10</w:t>
            </w:r>
          </w:p>
        </w:tc>
        <w:tc>
          <w:tcPr>
            <w:tcW w:w="1730" w:type="dxa"/>
            <w:vAlign w:val="center"/>
          </w:tcPr>
          <w:p w14:paraId="34421E75"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6797317D" w14:textId="77777777" w:rsidR="003B2F53" w:rsidRPr="00F00EDF" w:rsidRDefault="003B2F53">
            <w:pPr>
              <w:pStyle w:val="afff4"/>
              <w:widowControl w:val="0"/>
              <w:rPr>
                <w:sz w:val="20"/>
                <w:szCs w:val="20"/>
              </w:rPr>
            </w:pPr>
            <w:r w:rsidRPr="00F00EDF">
              <w:rPr>
                <w:sz w:val="20"/>
                <w:szCs w:val="20"/>
              </w:rPr>
              <w:t xml:space="preserve">Код МВЗ (место возникновения затрат), </w:t>
            </w:r>
            <w:proofErr w:type="spellStart"/>
            <w:r w:rsidRPr="00F00EDF">
              <w:rPr>
                <w:sz w:val="20"/>
                <w:szCs w:val="20"/>
              </w:rPr>
              <w:t>ав-томатически</w:t>
            </w:r>
            <w:proofErr w:type="spellEnd"/>
            <w:r w:rsidRPr="00F00EDF">
              <w:rPr>
                <w:sz w:val="20"/>
                <w:szCs w:val="20"/>
              </w:rPr>
              <w:t xml:space="preserve"> при указании ОтвРабМеста.</w:t>
            </w:r>
          </w:p>
        </w:tc>
      </w:tr>
      <w:tr w:rsidR="003B2F53" w:rsidRPr="00F00EDF" w14:paraId="465FA9BB" w14:textId="77777777" w:rsidTr="005B51CE">
        <w:trPr>
          <w:trHeight w:val="454"/>
        </w:trPr>
        <w:tc>
          <w:tcPr>
            <w:tcW w:w="2640" w:type="dxa"/>
            <w:vAlign w:val="center"/>
          </w:tcPr>
          <w:p w14:paraId="2BC92951" w14:textId="77777777" w:rsidR="003B2F53" w:rsidRPr="00F00EDF" w:rsidRDefault="003B2F53">
            <w:pPr>
              <w:pStyle w:val="afff4"/>
              <w:widowControl w:val="0"/>
              <w:rPr>
                <w:sz w:val="20"/>
                <w:szCs w:val="20"/>
              </w:rPr>
            </w:pPr>
            <w:r w:rsidRPr="00F00EDF">
              <w:rPr>
                <w:sz w:val="20"/>
                <w:szCs w:val="20"/>
              </w:rPr>
              <w:t>СПП-элемент</w:t>
            </w:r>
          </w:p>
        </w:tc>
        <w:tc>
          <w:tcPr>
            <w:tcW w:w="1296" w:type="dxa"/>
            <w:vAlign w:val="center"/>
          </w:tcPr>
          <w:p w14:paraId="5F42D779" w14:textId="77777777" w:rsidR="003B2F53" w:rsidRPr="00F00EDF" w:rsidRDefault="003B2F53">
            <w:pPr>
              <w:pStyle w:val="afff4"/>
              <w:widowControl w:val="0"/>
              <w:rPr>
                <w:sz w:val="20"/>
                <w:szCs w:val="20"/>
              </w:rPr>
            </w:pPr>
            <w:r w:rsidRPr="00F00EDF">
              <w:rPr>
                <w:sz w:val="20"/>
                <w:szCs w:val="20"/>
              </w:rPr>
              <w:t>CHAR 24</w:t>
            </w:r>
          </w:p>
        </w:tc>
        <w:tc>
          <w:tcPr>
            <w:tcW w:w="1730" w:type="dxa"/>
            <w:vAlign w:val="center"/>
          </w:tcPr>
          <w:p w14:paraId="22512F00"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1F84D803" w14:textId="77777777" w:rsidR="003B2F53" w:rsidRPr="00F00EDF" w:rsidRDefault="003B2F53">
            <w:pPr>
              <w:pStyle w:val="afff4"/>
              <w:widowControl w:val="0"/>
              <w:rPr>
                <w:sz w:val="20"/>
                <w:szCs w:val="20"/>
              </w:rPr>
            </w:pPr>
            <w:r w:rsidRPr="00F00EDF">
              <w:rPr>
                <w:sz w:val="20"/>
                <w:szCs w:val="20"/>
              </w:rPr>
              <w:t>Ном</w:t>
            </w:r>
            <w:r w:rsidR="00583EA1" w:rsidRPr="00F00EDF">
              <w:rPr>
                <w:sz w:val="20"/>
                <w:szCs w:val="20"/>
              </w:rPr>
              <w:t>ер структурного элемента проекта</w:t>
            </w:r>
            <w:r w:rsidRPr="00F00EDF">
              <w:rPr>
                <w:sz w:val="20"/>
                <w:szCs w:val="20"/>
              </w:rPr>
              <w:t>.</w:t>
            </w:r>
          </w:p>
        </w:tc>
      </w:tr>
      <w:tr w:rsidR="003B2F53" w:rsidRPr="00F00EDF" w14:paraId="0123BB6F" w14:textId="77777777" w:rsidTr="005B51CE">
        <w:trPr>
          <w:trHeight w:val="454"/>
        </w:trPr>
        <w:tc>
          <w:tcPr>
            <w:tcW w:w="10166" w:type="dxa"/>
            <w:gridSpan w:val="4"/>
            <w:vAlign w:val="center"/>
          </w:tcPr>
          <w:p w14:paraId="5EFF3F14" w14:textId="77777777" w:rsidR="003B2F53" w:rsidRPr="00F00EDF" w:rsidRDefault="003B2F53">
            <w:pPr>
              <w:pStyle w:val="afff4"/>
              <w:widowControl w:val="0"/>
              <w:rPr>
                <w:szCs w:val="20"/>
              </w:rPr>
            </w:pPr>
            <w:r w:rsidRPr="00F00EDF">
              <w:rPr>
                <w:sz w:val="20"/>
                <w:szCs w:val="20"/>
              </w:rPr>
              <w:lastRenderedPageBreak/>
              <w:t>Местоположение</w:t>
            </w:r>
          </w:p>
        </w:tc>
      </w:tr>
      <w:tr w:rsidR="003B2F53" w:rsidRPr="00F00EDF" w14:paraId="3B6BDD31" w14:textId="77777777" w:rsidTr="005B51CE">
        <w:trPr>
          <w:trHeight w:val="454"/>
        </w:trPr>
        <w:tc>
          <w:tcPr>
            <w:tcW w:w="2640" w:type="dxa"/>
            <w:vAlign w:val="center"/>
          </w:tcPr>
          <w:p w14:paraId="52DA4AA5" w14:textId="77777777" w:rsidR="003B2F53" w:rsidRPr="00F00EDF" w:rsidRDefault="003B2F53">
            <w:pPr>
              <w:pStyle w:val="afff4"/>
              <w:widowControl w:val="0"/>
              <w:rPr>
                <w:sz w:val="20"/>
                <w:szCs w:val="20"/>
              </w:rPr>
            </w:pPr>
            <w:r w:rsidRPr="00F00EDF">
              <w:rPr>
                <w:sz w:val="20"/>
                <w:szCs w:val="20"/>
              </w:rPr>
              <w:t>ЗаводРаспТехОбъек</w:t>
            </w:r>
          </w:p>
        </w:tc>
        <w:tc>
          <w:tcPr>
            <w:tcW w:w="1296" w:type="dxa"/>
            <w:vAlign w:val="center"/>
          </w:tcPr>
          <w:p w14:paraId="1B6E7410"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776739C3"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4E1FF7A2" w14:textId="77777777" w:rsidR="003B2F53" w:rsidRPr="00F00EDF" w:rsidRDefault="003B2F53">
            <w:pPr>
              <w:pStyle w:val="afff4"/>
              <w:widowControl w:val="0"/>
              <w:rPr>
                <w:sz w:val="20"/>
                <w:szCs w:val="20"/>
              </w:rPr>
            </w:pPr>
            <w:r w:rsidRPr="00F00EDF">
              <w:rPr>
                <w:sz w:val="20"/>
                <w:szCs w:val="20"/>
              </w:rPr>
              <w:t>Завод расположения технического объекта.</w:t>
            </w:r>
          </w:p>
        </w:tc>
      </w:tr>
      <w:tr w:rsidR="003B2F53" w:rsidRPr="00F00EDF" w:rsidDel="001F15E7" w14:paraId="00D78E00" w14:textId="4D14CA5D" w:rsidTr="005B51CE">
        <w:trPr>
          <w:trHeight w:val="454"/>
          <w:del w:id="2358" w:author="Дмитрий Ковтун" w:date="2021-03-12T20:18:00Z"/>
        </w:trPr>
        <w:tc>
          <w:tcPr>
            <w:tcW w:w="2640" w:type="dxa"/>
            <w:vAlign w:val="center"/>
          </w:tcPr>
          <w:p w14:paraId="34116463" w14:textId="6376177F" w:rsidR="003B2F53" w:rsidRPr="00F00EDF" w:rsidDel="001F15E7" w:rsidRDefault="003B2F53">
            <w:pPr>
              <w:pStyle w:val="afff4"/>
              <w:widowControl w:val="0"/>
              <w:rPr>
                <w:del w:id="2359" w:author="Дмитрий Ковтун" w:date="2021-03-12T20:18:00Z"/>
                <w:sz w:val="20"/>
                <w:szCs w:val="20"/>
              </w:rPr>
            </w:pPr>
            <w:del w:id="2360" w:author="Дмитрий Ковтун" w:date="2021-03-12T20:18:00Z">
              <w:r w:rsidRPr="00F00EDF" w:rsidDel="001F15E7">
                <w:rPr>
                  <w:sz w:val="20"/>
                  <w:szCs w:val="20"/>
                </w:rPr>
                <w:delText>Бизнес-сфера</w:delText>
              </w:r>
            </w:del>
          </w:p>
        </w:tc>
        <w:tc>
          <w:tcPr>
            <w:tcW w:w="1296" w:type="dxa"/>
            <w:vAlign w:val="center"/>
          </w:tcPr>
          <w:p w14:paraId="1A44FDAA" w14:textId="44705FAB" w:rsidR="003B2F53" w:rsidRPr="00F00EDF" w:rsidDel="001F15E7" w:rsidRDefault="003B2F53">
            <w:pPr>
              <w:pStyle w:val="afff4"/>
              <w:widowControl w:val="0"/>
              <w:rPr>
                <w:del w:id="2361" w:author="Дмитрий Ковтун" w:date="2021-03-12T20:18:00Z"/>
                <w:sz w:val="20"/>
                <w:szCs w:val="20"/>
              </w:rPr>
            </w:pPr>
            <w:del w:id="2362" w:author="Дмитрий Ковтун" w:date="2021-03-12T20:18:00Z">
              <w:r w:rsidRPr="00F00EDF" w:rsidDel="001F15E7">
                <w:rPr>
                  <w:sz w:val="20"/>
                  <w:szCs w:val="20"/>
                </w:rPr>
                <w:delText>CHAR 4</w:delText>
              </w:r>
            </w:del>
          </w:p>
        </w:tc>
        <w:tc>
          <w:tcPr>
            <w:tcW w:w="1730" w:type="dxa"/>
            <w:vAlign w:val="center"/>
          </w:tcPr>
          <w:p w14:paraId="63C4121C" w14:textId="2612F89E" w:rsidR="003B2F53" w:rsidRPr="00F00EDF" w:rsidDel="001F15E7" w:rsidRDefault="003B2F53">
            <w:pPr>
              <w:pStyle w:val="afff4"/>
              <w:widowControl w:val="0"/>
              <w:rPr>
                <w:del w:id="2363" w:author="Дмитрий Ковтун" w:date="2021-03-12T20:18:00Z"/>
                <w:sz w:val="20"/>
                <w:szCs w:val="20"/>
              </w:rPr>
            </w:pPr>
            <w:del w:id="2364" w:author="Дмитрий Ковтун" w:date="2021-03-12T20:18:00Z">
              <w:r w:rsidRPr="00F00EDF" w:rsidDel="001F15E7">
                <w:rPr>
                  <w:sz w:val="20"/>
                  <w:szCs w:val="20"/>
                </w:rPr>
                <w:delText>Не обязательно</w:delText>
              </w:r>
            </w:del>
          </w:p>
        </w:tc>
        <w:tc>
          <w:tcPr>
            <w:tcW w:w="4500" w:type="dxa"/>
            <w:vAlign w:val="center"/>
          </w:tcPr>
          <w:p w14:paraId="73F7B494" w14:textId="40D8828A" w:rsidR="003B2F53" w:rsidRPr="00F00EDF" w:rsidDel="001F15E7" w:rsidRDefault="003B2F53">
            <w:pPr>
              <w:pStyle w:val="afff4"/>
              <w:widowControl w:val="0"/>
              <w:rPr>
                <w:del w:id="2365" w:author="Дмитрий Ковтун" w:date="2021-03-12T20:18:00Z"/>
                <w:sz w:val="20"/>
                <w:szCs w:val="20"/>
              </w:rPr>
            </w:pPr>
            <w:del w:id="2366" w:author="Дмитрий Ковтун" w:date="2021-03-12T20:18:00Z">
              <w:r w:rsidRPr="00F00EDF" w:rsidDel="001F15E7">
                <w:rPr>
                  <w:sz w:val="20"/>
                  <w:szCs w:val="20"/>
                </w:rPr>
                <w:delText>Бизнес-сфера.</w:delText>
              </w:r>
            </w:del>
          </w:p>
        </w:tc>
      </w:tr>
      <w:tr w:rsidR="003B2F53" w:rsidRPr="00F00EDF" w14:paraId="1ADB5592" w14:textId="77777777" w:rsidTr="005B51CE">
        <w:trPr>
          <w:trHeight w:val="454"/>
        </w:trPr>
        <w:tc>
          <w:tcPr>
            <w:tcW w:w="2640" w:type="dxa"/>
            <w:vAlign w:val="center"/>
          </w:tcPr>
          <w:p w14:paraId="686F4FC4" w14:textId="77777777" w:rsidR="003B2F53" w:rsidRPr="00F00EDF" w:rsidRDefault="003B2F53">
            <w:pPr>
              <w:pStyle w:val="afff4"/>
              <w:widowControl w:val="0"/>
              <w:rPr>
                <w:sz w:val="20"/>
                <w:szCs w:val="20"/>
              </w:rPr>
            </w:pPr>
            <w:r w:rsidRPr="00F00EDF">
              <w:rPr>
                <w:sz w:val="20"/>
                <w:szCs w:val="20"/>
              </w:rPr>
              <w:t>МВЗ</w:t>
            </w:r>
          </w:p>
        </w:tc>
        <w:tc>
          <w:tcPr>
            <w:tcW w:w="1296" w:type="dxa"/>
            <w:vAlign w:val="center"/>
          </w:tcPr>
          <w:p w14:paraId="11541422" w14:textId="77777777" w:rsidR="003B2F53" w:rsidRPr="00F00EDF" w:rsidRDefault="003B2F53">
            <w:pPr>
              <w:pStyle w:val="afff4"/>
              <w:widowControl w:val="0"/>
              <w:rPr>
                <w:sz w:val="20"/>
                <w:szCs w:val="20"/>
              </w:rPr>
            </w:pPr>
            <w:r w:rsidRPr="00F00EDF">
              <w:rPr>
                <w:sz w:val="20"/>
                <w:szCs w:val="20"/>
              </w:rPr>
              <w:t>CHAR 10</w:t>
            </w:r>
          </w:p>
        </w:tc>
        <w:tc>
          <w:tcPr>
            <w:tcW w:w="1730" w:type="dxa"/>
            <w:vAlign w:val="center"/>
          </w:tcPr>
          <w:p w14:paraId="619519F1"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3011183B" w14:textId="77777777" w:rsidR="003B2F53" w:rsidRPr="00F00EDF" w:rsidRDefault="003B2F53">
            <w:pPr>
              <w:pStyle w:val="afff4"/>
              <w:widowControl w:val="0"/>
              <w:rPr>
                <w:sz w:val="20"/>
                <w:szCs w:val="20"/>
              </w:rPr>
            </w:pPr>
            <w:r w:rsidRPr="00F00EDF">
              <w:rPr>
                <w:sz w:val="20"/>
                <w:szCs w:val="20"/>
              </w:rPr>
              <w:t>Код МВЗ (место возникновения затрат).</w:t>
            </w:r>
          </w:p>
        </w:tc>
      </w:tr>
      <w:tr w:rsidR="003B2F53" w:rsidRPr="00F00EDF" w:rsidDel="001F15E7" w14:paraId="2ADDEA59" w14:textId="12DBDC47" w:rsidTr="005B51CE">
        <w:trPr>
          <w:trHeight w:val="454"/>
          <w:del w:id="2367" w:author="Дмитрий Ковтун" w:date="2021-03-12T20:18:00Z"/>
        </w:trPr>
        <w:tc>
          <w:tcPr>
            <w:tcW w:w="2640" w:type="dxa"/>
            <w:vAlign w:val="center"/>
          </w:tcPr>
          <w:p w14:paraId="6B6E761D" w14:textId="2CF7273A" w:rsidR="003B2F53" w:rsidRPr="00F00EDF" w:rsidDel="001F15E7" w:rsidRDefault="003B2F53">
            <w:pPr>
              <w:pStyle w:val="afff4"/>
              <w:widowControl w:val="0"/>
              <w:rPr>
                <w:del w:id="2368" w:author="Дмитрий Ковтун" w:date="2021-03-12T20:18:00Z"/>
                <w:sz w:val="20"/>
                <w:szCs w:val="20"/>
              </w:rPr>
            </w:pPr>
            <w:del w:id="2369" w:author="Дмитрий Ковтун" w:date="2021-03-12T20:18:00Z">
              <w:r w:rsidRPr="00F00EDF" w:rsidDel="001F15E7">
                <w:rPr>
                  <w:sz w:val="20"/>
                  <w:szCs w:val="20"/>
                </w:rPr>
                <w:delText xml:space="preserve">СПП-элемент </w:delText>
              </w:r>
            </w:del>
          </w:p>
        </w:tc>
        <w:tc>
          <w:tcPr>
            <w:tcW w:w="1296" w:type="dxa"/>
            <w:vAlign w:val="center"/>
          </w:tcPr>
          <w:p w14:paraId="07B61998" w14:textId="20A8ACD8" w:rsidR="003B2F53" w:rsidRPr="00F00EDF" w:rsidDel="001F15E7" w:rsidRDefault="003B2F53">
            <w:pPr>
              <w:pStyle w:val="afff4"/>
              <w:widowControl w:val="0"/>
              <w:rPr>
                <w:del w:id="2370" w:author="Дмитрий Ковтун" w:date="2021-03-12T20:18:00Z"/>
                <w:sz w:val="20"/>
                <w:szCs w:val="20"/>
              </w:rPr>
            </w:pPr>
            <w:del w:id="2371" w:author="Дмитрий Ковтун" w:date="2021-03-12T20:18:00Z">
              <w:r w:rsidRPr="00F00EDF" w:rsidDel="001F15E7">
                <w:rPr>
                  <w:sz w:val="20"/>
                  <w:szCs w:val="20"/>
                </w:rPr>
                <w:delText>CHAR 30</w:delText>
              </w:r>
            </w:del>
          </w:p>
        </w:tc>
        <w:tc>
          <w:tcPr>
            <w:tcW w:w="1730" w:type="dxa"/>
            <w:vAlign w:val="center"/>
          </w:tcPr>
          <w:p w14:paraId="700094C9" w14:textId="2F27590C" w:rsidR="003B2F53" w:rsidRPr="00F00EDF" w:rsidDel="001F15E7" w:rsidRDefault="003B2F53">
            <w:pPr>
              <w:pStyle w:val="afff4"/>
              <w:widowControl w:val="0"/>
              <w:rPr>
                <w:del w:id="2372" w:author="Дмитрий Ковтун" w:date="2021-03-12T20:18:00Z"/>
                <w:sz w:val="20"/>
                <w:szCs w:val="20"/>
              </w:rPr>
            </w:pPr>
            <w:del w:id="2373" w:author="Дмитрий Ковтун" w:date="2021-03-12T20:18:00Z">
              <w:r w:rsidRPr="00F00EDF" w:rsidDel="001F15E7">
                <w:rPr>
                  <w:sz w:val="20"/>
                  <w:szCs w:val="20"/>
                </w:rPr>
                <w:delText>Не обязательно</w:delText>
              </w:r>
            </w:del>
          </w:p>
        </w:tc>
        <w:tc>
          <w:tcPr>
            <w:tcW w:w="4500" w:type="dxa"/>
            <w:vAlign w:val="center"/>
          </w:tcPr>
          <w:p w14:paraId="6158E88A" w14:textId="138FE89F" w:rsidR="003B2F53" w:rsidRPr="00F00EDF" w:rsidDel="001F15E7" w:rsidRDefault="003B2F53">
            <w:pPr>
              <w:pStyle w:val="afff4"/>
              <w:widowControl w:val="0"/>
              <w:rPr>
                <w:del w:id="2374" w:author="Дмитрий Ковтун" w:date="2021-03-12T20:18:00Z"/>
                <w:sz w:val="20"/>
                <w:szCs w:val="20"/>
              </w:rPr>
            </w:pPr>
            <w:del w:id="2375" w:author="Дмитрий Ковтун" w:date="2021-03-12T20:18:00Z">
              <w:r w:rsidRPr="00F00EDF" w:rsidDel="001F15E7">
                <w:rPr>
                  <w:sz w:val="20"/>
                  <w:szCs w:val="20"/>
                </w:rPr>
                <w:delText>Код остановочного ремонта.  Описано ниже.</w:delText>
              </w:r>
            </w:del>
          </w:p>
        </w:tc>
      </w:tr>
      <w:tr w:rsidR="003B2F53" w:rsidRPr="00F00EDF" w14:paraId="692045E4" w14:textId="77777777" w:rsidTr="005B51CE">
        <w:trPr>
          <w:trHeight w:val="454"/>
        </w:trPr>
        <w:tc>
          <w:tcPr>
            <w:tcW w:w="10166" w:type="dxa"/>
            <w:gridSpan w:val="4"/>
            <w:vAlign w:val="center"/>
          </w:tcPr>
          <w:p w14:paraId="1E74279C" w14:textId="77777777" w:rsidR="003B2F53" w:rsidRPr="00F00EDF" w:rsidRDefault="003B2F53">
            <w:pPr>
              <w:pStyle w:val="afff4"/>
              <w:widowControl w:val="0"/>
              <w:rPr>
                <w:szCs w:val="20"/>
              </w:rPr>
            </w:pPr>
            <w:r w:rsidRPr="00F00EDF">
              <w:rPr>
                <w:sz w:val="20"/>
                <w:szCs w:val="20"/>
              </w:rPr>
              <w:t>Операции</w:t>
            </w:r>
          </w:p>
        </w:tc>
      </w:tr>
      <w:tr w:rsidR="003B2F53" w:rsidRPr="00F00EDF" w14:paraId="645DD8C3" w14:textId="77777777" w:rsidTr="005B51CE">
        <w:trPr>
          <w:trHeight w:val="454"/>
        </w:trPr>
        <w:tc>
          <w:tcPr>
            <w:tcW w:w="2640" w:type="dxa"/>
            <w:vAlign w:val="center"/>
          </w:tcPr>
          <w:p w14:paraId="16261AD7" w14:textId="77777777" w:rsidR="003B2F53" w:rsidRPr="00F00EDF" w:rsidRDefault="003B2F53">
            <w:pPr>
              <w:pStyle w:val="afff4"/>
              <w:widowControl w:val="0"/>
              <w:rPr>
                <w:sz w:val="20"/>
                <w:szCs w:val="20"/>
              </w:rPr>
            </w:pPr>
            <w:r w:rsidRPr="00F00EDF">
              <w:rPr>
                <w:sz w:val="20"/>
                <w:szCs w:val="20"/>
              </w:rPr>
              <w:t>Операция</w:t>
            </w:r>
          </w:p>
        </w:tc>
        <w:tc>
          <w:tcPr>
            <w:tcW w:w="1296" w:type="dxa"/>
            <w:vAlign w:val="center"/>
          </w:tcPr>
          <w:p w14:paraId="4EE069DE" w14:textId="77777777" w:rsidR="003B2F53" w:rsidRPr="00F00EDF" w:rsidRDefault="003B2F53">
            <w:pPr>
              <w:pStyle w:val="afff4"/>
              <w:widowControl w:val="0"/>
              <w:rPr>
                <w:sz w:val="20"/>
                <w:szCs w:val="20"/>
              </w:rPr>
            </w:pPr>
            <w:r w:rsidRPr="00F00EDF">
              <w:rPr>
                <w:sz w:val="20"/>
                <w:szCs w:val="20"/>
              </w:rPr>
              <w:t>CHAR 40</w:t>
            </w:r>
          </w:p>
        </w:tc>
        <w:tc>
          <w:tcPr>
            <w:tcW w:w="1730" w:type="dxa"/>
            <w:vAlign w:val="center"/>
          </w:tcPr>
          <w:p w14:paraId="124A5998"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495BDDEE" w14:textId="77777777" w:rsidR="003B2F53" w:rsidRPr="00F00EDF" w:rsidRDefault="003B2F53">
            <w:pPr>
              <w:pStyle w:val="afff4"/>
              <w:widowControl w:val="0"/>
              <w:rPr>
                <w:sz w:val="20"/>
                <w:szCs w:val="20"/>
              </w:rPr>
            </w:pPr>
            <w:r w:rsidRPr="00F00EDF">
              <w:rPr>
                <w:sz w:val="20"/>
                <w:szCs w:val="20"/>
              </w:rPr>
              <w:t>Наименование необходимых для выполнения операций.</w:t>
            </w:r>
          </w:p>
        </w:tc>
      </w:tr>
      <w:tr w:rsidR="003B2F53" w:rsidRPr="00F00EDF" w14:paraId="63FB41A0" w14:textId="77777777" w:rsidTr="005B51CE">
        <w:trPr>
          <w:trHeight w:val="454"/>
        </w:trPr>
        <w:tc>
          <w:tcPr>
            <w:tcW w:w="2640" w:type="dxa"/>
            <w:vAlign w:val="center"/>
          </w:tcPr>
          <w:p w14:paraId="7F51A0DB" w14:textId="77777777" w:rsidR="003B2F53" w:rsidRPr="00F00EDF" w:rsidRDefault="003B2F53">
            <w:pPr>
              <w:pStyle w:val="afff4"/>
              <w:widowControl w:val="0"/>
              <w:rPr>
                <w:sz w:val="20"/>
                <w:szCs w:val="20"/>
              </w:rPr>
            </w:pPr>
            <w:r w:rsidRPr="00F00EDF">
              <w:rPr>
                <w:sz w:val="20"/>
                <w:szCs w:val="20"/>
              </w:rPr>
              <w:t>Рабочее место</w:t>
            </w:r>
          </w:p>
        </w:tc>
        <w:tc>
          <w:tcPr>
            <w:tcW w:w="1296" w:type="dxa"/>
            <w:vAlign w:val="center"/>
          </w:tcPr>
          <w:p w14:paraId="7994E099" w14:textId="77777777" w:rsidR="003B2F53" w:rsidRPr="00F00EDF" w:rsidRDefault="003B2F53">
            <w:pPr>
              <w:pStyle w:val="afff4"/>
              <w:widowControl w:val="0"/>
              <w:rPr>
                <w:sz w:val="20"/>
                <w:szCs w:val="20"/>
              </w:rPr>
            </w:pPr>
            <w:r w:rsidRPr="00F00EDF">
              <w:rPr>
                <w:sz w:val="20"/>
                <w:szCs w:val="20"/>
              </w:rPr>
              <w:t>CHAR 8</w:t>
            </w:r>
          </w:p>
        </w:tc>
        <w:tc>
          <w:tcPr>
            <w:tcW w:w="1730" w:type="dxa"/>
            <w:vAlign w:val="center"/>
          </w:tcPr>
          <w:p w14:paraId="5F795547"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4CC95CD5" w14:textId="77777777" w:rsidR="003B2F53" w:rsidRPr="00F00EDF" w:rsidRDefault="003B2F53">
            <w:pPr>
              <w:pStyle w:val="afff4"/>
              <w:widowControl w:val="0"/>
              <w:rPr>
                <w:sz w:val="20"/>
                <w:szCs w:val="20"/>
              </w:rPr>
            </w:pPr>
            <w:r w:rsidRPr="00F00EDF">
              <w:rPr>
                <w:sz w:val="20"/>
                <w:szCs w:val="20"/>
              </w:rPr>
              <w:t>Исполнитель операции.</w:t>
            </w:r>
          </w:p>
        </w:tc>
      </w:tr>
      <w:tr w:rsidR="003B2F53" w:rsidRPr="00F00EDF" w14:paraId="009BC23C" w14:textId="77777777" w:rsidTr="005B51CE">
        <w:trPr>
          <w:trHeight w:val="454"/>
        </w:trPr>
        <w:tc>
          <w:tcPr>
            <w:tcW w:w="2640" w:type="dxa"/>
            <w:vAlign w:val="center"/>
          </w:tcPr>
          <w:p w14:paraId="391186B2" w14:textId="77777777" w:rsidR="003B2F53" w:rsidRPr="00F00EDF" w:rsidRDefault="003B2F53">
            <w:pPr>
              <w:pStyle w:val="afff4"/>
              <w:widowControl w:val="0"/>
              <w:rPr>
                <w:sz w:val="20"/>
                <w:szCs w:val="20"/>
              </w:rPr>
            </w:pPr>
            <w:r w:rsidRPr="00F00EDF">
              <w:rPr>
                <w:sz w:val="20"/>
                <w:szCs w:val="20"/>
              </w:rPr>
              <w:t>Управляющий ключ</w:t>
            </w:r>
          </w:p>
        </w:tc>
        <w:tc>
          <w:tcPr>
            <w:tcW w:w="1296" w:type="dxa"/>
            <w:vAlign w:val="center"/>
          </w:tcPr>
          <w:p w14:paraId="70691FE5" w14:textId="77777777" w:rsidR="003B2F53" w:rsidRPr="00F00EDF" w:rsidRDefault="003B2F53">
            <w:pPr>
              <w:pStyle w:val="afff4"/>
              <w:widowControl w:val="0"/>
              <w:rPr>
                <w:sz w:val="20"/>
                <w:szCs w:val="20"/>
              </w:rPr>
            </w:pPr>
            <w:r w:rsidRPr="00F00EDF">
              <w:rPr>
                <w:sz w:val="20"/>
                <w:szCs w:val="20"/>
              </w:rPr>
              <w:t>CHAR 4</w:t>
            </w:r>
          </w:p>
        </w:tc>
        <w:tc>
          <w:tcPr>
            <w:tcW w:w="1730" w:type="dxa"/>
            <w:vAlign w:val="center"/>
          </w:tcPr>
          <w:p w14:paraId="0BF98E1A"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7FCD434C" w14:textId="77777777" w:rsidR="003B2F53" w:rsidRPr="00F00EDF" w:rsidRDefault="003B2F53">
            <w:pPr>
              <w:pStyle w:val="afff4"/>
              <w:widowControl w:val="0"/>
              <w:rPr>
                <w:sz w:val="20"/>
                <w:szCs w:val="20"/>
              </w:rPr>
            </w:pPr>
            <w:r w:rsidRPr="00F00EDF">
              <w:rPr>
                <w:sz w:val="20"/>
                <w:szCs w:val="20"/>
              </w:rPr>
              <w:t>Выбирается из справочника.</w:t>
            </w:r>
          </w:p>
        </w:tc>
      </w:tr>
      <w:tr w:rsidR="003B2F53" w:rsidRPr="00F00EDF" w14:paraId="7741E934" w14:textId="77777777" w:rsidTr="005B51CE">
        <w:trPr>
          <w:trHeight w:val="454"/>
        </w:trPr>
        <w:tc>
          <w:tcPr>
            <w:tcW w:w="2640" w:type="dxa"/>
            <w:vAlign w:val="center"/>
          </w:tcPr>
          <w:p w14:paraId="72772294" w14:textId="77777777" w:rsidR="003B2F53" w:rsidRPr="00F00EDF" w:rsidRDefault="003B2F53">
            <w:pPr>
              <w:pStyle w:val="afff4"/>
              <w:widowControl w:val="0"/>
              <w:rPr>
                <w:sz w:val="20"/>
                <w:szCs w:val="20"/>
              </w:rPr>
            </w:pPr>
            <w:r w:rsidRPr="00F00EDF">
              <w:rPr>
                <w:sz w:val="20"/>
                <w:szCs w:val="20"/>
              </w:rPr>
              <w:t>Работа</w:t>
            </w:r>
          </w:p>
        </w:tc>
        <w:tc>
          <w:tcPr>
            <w:tcW w:w="1296" w:type="dxa"/>
            <w:vAlign w:val="center"/>
          </w:tcPr>
          <w:p w14:paraId="5F767D1A" w14:textId="77777777" w:rsidR="003B2F53" w:rsidRPr="00F00EDF" w:rsidRDefault="003B2F53">
            <w:pPr>
              <w:pStyle w:val="afff4"/>
              <w:widowControl w:val="0"/>
              <w:rPr>
                <w:sz w:val="20"/>
                <w:szCs w:val="20"/>
              </w:rPr>
            </w:pPr>
            <w:r w:rsidRPr="00F00EDF">
              <w:rPr>
                <w:sz w:val="20"/>
                <w:szCs w:val="20"/>
              </w:rPr>
              <w:t>QUAN 7.1</w:t>
            </w:r>
          </w:p>
        </w:tc>
        <w:tc>
          <w:tcPr>
            <w:tcW w:w="1730" w:type="dxa"/>
            <w:vAlign w:val="center"/>
          </w:tcPr>
          <w:p w14:paraId="5FAA450E"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22281888" w14:textId="77777777" w:rsidR="003B2F53" w:rsidRPr="00F00EDF" w:rsidRDefault="003B2F53">
            <w:pPr>
              <w:pStyle w:val="afff4"/>
              <w:widowControl w:val="0"/>
              <w:rPr>
                <w:sz w:val="20"/>
                <w:szCs w:val="20"/>
              </w:rPr>
            </w:pPr>
            <w:r w:rsidRPr="00F00EDF">
              <w:rPr>
                <w:sz w:val="20"/>
                <w:szCs w:val="20"/>
              </w:rPr>
              <w:t>Трудозатраты по операции.</w:t>
            </w:r>
          </w:p>
        </w:tc>
      </w:tr>
      <w:tr w:rsidR="003B2F53" w:rsidRPr="00F00EDF" w14:paraId="225764DE" w14:textId="77777777" w:rsidTr="005B51CE">
        <w:trPr>
          <w:trHeight w:val="454"/>
        </w:trPr>
        <w:tc>
          <w:tcPr>
            <w:tcW w:w="2640" w:type="dxa"/>
            <w:tcBorders>
              <w:top w:val="single" w:sz="4" w:space="0" w:color="auto"/>
              <w:left w:val="single" w:sz="4" w:space="0" w:color="auto"/>
              <w:bottom w:val="single" w:sz="4" w:space="0" w:color="auto"/>
              <w:right w:val="single" w:sz="4" w:space="0" w:color="auto"/>
            </w:tcBorders>
            <w:vAlign w:val="center"/>
          </w:tcPr>
          <w:p w14:paraId="369C5AE4" w14:textId="77777777" w:rsidR="003B2F53" w:rsidRPr="00F00EDF" w:rsidRDefault="003B2F53">
            <w:pPr>
              <w:pStyle w:val="afff4"/>
              <w:widowControl w:val="0"/>
              <w:rPr>
                <w:sz w:val="20"/>
                <w:szCs w:val="20"/>
              </w:rPr>
            </w:pPr>
            <w:r w:rsidRPr="00F00EDF">
              <w:rPr>
                <w:sz w:val="20"/>
                <w:szCs w:val="20"/>
              </w:rPr>
              <w:t>ЕдИзм</w:t>
            </w:r>
          </w:p>
        </w:tc>
        <w:tc>
          <w:tcPr>
            <w:tcW w:w="1296" w:type="dxa"/>
            <w:tcBorders>
              <w:top w:val="single" w:sz="4" w:space="0" w:color="auto"/>
              <w:left w:val="single" w:sz="4" w:space="0" w:color="auto"/>
              <w:bottom w:val="single" w:sz="4" w:space="0" w:color="auto"/>
              <w:right w:val="single" w:sz="4" w:space="0" w:color="auto"/>
            </w:tcBorders>
            <w:vAlign w:val="center"/>
          </w:tcPr>
          <w:p w14:paraId="27579EFE" w14:textId="77777777" w:rsidR="003B2F53" w:rsidRPr="00F00EDF" w:rsidRDefault="003B2F53">
            <w:pPr>
              <w:pStyle w:val="afff4"/>
              <w:widowControl w:val="0"/>
              <w:rPr>
                <w:sz w:val="20"/>
                <w:szCs w:val="20"/>
              </w:rPr>
            </w:pPr>
            <w:r w:rsidRPr="00F00EDF">
              <w:rPr>
                <w:sz w:val="20"/>
                <w:szCs w:val="20"/>
              </w:rPr>
              <w:t>CHAR 3</w:t>
            </w:r>
          </w:p>
        </w:tc>
        <w:tc>
          <w:tcPr>
            <w:tcW w:w="1730" w:type="dxa"/>
            <w:tcBorders>
              <w:top w:val="single" w:sz="4" w:space="0" w:color="auto"/>
              <w:left w:val="single" w:sz="4" w:space="0" w:color="auto"/>
              <w:bottom w:val="single" w:sz="4" w:space="0" w:color="auto"/>
              <w:right w:val="single" w:sz="4" w:space="0" w:color="auto"/>
            </w:tcBorders>
            <w:vAlign w:val="center"/>
          </w:tcPr>
          <w:p w14:paraId="677B38A8" w14:textId="77777777" w:rsidR="003B2F53" w:rsidRPr="00F00EDF" w:rsidRDefault="003B2F53">
            <w:pPr>
              <w:pStyle w:val="afff4"/>
              <w:widowControl w:val="0"/>
              <w:rPr>
                <w:sz w:val="20"/>
                <w:szCs w:val="20"/>
              </w:rPr>
            </w:pPr>
            <w:r w:rsidRPr="00F00EDF">
              <w:rPr>
                <w:sz w:val="20"/>
                <w:szCs w:val="20"/>
              </w:rPr>
              <w:t>Обязательно</w:t>
            </w:r>
          </w:p>
        </w:tc>
        <w:tc>
          <w:tcPr>
            <w:tcW w:w="4500" w:type="dxa"/>
            <w:tcBorders>
              <w:top w:val="single" w:sz="4" w:space="0" w:color="auto"/>
              <w:left w:val="single" w:sz="4" w:space="0" w:color="auto"/>
              <w:bottom w:val="single" w:sz="4" w:space="0" w:color="auto"/>
              <w:right w:val="single" w:sz="4" w:space="0" w:color="auto"/>
            </w:tcBorders>
            <w:vAlign w:val="center"/>
          </w:tcPr>
          <w:p w14:paraId="7D3982AF" w14:textId="77777777" w:rsidR="003B2F53" w:rsidRPr="00F00EDF" w:rsidRDefault="003B2F53">
            <w:pPr>
              <w:pStyle w:val="afff4"/>
              <w:widowControl w:val="0"/>
              <w:rPr>
                <w:sz w:val="20"/>
                <w:szCs w:val="20"/>
              </w:rPr>
            </w:pPr>
            <w:r w:rsidRPr="00F00EDF">
              <w:rPr>
                <w:sz w:val="20"/>
                <w:szCs w:val="20"/>
              </w:rPr>
              <w:t>Единица измерение работы.</w:t>
            </w:r>
          </w:p>
        </w:tc>
      </w:tr>
      <w:tr w:rsidR="003B2F53" w:rsidRPr="00F00EDF" w14:paraId="68B50EE0" w14:textId="77777777" w:rsidTr="005B51CE">
        <w:trPr>
          <w:trHeight w:val="454"/>
        </w:trPr>
        <w:tc>
          <w:tcPr>
            <w:tcW w:w="10166" w:type="dxa"/>
            <w:gridSpan w:val="4"/>
            <w:vAlign w:val="center"/>
          </w:tcPr>
          <w:p w14:paraId="0DC564B4" w14:textId="77777777" w:rsidR="003B2F53" w:rsidRPr="00F00EDF" w:rsidRDefault="003B2F53">
            <w:pPr>
              <w:pStyle w:val="afff4"/>
              <w:widowControl w:val="0"/>
              <w:rPr>
                <w:szCs w:val="20"/>
              </w:rPr>
            </w:pPr>
            <w:r w:rsidRPr="00F00EDF">
              <w:rPr>
                <w:sz w:val="20"/>
                <w:szCs w:val="20"/>
              </w:rPr>
              <w:t>Компоненты</w:t>
            </w:r>
          </w:p>
        </w:tc>
      </w:tr>
      <w:tr w:rsidR="003B2F53" w:rsidRPr="00F00EDF" w14:paraId="1127AA09" w14:textId="77777777" w:rsidTr="005B51CE">
        <w:trPr>
          <w:trHeight w:val="454"/>
        </w:trPr>
        <w:tc>
          <w:tcPr>
            <w:tcW w:w="2640" w:type="dxa"/>
            <w:vAlign w:val="center"/>
          </w:tcPr>
          <w:p w14:paraId="05089E24" w14:textId="77777777" w:rsidR="003B2F53" w:rsidRPr="00F00EDF" w:rsidRDefault="003B2F53">
            <w:pPr>
              <w:pStyle w:val="afff4"/>
              <w:widowControl w:val="0"/>
              <w:rPr>
                <w:sz w:val="20"/>
                <w:szCs w:val="20"/>
              </w:rPr>
            </w:pPr>
            <w:r w:rsidRPr="00F00EDF">
              <w:rPr>
                <w:sz w:val="20"/>
                <w:szCs w:val="20"/>
              </w:rPr>
              <w:t>Компонент</w:t>
            </w:r>
          </w:p>
        </w:tc>
        <w:tc>
          <w:tcPr>
            <w:tcW w:w="1296" w:type="dxa"/>
            <w:vAlign w:val="center"/>
          </w:tcPr>
          <w:p w14:paraId="36A77ABC" w14:textId="77777777" w:rsidR="003B2F53" w:rsidRPr="00F00EDF" w:rsidRDefault="003B2F53">
            <w:pPr>
              <w:pStyle w:val="afff4"/>
              <w:widowControl w:val="0"/>
              <w:rPr>
                <w:sz w:val="20"/>
                <w:szCs w:val="20"/>
              </w:rPr>
            </w:pPr>
            <w:r w:rsidRPr="00F00EDF">
              <w:rPr>
                <w:sz w:val="20"/>
                <w:szCs w:val="20"/>
              </w:rPr>
              <w:t>CHAR 18</w:t>
            </w:r>
          </w:p>
        </w:tc>
        <w:tc>
          <w:tcPr>
            <w:tcW w:w="1730" w:type="dxa"/>
            <w:vAlign w:val="center"/>
          </w:tcPr>
          <w:p w14:paraId="521C45DA"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21B0A7F2" w14:textId="28E7C219" w:rsidR="003B2F53" w:rsidRPr="00F00EDF" w:rsidRDefault="003B2F53">
            <w:pPr>
              <w:pStyle w:val="afff4"/>
              <w:widowControl w:val="0"/>
              <w:rPr>
                <w:sz w:val="20"/>
                <w:szCs w:val="20"/>
              </w:rPr>
            </w:pPr>
            <w:r w:rsidRPr="00F00EDF">
              <w:rPr>
                <w:sz w:val="20"/>
                <w:szCs w:val="20"/>
              </w:rPr>
              <w:t xml:space="preserve">Номенклатурный номер материала, необходимого для восстановления объекта </w:t>
            </w:r>
            <w:r w:rsidR="008E0AA0" w:rsidRPr="00F00EDF">
              <w:rPr>
                <w:sz w:val="20"/>
                <w:szCs w:val="20"/>
              </w:rPr>
              <w:t>ОФ</w:t>
            </w:r>
            <w:r w:rsidRPr="00F00EDF">
              <w:rPr>
                <w:sz w:val="20"/>
                <w:szCs w:val="20"/>
              </w:rPr>
              <w:t xml:space="preserve"> .</w:t>
            </w:r>
          </w:p>
        </w:tc>
      </w:tr>
      <w:tr w:rsidR="003B2F53" w:rsidRPr="00F00EDF" w14:paraId="7705641D" w14:textId="77777777" w:rsidTr="005B51CE">
        <w:trPr>
          <w:trHeight w:val="454"/>
        </w:trPr>
        <w:tc>
          <w:tcPr>
            <w:tcW w:w="2640" w:type="dxa"/>
            <w:vAlign w:val="center"/>
          </w:tcPr>
          <w:p w14:paraId="39B2DACF" w14:textId="77777777" w:rsidR="003B2F53" w:rsidRPr="00F00EDF" w:rsidRDefault="003B2F53">
            <w:pPr>
              <w:pStyle w:val="afff4"/>
              <w:widowControl w:val="0"/>
              <w:rPr>
                <w:sz w:val="20"/>
                <w:szCs w:val="20"/>
              </w:rPr>
            </w:pPr>
            <w:r w:rsidRPr="00F00EDF">
              <w:rPr>
                <w:sz w:val="20"/>
                <w:szCs w:val="20"/>
              </w:rPr>
              <w:t>Объём потребности</w:t>
            </w:r>
          </w:p>
        </w:tc>
        <w:tc>
          <w:tcPr>
            <w:tcW w:w="1296" w:type="dxa"/>
            <w:vAlign w:val="center"/>
          </w:tcPr>
          <w:p w14:paraId="1D81123D" w14:textId="77777777" w:rsidR="003B2F53" w:rsidRPr="00F00EDF" w:rsidRDefault="003B2F53">
            <w:pPr>
              <w:pStyle w:val="afff4"/>
              <w:widowControl w:val="0"/>
              <w:rPr>
                <w:sz w:val="20"/>
                <w:szCs w:val="20"/>
              </w:rPr>
            </w:pPr>
            <w:r w:rsidRPr="00F00EDF">
              <w:rPr>
                <w:sz w:val="20"/>
                <w:szCs w:val="20"/>
              </w:rPr>
              <w:t>QUAN 13.3</w:t>
            </w:r>
          </w:p>
        </w:tc>
        <w:tc>
          <w:tcPr>
            <w:tcW w:w="1730" w:type="dxa"/>
            <w:vAlign w:val="center"/>
          </w:tcPr>
          <w:p w14:paraId="7BA57C3B" w14:textId="77777777" w:rsidR="003B2F53" w:rsidRPr="00F00EDF" w:rsidRDefault="003B2F53">
            <w:pPr>
              <w:pStyle w:val="afff4"/>
              <w:widowControl w:val="0"/>
              <w:rPr>
                <w:sz w:val="20"/>
                <w:szCs w:val="20"/>
              </w:rPr>
            </w:pPr>
            <w:r w:rsidRPr="00F00EDF">
              <w:rPr>
                <w:sz w:val="20"/>
                <w:szCs w:val="20"/>
              </w:rPr>
              <w:t>Обязательно</w:t>
            </w:r>
          </w:p>
        </w:tc>
        <w:tc>
          <w:tcPr>
            <w:tcW w:w="4500" w:type="dxa"/>
            <w:vAlign w:val="center"/>
          </w:tcPr>
          <w:p w14:paraId="169BEDFB" w14:textId="77777777" w:rsidR="003B2F53" w:rsidRPr="00F00EDF" w:rsidRDefault="003B2F53">
            <w:pPr>
              <w:pStyle w:val="afff4"/>
              <w:widowControl w:val="0"/>
              <w:rPr>
                <w:sz w:val="20"/>
                <w:szCs w:val="20"/>
              </w:rPr>
            </w:pPr>
            <w:r w:rsidRPr="00F00EDF">
              <w:rPr>
                <w:sz w:val="20"/>
                <w:szCs w:val="20"/>
              </w:rPr>
              <w:t>Количество материала.</w:t>
            </w:r>
          </w:p>
        </w:tc>
      </w:tr>
    </w:tbl>
    <w:p w14:paraId="24DE93A3" w14:textId="77777777" w:rsidR="00BE0F9B" w:rsidRPr="00F00EDF" w:rsidRDefault="00BE0F9B">
      <w:pPr>
        <w:spacing w:after="200" w:line="276" w:lineRule="auto"/>
        <w:rPr>
          <w:rFonts w:ascii="Arial" w:eastAsia="Calibri" w:hAnsi="Arial" w:cs="Arial"/>
          <w:b/>
        </w:rPr>
      </w:pPr>
    </w:p>
    <w:p w14:paraId="09D2ABA9" w14:textId="6AEE0BA9" w:rsidR="00C6056A" w:rsidRPr="00F00EDF" w:rsidRDefault="00C6056A">
      <w:pPr>
        <w:spacing w:after="200" w:line="276" w:lineRule="auto"/>
        <w:ind w:firstLine="567"/>
        <w:rPr>
          <w:rFonts w:ascii="Arial" w:eastAsia="Calibri" w:hAnsi="Arial" w:cs="Arial"/>
        </w:rPr>
      </w:pPr>
      <w:r w:rsidRPr="00F00EDF">
        <w:rPr>
          <w:rFonts w:ascii="Arial" w:eastAsia="Calibri" w:hAnsi="Arial" w:cs="Arial"/>
          <w:b/>
        </w:rPr>
        <w:tab/>
      </w:r>
      <w:r w:rsidRPr="00F00EDF">
        <w:rPr>
          <w:rFonts w:ascii="Arial" w:eastAsia="Calibri" w:hAnsi="Arial" w:cs="Arial"/>
        </w:rPr>
        <w:t>Монтаж</w:t>
      </w:r>
      <w:r w:rsidR="00E949E1" w:rsidRPr="00F00EDF">
        <w:rPr>
          <w:rFonts w:ascii="Arial" w:eastAsia="Calibri" w:hAnsi="Arial" w:cs="Arial"/>
        </w:rPr>
        <w:t xml:space="preserve"> восстановленного</w:t>
      </w:r>
      <w:r w:rsidRPr="00F00EDF">
        <w:rPr>
          <w:rFonts w:ascii="Arial" w:eastAsia="Calibri" w:hAnsi="Arial" w:cs="Arial"/>
        </w:rPr>
        <w:t xml:space="preserve"> узла ОФ </w:t>
      </w:r>
      <w:r w:rsidR="00E949E1" w:rsidRPr="00F00EDF">
        <w:rPr>
          <w:rFonts w:ascii="Arial" w:eastAsia="Calibri" w:hAnsi="Arial" w:cs="Arial"/>
        </w:rPr>
        <w:t xml:space="preserve">выполняется при помощи транзакции </w:t>
      </w:r>
      <w:r w:rsidR="00E949E1" w:rsidRPr="00F00EDF">
        <w:rPr>
          <w:rFonts w:ascii="Arial" w:eastAsia="Calibri" w:hAnsi="Arial" w:cs="Arial"/>
          <w:lang w:val="en-US"/>
        </w:rPr>
        <w:t>IE</w:t>
      </w:r>
      <w:r w:rsidR="00E949E1" w:rsidRPr="00F00EDF">
        <w:rPr>
          <w:rFonts w:ascii="Arial" w:eastAsia="Calibri" w:hAnsi="Arial" w:cs="Arial"/>
        </w:rPr>
        <w:t>4</w:t>
      </w:r>
      <w:r w:rsidR="00E949E1" w:rsidRPr="00F00EDF">
        <w:rPr>
          <w:rFonts w:ascii="Arial" w:eastAsia="Calibri" w:hAnsi="Arial" w:cs="Arial"/>
          <w:lang w:val="en-US"/>
        </w:rPr>
        <w:t>N</w:t>
      </w:r>
      <w:r w:rsidR="00E949E1" w:rsidRPr="00F00EDF">
        <w:rPr>
          <w:rFonts w:ascii="Arial" w:eastAsia="Calibri" w:hAnsi="Arial" w:cs="Arial"/>
        </w:rPr>
        <w:t>:</w:t>
      </w:r>
    </w:p>
    <w:p w14:paraId="70644F5D" w14:textId="3B7BFC28" w:rsidR="0022145F" w:rsidRPr="00F00EDF" w:rsidRDefault="0070274B" w:rsidP="00632245">
      <w:pPr>
        <w:pStyle w:val="Tabname"/>
        <w:keepNext/>
        <w:rPr>
          <w:rFonts w:cs="Arial"/>
          <w:sz w:val="22"/>
          <w:szCs w:val="22"/>
        </w:rPr>
      </w:pPr>
      <w:r w:rsidRPr="00F00EDF">
        <w:rPr>
          <w:rFonts w:cs="Arial"/>
          <w:sz w:val="22"/>
          <w:szCs w:val="22"/>
        </w:rPr>
        <w:t>Таблица</w:t>
      </w:r>
      <w:r w:rsidR="00C6056A" w:rsidRPr="00F00EDF">
        <w:rPr>
          <w:rFonts w:cs="Arial"/>
          <w:sz w:val="22"/>
          <w:szCs w:val="22"/>
        </w:rPr>
        <w:t xml:space="preserve"> 1</w:t>
      </w:r>
      <w:r w:rsidR="00347262" w:rsidRPr="00F00EDF">
        <w:rPr>
          <w:rFonts w:cs="Arial"/>
          <w:sz w:val="22"/>
          <w:szCs w:val="22"/>
        </w:rPr>
        <w:t>8</w:t>
      </w:r>
      <w:r w:rsidRPr="00F00EDF">
        <w:rPr>
          <w:rFonts w:cs="Arial"/>
          <w:sz w:val="22"/>
          <w:szCs w:val="22"/>
        </w:rPr>
        <w:t xml:space="preserve">. </w:t>
      </w:r>
      <w:r w:rsidR="00357B63" w:rsidRPr="00F00EDF">
        <w:rPr>
          <w:rFonts w:cs="Arial"/>
          <w:sz w:val="22"/>
          <w:szCs w:val="22"/>
        </w:rPr>
        <w:t xml:space="preserve">Монтаж узла </w:t>
      </w:r>
      <w:r w:rsidR="00C8680F" w:rsidRPr="00F00EDF">
        <w:rPr>
          <w:rFonts w:cs="Arial"/>
          <w:sz w:val="22"/>
          <w:szCs w:val="22"/>
        </w:rPr>
        <w:t>ОФ</w:t>
      </w:r>
      <w:r w:rsidR="00357B63" w:rsidRPr="00F00EDF">
        <w:rPr>
          <w:rFonts w:cs="Arial"/>
          <w:sz w:val="22"/>
          <w:szCs w:val="22"/>
        </w:rPr>
        <w:t xml:space="preserve"> с движением материала, транзакция «IE4N»</w:t>
      </w:r>
    </w:p>
    <w:tbl>
      <w:tblPr>
        <w:tblW w:w="10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0"/>
        <w:gridCol w:w="1296"/>
        <w:gridCol w:w="1730"/>
        <w:gridCol w:w="4500"/>
      </w:tblGrid>
      <w:tr w:rsidR="00A57B5C" w:rsidRPr="00F00EDF" w14:paraId="18E65097" w14:textId="77777777" w:rsidTr="007A1499">
        <w:trPr>
          <w:cantSplit/>
          <w:trHeight w:val="707"/>
          <w:tblHeader/>
        </w:trPr>
        <w:tc>
          <w:tcPr>
            <w:tcW w:w="2640" w:type="dxa"/>
            <w:shd w:val="clear" w:color="auto" w:fill="FFC000"/>
            <w:vAlign w:val="center"/>
          </w:tcPr>
          <w:p w14:paraId="53458B76" w14:textId="77777777" w:rsidR="00A57B5C" w:rsidRPr="00F00EDF" w:rsidRDefault="00A57B5C">
            <w:pPr>
              <w:pStyle w:val="afff4"/>
              <w:widowControl w:val="0"/>
              <w:rPr>
                <w:b/>
                <w:sz w:val="20"/>
                <w:szCs w:val="20"/>
              </w:rPr>
            </w:pPr>
            <w:r w:rsidRPr="00F00EDF">
              <w:rPr>
                <w:b/>
                <w:sz w:val="20"/>
                <w:szCs w:val="20"/>
              </w:rPr>
              <w:t>Наименование поля</w:t>
            </w:r>
          </w:p>
        </w:tc>
        <w:tc>
          <w:tcPr>
            <w:tcW w:w="1296" w:type="dxa"/>
            <w:shd w:val="clear" w:color="auto" w:fill="FFC000"/>
            <w:vAlign w:val="center"/>
          </w:tcPr>
          <w:p w14:paraId="2E03FE44" w14:textId="77777777" w:rsidR="00A57B5C" w:rsidRPr="00F00EDF" w:rsidRDefault="00A57B5C">
            <w:pPr>
              <w:pStyle w:val="afff4"/>
              <w:widowControl w:val="0"/>
              <w:rPr>
                <w:b/>
                <w:sz w:val="20"/>
                <w:szCs w:val="20"/>
              </w:rPr>
            </w:pPr>
            <w:r w:rsidRPr="00F00EDF">
              <w:rPr>
                <w:b/>
                <w:sz w:val="20"/>
                <w:szCs w:val="20"/>
              </w:rPr>
              <w:t>Формат поля</w:t>
            </w:r>
          </w:p>
        </w:tc>
        <w:tc>
          <w:tcPr>
            <w:tcW w:w="1730" w:type="dxa"/>
            <w:shd w:val="clear" w:color="auto" w:fill="FFC000"/>
            <w:vAlign w:val="center"/>
          </w:tcPr>
          <w:p w14:paraId="6A3E4CB8" w14:textId="77777777" w:rsidR="00A57B5C" w:rsidRPr="00F00EDF" w:rsidRDefault="00A57B5C">
            <w:pPr>
              <w:pStyle w:val="afff4"/>
              <w:widowControl w:val="0"/>
              <w:rPr>
                <w:b/>
                <w:sz w:val="20"/>
                <w:szCs w:val="20"/>
              </w:rPr>
            </w:pPr>
            <w:r w:rsidRPr="00F00EDF">
              <w:rPr>
                <w:b/>
                <w:sz w:val="20"/>
                <w:szCs w:val="20"/>
              </w:rPr>
              <w:t>Обязательность заполнения</w:t>
            </w:r>
          </w:p>
        </w:tc>
        <w:tc>
          <w:tcPr>
            <w:tcW w:w="4500" w:type="dxa"/>
            <w:shd w:val="clear" w:color="auto" w:fill="FFC000"/>
            <w:vAlign w:val="center"/>
          </w:tcPr>
          <w:p w14:paraId="73121CC3" w14:textId="77777777" w:rsidR="00A57B5C" w:rsidRPr="00F00EDF" w:rsidRDefault="00A57B5C">
            <w:pPr>
              <w:pStyle w:val="afff4"/>
              <w:widowControl w:val="0"/>
              <w:rPr>
                <w:b/>
                <w:sz w:val="20"/>
                <w:szCs w:val="20"/>
                <w:lang w:val="en-US"/>
              </w:rPr>
            </w:pPr>
            <w:r w:rsidRPr="00F00EDF">
              <w:rPr>
                <w:b/>
                <w:sz w:val="20"/>
                <w:szCs w:val="20"/>
              </w:rPr>
              <w:t>Примечание</w:t>
            </w:r>
            <w:r w:rsidRPr="00F00EDF">
              <w:rPr>
                <w:b/>
                <w:sz w:val="20"/>
                <w:szCs w:val="20"/>
                <w:lang w:val="en-US"/>
              </w:rPr>
              <w:t xml:space="preserve"> /</w:t>
            </w:r>
            <w:r w:rsidRPr="00F00EDF">
              <w:rPr>
                <w:b/>
                <w:sz w:val="20"/>
                <w:szCs w:val="20"/>
              </w:rPr>
              <w:t xml:space="preserve"> Алгоритм заполнения</w:t>
            </w:r>
          </w:p>
        </w:tc>
      </w:tr>
      <w:tr w:rsidR="00A57B5C" w:rsidRPr="00F00EDF" w14:paraId="6D8CC969" w14:textId="77777777" w:rsidTr="007A1499">
        <w:trPr>
          <w:trHeight w:val="454"/>
        </w:trPr>
        <w:tc>
          <w:tcPr>
            <w:tcW w:w="2640" w:type="dxa"/>
            <w:vAlign w:val="center"/>
          </w:tcPr>
          <w:p w14:paraId="56AE6C1F" w14:textId="77777777" w:rsidR="00A57B5C" w:rsidRPr="00F00EDF" w:rsidRDefault="00A57B5C">
            <w:pPr>
              <w:pStyle w:val="afff4"/>
              <w:widowControl w:val="0"/>
              <w:rPr>
                <w:sz w:val="20"/>
                <w:szCs w:val="20"/>
              </w:rPr>
            </w:pPr>
            <w:r w:rsidRPr="00F00EDF">
              <w:rPr>
                <w:sz w:val="20"/>
                <w:szCs w:val="20"/>
              </w:rPr>
              <w:t>Режим</w:t>
            </w:r>
          </w:p>
        </w:tc>
        <w:tc>
          <w:tcPr>
            <w:tcW w:w="1296" w:type="dxa"/>
            <w:vAlign w:val="center"/>
          </w:tcPr>
          <w:p w14:paraId="7C76D519" w14:textId="77777777" w:rsidR="00A57B5C" w:rsidRPr="00F00EDF" w:rsidRDefault="00A57B5C">
            <w:pPr>
              <w:pStyle w:val="afff4"/>
              <w:widowControl w:val="0"/>
              <w:rPr>
                <w:sz w:val="20"/>
                <w:szCs w:val="20"/>
              </w:rPr>
            </w:pPr>
            <w:r w:rsidRPr="00F00EDF">
              <w:rPr>
                <w:sz w:val="20"/>
                <w:szCs w:val="20"/>
              </w:rPr>
              <w:t>CHAR 4</w:t>
            </w:r>
          </w:p>
        </w:tc>
        <w:tc>
          <w:tcPr>
            <w:tcW w:w="1730" w:type="dxa"/>
            <w:vAlign w:val="center"/>
          </w:tcPr>
          <w:p w14:paraId="75DA193D"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4B072E6C" w14:textId="5994A076" w:rsidR="00A57B5C" w:rsidRPr="00F00EDF" w:rsidRDefault="00A57B5C">
            <w:pPr>
              <w:pStyle w:val="afff4"/>
              <w:widowControl w:val="0"/>
              <w:rPr>
                <w:sz w:val="20"/>
                <w:szCs w:val="20"/>
              </w:rPr>
            </w:pPr>
            <w:r w:rsidRPr="00F00EDF">
              <w:rPr>
                <w:sz w:val="20"/>
                <w:szCs w:val="20"/>
              </w:rPr>
              <w:t xml:space="preserve">Режим обработки: Монтаж (ввод </w:t>
            </w:r>
            <w:r w:rsidR="008E0AA0" w:rsidRPr="00F00EDF">
              <w:rPr>
                <w:sz w:val="20"/>
                <w:szCs w:val="20"/>
              </w:rPr>
              <w:t>ОФ</w:t>
            </w:r>
            <w:r w:rsidRPr="00F00EDF">
              <w:rPr>
                <w:sz w:val="20"/>
                <w:szCs w:val="20"/>
              </w:rPr>
              <w:t>).</w:t>
            </w:r>
          </w:p>
        </w:tc>
      </w:tr>
      <w:tr w:rsidR="00A57B5C" w:rsidRPr="00F00EDF" w14:paraId="5E04DEAF" w14:textId="77777777" w:rsidTr="007A1499">
        <w:trPr>
          <w:trHeight w:val="454"/>
        </w:trPr>
        <w:tc>
          <w:tcPr>
            <w:tcW w:w="2640" w:type="dxa"/>
            <w:vAlign w:val="center"/>
          </w:tcPr>
          <w:p w14:paraId="4D17BBBA" w14:textId="77777777" w:rsidR="00A57B5C" w:rsidRPr="00F00EDF" w:rsidRDefault="00A57B5C">
            <w:pPr>
              <w:pStyle w:val="afff4"/>
              <w:widowControl w:val="0"/>
              <w:rPr>
                <w:sz w:val="20"/>
                <w:szCs w:val="20"/>
              </w:rPr>
            </w:pPr>
            <w:r w:rsidRPr="00F00EDF">
              <w:rPr>
                <w:sz w:val="20"/>
                <w:szCs w:val="20"/>
              </w:rPr>
              <w:t>Единица оборудования</w:t>
            </w:r>
          </w:p>
        </w:tc>
        <w:tc>
          <w:tcPr>
            <w:tcW w:w="1296" w:type="dxa"/>
            <w:vAlign w:val="center"/>
          </w:tcPr>
          <w:p w14:paraId="2289AEB5" w14:textId="77777777" w:rsidR="00A57B5C" w:rsidRPr="00F00EDF" w:rsidRDefault="00A57B5C">
            <w:pPr>
              <w:pStyle w:val="afff4"/>
              <w:widowControl w:val="0"/>
              <w:rPr>
                <w:sz w:val="20"/>
                <w:szCs w:val="20"/>
              </w:rPr>
            </w:pPr>
            <w:r w:rsidRPr="00F00EDF">
              <w:rPr>
                <w:sz w:val="20"/>
                <w:szCs w:val="20"/>
              </w:rPr>
              <w:t>CHAR 18</w:t>
            </w:r>
          </w:p>
        </w:tc>
        <w:tc>
          <w:tcPr>
            <w:tcW w:w="1730" w:type="dxa"/>
            <w:vAlign w:val="center"/>
          </w:tcPr>
          <w:p w14:paraId="17000AF5"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77B10B21" w14:textId="77777777" w:rsidR="00A57B5C" w:rsidRPr="00F00EDF" w:rsidRDefault="00A57B5C">
            <w:pPr>
              <w:pStyle w:val="afff4"/>
              <w:widowControl w:val="0"/>
              <w:rPr>
                <w:sz w:val="20"/>
                <w:szCs w:val="20"/>
              </w:rPr>
            </w:pPr>
            <w:r w:rsidRPr="00F00EDF">
              <w:rPr>
                <w:sz w:val="20"/>
                <w:szCs w:val="20"/>
              </w:rPr>
              <w:t>Номер единицы оборудования из Заказа ТОРО.</w:t>
            </w:r>
          </w:p>
        </w:tc>
      </w:tr>
      <w:tr w:rsidR="00A57B5C" w:rsidRPr="00F00EDF" w14:paraId="6B3F8168" w14:textId="77777777" w:rsidTr="007A1499">
        <w:trPr>
          <w:trHeight w:val="454"/>
        </w:trPr>
        <w:tc>
          <w:tcPr>
            <w:tcW w:w="2640" w:type="dxa"/>
            <w:vAlign w:val="center"/>
          </w:tcPr>
          <w:p w14:paraId="7BDFB66A" w14:textId="77777777" w:rsidR="00A57B5C" w:rsidRPr="00F00EDF" w:rsidRDefault="00A57B5C">
            <w:pPr>
              <w:pStyle w:val="afff4"/>
              <w:widowControl w:val="0"/>
              <w:rPr>
                <w:sz w:val="20"/>
                <w:szCs w:val="20"/>
              </w:rPr>
            </w:pPr>
            <w:r w:rsidRPr="00F00EDF">
              <w:rPr>
                <w:sz w:val="20"/>
                <w:szCs w:val="20"/>
              </w:rPr>
              <w:t>Материал</w:t>
            </w:r>
          </w:p>
        </w:tc>
        <w:tc>
          <w:tcPr>
            <w:tcW w:w="1296" w:type="dxa"/>
            <w:vAlign w:val="center"/>
          </w:tcPr>
          <w:p w14:paraId="5065EE5A" w14:textId="77777777" w:rsidR="00A57B5C" w:rsidRPr="00F00EDF" w:rsidRDefault="00A57B5C">
            <w:pPr>
              <w:pStyle w:val="afff4"/>
              <w:widowControl w:val="0"/>
              <w:rPr>
                <w:sz w:val="20"/>
                <w:szCs w:val="20"/>
              </w:rPr>
            </w:pPr>
            <w:r w:rsidRPr="00F00EDF">
              <w:rPr>
                <w:sz w:val="20"/>
                <w:szCs w:val="20"/>
              </w:rPr>
              <w:t>CHAR 18</w:t>
            </w:r>
          </w:p>
        </w:tc>
        <w:tc>
          <w:tcPr>
            <w:tcW w:w="1730" w:type="dxa"/>
            <w:vAlign w:val="center"/>
          </w:tcPr>
          <w:p w14:paraId="7175D79F"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50DDE24D" w14:textId="77777777" w:rsidR="00A57B5C" w:rsidRPr="00F00EDF" w:rsidRDefault="00A57B5C">
            <w:pPr>
              <w:pStyle w:val="afff4"/>
              <w:widowControl w:val="0"/>
              <w:rPr>
                <w:sz w:val="20"/>
                <w:szCs w:val="20"/>
              </w:rPr>
            </w:pPr>
            <w:r w:rsidRPr="00F00EDF">
              <w:rPr>
                <w:sz w:val="20"/>
                <w:szCs w:val="20"/>
              </w:rPr>
              <w:t>Заполнится автоматически из данных ЕО.</w:t>
            </w:r>
          </w:p>
        </w:tc>
      </w:tr>
      <w:tr w:rsidR="00A57B5C" w:rsidRPr="00F00EDF" w14:paraId="22F3C460" w14:textId="77777777" w:rsidTr="007A1499">
        <w:trPr>
          <w:trHeight w:val="454"/>
        </w:trPr>
        <w:tc>
          <w:tcPr>
            <w:tcW w:w="2640" w:type="dxa"/>
            <w:vAlign w:val="center"/>
          </w:tcPr>
          <w:p w14:paraId="7E546006" w14:textId="77777777" w:rsidR="00A57B5C" w:rsidRPr="00F00EDF" w:rsidRDefault="00A57B5C">
            <w:pPr>
              <w:pStyle w:val="afff4"/>
              <w:widowControl w:val="0"/>
              <w:rPr>
                <w:sz w:val="20"/>
                <w:szCs w:val="20"/>
              </w:rPr>
            </w:pPr>
            <w:r w:rsidRPr="00F00EDF">
              <w:rPr>
                <w:sz w:val="20"/>
                <w:szCs w:val="20"/>
              </w:rPr>
              <w:t>Серийный номер</w:t>
            </w:r>
          </w:p>
        </w:tc>
        <w:tc>
          <w:tcPr>
            <w:tcW w:w="1296" w:type="dxa"/>
            <w:vAlign w:val="center"/>
          </w:tcPr>
          <w:p w14:paraId="05F4C018" w14:textId="77777777" w:rsidR="00A57B5C" w:rsidRPr="00F00EDF" w:rsidRDefault="00A57B5C">
            <w:pPr>
              <w:pStyle w:val="afff4"/>
              <w:widowControl w:val="0"/>
              <w:rPr>
                <w:sz w:val="20"/>
                <w:szCs w:val="20"/>
              </w:rPr>
            </w:pPr>
            <w:r w:rsidRPr="00F00EDF">
              <w:rPr>
                <w:sz w:val="20"/>
                <w:szCs w:val="20"/>
              </w:rPr>
              <w:t>CHAR 18</w:t>
            </w:r>
          </w:p>
        </w:tc>
        <w:tc>
          <w:tcPr>
            <w:tcW w:w="1730" w:type="dxa"/>
            <w:vAlign w:val="center"/>
          </w:tcPr>
          <w:p w14:paraId="1979FA37"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7780CADF" w14:textId="77777777" w:rsidR="00A57B5C" w:rsidRPr="00F00EDF" w:rsidRDefault="00A57B5C">
            <w:pPr>
              <w:pStyle w:val="afff4"/>
              <w:widowControl w:val="0"/>
              <w:rPr>
                <w:sz w:val="20"/>
                <w:szCs w:val="20"/>
              </w:rPr>
            </w:pPr>
            <w:r w:rsidRPr="00F00EDF">
              <w:rPr>
                <w:sz w:val="20"/>
                <w:szCs w:val="20"/>
              </w:rPr>
              <w:t>Заполнится автоматически из данных ЕО.</w:t>
            </w:r>
          </w:p>
        </w:tc>
      </w:tr>
      <w:tr w:rsidR="00F92EA6" w:rsidRPr="00F00EDF" w14:paraId="29AD5DCE" w14:textId="77777777" w:rsidTr="007A1499">
        <w:trPr>
          <w:trHeight w:val="454"/>
        </w:trPr>
        <w:tc>
          <w:tcPr>
            <w:tcW w:w="2640" w:type="dxa"/>
            <w:vAlign w:val="center"/>
          </w:tcPr>
          <w:p w14:paraId="5541CF5D" w14:textId="53236422" w:rsidR="00F92EA6" w:rsidRPr="00F00EDF" w:rsidRDefault="00F92EA6">
            <w:pPr>
              <w:pStyle w:val="afff4"/>
              <w:widowControl w:val="0"/>
              <w:rPr>
                <w:sz w:val="20"/>
                <w:szCs w:val="20"/>
              </w:rPr>
            </w:pPr>
            <w:r w:rsidRPr="00F00EDF">
              <w:rPr>
                <w:sz w:val="20"/>
                <w:szCs w:val="20"/>
              </w:rPr>
              <w:t>Резервирование</w:t>
            </w:r>
          </w:p>
        </w:tc>
        <w:tc>
          <w:tcPr>
            <w:tcW w:w="1296" w:type="dxa"/>
            <w:vAlign w:val="center"/>
          </w:tcPr>
          <w:p w14:paraId="58BD0996" w14:textId="0E1EE399" w:rsidR="00F92EA6" w:rsidRPr="00F00EDF" w:rsidRDefault="00F92EA6">
            <w:pPr>
              <w:pStyle w:val="afff4"/>
              <w:widowControl w:val="0"/>
              <w:rPr>
                <w:sz w:val="20"/>
                <w:szCs w:val="20"/>
              </w:rPr>
            </w:pPr>
            <w:r w:rsidRPr="00F00EDF">
              <w:rPr>
                <w:sz w:val="20"/>
                <w:szCs w:val="20"/>
              </w:rPr>
              <w:t>CHAR 18</w:t>
            </w:r>
          </w:p>
        </w:tc>
        <w:tc>
          <w:tcPr>
            <w:tcW w:w="1730" w:type="dxa"/>
            <w:vAlign w:val="center"/>
          </w:tcPr>
          <w:p w14:paraId="6725A16C" w14:textId="520E2CBD" w:rsidR="00F92EA6" w:rsidRPr="00F00EDF" w:rsidRDefault="00F92EA6">
            <w:pPr>
              <w:pStyle w:val="afff4"/>
              <w:widowControl w:val="0"/>
              <w:rPr>
                <w:sz w:val="20"/>
                <w:szCs w:val="20"/>
              </w:rPr>
            </w:pPr>
            <w:r w:rsidRPr="00F00EDF">
              <w:rPr>
                <w:sz w:val="20"/>
                <w:szCs w:val="20"/>
              </w:rPr>
              <w:t>Обязательно</w:t>
            </w:r>
          </w:p>
        </w:tc>
        <w:tc>
          <w:tcPr>
            <w:tcW w:w="4500" w:type="dxa"/>
            <w:vAlign w:val="center"/>
          </w:tcPr>
          <w:p w14:paraId="29AE9596" w14:textId="08E9C9CD" w:rsidR="00F92EA6" w:rsidRPr="00F00EDF" w:rsidRDefault="00F92EA6">
            <w:pPr>
              <w:pStyle w:val="afff4"/>
              <w:widowControl w:val="0"/>
              <w:rPr>
                <w:sz w:val="20"/>
                <w:szCs w:val="20"/>
              </w:rPr>
            </w:pPr>
            <w:r w:rsidRPr="00F00EDF">
              <w:rPr>
                <w:sz w:val="20"/>
                <w:szCs w:val="20"/>
              </w:rPr>
              <w:t>Плановая позиция МТР в Заказе ТОРО, соответствующая поступлению ОФ в запас</w:t>
            </w:r>
          </w:p>
        </w:tc>
      </w:tr>
      <w:tr w:rsidR="00A57B5C" w:rsidRPr="00F00EDF" w14:paraId="5DA55555" w14:textId="77777777" w:rsidTr="007A1499">
        <w:trPr>
          <w:trHeight w:val="454"/>
        </w:trPr>
        <w:tc>
          <w:tcPr>
            <w:tcW w:w="2640" w:type="dxa"/>
            <w:vAlign w:val="center"/>
          </w:tcPr>
          <w:p w14:paraId="7CC157FC" w14:textId="77777777" w:rsidR="00A57B5C" w:rsidRPr="00F00EDF" w:rsidRDefault="00A57B5C">
            <w:pPr>
              <w:pStyle w:val="afff4"/>
              <w:widowControl w:val="0"/>
              <w:rPr>
                <w:sz w:val="20"/>
                <w:szCs w:val="20"/>
              </w:rPr>
            </w:pPr>
            <w:r w:rsidRPr="00F00EDF">
              <w:rPr>
                <w:sz w:val="20"/>
                <w:szCs w:val="20"/>
              </w:rPr>
              <w:t>Завод</w:t>
            </w:r>
          </w:p>
        </w:tc>
        <w:tc>
          <w:tcPr>
            <w:tcW w:w="1296" w:type="dxa"/>
            <w:vAlign w:val="center"/>
          </w:tcPr>
          <w:p w14:paraId="205958D5" w14:textId="77777777" w:rsidR="00A57B5C" w:rsidRPr="00F00EDF" w:rsidRDefault="00A57B5C">
            <w:pPr>
              <w:pStyle w:val="afff4"/>
              <w:widowControl w:val="0"/>
              <w:rPr>
                <w:sz w:val="20"/>
                <w:szCs w:val="20"/>
              </w:rPr>
            </w:pPr>
            <w:r w:rsidRPr="00F00EDF">
              <w:rPr>
                <w:sz w:val="20"/>
                <w:szCs w:val="20"/>
              </w:rPr>
              <w:t>CHAR 4</w:t>
            </w:r>
          </w:p>
        </w:tc>
        <w:tc>
          <w:tcPr>
            <w:tcW w:w="1730" w:type="dxa"/>
            <w:vAlign w:val="center"/>
          </w:tcPr>
          <w:p w14:paraId="1EB1A7A4"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20790444" w14:textId="77777777" w:rsidR="00A57B5C" w:rsidRPr="00F00EDF" w:rsidRDefault="00A57B5C">
            <w:pPr>
              <w:pStyle w:val="afff4"/>
              <w:widowControl w:val="0"/>
              <w:rPr>
                <w:sz w:val="20"/>
                <w:szCs w:val="20"/>
              </w:rPr>
            </w:pPr>
            <w:r w:rsidRPr="00F00EDF">
              <w:rPr>
                <w:sz w:val="20"/>
                <w:szCs w:val="20"/>
              </w:rPr>
              <w:t>Заполнится автоматически из постоянных данных пользователя.</w:t>
            </w:r>
          </w:p>
        </w:tc>
      </w:tr>
      <w:tr w:rsidR="00A57B5C" w:rsidRPr="00F00EDF" w14:paraId="5A467125" w14:textId="77777777" w:rsidTr="007A1499">
        <w:trPr>
          <w:trHeight w:val="454"/>
        </w:trPr>
        <w:tc>
          <w:tcPr>
            <w:tcW w:w="2640" w:type="dxa"/>
            <w:vAlign w:val="center"/>
          </w:tcPr>
          <w:p w14:paraId="2AC7734C" w14:textId="77777777" w:rsidR="00A57B5C" w:rsidRPr="00F00EDF" w:rsidRDefault="00A57B5C">
            <w:pPr>
              <w:pStyle w:val="afff4"/>
              <w:widowControl w:val="0"/>
              <w:rPr>
                <w:sz w:val="20"/>
                <w:szCs w:val="20"/>
              </w:rPr>
            </w:pPr>
            <w:r w:rsidRPr="00F00EDF">
              <w:rPr>
                <w:sz w:val="20"/>
                <w:szCs w:val="20"/>
              </w:rPr>
              <w:t>Склад</w:t>
            </w:r>
          </w:p>
        </w:tc>
        <w:tc>
          <w:tcPr>
            <w:tcW w:w="1296" w:type="dxa"/>
            <w:vAlign w:val="center"/>
          </w:tcPr>
          <w:p w14:paraId="409F0725" w14:textId="77777777" w:rsidR="00A57B5C" w:rsidRPr="00F00EDF" w:rsidRDefault="00A57B5C">
            <w:pPr>
              <w:pStyle w:val="afff4"/>
              <w:widowControl w:val="0"/>
              <w:rPr>
                <w:sz w:val="20"/>
                <w:szCs w:val="20"/>
              </w:rPr>
            </w:pPr>
            <w:r w:rsidRPr="00F00EDF">
              <w:rPr>
                <w:sz w:val="20"/>
                <w:szCs w:val="20"/>
              </w:rPr>
              <w:t>CHAR 4</w:t>
            </w:r>
          </w:p>
        </w:tc>
        <w:tc>
          <w:tcPr>
            <w:tcW w:w="1730" w:type="dxa"/>
            <w:vAlign w:val="center"/>
          </w:tcPr>
          <w:p w14:paraId="2FE1FCCB"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0BABD63C" w14:textId="49424B8E" w:rsidR="00A57B5C" w:rsidRPr="00F00EDF" w:rsidRDefault="00A57B5C">
            <w:pPr>
              <w:pStyle w:val="afff4"/>
              <w:widowControl w:val="0"/>
              <w:rPr>
                <w:sz w:val="20"/>
                <w:szCs w:val="20"/>
              </w:rPr>
            </w:pPr>
            <w:r w:rsidRPr="00F00EDF">
              <w:rPr>
                <w:sz w:val="20"/>
                <w:szCs w:val="20"/>
              </w:rPr>
              <w:t xml:space="preserve">Склад хранения </w:t>
            </w:r>
            <w:r w:rsidR="00932AAE" w:rsidRPr="00F00EDF">
              <w:rPr>
                <w:sz w:val="20"/>
                <w:szCs w:val="20"/>
              </w:rPr>
              <w:t>ОФ</w:t>
            </w:r>
            <w:r w:rsidRPr="00F00EDF">
              <w:rPr>
                <w:sz w:val="20"/>
                <w:szCs w:val="20"/>
              </w:rPr>
              <w:t>. Из справочника</w:t>
            </w:r>
            <w:r w:rsidR="00F92EA6" w:rsidRPr="00F00EDF">
              <w:rPr>
                <w:sz w:val="20"/>
                <w:szCs w:val="20"/>
              </w:rPr>
              <w:t>, либо автоматически из резервирования заказа ТОРО</w:t>
            </w:r>
          </w:p>
        </w:tc>
      </w:tr>
      <w:tr w:rsidR="00A57B5C" w:rsidRPr="00F00EDF" w14:paraId="53818A04" w14:textId="77777777" w:rsidTr="007A1499">
        <w:trPr>
          <w:trHeight w:val="454"/>
        </w:trPr>
        <w:tc>
          <w:tcPr>
            <w:tcW w:w="2640" w:type="dxa"/>
            <w:vAlign w:val="center"/>
          </w:tcPr>
          <w:p w14:paraId="5B6F7EDE" w14:textId="77777777" w:rsidR="00A57B5C" w:rsidRPr="00F00EDF" w:rsidRDefault="00A57B5C">
            <w:pPr>
              <w:pStyle w:val="afff4"/>
              <w:widowControl w:val="0"/>
              <w:rPr>
                <w:sz w:val="20"/>
                <w:szCs w:val="20"/>
              </w:rPr>
            </w:pPr>
            <w:r w:rsidRPr="00F00EDF">
              <w:rPr>
                <w:sz w:val="20"/>
                <w:szCs w:val="20"/>
              </w:rPr>
              <w:t>Вид движения</w:t>
            </w:r>
          </w:p>
        </w:tc>
        <w:tc>
          <w:tcPr>
            <w:tcW w:w="1296" w:type="dxa"/>
            <w:vAlign w:val="center"/>
          </w:tcPr>
          <w:p w14:paraId="5F62F01A" w14:textId="77777777" w:rsidR="00A57B5C" w:rsidRPr="00F00EDF" w:rsidRDefault="00A57B5C">
            <w:pPr>
              <w:pStyle w:val="afff4"/>
              <w:widowControl w:val="0"/>
              <w:rPr>
                <w:sz w:val="20"/>
                <w:szCs w:val="20"/>
              </w:rPr>
            </w:pPr>
            <w:r w:rsidRPr="00F00EDF">
              <w:rPr>
                <w:sz w:val="20"/>
                <w:szCs w:val="20"/>
              </w:rPr>
              <w:t>CHAR 3</w:t>
            </w:r>
          </w:p>
        </w:tc>
        <w:tc>
          <w:tcPr>
            <w:tcW w:w="1730" w:type="dxa"/>
            <w:vAlign w:val="center"/>
          </w:tcPr>
          <w:p w14:paraId="71A1ED09"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23D8E979" w14:textId="10F48778" w:rsidR="00A57B5C" w:rsidRPr="00F00EDF" w:rsidRDefault="00F92EA6">
            <w:pPr>
              <w:pStyle w:val="afff4"/>
              <w:widowControl w:val="0"/>
              <w:rPr>
                <w:sz w:val="20"/>
                <w:szCs w:val="20"/>
              </w:rPr>
            </w:pPr>
            <w:r w:rsidRPr="00F00EDF">
              <w:rPr>
                <w:sz w:val="20"/>
                <w:szCs w:val="20"/>
              </w:rPr>
              <w:t>«Z17 – Отпуск из ОФ». Определяется автоматически на основе резервирования заказа ТОРО</w:t>
            </w:r>
          </w:p>
        </w:tc>
      </w:tr>
      <w:tr w:rsidR="00A57B5C" w:rsidRPr="00F00EDF" w14:paraId="7BAC2E61" w14:textId="77777777" w:rsidTr="007A1499">
        <w:trPr>
          <w:trHeight w:val="454"/>
        </w:trPr>
        <w:tc>
          <w:tcPr>
            <w:tcW w:w="2640" w:type="dxa"/>
            <w:tcBorders>
              <w:top w:val="single" w:sz="4" w:space="0" w:color="auto"/>
              <w:left w:val="single" w:sz="4" w:space="0" w:color="auto"/>
              <w:bottom w:val="single" w:sz="4" w:space="0" w:color="auto"/>
              <w:right w:val="single" w:sz="4" w:space="0" w:color="auto"/>
            </w:tcBorders>
            <w:vAlign w:val="center"/>
          </w:tcPr>
          <w:p w14:paraId="2B98AB19" w14:textId="77777777" w:rsidR="00A57B5C" w:rsidRPr="00F00EDF" w:rsidRDefault="00A57B5C">
            <w:pPr>
              <w:pStyle w:val="afff4"/>
              <w:widowControl w:val="0"/>
              <w:rPr>
                <w:sz w:val="20"/>
                <w:szCs w:val="20"/>
              </w:rPr>
            </w:pPr>
            <w:r w:rsidRPr="00F00EDF">
              <w:rPr>
                <w:sz w:val="20"/>
                <w:szCs w:val="20"/>
              </w:rPr>
              <w:t>Дата демонтажа</w:t>
            </w:r>
          </w:p>
        </w:tc>
        <w:tc>
          <w:tcPr>
            <w:tcW w:w="1296" w:type="dxa"/>
            <w:tcBorders>
              <w:top w:val="single" w:sz="4" w:space="0" w:color="auto"/>
              <w:left w:val="single" w:sz="4" w:space="0" w:color="auto"/>
              <w:bottom w:val="single" w:sz="4" w:space="0" w:color="auto"/>
              <w:right w:val="single" w:sz="4" w:space="0" w:color="auto"/>
            </w:tcBorders>
            <w:vAlign w:val="center"/>
          </w:tcPr>
          <w:p w14:paraId="1AE8AA49" w14:textId="77777777" w:rsidR="00A57B5C" w:rsidRPr="00F00EDF" w:rsidRDefault="00A57B5C">
            <w:pPr>
              <w:pStyle w:val="afff4"/>
              <w:widowControl w:val="0"/>
              <w:rPr>
                <w:sz w:val="20"/>
                <w:szCs w:val="20"/>
              </w:rPr>
            </w:pPr>
            <w:r w:rsidRPr="00F00EDF">
              <w:rPr>
                <w:sz w:val="20"/>
                <w:szCs w:val="20"/>
              </w:rPr>
              <w:t>DATS 10</w:t>
            </w:r>
          </w:p>
        </w:tc>
        <w:tc>
          <w:tcPr>
            <w:tcW w:w="1730" w:type="dxa"/>
            <w:tcBorders>
              <w:top w:val="single" w:sz="4" w:space="0" w:color="auto"/>
              <w:left w:val="single" w:sz="4" w:space="0" w:color="auto"/>
              <w:bottom w:val="single" w:sz="4" w:space="0" w:color="auto"/>
              <w:right w:val="single" w:sz="4" w:space="0" w:color="auto"/>
            </w:tcBorders>
            <w:vAlign w:val="center"/>
          </w:tcPr>
          <w:p w14:paraId="6AD981F1" w14:textId="77777777" w:rsidR="00A57B5C" w:rsidRPr="00F00EDF" w:rsidRDefault="00A57B5C">
            <w:pPr>
              <w:pStyle w:val="afff4"/>
              <w:widowControl w:val="0"/>
              <w:rPr>
                <w:sz w:val="20"/>
                <w:szCs w:val="20"/>
              </w:rPr>
            </w:pPr>
            <w:r w:rsidRPr="00F00EDF">
              <w:rPr>
                <w:sz w:val="20"/>
                <w:szCs w:val="20"/>
              </w:rPr>
              <w:t>Обязательно</w:t>
            </w:r>
          </w:p>
        </w:tc>
        <w:tc>
          <w:tcPr>
            <w:tcW w:w="4500" w:type="dxa"/>
            <w:tcBorders>
              <w:top w:val="single" w:sz="4" w:space="0" w:color="auto"/>
              <w:left w:val="single" w:sz="4" w:space="0" w:color="auto"/>
              <w:bottom w:val="single" w:sz="4" w:space="0" w:color="auto"/>
              <w:right w:val="single" w:sz="4" w:space="0" w:color="auto"/>
            </w:tcBorders>
            <w:vAlign w:val="center"/>
          </w:tcPr>
          <w:p w14:paraId="355AE912" w14:textId="0FFDBC8C" w:rsidR="00A57B5C" w:rsidRPr="00F00EDF" w:rsidRDefault="00A57B5C">
            <w:pPr>
              <w:pStyle w:val="afff4"/>
              <w:widowControl w:val="0"/>
              <w:rPr>
                <w:sz w:val="20"/>
                <w:szCs w:val="20"/>
              </w:rPr>
            </w:pPr>
            <w:r w:rsidRPr="00F00EDF">
              <w:rPr>
                <w:sz w:val="20"/>
                <w:szCs w:val="20"/>
              </w:rPr>
              <w:t>Дата монтажа</w:t>
            </w:r>
          </w:p>
        </w:tc>
      </w:tr>
      <w:tr w:rsidR="00A57B5C" w:rsidRPr="00F00EDF" w14:paraId="379513F5" w14:textId="77777777" w:rsidTr="007A1499">
        <w:trPr>
          <w:trHeight w:val="454"/>
        </w:trPr>
        <w:tc>
          <w:tcPr>
            <w:tcW w:w="2640" w:type="dxa"/>
            <w:vAlign w:val="center"/>
          </w:tcPr>
          <w:p w14:paraId="177C2D16" w14:textId="77777777" w:rsidR="00A57B5C" w:rsidRPr="00F00EDF" w:rsidRDefault="00A57B5C">
            <w:pPr>
              <w:pStyle w:val="afff4"/>
              <w:widowControl w:val="0"/>
              <w:rPr>
                <w:sz w:val="20"/>
                <w:szCs w:val="20"/>
              </w:rPr>
            </w:pPr>
            <w:r w:rsidRPr="00F00EDF">
              <w:rPr>
                <w:sz w:val="20"/>
                <w:szCs w:val="20"/>
              </w:rPr>
              <w:t>Техническое место</w:t>
            </w:r>
          </w:p>
        </w:tc>
        <w:tc>
          <w:tcPr>
            <w:tcW w:w="1296" w:type="dxa"/>
            <w:vAlign w:val="center"/>
          </w:tcPr>
          <w:p w14:paraId="11DA638F" w14:textId="77777777" w:rsidR="00A57B5C" w:rsidRPr="00F00EDF" w:rsidRDefault="00A57B5C">
            <w:pPr>
              <w:pStyle w:val="afff4"/>
              <w:widowControl w:val="0"/>
              <w:rPr>
                <w:sz w:val="20"/>
                <w:szCs w:val="20"/>
              </w:rPr>
            </w:pPr>
            <w:r w:rsidRPr="00F00EDF">
              <w:rPr>
                <w:sz w:val="20"/>
                <w:szCs w:val="20"/>
              </w:rPr>
              <w:t>CHAR 30</w:t>
            </w:r>
          </w:p>
        </w:tc>
        <w:tc>
          <w:tcPr>
            <w:tcW w:w="1730" w:type="dxa"/>
            <w:vAlign w:val="center"/>
          </w:tcPr>
          <w:p w14:paraId="022A3221"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27D1D2EA" w14:textId="6FB95CF9" w:rsidR="00A57B5C" w:rsidRPr="00F00EDF" w:rsidRDefault="00A57B5C">
            <w:pPr>
              <w:pStyle w:val="afff4"/>
              <w:widowControl w:val="0"/>
              <w:rPr>
                <w:sz w:val="20"/>
                <w:szCs w:val="20"/>
              </w:rPr>
            </w:pPr>
            <w:r w:rsidRPr="00F00EDF">
              <w:rPr>
                <w:sz w:val="20"/>
                <w:szCs w:val="20"/>
              </w:rPr>
              <w:t xml:space="preserve">Техническое место, куда устанавливается единица оборудования из </w:t>
            </w:r>
            <w:r w:rsidR="008E0AA0" w:rsidRPr="00F00EDF">
              <w:rPr>
                <w:sz w:val="20"/>
                <w:szCs w:val="20"/>
              </w:rPr>
              <w:t>ОФ</w:t>
            </w:r>
            <w:r w:rsidRPr="00F00EDF">
              <w:rPr>
                <w:sz w:val="20"/>
                <w:szCs w:val="20"/>
              </w:rPr>
              <w:t>.</w:t>
            </w:r>
          </w:p>
        </w:tc>
      </w:tr>
      <w:tr w:rsidR="00A57B5C" w:rsidRPr="00F00EDF" w14:paraId="3599228D" w14:textId="77777777" w:rsidTr="007A1499">
        <w:trPr>
          <w:trHeight w:val="454"/>
        </w:trPr>
        <w:tc>
          <w:tcPr>
            <w:tcW w:w="10166" w:type="dxa"/>
            <w:gridSpan w:val="4"/>
            <w:vAlign w:val="center"/>
          </w:tcPr>
          <w:p w14:paraId="6D2B6A47" w14:textId="77777777" w:rsidR="00A57B5C" w:rsidRPr="00F00EDF" w:rsidRDefault="00A57B5C">
            <w:pPr>
              <w:pStyle w:val="afff4"/>
              <w:widowControl w:val="0"/>
              <w:rPr>
                <w:sz w:val="20"/>
                <w:szCs w:val="20"/>
              </w:rPr>
            </w:pPr>
            <w:r w:rsidRPr="00F00EDF">
              <w:rPr>
                <w:sz w:val="20"/>
                <w:szCs w:val="20"/>
              </w:rPr>
              <w:lastRenderedPageBreak/>
              <w:t>Документ материала</w:t>
            </w:r>
          </w:p>
        </w:tc>
      </w:tr>
      <w:tr w:rsidR="00A57B5C" w:rsidRPr="00F00EDF" w14:paraId="0AA117A0" w14:textId="77777777" w:rsidTr="007A1499">
        <w:trPr>
          <w:trHeight w:val="454"/>
        </w:trPr>
        <w:tc>
          <w:tcPr>
            <w:tcW w:w="2640" w:type="dxa"/>
            <w:vAlign w:val="center"/>
          </w:tcPr>
          <w:p w14:paraId="4ECF3F55" w14:textId="77777777" w:rsidR="00A57B5C" w:rsidRPr="00F00EDF" w:rsidRDefault="00A57B5C">
            <w:pPr>
              <w:pStyle w:val="afff4"/>
              <w:widowControl w:val="0"/>
              <w:rPr>
                <w:sz w:val="20"/>
                <w:szCs w:val="20"/>
              </w:rPr>
            </w:pPr>
            <w:r w:rsidRPr="00F00EDF">
              <w:rPr>
                <w:sz w:val="20"/>
                <w:szCs w:val="20"/>
              </w:rPr>
              <w:t>Дата документа</w:t>
            </w:r>
          </w:p>
        </w:tc>
        <w:tc>
          <w:tcPr>
            <w:tcW w:w="1296" w:type="dxa"/>
            <w:vAlign w:val="center"/>
          </w:tcPr>
          <w:p w14:paraId="7FBD7DFC" w14:textId="77777777" w:rsidR="00A57B5C" w:rsidRPr="00F00EDF" w:rsidRDefault="00A57B5C">
            <w:pPr>
              <w:pStyle w:val="afff4"/>
              <w:widowControl w:val="0"/>
              <w:rPr>
                <w:sz w:val="20"/>
                <w:szCs w:val="20"/>
              </w:rPr>
            </w:pPr>
            <w:r w:rsidRPr="00F00EDF">
              <w:rPr>
                <w:sz w:val="20"/>
                <w:szCs w:val="20"/>
              </w:rPr>
              <w:t>DATS 10</w:t>
            </w:r>
          </w:p>
        </w:tc>
        <w:tc>
          <w:tcPr>
            <w:tcW w:w="1730" w:type="dxa"/>
            <w:vAlign w:val="center"/>
          </w:tcPr>
          <w:p w14:paraId="23973225" w14:textId="77777777" w:rsidR="00A57B5C" w:rsidRPr="00F00EDF" w:rsidRDefault="00A57B5C">
            <w:pPr>
              <w:pStyle w:val="afff4"/>
              <w:widowControl w:val="0"/>
              <w:rPr>
                <w:sz w:val="20"/>
                <w:szCs w:val="20"/>
              </w:rPr>
            </w:pPr>
            <w:r w:rsidRPr="00F00EDF">
              <w:rPr>
                <w:sz w:val="20"/>
                <w:szCs w:val="20"/>
              </w:rPr>
              <w:t>Обязательно</w:t>
            </w:r>
          </w:p>
        </w:tc>
        <w:tc>
          <w:tcPr>
            <w:tcW w:w="4500" w:type="dxa"/>
            <w:vAlign w:val="center"/>
          </w:tcPr>
          <w:p w14:paraId="7A6B8A2F" w14:textId="1436F1F2" w:rsidR="00A57B5C" w:rsidRPr="00F00EDF" w:rsidRDefault="00A57B5C">
            <w:pPr>
              <w:pStyle w:val="afff4"/>
              <w:widowControl w:val="0"/>
              <w:rPr>
                <w:sz w:val="20"/>
                <w:szCs w:val="20"/>
              </w:rPr>
            </w:pPr>
            <w:r w:rsidRPr="00F00EDF">
              <w:rPr>
                <w:sz w:val="20"/>
                <w:szCs w:val="20"/>
              </w:rPr>
              <w:t>Дата документа</w:t>
            </w:r>
          </w:p>
        </w:tc>
      </w:tr>
      <w:tr w:rsidR="00A57B5C" w:rsidRPr="00F00EDF" w14:paraId="30E52A83" w14:textId="77777777" w:rsidTr="007A1499">
        <w:trPr>
          <w:trHeight w:val="454"/>
        </w:trPr>
        <w:tc>
          <w:tcPr>
            <w:tcW w:w="2640" w:type="dxa"/>
            <w:tcBorders>
              <w:top w:val="single" w:sz="4" w:space="0" w:color="auto"/>
              <w:left w:val="single" w:sz="4" w:space="0" w:color="auto"/>
              <w:bottom w:val="single" w:sz="4" w:space="0" w:color="auto"/>
              <w:right w:val="single" w:sz="4" w:space="0" w:color="auto"/>
            </w:tcBorders>
            <w:vAlign w:val="center"/>
          </w:tcPr>
          <w:p w14:paraId="611413FD" w14:textId="77777777" w:rsidR="00A57B5C" w:rsidRPr="00F00EDF" w:rsidRDefault="00A57B5C">
            <w:pPr>
              <w:pStyle w:val="afff4"/>
              <w:widowControl w:val="0"/>
              <w:rPr>
                <w:sz w:val="20"/>
                <w:szCs w:val="20"/>
              </w:rPr>
            </w:pPr>
            <w:r w:rsidRPr="00F00EDF">
              <w:rPr>
                <w:sz w:val="20"/>
                <w:szCs w:val="20"/>
              </w:rPr>
              <w:t>Дата проводки</w:t>
            </w:r>
          </w:p>
        </w:tc>
        <w:tc>
          <w:tcPr>
            <w:tcW w:w="1296" w:type="dxa"/>
            <w:tcBorders>
              <w:top w:val="single" w:sz="4" w:space="0" w:color="auto"/>
              <w:left w:val="single" w:sz="4" w:space="0" w:color="auto"/>
              <w:bottom w:val="single" w:sz="4" w:space="0" w:color="auto"/>
              <w:right w:val="single" w:sz="4" w:space="0" w:color="auto"/>
            </w:tcBorders>
            <w:vAlign w:val="center"/>
          </w:tcPr>
          <w:p w14:paraId="5A4FB9F5" w14:textId="77777777" w:rsidR="00A57B5C" w:rsidRPr="00F00EDF" w:rsidRDefault="00A57B5C">
            <w:pPr>
              <w:pStyle w:val="afff4"/>
              <w:widowControl w:val="0"/>
              <w:rPr>
                <w:sz w:val="20"/>
                <w:szCs w:val="20"/>
              </w:rPr>
            </w:pPr>
            <w:r w:rsidRPr="00F00EDF">
              <w:rPr>
                <w:sz w:val="20"/>
                <w:szCs w:val="20"/>
              </w:rPr>
              <w:t>DATS 10</w:t>
            </w:r>
          </w:p>
        </w:tc>
        <w:tc>
          <w:tcPr>
            <w:tcW w:w="1730" w:type="dxa"/>
            <w:tcBorders>
              <w:top w:val="single" w:sz="4" w:space="0" w:color="auto"/>
              <w:left w:val="single" w:sz="4" w:space="0" w:color="auto"/>
              <w:bottom w:val="single" w:sz="4" w:space="0" w:color="auto"/>
              <w:right w:val="single" w:sz="4" w:space="0" w:color="auto"/>
            </w:tcBorders>
            <w:vAlign w:val="center"/>
          </w:tcPr>
          <w:p w14:paraId="3F9DDF2B" w14:textId="77777777" w:rsidR="00A57B5C" w:rsidRPr="00F00EDF" w:rsidRDefault="00A57B5C">
            <w:pPr>
              <w:pStyle w:val="afff4"/>
              <w:widowControl w:val="0"/>
              <w:rPr>
                <w:sz w:val="20"/>
                <w:szCs w:val="20"/>
              </w:rPr>
            </w:pPr>
            <w:r w:rsidRPr="00F00EDF">
              <w:rPr>
                <w:sz w:val="20"/>
                <w:szCs w:val="20"/>
              </w:rPr>
              <w:t>Обязательно</w:t>
            </w:r>
          </w:p>
        </w:tc>
        <w:tc>
          <w:tcPr>
            <w:tcW w:w="4500" w:type="dxa"/>
            <w:tcBorders>
              <w:top w:val="single" w:sz="4" w:space="0" w:color="auto"/>
              <w:left w:val="single" w:sz="4" w:space="0" w:color="auto"/>
              <w:bottom w:val="single" w:sz="4" w:space="0" w:color="auto"/>
              <w:right w:val="single" w:sz="4" w:space="0" w:color="auto"/>
            </w:tcBorders>
            <w:vAlign w:val="center"/>
          </w:tcPr>
          <w:p w14:paraId="2687556E" w14:textId="1AEC9567" w:rsidR="00A57B5C" w:rsidRPr="00F00EDF" w:rsidRDefault="00A57B5C">
            <w:pPr>
              <w:pStyle w:val="afff4"/>
              <w:widowControl w:val="0"/>
              <w:rPr>
                <w:sz w:val="20"/>
                <w:szCs w:val="20"/>
              </w:rPr>
            </w:pPr>
            <w:r w:rsidRPr="00F00EDF">
              <w:rPr>
                <w:sz w:val="20"/>
                <w:szCs w:val="20"/>
              </w:rPr>
              <w:t>Дата проводки</w:t>
            </w:r>
          </w:p>
        </w:tc>
      </w:tr>
      <w:tr w:rsidR="00A57B5C" w:rsidRPr="00F00EDF" w14:paraId="60A16022" w14:textId="77777777" w:rsidTr="007A1499">
        <w:trPr>
          <w:trHeight w:val="454"/>
        </w:trPr>
        <w:tc>
          <w:tcPr>
            <w:tcW w:w="2640" w:type="dxa"/>
            <w:vAlign w:val="center"/>
          </w:tcPr>
          <w:p w14:paraId="629CBD5A" w14:textId="77777777" w:rsidR="00A57B5C" w:rsidRPr="00F00EDF" w:rsidRDefault="00A57B5C">
            <w:pPr>
              <w:pStyle w:val="afff4"/>
              <w:widowControl w:val="0"/>
              <w:rPr>
                <w:sz w:val="20"/>
                <w:szCs w:val="20"/>
              </w:rPr>
            </w:pPr>
            <w:r w:rsidRPr="00F00EDF">
              <w:rPr>
                <w:sz w:val="20"/>
                <w:szCs w:val="20"/>
              </w:rPr>
              <w:t>Вид оценки</w:t>
            </w:r>
          </w:p>
        </w:tc>
        <w:tc>
          <w:tcPr>
            <w:tcW w:w="1296" w:type="dxa"/>
            <w:vAlign w:val="center"/>
          </w:tcPr>
          <w:p w14:paraId="321916C3" w14:textId="77777777" w:rsidR="00A57B5C" w:rsidRPr="00F00EDF" w:rsidRDefault="00A57B5C">
            <w:pPr>
              <w:pStyle w:val="afff4"/>
              <w:widowControl w:val="0"/>
              <w:rPr>
                <w:sz w:val="20"/>
                <w:szCs w:val="20"/>
              </w:rPr>
            </w:pPr>
            <w:r w:rsidRPr="00F00EDF">
              <w:rPr>
                <w:sz w:val="20"/>
                <w:szCs w:val="20"/>
              </w:rPr>
              <w:t>CHAR 10</w:t>
            </w:r>
          </w:p>
        </w:tc>
        <w:tc>
          <w:tcPr>
            <w:tcW w:w="1730" w:type="dxa"/>
            <w:vAlign w:val="center"/>
          </w:tcPr>
          <w:p w14:paraId="078B145B" w14:textId="77777777" w:rsidR="00A57B5C" w:rsidRPr="00F00EDF" w:rsidRDefault="00A57B5C">
            <w:pPr>
              <w:pStyle w:val="afff4"/>
              <w:widowControl w:val="0"/>
              <w:rPr>
                <w:sz w:val="20"/>
                <w:szCs w:val="20"/>
              </w:rPr>
            </w:pPr>
            <w:r w:rsidRPr="00F00EDF">
              <w:rPr>
                <w:sz w:val="20"/>
                <w:szCs w:val="20"/>
              </w:rPr>
              <w:t>Константа</w:t>
            </w:r>
          </w:p>
        </w:tc>
        <w:tc>
          <w:tcPr>
            <w:tcW w:w="4500" w:type="dxa"/>
            <w:vAlign w:val="center"/>
          </w:tcPr>
          <w:p w14:paraId="7D988E8B" w14:textId="012C44A6" w:rsidR="00A57B5C" w:rsidRPr="00F00EDF" w:rsidRDefault="00A57B5C">
            <w:pPr>
              <w:pStyle w:val="afff4"/>
              <w:widowControl w:val="0"/>
              <w:rPr>
                <w:sz w:val="20"/>
                <w:szCs w:val="20"/>
              </w:rPr>
            </w:pPr>
            <w:r w:rsidRPr="00F00EDF">
              <w:rPr>
                <w:sz w:val="20"/>
                <w:szCs w:val="20"/>
              </w:rPr>
              <w:t>Вид оценки «</w:t>
            </w:r>
            <w:r w:rsidR="00CF5941" w:rsidRPr="00F00EDF">
              <w:rPr>
                <w:sz w:val="20"/>
                <w:szCs w:val="20"/>
              </w:rPr>
              <w:t>ИСПРАВНЫЙ</w:t>
            </w:r>
            <w:r w:rsidRPr="00F00EDF">
              <w:rPr>
                <w:sz w:val="20"/>
                <w:szCs w:val="20"/>
              </w:rPr>
              <w:t>»</w:t>
            </w:r>
            <w:r w:rsidR="00F92EA6" w:rsidRPr="00F00EDF">
              <w:rPr>
                <w:sz w:val="20"/>
                <w:szCs w:val="20"/>
              </w:rPr>
              <w:t>. Заполняется автоматически на основе резервирования заказа ТОРО</w:t>
            </w:r>
          </w:p>
        </w:tc>
      </w:tr>
      <w:tr w:rsidR="00F92EA6" w:rsidRPr="00F00EDF" w14:paraId="02C005A7" w14:textId="77777777" w:rsidTr="007A1499">
        <w:trPr>
          <w:trHeight w:val="454"/>
        </w:trPr>
        <w:tc>
          <w:tcPr>
            <w:tcW w:w="2640" w:type="dxa"/>
            <w:vAlign w:val="center"/>
          </w:tcPr>
          <w:p w14:paraId="29F1D916" w14:textId="77777777" w:rsidR="00F92EA6" w:rsidRPr="00F00EDF" w:rsidRDefault="00F92EA6">
            <w:pPr>
              <w:pStyle w:val="afff4"/>
              <w:widowControl w:val="0"/>
              <w:rPr>
                <w:sz w:val="20"/>
                <w:szCs w:val="20"/>
              </w:rPr>
            </w:pPr>
            <w:r w:rsidRPr="00F00EDF">
              <w:rPr>
                <w:sz w:val="20"/>
                <w:szCs w:val="20"/>
              </w:rPr>
              <w:t>Партия</w:t>
            </w:r>
          </w:p>
        </w:tc>
        <w:tc>
          <w:tcPr>
            <w:tcW w:w="1296" w:type="dxa"/>
            <w:vAlign w:val="center"/>
          </w:tcPr>
          <w:p w14:paraId="3E21E793" w14:textId="77777777" w:rsidR="00F92EA6" w:rsidRPr="00F00EDF" w:rsidRDefault="00F92EA6">
            <w:pPr>
              <w:pStyle w:val="afff4"/>
              <w:widowControl w:val="0"/>
              <w:rPr>
                <w:sz w:val="20"/>
                <w:szCs w:val="20"/>
              </w:rPr>
            </w:pPr>
            <w:r w:rsidRPr="00F00EDF">
              <w:rPr>
                <w:sz w:val="20"/>
                <w:szCs w:val="20"/>
              </w:rPr>
              <w:t>CHAR 10</w:t>
            </w:r>
          </w:p>
        </w:tc>
        <w:tc>
          <w:tcPr>
            <w:tcW w:w="1730" w:type="dxa"/>
            <w:vAlign w:val="center"/>
          </w:tcPr>
          <w:p w14:paraId="35BDD04A" w14:textId="77777777" w:rsidR="00F92EA6" w:rsidRPr="00F00EDF" w:rsidRDefault="00F92EA6">
            <w:pPr>
              <w:pStyle w:val="afff4"/>
              <w:widowControl w:val="0"/>
              <w:rPr>
                <w:sz w:val="20"/>
                <w:szCs w:val="20"/>
              </w:rPr>
            </w:pPr>
            <w:r w:rsidRPr="00F00EDF">
              <w:rPr>
                <w:sz w:val="20"/>
                <w:szCs w:val="20"/>
              </w:rPr>
              <w:t>Обязательно</w:t>
            </w:r>
          </w:p>
        </w:tc>
        <w:tc>
          <w:tcPr>
            <w:tcW w:w="4500" w:type="dxa"/>
            <w:vAlign w:val="center"/>
          </w:tcPr>
          <w:p w14:paraId="4DEC7136" w14:textId="1A523893" w:rsidR="00F92EA6" w:rsidRPr="00F00EDF" w:rsidRDefault="00F92EA6">
            <w:pPr>
              <w:pStyle w:val="afff4"/>
              <w:widowControl w:val="0"/>
              <w:rPr>
                <w:sz w:val="20"/>
                <w:szCs w:val="20"/>
              </w:rPr>
            </w:pPr>
            <w:r w:rsidRPr="00F00EDF">
              <w:rPr>
                <w:sz w:val="20"/>
                <w:szCs w:val="20"/>
              </w:rPr>
              <w:t>Партия «ИСПРАВНЫЙ». Заполняется автоматически на основе резервирования заказа ТОРО</w:t>
            </w:r>
          </w:p>
        </w:tc>
      </w:tr>
      <w:tr w:rsidR="00A57B5C" w:rsidRPr="00F00EDF" w14:paraId="3A226D3E" w14:textId="77777777" w:rsidTr="007A1499">
        <w:trPr>
          <w:trHeight w:val="454"/>
        </w:trPr>
        <w:tc>
          <w:tcPr>
            <w:tcW w:w="10166" w:type="dxa"/>
            <w:gridSpan w:val="4"/>
            <w:vAlign w:val="center"/>
          </w:tcPr>
          <w:p w14:paraId="1BA593C3" w14:textId="77777777" w:rsidR="00A57B5C" w:rsidRPr="00F00EDF" w:rsidRDefault="00A57B5C">
            <w:pPr>
              <w:pStyle w:val="afff4"/>
              <w:widowControl w:val="0"/>
              <w:rPr>
                <w:sz w:val="20"/>
                <w:szCs w:val="20"/>
              </w:rPr>
            </w:pPr>
            <w:r w:rsidRPr="00F00EDF">
              <w:rPr>
                <w:sz w:val="20"/>
                <w:szCs w:val="20"/>
              </w:rPr>
              <w:t>Контировка</w:t>
            </w:r>
          </w:p>
        </w:tc>
      </w:tr>
      <w:tr w:rsidR="00A57B5C" w:rsidRPr="00F00EDF" w14:paraId="637946E7" w14:textId="77777777" w:rsidTr="007A1499">
        <w:trPr>
          <w:trHeight w:val="454"/>
        </w:trPr>
        <w:tc>
          <w:tcPr>
            <w:tcW w:w="2640" w:type="dxa"/>
            <w:tcBorders>
              <w:top w:val="single" w:sz="4" w:space="0" w:color="auto"/>
              <w:left w:val="single" w:sz="4" w:space="0" w:color="auto"/>
              <w:bottom w:val="single" w:sz="4" w:space="0" w:color="auto"/>
              <w:right w:val="single" w:sz="4" w:space="0" w:color="auto"/>
            </w:tcBorders>
            <w:vAlign w:val="center"/>
          </w:tcPr>
          <w:p w14:paraId="55C5C65A" w14:textId="77777777" w:rsidR="00A57B5C" w:rsidRPr="00F00EDF" w:rsidRDefault="00A57B5C">
            <w:pPr>
              <w:pStyle w:val="afff4"/>
              <w:widowControl w:val="0"/>
              <w:rPr>
                <w:sz w:val="20"/>
                <w:szCs w:val="20"/>
              </w:rPr>
            </w:pPr>
            <w:r w:rsidRPr="00F00EDF">
              <w:rPr>
                <w:sz w:val="20"/>
                <w:szCs w:val="20"/>
              </w:rPr>
              <w:t>Заказ</w:t>
            </w:r>
          </w:p>
        </w:tc>
        <w:tc>
          <w:tcPr>
            <w:tcW w:w="1296" w:type="dxa"/>
            <w:tcBorders>
              <w:top w:val="single" w:sz="4" w:space="0" w:color="auto"/>
              <w:left w:val="single" w:sz="4" w:space="0" w:color="auto"/>
              <w:bottom w:val="single" w:sz="4" w:space="0" w:color="auto"/>
              <w:right w:val="single" w:sz="4" w:space="0" w:color="auto"/>
            </w:tcBorders>
            <w:vAlign w:val="center"/>
          </w:tcPr>
          <w:p w14:paraId="1F575AF1" w14:textId="77777777" w:rsidR="00A57B5C" w:rsidRPr="00F00EDF" w:rsidRDefault="00A57B5C">
            <w:pPr>
              <w:pStyle w:val="afff4"/>
              <w:widowControl w:val="0"/>
              <w:rPr>
                <w:sz w:val="20"/>
                <w:szCs w:val="20"/>
              </w:rPr>
            </w:pPr>
            <w:r w:rsidRPr="00F00EDF">
              <w:rPr>
                <w:sz w:val="20"/>
                <w:szCs w:val="20"/>
              </w:rPr>
              <w:t>CHAR 12</w:t>
            </w:r>
          </w:p>
        </w:tc>
        <w:tc>
          <w:tcPr>
            <w:tcW w:w="1730" w:type="dxa"/>
            <w:tcBorders>
              <w:top w:val="single" w:sz="4" w:space="0" w:color="auto"/>
              <w:left w:val="single" w:sz="4" w:space="0" w:color="auto"/>
              <w:bottom w:val="single" w:sz="4" w:space="0" w:color="auto"/>
              <w:right w:val="single" w:sz="4" w:space="0" w:color="auto"/>
            </w:tcBorders>
            <w:vAlign w:val="center"/>
          </w:tcPr>
          <w:p w14:paraId="754886C5" w14:textId="77777777" w:rsidR="00A57B5C" w:rsidRPr="00F00EDF" w:rsidRDefault="00A57B5C">
            <w:pPr>
              <w:pStyle w:val="afff4"/>
              <w:widowControl w:val="0"/>
              <w:rPr>
                <w:sz w:val="20"/>
                <w:szCs w:val="20"/>
              </w:rPr>
            </w:pPr>
            <w:r w:rsidRPr="00F00EDF">
              <w:rPr>
                <w:sz w:val="20"/>
                <w:szCs w:val="20"/>
              </w:rPr>
              <w:t>Обязательно</w:t>
            </w:r>
          </w:p>
        </w:tc>
        <w:tc>
          <w:tcPr>
            <w:tcW w:w="4500" w:type="dxa"/>
            <w:tcBorders>
              <w:top w:val="single" w:sz="4" w:space="0" w:color="auto"/>
              <w:left w:val="single" w:sz="4" w:space="0" w:color="auto"/>
              <w:bottom w:val="single" w:sz="4" w:space="0" w:color="auto"/>
              <w:right w:val="single" w:sz="4" w:space="0" w:color="auto"/>
            </w:tcBorders>
            <w:vAlign w:val="center"/>
          </w:tcPr>
          <w:p w14:paraId="7A672EBF" w14:textId="0FEA8576" w:rsidR="00A57B5C" w:rsidRPr="00F00EDF" w:rsidRDefault="00F92EA6">
            <w:pPr>
              <w:pStyle w:val="afff4"/>
              <w:widowControl w:val="0"/>
              <w:rPr>
                <w:sz w:val="20"/>
                <w:szCs w:val="20"/>
              </w:rPr>
            </w:pPr>
            <w:r w:rsidRPr="00F00EDF">
              <w:rPr>
                <w:sz w:val="20"/>
                <w:szCs w:val="20"/>
              </w:rPr>
              <w:t>Заполняется автоматически на основе резервирования заказа ТОРО</w:t>
            </w:r>
          </w:p>
        </w:tc>
      </w:tr>
    </w:tbl>
    <w:p w14:paraId="3EA1ECF3" w14:textId="245A6111" w:rsidR="00C6056A" w:rsidRPr="00F00EDF" w:rsidRDefault="00C6056A">
      <w:pPr>
        <w:pStyle w:val="Tabname"/>
        <w:keepNext/>
        <w:ind w:firstLine="567"/>
        <w:rPr>
          <w:rFonts w:cs="Arial"/>
          <w:sz w:val="24"/>
        </w:rPr>
      </w:pPr>
      <w:r w:rsidRPr="00F00EDF">
        <w:rPr>
          <w:rFonts w:cs="Arial"/>
          <w:b w:val="0"/>
          <w:color w:val="000000"/>
          <w:sz w:val="24"/>
        </w:rPr>
        <w:t>Для вывода</w:t>
      </w:r>
      <w:r w:rsidR="00E949E1" w:rsidRPr="00F00EDF">
        <w:rPr>
          <w:rFonts w:cs="Arial"/>
          <w:b w:val="0"/>
          <w:color w:val="000000"/>
          <w:sz w:val="24"/>
        </w:rPr>
        <w:t xml:space="preserve"> узла ОФ (демонтаж)</w:t>
      </w:r>
      <w:r w:rsidRPr="00F00EDF">
        <w:rPr>
          <w:rFonts w:cs="Arial"/>
          <w:b w:val="0"/>
          <w:color w:val="000000"/>
          <w:sz w:val="24"/>
        </w:rPr>
        <w:t xml:space="preserve"> в </w:t>
      </w:r>
      <w:r w:rsidR="008E0AA0" w:rsidRPr="00F00EDF">
        <w:rPr>
          <w:rFonts w:cs="Arial"/>
          <w:b w:val="0"/>
          <w:color w:val="000000"/>
          <w:sz w:val="24"/>
        </w:rPr>
        <w:t>ОФ</w:t>
      </w:r>
      <w:r w:rsidRPr="00F00EDF">
        <w:rPr>
          <w:rFonts w:cs="Arial"/>
          <w:b w:val="0"/>
          <w:color w:val="000000"/>
          <w:sz w:val="24"/>
        </w:rPr>
        <w:t xml:space="preserve"> используется транзакция IE4N со следующими полями:</w:t>
      </w:r>
    </w:p>
    <w:p w14:paraId="19B7E1B3" w14:textId="4A3AFB21" w:rsidR="00443B8C" w:rsidRPr="00F00EDF" w:rsidRDefault="0070274B" w:rsidP="00632245">
      <w:pPr>
        <w:pStyle w:val="Tabname"/>
        <w:keepNext/>
        <w:rPr>
          <w:rFonts w:cs="Arial"/>
          <w:sz w:val="22"/>
          <w:szCs w:val="22"/>
        </w:rPr>
      </w:pPr>
      <w:r w:rsidRPr="00F00EDF">
        <w:rPr>
          <w:rFonts w:cs="Arial"/>
          <w:sz w:val="22"/>
          <w:szCs w:val="22"/>
        </w:rPr>
        <w:t>Таблица</w:t>
      </w:r>
      <w:r w:rsidR="00C6056A" w:rsidRPr="00F00EDF">
        <w:rPr>
          <w:rFonts w:cs="Arial"/>
          <w:sz w:val="22"/>
          <w:szCs w:val="22"/>
        </w:rPr>
        <w:t xml:space="preserve"> </w:t>
      </w:r>
      <w:r w:rsidR="00347262" w:rsidRPr="00F00EDF">
        <w:rPr>
          <w:rFonts w:cs="Arial"/>
          <w:sz w:val="22"/>
          <w:szCs w:val="22"/>
        </w:rPr>
        <w:t>19</w:t>
      </w:r>
      <w:r w:rsidRPr="00F00EDF">
        <w:rPr>
          <w:rFonts w:cs="Arial"/>
          <w:sz w:val="22"/>
          <w:szCs w:val="22"/>
        </w:rPr>
        <w:t xml:space="preserve">. </w:t>
      </w:r>
      <w:r w:rsidR="00A8071C" w:rsidRPr="00F00EDF">
        <w:rPr>
          <w:rFonts w:cs="Arial"/>
          <w:sz w:val="22"/>
          <w:szCs w:val="22"/>
        </w:rPr>
        <w:t xml:space="preserve">Демонтаж и перемещение узла </w:t>
      </w:r>
      <w:r w:rsidR="00C8680F" w:rsidRPr="00F00EDF">
        <w:rPr>
          <w:rFonts w:cs="Arial"/>
          <w:sz w:val="22"/>
          <w:szCs w:val="22"/>
        </w:rPr>
        <w:t>ОФ</w:t>
      </w:r>
      <w:r w:rsidR="00A8071C" w:rsidRPr="00F00EDF">
        <w:rPr>
          <w:rFonts w:cs="Arial"/>
          <w:sz w:val="22"/>
          <w:szCs w:val="22"/>
        </w:rPr>
        <w:t xml:space="preserve"> на склад цеха, транзакция «IE4N»</w:t>
      </w:r>
    </w:p>
    <w:tbl>
      <w:tblPr>
        <w:tblW w:w="1016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640"/>
        <w:gridCol w:w="1296"/>
        <w:gridCol w:w="1730"/>
        <w:gridCol w:w="4500"/>
      </w:tblGrid>
      <w:tr w:rsidR="00443B8C" w:rsidRPr="00F00EDF" w14:paraId="0BFFBCF1" w14:textId="77777777" w:rsidTr="007A1499">
        <w:trPr>
          <w:cantSplit/>
          <w:trHeight w:val="707"/>
          <w:tblHeader/>
        </w:trPr>
        <w:tc>
          <w:tcPr>
            <w:tcW w:w="2640" w:type="dxa"/>
            <w:shd w:val="clear" w:color="auto" w:fill="FFC000"/>
            <w:vAlign w:val="center"/>
          </w:tcPr>
          <w:p w14:paraId="3E5A5BDB" w14:textId="77777777" w:rsidR="00443B8C" w:rsidRPr="00F00EDF" w:rsidRDefault="00443B8C">
            <w:pPr>
              <w:widowControl w:val="0"/>
              <w:ind w:firstLine="15"/>
              <w:rPr>
                <w:rFonts w:ascii="Arial" w:hAnsi="Arial" w:cs="Arial"/>
                <w:b/>
                <w:sz w:val="20"/>
                <w:szCs w:val="20"/>
              </w:rPr>
            </w:pPr>
            <w:r w:rsidRPr="00F00EDF">
              <w:rPr>
                <w:rFonts w:ascii="Arial" w:hAnsi="Arial" w:cs="Arial"/>
                <w:b/>
                <w:sz w:val="20"/>
                <w:szCs w:val="20"/>
              </w:rPr>
              <w:t>Наименование поля</w:t>
            </w:r>
          </w:p>
        </w:tc>
        <w:tc>
          <w:tcPr>
            <w:tcW w:w="1296" w:type="dxa"/>
            <w:shd w:val="clear" w:color="auto" w:fill="FFC000"/>
            <w:vAlign w:val="center"/>
          </w:tcPr>
          <w:p w14:paraId="2B82B381" w14:textId="77777777" w:rsidR="00443B8C" w:rsidRPr="00F00EDF" w:rsidRDefault="00443B8C">
            <w:pPr>
              <w:widowControl w:val="0"/>
              <w:ind w:firstLine="15"/>
              <w:rPr>
                <w:rFonts w:ascii="Arial" w:hAnsi="Arial" w:cs="Arial"/>
                <w:b/>
                <w:sz w:val="20"/>
                <w:szCs w:val="20"/>
              </w:rPr>
            </w:pPr>
            <w:r w:rsidRPr="00F00EDF">
              <w:rPr>
                <w:rFonts w:ascii="Arial" w:hAnsi="Arial" w:cs="Arial"/>
                <w:b/>
                <w:sz w:val="20"/>
                <w:szCs w:val="20"/>
              </w:rPr>
              <w:t>Формат поля</w:t>
            </w:r>
          </w:p>
        </w:tc>
        <w:tc>
          <w:tcPr>
            <w:tcW w:w="1730" w:type="dxa"/>
            <w:shd w:val="clear" w:color="auto" w:fill="FFC000"/>
            <w:vAlign w:val="center"/>
          </w:tcPr>
          <w:p w14:paraId="502D38A0" w14:textId="77777777" w:rsidR="00443B8C" w:rsidRPr="00F00EDF" w:rsidRDefault="00443B8C">
            <w:pPr>
              <w:widowControl w:val="0"/>
              <w:ind w:firstLine="15"/>
              <w:rPr>
                <w:rFonts w:ascii="Arial" w:hAnsi="Arial" w:cs="Arial"/>
                <w:b/>
                <w:sz w:val="20"/>
                <w:szCs w:val="20"/>
              </w:rPr>
            </w:pPr>
            <w:r w:rsidRPr="00F00EDF">
              <w:rPr>
                <w:rFonts w:ascii="Arial" w:hAnsi="Arial" w:cs="Arial"/>
                <w:b/>
                <w:sz w:val="20"/>
                <w:szCs w:val="20"/>
              </w:rPr>
              <w:t>Обязательность заполнения</w:t>
            </w:r>
          </w:p>
        </w:tc>
        <w:tc>
          <w:tcPr>
            <w:tcW w:w="4500" w:type="dxa"/>
            <w:shd w:val="clear" w:color="auto" w:fill="FFC000"/>
            <w:vAlign w:val="center"/>
          </w:tcPr>
          <w:p w14:paraId="71E22704" w14:textId="77777777" w:rsidR="00443B8C" w:rsidRPr="00F00EDF" w:rsidRDefault="00443B8C">
            <w:pPr>
              <w:widowControl w:val="0"/>
              <w:ind w:firstLine="15"/>
              <w:rPr>
                <w:rFonts w:ascii="Arial" w:hAnsi="Arial" w:cs="Arial"/>
                <w:b/>
                <w:sz w:val="20"/>
                <w:szCs w:val="20"/>
              </w:rPr>
            </w:pPr>
            <w:r w:rsidRPr="00F00EDF">
              <w:rPr>
                <w:rFonts w:ascii="Arial" w:hAnsi="Arial" w:cs="Arial"/>
                <w:b/>
                <w:sz w:val="20"/>
                <w:szCs w:val="20"/>
              </w:rPr>
              <w:t>Примечание</w:t>
            </w:r>
          </w:p>
        </w:tc>
      </w:tr>
      <w:tr w:rsidR="00443B8C" w:rsidRPr="00F00EDF" w14:paraId="5B284CF4" w14:textId="77777777" w:rsidTr="007A1499">
        <w:trPr>
          <w:trHeight w:val="454"/>
        </w:trPr>
        <w:tc>
          <w:tcPr>
            <w:tcW w:w="2640" w:type="dxa"/>
            <w:vAlign w:val="center"/>
          </w:tcPr>
          <w:p w14:paraId="6D002005" w14:textId="77777777" w:rsidR="00443B8C" w:rsidRPr="00F00EDF" w:rsidRDefault="00443B8C">
            <w:pPr>
              <w:pStyle w:val="afff4"/>
              <w:widowControl w:val="0"/>
              <w:rPr>
                <w:sz w:val="20"/>
                <w:szCs w:val="20"/>
              </w:rPr>
            </w:pPr>
            <w:r w:rsidRPr="00F00EDF">
              <w:rPr>
                <w:sz w:val="20"/>
                <w:szCs w:val="20"/>
              </w:rPr>
              <w:t>Режим</w:t>
            </w:r>
          </w:p>
        </w:tc>
        <w:tc>
          <w:tcPr>
            <w:tcW w:w="1296" w:type="dxa"/>
            <w:vAlign w:val="center"/>
          </w:tcPr>
          <w:p w14:paraId="38D9620B" w14:textId="77777777" w:rsidR="00443B8C" w:rsidRPr="00F00EDF" w:rsidRDefault="00443B8C">
            <w:pPr>
              <w:pStyle w:val="afff4"/>
              <w:widowControl w:val="0"/>
              <w:rPr>
                <w:sz w:val="20"/>
                <w:szCs w:val="20"/>
              </w:rPr>
            </w:pPr>
            <w:r w:rsidRPr="00F00EDF">
              <w:rPr>
                <w:sz w:val="20"/>
                <w:szCs w:val="20"/>
              </w:rPr>
              <w:t>CHAR 4</w:t>
            </w:r>
          </w:p>
        </w:tc>
        <w:tc>
          <w:tcPr>
            <w:tcW w:w="1730" w:type="dxa"/>
            <w:vAlign w:val="center"/>
          </w:tcPr>
          <w:p w14:paraId="06930E26"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52928C97" w14:textId="0CB6F9E2" w:rsidR="00443B8C" w:rsidRPr="00F00EDF" w:rsidRDefault="00443B8C">
            <w:pPr>
              <w:pStyle w:val="afff4"/>
              <w:widowControl w:val="0"/>
              <w:rPr>
                <w:sz w:val="20"/>
                <w:szCs w:val="20"/>
              </w:rPr>
            </w:pPr>
            <w:r w:rsidRPr="00F00EDF">
              <w:rPr>
                <w:sz w:val="20"/>
                <w:szCs w:val="20"/>
              </w:rPr>
              <w:t xml:space="preserve">Режим обработки: Демонтаж (Вывод </w:t>
            </w:r>
            <w:r w:rsidR="008E0AA0" w:rsidRPr="00F00EDF">
              <w:rPr>
                <w:sz w:val="20"/>
                <w:szCs w:val="20"/>
              </w:rPr>
              <w:t>ОФ</w:t>
            </w:r>
            <w:r w:rsidRPr="00F00EDF">
              <w:rPr>
                <w:sz w:val="20"/>
                <w:szCs w:val="20"/>
              </w:rPr>
              <w:t>).</w:t>
            </w:r>
          </w:p>
        </w:tc>
      </w:tr>
      <w:tr w:rsidR="00443B8C" w:rsidRPr="00F00EDF" w14:paraId="3C6CF5F5" w14:textId="77777777" w:rsidTr="007A1499">
        <w:trPr>
          <w:trHeight w:val="454"/>
        </w:trPr>
        <w:tc>
          <w:tcPr>
            <w:tcW w:w="2640" w:type="dxa"/>
            <w:vAlign w:val="center"/>
          </w:tcPr>
          <w:p w14:paraId="341D0D26" w14:textId="77777777" w:rsidR="00443B8C" w:rsidRPr="00F00EDF" w:rsidRDefault="00443B8C">
            <w:pPr>
              <w:pStyle w:val="afff4"/>
              <w:widowControl w:val="0"/>
              <w:rPr>
                <w:sz w:val="20"/>
                <w:szCs w:val="20"/>
              </w:rPr>
            </w:pPr>
            <w:r w:rsidRPr="00F00EDF">
              <w:rPr>
                <w:sz w:val="20"/>
                <w:szCs w:val="20"/>
              </w:rPr>
              <w:t>Единица оборудования</w:t>
            </w:r>
          </w:p>
        </w:tc>
        <w:tc>
          <w:tcPr>
            <w:tcW w:w="1296" w:type="dxa"/>
            <w:vAlign w:val="center"/>
          </w:tcPr>
          <w:p w14:paraId="598E42D8" w14:textId="77777777" w:rsidR="00443B8C" w:rsidRPr="00F00EDF" w:rsidRDefault="00443B8C">
            <w:pPr>
              <w:pStyle w:val="afff4"/>
              <w:widowControl w:val="0"/>
              <w:rPr>
                <w:sz w:val="20"/>
                <w:szCs w:val="20"/>
              </w:rPr>
            </w:pPr>
            <w:r w:rsidRPr="00F00EDF">
              <w:rPr>
                <w:sz w:val="20"/>
                <w:szCs w:val="20"/>
              </w:rPr>
              <w:t>CHAR 18</w:t>
            </w:r>
          </w:p>
        </w:tc>
        <w:tc>
          <w:tcPr>
            <w:tcW w:w="1730" w:type="dxa"/>
            <w:vAlign w:val="center"/>
          </w:tcPr>
          <w:p w14:paraId="41A742B8"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48B7560C" w14:textId="77777777" w:rsidR="00443B8C" w:rsidRPr="00F00EDF" w:rsidRDefault="00443B8C">
            <w:pPr>
              <w:pStyle w:val="afff4"/>
              <w:widowControl w:val="0"/>
              <w:rPr>
                <w:sz w:val="20"/>
                <w:szCs w:val="20"/>
              </w:rPr>
            </w:pPr>
            <w:r w:rsidRPr="00F00EDF">
              <w:rPr>
                <w:sz w:val="20"/>
                <w:szCs w:val="20"/>
              </w:rPr>
              <w:t>Номер единицы оборудования.</w:t>
            </w:r>
          </w:p>
        </w:tc>
      </w:tr>
      <w:tr w:rsidR="00443B8C" w:rsidRPr="00F00EDF" w14:paraId="5A169D0B" w14:textId="77777777" w:rsidTr="007A1499">
        <w:trPr>
          <w:trHeight w:val="454"/>
        </w:trPr>
        <w:tc>
          <w:tcPr>
            <w:tcW w:w="2640" w:type="dxa"/>
            <w:vAlign w:val="center"/>
          </w:tcPr>
          <w:p w14:paraId="3B248B8D" w14:textId="77777777" w:rsidR="00443B8C" w:rsidRPr="00F00EDF" w:rsidRDefault="00443B8C">
            <w:pPr>
              <w:pStyle w:val="afff4"/>
              <w:widowControl w:val="0"/>
              <w:rPr>
                <w:sz w:val="20"/>
                <w:szCs w:val="20"/>
              </w:rPr>
            </w:pPr>
            <w:r w:rsidRPr="00F00EDF">
              <w:rPr>
                <w:sz w:val="20"/>
                <w:szCs w:val="20"/>
              </w:rPr>
              <w:t>Материал</w:t>
            </w:r>
          </w:p>
        </w:tc>
        <w:tc>
          <w:tcPr>
            <w:tcW w:w="1296" w:type="dxa"/>
            <w:vAlign w:val="center"/>
          </w:tcPr>
          <w:p w14:paraId="040A6802" w14:textId="77777777" w:rsidR="00443B8C" w:rsidRPr="00F00EDF" w:rsidRDefault="00443B8C">
            <w:pPr>
              <w:pStyle w:val="afff4"/>
              <w:widowControl w:val="0"/>
              <w:rPr>
                <w:sz w:val="20"/>
                <w:szCs w:val="20"/>
              </w:rPr>
            </w:pPr>
            <w:r w:rsidRPr="00F00EDF">
              <w:rPr>
                <w:sz w:val="20"/>
                <w:szCs w:val="20"/>
              </w:rPr>
              <w:t>CHAR 18</w:t>
            </w:r>
          </w:p>
        </w:tc>
        <w:tc>
          <w:tcPr>
            <w:tcW w:w="1730" w:type="dxa"/>
            <w:vAlign w:val="center"/>
          </w:tcPr>
          <w:p w14:paraId="1E44C8A7"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4FD283C9" w14:textId="77777777" w:rsidR="00443B8C" w:rsidRPr="00F00EDF" w:rsidRDefault="00443B8C">
            <w:pPr>
              <w:pStyle w:val="afff4"/>
              <w:widowControl w:val="0"/>
              <w:rPr>
                <w:sz w:val="20"/>
                <w:szCs w:val="20"/>
              </w:rPr>
            </w:pPr>
            <w:r w:rsidRPr="00F00EDF">
              <w:rPr>
                <w:sz w:val="20"/>
                <w:szCs w:val="20"/>
              </w:rPr>
              <w:t>Заполняется автоматически из данных ЕО.</w:t>
            </w:r>
          </w:p>
        </w:tc>
      </w:tr>
      <w:tr w:rsidR="00443B8C" w:rsidRPr="00F00EDF" w14:paraId="3FBAB336" w14:textId="77777777" w:rsidTr="007A1499">
        <w:trPr>
          <w:trHeight w:val="454"/>
        </w:trPr>
        <w:tc>
          <w:tcPr>
            <w:tcW w:w="2640" w:type="dxa"/>
            <w:vAlign w:val="center"/>
          </w:tcPr>
          <w:p w14:paraId="3093A5D5" w14:textId="77777777" w:rsidR="00443B8C" w:rsidRPr="00F00EDF" w:rsidRDefault="00443B8C">
            <w:pPr>
              <w:pStyle w:val="afff4"/>
              <w:widowControl w:val="0"/>
              <w:rPr>
                <w:sz w:val="20"/>
                <w:szCs w:val="20"/>
              </w:rPr>
            </w:pPr>
            <w:r w:rsidRPr="00F00EDF">
              <w:rPr>
                <w:sz w:val="20"/>
                <w:szCs w:val="20"/>
              </w:rPr>
              <w:t>Серийный номер</w:t>
            </w:r>
          </w:p>
        </w:tc>
        <w:tc>
          <w:tcPr>
            <w:tcW w:w="1296" w:type="dxa"/>
            <w:vAlign w:val="center"/>
          </w:tcPr>
          <w:p w14:paraId="2B4DB95E" w14:textId="77777777" w:rsidR="00443B8C" w:rsidRPr="00F00EDF" w:rsidRDefault="00443B8C">
            <w:pPr>
              <w:pStyle w:val="afff4"/>
              <w:widowControl w:val="0"/>
              <w:rPr>
                <w:sz w:val="20"/>
                <w:szCs w:val="20"/>
              </w:rPr>
            </w:pPr>
            <w:r w:rsidRPr="00F00EDF">
              <w:rPr>
                <w:sz w:val="20"/>
                <w:szCs w:val="20"/>
              </w:rPr>
              <w:t>CHAR 18</w:t>
            </w:r>
          </w:p>
        </w:tc>
        <w:tc>
          <w:tcPr>
            <w:tcW w:w="1730" w:type="dxa"/>
            <w:vAlign w:val="center"/>
          </w:tcPr>
          <w:p w14:paraId="5FCD0E95"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58B55640" w14:textId="77777777" w:rsidR="00443B8C" w:rsidRPr="00F00EDF" w:rsidRDefault="00443B8C">
            <w:pPr>
              <w:pStyle w:val="afff4"/>
              <w:widowControl w:val="0"/>
              <w:rPr>
                <w:sz w:val="20"/>
                <w:szCs w:val="20"/>
              </w:rPr>
            </w:pPr>
            <w:r w:rsidRPr="00F00EDF">
              <w:rPr>
                <w:sz w:val="20"/>
                <w:szCs w:val="20"/>
              </w:rPr>
              <w:t>Заполняется автоматически из данных ЕО.</w:t>
            </w:r>
          </w:p>
        </w:tc>
      </w:tr>
      <w:tr w:rsidR="00443B8C" w:rsidRPr="00F00EDF" w14:paraId="5C623105" w14:textId="77777777" w:rsidTr="007A1499">
        <w:trPr>
          <w:trHeight w:val="454"/>
        </w:trPr>
        <w:tc>
          <w:tcPr>
            <w:tcW w:w="2640" w:type="dxa"/>
            <w:vAlign w:val="center"/>
          </w:tcPr>
          <w:p w14:paraId="7879EFE9" w14:textId="77777777" w:rsidR="00443B8C" w:rsidRPr="00F00EDF" w:rsidRDefault="00443B8C">
            <w:pPr>
              <w:pStyle w:val="afff4"/>
              <w:widowControl w:val="0"/>
              <w:rPr>
                <w:sz w:val="20"/>
                <w:szCs w:val="20"/>
              </w:rPr>
            </w:pPr>
            <w:r w:rsidRPr="00F00EDF">
              <w:rPr>
                <w:sz w:val="20"/>
                <w:szCs w:val="20"/>
              </w:rPr>
              <w:t>Завод</w:t>
            </w:r>
          </w:p>
        </w:tc>
        <w:tc>
          <w:tcPr>
            <w:tcW w:w="1296" w:type="dxa"/>
            <w:vAlign w:val="center"/>
          </w:tcPr>
          <w:p w14:paraId="78F5C0EA" w14:textId="77777777" w:rsidR="00443B8C" w:rsidRPr="00F00EDF" w:rsidRDefault="00443B8C">
            <w:pPr>
              <w:pStyle w:val="afff4"/>
              <w:widowControl w:val="0"/>
              <w:rPr>
                <w:sz w:val="20"/>
                <w:szCs w:val="20"/>
              </w:rPr>
            </w:pPr>
            <w:r w:rsidRPr="00F00EDF">
              <w:rPr>
                <w:sz w:val="20"/>
                <w:szCs w:val="20"/>
              </w:rPr>
              <w:t>CHAR 4</w:t>
            </w:r>
          </w:p>
        </w:tc>
        <w:tc>
          <w:tcPr>
            <w:tcW w:w="1730" w:type="dxa"/>
            <w:vAlign w:val="center"/>
          </w:tcPr>
          <w:p w14:paraId="06F6DA35"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471DC6D8" w14:textId="77777777" w:rsidR="00443B8C" w:rsidRPr="00F00EDF" w:rsidRDefault="00443B8C">
            <w:pPr>
              <w:pStyle w:val="afff4"/>
              <w:widowControl w:val="0"/>
              <w:rPr>
                <w:sz w:val="20"/>
                <w:szCs w:val="20"/>
              </w:rPr>
            </w:pPr>
            <w:r w:rsidRPr="00F00EDF">
              <w:rPr>
                <w:sz w:val="20"/>
                <w:szCs w:val="20"/>
              </w:rPr>
              <w:t>Заполняется автоматически из постоянных данных пользователя.</w:t>
            </w:r>
          </w:p>
        </w:tc>
      </w:tr>
      <w:tr w:rsidR="00443B8C" w:rsidRPr="00F00EDF" w14:paraId="022CCFEB" w14:textId="77777777" w:rsidTr="007A1499">
        <w:trPr>
          <w:trHeight w:val="454"/>
        </w:trPr>
        <w:tc>
          <w:tcPr>
            <w:tcW w:w="2640" w:type="dxa"/>
            <w:vAlign w:val="center"/>
          </w:tcPr>
          <w:p w14:paraId="3DFF83E1" w14:textId="77777777" w:rsidR="00443B8C" w:rsidRPr="00F00EDF" w:rsidRDefault="00443B8C">
            <w:pPr>
              <w:pStyle w:val="afff4"/>
              <w:widowControl w:val="0"/>
              <w:rPr>
                <w:sz w:val="20"/>
                <w:szCs w:val="20"/>
              </w:rPr>
            </w:pPr>
            <w:r w:rsidRPr="00F00EDF">
              <w:rPr>
                <w:sz w:val="20"/>
                <w:szCs w:val="20"/>
              </w:rPr>
              <w:t>Склад</w:t>
            </w:r>
          </w:p>
        </w:tc>
        <w:tc>
          <w:tcPr>
            <w:tcW w:w="1296" w:type="dxa"/>
            <w:vAlign w:val="center"/>
          </w:tcPr>
          <w:p w14:paraId="0E731A45" w14:textId="77777777" w:rsidR="00443B8C" w:rsidRPr="00F00EDF" w:rsidRDefault="00443B8C">
            <w:pPr>
              <w:pStyle w:val="afff4"/>
              <w:widowControl w:val="0"/>
              <w:rPr>
                <w:sz w:val="20"/>
                <w:szCs w:val="20"/>
              </w:rPr>
            </w:pPr>
            <w:r w:rsidRPr="00F00EDF">
              <w:rPr>
                <w:sz w:val="20"/>
                <w:szCs w:val="20"/>
              </w:rPr>
              <w:t>CHAR 4</w:t>
            </w:r>
          </w:p>
        </w:tc>
        <w:tc>
          <w:tcPr>
            <w:tcW w:w="1730" w:type="dxa"/>
            <w:vAlign w:val="center"/>
          </w:tcPr>
          <w:p w14:paraId="70C38023"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1717ABF7" w14:textId="330EA75B" w:rsidR="00443B8C" w:rsidRPr="00F00EDF" w:rsidRDefault="00443B8C">
            <w:pPr>
              <w:pStyle w:val="afff4"/>
              <w:widowControl w:val="0"/>
              <w:rPr>
                <w:sz w:val="20"/>
                <w:szCs w:val="20"/>
              </w:rPr>
            </w:pPr>
            <w:r w:rsidRPr="00F00EDF">
              <w:rPr>
                <w:sz w:val="20"/>
                <w:szCs w:val="20"/>
              </w:rPr>
              <w:t xml:space="preserve">Склад хранения </w:t>
            </w:r>
            <w:r w:rsidR="008E0AA0" w:rsidRPr="00F00EDF">
              <w:rPr>
                <w:sz w:val="20"/>
                <w:szCs w:val="20"/>
              </w:rPr>
              <w:t>ОФ</w:t>
            </w:r>
            <w:r w:rsidRPr="00F00EDF">
              <w:rPr>
                <w:sz w:val="20"/>
                <w:szCs w:val="20"/>
              </w:rPr>
              <w:t xml:space="preserve">. </w:t>
            </w:r>
            <w:r w:rsidR="00F92EA6" w:rsidRPr="00F00EDF">
              <w:rPr>
                <w:sz w:val="20"/>
                <w:szCs w:val="20"/>
              </w:rPr>
              <w:t>Из справочника, либо автоматически из резервирования заказа ТОРО</w:t>
            </w:r>
          </w:p>
        </w:tc>
      </w:tr>
      <w:tr w:rsidR="00443B8C" w:rsidRPr="00F00EDF" w14:paraId="6DB932F6" w14:textId="77777777" w:rsidTr="007A1499">
        <w:trPr>
          <w:trHeight w:val="454"/>
        </w:trPr>
        <w:tc>
          <w:tcPr>
            <w:tcW w:w="2640" w:type="dxa"/>
            <w:vAlign w:val="center"/>
          </w:tcPr>
          <w:p w14:paraId="0C310BCB" w14:textId="77777777" w:rsidR="00443B8C" w:rsidRPr="00F00EDF" w:rsidRDefault="00443B8C">
            <w:pPr>
              <w:pStyle w:val="afff4"/>
              <w:widowControl w:val="0"/>
              <w:rPr>
                <w:sz w:val="20"/>
                <w:szCs w:val="20"/>
              </w:rPr>
            </w:pPr>
            <w:r w:rsidRPr="00F00EDF">
              <w:rPr>
                <w:sz w:val="20"/>
                <w:szCs w:val="20"/>
              </w:rPr>
              <w:t>Вид движения</w:t>
            </w:r>
          </w:p>
        </w:tc>
        <w:tc>
          <w:tcPr>
            <w:tcW w:w="1296" w:type="dxa"/>
            <w:vAlign w:val="center"/>
          </w:tcPr>
          <w:p w14:paraId="509E1EAC" w14:textId="77777777" w:rsidR="00443B8C" w:rsidRPr="00F00EDF" w:rsidRDefault="00443B8C">
            <w:pPr>
              <w:pStyle w:val="afff4"/>
              <w:widowControl w:val="0"/>
              <w:rPr>
                <w:sz w:val="20"/>
                <w:szCs w:val="20"/>
              </w:rPr>
            </w:pPr>
            <w:r w:rsidRPr="00F00EDF">
              <w:rPr>
                <w:sz w:val="20"/>
                <w:szCs w:val="20"/>
              </w:rPr>
              <w:t>CHAR 3</w:t>
            </w:r>
          </w:p>
        </w:tc>
        <w:tc>
          <w:tcPr>
            <w:tcW w:w="1730" w:type="dxa"/>
            <w:vAlign w:val="center"/>
          </w:tcPr>
          <w:p w14:paraId="5D0B9898"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4A4C572D" w14:textId="6BF68680" w:rsidR="00443B8C" w:rsidRPr="00F00EDF" w:rsidRDefault="00443B8C">
            <w:pPr>
              <w:pStyle w:val="afff4"/>
              <w:widowControl w:val="0"/>
              <w:rPr>
                <w:sz w:val="20"/>
                <w:szCs w:val="20"/>
              </w:rPr>
            </w:pPr>
            <w:r w:rsidRPr="00F00EDF">
              <w:rPr>
                <w:sz w:val="20"/>
                <w:szCs w:val="20"/>
              </w:rPr>
              <w:t xml:space="preserve">«Z15 – </w:t>
            </w:r>
            <w:r w:rsidR="00F92EA6" w:rsidRPr="00F00EDF">
              <w:rPr>
                <w:sz w:val="20"/>
                <w:szCs w:val="20"/>
              </w:rPr>
              <w:t xml:space="preserve">Поступление </w:t>
            </w:r>
            <w:r w:rsidRPr="00F00EDF">
              <w:rPr>
                <w:sz w:val="20"/>
                <w:szCs w:val="20"/>
              </w:rPr>
              <w:t xml:space="preserve">в </w:t>
            </w:r>
            <w:r w:rsidR="008E0AA0" w:rsidRPr="00F00EDF">
              <w:rPr>
                <w:sz w:val="20"/>
                <w:szCs w:val="20"/>
              </w:rPr>
              <w:t>ОФ</w:t>
            </w:r>
            <w:r w:rsidRPr="00F00EDF">
              <w:rPr>
                <w:sz w:val="20"/>
                <w:szCs w:val="20"/>
              </w:rPr>
              <w:t>»</w:t>
            </w:r>
            <w:r w:rsidR="00F92EA6" w:rsidRPr="00F00EDF">
              <w:rPr>
                <w:sz w:val="20"/>
                <w:szCs w:val="20"/>
              </w:rPr>
              <w:t>. Определяется автоматически на основе резервирования заказа ТОРО</w:t>
            </w:r>
          </w:p>
        </w:tc>
      </w:tr>
      <w:tr w:rsidR="00443B8C" w:rsidRPr="00F00EDF" w14:paraId="066789D2" w14:textId="77777777" w:rsidTr="007A1499">
        <w:trPr>
          <w:trHeight w:val="454"/>
        </w:trPr>
        <w:tc>
          <w:tcPr>
            <w:tcW w:w="2640" w:type="dxa"/>
            <w:vAlign w:val="center"/>
          </w:tcPr>
          <w:p w14:paraId="74E4EA7F" w14:textId="77777777" w:rsidR="00443B8C" w:rsidRPr="00F00EDF" w:rsidRDefault="00443B8C">
            <w:pPr>
              <w:pStyle w:val="afff4"/>
              <w:widowControl w:val="0"/>
              <w:rPr>
                <w:sz w:val="20"/>
                <w:szCs w:val="20"/>
              </w:rPr>
            </w:pPr>
            <w:r w:rsidRPr="00F00EDF">
              <w:rPr>
                <w:sz w:val="20"/>
                <w:szCs w:val="20"/>
              </w:rPr>
              <w:t>Дата демонтажа</w:t>
            </w:r>
          </w:p>
        </w:tc>
        <w:tc>
          <w:tcPr>
            <w:tcW w:w="1296" w:type="dxa"/>
            <w:vAlign w:val="center"/>
          </w:tcPr>
          <w:p w14:paraId="0D04EFF8" w14:textId="77777777" w:rsidR="00443B8C" w:rsidRPr="00F00EDF" w:rsidRDefault="00443B8C">
            <w:pPr>
              <w:pStyle w:val="afff4"/>
              <w:widowControl w:val="0"/>
              <w:rPr>
                <w:sz w:val="20"/>
                <w:szCs w:val="20"/>
              </w:rPr>
            </w:pPr>
            <w:r w:rsidRPr="00F00EDF">
              <w:rPr>
                <w:sz w:val="20"/>
                <w:szCs w:val="20"/>
              </w:rPr>
              <w:t>DATS 10</w:t>
            </w:r>
          </w:p>
        </w:tc>
        <w:tc>
          <w:tcPr>
            <w:tcW w:w="1730" w:type="dxa"/>
            <w:vAlign w:val="center"/>
          </w:tcPr>
          <w:p w14:paraId="1176AAE1"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10862C8B" w14:textId="6B92CC71" w:rsidR="00443B8C" w:rsidRPr="00F00EDF" w:rsidRDefault="00443B8C">
            <w:pPr>
              <w:pStyle w:val="afff4"/>
              <w:widowControl w:val="0"/>
              <w:rPr>
                <w:sz w:val="20"/>
                <w:szCs w:val="20"/>
              </w:rPr>
            </w:pPr>
            <w:r w:rsidRPr="00F00EDF">
              <w:rPr>
                <w:sz w:val="20"/>
                <w:szCs w:val="20"/>
              </w:rPr>
              <w:t>Дата демонтажа</w:t>
            </w:r>
          </w:p>
        </w:tc>
      </w:tr>
      <w:tr w:rsidR="00443B8C" w:rsidRPr="00F00EDF" w14:paraId="4B82613A" w14:textId="77777777" w:rsidTr="007A1499">
        <w:trPr>
          <w:trHeight w:val="454"/>
        </w:trPr>
        <w:tc>
          <w:tcPr>
            <w:tcW w:w="2640" w:type="dxa"/>
            <w:vAlign w:val="center"/>
          </w:tcPr>
          <w:p w14:paraId="4D1EEF0A" w14:textId="77777777" w:rsidR="00443B8C" w:rsidRPr="00F00EDF" w:rsidRDefault="00443B8C">
            <w:pPr>
              <w:pStyle w:val="afff4"/>
              <w:widowControl w:val="0"/>
              <w:rPr>
                <w:sz w:val="20"/>
                <w:szCs w:val="20"/>
              </w:rPr>
            </w:pPr>
            <w:r w:rsidRPr="00F00EDF">
              <w:rPr>
                <w:sz w:val="20"/>
                <w:szCs w:val="20"/>
              </w:rPr>
              <w:t>Техническое место</w:t>
            </w:r>
          </w:p>
        </w:tc>
        <w:tc>
          <w:tcPr>
            <w:tcW w:w="1296" w:type="dxa"/>
            <w:vAlign w:val="center"/>
          </w:tcPr>
          <w:p w14:paraId="36C543DA" w14:textId="77777777" w:rsidR="00443B8C" w:rsidRPr="00F00EDF" w:rsidRDefault="00443B8C">
            <w:pPr>
              <w:pStyle w:val="afff4"/>
              <w:widowControl w:val="0"/>
              <w:rPr>
                <w:sz w:val="20"/>
                <w:szCs w:val="20"/>
              </w:rPr>
            </w:pPr>
            <w:r w:rsidRPr="00F00EDF">
              <w:rPr>
                <w:sz w:val="20"/>
                <w:szCs w:val="20"/>
              </w:rPr>
              <w:t>CHAR 30</w:t>
            </w:r>
          </w:p>
        </w:tc>
        <w:tc>
          <w:tcPr>
            <w:tcW w:w="1730" w:type="dxa"/>
            <w:vAlign w:val="center"/>
          </w:tcPr>
          <w:p w14:paraId="48C8C747"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5991DAC3" w14:textId="77777777" w:rsidR="00443B8C" w:rsidRPr="00F00EDF" w:rsidRDefault="00443B8C">
            <w:pPr>
              <w:pStyle w:val="afff4"/>
              <w:widowControl w:val="0"/>
              <w:rPr>
                <w:sz w:val="20"/>
                <w:szCs w:val="20"/>
              </w:rPr>
            </w:pPr>
            <w:r w:rsidRPr="00F00EDF">
              <w:rPr>
                <w:sz w:val="20"/>
                <w:szCs w:val="20"/>
              </w:rPr>
              <w:t>Заполнится автоматически из данных ЕО.</w:t>
            </w:r>
          </w:p>
        </w:tc>
      </w:tr>
      <w:tr w:rsidR="00443B8C" w:rsidRPr="00F00EDF" w14:paraId="0E6E87D6" w14:textId="77777777" w:rsidTr="007A1499">
        <w:trPr>
          <w:trHeight w:val="454"/>
        </w:trPr>
        <w:tc>
          <w:tcPr>
            <w:tcW w:w="10166" w:type="dxa"/>
            <w:gridSpan w:val="4"/>
            <w:vAlign w:val="center"/>
          </w:tcPr>
          <w:p w14:paraId="63D8C79C" w14:textId="77777777" w:rsidR="00443B8C" w:rsidRPr="00F00EDF" w:rsidRDefault="00443B8C">
            <w:pPr>
              <w:pStyle w:val="afff4"/>
              <w:widowControl w:val="0"/>
              <w:rPr>
                <w:b/>
                <w:sz w:val="20"/>
                <w:szCs w:val="20"/>
              </w:rPr>
            </w:pPr>
            <w:r w:rsidRPr="00F00EDF">
              <w:rPr>
                <w:b/>
                <w:sz w:val="20"/>
                <w:szCs w:val="20"/>
              </w:rPr>
              <w:t>Документ материала</w:t>
            </w:r>
          </w:p>
        </w:tc>
      </w:tr>
      <w:tr w:rsidR="00443B8C" w:rsidRPr="00F00EDF" w14:paraId="2A25DD62" w14:textId="77777777" w:rsidTr="007A1499">
        <w:trPr>
          <w:trHeight w:val="454"/>
        </w:trPr>
        <w:tc>
          <w:tcPr>
            <w:tcW w:w="2640" w:type="dxa"/>
            <w:vAlign w:val="center"/>
          </w:tcPr>
          <w:p w14:paraId="415DE041" w14:textId="77777777" w:rsidR="00443B8C" w:rsidRPr="00F00EDF" w:rsidRDefault="00443B8C">
            <w:pPr>
              <w:pStyle w:val="afff4"/>
              <w:widowControl w:val="0"/>
              <w:rPr>
                <w:sz w:val="20"/>
                <w:szCs w:val="20"/>
              </w:rPr>
            </w:pPr>
            <w:r w:rsidRPr="00F00EDF">
              <w:rPr>
                <w:sz w:val="20"/>
                <w:szCs w:val="20"/>
              </w:rPr>
              <w:t>Дата документа</w:t>
            </w:r>
          </w:p>
        </w:tc>
        <w:tc>
          <w:tcPr>
            <w:tcW w:w="1296" w:type="dxa"/>
            <w:vAlign w:val="center"/>
          </w:tcPr>
          <w:p w14:paraId="4970EA57" w14:textId="77777777" w:rsidR="00443B8C" w:rsidRPr="00F00EDF" w:rsidRDefault="00443B8C">
            <w:pPr>
              <w:pStyle w:val="afff4"/>
              <w:widowControl w:val="0"/>
              <w:rPr>
                <w:sz w:val="20"/>
                <w:szCs w:val="20"/>
              </w:rPr>
            </w:pPr>
            <w:r w:rsidRPr="00F00EDF">
              <w:rPr>
                <w:sz w:val="20"/>
                <w:szCs w:val="20"/>
              </w:rPr>
              <w:t>DATS 10</w:t>
            </w:r>
          </w:p>
        </w:tc>
        <w:tc>
          <w:tcPr>
            <w:tcW w:w="1730" w:type="dxa"/>
            <w:vAlign w:val="center"/>
          </w:tcPr>
          <w:p w14:paraId="0BDAE573"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67A11815" w14:textId="79B9F346" w:rsidR="00443B8C" w:rsidRPr="00F00EDF" w:rsidRDefault="00443B8C">
            <w:pPr>
              <w:pStyle w:val="afff4"/>
              <w:widowControl w:val="0"/>
              <w:rPr>
                <w:sz w:val="20"/>
                <w:szCs w:val="20"/>
              </w:rPr>
            </w:pPr>
            <w:r w:rsidRPr="00F00EDF">
              <w:rPr>
                <w:sz w:val="20"/>
                <w:szCs w:val="20"/>
              </w:rPr>
              <w:t>Дата документа</w:t>
            </w:r>
          </w:p>
        </w:tc>
      </w:tr>
      <w:tr w:rsidR="00443B8C" w:rsidRPr="00F00EDF" w14:paraId="5AB8ED93" w14:textId="77777777" w:rsidTr="007A1499">
        <w:trPr>
          <w:trHeight w:val="454"/>
        </w:trPr>
        <w:tc>
          <w:tcPr>
            <w:tcW w:w="2640" w:type="dxa"/>
            <w:vAlign w:val="center"/>
          </w:tcPr>
          <w:p w14:paraId="09AAC6D5" w14:textId="77777777" w:rsidR="00443B8C" w:rsidRPr="00F00EDF" w:rsidRDefault="00443B8C">
            <w:pPr>
              <w:pStyle w:val="afff4"/>
              <w:widowControl w:val="0"/>
              <w:rPr>
                <w:sz w:val="20"/>
                <w:szCs w:val="20"/>
              </w:rPr>
            </w:pPr>
            <w:r w:rsidRPr="00F00EDF">
              <w:rPr>
                <w:sz w:val="20"/>
                <w:szCs w:val="20"/>
              </w:rPr>
              <w:t>Дата проводки</w:t>
            </w:r>
          </w:p>
        </w:tc>
        <w:tc>
          <w:tcPr>
            <w:tcW w:w="1296" w:type="dxa"/>
            <w:vAlign w:val="center"/>
          </w:tcPr>
          <w:p w14:paraId="779A7EC4" w14:textId="77777777" w:rsidR="00443B8C" w:rsidRPr="00F00EDF" w:rsidRDefault="00443B8C">
            <w:pPr>
              <w:pStyle w:val="afff4"/>
              <w:widowControl w:val="0"/>
              <w:rPr>
                <w:sz w:val="20"/>
                <w:szCs w:val="20"/>
              </w:rPr>
            </w:pPr>
            <w:r w:rsidRPr="00F00EDF">
              <w:rPr>
                <w:sz w:val="20"/>
                <w:szCs w:val="20"/>
              </w:rPr>
              <w:t>DATS 10</w:t>
            </w:r>
          </w:p>
        </w:tc>
        <w:tc>
          <w:tcPr>
            <w:tcW w:w="1730" w:type="dxa"/>
            <w:vAlign w:val="center"/>
          </w:tcPr>
          <w:p w14:paraId="7CFE178A"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3ADA1087" w14:textId="6DB6B7BE" w:rsidR="00443B8C" w:rsidRPr="00F00EDF" w:rsidRDefault="00443B8C">
            <w:pPr>
              <w:pStyle w:val="afff4"/>
              <w:widowControl w:val="0"/>
              <w:rPr>
                <w:sz w:val="20"/>
                <w:szCs w:val="20"/>
              </w:rPr>
            </w:pPr>
            <w:r w:rsidRPr="00F00EDF">
              <w:rPr>
                <w:sz w:val="20"/>
                <w:szCs w:val="20"/>
              </w:rPr>
              <w:t>Дата проводки</w:t>
            </w:r>
          </w:p>
        </w:tc>
      </w:tr>
      <w:tr w:rsidR="00F92EA6" w:rsidRPr="00F00EDF" w14:paraId="64902360" w14:textId="77777777" w:rsidTr="007A1499">
        <w:trPr>
          <w:trHeight w:val="454"/>
        </w:trPr>
        <w:tc>
          <w:tcPr>
            <w:tcW w:w="2640" w:type="dxa"/>
            <w:vAlign w:val="center"/>
          </w:tcPr>
          <w:p w14:paraId="037EF4C7" w14:textId="77777777" w:rsidR="00F92EA6" w:rsidRPr="00F00EDF" w:rsidRDefault="00F92EA6">
            <w:pPr>
              <w:pStyle w:val="afff4"/>
              <w:widowControl w:val="0"/>
              <w:rPr>
                <w:sz w:val="20"/>
                <w:szCs w:val="20"/>
              </w:rPr>
            </w:pPr>
            <w:r w:rsidRPr="00F00EDF">
              <w:rPr>
                <w:sz w:val="20"/>
                <w:szCs w:val="20"/>
              </w:rPr>
              <w:t>Вид оценки</w:t>
            </w:r>
          </w:p>
        </w:tc>
        <w:tc>
          <w:tcPr>
            <w:tcW w:w="1296" w:type="dxa"/>
            <w:vAlign w:val="center"/>
          </w:tcPr>
          <w:p w14:paraId="388117A3" w14:textId="77777777" w:rsidR="00F92EA6" w:rsidRPr="00F00EDF" w:rsidRDefault="00F92EA6">
            <w:pPr>
              <w:pStyle w:val="afff4"/>
              <w:widowControl w:val="0"/>
              <w:rPr>
                <w:sz w:val="20"/>
                <w:szCs w:val="20"/>
              </w:rPr>
            </w:pPr>
            <w:r w:rsidRPr="00F00EDF">
              <w:rPr>
                <w:sz w:val="20"/>
                <w:szCs w:val="20"/>
              </w:rPr>
              <w:t>CHAR 10</w:t>
            </w:r>
          </w:p>
        </w:tc>
        <w:tc>
          <w:tcPr>
            <w:tcW w:w="1730" w:type="dxa"/>
            <w:vAlign w:val="center"/>
          </w:tcPr>
          <w:p w14:paraId="4B749B89" w14:textId="77777777" w:rsidR="00F92EA6" w:rsidRPr="00F00EDF" w:rsidRDefault="00F92EA6">
            <w:pPr>
              <w:pStyle w:val="afff4"/>
              <w:widowControl w:val="0"/>
              <w:rPr>
                <w:sz w:val="20"/>
                <w:szCs w:val="20"/>
              </w:rPr>
            </w:pPr>
            <w:r w:rsidRPr="00F00EDF">
              <w:rPr>
                <w:sz w:val="20"/>
                <w:szCs w:val="20"/>
              </w:rPr>
              <w:t>Обязательно</w:t>
            </w:r>
          </w:p>
        </w:tc>
        <w:tc>
          <w:tcPr>
            <w:tcW w:w="4500" w:type="dxa"/>
            <w:vAlign w:val="center"/>
          </w:tcPr>
          <w:p w14:paraId="537FB002" w14:textId="24E709A7" w:rsidR="00F92EA6" w:rsidRPr="00F00EDF" w:rsidRDefault="00F92EA6">
            <w:pPr>
              <w:pStyle w:val="afff4"/>
              <w:widowControl w:val="0"/>
              <w:rPr>
                <w:sz w:val="20"/>
                <w:szCs w:val="20"/>
              </w:rPr>
            </w:pPr>
            <w:r w:rsidRPr="00F00EDF">
              <w:rPr>
                <w:sz w:val="20"/>
                <w:szCs w:val="20"/>
              </w:rPr>
              <w:t>Вид оценки «НЕИСПРАВН» либо «ИСПРАВНЫЙ». Заполняется автоматически на основе резервирования заказа ТОРО</w:t>
            </w:r>
          </w:p>
        </w:tc>
      </w:tr>
      <w:tr w:rsidR="00F92EA6" w:rsidRPr="00F00EDF" w14:paraId="4B32E631" w14:textId="77777777" w:rsidTr="007A1499">
        <w:trPr>
          <w:trHeight w:val="454"/>
        </w:trPr>
        <w:tc>
          <w:tcPr>
            <w:tcW w:w="2640" w:type="dxa"/>
            <w:vAlign w:val="center"/>
          </w:tcPr>
          <w:p w14:paraId="08AA143D" w14:textId="77777777" w:rsidR="00F92EA6" w:rsidRPr="00F00EDF" w:rsidRDefault="00F92EA6">
            <w:pPr>
              <w:pStyle w:val="afff4"/>
              <w:widowControl w:val="0"/>
              <w:rPr>
                <w:sz w:val="20"/>
                <w:szCs w:val="20"/>
              </w:rPr>
            </w:pPr>
            <w:r w:rsidRPr="00F00EDF">
              <w:rPr>
                <w:sz w:val="20"/>
                <w:szCs w:val="20"/>
              </w:rPr>
              <w:lastRenderedPageBreak/>
              <w:t>Партия</w:t>
            </w:r>
          </w:p>
        </w:tc>
        <w:tc>
          <w:tcPr>
            <w:tcW w:w="1296" w:type="dxa"/>
            <w:vAlign w:val="center"/>
          </w:tcPr>
          <w:p w14:paraId="7FD70D05" w14:textId="77777777" w:rsidR="00F92EA6" w:rsidRPr="00F00EDF" w:rsidRDefault="00F92EA6">
            <w:pPr>
              <w:pStyle w:val="afff4"/>
              <w:widowControl w:val="0"/>
              <w:rPr>
                <w:sz w:val="20"/>
                <w:szCs w:val="20"/>
              </w:rPr>
            </w:pPr>
            <w:r w:rsidRPr="00F00EDF">
              <w:rPr>
                <w:sz w:val="20"/>
                <w:szCs w:val="20"/>
              </w:rPr>
              <w:t>CHAR 10</w:t>
            </w:r>
          </w:p>
        </w:tc>
        <w:tc>
          <w:tcPr>
            <w:tcW w:w="1730" w:type="dxa"/>
            <w:vAlign w:val="center"/>
          </w:tcPr>
          <w:p w14:paraId="781B871A" w14:textId="77777777" w:rsidR="00F92EA6" w:rsidRPr="00F00EDF" w:rsidRDefault="00F92EA6">
            <w:pPr>
              <w:pStyle w:val="afff4"/>
              <w:widowControl w:val="0"/>
              <w:rPr>
                <w:sz w:val="20"/>
                <w:szCs w:val="20"/>
              </w:rPr>
            </w:pPr>
            <w:r w:rsidRPr="00F00EDF">
              <w:rPr>
                <w:sz w:val="20"/>
                <w:szCs w:val="20"/>
              </w:rPr>
              <w:t>Обязательно</w:t>
            </w:r>
          </w:p>
        </w:tc>
        <w:tc>
          <w:tcPr>
            <w:tcW w:w="4500" w:type="dxa"/>
            <w:vAlign w:val="center"/>
          </w:tcPr>
          <w:p w14:paraId="531AEE40" w14:textId="4E6A0B95" w:rsidR="00F92EA6" w:rsidRPr="00F00EDF" w:rsidRDefault="00F92EA6">
            <w:pPr>
              <w:pStyle w:val="afff4"/>
              <w:widowControl w:val="0"/>
              <w:rPr>
                <w:sz w:val="20"/>
                <w:szCs w:val="20"/>
              </w:rPr>
            </w:pPr>
            <w:r w:rsidRPr="00F00EDF">
              <w:rPr>
                <w:sz w:val="20"/>
                <w:szCs w:val="20"/>
              </w:rPr>
              <w:t>Партия НЕИСПРАВН»</w:t>
            </w:r>
            <w:r w:rsidR="00287829" w:rsidRPr="00F00EDF">
              <w:rPr>
                <w:sz w:val="20"/>
                <w:szCs w:val="20"/>
              </w:rPr>
              <w:t xml:space="preserve"> либо</w:t>
            </w:r>
            <w:r w:rsidRPr="00F00EDF">
              <w:rPr>
                <w:sz w:val="20"/>
                <w:szCs w:val="20"/>
              </w:rPr>
              <w:t xml:space="preserve"> «ИСПРАВНЫЙ». Заполняется автоматически на основе резервирования заказа ТОРО</w:t>
            </w:r>
          </w:p>
        </w:tc>
      </w:tr>
      <w:tr w:rsidR="00443B8C" w:rsidRPr="00F00EDF" w14:paraId="2744023F" w14:textId="77777777" w:rsidTr="007A1499">
        <w:trPr>
          <w:trHeight w:val="454"/>
        </w:trPr>
        <w:tc>
          <w:tcPr>
            <w:tcW w:w="10166" w:type="dxa"/>
            <w:gridSpan w:val="4"/>
            <w:vAlign w:val="center"/>
          </w:tcPr>
          <w:p w14:paraId="7AB5B093" w14:textId="77777777" w:rsidR="00443B8C" w:rsidRPr="00F00EDF" w:rsidRDefault="00443B8C">
            <w:pPr>
              <w:pStyle w:val="afff4"/>
              <w:widowControl w:val="0"/>
              <w:rPr>
                <w:b/>
                <w:sz w:val="20"/>
                <w:szCs w:val="20"/>
              </w:rPr>
            </w:pPr>
            <w:r w:rsidRPr="00F00EDF">
              <w:rPr>
                <w:b/>
                <w:sz w:val="20"/>
                <w:szCs w:val="20"/>
              </w:rPr>
              <w:t>Контировка</w:t>
            </w:r>
          </w:p>
        </w:tc>
      </w:tr>
      <w:tr w:rsidR="00443B8C" w:rsidRPr="00F00EDF" w14:paraId="76D1F795" w14:textId="77777777" w:rsidTr="007A1499">
        <w:trPr>
          <w:trHeight w:val="454"/>
        </w:trPr>
        <w:tc>
          <w:tcPr>
            <w:tcW w:w="2640" w:type="dxa"/>
            <w:vAlign w:val="center"/>
          </w:tcPr>
          <w:p w14:paraId="7716F4B0" w14:textId="77777777" w:rsidR="00443B8C" w:rsidRPr="00F00EDF" w:rsidRDefault="00443B8C">
            <w:pPr>
              <w:pStyle w:val="afff4"/>
              <w:widowControl w:val="0"/>
              <w:rPr>
                <w:sz w:val="20"/>
                <w:szCs w:val="20"/>
              </w:rPr>
            </w:pPr>
            <w:r w:rsidRPr="00F00EDF">
              <w:rPr>
                <w:sz w:val="20"/>
                <w:szCs w:val="20"/>
              </w:rPr>
              <w:t>Заказ</w:t>
            </w:r>
          </w:p>
        </w:tc>
        <w:tc>
          <w:tcPr>
            <w:tcW w:w="1296" w:type="dxa"/>
            <w:vAlign w:val="center"/>
          </w:tcPr>
          <w:p w14:paraId="46B600EB" w14:textId="77777777" w:rsidR="00443B8C" w:rsidRPr="00F00EDF" w:rsidRDefault="00443B8C">
            <w:pPr>
              <w:pStyle w:val="afff4"/>
              <w:widowControl w:val="0"/>
              <w:rPr>
                <w:sz w:val="20"/>
                <w:szCs w:val="20"/>
              </w:rPr>
            </w:pPr>
            <w:r w:rsidRPr="00F00EDF">
              <w:rPr>
                <w:sz w:val="20"/>
                <w:szCs w:val="20"/>
              </w:rPr>
              <w:t>CHAR 12</w:t>
            </w:r>
          </w:p>
        </w:tc>
        <w:tc>
          <w:tcPr>
            <w:tcW w:w="1730" w:type="dxa"/>
            <w:vAlign w:val="center"/>
          </w:tcPr>
          <w:p w14:paraId="4F4E104F" w14:textId="77777777" w:rsidR="00443B8C" w:rsidRPr="00F00EDF" w:rsidRDefault="00443B8C">
            <w:pPr>
              <w:pStyle w:val="afff4"/>
              <w:widowControl w:val="0"/>
              <w:rPr>
                <w:sz w:val="20"/>
                <w:szCs w:val="20"/>
              </w:rPr>
            </w:pPr>
            <w:r w:rsidRPr="00F00EDF">
              <w:rPr>
                <w:sz w:val="20"/>
                <w:szCs w:val="20"/>
              </w:rPr>
              <w:t>Обязательно</w:t>
            </w:r>
          </w:p>
        </w:tc>
        <w:tc>
          <w:tcPr>
            <w:tcW w:w="4500" w:type="dxa"/>
            <w:vAlign w:val="center"/>
          </w:tcPr>
          <w:p w14:paraId="00D497D8" w14:textId="588F20FB" w:rsidR="00443B8C" w:rsidRPr="00F00EDF" w:rsidRDefault="00F92EA6">
            <w:pPr>
              <w:pStyle w:val="afff4"/>
              <w:widowControl w:val="0"/>
              <w:rPr>
                <w:sz w:val="20"/>
                <w:szCs w:val="20"/>
              </w:rPr>
            </w:pPr>
            <w:r w:rsidRPr="00F00EDF">
              <w:rPr>
                <w:sz w:val="20"/>
                <w:szCs w:val="20"/>
              </w:rPr>
              <w:t>Заполняется автоматически на основе резервирования заказа ТОРО</w:t>
            </w:r>
          </w:p>
        </w:tc>
      </w:tr>
    </w:tbl>
    <w:p w14:paraId="7013FF38" w14:textId="6CA86AD2" w:rsidR="00443B8C" w:rsidRPr="00F00EDF" w:rsidRDefault="00443B8C">
      <w:pPr>
        <w:spacing w:after="240" w:line="276" w:lineRule="auto"/>
        <w:rPr>
          <w:rFonts w:cs="Arial"/>
        </w:rPr>
      </w:pPr>
    </w:p>
    <w:p w14:paraId="0F87C71C" w14:textId="2C5F663E" w:rsidR="006A7EC2" w:rsidRPr="00F00EDF" w:rsidRDefault="004066B3">
      <w:pPr>
        <w:pStyle w:val="31"/>
        <w:keepLines/>
        <w:numPr>
          <w:ilvl w:val="2"/>
          <w:numId w:val="8"/>
        </w:numPr>
        <w:spacing w:before="160" w:after="120" w:line="276" w:lineRule="auto"/>
        <w:rPr>
          <w:rFonts w:eastAsiaTheme="majorEastAsia" w:cstheme="majorBidi"/>
          <w:caps w:val="0"/>
          <w:sz w:val="24"/>
          <w:szCs w:val="24"/>
        </w:rPr>
      </w:pPr>
      <w:bookmarkStart w:id="2376" w:name="_Toc68543344"/>
      <w:ins w:id="2377" w:author="Дмитрий Ковтун" w:date="2021-03-12T20:28:00Z">
        <w:r>
          <w:rPr>
            <w:rFonts w:eastAsiaTheme="majorEastAsia" w:cstheme="majorBidi"/>
            <w:caps w:val="0"/>
            <w:sz w:val="24"/>
            <w:szCs w:val="24"/>
          </w:rPr>
          <w:t xml:space="preserve">Данные </w:t>
        </w:r>
      </w:ins>
      <w:del w:id="2378" w:author="Дмитрий Ковтун" w:date="2021-03-12T20:29:00Z">
        <w:r w:rsidR="006A7EC2" w:rsidRPr="00F00EDF" w:rsidDel="004066B3">
          <w:rPr>
            <w:rFonts w:eastAsiaTheme="majorEastAsia" w:cstheme="majorBidi"/>
            <w:caps w:val="0"/>
            <w:sz w:val="24"/>
            <w:szCs w:val="24"/>
          </w:rPr>
          <w:delText xml:space="preserve">Производственный </w:delText>
        </w:r>
      </w:del>
      <w:ins w:id="2379" w:author="Дмитрий Ковтун" w:date="2021-03-12T20:29:00Z">
        <w:r>
          <w:rPr>
            <w:rFonts w:eastAsiaTheme="majorEastAsia" w:cstheme="majorBidi"/>
            <w:caps w:val="0"/>
            <w:sz w:val="24"/>
            <w:szCs w:val="24"/>
          </w:rPr>
          <w:t>п</w:t>
        </w:r>
        <w:r w:rsidRPr="00F00EDF">
          <w:rPr>
            <w:rFonts w:eastAsiaTheme="majorEastAsia" w:cstheme="majorBidi"/>
            <w:caps w:val="0"/>
            <w:sz w:val="24"/>
            <w:szCs w:val="24"/>
          </w:rPr>
          <w:t>роизводственны</w:t>
        </w:r>
        <w:r>
          <w:rPr>
            <w:rFonts w:eastAsiaTheme="majorEastAsia" w:cstheme="majorBidi"/>
            <w:caps w:val="0"/>
            <w:sz w:val="24"/>
            <w:szCs w:val="24"/>
          </w:rPr>
          <w:t>х</w:t>
        </w:r>
        <w:r w:rsidRPr="00F00EDF">
          <w:rPr>
            <w:rFonts w:eastAsiaTheme="majorEastAsia" w:cstheme="majorBidi"/>
            <w:caps w:val="0"/>
            <w:sz w:val="24"/>
            <w:szCs w:val="24"/>
          </w:rPr>
          <w:t xml:space="preserve"> </w:t>
        </w:r>
      </w:ins>
      <w:r w:rsidR="006A7EC2" w:rsidRPr="00F00EDF">
        <w:rPr>
          <w:rFonts w:eastAsiaTheme="majorEastAsia" w:cstheme="majorBidi"/>
          <w:caps w:val="0"/>
          <w:sz w:val="24"/>
          <w:szCs w:val="24"/>
        </w:rPr>
        <w:t>заказ</w:t>
      </w:r>
      <w:ins w:id="2380" w:author="Дмитрий Ковтун" w:date="2021-03-12T20:29:00Z">
        <w:r>
          <w:rPr>
            <w:rFonts w:eastAsiaTheme="majorEastAsia" w:cstheme="majorBidi"/>
            <w:caps w:val="0"/>
            <w:sz w:val="24"/>
            <w:szCs w:val="24"/>
          </w:rPr>
          <w:t>ов</w:t>
        </w:r>
      </w:ins>
      <w:bookmarkEnd w:id="2376"/>
    </w:p>
    <w:p w14:paraId="66EE2C00" w14:textId="77777777" w:rsidR="006A7EC2" w:rsidRPr="00F00EDF" w:rsidRDefault="006A7EC2">
      <w:pPr>
        <w:pStyle w:val="afff5"/>
        <w:ind w:firstLine="708"/>
        <w:rPr>
          <w:rFonts w:ascii="Arial" w:hAnsi="Arial" w:cs="Arial"/>
          <w:sz w:val="24"/>
          <w:szCs w:val="24"/>
        </w:rPr>
      </w:pPr>
      <w:r w:rsidRPr="00F00EDF">
        <w:rPr>
          <w:rFonts w:ascii="Arial" w:hAnsi="Arial" w:cs="Arial"/>
          <w:sz w:val="24"/>
          <w:szCs w:val="24"/>
        </w:rPr>
        <w:t>Производственный заказ является главным объектом данных в процессе контроля и выполнения производственной деятельности. Производственный заказ содержит все данные, имеющие отношение к последовательности операций производственного процесса, материальным компонентам, необходимым ресурсам и затратам.</w:t>
      </w:r>
    </w:p>
    <w:p w14:paraId="558FA7FD" w14:textId="2CF86655" w:rsidR="006A7EC2" w:rsidRPr="00F00EDF" w:rsidRDefault="006A7EC2">
      <w:pPr>
        <w:pStyle w:val="afff5"/>
        <w:ind w:firstLine="708"/>
        <w:rPr>
          <w:rFonts w:ascii="Arial" w:hAnsi="Arial" w:cs="Arial"/>
          <w:sz w:val="24"/>
          <w:szCs w:val="24"/>
        </w:rPr>
        <w:pPrChange w:id="2381" w:author="Дмитрий Ковтун" w:date="2021-03-12T20:19:00Z">
          <w:pPr>
            <w:pStyle w:val="afff5"/>
            <w:ind w:firstLine="0"/>
          </w:pPr>
        </w:pPrChange>
      </w:pPr>
      <w:r w:rsidRPr="00F00EDF">
        <w:rPr>
          <w:rFonts w:ascii="Arial" w:hAnsi="Arial" w:cs="Arial"/>
          <w:sz w:val="24"/>
          <w:szCs w:val="24"/>
        </w:rPr>
        <w:t>Ниже приведено описание основных атрибутов и основных полей, заполняем</w:t>
      </w:r>
      <w:r w:rsidR="00CA7ABE" w:rsidRPr="00F00EDF">
        <w:rPr>
          <w:rFonts w:ascii="Arial" w:hAnsi="Arial" w:cs="Arial"/>
          <w:sz w:val="24"/>
          <w:szCs w:val="24"/>
        </w:rPr>
        <w:t xml:space="preserve">ых в производственных заказах. </w:t>
      </w:r>
    </w:p>
    <w:p w14:paraId="507A9BE0" w14:textId="19F72859" w:rsidR="00AE16FA" w:rsidRPr="00F00EDF" w:rsidRDefault="00AE16FA" w:rsidP="00632245">
      <w:pPr>
        <w:pStyle w:val="Tabname"/>
        <w:keepNext/>
        <w:rPr>
          <w:rFonts w:cs="Arial"/>
          <w:sz w:val="22"/>
          <w:szCs w:val="22"/>
        </w:rPr>
      </w:pPr>
      <w:r w:rsidRPr="00F00EDF">
        <w:rPr>
          <w:rFonts w:cs="Arial"/>
          <w:sz w:val="22"/>
          <w:szCs w:val="22"/>
        </w:rPr>
        <w:t>Таблица 20. Виды заказов и диапазон номеров</w:t>
      </w:r>
    </w:p>
    <w:tbl>
      <w:tblPr>
        <w:tblW w:w="5000" w:type="pct"/>
        <w:shd w:val="clear" w:color="auto" w:fill="FFFFFF"/>
        <w:tblCellMar>
          <w:left w:w="0" w:type="dxa"/>
          <w:right w:w="0" w:type="dxa"/>
        </w:tblCellMar>
        <w:tblLook w:val="04A0" w:firstRow="1" w:lastRow="0" w:firstColumn="1" w:lastColumn="0" w:noHBand="0" w:noVBand="1"/>
      </w:tblPr>
      <w:tblGrid>
        <w:gridCol w:w="1305"/>
        <w:gridCol w:w="3655"/>
        <w:gridCol w:w="5221"/>
      </w:tblGrid>
      <w:tr w:rsidR="00AE16FA" w:rsidRPr="00F00EDF" w14:paraId="393F0E7B" w14:textId="77777777" w:rsidTr="005649DF">
        <w:trPr>
          <w:trHeight w:val="397"/>
        </w:trPr>
        <w:tc>
          <w:tcPr>
            <w:tcW w:w="510" w:type="pct"/>
            <w:tcBorders>
              <w:top w:val="single" w:sz="12" w:space="0" w:color="auto"/>
              <w:left w:val="single" w:sz="12" w:space="0" w:color="auto"/>
              <w:bottom w:val="single" w:sz="4" w:space="0" w:color="auto"/>
              <w:right w:val="single" w:sz="8" w:space="0" w:color="auto"/>
            </w:tcBorders>
            <w:shd w:val="clear" w:color="auto" w:fill="FFC000"/>
            <w:tcMar>
              <w:top w:w="0" w:type="dxa"/>
              <w:left w:w="108" w:type="dxa"/>
              <w:bottom w:w="0" w:type="dxa"/>
              <w:right w:w="108" w:type="dxa"/>
            </w:tcMar>
            <w:vAlign w:val="center"/>
            <w:hideMark/>
          </w:tcPr>
          <w:p w14:paraId="2AA0AC64" w14:textId="77777777" w:rsidR="00AE16FA" w:rsidRPr="00F00EDF" w:rsidRDefault="00AE16FA"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b/>
                <w:bCs/>
                <w:color w:val="000000"/>
                <w:sz w:val="20"/>
                <w:szCs w:val="20"/>
              </w:rPr>
              <w:t>Вид заказа</w:t>
            </w:r>
          </w:p>
        </w:tc>
        <w:tc>
          <w:tcPr>
            <w:tcW w:w="1429" w:type="pct"/>
            <w:tcBorders>
              <w:top w:val="single" w:sz="12" w:space="0" w:color="auto"/>
              <w:left w:val="nil"/>
              <w:bottom w:val="single" w:sz="4" w:space="0" w:color="auto"/>
              <w:right w:val="single" w:sz="8" w:space="0" w:color="auto"/>
            </w:tcBorders>
            <w:shd w:val="clear" w:color="auto" w:fill="FFC000"/>
            <w:tcMar>
              <w:top w:w="0" w:type="dxa"/>
              <w:left w:w="108" w:type="dxa"/>
              <w:bottom w:w="0" w:type="dxa"/>
              <w:right w:w="108" w:type="dxa"/>
            </w:tcMar>
            <w:vAlign w:val="center"/>
            <w:hideMark/>
          </w:tcPr>
          <w:p w14:paraId="71025037" w14:textId="77777777" w:rsidR="00AE16FA" w:rsidRPr="00F00EDF" w:rsidRDefault="00AE16FA"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b/>
                <w:bCs/>
                <w:color w:val="000000"/>
                <w:sz w:val="20"/>
                <w:szCs w:val="20"/>
              </w:rPr>
              <w:t>Описание</w:t>
            </w:r>
          </w:p>
        </w:tc>
        <w:tc>
          <w:tcPr>
            <w:tcW w:w="2041" w:type="pct"/>
            <w:tcBorders>
              <w:top w:val="single" w:sz="12" w:space="0" w:color="auto"/>
              <w:left w:val="nil"/>
              <w:bottom w:val="single" w:sz="4" w:space="0" w:color="auto"/>
              <w:right w:val="single" w:sz="8" w:space="0" w:color="auto"/>
            </w:tcBorders>
            <w:shd w:val="clear" w:color="auto" w:fill="FFC000"/>
            <w:tcMar>
              <w:top w:w="0" w:type="dxa"/>
              <w:left w:w="108" w:type="dxa"/>
              <w:bottom w:w="0" w:type="dxa"/>
              <w:right w:w="108" w:type="dxa"/>
            </w:tcMar>
            <w:hideMark/>
          </w:tcPr>
          <w:p w14:paraId="00CC50A9" w14:textId="77777777" w:rsidR="00AE16FA" w:rsidRPr="00F00EDF" w:rsidRDefault="00AE16FA"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b/>
                <w:bCs/>
                <w:color w:val="000000"/>
                <w:sz w:val="20"/>
                <w:szCs w:val="20"/>
              </w:rPr>
              <w:t>Нумерация заказов</w:t>
            </w:r>
          </w:p>
        </w:tc>
      </w:tr>
      <w:tr w:rsidR="00AE16FA" w:rsidRPr="00F00EDF" w14:paraId="7420C3B3" w14:textId="77777777" w:rsidTr="005649DF">
        <w:trPr>
          <w:trHeight w:val="397"/>
        </w:trPr>
        <w:tc>
          <w:tcPr>
            <w:tcW w:w="51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31B492B" w14:textId="77777777" w:rsidR="00AE16FA" w:rsidRPr="00F00EDF" w:rsidRDefault="00AE16FA"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lang w:val="en-US"/>
              </w:rPr>
              <w:t>ZP</w:t>
            </w:r>
            <w:r w:rsidRPr="00F00EDF">
              <w:rPr>
                <w:rFonts w:ascii="Arial" w:hAnsi="Arial" w:cs="Arial"/>
                <w:color w:val="000000"/>
                <w:sz w:val="20"/>
                <w:szCs w:val="20"/>
              </w:rPr>
              <w:t>01</w:t>
            </w:r>
          </w:p>
        </w:tc>
        <w:tc>
          <w:tcPr>
            <w:tcW w:w="142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8D2DCAD" w14:textId="29A2A066" w:rsidR="00AE16FA" w:rsidRPr="00F00EDF" w:rsidRDefault="00AE16FA"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rPr>
              <w:t>Вспомогательное производство ЦРММ</w:t>
            </w:r>
            <w:r w:rsidR="00F843F9" w:rsidRPr="00F00EDF">
              <w:rPr>
                <w:rFonts w:ascii="Arial" w:hAnsi="Arial" w:cs="Arial"/>
                <w:color w:val="000000"/>
                <w:sz w:val="20"/>
                <w:szCs w:val="20"/>
              </w:rPr>
              <w:t xml:space="preserve"> ТОРО</w:t>
            </w:r>
          </w:p>
        </w:tc>
        <w:tc>
          <w:tcPr>
            <w:tcW w:w="204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C689B76" w14:textId="29B4B569" w:rsidR="00AE16FA" w:rsidRPr="00EC541A" w:rsidRDefault="00EC541A">
            <w:pPr>
              <w:spacing w:before="100" w:beforeAutospacing="1" w:after="100" w:afterAutospacing="1" w:line="259" w:lineRule="atLeast"/>
              <w:rPr>
                <w:rFonts w:ascii="Arial" w:hAnsi="Arial" w:cs="Arial"/>
                <w:color w:val="000000"/>
                <w:sz w:val="20"/>
                <w:szCs w:val="20"/>
                <w:lang w:val="en-US"/>
                <w:rPrChange w:id="2382" w:author="Дмитрий Ковтун" w:date="2021-03-12T20:22:00Z">
                  <w:rPr>
                    <w:rFonts w:ascii="Arial" w:hAnsi="Arial" w:cs="Arial"/>
                    <w:color w:val="000000"/>
                    <w:sz w:val="20"/>
                    <w:szCs w:val="20"/>
                  </w:rPr>
                </w:rPrChange>
              </w:rPr>
            </w:pPr>
            <w:ins w:id="2383" w:author="Дмитрий Ковтун" w:date="2021-03-12T20:20:00Z">
              <w:r w:rsidRPr="00EC541A">
                <w:rPr>
                  <w:rFonts w:ascii="Arial" w:hAnsi="Arial" w:cs="Arial"/>
                  <w:color w:val="000000"/>
                  <w:sz w:val="20"/>
                  <w:szCs w:val="20"/>
                  <w:shd w:val="clear" w:color="auto" w:fill="FFFFFF"/>
                </w:rPr>
                <w:t>1000</w:t>
              </w:r>
              <w:r>
                <w:rPr>
                  <w:rFonts w:ascii="Arial" w:hAnsi="Arial" w:cs="Arial"/>
                  <w:color w:val="000000"/>
                  <w:sz w:val="20"/>
                  <w:szCs w:val="20"/>
                  <w:shd w:val="clear" w:color="auto" w:fill="FFFFFF"/>
                  <w:lang w:val="en-US"/>
                </w:rPr>
                <w:t>000</w:t>
              </w:r>
            </w:ins>
            <w:del w:id="2384" w:author="Дмитрий Ковтун" w:date="2021-03-12T20:20:00Z">
              <w:r w:rsidR="00AE16FA" w:rsidRPr="00F00EDF" w:rsidDel="00EC541A">
                <w:rPr>
                  <w:rFonts w:ascii="Arial" w:hAnsi="Arial" w:cs="Arial"/>
                  <w:color w:val="000000"/>
                  <w:sz w:val="20"/>
                  <w:szCs w:val="20"/>
                  <w:shd w:val="clear" w:color="auto" w:fill="FFFFFF"/>
                </w:rPr>
                <w:delText>700000000000</w:delText>
              </w:r>
            </w:del>
            <w:r w:rsidR="00AE16FA" w:rsidRPr="00F00EDF">
              <w:rPr>
                <w:rFonts w:ascii="Arial" w:hAnsi="Arial" w:cs="Arial"/>
                <w:color w:val="000000"/>
                <w:sz w:val="20"/>
                <w:szCs w:val="20"/>
                <w:shd w:val="clear" w:color="auto" w:fill="FFFFFF"/>
              </w:rPr>
              <w:t>-</w:t>
            </w:r>
            <w:del w:id="2385" w:author="Дмитрий Ковтун" w:date="2021-03-12T20:22:00Z">
              <w:r w:rsidR="00AE16FA" w:rsidRPr="00F00EDF" w:rsidDel="00EC541A">
                <w:rPr>
                  <w:rFonts w:ascii="Arial" w:hAnsi="Arial" w:cs="Arial"/>
                  <w:color w:val="000000"/>
                  <w:sz w:val="20"/>
                  <w:szCs w:val="20"/>
                  <w:shd w:val="clear" w:color="auto" w:fill="FFFFFF"/>
                </w:rPr>
                <w:delText>7999999999999</w:delText>
              </w:r>
            </w:del>
            <w:ins w:id="2386" w:author="Дмитрий Ковтун" w:date="2021-03-12T20:22:00Z">
              <w:r>
                <w:rPr>
                  <w:rFonts w:ascii="Arial" w:hAnsi="Arial" w:cs="Arial"/>
                  <w:color w:val="000000"/>
                  <w:sz w:val="20"/>
                  <w:szCs w:val="20"/>
                  <w:shd w:val="clear" w:color="auto" w:fill="FFFFFF"/>
                  <w:lang w:val="en-US"/>
                </w:rPr>
                <w:t>1</w:t>
              </w:r>
              <w:r w:rsidRPr="00EC541A">
                <w:rPr>
                  <w:rFonts w:ascii="Arial" w:hAnsi="Arial" w:cs="Arial"/>
                  <w:color w:val="000000"/>
                  <w:sz w:val="20"/>
                  <w:szCs w:val="20"/>
                  <w:shd w:val="clear" w:color="auto" w:fill="FFFFFF"/>
                </w:rPr>
                <w:t>000</w:t>
              </w:r>
              <w:r>
                <w:rPr>
                  <w:rFonts w:ascii="Arial" w:hAnsi="Arial" w:cs="Arial"/>
                  <w:color w:val="000000"/>
                  <w:sz w:val="20"/>
                  <w:szCs w:val="20"/>
                  <w:shd w:val="clear" w:color="auto" w:fill="FFFFFF"/>
                  <w:lang w:val="en-US"/>
                </w:rPr>
                <w:t>000</w:t>
              </w:r>
            </w:ins>
          </w:p>
        </w:tc>
      </w:tr>
      <w:tr w:rsidR="00AE16FA" w:rsidRPr="00F00EDF" w14:paraId="739406D5" w14:textId="77777777" w:rsidTr="005649DF">
        <w:trPr>
          <w:trHeight w:val="397"/>
        </w:trPr>
        <w:tc>
          <w:tcPr>
            <w:tcW w:w="51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8008EF5" w14:textId="77777777" w:rsidR="00AE16FA" w:rsidRPr="00F00EDF" w:rsidRDefault="00AE16FA"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lang w:val="en-US"/>
              </w:rPr>
              <w:t>ZP</w:t>
            </w:r>
            <w:r w:rsidRPr="00F00EDF">
              <w:rPr>
                <w:rFonts w:ascii="Arial" w:hAnsi="Arial" w:cs="Arial"/>
                <w:color w:val="000000"/>
                <w:sz w:val="20"/>
                <w:szCs w:val="20"/>
              </w:rPr>
              <w:t>02</w:t>
            </w:r>
          </w:p>
        </w:tc>
        <w:tc>
          <w:tcPr>
            <w:tcW w:w="142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8791A41" w14:textId="05F12629" w:rsidR="00AE16FA" w:rsidRPr="00F00EDF" w:rsidRDefault="00F843F9"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rPr>
              <w:t>Вспомогательное производство ЦРММ Прочее</w:t>
            </w:r>
          </w:p>
        </w:tc>
        <w:tc>
          <w:tcPr>
            <w:tcW w:w="204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8F113DF" w14:textId="114D6B25" w:rsidR="00AE16FA" w:rsidRPr="00F00EDF" w:rsidRDefault="00EC541A" w:rsidP="00632245">
            <w:pPr>
              <w:spacing w:before="100" w:beforeAutospacing="1" w:after="100" w:afterAutospacing="1" w:line="259" w:lineRule="atLeast"/>
              <w:rPr>
                <w:rFonts w:ascii="Arial" w:hAnsi="Arial" w:cs="Arial"/>
                <w:color w:val="000000"/>
                <w:sz w:val="20"/>
                <w:szCs w:val="20"/>
                <w:shd w:val="clear" w:color="auto" w:fill="FFFFFF"/>
              </w:rPr>
            </w:pPr>
            <w:ins w:id="2387" w:author="Дмитрий Ковтун" w:date="2021-03-12T20:22:00Z">
              <w:r w:rsidRPr="00EC541A">
                <w:rPr>
                  <w:rFonts w:ascii="Arial" w:hAnsi="Arial" w:cs="Arial"/>
                  <w:color w:val="000000"/>
                  <w:sz w:val="20"/>
                  <w:szCs w:val="20"/>
                  <w:shd w:val="clear" w:color="auto" w:fill="FFFFFF"/>
                </w:rPr>
                <w:t>1000</w:t>
              </w:r>
              <w:r>
                <w:rPr>
                  <w:rFonts w:ascii="Arial" w:hAnsi="Arial" w:cs="Arial"/>
                  <w:color w:val="000000"/>
                  <w:sz w:val="20"/>
                  <w:szCs w:val="20"/>
                  <w:shd w:val="clear" w:color="auto" w:fill="FFFFFF"/>
                  <w:lang w:val="en-US"/>
                </w:rPr>
                <w:t>000</w:t>
              </w:r>
              <w:r w:rsidRPr="00F00EDF">
                <w:rPr>
                  <w:rFonts w:ascii="Arial" w:hAnsi="Arial" w:cs="Arial"/>
                  <w:color w:val="000000"/>
                  <w:sz w:val="20"/>
                  <w:szCs w:val="20"/>
                  <w:shd w:val="clear" w:color="auto" w:fill="FFFFFF"/>
                </w:rPr>
                <w:t>-</w:t>
              </w:r>
              <w:r>
                <w:rPr>
                  <w:rFonts w:ascii="Arial" w:hAnsi="Arial" w:cs="Arial"/>
                  <w:color w:val="000000"/>
                  <w:sz w:val="20"/>
                  <w:szCs w:val="20"/>
                  <w:shd w:val="clear" w:color="auto" w:fill="FFFFFF"/>
                  <w:lang w:val="en-US"/>
                </w:rPr>
                <w:t>1</w:t>
              </w:r>
              <w:r w:rsidRPr="00EC541A">
                <w:rPr>
                  <w:rFonts w:ascii="Arial" w:hAnsi="Arial" w:cs="Arial"/>
                  <w:color w:val="000000"/>
                  <w:sz w:val="20"/>
                  <w:szCs w:val="20"/>
                  <w:shd w:val="clear" w:color="auto" w:fill="FFFFFF"/>
                </w:rPr>
                <w:t>000</w:t>
              </w:r>
              <w:r>
                <w:rPr>
                  <w:rFonts w:ascii="Arial" w:hAnsi="Arial" w:cs="Arial"/>
                  <w:color w:val="000000"/>
                  <w:sz w:val="20"/>
                  <w:szCs w:val="20"/>
                  <w:shd w:val="clear" w:color="auto" w:fill="FFFFFF"/>
                  <w:lang w:val="en-US"/>
                </w:rPr>
                <w:t>000</w:t>
              </w:r>
            </w:ins>
            <w:del w:id="2388" w:author="Дмитрий Ковтун" w:date="2021-03-12T20:22:00Z">
              <w:r w:rsidR="00AE16FA" w:rsidRPr="00F00EDF" w:rsidDel="00EC541A">
                <w:rPr>
                  <w:rFonts w:ascii="Arial" w:hAnsi="Arial" w:cs="Arial"/>
                  <w:color w:val="000000"/>
                  <w:sz w:val="20"/>
                  <w:szCs w:val="20"/>
                  <w:shd w:val="clear" w:color="auto" w:fill="FFFFFF"/>
                </w:rPr>
                <w:delText>800000000000-8999999999999</w:delText>
              </w:r>
            </w:del>
          </w:p>
        </w:tc>
      </w:tr>
    </w:tbl>
    <w:p w14:paraId="3A8EEA3F" w14:textId="39BA85CA" w:rsidR="00AE16FA" w:rsidRPr="00F00EDF" w:rsidRDefault="00AE16FA" w:rsidP="009F701C">
      <w:pPr>
        <w:pStyle w:val="afff5"/>
        <w:ind w:firstLine="0"/>
        <w:rPr>
          <w:rFonts w:ascii="Arial" w:hAnsi="Arial" w:cs="Arial"/>
          <w:sz w:val="24"/>
          <w:szCs w:val="24"/>
        </w:rPr>
      </w:pPr>
    </w:p>
    <w:p w14:paraId="237B86B1" w14:textId="4E0B7F17" w:rsidR="00503749" w:rsidRPr="004066B3" w:rsidRDefault="00DE4E77">
      <w:pPr>
        <w:pStyle w:val="afff5"/>
        <w:ind w:firstLine="708"/>
        <w:rPr>
          <w:rFonts w:ascii="Arial" w:hAnsi="Arial" w:cs="Arial"/>
          <w:rPrChange w:id="2389" w:author="Дмитрий Ковтун" w:date="2021-03-12T20:26:00Z">
            <w:rPr>
              <w:rFonts w:ascii="Arial" w:hAnsi="Arial" w:cs="Arial"/>
              <w:color w:val="000000"/>
            </w:rPr>
          </w:rPrChange>
        </w:rPr>
        <w:pPrChange w:id="2390" w:author="Дмитрий Ковтун" w:date="2021-03-12T20:26:00Z">
          <w:pPr>
            <w:spacing w:line="312" w:lineRule="auto"/>
            <w:textAlignment w:val="top"/>
          </w:pPr>
        </w:pPrChange>
      </w:pPr>
      <w:r w:rsidRPr="004066B3">
        <w:rPr>
          <w:rFonts w:ascii="Arial" w:hAnsi="Arial" w:cs="Arial"/>
          <w:sz w:val="24"/>
          <w:szCs w:val="24"/>
          <w:rPrChange w:id="2391" w:author="Дмитрий Ковтун" w:date="2021-03-12T20:26:00Z">
            <w:rPr>
              <w:rFonts w:ascii="Arial" w:hAnsi="Arial" w:cs="Arial"/>
              <w:color w:val="000000"/>
            </w:rPr>
          </w:rPrChange>
        </w:rPr>
        <w:t>Для изготовления в качестве ОЗМ</w:t>
      </w:r>
      <w:r w:rsidR="00503749" w:rsidRPr="004066B3">
        <w:rPr>
          <w:rFonts w:ascii="Arial" w:hAnsi="Arial" w:cs="Arial"/>
          <w:sz w:val="24"/>
          <w:szCs w:val="24"/>
          <w:rPrChange w:id="2392" w:author="Дмитрий Ковтун" w:date="2021-03-12T20:26:00Z">
            <w:rPr>
              <w:rFonts w:ascii="Arial" w:hAnsi="Arial" w:cs="Arial"/>
              <w:color w:val="000000"/>
            </w:rPr>
          </w:rPrChange>
        </w:rPr>
        <w:t xml:space="preserve"> используется следующий вид материала:</w:t>
      </w:r>
    </w:p>
    <w:p w14:paraId="54EAF1D1" w14:textId="4C151C46" w:rsidR="00503749" w:rsidRPr="00F00EDF" w:rsidRDefault="00503749" w:rsidP="00503749">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Pr="00632245">
        <w:rPr>
          <w:rFonts w:ascii="Arial" w:hAnsi="Arial" w:cs="Arial"/>
          <w:b/>
          <w:sz w:val="22"/>
          <w:lang w:val="en-US"/>
        </w:rPr>
        <w:t>21</w:t>
      </w:r>
      <w:r w:rsidRPr="00F00EDF">
        <w:rPr>
          <w:rFonts w:ascii="Arial" w:hAnsi="Arial" w:cs="Arial"/>
          <w:b/>
          <w:sz w:val="22"/>
        </w:rPr>
        <w:t>. Виды материала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54"/>
        <w:gridCol w:w="3834"/>
        <w:gridCol w:w="2552"/>
        <w:gridCol w:w="2536"/>
      </w:tblGrid>
      <w:tr w:rsidR="00503749" w:rsidRPr="00F00EDF" w14:paraId="72D97170" w14:textId="77777777" w:rsidTr="006C12DF">
        <w:trPr>
          <w:cantSplit/>
          <w:trHeight w:val="397"/>
        </w:trPr>
        <w:tc>
          <w:tcPr>
            <w:tcW w:w="616" w:type="pct"/>
            <w:shd w:val="clear" w:color="auto" w:fill="FFC000"/>
          </w:tcPr>
          <w:p w14:paraId="544BBDA2" w14:textId="77777777" w:rsidR="00503749" w:rsidRPr="00632245" w:rsidRDefault="00503749" w:rsidP="00632245">
            <w:pPr>
              <w:spacing w:before="100" w:beforeAutospacing="1" w:after="100" w:afterAutospacing="1" w:line="259" w:lineRule="atLeast"/>
              <w:rPr>
                <w:rFonts w:ascii="Arial" w:hAnsi="Arial" w:cs="Arial"/>
                <w:b/>
                <w:bCs/>
                <w:color w:val="000000"/>
                <w:sz w:val="20"/>
                <w:szCs w:val="20"/>
              </w:rPr>
            </w:pPr>
            <w:r w:rsidRPr="00632245">
              <w:rPr>
                <w:rFonts w:ascii="Arial" w:hAnsi="Arial" w:cs="Arial"/>
                <w:b/>
                <w:bCs/>
                <w:color w:val="000000"/>
                <w:sz w:val="20"/>
                <w:szCs w:val="20"/>
              </w:rPr>
              <w:t>Код вида материала</w:t>
            </w:r>
          </w:p>
        </w:tc>
        <w:tc>
          <w:tcPr>
            <w:tcW w:w="1884" w:type="pct"/>
            <w:shd w:val="clear" w:color="auto" w:fill="FFC000"/>
          </w:tcPr>
          <w:p w14:paraId="78B6E077" w14:textId="77777777" w:rsidR="00503749" w:rsidRPr="00632245" w:rsidRDefault="00503749" w:rsidP="00632245">
            <w:pPr>
              <w:spacing w:before="100" w:beforeAutospacing="1" w:after="100" w:afterAutospacing="1" w:line="259" w:lineRule="atLeast"/>
              <w:rPr>
                <w:rFonts w:ascii="Arial" w:hAnsi="Arial" w:cs="Arial"/>
                <w:b/>
                <w:bCs/>
                <w:color w:val="000000"/>
                <w:sz w:val="20"/>
                <w:szCs w:val="20"/>
              </w:rPr>
            </w:pPr>
            <w:r w:rsidRPr="00632245">
              <w:rPr>
                <w:rFonts w:ascii="Arial" w:hAnsi="Arial" w:cs="Arial"/>
                <w:b/>
                <w:bCs/>
                <w:color w:val="000000"/>
                <w:sz w:val="20"/>
                <w:szCs w:val="20"/>
              </w:rPr>
              <w:t>Описание</w:t>
            </w:r>
          </w:p>
        </w:tc>
        <w:tc>
          <w:tcPr>
            <w:tcW w:w="1254" w:type="pct"/>
            <w:shd w:val="clear" w:color="auto" w:fill="FFC000"/>
          </w:tcPr>
          <w:p w14:paraId="1ACE35A9" w14:textId="77777777" w:rsidR="00503749" w:rsidRPr="00632245" w:rsidRDefault="00503749" w:rsidP="00632245">
            <w:pPr>
              <w:spacing w:before="100" w:beforeAutospacing="1" w:after="100" w:afterAutospacing="1" w:line="259" w:lineRule="atLeast"/>
              <w:rPr>
                <w:rFonts w:ascii="Arial" w:hAnsi="Arial" w:cs="Arial"/>
                <w:b/>
                <w:bCs/>
                <w:color w:val="000000"/>
                <w:sz w:val="20"/>
                <w:szCs w:val="20"/>
              </w:rPr>
            </w:pPr>
            <w:r w:rsidRPr="00632245">
              <w:rPr>
                <w:rFonts w:ascii="Arial" w:hAnsi="Arial" w:cs="Arial"/>
                <w:b/>
                <w:bCs/>
                <w:color w:val="000000"/>
                <w:sz w:val="20"/>
                <w:szCs w:val="20"/>
              </w:rPr>
              <w:t>Начальный номер диапазона номеров</w:t>
            </w:r>
          </w:p>
        </w:tc>
        <w:tc>
          <w:tcPr>
            <w:tcW w:w="1246" w:type="pct"/>
            <w:shd w:val="clear" w:color="auto" w:fill="FFC000"/>
          </w:tcPr>
          <w:p w14:paraId="73ED54C1" w14:textId="77777777" w:rsidR="00503749" w:rsidRPr="00632245" w:rsidRDefault="00503749" w:rsidP="00632245">
            <w:pPr>
              <w:spacing w:before="100" w:beforeAutospacing="1" w:after="100" w:afterAutospacing="1" w:line="259" w:lineRule="atLeast"/>
              <w:rPr>
                <w:rFonts w:ascii="Arial" w:hAnsi="Arial" w:cs="Arial"/>
                <w:b/>
                <w:bCs/>
                <w:color w:val="000000"/>
                <w:sz w:val="20"/>
                <w:szCs w:val="20"/>
              </w:rPr>
            </w:pPr>
            <w:r w:rsidRPr="00632245">
              <w:rPr>
                <w:rFonts w:ascii="Arial" w:hAnsi="Arial" w:cs="Arial"/>
                <w:b/>
                <w:bCs/>
                <w:color w:val="000000"/>
                <w:sz w:val="20"/>
                <w:szCs w:val="20"/>
              </w:rPr>
              <w:t>Конечный номер диапазона номеров</w:t>
            </w:r>
          </w:p>
        </w:tc>
      </w:tr>
      <w:tr w:rsidR="00503749" w:rsidRPr="00F00EDF" w14:paraId="256A5F1E" w14:textId="77777777" w:rsidTr="006C12DF">
        <w:trPr>
          <w:cantSplit/>
        </w:trPr>
        <w:tc>
          <w:tcPr>
            <w:tcW w:w="616" w:type="pct"/>
          </w:tcPr>
          <w:p w14:paraId="1AE1C34F" w14:textId="36176B15" w:rsidR="00503749" w:rsidRPr="00632245" w:rsidRDefault="00503749" w:rsidP="00503749">
            <w:pPr>
              <w:rPr>
                <w:rFonts w:ascii="Arial" w:hAnsi="Arial" w:cs="Arial"/>
                <w:sz w:val="20"/>
                <w:lang w:val="en-US"/>
              </w:rPr>
            </w:pPr>
            <w:r w:rsidRPr="00F00EDF">
              <w:rPr>
                <w:rFonts w:ascii="Arial" w:hAnsi="Arial" w:cs="Arial"/>
                <w:sz w:val="20"/>
                <w:lang w:val="en-US"/>
              </w:rPr>
              <w:t>ZSOB</w:t>
            </w:r>
          </w:p>
        </w:tc>
        <w:tc>
          <w:tcPr>
            <w:tcW w:w="1884" w:type="pct"/>
          </w:tcPr>
          <w:p w14:paraId="620E7DA5" w14:textId="77777777" w:rsidR="00503749" w:rsidRPr="00F00EDF" w:rsidRDefault="00503749" w:rsidP="00503749">
            <w:pPr>
              <w:rPr>
                <w:rFonts w:ascii="Arial" w:hAnsi="Arial" w:cs="Arial"/>
                <w:sz w:val="20"/>
              </w:rPr>
            </w:pPr>
            <w:r w:rsidRPr="00F00EDF">
              <w:rPr>
                <w:rFonts w:ascii="Arial" w:hAnsi="Arial" w:cs="Arial"/>
                <w:sz w:val="20"/>
              </w:rPr>
              <w:t>Материально-технические ресурсы</w:t>
            </w:r>
          </w:p>
          <w:p w14:paraId="02F540A9" w14:textId="5339BA44" w:rsidR="00503749" w:rsidRPr="00F00EDF" w:rsidRDefault="00503749">
            <w:pPr>
              <w:rPr>
                <w:rFonts w:ascii="Arial" w:hAnsi="Arial" w:cs="Arial"/>
                <w:sz w:val="20"/>
              </w:rPr>
            </w:pPr>
            <w:r w:rsidRPr="00F00EDF">
              <w:rPr>
                <w:rFonts w:ascii="Arial" w:hAnsi="Arial" w:cs="Arial"/>
                <w:sz w:val="20"/>
              </w:rPr>
              <w:t>собственного производства, используются для нужд ТОРО и прочих потребностях</w:t>
            </w:r>
          </w:p>
        </w:tc>
        <w:tc>
          <w:tcPr>
            <w:tcW w:w="1254" w:type="pct"/>
          </w:tcPr>
          <w:p w14:paraId="15BE5688" w14:textId="6FEE3805" w:rsidR="00503749" w:rsidRPr="00632245" w:rsidRDefault="00503749" w:rsidP="00632245">
            <w:pPr>
              <w:spacing w:before="100" w:beforeAutospacing="1" w:after="100" w:afterAutospacing="1" w:line="259" w:lineRule="atLeast"/>
              <w:rPr>
                <w:rFonts w:ascii="Arial" w:hAnsi="Arial" w:cs="Arial"/>
                <w:color w:val="000000"/>
                <w:sz w:val="20"/>
                <w:szCs w:val="20"/>
                <w:shd w:val="clear" w:color="auto" w:fill="FFFFFF"/>
              </w:rPr>
            </w:pPr>
            <w:r w:rsidRPr="00632245">
              <w:rPr>
                <w:rFonts w:ascii="Arial" w:hAnsi="Arial" w:cs="Arial"/>
                <w:color w:val="000000"/>
                <w:sz w:val="20"/>
                <w:szCs w:val="20"/>
                <w:shd w:val="clear" w:color="auto" w:fill="FFFFFF"/>
              </w:rPr>
              <w:t xml:space="preserve"> 000000001            </w:t>
            </w:r>
          </w:p>
        </w:tc>
        <w:tc>
          <w:tcPr>
            <w:tcW w:w="1246" w:type="pct"/>
          </w:tcPr>
          <w:p w14:paraId="420A6FA8" w14:textId="11367145" w:rsidR="00503749" w:rsidRPr="00632245" w:rsidRDefault="00503749" w:rsidP="00632245">
            <w:pPr>
              <w:spacing w:before="100" w:beforeAutospacing="1" w:after="100" w:afterAutospacing="1" w:line="259" w:lineRule="atLeast"/>
              <w:rPr>
                <w:rFonts w:ascii="Arial" w:hAnsi="Arial" w:cs="Arial"/>
                <w:color w:val="000000"/>
                <w:sz w:val="20"/>
                <w:szCs w:val="20"/>
                <w:shd w:val="clear" w:color="auto" w:fill="FFFFFF"/>
              </w:rPr>
            </w:pPr>
            <w:r w:rsidRPr="00632245">
              <w:rPr>
                <w:rFonts w:ascii="Arial" w:hAnsi="Arial" w:cs="Arial"/>
                <w:color w:val="000000"/>
                <w:sz w:val="20"/>
                <w:szCs w:val="20"/>
                <w:shd w:val="clear" w:color="auto" w:fill="FFFFFF"/>
              </w:rPr>
              <w:t xml:space="preserve"> 99999999</w:t>
            </w:r>
          </w:p>
        </w:tc>
      </w:tr>
    </w:tbl>
    <w:p w14:paraId="43AB7385" w14:textId="77777777" w:rsidR="00503749" w:rsidRPr="00F00EDF" w:rsidRDefault="00503749">
      <w:pPr>
        <w:pStyle w:val="afff5"/>
        <w:ind w:firstLine="0"/>
        <w:rPr>
          <w:rFonts w:ascii="Arial" w:hAnsi="Arial" w:cs="Arial"/>
          <w:sz w:val="24"/>
          <w:szCs w:val="24"/>
        </w:rPr>
      </w:pPr>
    </w:p>
    <w:p w14:paraId="032C7246" w14:textId="0F51B8BB" w:rsidR="006A7EC2" w:rsidRPr="00F00EDF" w:rsidRDefault="006A7EC2" w:rsidP="00632245">
      <w:pPr>
        <w:pStyle w:val="Tabname"/>
        <w:keepNext/>
        <w:rPr>
          <w:rFonts w:cs="Arial"/>
          <w:b w:val="0"/>
          <w:sz w:val="22"/>
        </w:rPr>
      </w:pPr>
      <w:r w:rsidRPr="00F00EDF">
        <w:rPr>
          <w:rFonts w:cs="Arial"/>
          <w:sz w:val="22"/>
          <w:szCs w:val="22"/>
        </w:rPr>
        <w:t>Таблица</w:t>
      </w:r>
      <w:r w:rsidR="00CA7ABE" w:rsidRPr="00F00EDF">
        <w:rPr>
          <w:rFonts w:cs="Arial"/>
          <w:sz w:val="22"/>
          <w:szCs w:val="22"/>
        </w:rPr>
        <w:t xml:space="preserve"> 2</w:t>
      </w:r>
      <w:r w:rsidR="00503749" w:rsidRPr="00632245">
        <w:rPr>
          <w:rFonts w:cs="Arial"/>
          <w:sz w:val="22"/>
          <w:szCs w:val="22"/>
        </w:rPr>
        <w:t>2</w:t>
      </w:r>
      <w:r w:rsidR="00CA7ABE" w:rsidRPr="00F00EDF">
        <w:rPr>
          <w:rFonts w:cs="Arial"/>
          <w:sz w:val="22"/>
          <w:szCs w:val="22"/>
        </w:rPr>
        <w:t>.</w:t>
      </w:r>
      <w:r w:rsidRPr="00F00EDF">
        <w:rPr>
          <w:rFonts w:cs="Arial"/>
          <w:sz w:val="22"/>
          <w:szCs w:val="22"/>
        </w:rPr>
        <w:t xml:space="preserve"> Структура объекта Производственный заказ</w:t>
      </w:r>
      <w:r w:rsidRPr="00F00EDF">
        <w:rPr>
          <w:rFonts w:cs="Arial"/>
          <w:b w:val="0"/>
          <w:sz w:val="22"/>
        </w:rPr>
        <w:t xml:space="preserve">     </w:t>
      </w:r>
    </w:p>
    <w:tbl>
      <w:tblPr>
        <w:tblStyle w:val="af7"/>
        <w:tblW w:w="10196" w:type="dxa"/>
        <w:tblLook w:val="04A0" w:firstRow="1" w:lastRow="0" w:firstColumn="1" w:lastColumn="0" w:noHBand="0" w:noVBand="1"/>
      </w:tblPr>
      <w:tblGrid>
        <w:gridCol w:w="2549"/>
        <w:gridCol w:w="1557"/>
        <w:gridCol w:w="1559"/>
        <w:gridCol w:w="4531"/>
      </w:tblGrid>
      <w:tr w:rsidR="006A7EC2" w:rsidRPr="00F00EDF" w14:paraId="7E8AC1DD" w14:textId="77777777" w:rsidTr="006A7EC2">
        <w:tc>
          <w:tcPr>
            <w:tcW w:w="2549" w:type="dxa"/>
            <w:shd w:val="clear" w:color="auto" w:fill="FFC000"/>
            <w:vAlign w:val="center"/>
          </w:tcPr>
          <w:p w14:paraId="5B28A758" w14:textId="77777777" w:rsidR="006A7EC2" w:rsidRPr="00F00EDF" w:rsidRDefault="006A7EC2">
            <w:pPr>
              <w:pStyle w:val="afff4"/>
              <w:widowControl w:val="0"/>
              <w:rPr>
                <w:b/>
                <w:sz w:val="20"/>
                <w:szCs w:val="20"/>
                <w:lang w:eastAsia="en-US"/>
              </w:rPr>
            </w:pPr>
            <w:r w:rsidRPr="00F00EDF">
              <w:rPr>
                <w:b/>
                <w:sz w:val="20"/>
                <w:szCs w:val="20"/>
                <w:lang w:eastAsia="en-US"/>
              </w:rPr>
              <w:t>Наименование поля</w:t>
            </w:r>
          </w:p>
        </w:tc>
        <w:tc>
          <w:tcPr>
            <w:tcW w:w="1557" w:type="dxa"/>
            <w:shd w:val="clear" w:color="auto" w:fill="FFC000"/>
            <w:vAlign w:val="center"/>
          </w:tcPr>
          <w:p w14:paraId="41A8B27D" w14:textId="77777777" w:rsidR="006A7EC2" w:rsidRPr="00F00EDF" w:rsidRDefault="006A7EC2">
            <w:pPr>
              <w:pStyle w:val="afff4"/>
              <w:widowControl w:val="0"/>
              <w:rPr>
                <w:b/>
                <w:sz w:val="20"/>
                <w:szCs w:val="20"/>
                <w:lang w:eastAsia="en-US"/>
              </w:rPr>
            </w:pPr>
            <w:r w:rsidRPr="00F00EDF">
              <w:rPr>
                <w:b/>
                <w:sz w:val="20"/>
                <w:szCs w:val="20"/>
                <w:lang w:eastAsia="en-US"/>
              </w:rPr>
              <w:t>Формат поля</w:t>
            </w:r>
          </w:p>
        </w:tc>
        <w:tc>
          <w:tcPr>
            <w:tcW w:w="1559" w:type="dxa"/>
            <w:shd w:val="clear" w:color="auto" w:fill="FFC000"/>
            <w:vAlign w:val="center"/>
          </w:tcPr>
          <w:p w14:paraId="7FD435E1" w14:textId="77777777" w:rsidR="006A7EC2" w:rsidRPr="00F00EDF" w:rsidRDefault="006A7EC2">
            <w:pPr>
              <w:pStyle w:val="afff4"/>
              <w:widowControl w:val="0"/>
              <w:rPr>
                <w:b/>
                <w:sz w:val="20"/>
                <w:szCs w:val="20"/>
                <w:lang w:eastAsia="en-US"/>
              </w:rPr>
            </w:pPr>
            <w:r w:rsidRPr="00F00EDF">
              <w:rPr>
                <w:b/>
                <w:sz w:val="20"/>
                <w:szCs w:val="20"/>
                <w:lang w:eastAsia="en-US"/>
              </w:rPr>
              <w:t>Обязательность заполнения</w:t>
            </w:r>
          </w:p>
        </w:tc>
        <w:tc>
          <w:tcPr>
            <w:tcW w:w="4531" w:type="dxa"/>
            <w:shd w:val="clear" w:color="auto" w:fill="FFC000"/>
            <w:vAlign w:val="center"/>
          </w:tcPr>
          <w:p w14:paraId="0B23FC17" w14:textId="77777777" w:rsidR="006A7EC2" w:rsidRPr="00F00EDF" w:rsidRDefault="006A7EC2">
            <w:pPr>
              <w:pStyle w:val="afff4"/>
              <w:widowControl w:val="0"/>
              <w:rPr>
                <w:b/>
                <w:sz w:val="20"/>
                <w:szCs w:val="20"/>
                <w:lang w:eastAsia="en-US"/>
              </w:rPr>
            </w:pPr>
            <w:r w:rsidRPr="00F00EDF">
              <w:rPr>
                <w:b/>
                <w:sz w:val="20"/>
                <w:szCs w:val="20"/>
                <w:lang w:eastAsia="en-US"/>
              </w:rPr>
              <w:t>Примечание</w:t>
            </w:r>
          </w:p>
        </w:tc>
      </w:tr>
      <w:tr w:rsidR="006A7EC2" w:rsidRPr="00F00EDF" w14:paraId="1BCBF2B7" w14:textId="77777777" w:rsidTr="006A7EC2">
        <w:trPr>
          <w:trHeight w:val="401"/>
        </w:trPr>
        <w:tc>
          <w:tcPr>
            <w:tcW w:w="10196" w:type="dxa"/>
            <w:gridSpan w:val="4"/>
            <w:vAlign w:val="center"/>
          </w:tcPr>
          <w:p w14:paraId="2C3C2E60" w14:textId="77777777" w:rsidR="006A7EC2" w:rsidRPr="00F00EDF" w:rsidRDefault="006A7EC2">
            <w:pPr>
              <w:rPr>
                <w:rFonts w:ascii="Arial" w:hAnsi="Arial" w:cs="Arial"/>
                <w:sz w:val="20"/>
              </w:rPr>
            </w:pPr>
            <w:r w:rsidRPr="00F00EDF">
              <w:rPr>
                <w:rFonts w:ascii="Arial" w:hAnsi="Arial" w:cs="Arial"/>
                <w:b/>
                <w:bCs/>
                <w:sz w:val="20"/>
              </w:rPr>
              <w:t>Заголовок заказа</w:t>
            </w:r>
          </w:p>
        </w:tc>
      </w:tr>
      <w:tr w:rsidR="006A7EC2" w:rsidRPr="00F00EDF" w14:paraId="3D127650" w14:textId="77777777" w:rsidTr="006A7EC2">
        <w:tc>
          <w:tcPr>
            <w:tcW w:w="2549" w:type="dxa"/>
          </w:tcPr>
          <w:p w14:paraId="7A2B2826" w14:textId="77777777" w:rsidR="006A7EC2" w:rsidRPr="00F00EDF" w:rsidRDefault="006A7EC2">
            <w:pPr>
              <w:rPr>
                <w:rFonts w:ascii="Arial" w:hAnsi="Arial" w:cs="Arial"/>
                <w:sz w:val="20"/>
              </w:rPr>
            </w:pPr>
            <w:r w:rsidRPr="00F00EDF">
              <w:rPr>
                <w:rFonts w:ascii="Arial" w:hAnsi="Arial" w:cs="Arial"/>
                <w:sz w:val="20"/>
              </w:rPr>
              <w:t>Материал</w:t>
            </w:r>
          </w:p>
        </w:tc>
        <w:tc>
          <w:tcPr>
            <w:tcW w:w="1557" w:type="dxa"/>
            <w:vAlign w:val="center"/>
          </w:tcPr>
          <w:p w14:paraId="64B0398E" w14:textId="77777777" w:rsidR="006A7EC2" w:rsidRPr="00F00EDF" w:rsidRDefault="006A7EC2">
            <w:pPr>
              <w:rPr>
                <w:rFonts w:ascii="Arial" w:hAnsi="Arial" w:cs="Arial"/>
                <w:sz w:val="20"/>
              </w:rPr>
            </w:pPr>
            <w:r w:rsidRPr="00F00EDF">
              <w:rPr>
                <w:rFonts w:ascii="Arial" w:hAnsi="Arial" w:cs="Arial"/>
                <w:sz w:val="20"/>
                <w:lang w:val="en-US"/>
              </w:rPr>
              <w:t>CHAR</w:t>
            </w:r>
            <w:r w:rsidRPr="00F00EDF">
              <w:rPr>
                <w:rFonts w:ascii="Arial" w:hAnsi="Arial" w:cs="Arial"/>
                <w:sz w:val="20"/>
              </w:rPr>
              <w:t xml:space="preserve"> 40</w:t>
            </w:r>
          </w:p>
        </w:tc>
        <w:tc>
          <w:tcPr>
            <w:tcW w:w="1559" w:type="dxa"/>
            <w:vAlign w:val="center"/>
          </w:tcPr>
          <w:p w14:paraId="579CF140"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3ADFF6F9" w14:textId="77777777" w:rsidR="006A7EC2" w:rsidRPr="00F00EDF" w:rsidRDefault="006A7EC2">
            <w:pPr>
              <w:rPr>
                <w:rFonts w:ascii="Arial" w:hAnsi="Arial" w:cs="Arial"/>
                <w:sz w:val="20"/>
              </w:rPr>
            </w:pPr>
            <w:r w:rsidRPr="00F00EDF">
              <w:rPr>
                <w:rFonts w:ascii="Arial" w:hAnsi="Arial" w:cs="Arial"/>
                <w:sz w:val="20"/>
              </w:rPr>
              <w:t>В заголовке указывается производимый материал, который будет выпускаться 101-м видом движения</w:t>
            </w:r>
          </w:p>
        </w:tc>
      </w:tr>
      <w:tr w:rsidR="006A7EC2" w:rsidRPr="00F00EDF" w14:paraId="136539D2" w14:textId="77777777" w:rsidTr="006A7EC2">
        <w:tc>
          <w:tcPr>
            <w:tcW w:w="2549" w:type="dxa"/>
          </w:tcPr>
          <w:p w14:paraId="0851BC53" w14:textId="77777777" w:rsidR="006A7EC2" w:rsidRPr="00F00EDF" w:rsidRDefault="006A7EC2">
            <w:pPr>
              <w:rPr>
                <w:rFonts w:ascii="Arial" w:hAnsi="Arial" w:cs="Arial"/>
                <w:sz w:val="20"/>
              </w:rPr>
            </w:pPr>
            <w:r w:rsidRPr="00F00EDF">
              <w:rPr>
                <w:rFonts w:ascii="Arial" w:hAnsi="Arial" w:cs="Arial"/>
                <w:sz w:val="20"/>
              </w:rPr>
              <w:lastRenderedPageBreak/>
              <w:t>Вид заказа</w:t>
            </w:r>
          </w:p>
        </w:tc>
        <w:tc>
          <w:tcPr>
            <w:tcW w:w="1557" w:type="dxa"/>
            <w:vAlign w:val="center"/>
          </w:tcPr>
          <w:p w14:paraId="42B266C9" w14:textId="77777777" w:rsidR="006A7EC2" w:rsidRPr="00F00EDF" w:rsidRDefault="006A7EC2">
            <w:pPr>
              <w:rPr>
                <w:rFonts w:ascii="Arial" w:hAnsi="Arial" w:cs="Arial"/>
                <w:sz w:val="20"/>
              </w:rPr>
            </w:pPr>
            <w:r w:rsidRPr="00F00EDF">
              <w:rPr>
                <w:rFonts w:ascii="Arial" w:hAnsi="Arial" w:cs="Arial"/>
                <w:sz w:val="20"/>
              </w:rPr>
              <w:t>CHAR</w:t>
            </w:r>
            <w:r w:rsidRPr="00F00EDF">
              <w:rPr>
                <w:rFonts w:ascii="Arial" w:hAnsi="Arial" w:cs="Arial"/>
                <w:sz w:val="20"/>
                <w:lang w:val="en-US"/>
              </w:rPr>
              <w:t xml:space="preserve"> 4</w:t>
            </w:r>
          </w:p>
        </w:tc>
        <w:tc>
          <w:tcPr>
            <w:tcW w:w="1559" w:type="dxa"/>
            <w:vAlign w:val="center"/>
          </w:tcPr>
          <w:p w14:paraId="511E146B"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0A024030" w14:textId="61FCA7EC" w:rsidR="006A7EC2" w:rsidRPr="00F00EDF" w:rsidRDefault="006A7EC2">
            <w:pPr>
              <w:rPr>
                <w:rFonts w:ascii="Arial" w:hAnsi="Arial" w:cs="Arial"/>
                <w:sz w:val="20"/>
              </w:rPr>
            </w:pPr>
            <w:r w:rsidRPr="00F00EDF">
              <w:rPr>
                <w:rFonts w:ascii="Arial" w:hAnsi="Arial" w:cs="Arial"/>
                <w:sz w:val="20"/>
              </w:rPr>
              <w:t xml:space="preserve">Вид заказа определяет основные параметры представления и обработки </w:t>
            </w:r>
            <w:r w:rsidR="00EE0E2C" w:rsidRPr="00F00EDF">
              <w:rPr>
                <w:rFonts w:ascii="Arial" w:hAnsi="Arial" w:cs="Arial"/>
                <w:sz w:val="20"/>
              </w:rPr>
              <w:t>производственного</w:t>
            </w:r>
            <w:r w:rsidRPr="00F00EDF">
              <w:rPr>
                <w:rFonts w:ascii="Arial" w:hAnsi="Arial" w:cs="Arial"/>
                <w:sz w:val="20"/>
              </w:rPr>
              <w:t xml:space="preserve"> заказа. Заполняется автоматически через профиль </w:t>
            </w:r>
            <w:r w:rsidR="00947741" w:rsidRPr="00F00EDF">
              <w:rPr>
                <w:rFonts w:ascii="Arial" w:hAnsi="Arial" w:cs="Arial"/>
                <w:sz w:val="20"/>
              </w:rPr>
              <w:t>управления производством в ОЗМ.</w:t>
            </w:r>
          </w:p>
        </w:tc>
      </w:tr>
      <w:tr w:rsidR="006A7EC2" w:rsidRPr="00F00EDF" w14:paraId="0199E48A" w14:textId="77777777" w:rsidTr="006A7EC2">
        <w:trPr>
          <w:trHeight w:val="593"/>
        </w:trPr>
        <w:tc>
          <w:tcPr>
            <w:tcW w:w="2549" w:type="dxa"/>
          </w:tcPr>
          <w:p w14:paraId="2D67F299" w14:textId="4D289C80" w:rsidR="006A7EC2" w:rsidRPr="00F00EDF" w:rsidRDefault="003E6FD9">
            <w:pPr>
              <w:rPr>
                <w:rFonts w:ascii="Arial" w:hAnsi="Arial" w:cs="Arial"/>
                <w:sz w:val="20"/>
              </w:rPr>
            </w:pPr>
            <w:r w:rsidRPr="00F00EDF">
              <w:rPr>
                <w:rFonts w:ascii="Arial" w:hAnsi="Arial" w:cs="Arial"/>
                <w:sz w:val="20"/>
              </w:rPr>
              <w:t>Завод-производитель</w:t>
            </w:r>
          </w:p>
        </w:tc>
        <w:tc>
          <w:tcPr>
            <w:tcW w:w="1557" w:type="dxa"/>
            <w:vAlign w:val="center"/>
          </w:tcPr>
          <w:p w14:paraId="07D2B219" w14:textId="77777777" w:rsidR="006A7EC2" w:rsidRPr="00F00EDF" w:rsidRDefault="006A7EC2">
            <w:pPr>
              <w:rPr>
                <w:rFonts w:ascii="Arial" w:hAnsi="Arial" w:cs="Arial"/>
                <w:sz w:val="20"/>
              </w:rPr>
            </w:pPr>
            <w:r w:rsidRPr="00F00EDF">
              <w:rPr>
                <w:rFonts w:ascii="Arial" w:hAnsi="Arial" w:cs="Arial"/>
                <w:sz w:val="20"/>
              </w:rPr>
              <w:t>CHAR</w:t>
            </w:r>
            <w:r w:rsidRPr="00F00EDF">
              <w:rPr>
                <w:rFonts w:ascii="Arial" w:hAnsi="Arial" w:cs="Arial"/>
                <w:sz w:val="20"/>
                <w:lang w:val="en-US"/>
              </w:rPr>
              <w:t xml:space="preserve"> 4</w:t>
            </w:r>
          </w:p>
        </w:tc>
        <w:tc>
          <w:tcPr>
            <w:tcW w:w="1559" w:type="dxa"/>
            <w:vAlign w:val="center"/>
          </w:tcPr>
          <w:p w14:paraId="39072CBE"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634C4FAF" w14:textId="77777777" w:rsidR="006A7EC2" w:rsidRPr="00F00EDF" w:rsidRDefault="006A7EC2">
            <w:pPr>
              <w:rPr>
                <w:rFonts w:ascii="Arial" w:hAnsi="Arial" w:cs="Arial"/>
                <w:sz w:val="20"/>
              </w:rPr>
            </w:pPr>
            <w:r w:rsidRPr="00F00EDF">
              <w:rPr>
                <w:rFonts w:ascii="Arial" w:hAnsi="Arial" w:cs="Arial"/>
                <w:sz w:val="20"/>
              </w:rPr>
              <w:t>Системный номер завода.</w:t>
            </w:r>
          </w:p>
        </w:tc>
      </w:tr>
      <w:tr w:rsidR="006A7EC2" w:rsidRPr="00F00EDF" w14:paraId="5C469BCF" w14:textId="77777777" w:rsidTr="006A7EC2">
        <w:trPr>
          <w:trHeight w:val="701"/>
        </w:trPr>
        <w:tc>
          <w:tcPr>
            <w:tcW w:w="2549" w:type="dxa"/>
          </w:tcPr>
          <w:p w14:paraId="07E12E32" w14:textId="77777777" w:rsidR="006A7EC2" w:rsidRPr="00F00EDF" w:rsidRDefault="006A7EC2">
            <w:pPr>
              <w:rPr>
                <w:rFonts w:ascii="Arial" w:hAnsi="Arial" w:cs="Arial"/>
                <w:sz w:val="20"/>
              </w:rPr>
            </w:pPr>
            <w:r w:rsidRPr="00F00EDF">
              <w:rPr>
                <w:rFonts w:ascii="Arial" w:hAnsi="Arial" w:cs="Arial"/>
                <w:sz w:val="20"/>
              </w:rPr>
              <w:t>Системный статус</w:t>
            </w:r>
          </w:p>
        </w:tc>
        <w:tc>
          <w:tcPr>
            <w:tcW w:w="1557" w:type="dxa"/>
            <w:vAlign w:val="center"/>
          </w:tcPr>
          <w:p w14:paraId="64B5E025" w14:textId="77777777" w:rsidR="006A7EC2" w:rsidRPr="00F00EDF" w:rsidRDefault="006A7EC2">
            <w:pPr>
              <w:rPr>
                <w:rFonts w:ascii="Arial" w:hAnsi="Arial" w:cs="Arial"/>
                <w:sz w:val="20"/>
              </w:rPr>
            </w:pPr>
            <w:r w:rsidRPr="00F00EDF">
              <w:rPr>
                <w:rFonts w:ascii="Arial" w:hAnsi="Arial" w:cs="Arial"/>
                <w:sz w:val="20"/>
                <w:lang w:val="en-US"/>
              </w:rPr>
              <w:t>CHAR 4</w:t>
            </w:r>
          </w:p>
        </w:tc>
        <w:tc>
          <w:tcPr>
            <w:tcW w:w="1559" w:type="dxa"/>
            <w:vAlign w:val="center"/>
          </w:tcPr>
          <w:p w14:paraId="3064E8AF"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2A3F5FB0" w14:textId="77777777" w:rsidR="006A7EC2" w:rsidRPr="00F00EDF" w:rsidRDefault="006A7EC2">
            <w:pPr>
              <w:rPr>
                <w:rFonts w:ascii="Arial" w:hAnsi="Arial" w:cs="Arial"/>
                <w:sz w:val="20"/>
              </w:rPr>
            </w:pPr>
            <w:r w:rsidRPr="00F00EDF">
              <w:rPr>
                <w:rFonts w:ascii="Arial" w:hAnsi="Arial" w:cs="Arial"/>
                <w:sz w:val="20"/>
              </w:rPr>
              <w:t>Технический объект, в котором фиксируются этапы обработки объекта</w:t>
            </w:r>
          </w:p>
        </w:tc>
      </w:tr>
      <w:tr w:rsidR="006A7EC2" w:rsidRPr="00F00EDF" w14:paraId="3530B03B" w14:textId="77777777" w:rsidTr="006A7EC2">
        <w:trPr>
          <w:trHeight w:val="555"/>
        </w:trPr>
        <w:tc>
          <w:tcPr>
            <w:tcW w:w="10196" w:type="dxa"/>
            <w:gridSpan w:val="4"/>
            <w:vAlign w:val="center"/>
          </w:tcPr>
          <w:p w14:paraId="1BD428DF" w14:textId="77777777" w:rsidR="006A7EC2" w:rsidRPr="00F00EDF" w:rsidRDefault="006A7EC2">
            <w:pPr>
              <w:rPr>
                <w:rFonts w:ascii="Arial" w:hAnsi="Arial" w:cs="Arial"/>
                <w:sz w:val="20"/>
              </w:rPr>
            </w:pPr>
            <w:r w:rsidRPr="00F00EDF">
              <w:rPr>
                <w:rFonts w:ascii="Arial" w:hAnsi="Arial" w:cs="Arial"/>
                <w:b/>
                <w:bCs/>
                <w:sz w:val="20"/>
              </w:rPr>
              <w:t>Общие данные</w:t>
            </w:r>
          </w:p>
        </w:tc>
      </w:tr>
      <w:tr w:rsidR="006A7EC2" w:rsidRPr="00F00EDF" w14:paraId="7F8DDC90" w14:textId="77777777" w:rsidTr="006A7EC2">
        <w:tc>
          <w:tcPr>
            <w:tcW w:w="2549" w:type="dxa"/>
          </w:tcPr>
          <w:p w14:paraId="27E58A45" w14:textId="77777777" w:rsidR="006A7EC2" w:rsidRPr="00F00EDF" w:rsidRDefault="006A7EC2">
            <w:pPr>
              <w:rPr>
                <w:rFonts w:ascii="Arial" w:hAnsi="Arial" w:cs="Arial"/>
                <w:sz w:val="20"/>
              </w:rPr>
            </w:pPr>
            <w:r w:rsidRPr="00F00EDF">
              <w:rPr>
                <w:rFonts w:ascii="Arial" w:hAnsi="Arial" w:cs="Arial"/>
                <w:sz w:val="20"/>
              </w:rPr>
              <w:t>Общее количество</w:t>
            </w:r>
          </w:p>
        </w:tc>
        <w:tc>
          <w:tcPr>
            <w:tcW w:w="1557" w:type="dxa"/>
            <w:vAlign w:val="center"/>
          </w:tcPr>
          <w:p w14:paraId="2BF653CE" w14:textId="77777777" w:rsidR="006A7EC2" w:rsidRPr="00F00EDF" w:rsidRDefault="006A7EC2">
            <w:pPr>
              <w:rPr>
                <w:rFonts w:ascii="Arial" w:hAnsi="Arial" w:cs="Arial"/>
                <w:sz w:val="20"/>
              </w:rPr>
            </w:pPr>
            <w:r w:rsidRPr="00F00EDF">
              <w:rPr>
                <w:rFonts w:ascii="Arial" w:hAnsi="Arial" w:cs="Arial"/>
                <w:sz w:val="20"/>
              </w:rPr>
              <w:t>QUAN</w:t>
            </w:r>
            <w:r w:rsidRPr="00F00EDF">
              <w:rPr>
                <w:rFonts w:ascii="Arial" w:hAnsi="Arial" w:cs="Arial"/>
                <w:sz w:val="20"/>
                <w:lang w:val="en-US"/>
              </w:rPr>
              <w:t xml:space="preserve"> 13</w:t>
            </w:r>
          </w:p>
        </w:tc>
        <w:tc>
          <w:tcPr>
            <w:tcW w:w="1559" w:type="dxa"/>
            <w:vAlign w:val="center"/>
          </w:tcPr>
          <w:p w14:paraId="23F9DE67"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43D5E3B8" w14:textId="4BB368FB" w:rsidR="006A7EC2" w:rsidRPr="00F00EDF" w:rsidRDefault="006A7EC2">
            <w:pPr>
              <w:rPr>
                <w:rFonts w:ascii="Arial" w:hAnsi="Arial" w:cs="Arial"/>
                <w:sz w:val="20"/>
              </w:rPr>
            </w:pPr>
            <w:r w:rsidRPr="00F00EDF">
              <w:rPr>
                <w:rFonts w:ascii="Arial" w:hAnsi="Arial" w:cs="Arial"/>
                <w:sz w:val="20"/>
              </w:rPr>
              <w:t>Плановое количество выпускаемой по данному заказу продукци</w:t>
            </w:r>
            <w:r w:rsidR="00947741" w:rsidRPr="00F00EDF">
              <w:rPr>
                <w:rFonts w:ascii="Arial" w:hAnsi="Arial" w:cs="Arial"/>
                <w:sz w:val="20"/>
              </w:rPr>
              <w:t>и в базовых единицах измерения.</w:t>
            </w:r>
          </w:p>
        </w:tc>
      </w:tr>
      <w:tr w:rsidR="006A7EC2" w:rsidRPr="00F00EDF" w14:paraId="7E5FA546" w14:textId="77777777" w:rsidTr="006A7EC2">
        <w:tc>
          <w:tcPr>
            <w:tcW w:w="2549" w:type="dxa"/>
          </w:tcPr>
          <w:p w14:paraId="00536E89" w14:textId="77777777" w:rsidR="006A7EC2" w:rsidRPr="00F00EDF" w:rsidRDefault="006A7EC2">
            <w:pPr>
              <w:rPr>
                <w:rFonts w:ascii="Arial" w:hAnsi="Arial" w:cs="Arial"/>
                <w:sz w:val="20"/>
              </w:rPr>
            </w:pPr>
            <w:r w:rsidRPr="00F00EDF">
              <w:rPr>
                <w:rFonts w:ascii="Arial" w:hAnsi="Arial" w:cs="Arial"/>
                <w:sz w:val="20"/>
              </w:rPr>
              <w:t>ЕИ</w:t>
            </w:r>
          </w:p>
        </w:tc>
        <w:tc>
          <w:tcPr>
            <w:tcW w:w="1557" w:type="dxa"/>
            <w:vAlign w:val="center"/>
          </w:tcPr>
          <w:p w14:paraId="1BC438BE" w14:textId="77777777" w:rsidR="006A7EC2" w:rsidRPr="00F00EDF" w:rsidRDefault="006A7EC2">
            <w:pPr>
              <w:rPr>
                <w:rFonts w:ascii="Arial" w:hAnsi="Arial" w:cs="Arial"/>
                <w:sz w:val="20"/>
              </w:rPr>
            </w:pPr>
            <w:r w:rsidRPr="00F00EDF">
              <w:rPr>
                <w:rFonts w:ascii="Arial" w:hAnsi="Arial" w:cs="Arial"/>
                <w:sz w:val="20"/>
              </w:rPr>
              <w:t>UNIT</w:t>
            </w:r>
            <w:r w:rsidRPr="00F00EDF">
              <w:rPr>
                <w:rFonts w:ascii="Arial" w:hAnsi="Arial" w:cs="Arial"/>
                <w:sz w:val="20"/>
                <w:lang w:val="en-US"/>
              </w:rPr>
              <w:t xml:space="preserve"> 3</w:t>
            </w:r>
          </w:p>
        </w:tc>
        <w:tc>
          <w:tcPr>
            <w:tcW w:w="1559" w:type="dxa"/>
            <w:vAlign w:val="center"/>
          </w:tcPr>
          <w:p w14:paraId="51C182A0"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07BD25CC" w14:textId="77777777" w:rsidR="006A7EC2" w:rsidRPr="00F00EDF" w:rsidRDefault="006A7EC2">
            <w:pPr>
              <w:rPr>
                <w:rFonts w:ascii="Arial" w:hAnsi="Arial" w:cs="Arial"/>
                <w:sz w:val="20"/>
              </w:rPr>
            </w:pPr>
            <w:r w:rsidRPr="00F00EDF">
              <w:rPr>
                <w:rFonts w:ascii="Arial" w:hAnsi="Arial" w:cs="Arial"/>
                <w:sz w:val="20"/>
              </w:rPr>
              <w:t>Определяется системой. Единица измерения материала</w:t>
            </w:r>
          </w:p>
        </w:tc>
      </w:tr>
      <w:tr w:rsidR="006A7EC2" w:rsidRPr="00F00EDF" w14:paraId="050816B1" w14:textId="77777777" w:rsidTr="006A7EC2">
        <w:tc>
          <w:tcPr>
            <w:tcW w:w="2549" w:type="dxa"/>
          </w:tcPr>
          <w:p w14:paraId="3654680A" w14:textId="77777777" w:rsidR="006A7EC2" w:rsidRPr="00F00EDF" w:rsidRDefault="006A7EC2">
            <w:pPr>
              <w:rPr>
                <w:rFonts w:ascii="Arial" w:hAnsi="Arial" w:cs="Arial"/>
                <w:sz w:val="20"/>
              </w:rPr>
            </w:pPr>
            <w:r w:rsidRPr="00F00EDF">
              <w:rPr>
                <w:rFonts w:ascii="Arial" w:hAnsi="Arial" w:cs="Arial"/>
                <w:sz w:val="20"/>
              </w:rPr>
              <w:t>Поставлено</w:t>
            </w:r>
          </w:p>
        </w:tc>
        <w:tc>
          <w:tcPr>
            <w:tcW w:w="1557" w:type="dxa"/>
            <w:vAlign w:val="center"/>
          </w:tcPr>
          <w:p w14:paraId="5F2819FA" w14:textId="77777777" w:rsidR="006A7EC2" w:rsidRPr="00F00EDF" w:rsidRDefault="006A7EC2">
            <w:pPr>
              <w:rPr>
                <w:rFonts w:ascii="Arial" w:hAnsi="Arial" w:cs="Arial"/>
                <w:sz w:val="20"/>
              </w:rPr>
            </w:pPr>
            <w:r w:rsidRPr="00F00EDF">
              <w:rPr>
                <w:rFonts w:ascii="Arial" w:hAnsi="Arial" w:cs="Arial"/>
                <w:sz w:val="20"/>
              </w:rPr>
              <w:t>QUAN</w:t>
            </w:r>
            <w:r w:rsidRPr="00F00EDF">
              <w:rPr>
                <w:rFonts w:ascii="Arial" w:hAnsi="Arial" w:cs="Arial"/>
                <w:sz w:val="20"/>
                <w:lang w:val="en-US"/>
              </w:rPr>
              <w:t xml:space="preserve"> 13</w:t>
            </w:r>
          </w:p>
        </w:tc>
        <w:tc>
          <w:tcPr>
            <w:tcW w:w="1559" w:type="dxa"/>
            <w:vAlign w:val="center"/>
          </w:tcPr>
          <w:p w14:paraId="20797D90"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6FD2CCCF" w14:textId="77777777" w:rsidR="006A7EC2" w:rsidRPr="00F00EDF" w:rsidRDefault="006A7EC2">
            <w:pPr>
              <w:rPr>
                <w:rFonts w:ascii="Arial" w:hAnsi="Arial" w:cs="Arial"/>
                <w:sz w:val="20"/>
              </w:rPr>
            </w:pPr>
            <w:r w:rsidRPr="00F00EDF">
              <w:rPr>
                <w:rFonts w:ascii="Arial" w:hAnsi="Arial" w:cs="Arial"/>
                <w:sz w:val="20"/>
              </w:rPr>
              <w:t>Объем имеющихся поступлений по заказу. Изначально отображается ноль, по мере исполнения производственного плана отображается нарастающим итогом.</w:t>
            </w:r>
          </w:p>
        </w:tc>
      </w:tr>
      <w:tr w:rsidR="006A7EC2" w:rsidRPr="00F00EDF" w14:paraId="684D25BD" w14:textId="77777777" w:rsidTr="006A7EC2">
        <w:trPr>
          <w:trHeight w:val="685"/>
        </w:trPr>
        <w:tc>
          <w:tcPr>
            <w:tcW w:w="2549" w:type="dxa"/>
          </w:tcPr>
          <w:p w14:paraId="225B3096" w14:textId="77777777" w:rsidR="006A7EC2" w:rsidRPr="00F00EDF" w:rsidRDefault="006A7EC2">
            <w:pPr>
              <w:rPr>
                <w:rFonts w:ascii="Arial" w:hAnsi="Arial" w:cs="Arial"/>
                <w:sz w:val="20"/>
              </w:rPr>
            </w:pPr>
            <w:r w:rsidRPr="00F00EDF">
              <w:rPr>
                <w:rFonts w:ascii="Arial" w:hAnsi="Arial" w:cs="Arial"/>
                <w:sz w:val="20"/>
              </w:rPr>
              <w:t>Базисные сроки: Начало и Выход</w:t>
            </w:r>
          </w:p>
        </w:tc>
        <w:tc>
          <w:tcPr>
            <w:tcW w:w="1557" w:type="dxa"/>
            <w:vAlign w:val="center"/>
          </w:tcPr>
          <w:p w14:paraId="1F63AB62" w14:textId="77777777" w:rsidR="006A7EC2" w:rsidRPr="00F00EDF" w:rsidRDefault="006A7EC2">
            <w:pPr>
              <w:rPr>
                <w:rFonts w:ascii="Arial" w:hAnsi="Arial" w:cs="Arial"/>
                <w:sz w:val="20"/>
              </w:rPr>
            </w:pPr>
            <w:r w:rsidRPr="00F00EDF">
              <w:rPr>
                <w:rFonts w:ascii="Arial" w:hAnsi="Arial" w:cs="Arial"/>
                <w:sz w:val="20"/>
              </w:rPr>
              <w:t>DATS</w:t>
            </w:r>
            <w:r w:rsidRPr="00F00EDF">
              <w:rPr>
                <w:rFonts w:ascii="Arial" w:hAnsi="Arial" w:cs="Arial"/>
                <w:sz w:val="20"/>
                <w:lang w:val="en-US"/>
              </w:rPr>
              <w:t xml:space="preserve"> 8</w:t>
            </w:r>
          </w:p>
        </w:tc>
        <w:tc>
          <w:tcPr>
            <w:tcW w:w="1559" w:type="dxa"/>
            <w:vAlign w:val="center"/>
          </w:tcPr>
          <w:p w14:paraId="4DB28D9E"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55EFB705" w14:textId="77777777" w:rsidR="006A7EC2" w:rsidRPr="00F00EDF" w:rsidRDefault="006A7EC2">
            <w:pPr>
              <w:rPr>
                <w:rFonts w:ascii="Arial" w:hAnsi="Arial" w:cs="Arial"/>
                <w:sz w:val="20"/>
              </w:rPr>
            </w:pPr>
            <w:r w:rsidRPr="00F00EDF">
              <w:rPr>
                <w:rFonts w:ascii="Arial" w:hAnsi="Arial" w:cs="Arial"/>
                <w:sz w:val="20"/>
              </w:rPr>
              <w:t>Запланированная дата начала производства</w:t>
            </w:r>
          </w:p>
        </w:tc>
      </w:tr>
      <w:tr w:rsidR="006A7EC2" w:rsidRPr="00F00EDF" w14:paraId="236D7519" w14:textId="77777777" w:rsidTr="006A7EC2">
        <w:tc>
          <w:tcPr>
            <w:tcW w:w="2549" w:type="dxa"/>
            <w:vAlign w:val="center"/>
          </w:tcPr>
          <w:p w14:paraId="72ADA537" w14:textId="77777777" w:rsidR="006A7EC2" w:rsidRPr="00F00EDF" w:rsidRDefault="006A7EC2">
            <w:pPr>
              <w:rPr>
                <w:rFonts w:ascii="Arial" w:hAnsi="Arial" w:cs="Arial"/>
                <w:sz w:val="20"/>
              </w:rPr>
            </w:pPr>
            <w:r w:rsidRPr="00F00EDF">
              <w:rPr>
                <w:rFonts w:ascii="Arial" w:hAnsi="Arial" w:cs="Arial"/>
                <w:sz w:val="20"/>
              </w:rPr>
              <w:t>Базисный срок: Окончание</w:t>
            </w:r>
          </w:p>
        </w:tc>
        <w:tc>
          <w:tcPr>
            <w:tcW w:w="1557" w:type="dxa"/>
            <w:vAlign w:val="center"/>
          </w:tcPr>
          <w:p w14:paraId="0AA81BDB" w14:textId="77777777" w:rsidR="006A7EC2" w:rsidRPr="00F00EDF" w:rsidRDefault="006A7EC2">
            <w:pPr>
              <w:rPr>
                <w:rFonts w:ascii="Arial" w:hAnsi="Arial" w:cs="Arial"/>
                <w:sz w:val="20"/>
              </w:rPr>
            </w:pPr>
            <w:r w:rsidRPr="00F00EDF">
              <w:rPr>
                <w:rFonts w:ascii="Arial" w:hAnsi="Arial" w:cs="Arial"/>
                <w:sz w:val="20"/>
              </w:rPr>
              <w:t>DATS</w:t>
            </w:r>
            <w:r w:rsidRPr="00F00EDF">
              <w:rPr>
                <w:rFonts w:ascii="Arial" w:hAnsi="Arial" w:cs="Arial"/>
                <w:sz w:val="20"/>
                <w:lang w:val="en-US"/>
              </w:rPr>
              <w:t xml:space="preserve"> 8</w:t>
            </w:r>
          </w:p>
        </w:tc>
        <w:tc>
          <w:tcPr>
            <w:tcW w:w="1559" w:type="dxa"/>
            <w:vAlign w:val="center"/>
          </w:tcPr>
          <w:p w14:paraId="6E41512F"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5AD473DB" w14:textId="77777777" w:rsidR="006A7EC2" w:rsidRPr="00F00EDF" w:rsidRDefault="006A7EC2">
            <w:pPr>
              <w:rPr>
                <w:rFonts w:ascii="Arial" w:hAnsi="Arial" w:cs="Arial"/>
                <w:sz w:val="20"/>
              </w:rPr>
            </w:pPr>
            <w:r w:rsidRPr="00F00EDF">
              <w:rPr>
                <w:rFonts w:ascii="Arial" w:hAnsi="Arial" w:cs="Arial"/>
                <w:sz w:val="20"/>
              </w:rPr>
              <w:t>Запланированная дата окончания производства</w:t>
            </w:r>
          </w:p>
        </w:tc>
      </w:tr>
      <w:tr w:rsidR="006A7EC2" w:rsidRPr="00F00EDF" w14:paraId="4E399106" w14:textId="77777777" w:rsidTr="006A7EC2">
        <w:trPr>
          <w:trHeight w:val="517"/>
        </w:trPr>
        <w:tc>
          <w:tcPr>
            <w:tcW w:w="10196" w:type="dxa"/>
            <w:gridSpan w:val="4"/>
            <w:vAlign w:val="center"/>
          </w:tcPr>
          <w:p w14:paraId="39320012" w14:textId="77777777" w:rsidR="006A7EC2" w:rsidRPr="00F00EDF" w:rsidRDefault="006A7EC2">
            <w:pPr>
              <w:rPr>
                <w:rFonts w:ascii="Arial" w:hAnsi="Arial" w:cs="Arial"/>
                <w:sz w:val="20"/>
              </w:rPr>
            </w:pPr>
            <w:r w:rsidRPr="00F00EDF">
              <w:rPr>
                <w:rFonts w:ascii="Arial" w:hAnsi="Arial" w:cs="Arial"/>
                <w:b/>
                <w:sz w:val="20"/>
              </w:rPr>
              <w:t>Присвоение</w:t>
            </w:r>
          </w:p>
        </w:tc>
      </w:tr>
      <w:tr w:rsidR="006A7EC2" w:rsidRPr="00F00EDF" w14:paraId="1F6C5B02" w14:textId="77777777" w:rsidTr="006A7EC2">
        <w:tc>
          <w:tcPr>
            <w:tcW w:w="2549" w:type="dxa"/>
          </w:tcPr>
          <w:p w14:paraId="117D6EE5" w14:textId="77777777" w:rsidR="006A7EC2" w:rsidRPr="00F00EDF" w:rsidRDefault="006A7EC2">
            <w:pPr>
              <w:rPr>
                <w:rFonts w:ascii="Arial" w:hAnsi="Arial" w:cs="Arial"/>
                <w:sz w:val="20"/>
              </w:rPr>
            </w:pPr>
            <w:r w:rsidRPr="00F00EDF">
              <w:rPr>
                <w:rFonts w:ascii="Arial" w:hAnsi="Arial" w:cs="Arial"/>
                <w:sz w:val="20"/>
              </w:rPr>
              <w:t>Плановик</w:t>
            </w:r>
          </w:p>
        </w:tc>
        <w:tc>
          <w:tcPr>
            <w:tcW w:w="1557" w:type="dxa"/>
            <w:vAlign w:val="center"/>
          </w:tcPr>
          <w:p w14:paraId="14140742" w14:textId="77777777" w:rsidR="006A7EC2" w:rsidRPr="00F00EDF" w:rsidRDefault="006A7EC2">
            <w:pPr>
              <w:rPr>
                <w:rFonts w:ascii="Arial" w:hAnsi="Arial" w:cs="Arial"/>
                <w:sz w:val="20"/>
              </w:rPr>
            </w:pPr>
            <w:r w:rsidRPr="00F00EDF">
              <w:rPr>
                <w:rFonts w:ascii="Arial" w:hAnsi="Arial" w:cs="Arial"/>
                <w:sz w:val="20"/>
              </w:rPr>
              <w:t>CHAR</w:t>
            </w:r>
            <w:r w:rsidRPr="00F00EDF">
              <w:rPr>
                <w:rFonts w:ascii="Arial" w:hAnsi="Arial" w:cs="Arial"/>
                <w:sz w:val="20"/>
                <w:lang w:val="en-US"/>
              </w:rPr>
              <w:t xml:space="preserve"> 3</w:t>
            </w:r>
          </w:p>
        </w:tc>
        <w:tc>
          <w:tcPr>
            <w:tcW w:w="1559" w:type="dxa"/>
            <w:vAlign w:val="center"/>
          </w:tcPr>
          <w:p w14:paraId="5F672E11"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145F19C5" w14:textId="77777777" w:rsidR="006A7EC2" w:rsidRPr="00F00EDF" w:rsidRDefault="006A7EC2">
            <w:pPr>
              <w:rPr>
                <w:rFonts w:ascii="Arial" w:hAnsi="Arial" w:cs="Arial"/>
                <w:sz w:val="20"/>
              </w:rPr>
            </w:pPr>
            <w:r w:rsidRPr="00F00EDF">
              <w:rPr>
                <w:rFonts w:ascii="Arial" w:hAnsi="Arial" w:cs="Arial"/>
                <w:sz w:val="20"/>
              </w:rPr>
              <w:t>Аналитическое поле, отражающее Плановика ЦРММ, к которому относится заказ. Заполнится автоматически из данных ОЗМ</w:t>
            </w:r>
          </w:p>
        </w:tc>
      </w:tr>
      <w:tr w:rsidR="006A7EC2" w:rsidRPr="00F00EDF" w14:paraId="41885FE0" w14:textId="77777777" w:rsidTr="006A7EC2">
        <w:tc>
          <w:tcPr>
            <w:tcW w:w="2549" w:type="dxa"/>
          </w:tcPr>
          <w:p w14:paraId="1AEC174C" w14:textId="77777777" w:rsidR="006A7EC2" w:rsidRPr="00F00EDF" w:rsidRDefault="006A7EC2">
            <w:pPr>
              <w:rPr>
                <w:rFonts w:ascii="Arial" w:hAnsi="Arial" w:cs="Arial"/>
                <w:sz w:val="20"/>
              </w:rPr>
            </w:pPr>
            <w:r w:rsidRPr="00F00EDF">
              <w:rPr>
                <w:rFonts w:ascii="Arial" w:hAnsi="Arial" w:cs="Arial"/>
                <w:sz w:val="20"/>
              </w:rPr>
              <w:t>Руководитель производства</w:t>
            </w:r>
          </w:p>
        </w:tc>
        <w:tc>
          <w:tcPr>
            <w:tcW w:w="1557" w:type="dxa"/>
            <w:vAlign w:val="center"/>
          </w:tcPr>
          <w:p w14:paraId="6E468198" w14:textId="77777777" w:rsidR="006A7EC2" w:rsidRPr="00F00EDF" w:rsidRDefault="006A7EC2">
            <w:pPr>
              <w:rPr>
                <w:rFonts w:ascii="Arial" w:hAnsi="Arial" w:cs="Arial"/>
                <w:sz w:val="20"/>
              </w:rPr>
            </w:pPr>
            <w:r w:rsidRPr="00F00EDF">
              <w:rPr>
                <w:rFonts w:ascii="Arial" w:hAnsi="Arial" w:cs="Arial"/>
                <w:sz w:val="20"/>
              </w:rPr>
              <w:t>CHAR</w:t>
            </w:r>
            <w:r w:rsidRPr="00F00EDF">
              <w:rPr>
                <w:rFonts w:ascii="Arial" w:hAnsi="Arial" w:cs="Arial"/>
                <w:sz w:val="20"/>
                <w:lang w:val="en-US"/>
              </w:rPr>
              <w:t xml:space="preserve"> 3</w:t>
            </w:r>
          </w:p>
        </w:tc>
        <w:tc>
          <w:tcPr>
            <w:tcW w:w="1559" w:type="dxa"/>
            <w:vAlign w:val="center"/>
          </w:tcPr>
          <w:p w14:paraId="21E68CE5"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24B7FD97" w14:textId="77777777" w:rsidR="006A7EC2" w:rsidRPr="00F00EDF" w:rsidRDefault="006A7EC2">
            <w:pPr>
              <w:rPr>
                <w:rFonts w:ascii="Arial" w:hAnsi="Arial" w:cs="Arial"/>
                <w:sz w:val="20"/>
              </w:rPr>
            </w:pPr>
            <w:r w:rsidRPr="00F00EDF">
              <w:rPr>
                <w:rFonts w:ascii="Arial" w:hAnsi="Arial" w:cs="Arial"/>
                <w:sz w:val="20"/>
              </w:rPr>
              <w:t>Системная запись, объединяющая набор правил обработки заказа. Заполниться автоматически из данных ОЗМ</w:t>
            </w:r>
          </w:p>
        </w:tc>
      </w:tr>
      <w:tr w:rsidR="006A7EC2" w:rsidRPr="00F00EDF" w14:paraId="3A73A491" w14:textId="77777777" w:rsidTr="006A7EC2">
        <w:trPr>
          <w:trHeight w:val="431"/>
        </w:trPr>
        <w:tc>
          <w:tcPr>
            <w:tcW w:w="2549" w:type="dxa"/>
          </w:tcPr>
          <w:p w14:paraId="27D2DBEF" w14:textId="77777777" w:rsidR="006A7EC2" w:rsidRPr="00F00EDF" w:rsidRDefault="006A7EC2">
            <w:pPr>
              <w:rPr>
                <w:rFonts w:ascii="Arial" w:hAnsi="Arial" w:cs="Arial"/>
                <w:sz w:val="20"/>
              </w:rPr>
            </w:pPr>
            <w:r w:rsidRPr="00F00EDF">
              <w:rPr>
                <w:rFonts w:ascii="Arial" w:hAnsi="Arial" w:cs="Arial"/>
                <w:sz w:val="20"/>
              </w:rPr>
              <w:t>СПП-элемент</w:t>
            </w:r>
          </w:p>
        </w:tc>
        <w:tc>
          <w:tcPr>
            <w:tcW w:w="1557" w:type="dxa"/>
            <w:vAlign w:val="center"/>
          </w:tcPr>
          <w:p w14:paraId="5F4C2535" w14:textId="77777777" w:rsidR="006A7EC2" w:rsidRPr="00F00EDF" w:rsidRDefault="006A7EC2">
            <w:pPr>
              <w:rPr>
                <w:rFonts w:ascii="Arial" w:hAnsi="Arial" w:cs="Arial"/>
                <w:sz w:val="20"/>
              </w:rPr>
            </w:pPr>
            <w:r w:rsidRPr="00F00EDF">
              <w:rPr>
                <w:rFonts w:ascii="Arial" w:hAnsi="Arial" w:cs="Arial"/>
                <w:sz w:val="20"/>
              </w:rPr>
              <w:t>NUMC 8</w:t>
            </w:r>
          </w:p>
        </w:tc>
        <w:tc>
          <w:tcPr>
            <w:tcW w:w="1559" w:type="dxa"/>
            <w:vAlign w:val="center"/>
          </w:tcPr>
          <w:p w14:paraId="073C43BD"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2DFF6933" w14:textId="7F90C707" w:rsidR="006A7EC2" w:rsidRPr="00F00EDF" w:rsidRDefault="006A7EC2">
            <w:pPr>
              <w:rPr>
                <w:rFonts w:ascii="Arial" w:hAnsi="Arial" w:cs="Arial"/>
                <w:sz w:val="20"/>
              </w:rPr>
            </w:pPr>
            <w:r w:rsidRPr="00F00EDF">
              <w:rPr>
                <w:rFonts w:ascii="Arial" w:hAnsi="Arial" w:cs="Arial"/>
                <w:sz w:val="20"/>
              </w:rPr>
              <w:t xml:space="preserve">Указывается СПП-элемент </w:t>
            </w:r>
            <w:r w:rsidR="005D570B" w:rsidRPr="00F00EDF">
              <w:rPr>
                <w:rFonts w:ascii="Arial" w:hAnsi="Arial" w:cs="Arial"/>
                <w:sz w:val="20"/>
              </w:rPr>
              <w:t>«Производство ЦРММ»</w:t>
            </w:r>
          </w:p>
        </w:tc>
      </w:tr>
      <w:tr w:rsidR="006A7EC2" w:rsidRPr="00F00EDF" w14:paraId="37C4D5EE" w14:textId="77777777" w:rsidTr="006A7EC2">
        <w:trPr>
          <w:trHeight w:val="477"/>
        </w:trPr>
        <w:tc>
          <w:tcPr>
            <w:tcW w:w="10196" w:type="dxa"/>
            <w:gridSpan w:val="4"/>
            <w:vAlign w:val="center"/>
          </w:tcPr>
          <w:p w14:paraId="017D1CC1" w14:textId="77777777" w:rsidR="006A7EC2" w:rsidRPr="00F00EDF" w:rsidRDefault="006A7EC2">
            <w:pPr>
              <w:rPr>
                <w:rFonts w:ascii="Arial" w:hAnsi="Arial" w:cs="Arial"/>
                <w:sz w:val="20"/>
              </w:rPr>
            </w:pPr>
            <w:r w:rsidRPr="00F00EDF">
              <w:rPr>
                <w:rFonts w:ascii="Arial" w:hAnsi="Arial" w:cs="Arial"/>
                <w:b/>
                <w:sz w:val="20"/>
              </w:rPr>
              <w:t>ПМ</w:t>
            </w:r>
          </w:p>
        </w:tc>
      </w:tr>
      <w:tr w:rsidR="006A7EC2" w:rsidRPr="00F00EDF" w14:paraId="3B6D53E9" w14:textId="77777777" w:rsidTr="006A7EC2">
        <w:tc>
          <w:tcPr>
            <w:tcW w:w="2549" w:type="dxa"/>
          </w:tcPr>
          <w:p w14:paraId="154FDFAF" w14:textId="77777777" w:rsidR="006A7EC2" w:rsidRPr="00F00EDF" w:rsidRDefault="006A7EC2">
            <w:pPr>
              <w:rPr>
                <w:rFonts w:ascii="Arial" w:hAnsi="Arial" w:cs="Arial"/>
                <w:sz w:val="20"/>
              </w:rPr>
            </w:pPr>
            <w:r w:rsidRPr="00F00EDF">
              <w:rPr>
                <w:rFonts w:ascii="Arial" w:hAnsi="Arial" w:cs="Arial"/>
                <w:sz w:val="20"/>
              </w:rPr>
              <w:t>Конечная поставка</w:t>
            </w:r>
          </w:p>
        </w:tc>
        <w:tc>
          <w:tcPr>
            <w:tcW w:w="1557" w:type="dxa"/>
            <w:vAlign w:val="center"/>
          </w:tcPr>
          <w:p w14:paraId="344501CF" w14:textId="77777777" w:rsidR="006A7EC2" w:rsidRPr="00F00EDF" w:rsidRDefault="006A7EC2">
            <w:pPr>
              <w:rPr>
                <w:rFonts w:ascii="Arial" w:hAnsi="Arial" w:cs="Arial"/>
                <w:sz w:val="20"/>
              </w:rPr>
            </w:pPr>
            <w:r w:rsidRPr="00F00EDF">
              <w:rPr>
                <w:rFonts w:ascii="Arial" w:hAnsi="Arial" w:cs="Arial"/>
                <w:sz w:val="20"/>
              </w:rPr>
              <w:t>CHAR 1</w:t>
            </w:r>
          </w:p>
        </w:tc>
        <w:tc>
          <w:tcPr>
            <w:tcW w:w="1559" w:type="dxa"/>
            <w:vAlign w:val="center"/>
          </w:tcPr>
          <w:p w14:paraId="566335BE" w14:textId="77777777" w:rsidR="006A7EC2" w:rsidRPr="00F00EDF" w:rsidRDefault="006A7EC2">
            <w:pPr>
              <w:rPr>
                <w:rFonts w:ascii="Arial" w:hAnsi="Arial" w:cs="Arial"/>
                <w:sz w:val="20"/>
              </w:rPr>
            </w:pPr>
            <w:r w:rsidRPr="00F00EDF">
              <w:rPr>
                <w:rFonts w:ascii="Arial" w:hAnsi="Arial" w:cs="Arial"/>
                <w:sz w:val="20"/>
              </w:rPr>
              <w:t>Не обязательно</w:t>
            </w:r>
          </w:p>
        </w:tc>
        <w:tc>
          <w:tcPr>
            <w:tcW w:w="4531" w:type="dxa"/>
            <w:vAlign w:val="center"/>
          </w:tcPr>
          <w:p w14:paraId="3711A82B" w14:textId="77777777" w:rsidR="006A7EC2" w:rsidRPr="00F00EDF" w:rsidRDefault="006A7EC2">
            <w:pPr>
              <w:rPr>
                <w:rFonts w:ascii="Arial" w:hAnsi="Arial" w:cs="Arial"/>
                <w:sz w:val="20"/>
              </w:rPr>
            </w:pPr>
            <w:r w:rsidRPr="00F00EDF">
              <w:rPr>
                <w:rFonts w:ascii="Arial" w:hAnsi="Arial" w:cs="Arial"/>
                <w:sz w:val="20"/>
              </w:rPr>
              <w:t>Индикатор, показывающий, что поступление запаса по заказу выполнено в полном объеме и новых поступлений не ожидается.</w:t>
            </w:r>
          </w:p>
        </w:tc>
      </w:tr>
      <w:tr w:rsidR="006A7EC2" w:rsidRPr="00F00EDF" w14:paraId="7BBCDC93" w14:textId="77777777" w:rsidTr="006A7EC2">
        <w:tc>
          <w:tcPr>
            <w:tcW w:w="2549" w:type="dxa"/>
          </w:tcPr>
          <w:p w14:paraId="6C38E6C3" w14:textId="77777777" w:rsidR="006A7EC2" w:rsidRPr="00F00EDF" w:rsidRDefault="006A7EC2">
            <w:pPr>
              <w:rPr>
                <w:rFonts w:ascii="Arial" w:hAnsi="Arial" w:cs="Arial"/>
                <w:sz w:val="20"/>
              </w:rPr>
            </w:pPr>
            <w:r w:rsidRPr="00F00EDF">
              <w:rPr>
                <w:rFonts w:ascii="Arial" w:hAnsi="Arial" w:cs="Arial"/>
                <w:sz w:val="20"/>
              </w:rPr>
              <w:t>Склад</w:t>
            </w:r>
          </w:p>
        </w:tc>
        <w:tc>
          <w:tcPr>
            <w:tcW w:w="1557" w:type="dxa"/>
            <w:vAlign w:val="center"/>
          </w:tcPr>
          <w:p w14:paraId="5DF9ADDD" w14:textId="77777777" w:rsidR="006A7EC2" w:rsidRPr="00F00EDF" w:rsidRDefault="006A7EC2">
            <w:pPr>
              <w:rPr>
                <w:rFonts w:ascii="Arial" w:hAnsi="Arial" w:cs="Arial"/>
                <w:sz w:val="20"/>
              </w:rPr>
            </w:pPr>
            <w:r w:rsidRPr="00F00EDF">
              <w:rPr>
                <w:rFonts w:ascii="Arial" w:hAnsi="Arial" w:cs="Arial"/>
                <w:sz w:val="20"/>
              </w:rPr>
              <w:t>CHAR</w:t>
            </w:r>
            <w:r w:rsidRPr="00F00EDF">
              <w:rPr>
                <w:rFonts w:ascii="Arial" w:hAnsi="Arial" w:cs="Arial"/>
                <w:sz w:val="20"/>
                <w:lang w:val="en-US"/>
              </w:rPr>
              <w:t xml:space="preserve"> </w:t>
            </w:r>
            <w:r w:rsidRPr="00F00EDF">
              <w:rPr>
                <w:rFonts w:ascii="Arial" w:hAnsi="Arial" w:cs="Arial"/>
                <w:sz w:val="20"/>
              </w:rPr>
              <w:t>4</w:t>
            </w:r>
          </w:p>
        </w:tc>
        <w:tc>
          <w:tcPr>
            <w:tcW w:w="1559" w:type="dxa"/>
            <w:vAlign w:val="center"/>
          </w:tcPr>
          <w:p w14:paraId="4E8FEE32" w14:textId="77777777" w:rsidR="006A7EC2" w:rsidRPr="00F00EDF" w:rsidRDefault="006A7EC2">
            <w:pPr>
              <w:rPr>
                <w:rFonts w:ascii="Arial" w:hAnsi="Arial" w:cs="Arial"/>
                <w:sz w:val="20"/>
              </w:rPr>
            </w:pPr>
            <w:r w:rsidRPr="00F00EDF">
              <w:rPr>
                <w:rFonts w:ascii="Arial" w:hAnsi="Arial" w:cs="Arial"/>
                <w:sz w:val="20"/>
              </w:rPr>
              <w:t>Не обязательно</w:t>
            </w:r>
          </w:p>
        </w:tc>
        <w:tc>
          <w:tcPr>
            <w:tcW w:w="4531" w:type="dxa"/>
            <w:vAlign w:val="center"/>
          </w:tcPr>
          <w:p w14:paraId="02B1D81F" w14:textId="77777777" w:rsidR="006A7EC2" w:rsidRPr="00F00EDF" w:rsidRDefault="006A7EC2">
            <w:pPr>
              <w:rPr>
                <w:rFonts w:ascii="Arial" w:hAnsi="Arial" w:cs="Arial"/>
                <w:sz w:val="20"/>
              </w:rPr>
            </w:pPr>
            <w:r w:rsidRPr="00F00EDF">
              <w:rPr>
                <w:rFonts w:ascii="Arial" w:hAnsi="Arial" w:cs="Arial"/>
                <w:sz w:val="20"/>
              </w:rPr>
              <w:t>Системный номер склада, куда будет выполняться поступление запаса материала заголовка. Заполняется автоматически на основании данных ОЗМ</w:t>
            </w:r>
          </w:p>
        </w:tc>
      </w:tr>
      <w:tr w:rsidR="004066B3" w:rsidRPr="00F00EDF" w14:paraId="0E54C904" w14:textId="77777777" w:rsidTr="006A7EC2">
        <w:trPr>
          <w:ins w:id="2393" w:author="Дмитрий Ковтун" w:date="2021-03-12T20:23:00Z"/>
        </w:trPr>
        <w:tc>
          <w:tcPr>
            <w:tcW w:w="2549" w:type="dxa"/>
          </w:tcPr>
          <w:p w14:paraId="2302A4D5" w14:textId="07DC932B" w:rsidR="004066B3" w:rsidRPr="004066B3" w:rsidRDefault="004066B3">
            <w:pPr>
              <w:rPr>
                <w:ins w:id="2394" w:author="Дмитрий Ковтун" w:date="2021-03-12T20:23:00Z"/>
                <w:rFonts w:ascii="Arial" w:hAnsi="Arial" w:cs="Arial"/>
                <w:sz w:val="20"/>
              </w:rPr>
            </w:pPr>
            <w:ins w:id="2395" w:author="Дмитрий Ковтун" w:date="2021-03-12T20:24:00Z">
              <w:r>
                <w:rPr>
                  <w:rFonts w:ascii="Arial" w:hAnsi="Arial" w:cs="Arial"/>
                  <w:sz w:val="20"/>
                </w:rPr>
                <w:t>Вид оценки</w:t>
              </w:r>
            </w:ins>
          </w:p>
        </w:tc>
        <w:tc>
          <w:tcPr>
            <w:tcW w:w="1557" w:type="dxa"/>
            <w:vAlign w:val="center"/>
          </w:tcPr>
          <w:p w14:paraId="377A4151" w14:textId="0560827B" w:rsidR="004066B3" w:rsidRPr="00F00EDF" w:rsidRDefault="004066B3">
            <w:pPr>
              <w:rPr>
                <w:ins w:id="2396" w:author="Дмитрий Ковтун" w:date="2021-03-12T20:23:00Z"/>
                <w:rFonts w:ascii="Arial" w:hAnsi="Arial" w:cs="Arial"/>
                <w:sz w:val="20"/>
              </w:rPr>
            </w:pPr>
            <w:ins w:id="2397" w:author="Дмитрий Ковтун" w:date="2021-03-12T20:24:00Z">
              <w:r w:rsidRPr="00F00EDF">
                <w:rPr>
                  <w:rFonts w:ascii="Arial" w:hAnsi="Arial" w:cs="Arial"/>
                  <w:sz w:val="20"/>
                </w:rPr>
                <w:t>CHAR 1</w:t>
              </w:r>
              <w:r>
                <w:rPr>
                  <w:rFonts w:ascii="Arial" w:hAnsi="Arial" w:cs="Arial"/>
                  <w:sz w:val="20"/>
                </w:rPr>
                <w:t>0</w:t>
              </w:r>
            </w:ins>
          </w:p>
        </w:tc>
        <w:tc>
          <w:tcPr>
            <w:tcW w:w="1559" w:type="dxa"/>
            <w:vAlign w:val="center"/>
          </w:tcPr>
          <w:p w14:paraId="68289445" w14:textId="7D03E1ED" w:rsidR="004066B3" w:rsidRPr="00F00EDF" w:rsidRDefault="004066B3">
            <w:pPr>
              <w:rPr>
                <w:ins w:id="2398" w:author="Дмитрий Ковтун" w:date="2021-03-12T20:23:00Z"/>
                <w:rFonts w:ascii="Arial" w:hAnsi="Arial" w:cs="Arial"/>
                <w:sz w:val="20"/>
              </w:rPr>
            </w:pPr>
            <w:ins w:id="2399" w:author="Дмитрий Ковтун" w:date="2021-03-12T20:24:00Z">
              <w:r w:rsidRPr="00F00EDF">
                <w:rPr>
                  <w:rFonts w:ascii="Arial" w:hAnsi="Arial" w:cs="Arial"/>
                  <w:sz w:val="20"/>
                </w:rPr>
                <w:t>Не обязательно</w:t>
              </w:r>
            </w:ins>
          </w:p>
        </w:tc>
        <w:tc>
          <w:tcPr>
            <w:tcW w:w="4531" w:type="dxa"/>
            <w:vAlign w:val="center"/>
          </w:tcPr>
          <w:p w14:paraId="77CCFEB8" w14:textId="581BD68C" w:rsidR="004066B3" w:rsidRPr="004066B3" w:rsidRDefault="004066B3">
            <w:pPr>
              <w:rPr>
                <w:ins w:id="2400" w:author="Дмитрий Ковтун" w:date="2021-03-12T20:23:00Z"/>
                <w:rFonts w:ascii="Arial" w:hAnsi="Arial" w:cs="Arial"/>
                <w:sz w:val="20"/>
              </w:rPr>
            </w:pPr>
            <w:ins w:id="2401" w:author="Дмитрий Ковтун" w:date="2021-03-12T20:24:00Z">
              <w:r>
                <w:rPr>
                  <w:rFonts w:ascii="Arial" w:hAnsi="Arial" w:cs="Arial"/>
                  <w:sz w:val="20"/>
                </w:rPr>
                <w:t>Сегмент оценки материалов собс</w:t>
              </w:r>
            </w:ins>
            <w:ins w:id="2402" w:author="Дмитрий Ковтун" w:date="2021-03-12T20:25:00Z">
              <w:r>
                <w:rPr>
                  <w:rFonts w:ascii="Arial" w:hAnsi="Arial" w:cs="Arial"/>
                  <w:sz w:val="20"/>
                </w:rPr>
                <w:t>т</w:t>
              </w:r>
            </w:ins>
            <w:ins w:id="2403" w:author="Дмитрий Ковтун" w:date="2021-03-12T20:24:00Z">
              <w:r>
                <w:rPr>
                  <w:rFonts w:ascii="Arial" w:hAnsi="Arial" w:cs="Arial"/>
                  <w:sz w:val="20"/>
                </w:rPr>
                <w:t xml:space="preserve">венного производства. </w:t>
              </w:r>
            </w:ins>
            <w:ins w:id="2404" w:author="Дмитрий Ковтун" w:date="2021-03-12T20:25:00Z">
              <w:r>
                <w:rPr>
                  <w:rFonts w:ascii="Arial" w:hAnsi="Arial" w:cs="Arial"/>
                  <w:sz w:val="20"/>
                </w:rPr>
                <w:t>Равен значению С_МАТЕРИАЛ</w:t>
              </w:r>
            </w:ins>
          </w:p>
        </w:tc>
      </w:tr>
      <w:tr w:rsidR="006A7EC2" w:rsidRPr="00F00EDF" w14:paraId="60A86C12" w14:textId="77777777" w:rsidTr="006A7EC2">
        <w:trPr>
          <w:trHeight w:val="425"/>
        </w:trPr>
        <w:tc>
          <w:tcPr>
            <w:tcW w:w="10196" w:type="dxa"/>
            <w:gridSpan w:val="4"/>
            <w:vAlign w:val="center"/>
          </w:tcPr>
          <w:p w14:paraId="1766DFE7" w14:textId="77777777" w:rsidR="006A7EC2" w:rsidRPr="00F00EDF" w:rsidRDefault="006A7EC2">
            <w:pPr>
              <w:rPr>
                <w:rFonts w:ascii="Arial" w:hAnsi="Arial" w:cs="Arial"/>
                <w:sz w:val="20"/>
              </w:rPr>
            </w:pPr>
            <w:r w:rsidRPr="00F00EDF">
              <w:rPr>
                <w:rFonts w:ascii="Arial" w:hAnsi="Arial" w:cs="Arial"/>
                <w:b/>
                <w:sz w:val="20"/>
              </w:rPr>
              <w:t>Операции</w:t>
            </w:r>
          </w:p>
        </w:tc>
      </w:tr>
      <w:tr w:rsidR="006A7EC2" w:rsidRPr="00F00EDF" w14:paraId="570CD8F1" w14:textId="77777777" w:rsidTr="006A7EC2">
        <w:trPr>
          <w:trHeight w:val="471"/>
        </w:trPr>
        <w:tc>
          <w:tcPr>
            <w:tcW w:w="2549" w:type="dxa"/>
            <w:vAlign w:val="center"/>
          </w:tcPr>
          <w:p w14:paraId="3846CF7F" w14:textId="77777777" w:rsidR="006A7EC2" w:rsidRPr="00F00EDF" w:rsidRDefault="006A7EC2">
            <w:pPr>
              <w:rPr>
                <w:rFonts w:ascii="Arial" w:hAnsi="Arial" w:cs="Arial"/>
                <w:sz w:val="20"/>
              </w:rPr>
            </w:pPr>
            <w:r w:rsidRPr="00F00EDF">
              <w:rPr>
                <w:rFonts w:ascii="Arial" w:hAnsi="Arial" w:cs="Arial"/>
                <w:sz w:val="20"/>
              </w:rPr>
              <w:t>Номер операции</w:t>
            </w:r>
          </w:p>
        </w:tc>
        <w:tc>
          <w:tcPr>
            <w:tcW w:w="1557" w:type="dxa"/>
            <w:vAlign w:val="center"/>
          </w:tcPr>
          <w:p w14:paraId="0F9316A1" w14:textId="77777777" w:rsidR="006A7EC2" w:rsidRPr="00F00EDF" w:rsidRDefault="006A7EC2">
            <w:pPr>
              <w:rPr>
                <w:rFonts w:ascii="Arial" w:hAnsi="Arial" w:cs="Arial"/>
                <w:sz w:val="20"/>
              </w:rPr>
            </w:pPr>
            <w:r w:rsidRPr="00F00EDF">
              <w:rPr>
                <w:rFonts w:ascii="Arial" w:hAnsi="Arial" w:cs="Arial"/>
                <w:sz w:val="20"/>
              </w:rPr>
              <w:t>CHAR</w:t>
            </w:r>
            <w:r w:rsidRPr="004066B3">
              <w:rPr>
                <w:rFonts w:ascii="Arial" w:hAnsi="Arial" w:cs="Arial"/>
                <w:sz w:val="20"/>
                <w:rPrChange w:id="2405" w:author="Дмитрий Ковтун" w:date="2021-03-12T20:25:00Z">
                  <w:rPr>
                    <w:rFonts w:ascii="Arial" w:hAnsi="Arial" w:cs="Arial"/>
                    <w:sz w:val="20"/>
                    <w:lang w:val="en-US"/>
                  </w:rPr>
                </w:rPrChange>
              </w:rPr>
              <w:t xml:space="preserve"> </w:t>
            </w:r>
            <w:r w:rsidRPr="00F00EDF">
              <w:rPr>
                <w:rFonts w:ascii="Arial" w:hAnsi="Arial" w:cs="Arial"/>
                <w:sz w:val="20"/>
              </w:rPr>
              <w:t>4</w:t>
            </w:r>
          </w:p>
        </w:tc>
        <w:tc>
          <w:tcPr>
            <w:tcW w:w="1559" w:type="dxa"/>
            <w:vAlign w:val="center"/>
          </w:tcPr>
          <w:p w14:paraId="18D7C9A6"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295FB0C2" w14:textId="77777777" w:rsidR="006A7EC2" w:rsidRPr="00F00EDF" w:rsidRDefault="006A7EC2">
            <w:pPr>
              <w:rPr>
                <w:rFonts w:ascii="Arial" w:hAnsi="Arial" w:cs="Arial"/>
                <w:sz w:val="20"/>
              </w:rPr>
            </w:pPr>
            <w:r w:rsidRPr="00F00EDF">
              <w:rPr>
                <w:rFonts w:ascii="Arial" w:hAnsi="Arial" w:cs="Arial"/>
                <w:sz w:val="20"/>
              </w:rPr>
              <w:t>Порядковый номер операции</w:t>
            </w:r>
          </w:p>
        </w:tc>
      </w:tr>
      <w:tr w:rsidR="006A7EC2" w:rsidRPr="00F00EDF" w14:paraId="7C23A533" w14:textId="77777777" w:rsidTr="006A7EC2">
        <w:tc>
          <w:tcPr>
            <w:tcW w:w="2549" w:type="dxa"/>
            <w:vAlign w:val="center"/>
          </w:tcPr>
          <w:p w14:paraId="22EB86EB" w14:textId="77777777" w:rsidR="006A7EC2" w:rsidRPr="00F00EDF" w:rsidRDefault="006A7EC2">
            <w:pPr>
              <w:rPr>
                <w:rFonts w:ascii="Arial" w:hAnsi="Arial" w:cs="Arial"/>
                <w:sz w:val="20"/>
              </w:rPr>
            </w:pPr>
            <w:r w:rsidRPr="00F00EDF">
              <w:rPr>
                <w:rFonts w:ascii="Arial" w:hAnsi="Arial" w:cs="Arial"/>
                <w:sz w:val="20"/>
              </w:rPr>
              <w:t>Наименование операции</w:t>
            </w:r>
          </w:p>
        </w:tc>
        <w:tc>
          <w:tcPr>
            <w:tcW w:w="1557" w:type="dxa"/>
            <w:vAlign w:val="center"/>
          </w:tcPr>
          <w:p w14:paraId="40A3B864" w14:textId="77777777" w:rsidR="006A7EC2" w:rsidRPr="00F00EDF" w:rsidRDefault="006A7EC2">
            <w:pPr>
              <w:rPr>
                <w:rFonts w:ascii="Arial" w:hAnsi="Arial" w:cs="Arial"/>
                <w:sz w:val="20"/>
              </w:rPr>
            </w:pPr>
            <w:r w:rsidRPr="00F00EDF">
              <w:rPr>
                <w:rFonts w:ascii="Arial" w:hAnsi="Arial" w:cs="Arial"/>
                <w:sz w:val="20"/>
              </w:rPr>
              <w:t>CHAR 40</w:t>
            </w:r>
          </w:p>
        </w:tc>
        <w:tc>
          <w:tcPr>
            <w:tcW w:w="1559" w:type="dxa"/>
            <w:vAlign w:val="center"/>
          </w:tcPr>
          <w:p w14:paraId="63E5B80E"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7ED2E838" w14:textId="77777777" w:rsidR="006A7EC2" w:rsidRPr="00F00EDF" w:rsidRDefault="006A7EC2">
            <w:pPr>
              <w:rPr>
                <w:rFonts w:ascii="Arial" w:hAnsi="Arial" w:cs="Arial"/>
                <w:sz w:val="20"/>
              </w:rPr>
            </w:pPr>
            <w:r w:rsidRPr="00F00EDF">
              <w:rPr>
                <w:rFonts w:ascii="Arial" w:hAnsi="Arial" w:cs="Arial"/>
                <w:sz w:val="20"/>
              </w:rPr>
              <w:t>Заполняется автоматически «Производство ЦРММ»</w:t>
            </w:r>
          </w:p>
        </w:tc>
      </w:tr>
      <w:tr w:rsidR="006A7EC2" w:rsidRPr="00F00EDF" w14:paraId="114F7740" w14:textId="77777777" w:rsidTr="006A7EC2">
        <w:tc>
          <w:tcPr>
            <w:tcW w:w="2549" w:type="dxa"/>
            <w:vAlign w:val="center"/>
          </w:tcPr>
          <w:p w14:paraId="7E859547" w14:textId="77777777" w:rsidR="006A7EC2" w:rsidRPr="00F00EDF" w:rsidRDefault="006A7EC2">
            <w:pPr>
              <w:rPr>
                <w:rFonts w:ascii="Arial" w:hAnsi="Arial" w:cs="Arial"/>
                <w:sz w:val="20"/>
              </w:rPr>
            </w:pPr>
            <w:r w:rsidRPr="00F00EDF">
              <w:rPr>
                <w:rFonts w:ascii="Arial" w:hAnsi="Arial" w:cs="Arial"/>
                <w:sz w:val="20"/>
              </w:rPr>
              <w:t>Управляющий ключ</w:t>
            </w:r>
          </w:p>
        </w:tc>
        <w:tc>
          <w:tcPr>
            <w:tcW w:w="1557" w:type="dxa"/>
            <w:vAlign w:val="center"/>
          </w:tcPr>
          <w:p w14:paraId="65BCB974" w14:textId="77777777" w:rsidR="006A7EC2" w:rsidRPr="00F00EDF" w:rsidRDefault="006A7EC2">
            <w:pPr>
              <w:rPr>
                <w:rFonts w:ascii="Arial" w:hAnsi="Arial" w:cs="Arial"/>
                <w:sz w:val="20"/>
              </w:rPr>
            </w:pPr>
            <w:r w:rsidRPr="00F00EDF">
              <w:rPr>
                <w:rFonts w:ascii="Arial" w:hAnsi="Arial" w:cs="Arial"/>
                <w:sz w:val="20"/>
              </w:rPr>
              <w:t>CHAR 4</w:t>
            </w:r>
          </w:p>
        </w:tc>
        <w:tc>
          <w:tcPr>
            <w:tcW w:w="1559" w:type="dxa"/>
            <w:vAlign w:val="center"/>
          </w:tcPr>
          <w:p w14:paraId="1423904D"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3363A8CC" w14:textId="075D621C" w:rsidR="006A7EC2" w:rsidRPr="00F00EDF" w:rsidRDefault="006A7EC2">
            <w:pPr>
              <w:rPr>
                <w:rFonts w:ascii="Arial" w:hAnsi="Arial" w:cs="Arial"/>
                <w:sz w:val="20"/>
              </w:rPr>
            </w:pPr>
            <w:r w:rsidRPr="00F00EDF">
              <w:rPr>
                <w:rFonts w:ascii="Arial" w:hAnsi="Arial" w:cs="Arial"/>
                <w:sz w:val="20"/>
              </w:rPr>
              <w:t>Заполняется автоматически «РР0</w:t>
            </w:r>
            <w:r w:rsidR="00947741" w:rsidRPr="00F00EDF">
              <w:rPr>
                <w:rFonts w:ascii="Arial" w:hAnsi="Arial" w:cs="Arial"/>
                <w:sz w:val="20"/>
              </w:rPr>
              <w:t>3</w:t>
            </w:r>
            <w:r w:rsidRPr="00F00EDF">
              <w:rPr>
                <w:rFonts w:ascii="Arial" w:hAnsi="Arial" w:cs="Arial"/>
                <w:sz w:val="20"/>
              </w:rPr>
              <w:t>» из настроек по умолчанию</w:t>
            </w:r>
          </w:p>
        </w:tc>
      </w:tr>
      <w:tr w:rsidR="006A7EC2" w:rsidRPr="00F00EDF" w14:paraId="30CE40DB" w14:textId="77777777" w:rsidTr="006A7EC2">
        <w:tc>
          <w:tcPr>
            <w:tcW w:w="2549" w:type="dxa"/>
            <w:vAlign w:val="center"/>
          </w:tcPr>
          <w:p w14:paraId="309E7D43" w14:textId="77777777" w:rsidR="006A7EC2" w:rsidRPr="00F00EDF" w:rsidRDefault="006A7EC2">
            <w:pPr>
              <w:rPr>
                <w:rFonts w:ascii="Arial" w:hAnsi="Arial" w:cs="Arial"/>
                <w:sz w:val="20"/>
              </w:rPr>
            </w:pPr>
            <w:r w:rsidRPr="00F00EDF">
              <w:rPr>
                <w:rFonts w:ascii="Arial" w:hAnsi="Arial" w:cs="Arial"/>
                <w:sz w:val="20"/>
              </w:rPr>
              <w:lastRenderedPageBreak/>
              <w:t>Рабочее место</w:t>
            </w:r>
          </w:p>
        </w:tc>
        <w:tc>
          <w:tcPr>
            <w:tcW w:w="1557" w:type="dxa"/>
            <w:vAlign w:val="center"/>
          </w:tcPr>
          <w:p w14:paraId="4B3830DB" w14:textId="77777777" w:rsidR="006A7EC2" w:rsidRPr="00F00EDF" w:rsidRDefault="006A7EC2">
            <w:pPr>
              <w:rPr>
                <w:rFonts w:ascii="Arial" w:hAnsi="Arial" w:cs="Arial"/>
                <w:sz w:val="20"/>
              </w:rPr>
            </w:pPr>
            <w:r w:rsidRPr="00F00EDF">
              <w:rPr>
                <w:rFonts w:ascii="Arial" w:hAnsi="Arial" w:cs="Arial"/>
                <w:sz w:val="20"/>
              </w:rPr>
              <w:t>NUMC 8</w:t>
            </w:r>
          </w:p>
        </w:tc>
        <w:tc>
          <w:tcPr>
            <w:tcW w:w="1559" w:type="dxa"/>
            <w:vAlign w:val="center"/>
          </w:tcPr>
          <w:p w14:paraId="45B72045"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1D5DC153" w14:textId="77777777" w:rsidR="006A7EC2" w:rsidRPr="00F00EDF" w:rsidRDefault="006A7EC2">
            <w:pPr>
              <w:rPr>
                <w:rFonts w:ascii="Arial" w:hAnsi="Arial" w:cs="Arial"/>
                <w:sz w:val="20"/>
              </w:rPr>
            </w:pPr>
            <w:r w:rsidRPr="00F00EDF">
              <w:rPr>
                <w:rFonts w:ascii="Arial" w:hAnsi="Arial" w:cs="Arial"/>
                <w:sz w:val="20"/>
              </w:rPr>
              <w:t>Заполняется автоматически «Рабочее место ЦРММ» из настроек по умолчанию</w:t>
            </w:r>
          </w:p>
        </w:tc>
      </w:tr>
      <w:tr w:rsidR="006A7EC2" w:rsidRPr="00F00EDF" w14:paraId="2B64CEC7" w14:textId="77777777" w:rsidTr="006A7EC2">
        <w:tc>
          <w:tcPr>
            <w:tcW w:w="2549" w:type="dxa"/>
            <w:vAlign w:val="center"/>
          </w:tcPr>
          <w:p w14:paraId="739AD1C5" w14:textId="77777777" w:rsidR="006A7EC2" w:rsidRPr="00F00EDF" w:rsidRDefault="006A7EC2">
            <w:pPr>
              <w:rPr>
                <w:rFonts w:ascii="Arial" w:hAnsi="Arial" w:cs="Arial"/>
                <w:sz w:val="20"/>
              </w:rPr>
            </w:pPr>
            <w:r w:rsidRPr="00F00EDF">
              <w:rPr>
                <w:rFonts w:ascii="Arial" w:hAnsi="Arial" w:cs="Arial"/>
                <w:sz w:val="20"/>
              </w:rPr>
              <w:t>Вид работ</w:t>
            </w:r>
          </w:p>
        </w:tc>
        <w:tc>
          <w:tcPr>
            <w:tcW w:w="1557" w:type="dxa"/>
            <w:vAlign w:val="center"/>
          </w:tcPr>
          <w:p w14:paraId="156E65F5" w14:textId="77777777" w:rsidR="006A7EC2" w:rsidRPr="00F00EDF" w:rsidRDefault="006A7EC2">
            <w:pPr>
              <w:rPr>
                <w:rFonts w:ascii="Arial" w:hAnsi="Arial" w:cs="Arial"/>
                <w:sz w:val="20"/>
              </w:rPr>
            </w:pPr>
            <w:r w:rsidRPr="00F00EDF">
              <w:rPr>
                <w:rFonts w:ascii="Arial" w:hAnsi="Arial" w:cs="Arial"/>
                <w:sz w:val="20"/>
              </w:rPr>
              <w:t>CHAR 6</w:t>
            </w:r>
          </w:p>
        </w:tc>
        <w:tc>
          <w:tcPr>
            <w:tcW w:w="1559" w:type="dxa"/>
            <w:vAlign w:val="center"/>
          </w:tcPr>
          <w:p w14:paraId="474A375A"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053A5F40" w14:textId="77777777" w:rsidR="006A7EC2" w:rsidRPr="00F00EDF" w:rsidRDefault="006A7EC2">
            <w:pPr>
              <w:rPr>
                <w:rFonts w:ascii="Arial" w:hAnsi="Arial" w:cs="Arial"/>
                <w:sz w:val="20"/>
              </w:rPr>
            </w:pPr>
            <w:r w:rsidRPr="00F00EDF">
              <w:rPr>
                <w:rFonts w:ascii="Arial" w:hAnsi="Arial" w:cs="Arial"/>
                <w:sz w:val="20"/>
              </w:rPr>
              <w:t>Заполняется автоматически из данных рабочего места</w:t>
            </w:r>
          </w:p>
        </w:tc>
      </w:tr>
      <w:tr w:rsidR="006A7EC2" w:rsidRPr="00F00EDF" w14:paraId="14CC6AA2" w14:textId="77777777" w:rsidTr="006A7EC2">
        <w:tc>
          <w:tcPr>
            <w:tcW w:w="2549" w:type="dxa"/>
            <w:vAlign w:val="center"/>
          </w:tcPr>
          <w:p w14:paraId="555D686E" w14:textId="77777777" w:rsidR="006A7EC2" w:rsidRPr="00F00EDF" w:rsidRDefault="006A7EC2">
            <w:pPr>
              <w:rPr>
                <w:rFonts w:ascii="Arial" w:hAnsi="Arial" w:cs="Arial"/>
                <w:sz w:val="20"/>
              </w:rPr>
            </w:pPr>
            <w:r w:rsidRPr="00F00EDF">
              <w:rPr>
                <w:rFonts w:ascii="Arial" w:hAnsi="Arial" w:cs="Arial"/>
                <w:sz w:val="20"/>
              </w:rPr>
              <w:t>Заданное значение1</w:t>
            </w:r>
          </w:p>
        </w:tc>
        <w:tc>
          <w:tcPr>
            <w:tcW w:w="1557" w:type="dxa"/>
            <w:vAlign w:val="center"/>
          </w:tcPr>
          <w:p w14:paraId="7B7C3061" w14:textId="77777777" w:rsidR="006A7EC2" w:rsidRPr="00F00EDF" w:rsidRDefault="006A7EC2">
            <w:pPr>
              <w:rPr>
                <w:rFonts w:ascii="Arial" w:hAnsi="Arial" w:cs="Arial"/>
                <w:sz w:val="20"/>
              </w:rPr>
            </w:pPr>
            <w:r w:rsidRPr="00F00EDF">
              <w:rPr>
                <w:rFonts w:ascii="Arial" w:hAnsi="Arial" w:cs="Arial"/>
                <w:sz w:val="20"/>
              </w:rPr>
              <w:t>QUAN 9</w:t>
            </w:r>
          </w:p>
        </w:tc>
        <w:tc>
          <w:tcPr>
            <w:tcW w:w="1559" w:type="dxa"/>
            <w:vAlign w:val="center"/>
          </w:tcPr>
          <w:p w14:paraId="6658F312"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7D71E0DD" w14:textId="77777777" w:rsidR="006A7EC2" w:rsidRPr="00F00EDF" w:rsidRDefault="006A7EC2">
            <w:pPr>
              <w:rPr>
                <w:rFonts w:ascii="Arial" w:hAnsi="Arial" w:cs="Arial"/>
                <w:sz w:val="20"/>
              </w:rPr>
            </w:pPr>
            <w:r w:rsidRPr="00F00EDF">
              <w:rPr>
                <w:rFonts w:ascii="Arial" w:hAnsi="Arial" w:cs="Arial"/>
                <w:sz w:val="20"/>
              </w:rPr>
              <w:t>Устанавливается плановое время изготовления</w:t>
            </w:r>
          </w:p>
        </w:tc>
      </w:tr>
      <w:tr w:rsidR="006A7EC2" w:rsidRPr="00F00EDF" w14:paraId="1EA51379" w14:textId="77777777" w:rsidTr="006A7EC2">
        <w:tc>
          <w:tcPr>
            <w:tcW w:w="2549" w:type="dxa"/>
            <w:vAlign w:val="center"/>
          </w:tcPr>
          <w:p w14:paraId="01239582" w14:textId="77777777" w:rsidR="006A7EC2" w:rsidRPr="00F00EDF" w:rsidRDefault="006A7EC2">
            <w:pPr>
              <w:rPr>
                <w:rFonts w:ascii="Arial" w:hAnsi="Arial" w:cs="Arial"/>
                <w:sz w:val="20"/>
              </w:rPr>
            </w:pPr>
            <w:r w:rsidRPr="00F00EDF">
              <w:rPr>
                <w:rFonts w:ascii="Arial" w:hAnsi="Arial" w:cs="Arial"/>
                <w:sz w:val="20"/>
              </w:rPr>
              <w:t>ЕИ Заданного значения 1</w:t>
            </w:r>
          </w:p>
        </w:tc>
        <w:tc>
          <w:tcPr>
            <w:tcW w:w="1557" w:type="dxa"/>
            <w:vAlign w:val="center"/>
          </w:tcPr>
          <w:p w14:paraId="4D2B48BC" w14:textId="77777777" w:rsidR="006A7EC2" w:rsidRPr="00F00EDF" w:rsidRDefault="006A7EC2">
            <w:pPr>
              <w:rPr>
                <w:rFonts w:ascii="Arial" w:hAnsi="Arial" w:cs="Arial"/>
                <w:sz w:val="20"/>
              </w:rPr>
            </w:pPr>
            <w:r w:rsidRPr="00F00EDF">
              <w:rPr>
                <w:rFonts w:ascii="Arial" w:hAnsi="Arial" w:cs="Arial"/>
                <w:sz w:val="20"/>
              </w:rPr>
              <w:t>UNIT 3</w:t>
            </w:r>
          </w:p>
        </w:tc>
        <w:tc>
          <w:tcPr>
            <w:tcW w:w="1559" w:type="dxa"/>
            <w:vAlign w:val="center"/>
          </w:tcPr>
          <w:p w14:paraId="10922A18" w14:textId="77777777" w:rsidR="006A7EC2" w:rsidRPr="00F00EDF" w:rsidRDefault="006A7EC2">
            <w:pPr>
              <w:rPr>
                <w:rFonts w:ascii="Arial" w:hAnsi="Arial" w:cs="Arial"/>
                <w:sz w:val="20"/>
              </w:rPr>
            </w:pPr>
            <w:r w:rsidRPr="00F00EDF">
              <w:rPr>
                <w:rFonts w:ascii="Arial" w:hAnsi="Arial" w:cs="Arial"/>
                <w:sz w:val="20"/>
              </w:rPr>
              <w:t>Обязательно</w:t>
            </w:r>
          </w:p>
        </w:tc>
        <w:tc>
          <w:tcPr>
            <w:tcW w:w="4531" w:type="dxa"/>
            <w:vAlign w:val="center"/>
          </w:tcPr>
          <w:p w14:paraId="526598D5" w14:textId="77777777" w:rsidR="006A7EC2" w:rsidRPr="00F00EDF" w:rsidRDefault="006A7EC2">
            <w:pPr>
              <w:rPr>
                <w:rFonts w:ascii="Arial" w:hAnsi="Arial" w:cs="Arial"/>
                <w:sz w:val="20"/>
              </w:rPr>
            </w:pPr>
            <w:r w:rsidRPr="00F00EDF">
              <w:rPr>
                <w:rFonts w:ascii="Arial" w:hAnsi="Arial" w:cs="Arial"/>
                <w:sz w:val="20"/>
              </w:rPr>
              <w:t>Устанавливается по умолчанию из данных рабочего места</w:t>
            </w:r>
          </w:p>
        </w:tc>
      </w:tr>
    </w:tbl>
    <w:p w14:paraId="4AED286A" w14:textId="77777777" w:rsidR="006A7EC2" w:rsidRPr="00F00EDF" w:rsidRDefault="006A7EC2">
      <w:pPr>
        <w:pStyle w:val="Tabname"/>
        <w:keepNext/>
        <w:rPr>
          <w:rFonts w:cs="Arial"/>
          <w:sz w:val="24"/>
        </w:rPr>
      </w:pPr>
    </w:p>
    <w:p w14:paraId="07344241" w14:textId="6C0B8648" w:rsidR="006A7EC2" w:rsidRPr="004066B3" w:rsidRDefault="006A7EC2">
      <w:pPr>
        <w:pStyle w:val="afff5"/>
        <w:ind w:firstLine="708"/>
        <w:rPr>
          <w:rFonts w:ascii="Arial" w:hAnsi="Arial" w:cs="Arial"/>
        </w:rPr>
        <w:pPrChange w:id="2406" w:author="Дмитрий Ковтун" w:date="2021-03-12T20:26:00Z">
          <w:pPr>
            <w:spacing w:after="240" w:line="276" w:lineRule="auto"/>
          </w:pPr>
        </w:pPrChange>
      </w:pPr>
      <w:r w:rsidRPr="004066B3">
        <w:rPr>
          <w:rFonts w:ascii="Arial" w:hAnsi="Arial" w:cs="Arial"/>
          <w:sz w:val="24"/>
          <w:szCs w:val="24"/>
        </w:rPr>
        <w:t>Для просмотра производственных заказов используется транзакция CO03 (просмотр), COOIS (Информационная система производственных заказов)</w:t>
      </w:r>
    </w:p>
    <w:p w14:paraId="7ADE5F9F" w14:textId="77777777" w:rsidR="006A7EC2" w:rsidRPr="004066B3" w:rsidRDefault="006A7EC2">
      <w:pPr>
        <w:pStyle w:val="afff5"/>
        <w:ind w:firstLine="708"/>
        <w:rPr>
          <w:rFonts w:ascii="Arial" w:hAnsi="Arial" w:cs="Arial"/>
        </w:rPr>
        <w:pPrChange w:id="2407" w:author="Дмитрий Ковтун" w:date="2021-03-12T20:26:00Z">
          <w:pPr>
            <w:spacing w:after="240" w:line="276" w:lineRule="auto"/>
            <w:ind w:firstLine="567"/>
          </w:pPr>
        </w:pPrChange>
      </w:pPr>
      <w:r w:rsidRPr="004066B3">
        <w:rPr>
          <w:rFonts w:ascii="Arial" w:hAnsi="Arial" w:cs="Arial"/>
          <w:sz w:val="24"/>
          <w:szCs w:val="24"/>
        </w:rPr>
        <w:t>В ходе изготовления производственные заказы проходят через определенные состояния (статусы), соответствующие определенным этапам производственного процесса и обработки производственных заказов. Каждый статус определяет возможность или запрет на выполнение определенных операций с заказом или отражает ошибки обработки заказа. Стандартная статусная схема, применённая в данном решении, соответствует стандартному процессу управления производством и всегда используется системой для управления производственным заказом. Ниже приведены основные стандартные статусы для производственных заказов:</w:t>
      </w:r>
    </w:p>
    <w:p w14:paraId="400756D1" w14:textId="70305D5D" w:rsidR="006A7EC2" w:rsidRPr="00F00EDF" w:rsidRDefault="006A7EC2" w:rsidP="00632245">
      <w:pPr>
        <w:pStyle w:val="Tabname"/>
        <w:keepNext/>
        <w:rPr>
          <w:rFonts w:cs="Arial"/>
          <w:sz w:val="22"/>
          <w:szCs w:val="22"/>
        </w:rPr>
      </w:pPr>
      <w:r w:rsidRPr="00F00EDF">
        <w:rPr>
          <w:rFonts w:cs="Arial"/>
          <w:sz w:val="22"/>
          <w:szCs w:val="22"/>
        </w:rPr>
        <w:t>Таблица</w:t>
      </w:r>
      <w:r w:rsidR="00CA7ABE" w:rsidRPr="00F00EDF">
        <w:rPr>
          <w:rFonts w:cs="Arial"/>
          <w:sz w:val="22"/>
          <w:szCs w:val="22"/>
        </w:rPr>
        <w:t xml:space="preserve"> 2</w:t>
      </w:r>
      <w:r w:rsidR="00DE4E77" w:rsidRPr="00632245">
        <w:rPr>
          <w:rFonts w:cs="Arial"/>
          <w:sz w:val="22"/>
          <w:szCs w:val="22"/>
        </w:rPr>
        <w:t>3</w:t>
      </w:r>
      <w:r w:rsidR="00CA7ABE" w:rsidRPr="00F00EDF">
        <w:rPr>
          <w:rFonts w:cs="Arial"/>
          <w:sz w:val="22"/>
          <w:szCs w:val="22"/>
        </w:rPr>
        <w:t>.</w:t>
      </w:r>
      <w:r w:rsidRPr="00F00EDF">
        <w:rPr>
          <w:rFonts w:cs="Arial"/>
          <w:sz w:val="22"/>
          <w:szCs w:val="22"/>
        </w:rPr>
        <w:t xml:space="preserve"> Основные стандартные статусы производственного заказа</w:t>
      </w:r>
    </w:p>
    <w:tbl>
      <w:tblPr>
        <w:tblStyle w:val="TableGrid1"/>
        <w:tblW w:w="0" w:type="auto"/>
        <w:tblLook w:val="04A0" w:firstRow="1" w:lastRow="0" w:firstColumn="1" w:lastColumn="0" w:noHBand="0" w:noVBand="1"/>
      </w:tblPr>
      <w:tblGrid>
        <w:gridCol w:w="1980"/>
        <w:gridCol w:w="4227"/>
        <w:gridCol w:w="3989"/>
      </w:tblGrid>
      <w:tr w:rsidR="006A7EC2" w:rsidRPr="00F00EDF" w14:paraId="52BA50D0" w14:textId="77777777" w:rsidTr="006A7EC2">
        <w:trPr>
          <w:trHeight w:val="425"/>
          <w:tblHeader/>
        </w:trPr>
        <w:tc>
          <w:tcPr>
            <w:tcW w:w="1980" w:type="dxa"/>
            <w:shd w:val="clear" w:color="auto" w:fill="FFC000"/>
          </w:tcPr>
          <w:p w14:paraId="749A53BC" w14:textId="77777777" w:rsidR="006A7EC2" w:rsidRPr="00F00EDF" w:rsidRDefault="006A7EC2" w:rsidP="00632245">
            <w:pPr>
              <w:rPr>
                <w:rFonts w:ascii="Arial" w:hAnsi="Arial" w:cs="Arial"/>
                <w:b/>
                <w:sz w:val="20"/>
              </w:rPr>
            </w:pPr>
            <w:r w:rsidRPr="00F00EDF">
              <w:rPr>
                <w:rFonts w:ascii="Arial" w:hAnsi="Arial" w:cs="Arial"/>
                <w:b/>
                <w:sz w:val="20"/>
              </w:rPr>
              <w:t>Статус</w:t>
            </w:r>
          </w:p>
        </w:tc>
        <w:tc>
          <w:tcPr>
            <w:tcW w:w="4227" w:type="dxa"/>
            <w:shd w:val="clear" w:color="auto" w:fill="FFC000"/>
          </w:tcPr>
          <w:p w14:paraId="5F8B3BE5" w14:textId="77777777" w:rsidR="006A7EC2" w:rsidRPr="00F00EDF" w:rsidRDefault="006A7EC2" w:rsidP="00632245">
            <w:pPr>
              <w:rPr>
                <w:rFonts w:ascii="Arial" w:hAnsi="Arial" w:cs="Arial"/>
                <w:b/>
                <w:sz w:val="20"/>
              </w:rPr>
            </w:pPr>
            <w:r w:rsidRPr="00F00EDF">
              <w:rPr>
                <w:rFonts w:ascii="Arial" w:hAnsi="Arial" w:cs="Arial"/>
                <w:b/>
                <w:sz w:val="20"/>
              </w:rPr>
              <w:t>Комментарий</w:t>
            </w:r>
          </w:p>
        </w:tc>
        <w:tc>
          <w:tcPr>
            <w:tcW w:w="0" w:type="auto"/>
            <w:shd w:val="clear" w:color="auto" w:fill="FFC000"/>
          </w:tcPr>
          <w:p w14:paraId="7B85AFE8" w14:textId="77777777" w:rsidR="006A7EC2" w:rsidRPr="00F00EDF" w:rsidRDefault="006A7EC2" w:rsidP="00632245">
            <w:pPr>
              <w:rPr>
                <w:rFonts w:ascii="Arial" w:hAnsi="Arial" w:cs="Arial"/>
                <w:b/>
                <w:sz w:val="20"/>
              </w:rPr>
            </w:pPr>
            <w:r w:rsidRPr="00F00EDF">
              <w:rPr>
                <w:rFonts w:ascii="Arial" w:hAnsi="Arial" w:cs="Arial"/>
                <w:b/>
                <w:sz w:val="20"/>
              </w:rPr>
              <w:t>Влияние на другие статусы и операции</w:t>
            </w:r>
          </w:p>
        </w:tc>
      </w:tr>
      <w:tr w:rsidR="006A7EC2" w:rsidRPr="00F00EDF" w14:paraId="29D65F80" w14:textId="77777777" w:rsidTr="006A7EC2">
        <w:trPr>
          <w:trHeight w:val="49"/>
          <w:tblHeader/>
        </w:trPr>
        <w:tc>
          <w:tcPr>
            <w:tcW w:w="1980" w:type="dxa"/>
          </w:tcPr>
          <w:p w14:paraId="50BB2D61" w14:textId="77777777" w:rsidR="006A7EC2" w:rsidRPr="00F00EDF" w:rsidRDefault="006A7EC2">
            <w:pPr>
              <w:rPr>
                <w:rFonts w:ascii="Arial" w:hAnsi="Arial" w:cs="Arial"/>
                <w:sz w:val="20"/>
              </w:rPr>
            </w:pPr>
            <w:r w:rsidRPr="00F00EDF">
              <w:rPr>
                <w:rFonts w:ascii="Arial" w:hAnsi="Arial" w:cs="Arial"/>
                <w:sz w:val="20"/>
              </w:rPr>
              <w:t>ОТКР «Открыто»</w:t>
            </w:r>
          </w:p>
        </w:tc>
        <w:tc>
          <w:tcPr>
            <w:tcW w:w="4227" w:type="dxa"/>
          </w:tcPr>
          <w:p w14:paraId="37C8B8B5" w14:textId="77777777" w:rsidR="006A7EC2" w:rsidRPr="00F00EDF" w:rsidRDefault="006A7EC2">
            <w:pPr>
              <w:rPr>
                <w:rFonts w:ascii="Arial" w:hAnsi="Arial" w:cs="Arial"/>
                <w:sz w:val="20"/>
              </w:rPr>
            </w:pPr>
            <w:r w:rsidRPr="00F00EDF">
              <w:rPr>
                <w:rFonts w:ascii="Arial" w:hAnsi="Arial" w:cs="Arial"/>
                <w:sz w:val="20"/>
              </w:rPr>
              <w:t>Статус присваивается заказу автоматически при создании</w:t>
            </w:r>
          </w:p>
        </w:tc>
        <w:tc>
          <w:tcPr>
            <w:tcW w:w="0" w:type="auto"/>
          </w:tcPr>
          <w:p w14:paraId="2A62C2C2" w14:textId="77777777" w:rsidR="006A7EC2" w:rsidRPr="00F00EDF" w:rsidRDefault="006A7EC2">
            <w:pPr>
              <w:rPr>
                <w:rFonts w:ascii="Arial" w:hAnsi="Arial" w:cs="Arial"/>
                <w:sz w:val="20"/>
              </w:rPr>
            </w:pPr>
            <w:r w:rsidRPr="00F00EDF">
              <w:rPr>
                <w:rFonts w:ascii="Arial" w:hAnsi="Arial" w:cs="Arial"/>
                <w:sz w:val="20"/>
              </w:rPr>
              <w:t>Для заказа с таким статусом разрешено изменение, деблокирование, блокировка удаление. Остальные операции запрещены</w:t>
            </w:r>
          </w:p>
        </w:tc>
      </w:tr>
      <w:tr w:rsidR="006A7EC2" w:rsidRPr="00F00EDF" w14:paraId="3AFBDF40" w14:textId="77777777" w:rsidTr="006A7EC2">
        <w:trPr>
          <w:trHeight w:val="49"/>
          <w:tblHeader/>
        </w:trPr>
        <w:tc>
          <w:tcPr>
            <w:tcW w:w="1980" w:type="dxa"/>
          </w:tcPr>
          <w:p w14:paraId="201A6EDE" w14:textId="77777777" w:rsidR="006A7EC2" w:rsidRPr="00F00EDF" w:rsidRDefault="006A7EC2">
            <w:pPr>
              <w:rPr>
                <w:rFonts w:ascii="Arial" w:hAnsi="Arial" w:cs="Arial"/>
                <w:sz w:val="20"/>
              </w:rPr>
            </w:pPr>
            <w:r w:rsidRPr="00F00EDF">
              <w:rPr>
                <w:rFonts w:ascii="Arial" w:hAnsi="Arial" w:cs="Arial"/>
                <w:sz w:val="20"/>
              </w:rPr>
              <w:t>ДЕБЛ «Деблокировано»</w:t>
            </w:r>
          </w:p>
        </w:tc>
        <w:tc>
          <w:tcPr>
            <w:tcW w:w="4227" w:type="dxa"/>
          </w:tcPr>
          <w:p w14:paraId="311C0B6C" w14:textId="77777777" w:rsidR="006A7EC2" w:rsidRPr="00F00EDF" w:rsidRDefault="006A7EC2">
            <w:pPr>
              <w:rPr>
                <w:rFonts w:ascii="Arial" w:hAnsi="Arial" w:cs="Arial"/>
                <w:sz w:val="20"/>
              </w:rPr>
            </w:pPr>
            <w:r w:rsidRPr="00F00EDF">
              <w:rPr>
                <w:rFonts w:ascii="Arial" w:hAnsi="Arial" w:cs="Arial"/>
                <w:sz w:val="20"/>
              </w:rPr>
              <w:t>Статус присваивается заказу вручную или автоматически</w:t>
            </w:r>
          </w:p>
        </w:tc>
        <w:tc>
          <w:tcPr>
            <w:tcW w:w="0" w:type="auto"/>
          </w:tcPr>
          <w:p w14:paraId="1BEF00BC" w14:textId="77777777" w:rsidR="006A7EC2" w:rsidRPr="00F00EDF" w:rsidRDefault="006A7EC2">
            <w:pPr>
              <w:rPr>
                <w:rFonts w:ascii="Arial" w:hAnsi="Arial" w:cs="Arial"/>
                <w:sz w:val="20"/>
              </w:rPr>
            </w:pPr>
            <w:r w:rsidRPr="00F00EDF">
              <w:rPr>
                <w:rFonts w:ascii="Arial" w:hAnsi="Arial" w:cs="Arial"/>
                <w:sz w:val="20"/>
              </w:rPr>
              <w:t>Статус означает передачу заказа в работу. Для заказ разрешена регистрация подтверждений и документов материала к заказу. Статус ОТКР при этом деактивируется.</w:t>
            </w:r>
          </w:p>
        </w:tc>
      </w:tr>
      <w:tr w:rsidR="006A7EC2" w:rsidRPr="00F00EDF" w14:paraId="313486BF" w14:textId="77777777" w:rsidTr="006A7EC2">
        <w:trPr>
          <w:trHeight w:val="49"/>
          <w:tblHeader/>
        </w:trPr>
        <w:tc>
          <w:tcPr>
            <w:tcW w:w="1980" w:type="dxa"/>
          </w:tcPr>
          <w:p w14:paraId="6BB06181" w14:textId="77777777" w:rsidR="006A7EC2" w:rsidRPr="00F00EDF" w:rsidRDefault="006A7EC2">
            <w:pPr>
              <w:rPr>
                <w:rFonts w:ascii="Arial" w:hAnsi="Arial" w:cs="Arial"/>
                <w:sz w:val="20"/>
              </w:rPr>
            </w:pPr>
            <w:r w:rsidRPr="00F00EDF">
              <w:rPr>
                <w:rFonts w:ascii="Arial" w:hAnsi="Arial" w:cs="Arial"/>
                <w:sz w:val="20"/>
              </w:rPr>
              <w:t>ПДТВ «Подтверждено»</w:t>
            </w:r>
          </w:p>
        </w:tc>
        <w:tc>
          <w:tcPr>
            <w:tcW w:w="4227" w:type="dxa"/>
          </w:tcPr>
          <w:p w14:paraId="68998819" w14:textId="77777777" w:rsidR="006A7EC2" w:rsidRPr="00F00EDF" w:rsidRDefault="006A7EC2">
            <w:pPr>
              <w:rPr>
                <w:rFonts w:ascii="Arial" w:hAnsi="Arial" w:cs="Arial"/>
                <w:sz w:val="20"/>
              </w:rPr>
            </w:pPr>
            <w:r w:rsidRPr="00F00EDF">
              <w:rPr>
                <w:rFonts w:ascii="Arial" w:hAnsi="Arial" w:cs="Arial"/>
                <w:sz w:val="20"/>
              </w:rPr>
              <w:t>Статус присваивается заказу автоматически при регистрации подтверждения работ к заказу в объеме не меньше запланированного и когда больше подтверждений к заказу не ожидается.</w:t>
            </w:r>
          </w:p>
          <w:p w14:paraId="65071932" w14:textId="77777777" w:rsidR="006A7EC2" w:rsidRPr="00F00EDF" w:rsidRDefault="006A7EC2">
            <w:pPr>
              <w:rPr>
                <w:rFonts w:ascii="Arial" w:hAnsi="Arial" w:cs="Arial"/>
                <w:sz w:val="20"/>
              </w:rPr>
            </w:pPr>
          </w:p>
        </w:tc>
        <w:tc>
          <w:tcPr>
            <w:tcW w:w="0" w:type="auto"/>
          </w:tcPr>
          <w:p w14:paraId="5C5E8581" w14:textId="77777777" w:rsidR="006A7EC2" w:rsidRPr="00F00EDF" w:rsidRDefault="006A7EC2">
            <w:pPr>
              <w:rPr>
                <w:rFonts w:ascii="Arial" w:hAnsi="Arial" w:cs="Arial"/>
                <w:sz w:val="20"/>
              </w:rPr>
            </w:pPr>
            <w:r w:rsidRPr="00F00EDF">
              <w:rPr>
                <w:rFonts w:ascii="Arial" w:hAnsi="Arial" w:cs="Arial"/>
                <w:sz w:val="20"/>
              </w:rPr>
              <w:t>Статус устанавливается только для деблокированного заказа.</w:t>
            </w:r>
          </w:p>
        </w:tc>
      </w:tr>
      <w:tr w:rsidR="006A7EC2" w:rsidRPr="00F00EDF" w14:paraId="0EA2EFDB" w14:textId="77777777" w:rsidTr="006A7EC2">
        <w:trPr>
          <w:trHeight w:val="49"/>
          <w:tblHeader/>
        </w:trPr>
        <w:tc>
          <w:tcPr>
            <w:tcW w:w="1980" w:type="dxa"/>
          </w:tcPr>
          <w:p w14:paraId="472221E8" w14:textId="77777777" w:rsidR="006A7EC2" w:rsidRPr="00F00EDF" w:rsidRDefault="006A7EC2">
            <w:pPr>
              <w:rPr>
                <w:rFonts w:ascii="Arial" w:hAnsi="Arial" w:cs="Arial"/>
                <w:sz w:val="20"/>
              </w:rPr>
            </w:pPr>
            <w:r w:rsidRPr="00F00EDF">
              <w:rPr>
                <w:rFonts w:ascii="Arial" w:hAnsi="Arial" w:cs="Arial"/>
                <w:sz w:val="20"/>
              </w:rPr>
              <w:t>ПОСТ «Поставлено»</w:t>
            </w:r>
          </w:p>
        </w:tc>
        <w:tc>
          <w:tcPr>
            <w:tcW w:w="4227" w:type="dxa"/>
          </w:tcPr>
          <w:p w14:paraId="037B96EE" w14:textId="77777777" w:rsidR="006A7EC2" w:rsidRPr="00F00EDF" w:rsidRDefault="006A7EC2">
            <w:pPr>
              <w:rPr>
                <w:rFonts w:ascii="Arial" w:hAnsi="Arial" w:cs="Arial"/>
                <w:sz w:val="20"/>
              </w:rPr>
            </w:pPr>
            <w:r w:rsidRPr="00F00EDF">
              <w:rPr>
                <w:rFonts w:ascii="Arial" w:hAnsi="Arial" w:cs="Arial"/>
                <w:sz w:val="20"/>
              </w:rPr>
              <w:t>Статус присваивается заказу автоматически при регистрации выпуска продукции с заказа в запланированном объеме и когда дальнейшего выпуска по заказу не ожидается.</w:t>
            </w:r>
          </w:p>
          <w:p w14:paraId="3759CD2D" w14:textId="77777777" w:rsidR="006A7EC2" w:rsidRPr="00F00EDF" w:rsidRDefault="006A7EC2">
            <w:pPr>
              <w:rPr>
                <w:rFonts w:ascii="Arial" w:hAnsi="Arial" w:cs="Arial"/>
                <w:sz w:val="20"/>
              </w:rPr>
            </w:pPr>
          </w:p>
        </w:tc>
        <w:tc>
          <w:tcPr>
            <w:tcW w:w="0" w:type="auto"/>
          </w:tcPr>
          <w:p w14:paraId="0B211157" w14:textId="77777777" w:rsidR="006A7EC2" w:rsidRPr="00F00EDF" w:rsidRDefault="006A7EC2">
            <w:pPr>
              <w:rPr>
                <w:rFonts w:ascii="Arial" w:hAnsi="Arial" w:cs="Arial"/>
                <w:sz w:val="20"/>
              </w:rPr>
            </w:pPr>
            <w:r w:rsidRPr="00F00EDF">
              <w:rPr>
                <w:rFonts w:ascii="Arial" w:hAnsi="Arial" w:cs="Arial"/>
                <w:sz w:val="20"/>
              </w:rPr>
              <w:t>Статус устанавливается только для деблокированного заказа.</w:t>
            </w:r>
          </w:p>
        </w:tc>
      </w:tr>
      <w:tr w:rsidR="006A7EC2" w:rsidRPr="00F00EDF" w14:paraId="6304A441" w14:textId="77777777" w:rsidTr="006A7EC2">
        <w:trPr>
          <w:trHeight w:val="49"/>
          <w:tblHeader/>
        </w:trPr>
        <w:tc>
          <w:tcPr>
            <w:tcW w:w="1980" w:type="dxa"/>
          </w:tcPr>
          <w:p w14:paraId="1BD84F58" w14:textId="77777777" w:rsidR="006A7EC2" w:rsidRPr="00F00EDF" w:rsidRDefault="006A7EC2">
            <w:pPr>
              <w:rPr>
                <w:rFonts w:ascii="Arial" w:hAnsi="Arial" w:cs="Arial"/>
                <w:sz w:val="20"/>
              </w:rPr>
            </w:pPr>
            <w:r w:rsidRPr="00F00EDF">
              <w:rPr>
                <w:rFonts w:ascii="Arial" w:hAnsi="Arial" w:cs="Arial"/>
                <w:sz w:val="20"/>
              </w:rPr>
              <w:t>ТЗКР «Технически закрыто»</w:t>
            </w:r>
          </w:p>
        </w:tc>
        <w:tc>
          <w:tcPr>
            <w:tcW w:w="4227" w:type="dxa"/>
          </w:tcPr>
          <w:p w14:paraId="5468B1F1" w14:textId="77777777" w:rsidR="006A7EC2" w:rsidRPr="00F00EDF" w:rsidRDefault="006A7EC2">
            <w:pPr>
              <w:rPr>
                <w:rFonts w:ascii="Arial" w:hAnsi="Arial" w:cs="Arial"/>
                <w:sz w:val="20"/>
              </w:rPr>
            </w:pPr>
            <w:r w:rsidRPr="00F00EDF">
              <w:rPr>
                <w:rFonts w:ascii="Arial" w:hAnsi="Arial" w:cs="Arial"/>
                <w:sz w:val="20"/>
              </w:rPr>
              <w:t>Статус присваивается заказу вручную и означает окончание регистрации данных по этому заказу</w:t>
            </w:r>
          </w:p>
        </w:tc>
        <w:tc>
          <w:tcPr>
            <w:tcW w:w="0" w:type="auto"/>
          </w:tcPr>
          <w:p w14:paraId="4F7F559F" w14:textId="77777777" w:rsidR="006A7EC2" w:rsidRPr="00F00EDF" w:rsidRDefault="006A7EC2">
            <w:pPr>
              <w:rPr>
                <w:rFonts w:ascii="Arial" w:hAnsi="Arial" w:cs="Arial"/>
                <w:sz w:val="20"/>
              </w:rPr>
            </w:pPr>
            <w:r w:rsidRPr="00F00EDF">
              <w:rPr>
                <w:rFonts w:ascii="Arial" w:hAnsi="Arial" w:cs="Arial"/>
                <w:sz w:val="20"/>
              </w:rPr>
              <w:t>По заказу запрещены все виды подтверждений, при этом заказ готов к дооценке в учете затрат и расчету фактической себестоимости. Статус ДЕБЛ деактивируется.</w:t>
            </w:r>
          </w:p>
        </w:tc>
      </w:tr>
      <w:tr w:rsidR="006A7EC2" w:rsidRPr="00F00EDF" w14:paraId="583FD210" w14:textId="77777777" w:rsidTr="006A7EC2">
        <w:trPr>
          <w:trHeight w:val="49"/>
          <w:tblHeader/>
        </w:trPr>
        <w:tc>
          <w:tcPr>
            <w:tcW w:w="1980" w:type="dxa"/>
          </w:tcPr>
          <w:p w14:paraId="441E363E" w14:textId="77777777" w:rsidR="006A7EC2" w:rsidRPr="00F00EDF" w:rsidRDefault="006A7EC2">
            <w:pPr>
              <w:rPr>
                <w:rFonts w:ascii="Arial" w:hAnsi="Arial" w:cs="Arial"/>
                <w:sz w:val="20"/>
              </w:rPr>
            </w:pPr>
            <w:r w:rsidRPr="00F00EDF">
              <w:rPr>
                <w:rFonts w:ascii="Arial" w:hAnsi="Arial" w:cs="Arial"/>
                <w:sz w:val="20"/>
              </w:rPr>
              <w:t>ЗАКР «Закрыто»</w:t>
            </w:r>
          </w:p>
        </w:tc>
        <w:tc>
          <w:tcPr>
            <w:tcW w:w="4227" w:type="dxa"/>
          </w:tcPr>
          <w:p w14:paraId="5613C030" w14:textId="77777777" w:rsidR="006A7EC2" w:rsidRPr="00F00EDF" w:rsidRDefault="006A7EC2">
            <w:pPr>
              <w:rPr>
                <w:rFonts w:ascii="Arial" w:hAnsi="Arial" w:cs="Arial"/>
                <w:sz w:val="20"/>
              </w:rPr>
            </w:pPr>
            <w:r w:rsidRPr="00F00EDF">
              <w:rPr>
                <w:rFonts w:ascii="Arial" w:hAnsi="Arial" w:cs="Arial"/>
                <w:sz w:val="20"/>
              </w:rPr>
              <w:t>Обработка заказа завершена</w:t>
            </w:r>
          </w:p>
        </w:tc>
        <w:tc>
          <w:tcPr>
            <w:tcW w:w="0" w:type="auto"/>
          </w:tcPr>
          <w:p w14:paraId="4EC0DF35" w14:textId="77777777" w:rsidR="006A7EC2" w:rsidRPr="00F00EDF" w:rsidRDefault="006A7EC2">
            <w:pPr>
              <w:rPr>
                <w:rFonts w:ascii="Arial" w:hAnsi="Arial" w:cs="Arial"/>
                <w:sz w:val="20"/>
              </w:rPr>
            </w:pPr>
            <w:r w:rsidRPr="00F00EDF">
              <w:rPr>
                <w:rFonts w:ascii="Arial" w:hAnsi="Arial" w:cs="Arial"/>
                <w:sz w:val="20"/>
              </w:rPr>
              <w:t>Все операции с заказом выполнены, заказ завершен, рассчитан и закрыт. Дальнейшее изменение заказа и данных связанных с заказом запрещено</w:t>
            </w:r>
          </w:p>
        </w:tc>
      </w:tr>
    </w:tbl>
    <w:p w14:paraId="4725C0AB" w14:textId="77777777" w:rsidR="00A24A8B" w:rsidRPr="00F00EDF" w:rsidRDefault="00A24A8B">
      <w:pPr>
        <w:spacing w:after="240" w:line="276" w:lineRule="auto"/>
        <w:ind w:firstLine="567"/>
        <w:rPr>
          <w:rFonts w:ascii="Arial" w:hAnsi="Arial" w:cs="Arial"/>
        </w:rPr>
      </w:pPr>
    </w:p>
    <w:p w14:paraId="3B997DCA" w14:textId="66045D30" w:rsidR="004B3768" w:rsidRPr="004066B3" w:rsidRDefault="00B65AC6">
      <w:pPr>
        <w:pStyle w:val="afff5"/>
        <w:ind w:firstLine="708"/>
        <w:rPr>
          <w:rFonts w:ascii="Arial" w:hAnsi="Arial" w:cs="Arial"/>
          <w:sz w:val="24"/>
          <w:szCs w:val="24"/>
          <w:rPrChange w:id="2408" w:author="Дмитрий Ковтун" w:date="2021-03-12T20:29:00Z">
            <w:rPr>
              <w:rFonts w:ascii="Arial" w:hAnsi="Arial" w:cs="Arial"/>
            </w:rPr>
          </w:rPrChange>
        </w:rPr>
        <w:pPrChange w:id="2409" w:author="Дмитрий Ковтун" w:date="2021-03-12T20:29:00Z">
          <w:pPr>
            <w:pStyle w:val="afff5"/>
            <w:ind w:firstLine="0"/>
          </w:pPr>
        </w:pPrChange>
      </w:pPr>
      <w:r w:rsidRPr="00F00EDF">
        <w:rPr>
          <w:rFonts w:ascii="Arial" w:hAnsi="Arial" w:cs="Arial"/>
          <w:sz w:val="24"/>
          <w:szCs w:val="24"/>
        </w:rPr>
        <w:lastRenderedPageBreak/>
        <w:t>Пользовательские статусы производств</w:t>
      </w:r>
      <w:r w:rsidR="00F66058" w:rsidRPr="00F00EDF">
        <w:rPr>
          <w:rFonts w:ascii="Arial" w:hAnsi="Arial" w:cs="Arial"/>
          <w:sz w:val="24"/>
          <w:szCs w:val="24"/>
        </w:rPr>
        <w:t>енного заказ</w:t>
      </w:r>
      <w:r w:rsidR="004B3768" w:rsidRPr="00F00EDF">
        <w:rPr>
          <w:rFonts w:ascii="Arial" w:hAnsi="Arial" w:cs="Arial"/>
          <w:sz w:val="24"/>
          <w:szCs w:val="24"/>
        </w:rPr>
        <w:t>а</w:t>
      </w:r>
      <w:r w:rsidR="00F66058" w:rsidRPr="00F00EDF">
        <w:rPr>
          <w:rFonts w:ascii="Arial" w:hAnsi="Arial" w:cs="Arial"/>
          <w:sz w:val="24"/>
          <w:szCs w:val="24"/>
        </w:rPr>
        <w:t xml:space="preserve"> используются</w:t>
      </w:r>
      <w:r w:rsidRPr="00F00EDF">
        <w:rPr>
          <w:rFonts w:ascii="Arial" w:hAnsi="Arial" w:cs="Arial"/>
          <w:sz w:val="24"/>
          <w:szCs w:val="24"/>
        </w:rPr>
        <w:t xml:space="preserve"> для вид</w:t>
      </w:r>
      <w:r w:rsidR="004B3768" w:rsidRPr="00F00EDF">
        <w:rPr>
          <w:rFonts w:ascii="Arial" w:hAnsi="Arial" w:cs="Arial"/>
          <w:sz w:val="24"/>
          <w:szCs w:val="24"/>
        </w:rPr>
        <w:t>ов</w:t>
      </w:r>
      <w:r w:rsidRPr="00F00EDF">
        <w:rPr>
          <w:rFonts w:ascii="Arial" w:hAnsi="Arial" w:cs="Arial"/>
          <w:sz w:val="24"/>
          <w:szCs w:val="24"/>
        </w:rPr>
        <w:t xml:space="preserve"> заказа</w:t>
      </w:r>
      <w:r w:rsidR="004B3768" w:rsidRPr="00632245">
        <w:rPr>
          <w:rFonts w:ascii="Arial" w:hAnsi="Arial" w:cs="Arial"/>
          <w:sz w:val="24"/>
          <w:szCs w:val="24"/>
        </w:rPr>
        <w:t>:</w:t>
      </w:r>
    </w:p>
    <w:p w14:paraId="117F912E" w14:textId="5077ED9A" w:rsidR="004B3768" w:rsidRPr="00632245" w:rsidRDefault="00B65AC6" w:rsidP="00632245">
      <w:pPr>
        <w:pStyle w:val="afff5"/>
        <w:numPr>
          <w:ilvl w:val="0"/>
          <w:numId w:val="56"/>
        </w:numPr>
        <w:rPr>
          <w:rFonts w:ascii="Arial" w:hAnsi="Arial" w:cs="Arial"/>
        </w:rPr>
      </w:pPr>
      <w:r w:rsidRPr="00632245">
        <w:rPr>
          <w:rFonts w:ascii="Arial" w:hAnsi="Arial" w:cs="Arial"/>
          <w:sz w:val="24"/>
          <w:szCs w:val="24"/>
        </w:rPr>
        <w:t>ZP01 – Вспомогательное производство ЦРММ</w:t>
      </w:r>
      <w:r w:rsidR="004B3768" w:rsidRPr="00632245">
        <w:rPr>
          <w:rFonts w:ascii="Arial" w:hAnsi="Arial" w:cs="Arial"/>
          <w:sz w:val="24"/>
          <w:szCs w:val="24"/>
        </w:rPr>
        <w:t xml:space="preserve"> ТОРО;</w:t>
      </w:r>
    </w:p>
    <w:p w14:paraId="61F0EAF3" w14:textId="4ED52513" w:rsidR="00B65AC6" w:rsidRPr="00632245" w:rsidRDefault="004B3768" w:rsidP="00632245">
      <w:pPr>
        <w:pStyle w:val="afff5"/>
        <w:numPr>
          <w:ilvl w:val="0"/>
          <w:numId w:val="56"/>
        </w:numPr>
        <w:rPr>
          <w:rFonts w:ascii="Arial" w:hAnsi="Arial" w:cs="Arial"/>
        </w:rPr>
      </w:pPr>
      <w:r w:rsidRPr="00632245">
        <w:rPr>
          <w:rFonts w:ascii="Arial" w:hAnsi="Arial" w:cs="Arial"/>
          <w:sz w:val="24"/>
          <w:szCs w:val="24"/>
        </w:rPr>
        <w:t>ZP02 – Вспомогательное производство ЦРММ Прочее</w:t>
      </w:r>
    </w:p>
    <w:p w14:paraId="5A29CB47" w14:textId="3E5636B3" w:rsidR="00FF7A0E" w:rsidRPr="00632245" w:rsidRDefault="00FF7A0E" w:rsidP="00632245">
      <w:pPr>
        <w:pStyle w:val="Tabname"/>
        <w:keepNext/>
        <w:rPr>
          <w:rFonts w:cs="Arial"/>
          <w:sz w:val="22"/>
          <w:szCs w:val="22"/>
        </w:rPr>
      </w:pPr>
      <w:r w:rsidRPr="00632245">
        <w:rPr>
          <w:rFonts w:cs="Arial"/>
          <w:sz w:val="22"/>
          <w:szCs w:val="22"/>
        </w:rPr>
        <w:t>Таблица 2</w:t>
      </w:r>
      <w:r w:rsidR="00DE4E77" w:rsidRPr="00D82F33">
        <w:rPr>
          <w:rFonts w:cs="Arial"/>
          <w:sz w:val="22"/>
          <w:szCs w:val="22"/>
        </w:rPr>
        <w:t>4</w:t>
      </w:r>
      <w:r w:rsidRPr="00632245">
        <w:rPr>
          <w:rFonts w:cs="Arial"/>
          <w:sz w:val="22"/>
          <w:szCs w:val="22"/>
        </w:rPr>
        <w:t>. Пользовательские статусы производственного заказа</w:t>
      </w:r>
    </w:p>
    <w:tbl>
      <w:tblPr>
        <w:tblW w:w="5000" w:type="pct"/>
        <w:tblCellMar>
          <w:left w:w="0" w:type="dxa"/>
          <w:right w:w="0" w:type="dxa"/>
        </w:tblCellMar>
        <w:tblLook w:val="04A0" w:firstRow="1" w:lastRow="0" w:firstColumn="1" w:lastColumn="0" w:noHBand="0" w:noVBand="1"/>
      </w:tblPr>
      <w:tblGrid>
        <w:gridCol w:w="2961"/>
        <w:gridCol w:w="3688"/>
        <w:gridCol w:w="3527"/>
      </w:tblGrid>
      <w:tr w:rsidR="00B65AC6" w:rsidRPr="00F00EDF" w14:paraId="2B7983BC" w14:textId="77777777" w:rsidTr="005649DF">
        <w:trPr>
          <w:cantSplit/>
          <w:trHeight w:val="397"/>
          <w:tblHeader/>
        </w:trPr>
        <w:tc>
          <w:tcPr>
            <w:tcW w:w="145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72724F8E" w14:textId="77777777" w:rsidR="00B65AC6" w:rsidRPr="00F00EDF" w:rsidRDefault="00B65AC6" w:rsidP="00632245">
            <w:pPr>
              <w:rPr>
                <w:rFonts w:ascii="Arial" w:hAnsi="Arial" w:cs="Arial"/>
                <w:b/>
                <w:bCs/>
                <w:color w:val="000000"/>
                <w:sz w:val="20"/>
                <w:szCs w:val="20"/>
              </w:rPr>
            </w:pPr>
            <w:r w:rsidRPr="00F00EDF">
              <w:rPr>
                <w:rFonts w:ascii="Arial" w:hAnsi="Arial" w:cs="Arial"/>
                <w:b/>
                <w:bCs/>
                <w:color w:val="000000"/>
                <w:sz w:val="20"/>
                <w:szCs w:val="20"/>
              </w:rPr>
              <w:t>Статус</w:t>
            </w:r>
          </w:p>
        </w:tc>
        <w:tc>
          <w:tcPr>
            <w:tcW w:w="1812"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2662EE47" w14:textId="77777777" w:rsidR="00B65AC6" w:rsidRPr="00F00EDF" w:rsidRDefault="00B65AC6" w:rsidP="00632245">
            <w:pPr>
              <w:rPr>
                <w:rFonts w:ascii="Arial" w:hAnsi="Arial" w:cs="Arial"/>
                <w:b/>
                <w:bCs/>
                <w:color w:val="000000"/>
                <w:sz w:val="20"/>
                <w:szCs w:val="20"/>
              </w:rPr>
            </w:pPr>
            <w:r w:rsidRPr="00F00EDF">
              <w:rPr>
                <w:rFonts w:ascii="Arial" w:hAnsi="Arial" w:cs="Arial"/>
                <w:b/>
                <w:bCs/>
                <w:color w:val="000000"/>
                <w:sz w:val="20"/>
                <w:szCs w:val="20"/>
              </w:rPr>
              <w:t>Комментарий</w:t>
            </w:r>
          </w:p>
        </w:tc>
        <w:tc>
          <w:tcPr>
            <w:tcW w:w="1733" w:type="pct"/>
            <w:tcBorders>
              <w:top w:val="single" w:sz="12" w:space="0" w:color="auto"/>
              <w:left w:val="nil"/>
              <w:bottom w:val="single" w:sz="8" w:space="0" w:color="auto"/>
              <w:right w:val="single" w:sz="12" w:space="0" w:color="auto"/>
            </w:tcBorders>
            <w:shd w:val="clear" w:color="auto" w:fill="FFC000"/>
            <w:vAlign w:val="bottom"/>
          </w:tcPr>
          <w:p w14:paraId="3C5BDEA7" w14:textId="77777777" w:rsidR="00B65AC6" w:rsidRPr="00F00EDF" w:rsidRDefault="00B65AC6" w:rsidP="00632245">
            <w:pPr>
              <w:rPr>
                <w:rFonts w:ascii="Arial" w:hAnsi="Arial" w:cs="Arial"/>
                <w:b/>
                <w:bCs/>
                <w:color w:val="000000"/>
                <w:sz w:val="20"/>
                <w:szCs w:val="20"/>
              </w:rPr>
            </w:pPr>
            <w:r w:rsidRPr="00F00EDF">
              <w:rPr>
                <w:rFonts w:ascii="Arial" w:hAnsi="Arial" w:cs="Arial"/>
                <w:b/>
                <w:bCs/>
                <w:color w:val="000000"/>
                <w:sz w:val="20"/>
                <w:szCs w:val="20"/>
              </w:rPr>
              <w:t>Кто устанавливает</w:t>
            </w:r>
          </w:p>
        </w:tc>
      </w:tr>
      <w:tr w:rsidR="00B65AC6" w:rsidRPr="00F00EDF" w14:paraId="4FAA4C2D" w14:textId="77777777" w:rsidTr="005649DF">
        <w:trPr>
          <w:cantSplit/>
        </w:trPr>
        <w:tc>
          <w:tcPr>
            <w:tcW w:w="145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FBF9FAE" w14:textId="77777777" w:rsidR="00B65AC6" w:rsidRPr="00F00EDF" w:rsidRDefault="00B65AC6">
            <w:pPr>
              <w:rPr>
                <w:rFonts w:ascii="Arial" w:hAnsi="Arial" w:cs="Arial"/>
                <w:color w:val="000000"/>
                <w:sz w:val="20"/>
                <w:szCs w:val="20"/>
              </w:rPr>
            </w:pPr>
            <w:r w:rsidRPr="00F00EDF">
              <w:rPr>
                <w:rFonts w:ascii="Arial" w:hAnsi="Arial" w:cs="Arial"/>
                <w:color w:val="000000"/>
                <w:sz w:val="20"/>
                <w:szCs w:val="20"/>
              </w:rPr>
              <w:t>МТПЛ – Материалы запланированы</w:t>
            </w:r>
          </w:p>
        </w:tc>
        <w:tc>
          <w:tcPr>
            <w:tcW w:w="1812" w:type="pct"/>
            <w:tcBorders>
              <w:top w:val="nil"/>
              <w:left w:val="nil"/>
              <w:bottom w:val="single" w:sz="8" w:space="0" w:color="auto"/>
              <w:right w:val="single" w:sz="12" w:space="0" w:color="auto"/>
            </w:tcBorders>
            <w:tcMar>
              <w:top w:w="0" w:type="dxa"/>
              <w:left w:w="108" w:type="dxa"/>
              <w:bottom w:w="0" w:type="dxa"/>
              <w:right w:w="108" w:type="dxa"/>
            </w:tcMar>
            <w:vAlign w:val="bottom"/>
          </w:tcPr>
          <w:p w14:paraId="255DD4FE" w14:textId="77777777" w:rsidR="00B65AC6" w:rsidRPr="00F00EDF" w:rsidRDefault="00B65AC6">
            <w:pPr>
              <w:rPr>
                <w:rFonts w:ascii="Arial" w:hAnsi="Arial" w:cs="Arial"/>
                <w:color w:val="000000"/>
                <w:sz w:val="20"/>
                <w:szCs w:val="20"/>
              </w:rPr>
            </w:pPr>
            <w:r w:rsidRPr="00F00EDF">
              <w:rPr>
                <w:rFonts w:ascii="Arial" w:hAnsi="Arial" w:cs="Arial"/>
                <w:color w:val="000000"/>
                <w:sz w:val="20"/>
                <w:szCs w:val="20"/>
              </w:rPr>
              <w:t>Ставится вручную после подтверждения доступности покупных МТР</w:t>
            </w:r>
          </w:p>
        </w:tc>
        <w:tc>
          <w:tcPr>
            <w:tcW w:w="1733" w:type="pct"/>
            <w:tcBorders>
              <w:top w:val="nil"/>
              <w:left w:val="nil"/>
              <w:bottom w:val="single" w:sz="8" w:space="0" w:color="auto"/>
              <w:right w:val="single" w:sz="12" w:space="0" w:color="auto"/>
            </w:tcBorders>
            <w:vAlign w:val="bottom"/>
          </w:tcPr>
          <w:p w14:paraId="1BC0D4A4" w14:textId="589372AA" w:rsidR="00B65AC6" w:rsidRPr="00F00EDF" w:rsidRDefault="00F43150">
            <w:pPr>
              <w:rPr>
                <w:rFonts w:ascii="Arial" w:hAnsi="Arial" w:cs="Arial"/>
                <w:color w:val="000000"/>
                <w:sz w:val="20"/>
                <w:szCs w:val="20"/>
              </w:rPr>
            </w:pPr>
            <w:r w:rsidRPr="00F00EDF">
              <w:rPr>
                <w:rFonts w:ascii="Arial" w:hAnsi="Arial" w:cs="Arial"/>
                <w:color w:val="000000"/>
                <w:sz w:val="20"/>
                <w:szCs w:val="20"/>
              </w:rPr>
              <w:t>Плановик ЦРММ УО</w:t>
            </w:r>
            <w:r w:rsidR="00B65AC6" w:rsidRPr="00F00EDF">
              <w:rPr>
                <w:rFonts w:ascii="Arial" w:hAnsi="Arial" w:cs="Arial"/>
                <w:color w:val="000000"/>
                <w:sz w:val="20"/>
                <w:szCs w:val="20"/>
              </w:rPr>
              <w:t xml:space="preserve"> </w:t>
            </w:r>
          </w:p>
        </w:tc>
      </w:tr>
      <w:tr w:rsidR="00B65AC6" w:rsidRPr="00F00EDF" w14:paraId="4ABAD5AA" w14:textId="77777777" w:rsidTr="005649DF">
        <w:trPr>
          <w:cantSplit/>
        </w:trPr>
        <w:tc>
          <w:tcPr>
            <w:tcW w:w="145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33947D1" w14:textId="77777777" w:rsidR="00B65AC6" w:rsidRPr="00F00EDF" w:rsidRDefault="00B65AC6">
            <w:pPr>
              <w:rPr>
                <w:rFonts w:ascii="Arial" w:hAnsi="Arial" w:cs="Arial"/>
                <w:color w:val="000000"/>
                <w:sz w:val="20"/>
                <w:szCs w:val="20"/>
              </w:rPr>
            </w:pPr>
            <w:r w:rsidRPr="00F00EDF">
              <w:rPr>
                <w:rFonts w:ascii="Arial" w:hAnsi="Arial" w:cs="Arial"/>
                <w:color w:val="000000"/>
                <w:sz w:val="20"/>
                <w:szCs w:val="20"/>
              </w:rPr>
              <w:t>МНБЛ – Мощности сбалансированы</w:t>
            </w:r>
          </w:p>
        </w:tc>
        <w:tc>
          <w:tcPr>
            <w:tcW w:w="1812" w:type="pct"/>
            <w:tcBorders>
              <w:top w:val="nil"/>
              <w:left w:val="nil"/>
              <w:bottom w:val="single" w:sz="8" w:space="0" w:color="auto"/>
              <w:right w:val="single" w:sz="12" w:space="0" w:color="auto"/>
            </w:tcBorders>
            <w:tcMar>
              <w:top w:w="0" w:type="dxa"/>
              <w:left w:w="108" w:type="dxa"/>
              <w:bottom w:w="0" w:type="dxa"/>
              <w:right w:w="108" w:type="dxa"/>
            </w:tcMar>
            <w:vAlign w:val="bottom"/>
          </w:tcPr>
          <w:p w14:paraId="5785053A" w14:textId="77777777" w:rsidR="00B65AC6" w:rsidRPr="00F00EDF" w:rsidRDefault="00B65AC6">
            <w:pPr>
              <w:rPr>
                <w:rFonts w:ascii="Arial" w:hAnsi="Arial" w:cs="Arial"/>
                <w:color w:val="000000"/>
                <w:sz w:val="20"/>
                <w:szCs w:val="20"/>
              </w:rPr>
            </w:pPr>
            <w:r w:rsidRPr="00F00EDF">
              <w:rPr>
                <w:rFonts w:ascii="Arial" w:hAnsi="Arial" w:cs="Arial"/>
                <w:color w:val="000000"/>
                <w:sz w:val="20"/>
                <w:szCs w:val="20"/>
              </w:rPr>
              <w:t>Ставится вручную после балансировки производственных мощностей</w:t>
            </w:r>
          </w:p>
        </w:tc>
        <w:tc>
          <w:tcPr>
            <w:tcW w:w="1733" w:type="pct"/>
            <w:tcBorders>
              <w:top w:val="nil"/>
              <w:left w:val="nil"/>
              <w:bottom w:val="single" w:sz="8" w:space="0" w:color="auto"/>
              <w:right w:val="single" w:sz="12" w:space="0" w:color="auto"/>
            </w:tcBorders>
            <w:vAlign w:val="bottom"/>
          </w:tcPr>
          <w:p w14:paraId="252655EB" w14:textId="1D4D8863" w:rsidR="00B65AC6" w:rsidRPr="00F00EDF" w:rsidRDefault="00F43150">
            <w:pPr>
              <w:rPr>
                <w:rFonts w:ascii="Arial" w:hAnsi="Arial" w:cs="Arial"/>
                <w:color w:val="000000"/>
                <w:sz w:val="20"/>
                <w:szCs w:val="20"/>
              </w:rPr>
            </w:pPr>
            <w:r w:rsidRPr="00F00EDF">
              <w:rPr>
                <w:rFonts w:ascii="Arial" w:hAnsi="Arial" w:cs="Arial"/>
                <w:color w:val="000000"/>
                <w:sz w:val="20"/>
                <w:szCs w:val="20"/>
              </w:rPr>
              <w:t>Плановик ЦРММ УО</w:t>
            </w:r>
            <w:r w:rsidR="00B65AC6" w:rsidRPr="00F00EDF">
              <w:rPr>
                <w:rFonts w:ascii="Arial" w:hAnsi="Arial" w:cs="Arial"/>
                <w:color w:val="000000"/>
                <w:sz w:val="20"/>
                <w:szCs w:val="20"/>
              </w:rPr>
              <w:t xml:space="preserve"> </w:t>
            </w:r>
          </w:p>
        </w:tc>
      </w:tr>
    </w:tbl>
    <w:p w14:paraId="5FF2B44D" w14:textId="0E3C3F4C" w:rsidR="00B65AC6" w:rsidRPr="00F00EDF" w:rsidRDefault="00B65AC6" w:rsidP="009F701C">
      <w:pPr>
        <w:spacing w:after="240" w:line="276" w:lineRule="auto"/>
        <w:ind w:firstLine="567"/>
        <w:rPr>
          <w:rFonts w:ascii="Arial" w:hAnsi="Arial" w:cs="Arial"/>
        </w:rPr>
      </w:pPr>
    </w:p>
    <w:p w14:paraId="3854FF7B" w14:textId="2FD9E65B" w:rsidR="00A24A8B" w:rsidRPr="00F00EDF" w:rsidRDefault="00A24A8B" w:rsidP="009F701C">
      <w:pPr>
        <w:spacing w:after="240" w:line="276" w:lineRule="auto"/>
        <w:ind w:firstLine="567"/>
        <w:rPr>
          <w:rFonts w:ascii="Arial" w:hAnsi="Arial" w:cs="Arial"/>
        </w:rPr>
      </w:pPr>
    </w:p>
    <w:p w14:paraId="5566EE46" w14:textId="596674A2" w:rsidR="00A24A8B" w:rsidRPr="00F00EDF" w:rsidRDefault="00A24A8B" w:rsidP="009F701C">
      <w:pPr>
        <w:spacing w:after="240" w:line="276" w:lineRule="auto"/>
        <w:ind w:firstLine="567"/>
        <w:rPr>
          <w:rFonts w:ascii="Arial" w:hAnsi="Arial" w:cs="Arial"/>
        </w:rPr>
      </w:pPr>
    </w:p>
    <w:p w14:paraId="4A955F84" w14:textId="6F5D03A5" w:rsidR="00A24A8B" w:rsidRPr="00F00EDF" w:rsidRDefault="00A24A8B" w:rsidP="009F701C">
      <w:pPr>
        <w:spacing w:after="240" w:line="276" w:lineRule="auto"/>
        <w:ind w:firstLine="567"/>
        <w:rPr>
          <w:rFonts w:ascii="Arial" w:hAnsi="Arial" w:cs="Arial"/>
        </w:rPr>
      </w:pPr>
    </w:p>
    <w:p w14:paraId="5E61C84D" w14:textId="77777777" w:rsidR="00A24A8B" w:rsidRPr="00F00EDF" w:rsidRDefault="00A24A8B">
      <w:pPr>
        <w:spacing w:after="240" w:line="276" w:lineRule="auto"/>
        <w:ind w:firstLine="567"/>
        <w:rPr>
          <w:rFonts w:ascii="Arial" w:hAnsi="Arial" w:cs="Arial"/>
        </w:rPr>
      </w:pPr>
    </w:p>
    <w:p w14:paraId="4B9101EC" w14:textId="77777777" w:rsidR="006A7EC2" w:rsidRPr="00F00EDF" w:rsidRDefault="006A7EC2">
      <w:pPr>
        <w:pStyle w:val="31"/>
        <w:keepLines/>
        <w:numPr>
          <w:ilvl w:val="2"/>
          <w:numId w:val="8"/>
        </w:numPr>
        <w:spacing w:before="160" w:after="120" w:line="276" w:lineRule="auto"/>
        <w:rPr>
          <w:rFonts w:eastAsiaTheme="majorEastAsia" w:cstheme="majorBidi"/>
          <w:caps w:val="0"/>
          <w:sz w:val="24"/>
          <w:szCs w:val="24"/>
        </w:rPr>
      </w:pPr>
      <w:bookmarkStart w:id="2410" w:name="_Toc68543345"/>
      <w:r w:rsidRPr="00F00EDF">
        <w:rPr>
          <w:rFonts w:eastAsiaTheme="majorEastAsia" w:cstheme="majorBidi"/>
          <w:caps w:val="0"/>
          <w:sz w:val="24"/>
          <w:szCs w:val="24"/>
        </w:rPr>
        <w:t>Подтверждение производственного заказа</w:t>
      </w:r>
      <w:bookmarkEnd w:id="2410"/>
    </w:p>
    <w:p w14:paraId="15039CD2" w14:textId="77777777" w:rsidR="006A7EC2" w:rsidRPr="00F00EDF" w:rsidRDefault="006A7EC2">
      <w:pPr>
        <w:pStyle w:val="afff5"/>
        <w:ind w:firstLine="708"/>
        <w:rPr>
          <w:rFonts w:ascii="Arial" w:hAnsi="Arial" w:cs="Arial"/>
          <w:sz w:val="24"/>
          <w:szCs w:val="24"/>
        </w:rPr>
      </w:pPr>
      <w:r w:rsidRPr="00F00EDF">
        <w:rPr>
          <w:rFonts w:ascii="Arial" w:hAnsi="Arial" w:cs="Arial"/>
          <w:sz w:val="24"/>
          <w:szCs w:val="24"/>
        </w:rPr>
        <w:t>Подтверждение документирует статус обработки заказов, операций. С помощью подтверждения задается:</w:t>
      </w:r>
    </w:p>
    <w:p w14:paraId="46A3CED9" w14:textId="77777777" w:rsidR="006A7EC2" w:rsidRPr="00F00EDF" w:rsidRDefault="006A7EC2">
      <w:pPr>
        <w:pStyle w:val="afff5"/>
        <w:ind w:left="708" w:firstLine="0"/>
        <w:rPr>
          <w:rFonts w:ascii="Arial" w:hAnsi="Arial" w:cs="Arial"/>
          <w:sz w:val="24"/>
          <w:szCs w:val="24"/>
        </w:rPr>
        <w:pPrChange w:id="2411" w:author="Дмитрий Ковтун" w:date="2021-03-12T20:29:00Z">
          <w:pPr>
            <w:pStyle w:val="afff5"/>
            <w:ind w:firstLine="0"/>
          </w:pPr>
        </w:pPrChange>
      </w:pPr>
      <w:r w:rsidRPr="00F00EDF">
        <w:rPr>
          <w:rFonts w:ascii="Arial" w:hAnsi="Arial" w:cs="Arial"/>
          <w:sz w:val="24"/>
          <w:szCs w:val="24"/>
        </w:rPr>
        <w:t>●         объем, произведенный в операции как выход продукции, брак и дополнительные работы;</w:t>
      </w:r>
    </w:p>
    <w:p w14:paraId="15433B45" w14:textId="77777777" w:rsidR="006A7EC2" w:rsidRPr="00F00EDF" w:rsidRDefault="006A7EC2">
      <w:pPr>
        <w:pStyle w:val="afff5"/>
        <w:ind w:left="708" w:firstLine="0"/>
        <w:rPr>
          <w:rFonts w:ascii="Arial" w:hAnsi="Arial" w:cs="Arial"/>
          <w:sz w:val="24"/>
          <w:szCs w:val="24"/>
        </w:rPr>
        <w:pPrChange w:id="2412" w:author="Дмитрий Ковтун" w:date="2021-03-12T20:29:00Z">
          <w:pPr>
            <w:pStyle w:val="afff5"/>
            <w:ind w:firstLine="0"/>
          </w:pPr>
        </w:pPrChange>
      </w:pPr>
      <w:r w:rsidRPr="00F00EDF">
        <w:rPr>
          <w:rFonts w:ascii="Arial" w:hAnsi="Arial" w:cs="Arial"/>
          <w:sz w:val="24"/>
          <w:szCs w:val="24"/>
        </w:rPr>
        <w:t>●         объем фактически выполненной работы;</w:t>
      </w:r>
    </w:p>
    <w:p w14:paraId="4F4570C6" w14:textId="77777777" w:rsidR="006A7EC2" w:rsidRPr="00F00EDF" w:rsidRDefault="006A7EC2">
      <w:pPr>
        <w:pStyle w:val="afff5"/>
        <w:ind w:left="708" w:firstLine="0"/>
        <w:rPr>
          <w:rFonts w:ascii="Arial" w:hAnsi="Arial" w:cs="Arial"/>
          <w:sz w:val="24"/>
          <w:szCs w:val="24"/>
        </w:rPr>
        <w:pPrChange w:id="2413" w:author="Дмитрий Ковтун" w:date="2021-03-12T20:29:00Z">
          <w:pPr>
            <w:pStyle w:val="afff5"/>
            <w:ind w:firstLine="0"/>
          </w:pPr>
        </w:pPrChange>
      </w:pPr>
      <w:r w:rsidRPr="00F00EDF">
        <w:rPr>
          <w:rFonts w:ascii="Arial" w:hAnsi="Arial" w:cs="Arial"/>
          <w:sz w:val="24"/>
          <w:szCs w:val="24"/>
        </w:rPr>
        <w:t>●         рабочее место, использованное для операции;</w:t>
      </w:r>
    </w:p>
    <w:p w14:paraId="36044A4D" w14:textId="77777777" w:rsidR="006A7EC2" w:rsidRPr="00F00EDF" w:rsidRDefault="006A7EC2">
      <w:pPr>
        <w:pStyle w:val="afff5"/>
        <w:ind w:left="708" w:firstLine="0"/>
        <w:rPr>
          <w:rFonts w:ascii="Arial" w:hAnsi="Arial" w:cs="Arial"/>
          <w:sz w:val="24"/>
          <w:szCs w:val="24"/>
        </w:rPr>
        <w:pPrChange w:id="2414" w:author="Дмитрий Ковтун" w:date="2021-03-12T20:29:00Z">
          <w:pPr>
            <w:pStyle w:val="afff5"/>
            <w:ind w:firstLine="0"/>
          </w:pPr>
        </w:pPrChange>
      </w:pPr>
      <w:r w:rsidRPr="00F00EDF">
        <w:rPr>
          <w:rFonts w:ascii="Arial" w:hAnsi="Arial" w:cs="Arial"/>
          <w:sz w:val="24"/>
          <w:szCs w:val="24"/>
        </w:rPr>
        <w:t>●         исполнитель операции.</w:t>
      </w:r>
    </w:p>
    <w:p w14:paraId="5DA334CD" w14:textId="77777777" w:rsidR="006A7EC2" w:rsidRPr="00F00EDF" w:rsidRDefault="006A7EC2">
      <w:pPr>
        <w:pStyle w:val="afff5"/>
        <w:ind w:firstLine="708"/>
        <w:rPr>
          <w:rFonts w:ascii="Arial" w:hAnsi="Arial" w:cs="Arial"/>
          <w:sz w:val="24"/>
          <w:szCs w:val="24"/>
        </w:rPr>
        <w:pPrChange w:id="2415" w:author="Дмитрий Ковтун" w:date="2021-03-12T20:29:00Z">
          <w:pPr>
            <w:pStyle w:val="afff5"/>
            <w:ind w:firstLine="0"/>
          </w:pPr>
        </w:pPrChange>
      </w:pPr>
      <w:r w:rsidRPr="00F00EDF">
        <w:rPr>
          <w:rFonts w:ascii="Arial" w:hAnsi="Arial" w:cs="Arial"/>
          <w:sz w:val="24"/>
          <w:szCs w:val="24"/>
        </w:rPr>
        <w:t>Точное и своевременное подтверждение является ключевым фактором для реалистичного и точного планирования и управления производством.</w:t>
      </w:r>
    </w:p>
    <w:p w14:paraId="584CAA6A" w14:textId="1CEFB116" w:rsidR="00DB6200" w:rsidRPr="00F00EDF" w:rsidRDefault="006A7EC2">
      <w:pPr>
        <w:pStyle w:val="afff5"/>
        <w:ind w:firstLine="708"/>
        <w:rPr>
          <w:rFonts w:ascii="Arial" w:hAnsi="Arial" w:cs="Arial"/>
          <w:sz w:val="24"/>
          <w:szCs w:val="24"/>
        </w:rPr>
        <w:pPrChange w:id="2416" w:author="Дмитрий Ковтун" w:date="2021-03-12T20:29:00Z">
          <w:pPr>
            <w:pStyle w:val="afff5"/>
            <w:ind w:firstLine="0"/>
          </w:pPr>
        </w:pPrChange>
      </w:pPr>
      <w:r w:rsidRPr="00F00EDF">
        <w:rPr>
          <w:rFonts w:ascii="Arial" w:hAnsi="Arial" w:cs="Arial"/>
          <w:sz w:val="24"/>
          <w:szCs w:val="24"/>
        </w:rPr>
        <w:t>Ниже приведено описание основных атрибутов и основных полей, заполняемых при подтверждении производственных заказов</w:t>
      </w:r>
      <w:r w:rsidR="00654A8F" w:rsidRPr="00F00EDF">
        <w:rPr>
          <w:rFonts w:ascii="Arial" w:hAnsi="Arial" w:cs="Arial"/>
          <w:sz w:val="24"/>
          <w:szCs w:val="24"/>
        </w:rPr>
        <w:t xml:space="preserve"> </w:t>
      </w:r>
    </w:p>
    <w:p w14:paraId="6C581F18" w14:textId="3EFB6952" w:rsidR="00B66476" w:rsidRPr="00632245" w:rsidRDefault="00B66476" w:rsidP="00632245">
      <w:pPr>
        <w:pStyle w:val="Tabname"/>
        <w:keepNext/>
        <w:rPr>
          <w:rFonts w:cs="Arial"/>
          <w:sz w:val="22"/>
          <w:szCs w:val="22"/>
        </w:rPr>
      </w:pPr>
      <w:r w:rsidRPr="00632245">
        <w:rPr>
          <w:rFonts w:cs="Arial"/>
          <w:sz w:val="22"/>
          <w:szCs w:val="22"/>
        </w:rPr>
        <w:lastRenderedPageBreak/>
        <w:t>Таблица 2</w:t>
      </w:r>
      <w:r w:rsidR="00DE4E77" w:rsidRPr="00D82F33">
        <w:rPr>
          <w:rFonts w:cs="Arial"/>
          <w:sz w:val="22"/>
          <w:szCs w:val="22"/>
        </w:rPr>
        <w:t>5</w:t>
      </w:r>
      <w:r w:rsidRPr="00632245">
        <w:rPr>
          <w:rFonts w:cs="Arial"/>
          <w:sz w:val="22"/>
          <w:szCs w:val="22"/>
        </w:rPr>
        <w:t xml:space="preserve">. Структура подтверждения </w:t>
      </w:r>
      <w:r w:rsidRPr="00D82F33">
        <w:rPr>
          <w:rFonts w:cs="Arial"/>
          <w:sz w:val="22"/>
          <w:szCs w:val="22"/>
        </w:rPr>
        <w:t>производственного заказа</w:t>
      </w:r>
    </w:p>
    <w:tbl>
      <w:tblPr>
        <w:tblStyle w:val="af7"/>
        <w:tblW w:w="9776" w:type="dxa"/>
        <w:tblLook w:val="04A0" w:firstRow="1" w:lastRow="0" w:firstColumn="1" w:lastColumn="0" w:noHBand="0" w:noVBand="1"/>
      </w:tblPr>
      <w:tblGrid>
        <w:gridCol w:w="2039"/>
        <w:gridCol w:w="1075"/>
        <w:gridCol w:w="2268"/>
        <w:gridCol w:w="4394"/>
      </w:tblGrid>
      <w:tr w:rsidR="00A7247E" w:rsidRPr="004066B3" w14:paraId="4C200DA8" w14:textId="77777777" w:rsidTr="00632245">
        <w:trPr>
          <w:tblHeader/>
        </w:trPr>
        <w:tc>
          <w:tcPr>
            <w:tcW w:w="2039" w:type="dxa"/>
            <w:shd w:val="clear" w:color="auto" w:fill="FFC000"/>
            <w:vAlign w:val="center"/>
          </w:tcPr>
          <w:p w14:paraId="26FA6A2F" w14:textId="6FC87D8C" w:rsidR="00A7247E" w:rsidRPr="004066B3" w:rsidRDefault="00A7247E">
            <w:pPr>
              <w:rPr>
                <w:rFonts w:cs="Arial"/>
                <w:bCs/>
                <w:color w:val="000000"/>
                <w:sz w:val="20"/>
                <w:szCs w:val="20"/>
                <w:rPrChange w:id="2417" w:author="Дмитрий Ковтун" w:date="2021-03-12T20:30:00Z">
                  <w:rPr>
                    <w:rFonts w:cs="Arial"/>
                    <w:sz w:val="16"/>
                    <w:szCs w:val="16"/>
                  </w:rPr>
                </w:rPrChange>
              </w:rPr>
              <w:pPrChange w:id="2418" w:author="Дмитрий Ковтун" w:date="2021-03-12T20:30:00Z">
                <w:pPr>
                  <w:pStyle w:val="Tabname"/>
                  <w:keepNext/>
                </w:pPr>
              </w:pPrChange>
            </w:pPr>
            <w:r w:rsidRPr="004066B3">
              <w:rPr>
                <w:rFonts w:ascii="Arial" w:hAnsi="Arial" w:cs="Arial"/>
                <w:b/>
                <w:bCs/>
                <w:color w:val="000000"/>
                <w:sz w:val="20"/>
                <w:szCs w:val="20"/>
                <w:rPrChange w:id="2419" w:author="Дмитрий Ковтун" w:date="2021-03-12T20:30:00Z">
                  <w:rPr>
                    <w:rFonts w:cs="Arial"/>
                    <w:b w:val="0"/>
                    <w:iCs w:val="0"/>
                    <w:sz w:val="16"/>
                    <w:szCs w:val="16"/>
                    <w:lang w:eastAsia="en-US"/>
                  </w:rPr>
                </w:rPrChange>
              </w:rPr>
              <w:t>Наименование поля</w:t>
            </w:r>
          </w:p>
        </w:tc>
        <w:tc>
          <w:tcPr>
            <w:tcW w:w="1075" w:type="dxa"/>
            <w:shd w:val="clear" w:color="auto" w:fill="FFC000"/>
            <w:vAlign w:val="center"/>
          </w:tcPr>
          <w:p w14:paraId="6FC85501" w14:textId="77777777" w:rsidR="00A7247E" w:rsidRPr="004066B3" w:rsidRDefault="00A7247E">
            <w:pPr>
              <w:rPr>
                <w:rFonts w:cs="Arial"/>
                <w:bCs/>
                <w:color w:val="000000"/>
                <w:sz w:val="20"/>
                <w:szCs w:val="20"/>
                <w:rPrChange w:id="2420" w:author="Дмитрий Ковтун" w:date="2021-03-12T20:30:00Z">
                  <w:rPr>
                    <w:rFonts w:cs="Arial"/>
                    <w:sz w:val="16"/>
                    <w:szCs w:val="16"/>
                  </w:rPr>
                </w:rPrChange>
              </w:rPr>
              <w:pPrChange w:id="2421" w:author="Дмитрий Ковтун" w:date="2021-03-12T20:30:00Z">
                <w:pPr>
                  <w:pStyle w:val="Tabname"/>
                  <w:keepNext/>
                </w:pPr>
              </w:pPrChange>
            </w:pPr>
            <w:r w:rsidRPr="004066B3">
              <w:rPr>
                <w:rFonts w:ascii="Arial" w:hAnsi="Arial" w:cs="Arial"/>
                <w:b/>
                <w:bCs/>
                <w:color w:val="000000"/>
                <w:sz w:val="20"/>
                <w:szCs w:val="20"/>
                <w:rPrChange w:id="2422" w:author="Дмитрий Ковтун" w:date="2021-03-12T20:30:00Z">
                  <w:rPr>
                    <w:rFonts w:cs="Arial"/>
                    <w:b w:val="0"/>
                    <w:iCs w:val="0"/>
                    <w:sz w:val="16"/>
                    <w:szCs w:val="16"/>
                    <w:lang w:eastAsia="en-US"/>
                  </w:rPr>
                </w:rPrChange>
              </w:rPr>
              <w:t>Формат поля</w:t>
            </w:r>
          </w:p>
        </w:tc>
        <w:tc>
          <w:tcPr>
            <w:tcW w:w="2268" w:type="dxa"/>
            <w:shd w:val="clear" w:color="auto" w:fill="FFC000"/>
            <w:vAlign w:val="center"/>
          </w:tcPr>
          <w:p w14:paraId="7371EF96" w14:textId="77777777" w:rsidR="00A7247E" w:rsidRPr="004066B3" w:rsidRDefault="00A7247E">
            <w:pPr>
              <w:rPr>
                <w:rFonts w:cs="Arial"/>
                <w:bCs/>
                <w:color w:val="000000"/>
                <w:sz w:val="20"/>
                <w:szCs w:val="20"/>
                <w:rPrChange w:id="2423" w:author="Дмитрий Ковтун" w:date="2021-03-12T20:30:00Z">
                  <w:rPr>
                    <w:rFonts w:cs="Arial"/>
                    <w:sz w:val="16"/>
                    <w:szCs w:val="16"/>
                  </w:rPr>
                </w:rPrChange>
              </w:rPr>
              <w:pPrChange w:id="2424" w:author="Дмитрий Ковтун" w:date="2021-03-12T20:30:00Z">
                <w:pPr>
                  <w:pStyle w:val="Tabname"/>
                  <w:keepNext/>
                </w:pPr>
              </w:pPrChange>
            </w:pPr>
            <w:r w:rsidRPr="004066B3">
              <w:rPr>
                <w:rFonts w:ascii="Arial" w:hAnsi="Arial" w:cs="Arial"/>
                <w:b/>
                <w:bCs/>
                <w:color w:val="000000"/>
                <w:sz w:val="20"/>
                <w:szCs w:val="20"/>
                <w:rPrChange w:id="2425" w:author="Дмитрий Ковтун" w:date="2021-03-12T20:30:00Z">
                  <w:rPr>
                    <w:rFonts w:cs="Arial"/>
                    <w:b w:val="0"/>
                    <w:iCs w:val="0"/>
                    <w:sz w:val="16"/>
                    <w:szCs w:val="16"/>
                    <w:lang w:eastAsia="en-US"/>
                  </w:rPr>
                </w:rPrChange>
              </w:rPr>
              <w:t>Обязательность заполнения</w:t>
            </w:r>
          </w:p>
        </w:tc>
        <w:tc>
          <w:tcPr>
            <w:tcW w:w="4394" w:type="dxa"/>
            <w:shd w:val="clear" w:color="auto" w:fill="FFC000"/>
            <w:vAlign w:val="center"/>
          </w:tcPr>
          <w:p w14:paraId="750140CE" w14:textId="77777777" w:rsidR="00A7247E" w:rsidRPr="004066B3" w:rsidRDefault="00A7247E">
            <w:pPr>
              <w:rPr>
                <w:rFonts w:cs="Arial"/>
                <w:bCs/>
                <w:color w:val="000000"/>
                <w:sz w:val="20"/>
                <w:szCs w:val="20"/>
                <w:rPrChange w:id="2426" w:author="Дмитрий Ковтун" w:date="2021-03-12T20:30:00Z">
                  <w:rPr>
                    <w:rFonts w:cs="Arial"/>
                    <w:sz w:val="16"/>
                    <w:szCs w:val="16"/>
                  </w:rPr>
                </w:rPrChange>
              </w:rPr>
              <w:pPrChange w:id="2427" w:author="Дмитрий Ковтун" w:date="2021-03-12T20:30:00Z">
                <w:pPr>
                  <w:pStyle w:val="Tabname"/>
                  <w:keepNext/>
                </w:pPr>
              </w:pPrChange>
            </w:pPr>
            <w:r w:rsidRPr="004066B3">
              <w:rPr>
                <w:rFonts w:ascii="Arial" w:hAnsi="Arial" w:cs="Arial"/>
                <w:b/>
                <w:bCs/>
                <w:color w:val="000000"/>
                <w:sz w:val="20"/>
                <w:szCs w:val="20"/>
                <w:rPrChange w:id="2428" w:author="Дмитрий Ковтун" w:date="2021-03-12T20:30:00Z">
                  <w:rPr>
                    <w:rFonts w:cs="Arial"/>
                    <w:b w:val="0"/>
                    <w:iCs w:val="0"/>
                    <w:sz w:val="16"/>
                    <w:szCs w:val="16"/>
                    <w:lang w:eastAsia="en-US"/>
                  </w:rPr>
                </w:rPrChange>
              </w:rPr>
              <w:t>Примечание</w:t>
            </w:r>
          </w:p>
        </w:tc>
      </w:tr>
      <w:tr w:rsidR="00A7247E" w:rsidRPr="004066B3" w14:paraId="3CA036F6" w14:textId="77777777" w:rsidTr="00632245">
        <w:trPr>
          <w:tblHeader/>
        </w:trPr>
        <w:tc>
          <w:tcPr>
            <w:tcW w:w="9776" w:type="dxa"/>
            <w:gridSpan w:val="4"/>
            <w:vAlign w:val="center"/>
          </w:tcPr>
          <w:p w14:paraId="04B8B263" w14:textId="77777777" w:rsidR="00A7247E" w:rsidRPr="004066B3" w:rsidRDefault="00A7247E">
            <w:pPr>
              <w:spacing w:after="240" w:line="276" w:lineRule="auto"/>
              <w:rPr>
                <w:rFonts w:cs="Arial"/>
                <w:sz w:val="20"/>
                <w:rPrChange w:id="2429" w:author="Дмитрий Ковтун" w:date="2021-03-12T20:31:00Z">
                  <w:rPr>
                    <w:rFonts w:cs="Arial"/>
                    <w:sz w:val="16"/>
                    <w:szCs w:val="16"/>
                  </w:rPr>
                </w:rPrChange>
              </w:rPr>
              <w:pPrChange w:id="2430" w:author="Дмитрий Ковтун" w:date="2021-03-12T20:31:00Z">
                <w:pPr>
                  <w:pStyle w:val="Tabname"/>
                  <w:keepNext/>
                </w:pPr>
              </w:pPrChange>
            </w:pPr>
            <w:r w:rsidRPr="004066B3">
              <w:rPr>
                <w:rFonts w:ascii="Arial" w:hAnsi="Arial" w:cs="Arial"/>
                <w:b/>
                <w:sz w:val="20"/>
                <w:rPrChange w:id="2431" w:author="Дмитрий Ковтун" w:date="2021-03-12T20:31:00Z">
                  <w:rPr>
                    <w:rFonts w:cs="Arial"/>
                    <w:b w:val="0"/>
                    <w:iCs w:val="0"/>
                    <w:sz w:val="16"/>
                    <w:szCs w:val="16"/>
                    <w:lang w:eastAsia="en-US"/>
                  </w:rPr>
                </w:rPrChange>
              </w:rPr>
              <w:t>Заголовок заказа</w:t>
            </w:r>
          </w:p>
        </w:tc>
      </w:tr>
      <w:tr w:rsidR="00A7247E" w:rsidRPr="00F00EDF" w14:paraId="1606D960" w14:textId="77777777" w:rsidTr="00632245">
        <w:trPr>
          <w:tblHeader/>
        </w:trPr>
        <w:tc>
          <w:tcPr>
            <w:tcW w:w="2039" w:type="dxa"/>
          </w:tcPr>
          <w:p w14:paraId="696961A4" w14:textId="77777777" w:rsidR="00A7247E" w:rsidRPr="004066B3" w:rsidRDefault="00A7247E">
            <w:pPr>
              <w:rPr>
                <w:rFonts w:cs="Arial"/>
                <w:b/>
                <w:color w:val="000000"/>
                <w:sz w:val="20"/>
                <w:szCs w:val="20"/>
                <w:rPrChange w:id="2432" w:author="Дмитрий Ковтун" w:date="2021-03-12T20:30:00Z">
                  <w:rPr>
                    <w:rFonts w:cs="Arial"/>
                    <w:b w:val="0"/>
                    <w:sz w:val="16"/>
                    <w:szCs w:val="16"/>
                  </w:rPr>
                </w:rPrChange>
              </w:rPr>
              <w:pPrChange w:id="2433" w:author="Дмитрий Ковтун" w:date="2021-03-12T20:30:00Z">
                <w:pPr>
                  <w:pStyle w:val="Tabname"/>
                  <w:keepNext/>
                </w:pPr>
              </w:pPrChange>
            </w:pPr>
            <w:r w:rsidRPr="004066B3">
              <w:rPr>
                <w:rFonts w:ascii="Arial" w:hAnsi="Arial" w:cs="Arial"/>
                <w:color w:val="000000"/>
                <w:sz w:val="20"/>
                <w:szCs w:val="20"/>
                <w:rPrChange w:id="2434" w:author="Дмитрий Ковтун" w:date="2021-03-12T20:30:00Z">
                  <w:rPr>
                    <w:rFonts w:cs="Arial"/>
                    <w:iCs w:val="0"/>
                    <w:sz w:val="16"/>
                    <w:szCs w:val="16"/>
                    <w:lang w:eastAsia="en-US"/>
                  </w:rPr>
                </w:rPrChange>
              </w:rPr>
              <w:t>Производственный заказ</w:t>
            </w:r>
          </w:p>
        </w:tc>
        <w:tc>
          <w:tcPr>
            <w:tcW w:w="1075" w:type="dxa"/>
            <w:vAlign w:val="center"/>
          </w:tcPr>
          <w:p w14:paraId="0AD3CE76" w14:textId="77777777" w:rsidR="00A7247E" w:rsidRPr="004066B3" w:rsidRDefault="00A7247E">
            <w:pPr>
              <w:rPr>
                <w:rFonts w:cs="Arial"/>
                <w:b/>
                <w:color w:val="000000"/>
                <w:sz w:val="20"/>
                <w:szCs w:val="20"/>
                <w:rPrChange w:id="2435" w:author="Дмитрий Ковтун" w:date="2021-03-12T20:30:00Z">
                  <w:rPr>
                    <w:rFonts w:cs="Arial"/>
                    <w:b w:val="0"/>
                    <w:sz w:val="16"/>
                    <w:szCs w:val="16"/>
                  </w:rPr>
                </w:rPrChange>
              </w:rPr>
              <w:pPrChange w:id="2436" w:author="Дмитрий Ковтун" w:date="2021-03-12T20:30:00Z">
                <w:pPr>
                  <w:pStyle w:val="Tabname"/>
                  <w:keepNext/>
                </w:pPr>
              </w:pPrChange>
            </w:pPr>
            <w:r w:rsidRPr="004066B3">
              <w:rPr>
                <w:rFonts w:ascii="Arial" w:hAnsi="Arial" w:cs="Arial"/>
                <w:color w:val="000000"/>
                <w:sz w:val="20"/>
                <w:szCs w:val="20"/>
                <w:rPrChange w:id="2437" w:author="Дмитрий Ковтун" w:date="2021-03-12T20:30:00Z">
                  <w:rPr>
                    <w:rFonts w:cs="Arial"/>
                    <w:iCs w:val="0"/>
                    <w:sz w:val="16"/>
                    <w:szCs w:val="16"/>
                    <w:lang w:val="en-US" w:eastAsia="en-US"/>
                  </w:rPr>
                </w:rPrChange>
              </w:rPr>
              <w:t>CHAR 12</w:t>
            </w:r>
          </w:p>
        </w:tc>
        <w:tc>
          <w:tcPr>
            <w:tcW w:w="2268" w:type="dxa"/>
          </w:tcPr>
          <w:p w14:paraId="7AA43E55" w14:textId="77777777" w:rsidR="00A7247E" w:rsidRPr="004066B3" w:rsidRDefault="00A7247E">
            <w:pPr>
              <w:rPr>
                <w:rFonts w:cs="Arial"/>
                <w:b/>
                <w:color w:val="000000"/>
                <w:sz w:val="20"/>
                <w:szCs w:val="20"/>
                <w:rPrChange w:id="2438" w:author="Дмитрий Ковтун" w:date="2021-03-12T20:30:00Z">
                  <w:rPr>
                    <w:rFonts w:cs="Arial"/>
                    <w:b w:val="0"/>
                    <w:sz w:val="16"/>
                    <w:szCs w:val="16"/>
                  </w:rPr>
                </w:rPrChange>
              </w:rPr>
              <w:pPrChange w:id="2439" w:author="Дмитрий Ковтун" w:date="2021-03-12T20:30:00Z">
                <w:pPr>
                  <w:pStyle w:val="Tabname"/>
                  <w:keepNext/>
                </w:pPr>
              </w:pPrChange>
            </w:pPr>
            <w:r w:rsidRPr="004066B3">
              <w:rPr>
                <w:rFonts w:ascii="Arial" w:hAnsi="Arial" w:cs="Arial"/>
                <w:color w:val="000000"/>
                <w:sz w:val="20"/>
                <w:szCs w:val="20"/>
                <w:rPrChange w:id="2440" w:author="Дмитрий Ковтун" w:date="2021-03-12T20:30:00Z">
                  <w:rPr>
                    <w:rFonts w:cs="Arial"/>
                    <w:iCs w:val="0"/>
                    <w:sz w:val="16"/>
                    <w:szCs w:val="16"/>
                    <w:lang w:eastAsia="en-US"/>
                  </w:rPr>
                </w:rPrChange>
              </w:rPr>
              <w:t>Обязательно</w:t>
            </w:r>
          </w:p>
        </w:tc>
        <w:tc>
          <w:tcPr>
            <w:tcW w:w="4394" w:type="dxa"/>
            <w:vAlign w:val="center"/>
          </w:tcPr>
          <w:p w14:paraId="09F84F4C" w14:textId="77777777" w:rsidR="00A7247E" w:rsidRPr="004066B3" w:rsidRDefault="00A7247E">
            <w:pPr>
              <w:rPr>
                <w:rFonts w:cs="Arial"/>
                <w:b/>
                <w:color w:val="000000"/>
                <w:sz w:val="20"/>
                <w:szCs w:val="20"/>
                <w:rPrChange w:id="2441" w:author="Дмитрий Ковтун" w:date="2021-03-12T20:30:00Z">
                  <w:rPr>
                    <w:rFonts w:cs="Arial"/>
                    <w:b w:val="0"/>
                    <w:sz w:val="16"/>
                    <w:szCs w:val="16"/>
                  </w:rPr>
                </w:rPrChange>
              </w:rPr>
              <w:pPrChange w:id="2442" w:author="Дмитрий Ковтун" w:date="2021-03-12T20:30:00Z">
                <w:pPr>
                  <w:pStyle w:val="Tabname"/>
                  <w:keepNext/>
                </w:pPr>
              </w:pPrChange>
            </w:pPr>
            <w:r w:rsidRPr="004066B3">
              <w:rPr>
                <w:rFonts w:ascii="Arial" w:hAnsi="Arial" w:cs="Arial"/>
                <w:color w:val="000000"/>
                <w:sz w:val="20"/>
                <w:szCs w:val="20"/>
                <w:rPrChange w:id="2443" w:author="Дмитрий Ковтун" w:date="2021-03-12T20:30:00Z">
                  <w:rPr>
                    <w:rFonts w:cs="Arial"/>
                    <w:iCs w:val="0"/>
                    <w:sz w:val="16"/>
                    <w:szCs w:val="16"/>
                    <w:lang w:eastAsia="en-US"/>
                  </w:rPr>
                </w:rPrChange>
              </w:rPr>
              <w:t>Заказ, к которому вводится подтверждение</w:t>
            </w:r>
          </w:p>
        </w:tc>
      </w:tr>
      <w:tr w:rsidR="00A7247E" w:rsidRPr="00F00EDF" w14:paraId="607E8449" w14:textId="77777777" w:rsidTr="00632245">
        <w:trPr>
          <w:tblHeader/>
        </w:trPr>
        <w:tc>
          <w:tcPr>
            <w:tcW w:w="2039" w:type="dxa"/>
          </w:tcPr>
          <w:p w14:paraId="1FCDE549" w14:textId="77777777" w:rsidR="00A7247E" w:rsidRPr="004066B3" w:rsidRDefault="00A7247E">
            <w:pPr>
              <w:rPr>
                <w:rFonts w:cs="Arial"/>
                <w:b/>
                <w:color w:val="000000"/>
                <w:sz w:val="20"/>
                <w:szCs w:val="20"/>
                <w:rPrChange w:id="2444" w:author="Дмитрий Ковтун" w:date="2021-03-12T20:30:00Z">
                  <w:rPr>
                    <w:rFonts w:cs="Arial"/>
                    <w:b w:val="0"/>
                    <w:sz w:val="16"/>
                    <w:szCs w:val="16"/>
                  </w:rPr>
                </w:rPrChange>
              </w:rPr>
              <w:pPrChange w:id="2445" w:author="Дмитрий Ковтун" w:date="2021-03-12T20:30:00Z">
                <w:pPr>
                  <w:pStyle w:val="Tabname"/>
                  <w:keepNext/>
                </w:pPr>
              </w:pPrChange>
            </w:pPr>
            <w:r w:rsidRPr="004066B3">
              <w:rPr>
                <w:rFonts w:ascii="Arial" w:hAnsi="Arial" w:cs="Arial"/>
                <w:color w:val="000000"/>
                <w:sz w:val="20"/>
                <w:szCs w:val="20"/>
                <w:rPrChange w:id="2446" w:author="Дмитрий Ковтун" w:date="2021-03-12T20:30:00Z">
                  <w:rPr>
                    <w:rFonts w:cs="Arial"/>
                    <w:iCs w:val="0"/>
                    <w:sz w:val="16"/>
                    <w:szCs w:val="16"/>
                    <w:lang w:eastAsia="en-US"/>
                  </w:rPr>
                </w:rPrChange>
              </w:rPr>
              <w:t>Материал</w:t>
            </w:r>
          </w:p>
        </w:tc>
        <w:tc>
          <w:tcPr>
            <w:tcW w:w="1075" w:type="dxa"/>
            <w:vAlign w:val="center"/>
          </w:tcPr>
          <w:p w14:paraId="38E1D7D8" w14:textId="77777777" w:rsidR="00A7247E" w:rsidRPr="004066B3" w:rsidRDefault="00A7247E">
            <w:pPr>
              <w:rPr>
                <w:rFonts w:cs="Arial"/>
                <w:b/>
                <w:color w:val="000000"/>
                <w:sz w:val="20"/>
                <w:szCs w:val="20"/>
                <w:rPrChange w:id="2447" w:author="Дмитрий Ковтун" w:date="2021-03-12T20:30:00Z">
                  <w:rPr>
                    <w:rFonts w:cs="Arial"/>
                    <w:b w:val="0"/>
                    <w:sz w:val="16"/>
                    <w:szCs w:val="16"/>
                    <w:lang w:val="en-US"/>
                  </w:rPr>
                </w:rPrChange>
              </w:rPr>
              <w:pPrChange w:id="2448" w:author="Дмитрий Ковтун" w:date="2021-03-12T20:30:00Z">
                <w:pPr>
                  <w:pStyle w:val="Tabname"/>
                  <w:keepNext/>
                </w:pPr>
              </w:pPrChange>
            </w:pPr>
            <w:r w:rsidRPr="004066B3">
              <w:rPr>
                <w:rFonts w:ascii="Arial" w:hAnsi="Arial" w:cs="Arial"/>
                <w:color w:val="000000"/>
                <w:sz w:val="20"/>
                <w:szCs w:val="20"/>
                <w:rPrChange w:id="2449" w:author="Дмитрий Ковтун" w:date="2021-03-12T20:30:00Z">
                  <w:rPr>
                    <w:rFonts w:cs="Arial"/>
                    <w:iCs w:val="0"/>
                    <w:sz w:val="16"/>
                    <w:szCs w:val="16"/>
                    <w:lang w:val="en-US" w:eastAsia="en-US"/>
                  </w:rPr>
                </w:rPrChange>
              </w:rPr>
              <w:t>CHAR 40</w:t>
            </w:r>
          </w:p>
        </w:tc>
        <w:tc>
          <w:tcPr>
            <w:tcW w:w="2268" w:type="dxa"/>
          </w:tcPr>
          <w:p w14:paraId="4B224765" w14:textId="77777777" w:rsidR="00A7247E" w:rsidRPr="004066B3" w:rsidRDefault="00A7247E">
            <w:pPr>
              <w:rPr>
                <w:rFonts w:cs="Arial"/>
                <w:b/>
                <w:color w:val="000000"/>
                <w:sz w:val="20"/>
                <w:szCs w:val="20"/>
                <w:rPrChange w:id="2450" w:author="Дмитрий Ковтун" w:date="2021-03-12T20:30:00Z">
                  <w:rPr>
                    <w:rFonts w:cs="Arial"/>
                    <w:b w:val="0"/>
                    <w:sz w:val="16"/>
                    <w:szCs w:val="16"/>
                  </w:rPr>
                </w:rPrChange>
              </w:rPr>
              <w:pPrChange w:id="2451" w:author="Дмитрий Ковтун" w:date="2021-03-12T20:30:00Z">
                <w:pPr>
                  <w:pStyle w:val="Tabname"/>
                  <w:keepNext/>
                </w:pPr>
              </w:pPrChange>
            </w:pPr>
            <w:r w:rsidRPr="004066B3">
              <w:rPr>
                <w:rFonts w:ascii="Arial" w:hAnsi="Arial" w:cs="Arial"/>
                <w:color w:val="000000"/>
                <w:sz w:val="20"/>
                <w:szCs w:val="20"/>
                <w:rPrChange w:id="2452" w:author="Дмитрий Ковтун" w:date="2021-03-12T20:30:00Z">
                  <w:rPr>
                    <w:rFonts w:cs="Arial"/>
                    <w:iCs w:val="0"/>
                    <w:sz w:val="16"/>
                    <w:szCs w:val="16"/>
                    <w:lang w:eastAsia="en-US"/>
                  </w:rPr>
                </w:rPrChange>
              </w:rPr>
              <w:t>Обязательно</w:t>
            </w:r>
          </w:p>
        </w:tc>
        <w:tc>
          <w:tcPr>
            <w:tcW w:w="4394" w:type="dxa"/>
            <w:vAlign w:val="center"/>
          </w:tcPr>
          <w:p w14:paraId="7D19C3EE" w14:textId="77777777" w:rsidR="00A7247E" w:rsidRPr="004066B3" w:rsidRDefault="00A7247E">
            <w:pPr>
              <w:rPr>
                <w:rFonts w:cs="Arial"/>
                <w:b/>
                <w:color w:val="000000"/>
                <w:sz w:val="20"/>
                <w:szCs w:val="20"/>
                <w:rPrChange w:id="2453" w:author="Дмитрий Ковтун" w:date="2021-03-12T20:30:00Z">
                  <w:rPr>
                    <w:rFonts w:cs="Arial"/>
                    <w:b w:val="0"/>
                    <w:sz w:val="16"/>
                    <w:szCs w:val="16"/>
                  </w:rPr>
                </w:rPrChange>
              </w:rPr>
              <w:pPrChange w:id="2454" w:author="Дмитрий Ковтун" w:date="2021-03-12T20:30:00Z">
                <w:pPr>
                  <w:pStyle w:val="Tabname"/>
                  <w:keepNext/>
                </w:pPr>
              </w:pPrChange>
            </w:pPr>
            <w:r w:rsidRPr="004066B3">
              <w:rPr>
                <w:rFonts w:ascii="Arial" w:hAnsi="Arial" w:cs="Arial"/>
                <w:color w:val="000000"/>
                <w:sz w:val="20"/>
                <w:szCs w:val="20"/>
                <w:rPrChange w:id="2455" w:author="Дмитрий Ковтун" w:date="2021-03-12T20:30:00Z">
                  <w:rPr>
                    <w:rFonts w:cs="Arial"/>
                    <w:iCs w:val="0"/>
                    <w:sz w:val="16"/>
                    <w:szCs w:val="16"/>
                    <w:lang w:eastAsia="en-US"/>
                  </w:rPr>
                </w:rPrChange>
              </w:rPr>
              <w:t>В заголовке указывается производимый материал, который будет выпускаться в первую очередь 101-м видом движения. Проставляется автоматически на основании данных заказа</w:t>
            </w:r>
          </w:p>
        </w:tc>
      </w:tr>
      <w:tr w:rsidR="00A7247E" w:rsidRPr="00F00EDF" w14:paraId="35087FA2" w14:textId="77777777" w:rsidTr="00632245">
        <w:trPr>
          <w:tblHeader/>
        </w:trPr>
        <w:tc>
          <w:tcPr>
            <w:tcW w:w="2039" w:type="dxa"/>
          </w:tcPr>
          <w:p w14:paraId="70A5C40D" w14:textId="77777777" w:rsidR="00A7247E" w:rsidRPr="004066B3" w:rsidRDefault="00A7247E">
            <w:pPr>
              <w:rPr>
                <w:rFonts w:cs="Arial"/>
                <w:b/>
                <w:color w:val="000000"/>
                <w:sz w:val="20"/>
                <w:szCs w:val="20"/>
                <w:rPrChange w:id="2456" w:author="Дмитрий Ковтун" w:date="2021-03-12T20:30:00Z">
                  <w:rPr>
                    <w:rFonts w:cs="Arial"/>
                    <w:b w:val="0"/>
                    <w:sz w:val="16"/>
                    <w:szCs w:val="16"/>
                  </w:rPr>
                </w:rPrChange>
              </w:rPr>
              <w:pPrChange w:id="2457" w:author="Дмитрий Ковтун" w:date="2021-03-12T20:30:00Z">
                <w:pPr>
                  <w:pStyle w:val="Tabname"/>
                  <w:keepNext/>
                </w:pPr>
              </w:pPrChange>
            </w:pPr>
            <w:r w:rsidRPr="004066B3">
              <w:rPr>
                <w:rFonts w:ascii="Arial" w:hAnsi="Arial" w:cs="Arial"/>
                <w:color w:val="000000"/>
                <w:sz w:val="20"/>
                <w:szCs w:val="20"/>
                <w:rPrChange w:id="2458" w:author="Дмитрий Ковтун" w:date="2021-03-12T20:30:00Z">
                  <w:rPr>
                    <w:rFonts w:cs="Arial"/>
                    <w:iCs w:val="0"/>
                    <w:sz w:val="16"/>
                    <w:szCs w:val="16"/>
                    <w:lang w:eastAsia="en-US"/>
                  </w:rPr>
                </w:rPrChange>
              </w:rPr>
              <w:t>Операция</w:t>
            </w:r>
          </w:p>
        </w:tc>
        <w:tc>
          <w:tcPr>
            <w:tcW w:w="1075" w:type="dxa"/>
            <w:vAlign w:val="center"/>
          </w:tcPr>
          <w:p w14:paraId="225F1744" w14:textId="77777777" w:rsidR="00A7247E" w:rsidRPr="004066B3" w:rsidRDefault="00A7247E">
            <w:pPr>
              <w:rPr>
                <w:rFonts w:cs="Arial"/>
                <w:b/>
                <w:color w:val="000000"/>
                <w:sz w:val="20"/>
                <w:szCs w:val="20"/>
                <w:rPrChange w:id="2459" w:author="Дмитрий Ковтун" w:date="2021-03-12T20:30:00Z">
                  <w:rPr>
                    <w:rFonts w:cs="Arial"/>
                    <w:b w:val="0"/>
                    <w:sz w:val="16"/>
                    <w:szCs w:val="16"/>
                    <w:lang w:val="en-US"/>
                  </w:rPr>
                </w:rPrChange>
              </w:rPr>
              <w:pPrChange w:id="2460" w:author="Дмитрий Ковтун" w:date="2021-03-12T20:30:00Z">
                <w:pPr>
                  <w:pStyle w:val="Tabname"/>
                  <w:keepNext/>
                </w:pPr>
              </w:pPrChange>
            </w:pPr>
            <w:r w:rsidRPr="004066B3">
              <w:rPr>
                <w:rFonts w:ascii="Arial" w:hAnsi="Arial" w:cs="Arial"/>
                <w:color w:val="000000"/>
                <w:sz w:val="20"/>
                <w:szCs w:val="20"/>
                <w:rPrChange w:id="2461" w:author="Дмитрий Ковтун" w:date="2021-03-12T20:30:00Z">
                  <w:rPr>
                    <w:rFonts w:cs="Arial"/>
                    <w:iCs w:val="0"/>
                    <w:sz w:val="16"/>
                    <w:szCs w:val="16"/>
                    <w:lang w:val="en-US" w:eastAsia="en-US"/>
                  </w:rPr>
                </w:rPrChange>
              </w:rPr>
              <w:t>CHAR 40</w:t>
            </w:r>
          </w:p>
        </w:tc>
        <w:tc>
          <w:tcPr>
            <w:tcW w:w="2268" w:type="dxa"/>
          </w:tcPr>
          <w:p w14:paraId="350C5EF3" w14:textId="77777777" w:rsidR="00A7247E" w:rsidRPr="004066B3" w:rsidRDefault="00A7247E">
            <w:pPr>
              <w:rPr>
                <w:rFonts w:cs="Arial"/>
                <w:b/>
                <w:color w:val="000000"/>
                <w:sz w:val="20"/>
                <w:szCs w:val="20"/>
                <w:rPrChange w:id="2462" w:author="Дмитрий Ковтун" w:date="2021-03-12T20:30:00Z">
                  <w:rPr>
                    <w:rFonts w:cs="Arial"/>
                    <w:b w:val="0"/>
                    <w:sz w:val="16"/>
                    <w:szCs w:val="16"/>
                  </w:rPr>
                </w:rPrChange>
              </w:rPr>
              <w:pPrChange w:id="2463" w:author="Дмитрий Ковтун" w:date="2021-03-12T20:30:00Z">
                <w:pPr>
                  <w:pStyle w:val="Tabname"/>
                  <w:keepNext/>
                </w:pPr>
              </w:pPrChange>
            </w:pPr>
            <w:r w:rsidRPr="004066B3">
              <w:rPr>
                <w:rFonts w:ascii="Arial" w:hAnsi="Arial" w:cs="Arial"/>
                <w:color w:val="000000"/>
                <w:sz w:val="20"/>
                <w:szCs w:val="20"/>
                <w:rPrChange w:id="2464" w:author="Дмитрий Ковтун" w:date="2021-03-12T20:30:00Z">
                  <w:rPr>
                    <w:rFonts w:cs="Arial"/>
                    <w:iCs w:val="0"/>
                    <w:sz w:val="16"/>
                    <w:szCs w:val="16"/>
                    <w:lang w:eastAsia="en-US"/>
                  </w:rPr>
                </w:rPrChange>
              </w:rPr>
              <w:t>Обязательно</w:t>
            </w:r>
          </w:p>
        </w:tc>
        <w:tc>
          <w:tcPr>
            <w:tcW w:w="4394" w:type="dxa"/>
            <w:vAlign w:val="center"/>
          </w:tcPr>
          <w:p w14:paraId="36A3628D" w14:textId="77777777" w:rsidR="00A7247E" w:rsidRPr="004066B3" w:rsidRDefault="00A7247E">
            <w:pPr>
              <w:rPr>
                <w:rFonts w:cs="Arial"/>
                <w:b/>
                <w:color w:val="000000"/>
                <w:sz w:val="20"/>
                <w:szCs w:val="20"/>
                <w:rPrChange w:id="2465" w:author="Дмитрий Ковтун" w:date="2021-03-12T20:30:00Z">
                  <w:rPr>
                    <w:rFonts w:cs="Arial"/>
                    <w:b w:val="0"/>
                    <w:sz w:val="16"/>
                    <w:szCs w:val="16"/>
                  </w:rPr>
                </w:rPrChange>
              </w:rPr>
              <w:pPrChange w:id="2466" w:author="Дмитрий Ковтун" w:date="2021-03-12T20:30:00Z">
                <w:pPr>
                  <w:pStyle w:val="Tabname"/>
                  <w:keepNext/>
                </w:pPr>
              </w:pPrChange>
            </w:pPr>
            <w:r w:rsidRPr="004066B3">
              <w:rPr>
                <w:rFonts w:ascii="Arial" w:hAnsi="Arial" w:cs="Arial"/>
                <w:color w:val="000000"/>
                <w:sz w:val="20"/>
                <w:szCs w:val="20"/>
                <w:rPrChange w:id="2467" w:author="Дмитрий Ковтун" w:date="2021-03-12T20:30:00Z">
                  <w:rPr>
                    <w:rFonts w:cs="Arial"/>
                    <w:iCs w:val="0"/>
                    <w:sz w:val="16"/>
                    <w:szCs w:val="16"/>
                    <w:lang w:eastAsia="en-US"/>
                  </w:rPr>
                </w:rPrChange>
              </w:rPr>
              <w:t>Операция заказа, за которым закреплена фиксация исполнения производства: списание МТР, регистрация выпуска продукта, отражение работ.</w:t>
            </w:r>
          </w:p>
        </w:tc>
      </w:tr>
      <w:tr w:rsidR="00A7247E" w:rsidRPr="00F00EDF" w14:paraId="4266F594" w14:textId="77777777" w:rsidTr="00632245">
        <w:trPr>
          <w:tblHeader/>
        </w:trPr>
        <w:tc>
          <w:tcPr>
            <w:tcW w:w="2039" w:type="dxa"/>
          </w:tcPr>
          <w:p w14:paraId="22153D79" w14:textId="77777777" w:rsidR="00A7247E" w:rsidRPr="004066B3" w:rsidRDefault="00A7247E">
            <w:pPr>
              <w:rPr>
                <w:rFonts w:cs="Arial"/>
                <w:b/>
                <w:color w:val="000000"/>
                <w:sz w:val="20"/>
                <w:szCs w:val="20"/>
                <w:rPrChange w:id="2468" w:author="Дмитрий Ковтун" w:date="2021-03-12T20:30:00Z">
                  <w:rPr>
                    <w:rFonts w:cs="Arial"/>
                    <w:b w:val="0"/>
                    <w:sz w:val="16"/>
                    <w:szCs w:val="16"/>
                  </w:rPr>
                </w:rPrChange>
              </w:rPr>
              <w:pPrChange w:id="2469" w:author="Дмитрий Ковтун" w:date="2021-03-12T20:30:00Z">
                <w:pPr>
                  <w:pStyle w:val="Tabname"/>
                  <w:keepNext/>
                </w:pPr>
              </w:pPrChange>
            </w:pPr>
            <w:r w:rsidRPr="004066B3">
              <w:rPr>
                <w:rFonts w:ascii="Arial" w:hAnsi="Arial" w:cs="Arial"/>
                <w:color w:val="000000"/>
                <w:sz w:val="20"/>
                <w:szCs w:val="20"/>
                <w:rPrChange w:id="2470" w:author="Дмитрий Ковтун" w:date="2021-03-12T20:30:00Z">
                  <w:rPr>
                    <w:rFonts w:cs="Arial"/>
                    <w:iCs w:val="0"/>
                    <w:sz w:val="16"/>
                    <w:szCs w:val="16"/>
                    <w:lang w:eastAsia="en-US"/>
                  </w:rPr>
                </w:rPrChange>
              </w:rPr>
              <w:t>Рабочее место</w:t>
            </w:r>
          </w:p>
        </w:tc>
        <w:tc>
          <w:tcPr>
            <w:tcW w:w="1075" w:type="dxa"/>
            <w:vAlign w:val="center"/>
          </w:tcPr>
          <w:p w14:paraId="23E419B5" w14:textId="77777777" w:rsidR="00A7247E" w:rsidRPr="004066B3" w:rsidRDefault="00A7247E">
            <w:pPr>
              <w:rPr>
                <w:rFonts w:cs="Arial"/>
                <w:b/>
                <w:color w:val="000000"/>
                <w:sz w:val="20"/>
                <w:szCs w:val="20"/>
                <w:rPrChange w:id="2471" w:author="Дмитрий Ковтун" w:date="2021-03-12T20:30:00Z">
                  <w:rPr>
                    <w:rFonts w:cs="Arial"/>
                    <w:b w:val="0"/>
                    <w:sz w:val="16"/>
                    <w:szCs w:val="16"/>
                    <w:lang w:val="en-US"/>
                  </w:rPr>
                </w:rPrChange>
              </w:rPr>
              <w:pPrChange w:id="2472" w:author="Дмитрий Ковтун" w:date="2021-03-12T20:30:00Z">
                <w:pPr>
                  <w:pStyle w:val="Tabname"/>
                  <w:keepNext/>
                </w:pPr>
              </w:pPrChange>
            </w:pPr>
            <w:r w:rsidRPr="004066B3">
              <w:rPr>
                <w:rFonts w:ascii="Arial" w:hAnsi="Arial" w:cs="Arial"/>
                <w:color w:val="000000"/>
                <w:sz w:val="20"/>
                <w:szCs w:val="20"/>
                <w:rPrChange w:id="2473" w:author="Дмитрий Ковтун" w:date="2021-03-12T20:30:00Z">
                  <w:rPr>
                    <w:rFonts w:cs="Arial"/>
                    <w:iCs w:val="0"/>
                    <w:sz w:val="16"/>
                    <w:szCs w:val="16"/>
                    <w:lang w:eastAsia="en-US"/>
                  </w:rPr>
                </w:rPrChange>
              </w:rPr>
              <w:t>NUMC 8</w:t>
            </w:r>
          </w:p>
        </w:tc>
        <w:tc>
          <w:tcPr>
            <w:tcW w:w="2268" w:type="dxa"/>
          </w:tcPr>
          <w:p w14:paraId="00BB0AED" w14:textId="77777777" w:rsidR="00A7247E" w:rsidRPr="004066B3" w:rsidRDefault="00A7247E">
            <w:pPr>
              <w:rPr>
                <w:rFonts w:cs="Arial"/>
                <w:b/>
                <w:color w:val="000000"/>
                <w:sz w:val="20"/>
                <w:szCs w:val="20"/>
                <w:rPrChange w:id="2474" w:author="Дмитрий Ковтун" w:date="2021-03-12T20:30:00Z">
                  <w:rPr>
                    <w:rFonts w:cs="Arial"/>
                    <w:b w:val="0"/>
                    <w:sz w:val="16"/>
                    <w:szCs w:val="16"/>
                  </w:rPr>
                </w:rPrChange>
              </w:rPr>
              <w:pPrChange w:id="2475" w:author="Дмитрий Ковтун" w:date="2021-03-12T20:30:00Z">
                <w:pPr>
                  <w:pStyle w:val="Tabname"/>
                  <w:keepNext/>
                </w:pPr>
              </w:pPrChange>
            </w:pPr>
            <w:r w:rsidRPr="004066B3">
              <w:rPr>
                <w:rFonts w:ascii="Arial" w:hAnsi="Arial" w:cs="Arial"/>
                <w:color w:val="000000"/>
                <w:sz w:val="20"/>
                <w:szCs w:val="20"/>
                <w:rPrChange w:id="2476" w:author="Дмитрий Ковтун" w:date="2021-03-12T20:30:00Z">
                  <w:rPr>
                    <w:rFonts w:cs="Arial"/>
                    <w:iCs w:val="0"/>
                    <w:sz w:val="16"/>
                    <w:szCs w:val="16"/>
                    <w:lang w:eastAsia="en-US"/>
                  </w:rPr>
                </w:rPrChange>
              </w:rPr>
              <w:t>Обязательно</w:t>
            </w:r>
          </w:p>
        </w:tc>
        <w:tc>
          <w:tcPr>
            <w:tcW w:w="4394" w:type="dxa"/>
            <w:vAlign w:val="center"/>
          </w:tcPr>
          <w:p w14:paraId="229ED53B" w14:textId="77777777" w:rsidR="00A7247E" w:rsidRPr="004066B3" w:rsidRDefault="00A7247E">
            <w:pPr>
              <w:rPr>
                <w:rFonts w:cs="Arial"/>
                <w:b/>
                <w:color w:val="000000"/>
                <w:sz w:val="20"/>
                <w:szCs w:val="20"/>
                <w:rPrChange w:id="2477" w:author="Дмитрий Ковтун" w:date="2021-03-12T20:30:00Z">
                  <w:rPr>
                    <w:rFonts w:cs="Arial"/>
                    <w:b w:val="0"/>
                    <w:sz w:val="16"/>
                    <w:szCs w:val="16"/>
                  </w:rPr>
                </w:rPrChange>
              </w:rPr>
              <w:pPrChange w:id="2478" w:author="Дмитрий Ковтун" w:date="2021-03-12T20:30:00Z">
                <w:pPr>
                  <w:pStyle w:val="Tabname"/>
                  <w:keepNext/>
                </w:pPr>
              </w:pPrChange>
            </w:pPr>
            <w:r w:rsidRPr="004066B3">
              <w:rPr>
                <w:rFonts w:ascii="Arial" w:hAnsi="Arial" w:cs="Arial"/>
                <w:color w:val="000000"/>
                <w:sz w:val="20"/>
                <w:szCs w:val="20"/>
                <w:rPrChange w:id="2479" w:author="Дмитрий Ковтун" w:date="2021-03-12T20:30:00Z">
                  <w:rPr>
                    <w:rFonts w:cs="Arial"/>
                    <w:iCs w:val="0"/>
                    <w:sz w:val="16"/>
                    <w:szCs w:val="16"/>
                    <w:lang w:eastAsia="en-US"/>
                  </w:rPr>
                </w:rPrChange>
              </w:rPr>
              <w:t>Рабочее место, на котором выполнялась операция. Заполняется автоматически на основании данных операции заказа</w:t>
            </w:r>
          </w:p>
        </w:tc>
      </w:tr>
      <w:tr w:rsidR="00A7247E" w:rsidRPr="00F00EDF" w14:paraId="2752F22F" w14:textId="77777777" w:rsidTr="00632245">
        <w:trPr>
          <w:tblHeader/>
        </w:trPr>
        <w:tc>
          <w:tcPr>
            <w:tcW w:w="2039" w:type="dxa"/>
          </w:tcPr>
          <w:p w14:paraId="02E7F624" w14:textId="77777777" w:rsidR="00A7247E" w:rsidRPr="004066B3" w:rsidRDefault="00A7247E">
            <w:pPr>
              <w:rPr>
                <w:rFonts w:cs="Arial"/>
                <w:b/>
                <w:color w:val="000000"/>
                <w:sz w:val="20"/>
                <w:szCs w:val="20"/>
                <w:rPrChange w:id="2480" w:author="Дмитрий Ковтун" w:date="2021-03-12T20:30:00Z">
                  <w:rPr>
                    <w:rFonts w:cs="Arial"/>
                    <w:b w:val="0"/>
                    <w:sz w:val="16"/>
                    <w:szCs w:val="16"/>
                  </w:rPr>
                </w:rPrChange>
              </w:rPr>
              <w:pPrChange w:id="2481" w:author="Дмитрий Ковтун" w:date="2021-03-12T20:30:00Z">
                <w:pPr>
                  <w:pStyle w:val="Tabname"/>
                  <w:keepNext/>
                </w:pPr>
              </w:pPrChange>
            </w:pPr>
            <w:r w:rsidRPr="004066B3">
              <w:rPr>
                <w:rFonts w:ascii="Arial" w:hAnsi="Arial" w:cs="Arial"/>
                <w:color w:val="000000"/>
                <w:sz w:val="20"/>
                <w:szCs w:val="20"/>
                <w:rPrChange w:id="2482" w:author="Дмитрий Ковтун" w:date="2021-03-12T20:30:00Z">
                  <w:rPr>
                    <w:rFonts w:cs="Arial"/>
                    <w:iCs w:val="0"/>
                    <w:sz w:val="16"/>
                    <w:szCs w:val="16"/>
                    <w:lang w:eastAsia="en-US"/>
                  </w:rPr>
                </w:rPrChange>
              </w:rPr>
              <w:t>Завод</w:t>
            </w:r>
          </w:p>
        </w:tc>
        <w:tc>
          <w:tcPr>
            <w:tcW w:w="1075" w:type="dxa"/>
            <w:vAlign w:val="center"/>
          </w:tcPr>
          <w:p w14:paraId="17DA63E6" w14:textId="77777777" w:rsidR="00A7247E" w:rsidRPr="004066B3" w:rsidRDefault="00A7247E">
            <w:pPr>
              <w:rPr>
                <w:rFonts w:cs="Arial"/>
                <w:b/>
                <w:color w:val="000000"/>
                <w:sz w:val="20"/>
                <w:szCs w:val="20"/>
                <w:rPrChange w:id="2483" w:author="Дмитрий Ковтун" w:date="2021-03-12T20:30:00Z">
                  <w:rPr>
                    <w:rFonts w:cs="Arial"/>
                    <w:b w:val="0"/>
                    <w:sz w:val="16"/>
                    <w:szCs w:val="16"/>
                  </w:rPr>
                </w:rPrChange>
              </w:rPr>
              <w:pPrChange w:id="2484" w:author="Дмитрий Ковтун" w:date="2021-03-12T20:30:00Z">
                <w:pPr>
                  <w:pStyle w:val="Tabname"/>
                  <w:keepNext/>
                </w:pPr>
              </w:pPrChange>
            </w:pPr>
            <w:r w:rsidRPr="004066B3">
              <w:rPr>
                <w:rFonts w:ascii="Arial" w:hAnsi="Arial" w:cs="Arial"/>
                <w:color w:val="000000"/>
                <w:sz w:val="20"/>
                <w:szCs w:val="20"/>
                <w:rPrChange w:id="2485" w:author="Дмитрий Ковтун" w:date="2021-03-12T20:30:00Z">
                  <w:rPr>
                    <w:rFonts w:cs="Arial"/>
                    <w:iCs w:val="0"/>
                    <w:sz w:val="16"/>
                    <w:szCs w:val="16"/>
                    <w:lang w:val="en-US" w:eastAsia="en-US"/>
                  </w:rPr>
                </w:rPrChange>
              </w:rPr>
              <w:t>CHAR 40</w:t>
            </w:r>
          </w:p>
        </w:tc>
        <w:tc>
          <w:tcPr>
            <w:tcW w:w="2268" w:type="dxa"/>
          </w:tcPr>
          <w:p w14:paraId="30373777" w14:textId="77777777" w:rsidR="00A7247E" w:rsidRPr="004066B3" w:rsidRDefault="00A7247E">
            <w:pPr>
              <w:rPr>
                <w:rFonts w:cs="Arial"/>
                <w:b/>
                <w:color w:val="000000"/>
                <w:sz w:val="20"/>
                <w:szCs w:val="20"/>
                <w:rPrChange w:id="2486" w:author="Дмитрий Ковтун" w:date="2021-03-12T20:30:00Z">
                  <w:rPr>
                    <w:rFonts w:cs="Arial"/>
                    <w:b w:val="0"/>
                    <w:sz w:val="16"/>
                    <w:szCs w:val="16"/>
                  </w:rPr>
                </w:rPrChange>
              </w:rPr>
              <w:pPrChange w:id="2487" w:author="Дмитрий Ковтун" w:date="2021-03-12T20:30:00Z">
                <w:pPr>
                  <w:pStyle w:val="Tabname"/>
                  <w:keepNext/>
                </w:pPr>
              </w:pPrChange>
            </w:pPr>
            <w:r w:rsidRPr="004066B3">
              <w:rPr>
                <w:rFonts w:ascii="Arial" w:hAnsi="Arial" w:cs="Arial"/>
                <w:color w:val="000000"/>
                <w:sz w:val="20"/>
                <w:szCs w:val="20"/>
                <w:rPrChange w:id="2488" w:author="Дмитрий Ковтун" w:date="2021-03-12T20:30:00Z">
                  <w:rPr>
                    <w:rFonts w:cs="Arial"/>
                    <w:iCs w:val="0"/>
                    <w:sz w:val="16"/>
                    <w:szCs w:val="16"/>
                    <w:lang w:eastAsia="en-US"/>
                  </w:rPr>
                </w:rPrChange>
              </w:rPr>
              <w:t>Обязательно</w:t>
            </w:r>
          </w:p>
        </w:tc>
        <w:tc>
          <w:tcPr>
            <w:tcW w:w="4394" w:type="dxa"/>
            <w:vAlign w:val="center"/>
          </w:tcPr>
          <w:p w14:paraId="51579098" w14:textId="77777777" w:rsidR="00A7247E" w:rsidRPr="004066B3" w:rsidRDefault="00A7247E">
            <w:pPr>
              <w:rPr>
                <w:rFonts w:cs="Arial"/>
                <w:b/>
                <w:color w:val="000000"/>
                <w:sz w:val="20"/>
                <w:szCs w:val="20"/>
                <w:rPrChange w:id="2489" w:author="Дмитрий Ковтун" w:date="2021-03-12T20:30:00Z">
                  <w:rPr>
                    <w:rFonts w:cs="Arial"/>
                    <w:b w:val="0"/>
                    <w:sz w:val="16"/>
                    <w:szCs w:val="16"/>
                  </w:rPr>
                </w:rPrChange>
              </w:rPr>
              <w:pPrChange w:id="2490" w:author="Дмитрий Ковтун" w:date="2021-03-12T20:30:00Z">
                <w:pPr>
                  <w:pStyle w:val="Tabname"/>
                  <w:keepNext/>
                </w:pPr>
              </w:pPrChange>
            </w:pPr>
            <w:r w:rsidRPr="004066B3">
              <w:rPr>
                <w:rFonts w:ascii="Arial" w:hAnsi="Arial" w:cs="Arial"/>
                <w:color w:val="000000"/>
                <w:sz w:val="20"/>
                <w:szCs w:val="20"/>
                <w:rPrChange w:id="2491" w:author="Дмитрий Ковтун" w:date="2021-03-12T20:30:00Z">
                  <w:rPr>
                    <w:rFonts w:cs="Arial"/>
                    <w:iCs w:val="0"/>
                    <w:sz w:val="16"/>
                    <w:szCs w:val="16"/>
                    <w:lang w:eastAsia="en-US"/>
                  </w:rPr>
                </w:rPrChange>
              </w:rPr>
              <w:t>Системный номер завода, соответствующий предприятию-производителю. Заполняется автоматически на основании данных операции заказа</w:t>
            </w:r>
          </w:p>
        </w:tc>
      </w:tr>
      <w:tr w:rsidR="00A7247E" w:rsidRPr="004066B3" w14:paraId="0D3D1904" w14:textId="77777777" w:rsidTr="00632245">
        <w:trPr>
          <w:tblHeader/>
        </w:trPr>
        <w:tc>
          <w:tcPr>
            <w:tcW w:w="9776" w:type="dxa"/>
            <w:gridSpan w:val="4"/>
            <w:vAlign w:val="center"/>
          </w:tcPr>
          <w:p w14:paraId="3421BC2F" w14:textId="77777777" w:rsidR="00A7247E" w:rsidRPr="004066B3" w:rsidRDefault="00A7247E">
            <w:pPr>
              <w:spacing w:after="240" w:line="276" w:lineRule="auto"/>
              <w:rPr>
                <w:rFonts w:cs="Arial"/>
                <w:sz w:val="20"/>
                <w:rPrChange w:id="2492" w:author="Дмитрий Ковтун" w:date="2021-03-12T20:31:00Z">
                  <w:rPr>
                    <w:rFonts w:cs="Arial"/>
                    <w:sz w:val="16"/>
                    <w:szCs w:val="16"/>
                  </w:rPr>
                </w:rPrChange>
              </w:rPr>
              <w:pPrChange w:id="2493" w:author="Дмитрий Ковтун" w:date="2021-03-12T20:31:00Z">
                <w:pPr>
                  <w:pStyle w:val="Tabname"/>
                  <w:keepNext/>
                </w:pPr>
              </w:pPrChange>
            </w:pPr>
            <w:r w:rsidRPr="004066B3">
              <w:rPr>
                <w:rFonts w:ascii="Arial" w:hAnsi="Arial" w:cs="Arial"/>
                <w:b/>
                <w:sz w:val="20"/>
                <w:rPrChange w:id="2494" w:author="Дмитрий Ковтун" w:date="2021-03-12T20:31:00Z">
                  <w:rPr>
                    <w:rFonts w:cs="Arial"/>
                    <w:b w:val="0"/>
                    <w:iCs w:val="0"/>
                    <w:sz w:val="16"/>
                    <w:szCs w:val="16"/>
                    <w:lang w:eastAsia="en-US"/>
                  </w:rPr>
                </w:rPrChange>
              </w:rPr>
              <w:t>Количества/работа</w:t>
            </w:r>
          </w:p>
        </w:tc>
      </w:tr>
      <w:tr w:rsidR="00A7247E" w:rsidRPr="00F00EDF" w14:paraId="5D198A43" w14:textId="77777777" w:rsidTr="00632245">
        <w:trPr>
          <w:tblHeader/>
        </w:trPr>
        <w:tc>
          <w:tcPr>
            <w:tcW w:w="2039" w:type="dxa"/>
          </w:tcPr>
          <w:p w14:paraId="7BF55BEE" w14:textId="77777777" w:rsidR="00A7247E" w:rsidRPr="004066B3" w:rsidRDefault="00A7247E">
            <w:pPr>
              <w:rPr>
                <w:rFonts w:cs="Arial"/>
                <w:b/>
                <w:color w:val="000000"/>
                <w:sz w:val="20"/>
                <w:szCs w:val="20"/>
                <w:rPrChange w:id="2495" w:author="Дмитрий Ковтун" w:date="2021-03-12T20:30:00Z">
                  <w:rPr>
                    <w:rFonts w:cs="Arial"/>
                    <w:b w:val="0"/>
                    <w:sz w:val="16"/>
                    <w:szCs w:val="16"/>
                  </w:rPr>
                </w:rPrChange>
              </w:rPr>
              <w:pPrChange w:id="2496" w:author="Дмитрий Ковтун" w:date="2021-03-12T20:30:00Z">
                <w:pPr>
                  <w:pStyle w:val="Tabname"/>
                  <w:keepNext/>
                </w:pPr>
              </w:pPrChange>
            </w:pPr>
            <w:r w:rsidRPr="004066B3">
              <w:rPr>
                <w:rFonts w:ascii="Arial" w:hAnsi="Arial" w:cs="Arial"/>
                <w:color w:val="000000"/>
                <w:sz w:val="20"/>
                <w:szCs w:val="20"/>
                <w:rPrChange w:id="2497" w:author="Дмитрий Ковтун" w:date="2021-03-12T20:30:00Z">
                  <w:rPr>
                    <w:rFonts w:cs="Arial"/>
                    <w:iCs w:val="0"/>
                    <w:sz w:val="16"/>
                    <w:szCs w:val="16"/>
                    <w:lang w:eastAsia="en-US"/>
                  </w:rPr>
                </w:rPrChange>
              </w:rPr>
              <w:t>Вид подтверждения</w:t>
            </w:r>
          </w:p>
        </w:tc>
        <w:tc>
          <w:tcPr>
            <w:tcW w:w="1075" w:type="dxa"/>
            <w:vAlign w:val="center"/>
          </w:tcPr>
          <w:p w14:paraId="0ED4C37B" w14:textId="77777777" w:rsidR="00A7247E" w:rsidRPr="004066B3" w:rsidRDefault="00A7247E">
            <w:pPr>
              <w:rPr>
                <w:rFonts w:cs="Arial"/>
                <w:b/>
                <w:color w:val="000000"/>
                <w:sz w:val="20"/>
                <w:szCs w:val="20"/>
                <w:rPrChange w:id="2498" w:author="Дмитрий Ковтун" w:date="2021-03-12T20:30:00Z">
                  <w:rPr>
                    <w:rFonts w:cs="Arial"/>
                    <w:b w:val="0"/>
                    <w:sz w:val="16"/>
                    <w:szCs w:val="16"/>
                    <w:lang w:val="en-US"/>
                  </w:rPr>
                </w:rPrChange>
              </w:rPr>
              <w:pPrChange w:id="2499" w:author="Дмитрий Ковтун" w:date="2021-03-12T20:30:00Z">
                <w:pPr>
                  <w:pStyle w:val="Tabname"/>
                  <w:keepNext/>
                </w:pPr>
              </w:pPrChange>
            </w:pPr>
            <w:r w:rsidRPr="004066B3">
              <w:rPr>
                <w:rFonts w:ascii="Arial" w:hAnsi="Arial" w:cs="Arial"/>
                <w:color w:val="000000"/>
                <w:sz w:val="20"/>
                <w:szCs w:val="20"/>
                <w:rPrChange w:id="2500" w:author="Дмитрий Ковтун" w:date="2021-03-12T20:30:00Z">
                  <w:rPr>
                    <w:rFonts w:cs="Arial"/>
                    <w:iCs w:val="0"/>
                    <w:sz w:val="16"/>
                    <w:szCs w:val="16"/>
                    <w:lang w:eastAsia="en-US"/>
                  </w:rPr>
                </w:rPrChange>
              </w:rPr>
              <w:t>CHAR 1</w:t>
            </w:r>
          </w:p>
        </w:tc>
        <w:tc>
          <w:tcPr>
            <w:tcW w:w="2268" w:type="dxa"/>
            <w:vAlign w:val="center"/>
          </w:tcPr>
          <w:p w14:paraId="135C0FA4" w14:textId="77777777" w:rsidR="00A7247E" w:rsidRPr="004066B3" w:rsidRDefault="00A7247E">
            <w:pPr>
              <w:rPr>
                <w:rFonts w:cs="Arial"/>
                <w:b/>
                <w:color w:val="000000"/>
                <w:sz w:val="20"/>
                <w:szCs w:val="20"/>
                <w:rPrChange w:id="2501" w:author="Дмитрий Ковтун" w:date="2021-03-12T20:30:00Z">
                  <w:rPr>
                    <w:rFonts w:cs="Arial"/>
                    <w:b w:val="0"/>
                    <w:sz w:val="16"/>
                    <w:szCs w:val="16"/>
                  </w:rPr>
                </w:rPrChange>
              </w:rPr>
              <w:pPrChange w:id="2502" w:author="Дмитрий Ковтун" w:date="2021-03-12T20:30:00Z">
                <w:pPr>
                  <w:pStyle w:val="Tabname"/>
                  <w:keepNext/>
                </w:pPr>
              </w:pPrChange>
            </w:pPr>
            <w:r w:rsidRPr="004066B3">
              <w:rPr>
                <w:rFonts w:ascii="Arial" w:hAnsi="Arial" w:cs="Arial"/>
                <w:color w:val="000000"/>
                <w:sz w:val="20"/>
                <w:szCs w:val="20"/>
                <w:rPrChange w:id="2503" w:author="Дмитрий Ковтун" w:date="2021-03-12T20:30:00Z">
                  <w:rPr>
                    <w:rFonts w:cs="Arial"/>
                    <w:iCs w:val="0"/>
                    <w:sz w:val="16"/>
                    <w:szCs w:val="16"/>
                    <w:lang w:eastAsia="en-US"/>
                  </w:rPr>
                </w:rPrChange>
              </w:rPr>
              <w:t>Обязательно</w:t>
            </w:r>
          </w:p>
        </w:tc>
        <w:tc>
          <w:tcPr>
            <w:tcW w:w="4394" w:type="dxa"/>
            <w:vAlign w:val="center"/>
          </w:tcPr>
          <w:p w14:paraId="4DD0C4C5" w14:textId="77777777" w:rsidR="00A7247E" w:rsidRPr="004066B3" w:rsidRDefault="00A7247E">
            <w:pPr>
              <w:rPr>
                <w:rFonts w:cs="Arial"/>
                <w:b/>
                <w:color w:val="000000"/>
                <w:sz w:val="20"/>
                <w:szCs w:val="20"/>
                <w:rPrChange w:id="2504" w:author="Дмитрий Ковтун" w:date="2021-03-12T20:30:00Z">
                  <w:rPr>
                    <w:rFonts w:cs="Arial"/>
                    <w:b w:val="0"/>
                    <w:sz w:val="16"/>
                    <w:szCs w:val="16"/>
                  </w:rPr>
                </w:rPrChange>
              </w:rPr>
              <w:pPrChange w:id="2505" w:author="Дмитрий Ковтун" w:date="2021-03-12T20:30:00Z">
                <w:pPr>
                  <w:pStyle w:val="Tabname"/>
                  <w:keepNext/>
                </w:pPr>
              </w:pPrChange>
            </w:pPr>
            <w:r w:rsidRPr="004066B3">
              <w:rPr>
                <w:rFonts w:ascii="Arial" w:hAnsi="Arial" w:cs="Arial"/>
                <w:color w:val="000000"/>
                <w:sz w:val="20"/>
                <w:szCs w:val="20"/>
                <w:rPrChange w:id="2506" w:author="Дмитрий Ковтун" w:date="2021-03-12T20:30:00Z">
                  <w:rPr>
                    <w:rFonts w:cs="Arial"/>
                    <w:iCs w:val="0"/>
                    <w:sz w:val="16"/>
                    <w:szCs w:val="16"/>
                    <w:lang w:eastAsia="en-US"/>
                  </w:rPr>
                </w:rPrChange>
              </w:rPr>
              <w:t>Указывается частичное или полное. Полное подтверждение означает, что текущее подтверждение является завершающим. Дальнейшая регистрация работ по заказу не планируется (регистрация работ за последние сутки)</w:t>
            </w:r>
          </w:p>
        </w:tc>
      </w:tr>
      <w:tr w:rsidR="00A7247E" w:rsidRPr="00F00EDF" w14:paraId="6E3DE9C6" w14:textId="77777777" w:rsidTr="00632245">
        <w:trPr>
          <w:tblHeader/>
        </w:trPr>
        <w:tc>
          <w:tcPr>
            <w:tcW w:w="2039" w:type="dxa"/>
          </w:tcPr>
          <w:p w14:paraId="37DA1E3B" w14:textId="77777777" w:rsidR="00A7247E" w:rsidRPr="004066B3" w:rsidRDefault="00A7247E">
            <w:pPr>
              <w:rPr>
                <w:rFonts w:cs="Arial"/>
                <w:b/>
                <w:color w:val="000000"/>
                <w:sz w:val="20"/>
                <w:szCs w:val="20"/>
                <w:rPrChange w:id="2507" w:author="Дмитрий Ковтун" w:date="2021-03-12T20:30:00Z">
                  <w:rPr>
                    <w:rFonts w:cs="Arial"/>
                    <w:b w:val="0"/>
                    <w:sz w:val="16"/>
                    <w:szCs w:val="16"/>
                  </w:rPr>
                </w:rPrChange>
              </w:rPr>
              <w:pPrChange w:id="2508" w:author="Дмитрий Ковтун" w:date="2021-03-12T20:30:00Z">
                <w:pPr>
                  <w:pStyle w:val="Tabname"/>
                  <w:keepNext/>
                </w:pPr>
              </w:pPrChange>
            </w:pPr>
            <w:r w:rsidRPr="004066B3">
              <w:rPr>
                <w:rFonts w:ascii="Arial" w:hAnsi="Arial" w:cs="Arial"/>
                <w:color w:val="000000"/>
                <w:sz w:val="20"/>
                <w:szCs w:val="20"/>
                <w:rPrChange w:id="2509" w:author="Дмитрий Ковтун" w:date="2021-03-12T20:30:00Z">
                  <w:rPr>
                    <w:rFonts w:cs="Arial"/>
                    <w:iCs w:val="0"/>
                    <w:sz w:val="16"/>
                    <w:szCs w:val="16"/>
                    <w:lang w:eastAsia="en-US"/>
                  </w:rPr>
                </w:rPrChange>
              </w:rPr>
              <w:t>Выход продукции</w:t>
            </w:r>
          </w:p>
        </w:tc>
        <w:tc>
          <w:tcPr>
            <w:tcW w:w="1075" w:type="dxa"/>
            <w:vAlign w:val="center"/>
          </w:tcPr>
          <w:p w14:paraId="45C69ADF" w14:textId="77777777" w:rsidR="00A7247E" w:rsidRPr="004066B3" w:rsidRDefault="00A7247E">
            <w:pPr>
              <w:rPr>
                <w:rFonts w:cs="Arial"/>
                <w:b/>
                <w:color w:val="000000"/>
                <w:sz w:val="20"/>
                <w:szCs w:val="20"/>
                <w:rPrChange w:id="2510" w:author="Дмитрий Ковтун" w:date="2021-03-12T20:30:00Z">
                  <w:rPr>
                    <w:rFonts w:cs="Arial"/>
                    <w:b w:val="0"/>
                    <w:sz w:val="16"/>
                    <w:szCs w:val="16"/>
                  </w:rPr>
                </w:rPrChange>
              </w:rPr>
              <w:pPrChange w:id="2511" w:author="Дмитрий Ковтун" w:date="2021-03-12T20:30:00Z">
                <w:pPr>
                  <w:pStyle w:val="Tabname"/>
                  <w:keepNext/>
                </w:pPr>
              </w:pPrChange>
            </w:pPr>
            <w:r w:rsidRPr="004066B3">
              <w:rPr>
                <w:rFonts w:ascii="Arial" w:hAnsi="Arial" w:cs="Arial"/>
                <w:color w:val="000000"/>
                <w:sz w:val="20"/>
                <w:szCs w:val="20"/>
                <w:rPrChange w:id="2512" w:author="Дмитрий Ковтун" w:date="2021-03-12T20:30:00Z">
                  <w:rPr>
                    <w:rFonts w:cs="Arial"/>
                    <w:iCs w:val="0"/>
                    <w:sz w:val="16"/>
                    <w:szCs w:val="16"/>
                    <w:lang w:eastAsia="en-US"/>
                  </w:rPr>
                </w:rPrChange>
              </w:rPr>
              <w:t>QUAN 13</w:t>
            </w:r>
          </w:p>
        </w:tc>
        <w:tc>
          <w:tcPr>
            <w:tcW w:w="2268" w:type="dxa"/>
            <w:vAlign w:val="center"/>
          </w:tcPr>
          <w:p w14:paraId="6F3023E4" w14:textId="77777777" w:rsidR="00A7247E" w:rsidRPr="004066B3" w:rsidRDefault="00A7247E">
            <w:pPr>
              <w:rPr>
                <w:rFonts w:cs="Arial"/>
                <w:b/>
                <w:color w:val="000000"/>
                <w:sz w:val="20"/>
                <w:szCs w:val="20"/>
                <w:rPrChange w:id="2513" w:author="Дмитрий Ковтун" w:date="2021-03-12T20:30:00Z">
                  <w:rPr>
                    <w:rFonts w:cs="Arial"/>
                    <w:b w:val="0"/>
                    <w:sz w:val="16"/>
                    <w:szCs w:val="16"/>
                  </w:rPr>
                </w:rPrChange>
              </w:rPr>
              <w:pPrChange w:id="2514" w:author="Дмитрий Ковтун" w:date="2021-03-12T20:30:00Z">
                <w:pPr>
                  <w:pStyle w:val="Tabname"/>
                  <w:keepNext/>
                </w:pPr>
              </w:pPrChange>
            </w:pPr>
            <w:r w:rsidRPr="004066B3">
              <w:rPr>
                <w:rFonts w:ascii="Arial" w:hAnsi="Arial" w:cs="Arial"/>
                <w:color w:val="000000"/>
                <w:sz w:val="20"/>
                <w:szCs w:val="20"/>
                <w:rPrChange w:id="2515" w:author="Дмитрий Ковтун" w:date="2021-03-12T20:30:00Z">
                  <w:rPr>
                    <w:rFonts w:cs="Arial"/>
                    <w:iCs w:val="0"/>
                    <w:sz w:val="16"/>
                    <w:szCs w:val="16"/>
                    <w:lang w:eastAsia="en-US"/>
                  </w:rPr>
                </w:rPrChange>
              </w:rPr>
              <w:t>Обязательно</w:t>
            </w:r>
          </w:p>
        </w:tc>
        <w:tc>
          <w:tcPr>
            <w:tcW w:w="4394" w:type="dxa"/>
            <w:vAlign w:val="center"/>
          </w:tcPr>
          <w:p w14:paraId="24DDDB97" w14:textId="77777777" w:rsidR="00A7247E" w:rsidRPr="004066B3" w:rsidRDefault="00A7247E">
            <w:pPr>
              <w:rPr>
                <w:rFonts w:cs="Arial"/>
                <w:b/>
                <w:color w:val="000000"/>
                <w:sz w:val="20"/>
                <w:szCs w:val="20"/>
                <w:rPrChange w:id="2516" w:author="Дмитрий Ковтун" w:date="2021-03-12T20:30:00Z">
                  <w:rPr>
                    <w:rFonts w:cs="Arial"/>
                    <w:b w:val="0"/>
                    <w:sz w:val="16"/>
                    <w:szCs w:val="16"/>
                  </w:rPr>
                </w:rPrChange>
              </w:rPr>
              <w:pPrChange w:id="2517" w:author="Дмитрий Ковтун" w:date="2021-03-12T20:30:00Z">
                <w:pPr>
                  <w:pStyle w:val="Tabname"/>
                  <w:keepNext/>
                </w:pPr>
              </w:pPrChange>
            </w:pPr>
            <w:r w:rsidRPr="004066B3">
              <w:rPr>
                <w:rFonts w:ascii="Arial" w:hAnsi="Arial" w:cs="Arial"/>
                <w:color w:val="000000"/>
                <w:sz w:val="20"/>
                <w:szCs w:val="20"/>
                <w:rPrChange w:id="2518" w:author="Дмитрий Ковтун" w:date="2021-03-12T20:30:00Z">
                  <w:rPr>
                    <w:rFonts w:cs="Arial"/>
                    <w:iCs w:val="0"/>
                    <w:sz w:val="16"/>
                    <w:szCs w:val="16"/>
                    <w:lang w:eastAsia="en-US"/>
                  </w:rPr>
                </w:rPrChange>
              </w:rPr>
              <w:t>Указывается произведенное количество продукта. При вводе частичного подтверждения справа фиксируется оставшееся количество, как разница между плановым и уже подтвержденным</w:t>
            </w:r>
          </w:p>
        </w:tc>
      </w:tr>
      <w:tr w:rsidR="00A7247E" w:rsidRPr="00F00EDF" w14:paraId="4ABA50A6" w14:textId="77777777" w:rsidTr="00632245">
        <w:trPr>
          <w:tblHeader/>
        </w:trPr>
        <w:tc>
          <w:tcPr>
            <w:tcW w:w="2039" w:type="dxa"/>
          </w:tcPr>
          <w:p w14:paraId="583E3A6D" w14:textId="77777777" w:rsidR="00A7247E" w:rsidRPr="004066B3" w:rsidRDefault="00A7247E">
            <w:pPr>
              <w:rPr>
                <w:rFonts w:cs="Arial"/>
                <w:b/>
                <w:color w:val="000000"/>
                <w:sz w:val="20"/>
                <w:szCs w:val="20"/>
                <w:rPrChange w:id="2519" w:author="Дмитрий Ковтун" w:date="2021-03-12T20:30:00Z">
                  <w:rPr>
                    <w:rFonts w:cs="Arial"/>
                    <w:b w:val="0"/>
                    <w:sz w:val="16"/>
                    <w:szCs w:val="16"/>
                  </w:rPr>
                </w:rPrChange>
              </w:rPr>
              <w:pPrChange w:id="2520" w:author="Дмитрий Ковтун" w:date="2021-03-12T20:30:00Z">
                <w:pPr>
                  <w:pStyle w:val="Tabname"/>
                  <w:keepNext/>
                </w:pPr>
              </w:pPrChange>
            </w:pPr>
            <w:r w:rsidRPr="004066B3">
              <w:rPr>
                <w:rFonts w:ascii="Arial" w:hAnsi="Arial" w:cs="Arial"/>
                <w:color w:val="000000"/>
                <w:sz w:val="20"/>
                <w:szCs w:val="20"/>
                <w:rPrChange w:id="2521" w:author="Дмитрий Ковтун" w:date="2021-03-12T20:30:00Z">
                  <w:rPr>
                    <w:rFonts w:cs="Arial"/>
                    <w:iCs w:val="0"/>
                    <w:sz w:val="16"/>
                    <w:szCs w:val="16"/>
                    <w:lang w:eastAsia="en-US"/>
                  </w:rPr>
                </w:rPrChange>
              </w:rPr>
              <w:t>ЕИ</w:t>
            </w:r>
          </w:p>
        </w:tc>
        <w:tc>
          <w:tcPr>
            <w:tcW w:w="1075" w:type="dxa"/>
            <w:vAlign w:val="center"/>
          </w:tcPr>
          <w:p w14:paraId="66545E35" w14:textId="77777777" w:rsidR="00A7247E" w:rsidRPr="004066B3" w:rsidRDefault="00A7247E">
            <w:pPr>
              <w:rPr>
                <w:rFonts w:cs="Arial"/>
                <w:b/>
                <w:color w:val="000000"/>
                <w:sz w:val="20"/>
                <w:szCs w:val="20"/>
                <w:rPrChange w:id="2522" w:author="Дмитрий Ковтун" w:date="2021-03-12T20:30:00Z">
                  <w:rPr>
                    <w:rFonts w:cs="Arial"/>
                    <w:b w:val="0"/>
                    <w:sz w:val="16"/>
                    <w:szCs w:val="16"/>
                  </w:rPr>
                </w:rPrChange>
              </w:rPr>
              <w:pPrChange w:id="2523" w:author="Дмитрий Ковтун" w:date="2021-03-12T20:30:00Z">
                <w:pPr>
                  <w:pStyle w:val="Tabname"/>
                  <w:keepNext/>
                </w:pPr>
              </w:pPrChange>
            </w:pPr>
            <w:r w:rsidRPr="004066B3">
              <w:rPr>
                <w:rFonts w:ascii="Arial" w:hAnsi="Arial" w:cs="Arial"/>
                <w:color w:val="000000"/>
                <w:sz w:val="20"/>
                <w:szCs w:val="20"/>
                <w:rPrChange w:id="2524" w:author="Дмитрий Ковтун" w:date="2021-03-12T20:30:00Z">
                  <w:rPr>
                    <w:rFonts w:cs="Arial"/>
                    <w:iCs w:val="0"/>
                    <w:sz w:val="16"/>
                    <w:szCs w:val="16"/>
                    <w:lang w:eastAsia="en-US"/>
                  </w:rPr>
                </w:rPrChange>
              </w:rPr>
              <w:t>UNIT 3</w:t>
            </w:r>
          </w:p>
        </w:tc>
        <w:tc>
          <w:tcPr>
            <w:tcW w:w="2268" w:type="dxa"/>
            <w:vAlign w:val="center"/>
          </w:tcPr>
          <w:p w14:paraId="4DAF05B3" w14:textId="77777777" w:rsidR="00A7247E" w:rsidRPr="004066B3" w:rsidRDefault="00A7247E">
            <w:pPr>
              <w:rPr>
                <w:rFonts w:cs="Arial"/>
                <w:b/>
                <w:color w:val="000000"/>
                <w:sz w:val="20"/>
                <w:szCs w:val="20"/>
                <w:rPrChange w:id="2525" w:author="Дмитрий Ковтун" w:date="2021-03-12T20:30:00Z">
                  <w:rPr>
                    <w:rFonts w:cs="Arial"/>
                    <w:b w:val="0"/>
                    <w:sz w:val="16"/>
                    <w:szCs w:val="16"/>
                  </w:rPr>
                </w:rPrChange>
              </w:rPr>
              <w:pPrChange w:id="2526" w:author="Дмитрий Ковтун" w:date="2021-03-12T20:30:00Z">
                <w:pPr>
                  <w:pStyle w:val="Tabname"/>
                  <w:keepNext/>
                </w:pPr>
              </w:pPrChange>
            </w:pPr>
            <w:r w:rsidRPr="004066B3">
              <w:rPr>
                <w:rFonts w:ascii="Arial" w:hAnsi="Arial" w:cs="Arial"/>
                <w:color w:val="000000"/>
                <w:sz w:val="20"/>
                <w:szCs w:val="20"/>
                <w:rPrChange w:id="2527" w:author="Дмитрий Ковтун" w:date="2021-03-12T20:30:00Z">
                  <w:rPr>
                    <w:rFonts w:cs="Arial"/>
                    <w:iCs w:val="0"/>
                    <w:sz w:val="16"/>
                    <w:szCs w:val="16"/>
                    <w:lang w:eastAsia="en-US"/>
                  </w:rPr>
                </w:rPrChange>
              </w:rPr>
              <w:t>Обязательно</w:t>
            </w:r>
          </w:p>
        </w:tc>
        <w:tc>
          <w:tcPr>
            <w:tcW w:w="4394" w:type="dxa"/>
            <w:vAlign w:val="center"/>
          </w:tcPr>
          <w:p w14:paraId="4E7A73D3" w14:textId="77777777" w:rsidR="00A7247E" w:rsidRPr="004066B3" w:rsidRDefault="00A7247E">
            <w:pPr>
              <w:rPr>
                <w:rFonts w:cs="Arial"/>
                <w:b/>
                <w:color w:val="000000"/>
                <w:sz w:val="20"/>
                <w:szCs w:val="20"/>
                <w:rPrChange w:id="2528" w:author="Дмитрий Ковтун" w:date="2021-03-12T20:30:00Z">
                  <w:rPr>
                    <w:rFonts w:cs="Arial"/>
                    <w:b w:val="0"/>
                    <w:sz w:val="16"/>
                    <w:szCs w:val="16"/>
                  </w:rPr>
                </w:rPrChange>
              </w:rPr>
              <w:pPrChange w:id="2529" w:author="Дмитрий Ковтун" w:date="2021-03-12T20:30:00Z">
                <w:pPr>
                  <w:pStyle w:val="Tabname"/>
                  <w:keepNext/>
                </w:pPr>
              </w:pPrChange>
            </w:pPr>
            <w:r w:rsidRPr="004066B3">
              <w:rPr>
                <w:rFonts w:ascii="Arial" w:hAnsi="Arial" w:cs="Arial"/>
                <w:color w:val="000000"/>
                <w:sz w:val="20"/>
                <w:szCs w:val="20"/>
                <w:rPrChange w:id="2530" w:author="Дмитрий Ковтун" w:date="2021-03-12T20:30:00Z">
                  <w:rPr>
                    <w:rFonts w:cs="Arial"/>
                    <w:iCs w:val="0"/>
                    <w:sz w:val="16"/>
                    <w:szCs w:val="16"/>
                    <w:lang w:eastAsia="en-US"/>
                  </w:rPr>
                </w:rPrChange>
              </w:rPr>
              <w:t>Указывается ЕИ произведенной продукции</w:t>
            </w:r>
          </w:p>
        </w:tc>
      </w:tr>
      <w:tr w:rsidR="00A7247E" w:rsidRPr="00F00EDF" w14:paraId="3B89FE2D" w14:textId="77777777" w:rsidTr="00632245">
        <w:trPr>
          <w:tblHeader/>
        </w:trPr>
        <w:tc>
          <w:tcPr>
            <w:tcW w:w="2039" w:type="dxa"/>
          </w:tcPr>
          <w:p w14:paraId="68B4D8D4" w14:textId="77777777" w:rsidR="00A7247E" w:rsidRPr="004066B3" w:rsidRDefault="00A7247E">
            <w:pPr>
              <w:rPr>
                <w:rFonts w:cs="Arial"/>
                <w:b/>
                <w:color w:val="000000"/>
                <w:sz w:val="20"/>
                <w:szCs w:val="20"/>
                <w:rPrChange w:id="2531" w:author="Дмитрий Ковтун" w:date="2021-03-12T20:30:00Z">
                  <w:rPr>
                    <w:rFonts w:cs="Arial"/>
                    <w:b w:val="0"/>
                    <w:sz w:val="16"/>
                    <w:szCs w:val="16"/>
                  </w:rPr>
                </w:rPrChange>
              </w:rPr>
              <w:pPrChange w:id="2532" w:author="Дмитрий Ковтун" w:date="2021-03-12T20:30:00Z">
                <w:pPr>
                  <w:pStyle w:val="Tabname"/>
                  <w:keepNext/>
                </w:pPr>
              </w:pPrChange>
            </w:pPr>
            <w:r w:rsidRPr="004066B3">
              <w:rPr>
                <w:rFonts w:ascii="Arial" w:hAnsi="Arial" w:cs="Arial"/>
                <w:color w:val="000000"/>
                <w:sz w:val="20"/>
                <w:szCs w:val="20"/>
                <w:rPrChange w:id="2533" w:author="Дмитрий Ковтун" w:date="2021-03-12T20:30:00Z">
                  <w:rPr>
                    <w:rFonts w:cs="Arial"/>
                    <w:iCs w:val="0"/>
                    <w:sz w:val="16"/>
                    <w:szCs w:val="16"/>
                    <w:lang w:eastAsia="en-US"/>
                  </w:rPr>
                </w:rPrChange>
              </w:rPr>
              <w:t>Работы/услуги</w:t>
            </w:r>
          </w:p>
        </w:tc>
        <w:tc>
          <w:tcPr>
            <w:tcW w:w="1075" w:type="dxa"/>
            <w:vAlign w:val="center"/>
          </w:tcPr>
          <w:p w14:paraId="7CEF25C3" w14:textId="77777777" w:rsidR="00A7247E" w:rsidRPr="004066B3" w:rsidRDefault="00A7247E">
            <w:pPr>
              <w:rPr>
                <w:rFonts w:cs="Arial"/>
                <w:b/>
                <w:color w:val="000000"/>
                <w:sz w:val="20"/>
                <w:szCs w:val="20"/>
                <w:rPrChange w:id="2534" w:author="Дмитрий Ковтун" w:date="2021-03-12T20:30:00Z">
                  <w:rPr>
                    <w:rFonts w:cs="Arial"/>
                    <w:b w:val="0"/>
                    <w:sz w:val="16"/>
                    <w:szCs w:val="16"/>
                  </w:rPr>
                </w:rPrChange>
              </w:rPr>
              <w:pPrChange w:id="2535" w:author="Дмитрий Ковтун" w:date="2021-03-12T20:30:00Z">
                <w:pPr>
                  <w:pStyle w:val="Tabname"/>
                  <w:keepNext/>
                </w:pPr>
              </w:pPrChange>
            </w:pPr>
            <w:r w:rsidRPr="004066B3">
              <w:rPr>
                <w:rFonts w:ascii="Arial" w:hAnsi="Arial" w:cs="Arial"/>
                <w:color w:val="000000"/>
                <w:sz w:val="20"/>
                <w:szCs w:val="20"/>
                <w:rPrChange w:id="2536" w:author="Дмитрий Ковтун" w:date="2021-03-12T20:30:00Z">
                  <w:rPr>
                    <w:rFonts w:cs="Arial"/>
                    <w:iCs w:val="0"/>
                    <w:sz w:val="16"/>
                    <w:szCs w:val="16"/>
                    <w:lang w:eastAsia="en-US"/>
                  </w:rPr>
                </w:rPrChange>
              </w:rPr>
              <w:t>QUAN 13</w:t>
            </w:r>
          </w:p>
        </w:tc>
        <w:tc>
          <w:tcPr>
            <w:tcW w:w="2268" w:type="dxa"/>
            <w:vAlign w:val="center"/>
          </w:tcPr>
          <w:p w14:paraId="7D88A77E" w14:textId="77777777" w:rsidR="00A7247E" w:rsidRPr="004066B3" w:rsidRDefault="00A7247E">
            <w:pPr>
              <w:rPr>
                <w:rFonts w:cs="Arial"/>
                <w:b/>
                <w:color w:val="000000"/>
                <w:sz w:val="20"/>
                <w:szCs w:val="20"/>
                <w:rPrChange w:id="2537" w:author="Дмитрий Ковтун" w:date="2021-03-12T20:30:00Z">
                  <w:rPr>
                    <w:rFonts w:cs="Arial"/>
                    <w:b w:val="0"/>
                    <w:sz w:val="16"/>
                    <w:szCs w:val="16"/>
                  </w:rPr>
                </w:rPrChange>
              </w:rPr>
              <w:pPrChange w:id="2538" w:author="Дмитрий Ковтун" w:date="2021-03-12T20:30:00Z">
                <w:pPr>
                  <w:pStyle w:val="Tabname"/>
                  <w:keepNext/>
                </w:pPr>
              </w:pPrChange>
            </w:pPr>
            <w:r w:rsidRPr="004066B3">
              <w:rPr>
                <w:rFonts w:ascii="Arial" w:hAnsi="Arial" w:cs="Arial"/>
                <w:color w:val="000000"/>
                <w:sz w:val="20"/>
                <w:szCs w:val="20"/>
                <w:rPrChange w:id="2539" w:author="Дмитрий Ковтун" w:date="2021-03-12T20:30:00Z">
                  <w:rPr>
                    <w:rFonts w:cs="Arial"/>
                    <w:iCs w:val="0"/>
                    <w:sz w:val="16"/>
                    <w:szCs w:val="16"/>
                    <w:lang w:eastAsia="en-US"/>
                  </w:rPr>
                </w:rPrChange>
              </w:rPr>
              <w:t>Обязательно</w:t>
            </w:r>
          </w:p>
        </w:tc>
        <w:tc>
          <w:tcPr>
            <w:tcW w:w="4394" w:type="dxa"/>
            <w:vAlign w:val="center"/>
          </w:tcPr>
          <w:p w14:paraId="7E8E7E23" w14:textId="77777777" w:rsidR="00A7247E" w:rsidRPr="004066B3" w:rsidRDefault="00A7247E">
            <w:pPr>
              <w:rPr>
                <w:rFonts w:cs="Arial"/>
                <w:b/>
                <w:color w:val="000000"/>
                <w:sz w:val="20"/>
                <w:szCs w:val="20"/>
                <w:rPrChange w:id="2540" w:author="Дмитрий Ковтун" w:date="2021-03-12T20:30:00Z">
                  <w:rPr>
                    <w:rFonts w:cs="Arial"/>
                    <w:b w:val="0"/>
                    <w:sz w:val="16"/>
                    <w:szCs w:val="16"/>
                  </w:rPr>
                </w:rPrChange>
              </w:rPr>
              <w:pPrChange w:id="2541" w:author="Дмитрий Ковтун" w:date="2021-03-12T20:30:00Z">
                <w:pPr>
                  <w:pStyle w:val="Tabname"/>
                  <w:keepNext/>
                </w:pPr>
              </w:pPrChange>
            </w:pPr>
            <w:r w:rsidRPr="004066B3">
              <w:rPr>
                <w:rFonts w:ascii="Arial" w:hAnsi="Arial" w:cs="Arial"/>
                <w:color w:val="000000"/>
                <w:sz w:val="20"/>
                <w:szCs w:val="20"/>
                <w:rPrChange w:id="2542" w:author="Дмитрий Ковтун" w:date="2021-03-12T20:30:00Z">
                  <w:rPr>
                    <w:rFonts w:cs="Arial"/>
                    <w:iCs w:val="0"/>
                    <w:sz w:val="16"/>
                    <w:szCs w:val="16"/>
                    <w:lang w:eastAsia="en-US"/>
                  </w:rPr>
                </w:rPrChange>
              </w:rPr>
              <w:t>Аналогично количествам фиксируется объем выполненных по заказу работ в соответствующих единицах измерения</w:t>
            </w:r>
          </w:p>
        </w:tc>
      </w:tr>
      <w:tr w:rsidR="00A7247E" w:rsidRPr="00F00EDF" w14:paraId="6D294839" w14:textId="77777777" w:rsidTr="00632245">
        <w:trPr>
          <w:tblHeader/>
        </w:trPr>
        <w:tc>
          <w:tcPr>
            <w:tcW w:w="2039" w:type="dxa"/>
          </w:tcPr>
          <w:p w14:paraId="37E8C8C2" w14:textId="77777777" w:rsidR="00A7247E" w:rsidRPr="004066B3" w:rsidRDefault="00A7247E">
            <w:pPr>
              <w:rPr>
                <w:rFonts w:cs="Arial"/>
                <w:b/>
                <w:color w:val="000000"/>
                <w:sz w:val="20"/>
                <w:szCs w:val="20"/>
                <w:rPrChange w:id="2543" w:author="Дмитрий Ковтун" w:date="2021-03-12T20:30:00Z">
                  <w:rPr>
                    <w:rFonts w:cs="Arial"/>
                    <w:b w:val="0"/>
                    <w:sz w:val="16"/>
                    <w:szCs w:val="16"/>
                  </w:rPr>
                </w:rPrChange>
              </w:rPr>
              <w:pPrChange w:id="2544" w:author="Дмитрий Ковтун" w:date="2021-03-12T20:30:00Z">
                <w:pPr>
                  <w:pStyle w:val="Tabname"/>
                  <w:keepNext/>
                </w:pPr>
              </w:pPrChange>
            </w:pPr>
            <w:r w:rsidRPr="004066B3">
              <w:rPr>
                <w:rFonts w:ascii="Arial" w:hAnsi="Arial" w:cs="Arial"/>
                <w:color w:val="000000"/>
                <w:sz w:val="20"/>
                <w:szCs w:val="20"/>
                <w:rPrChange w:id="2545" w:author="Дмитрий Ковтун" w:date="2021-03-12T20:30:00Z">
                  <w:rPr>
                    <w:rFonts w:cs="Arial"/>
                    <w:iCs w:val="0"/>
                    <w:sz w:val="16"/>
                    <w:szCs w:val="16"/>
                    <w:lang w:eastAsia="en-US"/>
                  </w:rPr>
                </w:rPrChange>
              </w:rPr>
              <w:t>ЕИ</w:t>
            </w:r>
          </w:p>
        </w:tc>
        <w:tc>
          <w:tcPr>
            <w:tcW w:w="1075" w:type="dxa"/>
            <w:vAlign w:val="center"/>
          </w:tcPr>
          <w:p w14:paraId="786A8E18" w14:textId="77777777" w:rsidR="00A7247E" w:rsidRPr="004066B3" w:rsidRDefault="00A7247E">
            <w:pPr>
              <w:rPr>
                <w:rFonts w:cs="Arial"/>
                <w:b/>
                <w:color w:val="000000"/>
                <w:sz w:val="20"/>
                <w:szCs w:val="20"/>
                <w:rPrChange w:id="2546" w:author="Дмитрий Ковтун" w:date="2021-03-12T20:30:00Z">
                  <w:rPr>
                    <w:rFonts w:cs="Arial"/>
                    <w:b w:val="0"/>
                    <w:sz w:val="16"/>
                    <w:szCs w:val="16"/>
                  </w:rPr>
                </w:rPrChange>
              </w:rPr>
              <w:pPrChange w:id="2547" w:author="Дмитрий Ковтун" w:date="2021-03-12T20:30:00Z">
                <w:pPr>
                  <w:pStyle w:val="Tabname"/>
                  <w:keepNext/>
                </w:pPr>
              </w:pPrChange>
            </w:pPr>
            <w:r w:rsidRPr="004066B3">
              <w:rPr>
                <w:rFonts w:ascii="Arial" w:hAnsi="Arial" w:cs="Arial"/>
                <w:color w:val="000000"/>
                <w:sz w:val="20"/>
                <w:szCs w:val="20"/>
                <w:rPrChange w:id="2548" w:author="Дмитрий Ковтун" w:date="2021-03-12T20:30:00Z">
                  <w:rPr>
                    <w:rFonts w:cs="Arial"/>
                    <w:iCs w:val="0"/>
                    <w:sz w:val="16"/>
                    <w:szCs w:val="16"/>
                    <w:lang w:eastAsia="en-US"/>
                  </w:rPr>
                </w:rPrChange>
              </w:rPr>
              <w:t>UNIT 3</w:t>
            </w:r>
          </w:p>
        </w:tc>
        <w:tc>
          <w:tcPr>
            <w:tcW w:w="2268" w:type="dxa"/>
            <w:vAlign w:val="center"/>
          </w:tcPr>
          <w:p w14:paraId="2ADA23D5" w14:textId="77777777" w:rsidR="00A7247E" w:rsidRPr="004066B3" w:rsidRDefault="00A7247E">
            <w:pPr>
              <w:rPr>
                <w:rFonts w:cs="Arial"/>
                <w:b/>
                <w:color w:val="000000"/>
                <w:sz w:val="20"/>
                <w:szCs w:val="20"/>
                <w:rPrChange w:id="2549" w:author="Дмитрий Ковтун" w:date="2021-03-12T20:30:00Z">
                  <w:rPr>
                    <w:rFonts w:cs="Arial"/>
                    <w:b w:val="0"/>
                    <w:sz w:val="16"/>
                    <w:szCs w:val="16"/>
                  </w:rPr>
                </w:rPrChange>
              </w:rPr>
              <w:pPrChange w:id="2550" w:author="Дмитрий Ковтун" w:date="2021-03-12T20:30:00Z">
                <w:pPr>
                  <w:pStyle w:val="Tabname"/>
                  <w:keepNext/>
                </w:pPr>
              </w:pPrChange>
            </w:pPr>
            <w:r w:rsidRPr="004066B3">
              <w:rPr>
                <w:rFonts w:ascii="Arial" w:hAnsi="Arial" w:cs="Arial"/>
                <w:color w:val="000000"/>
                <w:sz w:val="20"/>
                <w:szCs w:val="20"/>
                <w:rPrChange w:id="2551" w:author="Дмитрий Ковтун" w:date="2021-03-12T20:30:00Z">
                  <w:rPr>
                    <w:rFonts w:cs="Arial"/>
                    <w:iCs w:val="0"/>
                    <w:sz w:val="16"/>
                    <w:szCs w:val="16"/>
                    <w:lang w:eastAsia="en-US"/>
                  </w:rPr>
                </w:rPrChange>
              </w:rPr>
              <w:t>Обязательно</w:t>
            </w:r>
          </w:p>
        </w:tc>
        <w:tc>
          <w:tcPr>
            <w:tcW w:w="4394" w:type="dxa"/>
            <w:vAlign w:val="center"/>
          </w:tcPr>
          <w:p w14:paraId="0D9D78A0" w14:textId="77777777" w:rsidR="00A7247E" w:rsidRPr="004066B3" w:rsidRDefault="00A7247E">
            <w:pPr>
              <w:rPr>
                <w:rFonts w:cs="Arial"/>
                <w:b/>
                <w:color w:val="000000"/>
                <w:sz w:val="20"/>
                <w:szCs w:val="20"/>
                <w:rPrChange w:id="2552" w:author="Дмитрий Ковтун" w:date="2021-03-12T20:30:00Z">
                  <w:rPr>
                    <w:rFonts w:cs="Arial"/>
                    <w:b w:val="0"/>
                    <w:sz w:val="16"/>
                    <w:szCs w:val="16"/>
                  </w:rPr>
                </w:rPrChange>
              </w:rPr>
              <w:pPrChange w:id="2553" w:author="Дмитрий Ковтун" w:date="2021-03-12T20:30:00Z">
                <w:pPr>
                  <w:pStyle w:val="Tabname"/>
                  <w:keepNext/>
                </w:pPr>
              </w:pPrChange>
            </w:pPr>
            <w:r w:rsidRPr="004066B3">
              <w:rPr>
                <w:rFonts w:ascii="Arial" w:hAnsi="Arial" w:cs="Arial"/>
                <w:color w:val="000000"/>
                <w:sz w:val="20"/>
                <w:szCs w:val="20"/>
                <w:rPrChange w:id="2554" w:author="Дмитрий Ковтун" w:date="2021-03-12T20:30:00Z">
                  <w:rPr>
                    <w:rFonts w:cs="Arial"/>
                    <w:iCs w:val="0"/>
                    <w:sz w:val="16"/>
                    <w:szCs w:val="16"/>
                    <w:lang w:eastAsia="en-US"/>
                  </w:rPr>
                </w:rPrChange>
              </w:rPr>
              <w:t>Указывается ЕИ работ</w:t>
            </w:r>
          </w:p>
        </w:tc>
      </w:tr>
      <w:tr w:rsidR="00A7247E" w:rsidRPr="004066B3" w14:paraId="07255F0A" w14:textId="77777777" w:rsidTr="00632245">
        <w:trPr>
          <w:tblHeader/>
        </w:trPr>
        <w:tc>
          <w:tcPr>
            <w:tcW w:w="9776" w:type="dxa"/>
            <w:gridSpan w:val="4"/>
            <w:vAlign w:val="center"/>
          </w:tcPr>
          <w:p w14:paraId="63C49217" w14:textId="77777777" w:rsidR="00A7247E" w:rsidRPr="004066B3" w:rsidRDefault="00A7247E">
            <w:pPr>
              <w:spacing w:after="240" w:line="276" w:lineRule="auto"/>
              <w:rPr>
                <w:rFonts w:cs="Arial"/>
                <w:sz w:val="20"/>
                <w:rPrChange w:id="2555" w:author="Дмитрий Ковтун" w:date="2021-03-12T20:31:00Z">
                  <w:rPr>
                    <w:rFonts w:cs="Arial"/>
                    <w:sz w:val="16"/>
                    <w:szCs w:val="16"/>
                  </w:rPr>
                </w:rPrChange>
              </w:rPr>
              <w:pPrChange w:id="2556" w:author="Дмитрий Ковтун" w:date="2021-03-12T20:31:00Z">
                <w:pPr>
                  <w:pStyle w:val="Tabname"/>
                  <w:keepNext/>
                </w:pPr>
              </w:pPrChange>
            </w:pPr>
            <w:r w:rsidRPr="004066B3">
              <w:rPr>
                <w:rFonts w:ascii="Arial" w:hAnsi="Arial" w:cs="Arial"/>
                <w:b/>
                <w:sz w:val="20"/>
                <w:rPrChange w:id="2557" w:author="Дмитрий Ковтун" w:date="2021-03-12T20:31:00Z">
                  <w:rPr>
                    <w:rFonts w:cs="Arial"/>
                    <w:b w:val="0"/>
                    <w:iCs w:val="0"/>
                    <w:sz w:val="16"/>
                    <w:szCs w:val="16"/>
                    <w:lang w:eastAsia="en-US"/>
                  </w:rPr>
                </w:rPrChange>
              </w:rPr>
              <w:t>Сроки</w:t>
            </w:r>
          </w:p>
        </w:tc>
      </w:tr>
      <w:tr w:rsidR="00A7247E" w:rsidRPr="00F00EDF" w14:paraId="0D585042" w14:textId="77777777" w:rsidTr="00632245">
        <w:trPr>
          <w:tblHeader/>
        </w:trPr>
        <w:tc>
          <w:tcPr>
            <w:tcW w:w="2039" w:type="dxa"/>
            <w:vAlign w:val="center"/>
          </w:tcPr>
          <w:p w14:paraId="3FBBBE93" w14:textId="77777777" w:rsidR="00A7247E" w:rsidRPr="004066B3" w:rsidRDefault="00A7247E">
            <w:pPr>
              <w:rPr>
                <w:rFonts w:cs="Arial"/>
                <w:b/>
                <w:color w:val="000000"/>
                <w:sz w:val="20"/>
                <w:szCs w:val="20"/>
                <w:rPrChange w:id="2558" w:author="Дмитрий Ковтун" w:date="2021-03-12T20:30:00Z">
                  <w:rPr>
                    <w:rFonts w:cs="Arial"/>
                    <w:b w:val="0"/>
                    <w:sz w:val="16"/>
                    <w:szCs w:val="16"/>
                  </w:rPr>
                </w:rPrChange>
              </w:rPr>
              <w:pPrChange w:id="2559" w:author="Дмитрий Ковтун" w:date="2021-03-12T20:30:00Z">
                <w:pPr>
                  <w:pStyle w:val="Tabname"/>
                  <w:keepNext/>
                </w:pPr>
              </w:pPrChange>
            </w:pPr>
            <w:r w:rsidRPr="004066B3">
              <w:rPr>
                <w:rFonts w:ascii="Arial" w:hAnsi="Arial" w:cs="Arial"/>
                <w:color w:val="000000"/>
                <w:sz w:val="20"/>
                <w:szCs w:val="20"/>
                <w:rPrChange w:id="2560" w:author="Дмитрий Ковтун" w:date="2021-03-12T20:30:00Z">
                  <w:rPr>
                    <w:rFonts w:cs="Arial"/>
                    <w:iCs w:val="0"/>
                    <w:sz w:val="16"/>
                    <w:szCs w:val="16"/>
                    <w:lang w:eastAsia="en-US"/>
                  </w:rPr>
                </w:rPrChange>
              </w:rPr>
              <w:t>Начало выполнения</w:t>
            </w:r>
          </w:p>
        </w:tc>
        <w:tc>
          <w:tcPr>
            <w:tcW w:w="1075" w:type="dxa"/>
            <w:vAlign w:val="center"/>
          </w:tcPr>
          <w:p w14:paraId="208AF33B" w14:textId="77777777" w:rsidR="00A7247E" w:rsidRPr="004066B3" w:rsidRDefault="00A7247E">
            <w:pPr>
              <w:rPr>
                <w:rFonts w:cs="Arial"/>
                <w:b/>
                <w:color w:val="000000"/>
                <w:sz w:val="20"/>
                <w:szCs w:val="20"/>
                <w:rPrChange w:id="2561" w:author="Дмитрий Ковтун" w:date="2021-03-12T20:30:00Z">
                  <w:rPr>
                    <w:rFonts w:cs="Arial"/>
                    <w:b w:val="0"/>
                    <w:sz w:val="16"/>
                    <w:szCs w:val="16"/>
                  </w:rPr>
                </w:rPrChange>
              </w:rPr>
              <w:pPrChange w:id="2562" w:author="Дмитрий Ковтун" w:date="2021-03-12T20:30:00Z">
                <w:pPr>
                  <w:pStyle w:val="Tabname"/>
                  <w:keepNext/>
                </w:pPr>
              </w:pPrChange>
            </w:pPr>
            <w:r w:rsidRPr="004066B3">
              <w:rPr>
                <w:rFonts w:ascii="Arial" w:hAnsi="Arial" w:cs="Arial"/>
                <w:color w:val="000000"/>
                <w:sz w:val="20"/>
                <w:szCs w:val="20"/>
                <w:rPrChange w:id="2563" w:author="Дмитрий Ковтун" w:date="2021-03-12T20:30:00Z">
                  <w:rPr>
                    <w:rFonts w:cs="Arial"/>
                    <w:iCs w:val="0"/>
                    <w:sz w:val="16"/>
                    <w:szCs w:val="16"/>
                    <w:lang w:eastAsia="en-US"/>
                  </w:rPr>
                </w:rPrChange>
              </w:rPr>
              <w:t>DATS 8</w:t>
            </w:r>
          </w:p>
        </w:tc>
        <w:tc>
          <w:tcPr>
            <w:tcW w:w="2268" w:type="dxa"/>
            <w:vAlign w:val="center"/>
          </w:tcPr>
          <w:p w14:paraId="0DA1F282" w14:textId="77777777" w:rsidR="00A7247E" w:rsidRPr="004066B3" w:rsidRDefault="00A7247E">
            <w:pPr>
              <w:rPr>
                <w:rFonts w:cs="Arial"/>
                <w:b/>
                <w:color w:val="000000"/>
                <w:sz w:val="20"/>
                <w:szCs w:val="20"/>
                <w:rPrChange w:id="2564" w:author="Дмитрий Ковтун" w:date="2021-03-12T20:30:00Z">
                  <w:rPr>
                    <w:rFonts w:cs="Arial"/>
                    <w:b w:val="0"/>
                    <w:sz w:val="16"/>
                    <w:szCs w:val="16"/>
                  </w:rPr>
                </w:rPrChange>
              </w:rPr>
              <w:pPrChange w:id="2565" w:author="Дмитрий Ковтун" w:date="2021-03-12T20:30:00Z">
                <w:pPr>
                  <w:pStyle w:val="Tabname"/>
                  <w:keepNext/>
                </w:pPr>
              </w:pPrChange>
            </w:pPr>
            <w:r w:rsidRPr="004066B3">
              <w:rPr>
                <w:rFonts w:ascii="Arial" w:hAnsi="Arial" w:cs="Arial"/>
                <w:color w:val="000000"/>
                <w:sz w:val="20"/>
                <w:szCs w:val="20"/>
                <w:rPrChange w:id="2566" w:author="Дмитрий Ковтун" w:date="2021-03-12T20:30:00Z">
                  <w:rPr>
                    <w:rFonts w:cs="Arial"/>
                    <w:iCs w:val="0"/>
                    <w:sz w:val="16"/>
                    <w:szCs w:val="16"/>
                    <w:lang w:eastAsia="en-US"/>
                  </w:rPr>
                </w:rPrChange>
              </w:rPr>
              <w:t>Обязательно</w:t>
            </w:r>
          </w:p>
        </w:tc>
        <w:tc>
          <w:tcPr>
            <w:tcW w:w="4394" w:type="dxa"/>
            <w:vAlign w:val="center"/>
          </w:tcPr>
          <w:p w14:paraId="18E11110" w14:textId="77777777" w:rsidR="00A7247E" w:rsidRPr="004066B3" w:rsidRDefault="00A7247E">
            <w:pPr>
              <w:rPr>
                <w:rFonts w:cs="Arial"/>
                <w:b/>
                <w:color w:val="000000"/>
                <w:sz w:val="20"/>
                <w:szCs w:val="20"/>
                <w:rPrChange w:id="2567" w:author="Дмитрий Ковтун" w:date="2021-03-12T20:30:00Z">
                  <w:rPr>
                    <w:rFonts w:cs="Arial"/>
                    <w:b w:val="0"/>
                    <w:sz w:val="16"/>
                    <w:szCs w:val="16"/>
                  </w:rPr>
                </w:rPrChange>
              </w:rPr>
              <w:pPrChange w:id="2568" w:author="Дмитрий Ковтун" w:date="2021-03-12T20:30:00Z">
                <w:pPr>
                  <w:pStyle w:val="Tabname"/>
                  <w:keepNext/>
                </w:pPr>
              </w:pPrChange>
            </w:pPr>
            <w:r w:rsidRPr="004066B3">
              <w:rPr>
                <w:rFonts w:ascii="Arial" w:hAnsi="Arial" w:cs="Arial"/>
                <w:color w:val="000000"/>
                <w:sz w:val="20"/>
                <w:szCs w:val="20"/>
                <w:rPrChange w:id="2569" w:author="Дмитрий Ковтун" w:date="2021-03-12T20:30:00Z">
                  <w:rPr>
                    <w:rFonts w:cs="Arial"/>
                    <w:iCs w:val="0"/>
                    <w:sz w:val="16"/>
                    <w:szCs w:val="16"/>
                    <w:lang w:eastAsia="en-US"/>
                  </w:rPr>
                </w:rPrChange>
              </w:rPr>
              <w:t>Вводится дата начала выполнения работ</w:t>
            </w:r>
          </w:p>
        </w:tc>
      </w:tr>
      <w:tr w:rsidR="00A7247E" w:rsidRPr="00F00EDF" w14:paraId="39202212" w14:textId="77777777" w:rsidTr="00632245">
        <w:trPr>
          <w:tblHeader/>
        </w:trPr>
        <w:tc>
          <w:tcPr>
            <w:tcW w:w="2039" w:type="dxa"/>
            <w:vAlign w:val="center"/>
          </w:tcPr>
          <w:p w14:paraId="100BA55C" w14:textId="77777777" w:rsidR="00A7247E" w:rsidRPr="004066B3" w:rsidRDefault="00A7247E">
            <w:pPr>
              <w:rPr>
                <w:rFonts w:cs="Arial"/>
                <w:b/>
                <w:color w:val="000000"/>
                <w:sz w:val="20"/>
                <w:szCs w:val="20"/>
                <w:rPrChange w:id="2570" w:author="Дмитрий Ковтун" w:date="2021-03-12T20:30:00Z">
                  <w:rPr>
                    <w:rFonts w:cs="Arial"/>
                    <w:b w:val="0"/>
                    <w:sz w:val="16"/>
                    <w:szCs w:val="16"/>
                  </w:rPr>
                </w:rPrChange>
              </w:rPr>
              <w:pPrChange w:id="2571" w:author="Дмитрий Ковтун" w:date="2021-03-12T20:30:00Z">
                <w:pPr>
                  <w:pStyle w:val="Tabname"/>
                  <w:keepNext/>
                </w:pPr>
              </w:pPrChange>
            </w:pPr>
            <w:r w:rsidRPr="004066B3">
              <w:rPr>
                <w:rFonts w:ascii="Arial" w:hAnsi="Arial" w:cs="Arial"/>
                <w:color w:val="000000"/>
                <w:sz w:val="20"/>
                <w:szCs w:val="20"/>
                <w:rPrChange w:id="2572" w:author="Дмитрий Ковтун" w:date="2021-03-12T20:30:00Z">
                  <w:rPr>
                    <w:rFonts w:cs="Arial"/>
                    <w:iCs w:val="0"/>
                    <w:sz w:val="16"/>
                    <w:szCs w:val="16"/>
                    <w:lang w:eastAsia="en-US"/>
                  </w:rPr>
                </w:rPrChange>
              </w:rPr>
              <w:t>Время выполнения</w:t>
            </w:r>
          </w:p>
        </w:tc>
        <w:tc>
          <w:tcPr>
            <w:tcW w:w="1075" w:type="dxa"/>
            <w:vAlign w:val="center"/>
          </w:tcPr>
          <w:p w14:paraId="29D3626F" w14:textId="77777777" w:rsidR="00A7247E" w:rsidRPr="004066B3" w:rsidRDefault="00A7247E">
            <w:pPr>
              <w:rPr>
                <w:rFonts w:cs="Arial"/>
                <w:b/>
                <w:color w:val="000000"/>
                <w:sz w:val="20"/>
                <w:szCs w:val="20"/>
                <w:rPrChange w:id="2573" w:author="Дмитрий Ковтун" w:date="2021-03-12T20:30:00Z">
                  <w:rPr>
                    <w:rFonts w:cs="Arial"/>
                    <w:b w:val="0"/>
                    <w:sz w:val="16"/>
                    <w:szCs w:val="16"/>
                  </w:rPr>
                </w:rPrChange>
              </w:rPr>
              <w:pPrChange w:id="2574" w:author="Дмитрий Ковтун" w:date="2021-03-12T20:30:00Z">
                <w:pPr>
                  <w:pStyle w:val="Tabname"/>
                  <w:keepNext/>
                </w:pPr>
              </w:pPrChange>
            </w:pPr>
            <w:r w:rsidRPr="004066B3">
              <w:rPr>
                <w:rFonts w:ascii="Arial" w:hAnsi="Arial" w:cs="Arial"/>
                <w:color w:val="000000"/>
                <w:sz w:val="20"/>
                <w:szCs w:val="20"/>
                <w:rPrChange w:id="2575" w:author="Дмитрий Ковтун" w:date="2021-03-12T20:30:00Z">
                  <w:rPr>
                    <w:rFonts w:cs="Arial"/>
                    <w:iCs w:val="0"/>
                    <w:sz w:val="16"/>
                    <w:szCs w:val="16"/>
                    <w:lang w:eastAsia="en-US"/>
                  </w:rPr>
                </w:rPrChange>
              </w:rPr>
              <w:t>TIMS 6</w:t>
            </w:r>
          </w:p>
        </w:tc>
        <w:tc>
          <w:tcPr>
            <w:tcW w:w="2268" w:type="dxa"/>
            <w:vAlign w:val="center"/>
          </w:tcPr>
          <w:p w14:paraId="2D741604" w14:textId="77777777" w:rsidR="00A7247E" w:rsidRPr="004066B3" w:rsidRDefault="00A7247E">
            <w:pPr>
              <w:rPr>
                <w:rFonts w:cs="Arial"/>
                <w:b/>
                <w:color w:val="000000"/>
                <w:sz w:val="20"/>
                <w:szCs w:val="20"/>
                <w:rPrChange w:id="2576" w:author="Дмитрий Ковтун" w:date="2021-03-12T20:30:00Z">
                  <w:rPr>
                    <w:rFonts w:cs="Arial"/>
                    <w:b w:val="0"/>
                    <w:sz w:val="16"/>
                    <w:szCs w:val="16"/>
                  </w:rPr>
                </w:rPrChange>
              </w:rPr>
              <w:pPrChange w:id="2577" w:author="Дмитрий Ковтун" w:date="2021-03-12T20:30:00Z">
                <w:pPr>
                  <w:pStyle w:val="Tabname"/>
                  <w:keepNext/>
                </w:pPr>
              </w:pPrChange>
            </w:pPr>
            <w:r w:rsidRPr="004066B3">
              <w:rPr>
                <w:rFonts w:ascii="Arial" w:hAnsi="Arial" w:cs="Arial"/>
                <w:color w:val="000000"/>
                <w:sz w:val="20"/>
                <w:szCs w:val="20"/>
                <w:rPrChange w:id="2578" w:author="Дмитрий Ковтун" w:date="2021-03-12T20:30:00Z">
                  <w:rPr>
                    <w:rFonts w:cs="Arial"/>
                    <w:iCs w:val="0"/>
                    <w:sz w:val="16"/>
                    <w:szCs w:val="16"/>
                    <w:lang w:eastAsia="en-US"/>
                  </w:rPr>
                </w:rPrChange>
              </w:rPr>
              <w:t>Обязательно</w:t>
            </w:r>
          </w:p>
        </w:tc>
        <w:tc>
          <w:tcPr>
            <w:tcW w:w="4394" w:type="dxa"/>
            <w:vAlign w:val="center"/>
          </w:tcPr>
          <w:p w14:paraId="597D5B30" w14:textId="77777777" w:rsidR="00A7247E" w:rsidRPr="004066B3" w:rsidRDefault="00A7247E">
            <w:pPr>
              <w:rPr>
                <w:rFonts w:cs="Arial"/>
                <w:b/>
                <w:color w:val="000000"/>
                <w:sz w:val="20"/>
                <w:szCs w:val="20"/>
                <w:rPrChange w:id="2579" w:author="Дмитрий Ковтун" w:date="2021-03-12T20:30:00Z">
                  <w:rPr>
                    <w:rFonts w:cs="Arial"/>
                    <w:b w:val="0"/>
                    <w:sz w:val="16"/>
                    <w:szCs w:val="16"/>
                  </w:rPr>
                </w:rPrChange>
              </w:rPr>
              <w:pPrChange w:id="2580" w:author="Дмитрий Ковтун" w:date="2021-03-12T20:30:00Z">
                <w:pPr>
                  <w:pStyle w:val="Tabname"/>
                  <w:keepNext/>
                </w:pPr>
              </w:pPrChange>
            </w:pPr>
            <w:r w:rsidRPr="004066B3">
              <w:rPr>
                <w:rFonts w:ascii="Arial" w:hAnsi="Arial" w:cs="Arial"/>
                <w:color w:val="000000"/>
                <w:sz w:val="20"/>
                <w:szCs w:val="20"/>
                <w:rPrChange w:id="2581" w:author="Дмитрий Ковтун" w:date="2021-03-12T20:30:00Z">
                  <w:rPr>
                    <w:rFonts w:cs="Arial"/>
                    <w:iCs w:val="0"/>
                    <w:sz w:val="16"/>
                    <w:szCs w:val="16"/>
                    <w:lang w:eastAsia="en-US"/>
                  </w:rPr>
                </w:rPrChange>
              </w:rPr>
              <w:t>Вводится время начала выполнения работ</w:t>
            </w:r>
          </w:p>
        </w:tc>
      </w:tr>
      <w:tr w:rsidR="00A7247E" w:rsidRPr="00F00EDF" w14:paraId="202D9B02" w14:textId="77777777" w:rsidTr="00632245">
        <w:trPr>
          <w:tblHeader/>
        </w:trPr>
        <w:tc>
          <w:tcPr>
            <w:tcW w:w="2039" w:type="dxa"/>
            <w:vAlign w:val="center"/>
          </w:tcPr>
          <w:p w14:paraId="20C7DA04" w14:textId="77777777" w:rsidR="00A7247E" w:rsidRPr="004066B3" w:rsidRDefault="00A7247E">
            <w:pPr>
              <w:rPr>
                <w:rFonts w:cs="Arial"/>
                <w:b/>
                <w:color w:val="000000"/>
                <w:sz w:val="20"/>
                <w:szCs w:val="20"/>
                <w:rPrChange w:id="2582" w:author="Дмитрий Ковтун" w:date="2021-03-12T20:30:00Z">
                  <w:rPr>
                    <w:rFonts w:cs="Arial"/>
                    <w:b w:val="0"/>
                    <w:sz w:val="16"/>
                    <w:szCs w:val="16"/>
                  </w:rPr>
                </w:rPrChange>
              </w:rPr>
              <w:pPrChange w:id="2583" w:author="Дмитрий Ковтун" w:date="2021-03-12T20:30:00Z">
                <w:pPr>
                  <w:pStyle w:val="Tabname"/>
                  <w:keepNext/>
                </w:pPr>
              </w:pPrChange>
            </w:pPr>
            <w:r w:rsidRPr="004066B3">
              <w:rPr>
                <w:rFonts w:ascii="Arial" w:hAnsi="Arial" w:cs="Arial"/>
                <w:color w:val="000000"/>
                <w:sz w:val="20"/>
                <w:szCs w:val="20"/>
                <w:rPrChange w:id="2584" w:author="Дмитрий Ковтун" w:date="2021-03-12T20:30:00Z">
                  <w:rPr>
                    <w:rFonts w:cs="Arial"/>
                    <w:iCs w:val="0"/>
                    <w:sz w:val="16"/>
                    <w:szCs w:val="16"/>
                    <w:lang w:eastAsia="en-US"/>
                  </w:rPr>
                </w:rPrChange>
              </w:rPr>
              <w:t>Конец выполнения</w:t>
            </w:r>
          </w:p>
        </w:tc>
        <w:tc>
          <w:tcPr>
            <w:tcW w:w="1075" w:type="dxa"/>
            <w:vAlign w:val="center"/>
          </w:tcPr>
          <w:p w14:paraId="2E039E40" w14:textId="77777777" w:rsidR="00A7247E" w:rsidRPr="004066B3" w:rsidRDefault="00A7247E">
            <w:pPr>
              <w:rPr>
                <w:rFonts w:cs="Arial"/>
                <w:b/>
                <w:color w:val="000000"/>
                <w:sz w:val="20"/>
                <w:szCs w:val="20"/>
                <w:rPrChange w:id="2585" w:author="Дмитрий Ковтун" w:date="2021-03-12T20:30:00Z">
                  <w:rPr>
                    <w:rFonts w:cs="Arial"/>
                    <w:b w:val="0"/>
                    <w:sz w:val="16"/>
                    <w:szCs w:val="16"/>
                  </w:rPr>
                </w:rPrChange>
              </w:rPr>
              <w:pPrChange w:id="2586" w:author="Дмитрий Ковтун" w:date="2021-03-12T20:30:00Z">
                <w:pPr>
                  <w:pStyle w:val="Tabname"/>
                  <w:keepNext/>
                </w:pPr>
              </w:pPrChange>
            </w:pPr>
            <w:r w:rsidRPr="004066B3">
              <w:rPr>
                <w:rFonts w:ascii="Arial" w:hAnsi="Arial" w:cs="Arial"/>
                <w:color w:val="000000"/>
                <w:sz w:val="20"/>
                <w:szCs w:val="20"/>
                <w:rPrChange w:id="2587" w:author="Дмитрий Ковтун" w:date="2021-03-12T20:30:00Z">
                  <w:rPr>
                    <w:rFonts w:cs="Arial"/>
                    <w:iCs w:val="0"/>
                    <w:sz w:val="16"/>
                    <w:szCs w:val="16"/>
                    <w:lang w:eastAsia="en-US"/>
                  </w:rPr>
                </w:rPrChange>
              </w:rPr>
              <w:t>DATS 8</w:t>
            </w:r>
          </w:p>
        </w:tc>
        <w:tc>
          <w:tcPr>
            <w:tcW w:w="2268" w:type="dxa"/>
            <w:vAlign w:val="center"/>
          </w:tcPr>
          <w:p w14:paraId="5BDACC13" w14:textId="77777777" w:rsidR="00A7247E" w:rsidRPr="004066B3" w:rsidRDefault="00A7247E">
            <w:pPr>
              <w:rPr>
                <w:rFonts w:cs="Arial"/>
                <w:b/>
                <w:color w:val="000000"/>
                <w:sz w:val="20"/>
                <w:szCs w:val="20"/>
                <w:rPrChange w:id="2588" w:author="Дмитрий Ковтун" w:date="2021-03-12T20:30:00Z">
                  <w:rPr>
                    <w:rFonts w:cs="Arial"/>
                    <w:b w:val="0"/>
                    <w:sz w:val="16"/>
                    <w:szCs w:val="16"/>
                  </w:rPr>
                </w:rPrChange>
              </w:rPr>
              <w:pPrChange w:id="2589" w:author="Дмитрий Ковтун" w:date="2021-03-12T20:30:00Z">
                <w:pPr>
                  <w:pStyle w:val="Tabname"/>
                  <w:keepNext/>
                </w:pPr>
              </w:pPrChange>
            </w:pPr>
            <w:r w:rsidRPr="004066B3">
              <w:rPr>
                <w:rFonts w:ascii="Arial" w:hAnsi="Arial" w:cs="Arial"/>
                <w:color w:val="000000"/>
                <w:sz w:val="20"/>
                <w:szCs w:val="20"/>
                <w:rPrChange w:id="2590" w:author="Дмитрий Ковтун" w:date="2021-03-12T20:30:00Z">
                  <w:rPr>
                    <w:rFonts w:cs="Arial"/>
                    <w:iCs w:val="0"/>
                    <w:sz w:val="16"/>
                    <w:szCs w:val="16"/>
                    <w:lang w:eastAsia="en-US"/>
                  </w:rPr>
                </w:rPrChange>
              </w:rPr>
              <w:t>Обязательно</w:t>
            </w:r>
          </w:p>
        </w:tc>
        <w:tc>
          <w:tcPr>
            <w:tcW w:w="4394" w:type="dxa"/>
            <w:vAlign w:val="center"/>
          </w:tcPr>
          <w:p w14:paraId="73D3D209" w14:textId="77777777" w:rsidR="00A7247E" w:rsidRPr="004066B3" w:rsidRDefault="00A7247E">
            <w:pPr>
              <w:rPr>
                <w:rFonts w:cs="Arial"/>
                <w:b/>
                <w:color w:val="000000"/>
                <w:sz w:val="20"/>
                <w:szCs w:val="20"/>
                <w:rPrChange w:id="2591" w:author="Дмитрий Ковтун" w:date="2021-03-12T20:30:00Z">
                  <w:rPr>
                    <w:rFonts w:cs="Arial"/>
                    <w:b w:val="0"/>
                    <w:sz w:val="16"/>
                    <w:szCs w:val="16"/>
                  </w:rPr>
                </w:rPrChange>
              </w:rPr>
              <w:pPrChange w:id="2592" w:author="Дмитрий Ковтун" w:date="2021-03-12T20:30:00Z">
                <w:pPr>
                  <w:pStyle w:val="Tabname"/>
                  <w:keepNext/>
                </w:pPr>
              </w:pPrChange>
            </w:pPr>
            <w:r w:rsidRPr="004066B3">
              <w:rPr>
                <w:rFonts w:ascii="Arial" w:hAnsi="Arial" w:cs="Arial"/>
                <w:color w:val="000000"/>
                <w:sz w:val="20"/>
                <w:szCs w:val="20"/>
                <w:rPrChange w:id="2593" w:author="Дмитрий Ковтун" w:date="2021-03-12T20:30:00Z">
                  <w:rPr>
                    <w:rFonts w:cs="Arial"/>
                    <w:iCs w:val="0"/>
                    <w:sz w:val="16"/>
                    <w:szCs w:val="16"/>
                    <w:lang w:eastAsia="en-US"/>
                  </w:rPr>
                </w:rPrChange>
              </w:rPr>
              <w:t>Вводится дата окончания работ</w:t>
            </w:r>
          </w:p>
        </w:tc>
      </w:tr>
      <w:tr w:rsidR="00A7247E" w:rsidRPr="00F00EDF" w14:paraId="19082E48" w14:textId="77777777" w:rsidTr="00632245">
        <w:trPr>
          <w:tblHeader/>
        </w:trPr>
        <w:tc>
          <w:tcPr>
            <w:tcW w:w="2039" w:type="dxa"/>
            <w:vAlign w:val="center"/>
          </w:tcPr>
          <w:p w14:paraId="10A05965" w14:textId="77777777" w:rsidR="00A7247E" w:rsidRPr="004066B3" w:rsidRDefault="00A7247E">
            <w:pPr>
              <w:rPr>
                <w:rFonts w:cs="Arial"/>
                <w:b/>
                <w:color w:val="000000"/>
                <w:sz w:val="20"/>
                <w:szCs w:val="20"/>
                <w:rPrChange w:id="2594" w:author="Дмитрий Ковтун" w:date="2021-03-12T20:30:00Z">
                  <w:rPr>
                    <w:rFonts w:cs="Arial"/>
                    <w:b w:val="0"/>
                    <w:sz w:val="16"/>
                    <w:szCs w:val="16"/>
                  </w:rPr>
                </w:rPrChange>
              </w:rPr>
              <w:pPrChange w:id="2595" w:author="Дмитрий Ковтун" w:date="2021-03-12T20:30:00Z">
                <w:pPr>
                  <w:pStyle w:val="Tabname"/>
                  <w:keepNext/>
                </w:pPr>
              </w:pPrChange>
            </w:pPr>
            <w:r w:rsidRPr="004066B3">
              <w:rPr>
                <w:rFonts w:ascii="Arial" w:hAnsi="Arial" w:cs="Arial"/>
                <w:color w:val="000000"/>
                <w:sz w:val="20"/>
                <w:szCs w:val="20"/>
                <w:rPrChange w:id="2596" w:author="Дмитрий Ковтун" w:date="2021-03-12T20:30:00Z">
                  <w:rPr>
                    <w:rFonts w:cs="Arial"/>
                    <w:iCs w:val="0"/>
                    <w:sz w:val="16"/>
                    <w:szCs w:val="16"/>
                    <w:lang w:eastAsia="en-US"/>
                  </w:rPr>
                </w:rPrChange>
              </w:rPr>
              <w:t>Время выполнения</w:t>
            </w:r>
          </w:p>
        </w:tc>
        <w:tc>
          <w:tcPr>
            <w:tcW w:w="1075" w:type="dxa"/>
            <w:vAlign w:val="center"/>
          </w:tcPr>
          <w:p w14:paraId="72923DF9" w14:textId="77777777" w:rsidR="00A7247E" w:rsidRPr="004066B3" w:rsidRDefault="00A7247E">
            <w:pPr>
              <w:rPr>
                <w:rFonts w:cs="Arial"/>
                <w:b/>
                <w:color w:val="000000"/>
                <w:sz w:val="20"/>
                <w:szCs w:val="20"/>
                <w:rPrChange w:id="2597" w:author="Дмитрий Ковтун" w:date="2021-03-12T20:30:00Z">
                  <w:rPr>
                    <w:rFonts w:cs="Arial"/>
                    <w:b w:val="0"/>
                    <w:sz w:val="16"/>
                    <w:szCs w:val="16"/>
                  </w:rPr>
                </w:rPrChange>
              </w:rPr>
              <w:pPrChange w:id="2598" w:author="Дмитрий Ковтун" w:date="2021-03-12T20:30:00Z">
                <w:pPr>
                  <w:pStyle w:val="Tabname"/>
                  <w:keepNext/>
                </w:pPr>
              </w:pPrChange>
            </w:pPr>
            <w:r w:rsidRPr="004066B3">
              <w:rPr>
                <w:rFonts w:ascii="Arial" w:hAnsi="Arial" w:cs="Arial"/>
                <w:color w:val="000000"/>
                <w:sz w:val="20"/>
                <w:szCs w:val="20"/>
                <w:rPrChange w:id="2599" w:author="Дмитрий Ковтун" w:date="2021-03-12T20:30:00Z">
                  <w:rPr>
                    <w:rFonts w:cs="Arial"/>
                    <w:iCs w:val="0"/>
                    <w:sz w:val="16"/>
                    <w:szCs w:val="16"/>
                    <w:lang w:eastAsia="en-US"/>
                  </w:rPr>
                </w:rPrChange>
              </w:rPr>
              <w:t>TIMS 6</w:t>
            </w:r>
          </w:p>
        </w:tc>
        <w:tc>
          <w:tcPr>
            <w:tcW w:w="2268" w:type="dxa"/>
            <w:vAlign w:val="center"/>
          </w:tcPr>
          <w:p w14:paraId="6F6061D4" w14:textId="77777777" w:rsidR="00A7247E" w:rsidRPr="004066B3" w:rsidRDefault="00A7247E">
            <w:pPr>
              <w:rPr>
                <w:rFonts w:cs="Arial"/>
                <w:b/>
                <w:color w:val="000000"/>
                <w:sz w:val="20"/>
                <w:szCs w:val="20"/>
                <w:rPrChange w:id="2600" w:author="Дмитрий Ковтун" w:date="2021-03-12T20:30:00Z">
                  <w:rPr>
                    <w:rFonts w:cs="Arial"/>
                    <w:b w:val="0"/>
                    <w:sz w:val="16"/>
                    <w:szCs w:val="16"/>
                  </w:rPr>
                </w:rPrChange>
              </w:rPr>
              <w:pPrChange w:id="2601" w:author="Дмитрий Ковтун" w:date="2021-03-12T20:30:00Z">
                <w:pPr>
                  <w:pStyle w:val="Tabname"/>
                  <w:keepNext/>
                </w:pPr>
              </w:pPrChange>
            </w:pPr>
            <w:r w:rsidRPr="004066B3">
              <w:rPr>
                <w:rFonts w:ascii="Arial" w:hAnsi="Arial" w:cs="Arial"/>
                <w:color w:val="000000"/>
                <w:sz w:val="20"/>
                <w:szCs w:val="20"/>
                <w:rPrChange w:id="2602" w:author="Дмитрий Ковтун" w:date="2021-03-12T20:30:00Z">
                  <w:rPr>
                    <w:rFonts w:cs="Arial"/>
                    <w:iCs w:val="0"/>
                    <w:sz w:val="16"/>
                    <w:szCs w:val="16"/>
                    <w:lang w:eastAsia="en-US"/>
                  </w:rPr>
                </w:rPrChange>
              </w:rPr>
              <w:t>Обязательно</w:t>
            </w:r>
          </w:p>
        </w:tc>
        <w:tc>
          <w:tcPr>
            <w:tcW w:w="4394" w:type="dxa"/>
            <w:vAlign w:val="center"/>
          </w:tcPr>
          <w:p w14:paraId="5F960344" w14:textId="77777777" w:rsidR="00A7247E" w:rsidRPr="004066B3" w:rsidRDefault="00A7247E">
            <w:pPr>
              <w:rPr>
                <w:rFonts w:cs="Arial"/>
                <w:b/>
                <w:color w:val="000000"/>
                <w:sz w:val="20"/>
                <w:szCs w:val="20"/>
                <w:rPrChange w:id="2603" w:author="Дмитрий Ковтун" w:date="2021-03-12T20:30:00Z">
                  <w:rPr>
                    <w:rFonts w:cs="Arial"/>
                    <w:b w:val="0"/>
                    <w:sz w:val="16"/>
                    <w:szCs w:val="16"/>
                  </w:rPr>
                </w:rPrChange>
              </w:rPr>
              <w:pPrChange w:id="2604" w:author="Дмитрий Ковтун" w:date="2021-03-12T20:30:00Z">
                <w:pPr>
                  <w:pStyle w:val="Tabname"/>
                  <w:keepNext/>
                </w:pPr>
              </w:pPrChange>
            </w:pPr>
            <w:r w:rsidRPr="004066B3">
              <w:rPr>
                <w:rFonts w:ascii="Arial" w:hAnsi="Arial" w:cs="Arial"/>
                <w:color w:val="000000"/>
                <w:sz w:val="20"/>
                <w:szCs w:val="20"/>
                <w:rPrChange w:id="2605" w:author="Дмитрий Ковтун" w:date="2021-03-12T20:30:00Z">
                  <w:rPr>
                    <w:rFonts w:cs="Arial"/>
                    <w:iCs w:val="0"/>
                    <w:sz w:val="16"/>
                    <w:szCs w:val="16"/>
                    <w:lang w:eastAsia="en-US"/>
                  </w:rPr>
                </w:rPrChange>
              </w:rPr>
              <w:t>Вводится время окончания работ</w:t>
            </w:r>
          </w:p>
        </w:tc>
      </w:tr>
      <w:tr w:rsidR="00A7247E" w:rsidRPr="004066B3" w14:paraId="7671D36C" w14:textId="77777777" w:rsidTr="00632245">
        <w:trPr>
          <w:tblHeader/>
        </w:trPr>
        <w:tc>
          <w:tcPr>
            <w:tcW w:w="9776" w:type="dxa"/>
            <w:gridSpan w:val="4"/>
            <w:vAlign w:val="center"/>
          </w:tcPr>
          <w:p w14:paraId="69E44D2E" w14:textId="77777777" w:rsidR="00A7247E" w:rsidRPr="004066B3" w:rsidRDefault="00A7247E">
            <w:pPr>
              <w:spacing w:after="240" w:line="276" w:lineRule="auto"/>
              <w:rPr>
                <w:rFonts w:cs="Arial"/>
                <w:sz w:val="20"/>
                <w:rPrChange w:id="2606" w:author="Дмитрий Ковтун" w:date="2021-03-12T20:31:00Z">
                  <w:rPr>
                    <w:rFonts w:cs="Arial"/>
                    <w:sz w:val="16"/>
                    <w:szCs w:val="16"/>
                  </w:rPr>
                </w:rPrChange>
              </w:rPr>
              <w:pPrChange w:id="2607" w:author="Дмитрий Ковтун" w:date="2021-03-12T20:31:00Z">
                <w:pPr>
                  <w:pStyle w:val="Tabname"/>
                  <w:keepNext/>
                </w:pPr>
              </w:pPrChange>
            </w:pPr>
            <w:r w:rsidRPr="004066B3">
              <w:rPr>
                <w:rFonts w:ascii="Arial" w:hAnsi="Arial" w:cs="Arial"/>
                <w:b/>
                <w:sz w:val="20"/>
                <w:rPrChange w:id="2608" w:author="Дмитрий Ковтун" w:date="2021-03-12T20:31:00Z">
                  <w:rPr>
                    <w:rFonts w:cs="Arial"/>
                    <w:b w:val="0"/>
                    <w:iCs w:val="0"/>
                    <w:sz w:val="16"/>
                    <w:szCs w:val="16"/>
                    <w:lang w:eastAsia="en-US"/>
                  </w:rPr>
                </w:rPrChange>
              </w:rPr>
              <w:t>Персонал/дополнительные данные</w:t>
            </w:r>
          </w:p>
        </w:tc>
      </w:tr>
      <w:tr w:rsidR="00A7247E" w:rsidRPr="00F00EDF" w14:paraId="51764824" w14:textId="77777777" w:rsidTr="00632245">
        <w:trPr>
          <w:tblHeader/>
        </w:trPr>
        <w:tc>
          <w:tcPr>
            <w:tcW w:w="2039" w:type="dxa"/>
          </w:tcPr>
          <w:p w14:paraId="07C8BDCA" w14:textId="77777777" w:rsidR="00A7247E" w:rsidRPr="004066B3" w:rsidRDefault="00A7247E">
            <w:pPr>
              <w:rPr>
                <w:rFonts w:cs="Arial"/>
                <w:b/>
                <w:color w:val="000000"/>
                <w:sz w:val="20"/>
                <w:szCs w:val="20"/>
                <w:rPrChange w:id="2609" w:author="Дмитрий Ковтун" w:date="2021-03-12T20:30:00Z">
                  <w:rPr>
                    <w:rFonts w:cs="Arial"/>
                    <w:b w:val="0"/>
                    <w:sz w:val="16"/>
                    <w:szCs w:val="16"/>
                  </w:rPr>
                </w:rPrChange>
              </w:rPr>
              <w:pPrChange w:id="2610" w:author="Дмитрий Ковтун" w:date="2021-03-12T20:30:00Z">
                <w:pPr>
                  <w:pStyle w:val="Tabname"/>
                  <w:keepNext/>
                </w:pPr>
              </w:pPrChange>
            </w:pPr>
            <w:r w:rsidRPr="004066B3">
              <w:rPr>
                <w:rFonts w:ascii="Arial" w:hAnsi="Arial" w:cs="Arial"/>
                <w:color w:val="000000"/>
                <w:sz w:val="20"/>
                <w:szCs w:val="20"/>
                <w:rPrChange w:id="2611" w:author="Дмитрий Ковтун" w:date="2021-03-12T20:30:00Z">
                  <w:rPr>
                    <w:rFonts w:cs="Arial"/>
                    <w:iCs w:val="0"/>
                    <w:sz w:val="16"/>
                    <w:szCs w:val="16"/>
                    <w:lang w:eastAsia="en-US"/>
                  </w:rPr>
                </w:rPrChange>
              </w:rPr>
              <w:t>Дата проводки</w:t>
            </w:r>
          </w:p>
        </w:tc>
        <w:tc>
          <w:tcPr>
            <w:tcW w:w="1075" w:type="dxa"/>
            <w:vAlign w:val="center"/>
          </w:tcPr>
          <w:p w14:paraId="3B25A30F" w14:textId="77777777" w:rsidR="00A7247E" w:rsidRPr="004066B3" w:rsidRDefault="00A7247E">
            <w:pPr>
              <w:rPr>
                <w:rFonts w:cs="Arial"/>
                <w:b/>
                <w:color w:val="000000"/>
                <w:sz w:val="20"/>
                <w:szCs w:val="20"/>
                <w:rPrChange w:id="2612" w:author="Дмитрий Ковтун" w:date="2021-03-12T20:30:00Z">
                  <w:rPr>
                    <w:rFonts w:cs="Arial"/>
                    <w:b w:val="0"/>
                    <w:sz w:val="16"/>
                    <w:szCs w:val="16"/>
                  </w:rPr>
                </w:rPrChange>
              </w:rPr>
              <w:pPrChange w:id="2613" w:author="Дмитрий Ковтун" w:date="2021-03-12T20:30:00Z">
                <w:pPr>
                  <w:pStyle w:val="Tabname"/>
                  <w:keepNext/>
                </w:pPr>
              </w:pPrChange>
            </w:pPr>
            <w:r w:rsidRPr="004066B3">
              <w:rPr>
                <w:rFonts w:ascii="Arial" w:hAnsi="Arial" w:cs="Arial"/>
                <w:color w:val="000000"/>
                <w:sz w:val="20"/>
                <w:szCs w:val="20"/>
                <w:rPrChange w:id="2614" w:author="Дмитрий Ковтун" w:date="2021-03-12T20:30:00Z">
                  <w:rPr>
                    <w:rFonts w:cs="Arial"/>
                    <w:iCs w:val="0"/>
                    <w:sz w:val="16"/>
                    <w:szCs w:val="16"/>
                    <w:lang w:eastAsia="en-US"/>
                  </w:rPr>
                </w:rPrChange>
              </w:rPr>
              <w:t>DATS 8</w:t>
            </w:r>
          </w:p>
        </w:tc>
        <w:tc>
          <w:tcPr>
            <w:tcW w:w="2268" w:type="dxa"/>
            <w:vAlign w:val="center"/>
          </w:tcPr>
          <w:p w14:paraId="2DED4487" w14:textId="77777777" w:rsidR="00A7247E" w:rsidRPr="004066B3" w:rsidRDefault="00A7247E">
            <w:pPr>
              <w:rPr>
                <w:rFonts w:cs="Arial"/>
                <w:b/>
                <w:color w:val="000000"/>
                <w:sz w:val="20"/>
                <w:szCs w:val="20"/>
                <w:rPrChange w:id="2615" w:author="Дмитрий Ковтун" w:date="2021-03-12T20:30:00Z">
                  <w:rPr>
                    <w:rFonts w:cs="Arial"/>
                    <w:b w:val="0"/>
                    <w:sz w:val="16"/>
                    <w:szCs w:val="16"/>
                  </w:rPr>
                </w:rPrChange>
              </w:rPr>
              <w:pPrChange w:id="2616" w:author="Дмитрий Ковтун" w:date="2021-03-12T20:30:00Z">
                <w:pPr>
                  <w:pStyle w:val="Tabname"/>
                  <w:keepNext/>
                </w:pPr>
              </w:pPrChange>
            </w:pPr>
            <w:r w:rsidRPr="004066B3">
              <w:rPr>
                <w:rFonts w:ascii="Arial" w:hAnsi="Arial" w:cs="Arial"/>
                <w:color w:val="000000"/>
                <w:sz w:val="20"/>
                <w:szCs w:val="20"/>
                <w:rPrChange w:id="2617" w:author="Дмитрий Ковтун" w:date="2021-03-12T20:30:00Z">
                  <w:rPr>
                    <w:rFonts w:cs="Arial"/>
                    <w:iCs w:val="0"/>
                    <w:sz w:val="16"/>
                    <w:szCs w:val="16"/>
                    <w:lang w:eastAsia="en-US"/>
                  </w:rPr>
                </w:rPrChange>
              </w:rPr>
              <w:t>Обязательно</w:t>
            </w:r>
          </w:p>
        </w:tc>
        <w:tc>
          <w:tcPr>
            <w:tcW w:w="4394" w:type="dxa"/>
            <w:vAlign w:val="center"/>
          </w:tcPr>
          <w:p w14:paraId="026AACDD" w14:textId="77777777" w:rsidR="00A7247E" w:rsidRPr="004066B3" w:rsidRDefault="00A7247E">
            <w:pPr>
              <w:rPr>
                <w:rFonts w:cs="Arial"/>
                <w:b/>
                <w:color w:val="000000"/>
                <w:sz w:val="20"/>
                <w:szCs w:val="20"/>
                <w:rPrChange w:id="2618" w:author="Дмитрий Ковтун" w:date="2021-03-12T20:30:00Z">
                  <w:rPr>
                    <w:rFonts w:cs="Arial"/>
                    <w:b w:val="0"/>
                    <w:sz w:val="16"/>
                    <w:szCs w:val="16"/>
                  </w:rPr>
                </w:rPrChange>
              </w:rPr>
              <w:pPrChange w:id="2619" w:author="Дмитрий Ковтун" w:date="2021-03-12T20:30:00Z">
                <w:pPr>
                  <w:pStyle w:val="Tabname"/>
                  <w:keepNext/>
                </w:pPr>
              </w:pPrChange>
            </w:pPr>
            <w:r w:rsidRPr="004066B3">
              <w:rPr>
                <w:rFonts w:ascii="Arial" w:hAnsi="Arial" w:cs="Arial"/>
                <w:color w:val="000000"/>
                <w:sz w:val="20"/>
                <w:szCs w:val="20"/>
                <w:rPrChange w:id="2620" w:author="Дмитрий Ковтун" w:date="2021-03-12T20:30:00Z">
                  <w:rPr>
                    <w:rFonts w:cs="Arial"/>
                    <w:iCs w:val="0"/>
                    <w:sz w:val="16"/>
                    <w:szCs w:val="16"/>
                    <w:lang w:eastAsia="en-US"/>
                  </w:rPr>
                </w:rPrChange>
              </w:rPr>
              <w:t>Дата, которой выполняется синтетическая проводка.</w:t>
            </w:r>
          </w:p>
        </w:tc>
      </w:tr>
    </w:tbl>
    <w:p w14:paraId="6D83B3A8" w14:textId="083133DA" w:rsidR="006A7EC2" w:rsidRPr="00F00EDF" w:rsidRDefault="006A7EC2">
      <w:pPr>
        <w:spacing w:after="240" w:line="276" w:lineRule="auto"/>
        <w:ind w:firstLine="567"/>
        <w:rPr>
          <w:rFonts w:ascii="Arial" w:hAnsi="Arial" w:cs="Arial"/>
        </w:rPr>
      </w:pPr>
      <w:r w:rsidRPr="00F00EDF">
        <w:rPr>
          <w:rFonts w:ascii="Arial" w:hAnsi="Arial" w:cs="Arial"/>
        </w:rPr>
        <w:t xml:space="preserve">Подтверждения вводятся через транзакцию </w:t>
      </w:r>
      <w:r w:rsidR="00DF5917" w:rsidRPr="00632245">
        <w:rPr>
          <w:rFonts w:ascii="Arial" w:hAnsi="Arial" w:cs="Arial"/>
        </w:rPr>
        <w:t>CO11N</w:t>
      </w:r>
      <w:r w:rsidRPr="00F00EDF">
        <w:rPr>
          <w:rFonts w:ascii="Arial" w:hAnsi="Arial" w:cs="Arial"/>
        </w:rPr>
        <w:t xml:space="preserve">, просмотр подтверждения выполняется через транзакцию </w:t>
      </w:r>
      <w:r w:rsidRPr="00632245">
        <w:rPr>
          <w:rFonts w:ascii="Arial" w:hAnsi="Arial" w:cs="Arial"/>
        </w:rPr>
        <w:t>CO</w:t>
      </w:r>
      <w:r w:rsidRPr="00F00EDF">
        <w:rPr>
          <w:rFonts w:ascii="Arial" w:hAnsi="Arial" w:cs="Arial"/>
        </w:rPr>
        <w:t>14.</w:t>
      </w:r>
    </w:p>
    <w:p w14:paraId="70901BE1" w14:textId="77777777" w:rsidR="006A7EC2" w:rsidRPr="00F00EDF" w:rsidRDefault="006A7EC2">
      <w:pPr>
        <w:pStyle w:val="31"/>
        <w:keepLines/>
        <w:numPr>
          <w:ilvl w:val="2"/>
          <w:numId w:val="8"/>
        </w:numPr>
        <w:spacing w:before="160" w:after="120" w:line="276" w:lineRule="auto"/>
        <w:rPr>
          <w:rFonts w:eastAsiaTheme="majorEastAsia" w:cstheme="majorBidi"/>
          <w:caps w:val="0"/>
          <w:sz w:val="24"/>
          <w:szCs w:val="24"/>
        </w:rPr>
      </w:pPr>
      <w:bookmarkStart w:id="2621" w:name="_Toc68543346"/>
      <w:r w:rsidRPr="00F00EDF">
        <w:rPr>
          <w:rFonts w:eastAsiaTheme="majorEastAsia" w:cstheme="majorBidi"/>
          <w:caps w:val="0"/>
          <w:sz w:val="24"/>
          <w:szCs w:val="24"/>
        </w:rPr>
        <w:lastRenderedPageBreak/>
        <w:t>Документ материала</w:t>
      </w:r>
      <w:bookmarkEnd w:id="2621"/>
    </w:p>
    <w:p w14:paraId="638A7DA6" w14:textId="77777777" w:rsidR="006A7EC2" w:rsidRPr="00F00EDF" w:rsidRDefault="006A7EC2">
      <w:pPr>
        <w:spacing w:after="240" w:line="276" w:lineRule="auto"/>
        <w:ind w:firstLine="567"/>
        <w:rPr>
          <w:rFonts w:ascii="Arial" w:hAnsi="Arial" w:cs="Arial"/>
        </w:rPr>
      </w:pPr>
      <w:r w:rsidRPr="00F00EDF">
        <w:rPr>
          <w:rFonts w:ascii="Arial" w:hAnsi="Arial" w:cs="Arial"/>
        </w:rPr>
        <w:t>Документ материала - документ, формируемый в системе при проводке движения материала, является подтверждением этого движения. Ниже приведено описание основных атрибутов и основных полей, заполняемых при формировании документа материала при перемещении из свободно используемого запаса в запас СПП-элемента.</w:t>
      </w:r>
    </w:p>
    <w:p w14:paraId="53032D55" w14:textId="629EF3E8" w:rsidR="006A7EC2" w:rsidRPr="00F00EDF" w:rsidRDefault="006A7EC2" w:rsidP="00632245">
      <w:pPr>
        <w:spacing w:after="240" w:line="276" w:lineRule="auto"/>
        <w:rPr>
          <w:rFonts w:ascii="Arial" w:hAnsi="Arial" w:cs="Arial"/>
          <w:b/>
          <w:iCs/>
          <w:sz w:val="22"/>
        </w:rPr>
      </w:pPr>
      <w:r w:rsidRPr="00F00EDF">
        <w:rPr>
          <w:rFonts w:ascii="Arial" w:hAnsi="Arial" w:cs="Arial"/>
          <w:b/>
          <w:iCs/>
          <w:sz w:val="22"/>
        </w:rPr>
        <w:t>Таблица</w:t>
      </w:r>
      <w:r w:rsidR="00A7247E" w:rsidRPr="00F00EDF">
        <w:rPr>
          <w:rFonts w:ascii="Arial" w:hAnsi="Arial" w:cs="Arial"/>
          <w:b/>
          <w:iCs/>
          <w:sz w:val="22"/>
        </w:rPr>
        <w:t xml:space="preserve"> 2</w:t>
      </w:r>
      <w:r w:rsidR="00DE4E77" w:rsidRPr="00F00EDF">
        <w:rPr>
          <w:rFonts w:ascii="Arial" w:hAnsi="Arial" w:cs="Arial"/>
          <w:b/>
          <w:iCs/>
          <w:sz w:val="22"/>
        </w:rPr>
        <w:t>6</w:t>
      </w:r>
      <w:r w:rsidRPr="00F00EDF">
        <w:rPr>
          <w:rFonts w:ascii="Arial" w:hAnsi="Arial" w:cs="Arial"/>
          <w:b/>
          <w:iCs/>
          <w:sz w:val="22"/>
        </w:rPr>
        <w:t xml:space="preserve">. Структура объекта «Документ материала» </w:t>
      </w:r>
    </w:p>
    <w:tbl>
      <w:tblPr>
        <w:tblStyle w:val="af7"/>
        <w:tblW w:w="10196" w:type="dxa"/>
        <w:tblLook w:val="04A0" w:firstRow="1" w:lastRow="0" w:firstColumn="1" w:lastColumn="0" w:noHBand="0" w:noVBand="1"/>
      </w:tblPr>
      <w:tblGrid>
        <w:gridCol w:w="2549"/>
        <w:gridCol w:w="1699"/>
        <w:gridCol w:w="2268"/>
        <w:gridCol w:w="3680"/>
      </w:tblGrid>
      <w:tr w:rsidR="006A7EC2" w:rsidRPr="00F00EDF" w14:paraId="438C3589" w14:textId="77777777" w:rsidTr="006A7EC2">
        <w:trPr>
          <w:trHeight w:val="639"/>
        </w:trPr>
        <w:tc>
          <w:tcPr>
            <w:tcW w:w="2549" w:type="dxa"/>
            <w:shd w:val="clear" w:color="auto" w:fill="FFC000"/>
            <w:vAlign w:val="center"/>
          </w:tcPr>
          <w:p w14:paraId="3BEF0287"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b/>
                <w:sz w:val="20"/>
              </w:rPr>
              <w:t>Наименование поля</w:t>
            </w:r>
          </w:p>
        </w:tc>
        <w:tc>
          <w:tcPr>
            <w:tcW w:w="1699" w:type="dxa"/>
            <w:shd w:val="clear" w:color="auto" w:fill="FFC000"/>
            <w:vAlign w:val="center"/>
          </w:tcPr>
          <w:p w14:paraId="5B40B70E"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b/>
                <w:sz w:val="20"/>
              </w:rPr>
              <w:t>Формат поля</w:t>
            </w:r>
          </w:p>
        </w:tc>
        <w:tc>
          <w:tcPr>
            <w:tcW w:w="2268" w:type="dxa"/>
            <w:shd w:val="clear" w:color="auto" w:fill="FFC000"/>
            <w:vAlign w:val="center"/>
          </w:tcPr>
          <w:p w14:paraId="5CBB6EE6"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b/>
                <w:sz w:val="20"/>
              </w:rPr>
              <w:t>Обязательность заполнения</w:t>
            </w:r>
          </w:p>
        </w:tc>
        <w:tc>
          <w:tcPr>
            <w:tcW w:w="3680" w:type="dxa"/>
            <w:shd w:val="clear" w:color="auto" w:fill="FFC000"/>
            <w:vAlign w:val="center"/>
          </w:tcPr>
          <w:p w14:paraId="1D9A4D17"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b/>
                <w:sz w:val="20"/>
              </w:rPr>
              <w:t>Примечание</w:t>
            </w:r>
          </w:p>
        </w:tc>
      </w:tr>
      <w:tr w:rsidR="006A7EC2" w:rsidRPr="00F00EDF" w14:paraId="00DE57FD" w14:textId="77777777" w:rsidTr="006A7EC2">
        <w:tc>
          <w:tcPr>
            <w:tcW w:w="10196" w:type="dxa"/>
            <w:gridSpan w:val="4"/>
            <w:vAlign w:val="center"/>
          </w:tcPr>
          <w:p w14:paraId="74EE9BDD"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b/>
                <w:bCs/>
                <w:sz w:val="20"/>
              </w:rPr>
              <w:t>Заголовок документа</w:t>
            </w:r>
          </w:p>
        </w:tc>
      </w:tr>
      <w:tr w:rsidR="006A7EC2" w:rsidRPr="00F00EDF" w14:paraId="575BCEBD" w14:textId="77777777" w:rsidTr="006A7EC2">
        <w:tc>
          <w:tcPr>
            <w:tcW w:w="2549" w:type="dxa"/>
          </w:tcPr>
          <w:p w14:paraId="6CE22B32"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sz w:val="20"/>
              </w:rPr>
              <w:t>Выполняемая операция</w:t>
            </w:r>
          </w:p>
        </w:tc>
        <w:tc>
          <w:tcPr>
            <w:tcW w:w="1699" w:type="dxa"/>
            <w:vAlign w:val="center"/>
          </w:tcPr>
          <w:p w14:paraId="3BA01666"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sz w:val="20"/>
              </w:rPr>
              <w:t>CHAR 3</w:t>
            </w:r>
          </w:p>
        </w:tc>
        <w:tc>
          <w:tcPr>
            <w:tcW w:w="2268" w:type="dxa"/>
            <w:vAlign w:val="center"/>
          </w:tcPr>
          <w:p w14:paraId="07882864"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sz w:val="20"/>
              </w:rPr>
              <w:t>Обязательно</w:t>
            </w:r>
          </w:p>
        </w:tc>
        <w:tc>
          <w:tcPr>
            <w:tcW w:w="3680" w:type="dxa"/>
            <w:vAlign w:val="center"/>
          </w:tcPr>
          <w:p w14:paraId="0D8235EF" w14:textId="77777777" w:rsidR="006A7EC2" w:rsidRPr="00F00EDF" w:rsidRDefault="006A7EC2">
            <w:pPr>
              <w:spacing w:after="240" w:line="276" w:lineRule="auto"/>
              <w:rPr>
                <w:rFonts w:ascii="Arial" w:eastAsia="Calibri" w:hAnsi="Arial" w:cs="Arial"/>
                <w:b/>
                <w:i/>
                <w:color w:val="808080" w:themeColor="background1" w:themeShade="80"/>
                <w:sz w:val="20"/>
              </w:rPr>
            </w:pPr>
            <w:r w:rsidRPr="00F00EDF">
              <w:rPr>
                <w:rFonts w:ascii="Arial" w:hAnsi="Arial" w:cs="Arial"/>
                <w:sz w:val="20"/>
              </w:rPr>
              <w:t>Выбирается из списка «А08» Проводка переноса</w:t>
            </w:r>
          </w:p>
        </w:tc>
      </w:tr>
      <w:tr w:rsidR="006A7EC2" w:rsidRPr="00F00EDF" w14:paraId="5A278164" w14:textId="77777777" w:rsidTr="006A7EC2">
        <w:tc>
          <w:tcPr>
            <w:tcW w:w="2549" w:type="dxa"/>
          </w:tcPr>
          <w:p w14:paraId="78171C59" w14:textId="77777777" w:rsidR="006A7EC2" w:rsidRPr="00F00EDF" w:rsidRDefault="006A7EC2">
            <w:pPr>
              <w:spacing w:after="240" w:line="276" w:lineRule="auto"/>
              <w:rPr>
                <w:rFonts w:ascii="Arial" w:hAnsi="Arial" w:cs="Arial"/>
                <w:sz w:val="20"/>
              </w:rPr>
            </w:pPr>
            <w:r w:rsidRPr="00F00EDF">
              <w:rPr>
                <w:rFonts w:ascii="Arial" w:hAnsi="Arial" w:cs="Arial"/>
                <w:sz w:val="20"/>
              </w:rPr>
              <w:t>Ссылочный документ для транзакции MIGO</w:t>
            </w:r>
          </w:p>
        </w:tc>
        <w:tc>
          <w:tcPr>
            <w:tcW w:w="1699" w:type="dxa"/>
            <w:vAlign w:val="center"/>
          </w:tcPr>
          <w:p w14:paraId="29A76D8E" w14:textId="77777777" w:rsidR="006A7EC2" w:rsidRPr="00F00EDF" w:rsidRDefault="006A7EC2">
            <w:pPr>
              <w:spacing w:after="240" w:line="276" w:lineRule="auto"/>
              <w:rPr>
                <w:rFonts w:ascii="Arial" w:hAnsi="Arial" w:cs="Arial"/>
                <w:sz w:val="20"/>
              </w:rPr>
            </w:pPr>
            <w:r w:rsidRPr="00F00EDF">
              <w:rPr>
                <w:rFonts w:ascii="Arial" w:hAnsi="Arial" w:cs="Arial"/>
                <w:sz w:val="20"/>
              </w:rPr>
              <w:t>CHAR 3</w:t>
            </w:r>
          </w:p>
        </w:tc>
        <w:tc>
          <w:tcPr>
            <w:tcW w:w="2268" w:type="dxa"/>
            <w:vAlign w:val="center"/>
          </w:tcPr>
          <w:p w14:paraId="1722B7BB"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29EF3DED" w14:textId="77777777" w:rsidR="006A7EC2" w:rsidRPr="00F00EDF" w:rsidRDefault="006A7EC2">
            <w:pPr>
              <w:spacing w:after="240" w:line="276" w:lineRule="auto"/>
              <w:rPr>
                <w:rFonts w:ascii="Arial" w:hAnsi="Arial" w:cs="Arial"/>
                <w:sz w:val="20"/>
              </w:rPr>
            </w:pPr>
            <w:r w:rsidRPr="00F00EDF">
              <w:rPr>
                <w:rFonts w:ascii="Arial" w:hAnsi="Arial" w:cs="Arial"/>
                <w:sz w:val="20"/>
              </w:rPr>
              <w:t>Выбирается из списка «</w:t>
            </w:r>
            <w:r w:rsidRPr="00F00EDF">
              <w:rPr>
                <w:rFonts w:ascii="Arial" w:hAnsi="Arial" w:cs="Arial"/>
                <w:sz w:val="20"/>
                <w:lang w:val="en-US"/>
              </w:rPr>
              <w:t>R</w:t>
            </w:r>
            <w:r w:rsidRPr="00F00EDF">
              <w:rPr>
                <w:rFonts w:ascii="Arial" w:hAnsi="Arial" w:cs="Arial"/>
                <w:sz w:val="20"/>
              </w:rPr>
              <w:t>10 – Прочие»</w:t>
            </w:r>
          </w:p>
        </w:tc>
      </w:tr>
      <w:tr w:rsidR="006A7EC2" w:rsidRPr="00F00EDF" w14:paraId="149CCA32" w14:textId="77777777" w:rsidTr="006A7EC2">
        <w:tc>
          <w:tcPr>
            <w:tcW w:w="2549" w:type="dxa"/>
          </w:tcPr>
          <w:p w14:paraId="389BC06E" w14:textId="77777777" w:rsidR="006A7EC2" w:rsidRPr="00F00EDF" w:rsidRDefault="006A7EC2">
            <w:pPr>
              <w:spacing w:after="240" w:line="276" w:lineRule="auto"/>
              <w:rPr>
                <w:rFonts w:ascii="Arial" w:hAnsi="Arial" w:cs="Arial"/>
                <w:sz w:val="20"/>
              </w:rPr>
            </w:pPr>
            <w:r w:rsidRPr="00F00EDF">
              <w:rPr>
                <w:rFonts w:ascii="Arial" w:hAnsi="Arial" w:cs="Arial"/>
                <w:sz w:val="20"/>
              </w:rPr>
              <w:t>Вид движения</w:t>
            </w:r>
          </w:p>
        </w:tc>
        <w:tc>
          <w:tcPr>
            <w:tcW w:w="1699" w:type="dxa"/>
            <w:vAlign w:val="center"/>
          </w:tcPr>
          <w:p w14:paraId="4A321367" w14:textId="77777777" w:rsidR="006A7EC2" w:rsidRPr="00F00EDF" w:rsidRDefault="006A7EC2">
            <w:pPr>
              <w:spacing w:after="240" w:line="276" w:lineRule="auto"/>
              <w:rPr>
                <w:rFonts w:ascii="Arial" w:hAnsi="Arial" w:cs="Arial"/>
                <w:sz w:val="20"/>
              </w:rPr>
            </w:pPr>
            <w:r w:rsidRPr="00F00EDF">
              <w:rPr>
                <w:rFonts w:ascii="Arial" w:hAnsi="Arial" w:cs="Arial"/>
                <w:sz w:val="20"/>
              </w:rPr>
              <w:t>CHAR 3</w:t>
            </w:r>
          </w:p>
        </w:tc>
        <w:tc>
          <w:tcPr>
            <w:tcW w:w="2268" w:type="dxa"/>
            <w:vAlign w:val="center"/>
          </w:tcPr>
          <w:p w14:paraId="7E1F2F48"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0D65C755" w14:textId="77777777" w:rsidR="006A7EC2" w:rsidRPr="00F00EDF" w:rsidRDefault="006A7EC2">
            <w:pPr>
              <w:spacing w:after="240" w:line="276" w:lineRule="auto"/>
              <w:rPr>
                <w:rFonts w:ascii="Arial" w:hAnsi="Arial" w:cs="Arial"/>
                <w:sz w:val="20"/>
              </w:rPr>
            </w:pPr>
            <w:r w:rsidRPr="00F00EDF">
              <w:rPr>
                <w:rFonts w:ascii="Arial" w:hAnsi="Arial" w:cs="Arial"/>
                <w:sz w:val="20"/>
              </w:rPr>
              <w:t>Выбирается из списка 415 Проводка переноса запаса проекта (один шаг»</w:t>
            </w:r>
          </w:p>
        </w:tc>
      </w:tr>
      <w:tr w:rsidR="006A7EC2" w:rsidRPr="00F00EDF" w14:paraId="7DFDFBCC" w14:textId="77777777" w:rsidTr="006A7EC2">
        <w:tc>
          <w:tcPr>
            <w:tcW w:w="2549" w:type="dxa"/>
          </w:tcPr>
          <w:p w14:paraId="5E058A1F" w14:textId="77777777" w:rsidR="006A7EC2" w:rsidRPr="00F00EDF" w:rsidRDefault="006A7EC2">
            <w:pPr>
              <w:spacing w:after="240" w:line="276" w:lineRule="auto"/>
              <w:rPr>
                <w:rFonts w:ascii="Arial" w:hAnsi="Arial" w:cs="Arial"/>
                <w:sz w:val="20"/>
              </w:rPr>
            </w:pPr>
            <w:r w:rsidRPr="00F00EDF">
              <w:rPr>
                <w:rFonts w:ascii="Arial" w:hAnsi="Arial" w:cs="Arial"/>
                <w:sz w:val="20"/>
              </w:rPr>
              <w:t>Дата документа</w:t>
            </w:r>
          </w:p>
        </w:tc>
        <w:tc>
          <w:tcPr>
            <w:tcW w:w="1699" w:type="dxa"/>
            <w:vAlign w:val="center"/>
          </w:tcPr>
          <w:p w14:paraId="1590BCAD" w14:textId="77777777" w:rsidR="006A7EC2" w:rsidRPr="00F00EDF" w:rsidRDefault="006A7EC2">
            <w:pPr>
              <w:spacing w:after="240" w:line="276" w:lineRule="auto"/>
              <w:rPr>
                <w:rFonts w:ascii="Arial" w:hAnsi="Arial" w:cs="Arial"/>
                <w:sz w:val="20"/>
              </w:rPr>
            </w:pPr>
            <w:r w:rsidRPr="00F00EDF">
              <w:rPr>
                <w:rFonts w:ascii="Arial" w:hAnsi="Arial" w:cs="Arial"/>
                <w:sz w:val="20"/>
              </w:rPr>
              <w:t>DATS 8</w:t>
            </w:r>
          </w:p>
        </w:tc>
        <w:tc>
          <w:tcPr>
            <w:tcW w:w="2268" w:type="dxa"/>
            <w:vAlign w:val="center"/>
          </w:tcPr>
          <w:p w14:paraId="6CA30486"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44F1740D" w14:textId="77777777" w:rsidR="006A7EC2" w:rsidRPr="00F00EDF" w:rsidRDefault="006A7EC2">
            <w:pPr>
              <w:spacing w:after="240" w:line="276" w:lineRule="auto"/>
              <w:rPr>
                <w:rFonts w:ascii="Arial" w:hAnsi="Arial" w:cs="Arial"/>
                <w:sz w:val="20"/>
              </w:rPr>
            </w:pPr>
            <w:r w:rsidRPr="00F00EDF">
              <w:rPr>
                <w:rFonts w:ascii="Arial" w:hAnsi="Arial" w:cs="Arial"/>
                <w:sz w:val="20"/>
              </w:rPr>
              <w:t>Дата формирования документа</w:t>
            </w:r>
          </w:p>
        </w:tc>
      </w:tr>
      <w:tr w:rsidR="006A7EC2" w:rsidRPr="00F00EDF" w14:paraId="7BE89E48" w14:textId="77777777" w:rsidTr="006A7EC2">
        <w:tc>
          <w:tcPr>
            <w:tcW w:w="2549" w:type="dxa"/>
          </w:tcPr>
          <w:p w14:paraId="13B1C297" w14:textId="77777777" w:rsidR="006A7EC2" w:rsidRPr="00F00EDF" w:rsidRDefault="006A7EC2">
            <w:pPr>
              <w:spacing w:after="240" w:line="276" w:lineRule="auto"/>
              <w:rPr>
                <w:rFonts w:ascii="Arial" w:hAnsi="Arial" w:cs="Arial"/>
                <w:sz w:val="20"/>
              </w:rPr>
            </w:pPr>
            <w:r w:rsidRPr="00F00EDF">
              <w:rPr>
                <w:rFonts w:ascii="Arial" w:hAnsi="Arial" w:cs="Arial"/>
                <w:sz w:val="20"/>
              </w:rPr>
              <w:t>Дата проводки</w:t>
            </w:r>
          </w:p>
        </w:tc>
        <w:tc>
          <w:tcPr>
            <w:tcW w:w="1699" w:type="dxa"/>
            <w:vAlign w:val="center"/>
          </w:tcPr>
          <w:p w14:paraId="2582C98A" w14:textId="77777777" w:rsidR="006A7EC2" w:rsidRPr="00F00EDF" w:rsidRDefault="006A7EC2">
            <w:pPr>
              <w:spacing w:after="240" w:line="276" w:lineRule="auto"/>
              <w:rPr>
                <w:rFonts w:ascii="Arial" w:hAnsi="Arial" w:cs="Arial"/>
                <w:sz w:val="20"/>
              </w:rPr>
            </w:pPr>
            <w:r w:rsidRPr="00F00EDF">
              <w:rPr>
                <w:rFonts w:ascii="Arial" w:hAnsi="Arial" w:cs="Arial"/>
                <w:sz w:val="20"/>
              </w:rPr>
              <w:t>DATS 8</w:t>
            </w:r>
          </w:p>
        </w:tc>
        <w:tc>
          <w:tcPr>
            <w:tcW w:w="2268" w:type="dxa"/>
            <w:vAlign w:val="center"/>
          </w:tcPr>
          <w:p w14:paraId="257A6CD4"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64ADD59C" w14:textId="77777777" w:rsidR="006A7EC2" w:rsidRPr="00F00EDF" w:rsidRDefault="006A7EC2">
            <w:pPr>
              <w:spacing w:after="240" w:line="276" w:lineRule="auto"/>
              <w:rPr>
                <w:rFonts w:ascii="Arial" w:hAnsi="Arial" w:cs="Arial"/>
                <w:sz w:val="20"/>
              </w:rPr>
            </w:pPr>
            <w:r w:rsidRPr="00F00EDF">
              <w:rPr>
                <w:rFonts w:ascii="Arial" w:hAnsi="Arial" w:cs="Arial"/>
                <w:sz w:val="20"/>
              </w:rPr>
              <w:t>Дата синтетической проводки (может отличаться, например, при выполнении проводки задним числом или в будущем)</w:t>
            </w:r>
          </w:p>
        </w:tc>
      </w:tr>
      <w:tr w:rsidR="006A7EC2" w:rsidRPr="004066B3" w14:paraId="6030ABC2" w14:textId="77777777" w:rsidTr="006A7EC2">
        <w:tc>
          <w:tcPr>
            <w:tcW w:w="10196" w:type="dxa"/>
            <w:gridSpan w:val="4"/>
          </w:tcPr>
          <w:p w14:paraId="260D1D7B" w14:textId="77777777" w:rsidR="006A7EC2" w:rsidRPr="004066B3" w:rsidRDefault="006A7EC2">
            <w:pPr>
              <w:spacing w:after="240" w:line="276" w:lineRule="auto"/>
              <w:rPr>
                <w:rFonts w:ascii="Arial" w:hAnsi="Arial" w:cs="Arial"/>
                <w:b/>
                <w:sz w:val="20"/>
                <w:rPrChange w:id="2622" w:author="Дмитрий Ковтун" w:date="2021-03-12T20:31:00Z">
                  <w:rPr>
                    <w:rFonts w:ascii="Arial" w:hAnsi="Arial" w:cs="Arial"/>
                    <w:sz w:val="20"/>
                  </w:rPr>
                </w:rPrChange>
              </w:rPr>
            </w:pPr>
            <w:r w:rsidRPr="00F00EDF">
              <w:rPr>
                <w:rFonts w:ascii="Arial" w:hAnsi="Arial" w:cs="Arial"/>
                <w:b/>
                <w:sz w:val="20"/>
              </w:rPr>
              <w:t>Позиции/Материал</w:t>
            </w:r>
          </w:p>
        </w:tc>
      </w:tr>
      <w:tr w:rsidR="006A7EC2" w:rsidRPr="00F00EDF" w14:paraId="2A2C9D37" w14:textId="77777777" w:rsidTr="006A7EC2">
        <w:tc>
          <w:tcPr>
            <w:tcW w:w="2549" w:type="dxa"/>
          </w:tcPr>
          <w:p w14:paraId="463A1488" w14:textId="77777777" w:rsidR="006A7EC2" w:rsidRPr="00F00EDF" w:rsidRDefault="006A7EC2">
            <w:pPr>
              <w:spacing w:after="240" w:line="276" w:lineRule="auto"/>
              <w:rPr>
                <w:rFonts w:ascii="Arial" w:hAnsi="Arial" w:cs="Arial"/>
                <w:b/>
                <w:sz w:val="20"/>
              </w:rPr>
            </w:pPr>
            <w:r w:rsidRPr="00F00EDF">
              <w:rPr>
                <w:rFonts w:ascii="Arial" w:hAnsi="Arial" w:cs="Arial"/>
                <w:sz w:val="20"/>
              </w:rPr>
              <w:t>Материал</w:t>
            </w:r>
          </w:p>
        </w:tc>
        <w:tc>
          <w:tcPr>
            <w:tcW w:w="1699" w:type="dxa"/>
            <w:vAlign w:val="center"/>
          </w:tcPr>
          <w:p w14:paraId="3D328431" w14:textId="77777777" w:rsidR="006A7EC2" w:rsidRPr="00F00EDF" w:rsidRDefault="006A7EC2">
            <w:pPr>
              <w:spacing w:after="240" w:line="276" w:lineRule="auto"/>
              <w:rPr>
                <w:rFonts w:ascii="Arial" w:hAnsi="Arial" w:cs="Arial"/>
                <w:sz w:val="20"/>
              </w:rPr>
            </w:pPr>
            <w:r w:rsidRPr="00F00EDF">
              <w:rPr>
                <w:rFonts w:ascii="Arial" w:hAnsi="Arial" w:cs="Arial"/>
                <w:sz w:val="20"/>
              </w:rPr>
              <w:t>CHAR 40</w:t>
            </w:r>
          </w:p>
        </w:tc>
        <w:tc>
          <w:tcPr>
            <w:tcW w:w="2268" w:type="dxa"/>
          </w:tcPr>
          <w:p w14:paraId="56061D06"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4394451F" w14:textId="77777777" w:rsidR="006A7EC2" w:rsidRPr="00F00EDF" w:rsidRDefault="006A7EC2">
            <w:pPr>
              <w:spacing w:after="240" w:line="276" w:lineRule="auto"/>
              <w:rPr>
                <w:rFonts w:ascii="Arial" w:hAnsi="Arial" w:cs="Arial"/>
                <w:sz w:val="20"/>
              </w:rPr>
            </w:pPr>
            <w:r w:rsidRPr="00F00EDF">
              <w:rPr>
                <w:rFonts w:ascii="Arial" w:hAnsi="Arial" w:cs="Arial"/>
                <w:sz w:val="20"/>
              </w:rPr>
              <w:t>Указываются название и код материала</w:t>
            </w:r>
          </w:p>
        </w:tc>
      </w:tr>
      <w:tr w:rsidR="006A7EC2" w:rsidRPr="00F00EDF" w14:paraId="2C0431B4" w14:textId="77777777" w:rsidTr="006A7EC2">
        <w:tc>
          <w:tcPr>
            <w:tcW w:w="2549" w:type="dxa"/>
          </w:tcPr>
          <w:p w14:paraId="0C98107D" w14:textId="77777777" w:rsidR="006A7EC2" w:rsidRPr="00F00EDF" w:rsidRDefault="006A7EC2">
            <w:pPr>
              <w:spacing w:after="240" w:line="276" w:lineRule="auto"/>
              <w:rPr>
                <w:rFonts w:ascii="Arial" w:hAnsi="Arial" w:cs="Arial"/>
                <w:sz w:val="20"/>
              </w:rPr>
            </w:pPr>
            <w:r w:rsidRPr="00F00EDF">
              <w:rPr>
                <w:rFonts w:ascii="Arial" w:hAnsi="Arial" w:cs="Arial"/>
                <w:sz w:val="20"/>
              </w:rPr>
              <w:t>Завод</w:t>
            </w:r>
          </w:p>
        </w:tc>
        <w:tc>
          <w:tcPr>
            <w:tcW w:w="1699" w:type="dxa"/>
            <w:vAlign w:val="center"/>
          </w:tcPr>
          <w:p w14:paraId="40BD4627" w14:textId="77777777" w:rsidR="006A7EC2" w:rsidRPr="00F00EDF" w:rsidRDefault="006A7EC2">
            <w:pPr>
              <w:spacing w:after="240" w:line="276" w:lineRule="auto"/>
              <w:rPr>
                <w:rFonts w:ascii="Arial" w:hAnsi="Arial" w:cs="Arial"/>
                <w:sz w:val="20"/>
              </w:rPr>
            </w:pPr>
            <w:r w:rsidRPr="00F00EDF">
              <w:rPr>
                <w:rFonts w:ascii="Arial" w:hAnsi="Arial" w:cs="Arial"/>
                <w:sz w:val="20"/>
              </w:rPr>
              <w:t>CHAR 4</w:t>
            </w:r>
          </w:p>
        </w:tc>
        <w:tc>
          <w:tcPr>
            <w:tcW w:w="2268" w:type="dxa"/>
          </w:tcPr>
          <w:p w14:paraId="38392F98"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04E3A381" w14:textId="77777777" w:rsidR="006A7EC2" w:rsidRPr="00F00EDF" w:rsidRDefault="006A7EC2">
            <w:pPr>
              <w:spacing w:after="240" w:line="276" w:lineRule="auto"/>
              <w:rPr>
                <w:rFonts w:ascii="Arial" w:hAnsi="Arial" w:cs="Arial"/>
                <w:sz w:val="20"/>
              </w:rPr>
            </w:pPr>
            <w:r w:rsidRPr="00F00EDF">
              <w:rPr>
                <w:rFonts w:ascii="Arial" w:hAnsi="Arial" w:cs="Arial"/>
                <w:sz w:val="20"/>
              </w:rPr>
              <w:t>Системный номер завода, соответствующий предприятию-производителю.</w:t>
            </w:r>
          </w:p>
        </w:tc>
      </w:tr>
      <w:tr w:rsidR="006A7EC2" w:rsidRPr="00F00EDF" w14:paraId="673CEBA6" w14:textId="77777777" w:rsidTr="006A7EC2">
        <w:tc>
          <w:tcPr>
            <w:tcW w:w="2549" w:type="dxa"/>
          </w:tcPr>
          <w:p w14:paraId="37F395D1" w14:textId="77777777" w:rsidR="006A7EC2" w:rsidRPr="00F00EDF" w:rsidRDefault="006A7EC2">
            <w:pPr>
              <w:spacing w:after="240" w:line="276" w:lineRule="auto"/>
              <w:rPr>
                <w:rFonts w:ascii="Arial" w:hAnsi="Arial" w:cs="Arial"/>
                <w:sz w:val="20"/>
              </w:rPr>
            </w:pPr>
            <w:r w:rsidRPr="00F00EDF">
              <w:rPr>
                <w:rFonts w:ascii="Arial" w:hAnsi="Arial" w:cs="Arial"/>
                <w:sz w:val="20"/>
              </w:rPr>
              <w:t>Склад (из)</w:t>
            </w:r>
          </w:p>
        </w:tc>
        <w:tc>
          <w:tcPr>
            <w:tcW w:w="1699" w:type="dxa"/>
            <w:vAlign w:val="center"/>
          </w:tcPr>
          <w:p w14:paraId="16C73B16" w14:textId="77777777" w:rsidR="006A7EC2" w:rsidRPr="00F00EDF" w:rsidRDefault="006A7EC2">
            <w:pPr>
              <w:spacing w:after="240" w:line="276" w:lineRule="auto"/>
              <w:rPr>
                <w:rFonts w:ascii="Arial" w:hAnsi="Arial" w:cs="Arial"/>
                <w:sz w:val="20"/>
              </w:rPr>
            </w:pPr>
            <w:r w:rsidRPr="00F00EDF">
              <w:rPr>
                <w:rFonts w:ascii="Arial" w:hAnsi="Arial" w:cs="Arial"/>
                <w:sz w:val="20"/>
              </w:rPr>
              <w:t>CHAR 4</w:t>
            </w:r>
          </w:p>
        </w:tc>
        <w:tc>
          <w:tcPr>
            <w:tcW w:w="2268" w:type="dxa"/>
          </w:tcPr>
          <w:p w14:paraId="74326B65"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4D4EE891" w14:textId="77777777" w:rsidR="006A7EC2" w:rsidRPr="00F00EDF" w:rsidRDefault="006A7EC2">
            <w:pPr>
              <w:spacing w:after="240" w:line="276" w:lineRule="auto"/>
              <w:rPr>
                <w:rFonts w:ascii="Arial" w:hAnsi="Arial" w:cs="Arial"/>
                <w:sz w:val="20"/>
              </w:rPr>
            </w:pPr>
            <w:r w:rsidRPr="00F00EDF">
              <w:rPr>
                <w:rFonts w:ascii="Arial" w:hAnsi="Arial" w:cs="Arial"/>
                <w:sz w:val="20"/>
              </w:rPr>
              <w:t>Указывается склад продукции ЦРММ</w:t>
            </w:r>
          </w:p>
        </w:tc>
      </w:tr>
      <w:tr w:rsidR="006A7EC2" w:rsidRPr="00F00EDF" w14:paraId="29139620" w14:textId="77777777" w:rsidTr="006A7EC2">
        <w:tc>
          <w:tcPr>
            <w:tcW w:w="2549" w:type="dxa"/>
          </w:tcPr>
          <w:p w14:paraId="27292B81" w14:textId="77777777" w:rsidR="006A7EC2" w:rsidRPr="00F00EDF" w:rsidRDefault="006A7EC2">
            <w:pPr>
              <w:spacing w:after="240" w:line="276" w:lineRule="auto"/>
              <w:rPr>
                <w:rFonts w:ascii="Arial" w:hAnsi="Arial" w:cs="Arial"/>
                <w:sz w:val="20"/>
              </w:rPr>
            </w:pPr>
            <w:r w:rsidRPr="00F00EDF">
              <w:rPr>
                <w:rFonts w:ascii="Arial" w:hAnsi="Arial" w:cs="Arial"/>
                <w:sz w:val="20"/>
              </w:rPr>
              <w:t>Количество в ЕИ ввода</w:t>
            </w:r>
          </w:p>
        </w:tc>
        <w:tc>
          <w:tcPr>
            <w:tcW w:w="1699" w:type="dxa"/>
            <w:vAlign w:val="center"/>
          </w:tcPr>
          <w:p w14:paraId="7176B26D" w14:textId="77777777" w:rsidR="006A7EC2" w:rsidRPr="00F00EDF" w:rsidRDefault="006A7EC2">
            <w:pPr>
              <w:spacing w:after="240" w:line="276" w:lineRule="auto"/>
              <w:rPr>
                <w:rFonts w:ascii="Arial" w:hAnsi="Arial" w:cs="Arial"/>
                <w:sz w:val="20"/>
              </w:rPr>
            </w:pPr>
            <w:r w:rsidRPr="00F00EDF">
              <w:rPr>
                <w:rFonts w:ascii="Arial" w:hAnsi="Arial" w:cs="Arial"/>
                <w:sz w:val="20"/>
              </w:rPr>
              <w:t>CHAR 3</w:t>
            </w:r>
          </w:p>
        </w:tc>
        <w:tc>
          <w:tcPr>
            <w:tcW w:w="2268" w:type="dxa"/>
          </w:tcPr>
          <w:p w14:paraId="71A7F322"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53276326" w14:textId="77777777" w:rsidR="006A7EC2" w:rsidRPr="00F00EDF" w:rsidRDefault="006A7EC2">
            <w:pPr>
              <w:spacing w:after="240" w:line="276" w:lineRule="auto"/>
              <w:rPr>
                <w:rFonts w:ascii="Arial" w:hAnsi="Arial" w:cs="Arial"/>
                <w:sz w:val="20"/>
              </w:rPr>
            </w:pPr>
            <w:r w:rsidRPr="00F00EDF">
              <w:rPr>
                <w:rFonts w:ascii="Arial" w:hAnsi="Arial" w:cs="Arial"/>
                <w:sz w:val="20"/>
              </w:rPr>
              <w:t>Указывается объем движения в соответствующих единицах измерения</w:t>
            </w:r>
          </w:p>
        </w:tc>
      </w:tr>
      <w:tr w:rsidR="006A7EC2" w:rsidRPr="00F00EDF" w14:paraId="5FA57152" w14:textId="77777777" w:rsidTr="006A7EC2">
        <w:tc>
          <w:tcPr>
            <w:tcW w:w="2549" w:type="dxa"/>
          </w:tcPr>
          <w:p w14:paraId="6F7323FC" w14:textId="77777777" w:rsidR="006A7EC2" w:rsidRPr="00F00EDF" w:rsidRDefault="006A7EC2">
            <w:pPr>
              <w:spacing w:after="240" w:line="276" w:lineRule="auto"/>
              <w:rPr>
                <w:rFonts w:ascii="Arial" w:hAnsi="Arial" w:cs="Arial"/>
                <w:sz w:val="20"/>
              </w:rPr>
            </w:pPr>
            <w:r w:rsidRPr="00F00EDF">
              <w:rPr>
                <w:rFonts w:ascii="Arial" w:hAnsi="Arial" w:cs="Arial"/>
                <w:sz w:val="20"/>
              </w:rPr>
              <w:t>Код особого запаса при перемещении</w:t>
            </w:r>
          </w:p>
        </w:tc>
        <w:tc>
          <w:tcPr>
            <w:tcW w:w="1699" w:type="dxa"/>
            <w:vAlign w:val="center"/>
          </w:tcPr>
          <w:p w14:paraId="2F387D00" w14:textId="77777777" w:rsidR="006A7EC2" w:rsidRPr="00F00EDF" w:rsidRDefault="006A7EC2">
            <w:pPr>
              <w:spacing w:after="240" w:line="276" w:lineRule="auto"/>
              <w:rPr>
                <w:rFonts w:ascii="Arial" w:hAnsi="Arial" w:cs="Arial"/>
                <w:sz w:val="20"/>
              </w:rPr>
            </w:pPr>
            <w:r w:rsidRPr="00F00EDF">
              <w:rPr>
                <w:rFonts w:ascii="Arial" w:hAnsi="Arial" w:cs="Arial"/>
                <w:sz w:val="20"/>
              </w:rPr>
              <w:t>QUAN 13</w:t>
            </w:r>
          </w:p>
        </w:tc>
        <w:tc>
          <w:tcPr>
            <w:tcW w:w="2268" w:type="dxa"/>
          </w:tcPr>
          <w:p w14:paraId="2520259E"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5D4FF637" w14:textId="77777777" w:rsidR="006A7EC2" w:rsidRPr="00F00EDF" w:rsidRDefault="006A7EC2">
            <w:pPr>
              <w:spacing w:after="240" w:line="276" w:lineRule="auto"/>
              <w:rPr>
                <w:rFonts w:ascii="Arial" w:hAnsi="Arial" w:cs="Arial"/>
                <w:sz w:val="20"/>
              </w:rPr>
            </w:pPr>
            <w:r w:rsidRPr="00F00EDF">
              <w:rPr>
                <w:rFonts w:ascii="Arial" w:hAnsi="Arial" w:cs="Arial"/>
                <w:sz w:val="20"/>
                <w:lang w:val="en-US"/>
              </w:rPr>
              <w:t>Q-</w:t>
            </w:r>
            <w:r w:rsidRPr="00F00EDF">
              <w:rPr>
                <w:rFonts w:ascii="Arial" w:hAnsi="Arial" w:cs="Arial"/>
                <w:sz w:val="20"/>
              </w:rPr>
              <w:t>Запас проекта</w:t>
            </w:r>
          </w:p>
        </w:tc>
      </w:tr>
      <w:tr w:rsidR="006A7EC2" w:rsidRPr="00F00EDF" w14:paraId="5AD49208" w14:textId="77777777" w:rsidTr="006A7EC2">
        <w:tc>
          <w:tcPr>
            <w:tcW w:w="2549" w:type="dxa"/>
          </w:tcPr>
          <w:p w14:paraId="68F952B8" w14:textId="77777777" w:rsidR="006A7EC2" w:rsidRPr="00F00EDF" w:rsidRDefault="006A7EC2">
            <w:pPr>
              <w:spacing w:after="240" w:line="276" w:lineRule="auto"/>
              <w:rPr>
                <w:rFonts w:ascii="Arial" w:hAnsi="Arial" w:cs="Arial"/>
                <w:sz w:val="20"/>
              </w:rPr>
            </w:pPr>
            <w:r w:rsidRPr="00F00EDF">
              <w:rPr>
                <w:rFonts w:ascii="Arial" w:hAnsi="Arial" w:cs="Arial"/>
                <w:sz w:val="20"/>
              </w:rPr>
              <w:lastRenderedPageBreak/>
              <w:t xml:space="preserve">СПП-элемент </w:t>
            </w:r>
            <w:proofErr w:type="spellStart"/>
            <w:r w:rsidRPr="00F00EDF">
              <w:rPr>
                <w:rFonts w:ascii="Arial" w:hAnsi="Arial" w:cs="Arial"/>
                <w:sz w:val="20"/>
              </w:rPr>
              <w:t>оцен</w:t>
            </w:r>
            <w:proofErr w:type="spellEnd"/>
            <w:r w:rsidRPr="00F00EDF">
              <w:rPr>
                <w:rFonts w:ascii="Arial" w:hAnsi="Arial" w:cs="Arial"/>
                <w:sz w:val="20"/>
              </w:rPr>
              <w:t>. запаса для заказа клиента (</w:t>
            </w:r>
            <w:proofErr w:type="spellStart"/>
            <w:r w:rsidRPr="00F00EDF">
              <w:rPr>
                <w:rFonts w:ascii="Arial" w:hAnsi="Arial" w:cs="Arial"/>
                <w:sz w:val="20"/>
              </w:rPr>
              <w:t>пров</w:t>
            </w:r>
            <w:proofErr w:type="spellEnd"/>
            <w:r w:rsidRPr="00F00EDF">
              <w:rPr>
                <w:rFonts w:ascii="Arial" w:hAnsi="Arial" w:cs="Arial"/>
                <w:sz w:val="20"/>
              </w:rPr>
              <w:t>. переноса)</w:t>
            </w:r>
          </w:p>
        </w:tc>
        <w:tc>
          <w:tcPr>
            <w:tcW w:w="1699" w:type="dxa"/>
            <w:vAlign w:val="center"/>
          </w:tcPr>
          <w:p w14:paraId="3FE74751" w14:textId="77777777" w:rsidR="006A7EC2" w:rsidRPr="00F00EDF" w:rsidRDefault="006A7EC2">
            <w:pPr>
              <w:spacing w:after="240" w:line="276" w:lineRule="auto"/>
              <w:rPr>
                <w:rFonts w:ascii="Arial" w:hAnsi="Arial" w:cs="Arial"/>
                <w:sz w:val="20"/>
              </w:rPr>
            </w:pPr>
            <w:r w:rsidRPr="00F00EDF">
              <w:rPr>
                <w:rFonts w:ascii="Arial" w:hAnsi="Arial" w:cs="Arial"/>
                <w:sz w:val="20"/>
              </w:rPr>
              <w:t>NUMC 8</w:t>
            </w:r>
          </w:p>
        </w:tc>
        <w:tc>
          <w:tcPr>
            <w:tcW w:w="2268" w:type="dxa"/>
          </w:tcPr>
          <w:p w14:paraId="26A7CC8A"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0E5E8302" w14:textId="77777777" w:rsidR="006A7EC2" w:rsidRPr="00F00EDF" w:rsidRDefault="006A7EC2">
            <w:pPr>
              <w:spacing w:after="240" w:line="276" w:lineRule="auto"/>
              <w:rPr>
                <w:rFonts w:ascii="Arial" w:hAnsi="Arial" w:cs="Arial"/>
                <w:sz w:val="20"/>
              </w:rPr>
            </w:pPr>
            <w:r w:rsidRPr="00F00EDF">
              <w:rPr>
                <w:rFonts w:ascii="Arial" w:hAnsi="Arial" w:cs="Arial"/>
                <w:sz w:val="20"/>
              </w:rPr>
              <w:t>Указывается СПП-элемент проекта капитального строительства</w:t>
            </w:r>
          </w:p>
        </w:tc>
      </w:tr>
      <w:tr w:rsidR="006A7EC2" w:rsidRPr="00F00EDF" w14:paraId="08FE179B" w14:textId="77777777" w:rsidTr="006A7EC2">
        <w:tc>
          <w:tcPr>
            <w:tcW w:w="2549" w:type="dxa"/>
          </w:tcPr>
          <w:p w14:paraId="27F3207D" w14:textId="77777777" w:rsidR="006A7EC2" w:rsidRPr="00F00EDF" w:rsidRDefault="006A7EC2">
            <w:pPr>
              <w:spacing w:after="240" w:line="276" w:lineRule="auto"/>
              <w:rPr>
                <w:rFonts w:ascii="Arial" w:hAnsi="Arial" w:cs="Arial"/>
                <w:sz w:val="20"/>
              </w:rPr>
            </w:pPr>
            <w:r w:rsidRPr="00F00EDF">
              <w:rPr>
                <w:rFonts w:ascii="Arial" w:hAnsi="Arial" w:cs="Arial"/>
                <w:sz w:val="20"/>
              </w:rPr>
              <w:t>Склад (в)</w:t>
            </w:r>
          </w:p>
        </w:tc>
        <w:tc>
          <w:tcPr>
            <w:tcW w:w="1699" w:type="dxa"/>
            <w:vAlign w:val="center"/>
          </w:tcPr>
          <w:p w14:paraId="35321E3F" w14:textId="77777777" w:rsidR="006A7EC2" w:rsidRPr="00F00EDF" w:rsidRDefault="006A7EC2">
            <w:pPr>
              <w:spacing w:after="240" w:line="276" w:lineRule="auto"/>
              <w:rPr>
                <w:rFonts w:ascii="Arial" w:hAnsi="Arial" w:cs="Arial"/>
                <w:sz w:val="20"/>
              </w:rPr>
            </w:pPr>
            <w:r w:rsidRPr="00F00EDF">
              <w:rPr>
                <w:rFonts w:ascii="Arial" w:hAnsi="Arial" w:cs="Arial"/>
                <w:sz w:val="20"/>
              </w:rPr>
              <w:t>CHAR 4</w:t>
            </w:r>
          </w:p>
        </w:tc>
        <w:tc>
          <w:tcPr>
            <w:tcW w:w="2268" w:type="dxa"/>
          </w:tcPr>
          <w:p w14:paraId="5EBF31A0" w14:textId="77777777" w:rsidR="006A7EC2" w:rsidRPr="00F00EDF" w:rsidRDefault="006A7EC2">
            <w:pPr>
              <w:spacing w:after="240" w:line="276" w:lineRule="auto"/>
              <w:rPr>
                <w:rFonts w:ascii="Arial" w:hAnsi="Arial" w:cs="Arial"/>
                <w:sz w:val="20"/>
              </w:rPr>
            </w:pPr>
            <w:r w:rsidRPr="00F00EDF">
              <w:rPr>
                <w:rFonts w:ascii="Arial" w:hAnsi="Arial" w:cs="Arial"/>
                <w:sz w:val="20"/>
              </w:rPr>
              <w:t>Обязательно</w:t>
            </w:r>
          </w:p>
        </w:tc>
        <w:tc>
          <w:tcPr>
            <w:tcW w:w="3680" w:type="dxa"/>
            <w:vAlign w:val="center"/>
          </w:tcPr>
          <w:p w14:paraId="67DF9FB0" w14:textId="77777777" w:rsidR="006A7EC2" w:rsidRPr="00F00EDF" w:rsidRDefault="006A7EC2">
            <w:pPr>
              <w:spacing w:after="240" w:line="276" w:lineRule="auto"/>
              <w:rPr>
                <w:rFonts w:ascii="Arial" w:hAnsi="Arial" w:cs="Arial"/>
                <w:sz w:val="20"/>
              </w:rPr>
            </w:pPr>
            <w:r w:rsidRPr="00F00EDF">
              <w:rPr>
                <w:rFonts w:ascii="Arial" w:hAnsi="Arial" w:cs="Arial"/>
                <w:sz w:val="20"/>
              </w:rPr>
              <w:t>Указывается склад продукции ЦРММ</w:t>
            </w:r>
          </w:p>
        </w:tc>
      </w:tr>
    </w:tbl>
    <w:p w14:paraId="16DC41AB" w14:textId="77777777" w:rsidR="006A7EC2" w:rsidRPr="00F00EDF" w:rsidRDefault="006A7EC2">
      <w:pPr>
        <w:spacing w:after="240" w:line="276" w:lineRule="auto"/>
        <w:ind w:firstLine="567"/>
        <w:rPr>
          <w:rFonts w:ascii="Arial" w:hAnsi="Arial" w:cs="Arial"/>
        </w:rPr>
      </w:pPr>
    </w:p>
    <w:p w14:paraId="30F7E4EC" w14:textId="7B2E212F" w:rsidR="00CC40ED" w:rsidRPr="00F00EDF" w:rsidRDefault="006A7EC2">
      <w:pPr>
        <w:spacing w:after="240" w:line="276" w:lineRule="auto"/>
        <w:ind w:firstLine="567"/>
        <w:rPr>
          <w:rFonts w:ascii="Arial" w:hAnsi="Arial" w:cs="Arial"/>
        </w:rPr>
      </w:pPr>
      <w:r w:rsidRPr="00F00EDF">
        <w:rPr>
          <w:rFonts w:ascii="Arial" w:hAnsi="Arial" w:cs="Arial"/>
        </w:rPr>
        <w:t xml:space="preserve">Для просмотра документа материала используется транзакция </w:t>
      </w:r>
      <w:r w:rsidRPr="00F00EDF">
        <w:rPr>
          <w:rFonts w:ascii="Arial" w:hAnsi="Arial" w:cs="Arial"/>
          <w:lang w:val="en-US"/>
        </w:rPr>
        <w:t>MIGO</w:t>
      </w:r>
      <w:r w:rsidRPr="00F00EDF">
        <w:rPr>
          <w:rFonts w:ascii="Arial" w:hAnsi="Arial" w:cs="Arial"/>
        </w:rPr>
        <w:t xml:space="preserve"> в режиме просмотра, или загрузка отчета по документам материала </w:t>
      </w:r>
      <w:r w:rsidRPr="00F00EDF">
        <w:rPr>
          <w:rFonts w:ascii="Arial" w:hAnsi="Arial" w:cs="Arial"/>
          <w:lang w:val="en-US"/>
        </w:rPr>
        <w:t>MB</w:t>
      </w:r>
      <w:r w:rsidRPr="00F00EDF">
        <w:rPr>
          <w:rFonts w:ascii="Arial" w:hAnsi="Arial" w:cs="Arial"/>
        </w:rPr>
        <w:t>51.</w:t>
      </w:r>
    </w:p>
    <w:p w14:paraId="163B4202" w14:textId="77777777" w:rsidR="00443B8C" w:rsidRPr="00F00EDF" w:rsidRDefault="00443B8C">
      <w:pPr>
        <w:pStyle w:val="Tabname"/>
        <w:keepNext/>
        <w:rPr>
          <w:rFonts w:cs="Arial"/>
          <w:sz w:val="24"/>
        </w:rPr>
      </w:pPr>
    </w:p>
    <w:p w14:paraId="7A5FF148" w14:textId="77777777" w:rsidR="00B61C4B" w:rsidRPr="00F00EDF" w:rsidRDefault="00B61C4B">
      <w:pPr>
        <w:pStyle w:val="22"/>
        <w:keepNext/>
        <w:keepLines/>
        <w:numPr>
          <w:ilvl w:val="1"/>
          <w:numId w:val="8"/>
        </w:numPr>
        <w:spacing w:before="160" w:after="120" w:line="276" w:lineRule="auto"/>
        <w:rPr>
          <w:rFonts w:eastAsiaTheme="majorEastAsia" w:cstheme="majorBidi"/>
          <w:bCs w:val="0"/>
          <w:iCs w:val="0"/>
          <w:szCs w:val="26"/>
        </w:rPr>
      </w:pPr>
      <w:bookmarkStart w:id="2623" w:name="_Toc68543347"/>
      <w:r w:rsidRPr="00F00EDF">
        <w:rPr>
          <w:rFonts w:eastAsiaTheme="majorEastAsia" w:cstheme="majorBidi"/>
          <w:bCs w:val="0"/>
          <w:iCs w:val="0"/>
          <w:szCs w:val="26"/>
        </w:rPr>
        <w:t>Отчетность и выходные формы</w:t>
      </w:r>
      <w:bookmarkEnd w:id="2623"/>
    </w:p>
    <w:p w14:paraId="4DB85DF4" w14:textId="06FFF097" w:rsidR="00B9591F" w:rsidRPr="00F00EDF" w:rsidRDefault="00B9591F"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00347262" w:rsidRPr="00F00EDF">
        <w:rPr>
          <w:rFonts w:ascii="Arial" w:hAnsi="Arial" w:cs="Arial"/>
          <w:b/>
          <w:sz w:val="22"/>
        </w:rPr>
        <w:t>2</w:t>
      </w:r>
      <w:r w:rsidR="00DE4E77" w:rsidRPr="00F00EDF">
        <w:rPr>
          <w:rFonts w:ascii="Arial" w:hAnsi="Arial" w:cs="Arial"/>
          <w:b/>
          <w:sz w:val="22"/>
        </w:rPr>
        <w:t>7</w:t>
      </w:r>
      <w:r w:rsidRPr="00F00EDF">
        <w:rPr>
          <w:rFonts w:ascii="Arial" w:hAnsi="Arial" w:cs="Arial"/>
          <w:b/>
          <w:sz w:val="22"/>
        </w:rPr>
        <w:t>.</w:t>
      </w:r>
      <w:r w:rsidR="00347262" w:rsidRPr="00F00EDF">
        <w:rPr>
          <w:rFonts w:ascii="Arial" w:hAnsi="Arial" w:cs="Arial"/>
          <w:b/>
          <w:sz w:val="22"/>
        </w:rPr>
        <w:t xml:space="preserve"> </w:t>
      </w:r>
      <w:r w:rsidRPr="00F00EDF">
        <w:rPr>
          <w:rFonts w:ascii="Arial" w:hAnsi="Arial" w:cs="Arial"/>
          <w:b/>
          <w:sz w:val="22"/>
        </w:rPr>
        <w:t>Отче</w:t>
      </w:r>
      <w:r w:rsidR="00916FAB" w:rsidRPr="00F00EDF">
        <w:rPr>
          <w:rFonts w:ascii="Arial" w:hAnsi="Arial" w:cs="Arial"/>
          <w:b/>
          <w:sz w:val="22"/>
        </w:rPr>
        <w:t>т</w:t>
      </w:r>
      <w:r w:rsidRPr="00F00EDF">
        <w:rPr>
          <w:rFonts w:ascii="Arial" w:hAnsi="Arial"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18"/>
        <w:gridCol w:w="2005"/>
        <w:gridCol w:w="2003"/>
        <w:gridCol w:w="1455"/>
        <w:gridCol w:w="3995"/>
      </w:tblGrid>
      <w:tr w:rsidR="00FA572B" w:rsidRPr="00F00EDF" w14:paraId="5422A0BA" w14:textId="77777777" w:rsidTr="00632245">
        <w:trPr>
          <w:cantSplit/>
          <w:trHeight w:val="397"/>
          <w:tblHeader/>
        </w:trPr>
        <w:tc>
          <w:tcPr>
            <w:tcW w:w="353" w:type="pct"/>
            <w:shd w:val="clear" w:color="auto" w:fill="FFC000"/>
            <w:vAlign w:val="center"/>
          </w:tcPr>
          <w:p w14:paraId="34F92ACA" w14:textId="77777777" w:rsidR="00FA572B" w:rsidRPr="00F00EDF" w:rsidRDefault="00FA572B" w:rsidP="00632245">
            <w:pPr>
              <w:rPr>
                <w:rFonts w:ascii="Arial" w:hAnsi="Arial" w:cs="Arial"/>
                <w:b/>
                <w:sz w:val="20"/>
              </w:rPr>
            </w:pPr>
            <w:r w:rsidRPr="00F00EDF">
              <w:rPr>
                <w:rFonts w:ascii="Arial" w:hAnsi="Arial" w:cs="Arial"/>
                <w:b/>
                <w:sz w:val="20"/>
                <w:szCs w:val="20"/>
              </w:rPr>
              <w:t xml:space="preserve">№ </w:t>
            </w:r>
            <w:proofErr w:type="spellStart"/>
            <w:r w:rsidRPr="00F00EDF">
              <w:rPr>
                <w:rFonts w:ascii="Arial" w:hAnsi="Arial" w:cs="Arial"/>
                <w:b/>
                <w:sz w:val="20"/>
                <w:szCs w:val="20"/>
              </w:rPr>
              <w:t>п.п</w:t>
            </w:r>
            <w:proofErr w:type="spellEnd"/>
          </w:p>
        </w:tc>
        <w:tc>
          <w:tcPr>
            <w:tcW w:w="985" w:type="pct"/>
            <w:shd w:val="clear" w:color="auto" w:fill="FFC000"/>
            <w:vAlign w:val="center"/>
          </w:tcPr>
          <w:p w14:paraId="55EB565B" w14:textId="77777777" w:rsidR="00FA572B" w:rsidRPr="00F00EDF" w:rsidRDefault="00AC6F0A" w:rsidP="00632245">
            <w:pPr>
              <w:rPr>
                <w:rFonts w:ascii="Arial" w:hAnsi="Arial" w:cs="Arial"/>
                <w:b/>
                <w:sz w:val="20"/>
                <w:szCs w:val="20"/>
              </w:rPr>
            </w:pPr>
            <w:r w:rsidRPr="00F00EDF">
              <w:rPr>
                <w:rFonts w:ascii="Arial" w:hAnsi="Arial" w:cs="Arial"/>
                <w:b/>
                <w:sz w:val="20"/>
                <w:szCs w:val="20"/>
              </w:rPr>
              <w:t>Название</w:t>
            </w:r>
          </w:p>
        </w:tc>
        <w:tc>
          <w:tcPr>
            <w:tcW w:w="984" w:type="pct"/>
            <w:shd w:val="clear" w:color="auto" w:fill="FFC000"/>
            <w:vAlign w:val="center"/>
          </w:tcPr>
          <w:p w14:paraId="405CCC22" w14:textId="77777777" w:rsidR="00FA572B" w:rsidRPr="00F00EDF" w:rsidRDefault="00FA572B" w:rsidP="00632245">
            <w:pPr>
              <w:rPr>
                <w:rFonts w:ascii="Arial" w:hAnsi="Arial" w:cs="Arial"/>
                <w:b/>
                <w:sz w:val="20"/>
              </w:rPr>
            </w:pPr>
            <w:r w:rsidRPr="00F00EDF">
              <w:rPr>
                <w:rFonts w:ascii="Arial" w:hAnsi="Arial" w:cs="Arial"/>
                <w:b/>
                <w:sz w:val="20"/>
                <w:szCs w:val="20"/>
              </w:rPr>
              <w:t>Тип реализации</w:t>
            </w:r>
          </w:p>
        </w:tc>
        <w:tc>
          <w:tcPr>
            <w:tcW w:w="715" w:type="pct"/>
            <w:shd w:val="clear" w:color="auto" w:fill="FFC000"/>
            <w:vAlign w:val="center"/>
          </w:tcPr>
          <w:p w14:paraId="430FFD7B" w14:textId="77777777" w:rsidR="00FA572B" w:rsidRPr="00F00EDF" w:rsidRDefault="00FA572B" w:rsidP="00632245">
            <w:pPr>
              <w:rPr>
                <w:rFonts w:ascii="Arial" w:hAnsi="Arial" w:cs="Arial"/>
                <w:b/>
                <w:sz w:val="20"/>
              </w:rPr>
            </w:pPr>
            <w:r w:rsidRPr="00F00EDF">
              <w:rPr>
                <w:rFonts w:ascii="Arial" w:hAnsi="Arial" w:cs="Arial"/>
                <w:b/>
                <w:sz w:val="20"/>
                <w:szCs w:val="20"/>
              </w:rPr>
              <w:t>Ссылка на реестр разработок</w:t>
            </w:r>
          </w:p>
        </w:tc>
        <w:tc>
          <w:tcPr>
            <w:tcW w:w="1963" w:type="pct"/>
            <w:shd w:val="clear" w:color="auto" w:fill="FFC000"/>
            <w:vAlign w:val="center"/>
          </w:tcPr>
          <w:p w14:paraId="577C3C50" w14:textId="77777777" w:rsidR="00FA572B" w:rsidRPr="00F00EDF" w:rsidRDefault="00FA572B" w:rsidP="00632245">
            <w:pPr>
              <w:rPr>
                <w:rFonts w:ascii="Arial" w:hAnsi="Arial" w:cs="Arial"/>
                <w:b/>
                <w:sz w:val="20"/>
              </w:rPr>
            </w:pPr>
            <w:r w:rsidRPr="00F00EDF">
              <w:rPr>
                <w:rFonts w:ascii="Arial" w:hAnsi="Arial" w:cs="Arial"/>
                <w:b/>
                <w:sz w:val="20"/>
                <w:szCs w:val="20"/>
              </w:rPr>
              <w:t xml:space="preserve">Ссылка на КД </w:t>
            </w:r>
            <w:r w:rsidRPr="00F00EDF">
              <w:rPr>
                <w:rFonts w:ascii="Arial" w:hAnsi="Arial" w:cs="Arial"/>
                <w:b/>
                <w:sz w:val="20"/>
                <w:szCs w:val="20"/>
                <w:lang w:val="en-US"/>
              </w:rPr>
              <w:t>BI</w:t>
            </w:r>
            <w:r w:rsidRPr="00F00EDF">
              <w:rPr>
                <w:rFonts w:ascii="Arial" w:hAnsi="Arial" w:cs="Arial"/>
                <w:b/>
                <w:sz w:val="20"/>
                <w:szCs w:val="20"/>
              </w:rPr>
              <w:t>-отчетности по направлению</w:t>
            </w:r>
          </w:p>
        </w:tc>
      </w:tr>
      <w:tr w:rsidR="00F61571" w:rsidRPr="00F00EDF" w14:paraId="62C91C74" w14:textId="77777777" w:rsidTr="00632245">
        <w:trPr>
          <w:cantSplit/>
        </w:trPr>
        <w:tc>
          <w:tcPr>
            <w:tcW w:w="353" w:type="pct"/>
          </w:tcPr>
          <w:p w14:paraId="4F7CED57" w14:textId="77777777" w:rsidR="00F61571" w:rsidRPr="00F00EDF" w:rsidRDefault="00F61571">
            <w:pPr>
              <w:rPr>
                <w:rFonts w:ascii="Arial" w:hAnsi="Arial" w:cs="Arial"/>
                <w:sz w:val="20"/>
              </w:rPr>
            </w:pPr>
            <w:r w:rsidRPr="00F00EDF">
              <w:rPr>
                <w:rFonts w:ascii="Arial" w:hAnsi="Arial" w:cs="Arial"/>
                <w:sz w:val="20"/>
                <w:szCs w:val="20"/>
              </w:rPr>
              <w:t>1.</w:t>
            </w:r>
          </w:p>
        </w:tc>
        <w:tc>
          <w:tcPr>
            <w:tcW w:w="985" w:type="pct"/>
          </w:tcPr>
          <w:p w14:paraId="06AA006B" w14:textId="77777777" w:rsidR="00F61571" w:rsidRPr="00F00EDF" w:rsidRDefault="00F61571" w:rsidP="00632245">
            <w:pPr>
              <w:rPr>
                <w:rFonts w:ascii="Arial" w:hAnsi="Arial" w:cs="Arial"/>
                <w:sz w:val="20"/>
              </w:rPr>
            </w:pPr>
            <w:r w:rsidRPr="00F00EDF">
              <w:rPr>
                <w:rFonts w:ascii="Arial" w:hAnsi="Arial" w:cs="Arial"/>
                <w:sz w:val="20"/>
                <w:szCs w:val="20"/>
                <w:lang w:val="en-US"/>
              </w:rPr>
              <w:t>IH</w:t>
            </w:r>
            <w:r w:rsidRPr="00F00EDF">
              <w:rPr>
                <w:rFonts w:ascii="Arial" w:hAnsi="Arial" w:cs="Arial"/>
                <w:sz w:val="20"/>
                <w:szCs w:val="20"/>
              </w:rPr>
              <w:t>01 – Структурное представление Тех. мест</w:t>
            </w:r>
          </w:p>
        </w:tc>
        <w:tc>
          <w:tcPr>
            <w:tcW w:w="984" w:type="pct"/>
            <w:shd w:val="clear" w:color="auto" w:fill="auto"/>
          </w:tcPr>
          <w:p w14:paraId="42DECC3B" w14:textId="77777777" w:rsidR="00F61571" w:rsidRPr="00F00EDF" w:rsidRDefault="00F61571" w:rsidP="00632245">
            <w:pPr>
              <w:rPr>
                <w:rFonts w:ascii="Arial" w:hAnsi="Arial" w:cs="Arial"/>
                <w:sz w:val="20"/>
                <w:szCs w:val="20"/>
              </w:rPr>
            </w:pPr>
          </w:p>
          <w:p w14:paraId="784DD895" w14:textId="77777777" w:rsidR="00F61571" w:rsidRPr="00F00EDF" w:rsidRDefault="00F61571" w:rsidP="00632245">
            <w:pPr>
              <w:rPr>
                <w:rFonts w:ascii="Arial" w:hAnsi="Arial" w:cs="Arial"/>
                <w:sz w:val="20"/>
              </w:rPr>
            </w:pPr>
            <w:r w:rsidRPr="00F00EDF">
              <w:rPr>
                <w:rFonts w:ascii="Arial" w:hAnsi="Arial" w:cs="Arial"/>
                <w:sz w:val="20"/>
                <w:szCs w:val="20"/>
              </w:rPr>
              <w:t>Стандарт</w:t>
            </w:r>
          </w:p>
        </w:tc>
        <w:tc>
          <w:tcPr>
            <w:tcW w:w="715" w:type="pct"/>
            <w:shd w:val="clear" w:color="auto" w:fill="auto"/>
          </w:tcPr>
          <w:p w14:paraId="5D7AD492" w14:textId="77777777" w:rsidR="00F61571" w:rsidRPr="00F00EDF" w:rsidRDefault="00E949E1" w:rsidP="00632245">
            <w:pPr>
              <w:rPr>
                <w:rFonts w:ascii="Arial" w:hAnsi="Arial" w:cs="Arial"/>
                <w:sz w:val="20"/>
              </w:rPr>
            </w:pPr>
            <w:r w:rsidRPr="00F00EDF">
              <w:rPr>
                <w:rFonts w:ascii="Arial" w:hAnsi="Arial" w:cs="Arial"/>
                <w:sz w:val="20"/>
              </w:rPr>
              <w:t>-</w:t>
            </w:r>
          </w:p>
        </w:tc>
        <w:tc>
          <w:tcPr>
            <w:tcW w:w="1963" w:type="pct"/>
            <w:shd w:val="clear" w:color="auto" w:fill="auto"/>
          </w:tcPr>
          <w:p w14:paraId="4C39DC66" w14:textId="77777777" w:rsidR="00F61571" w:rsidRPr="00F00EDF" w:rsidRDefault="00F61571" w:rsidP="00632245">
            <w:pPr>
              <w:rPr>
                <w:rFonts w:ascii="Arial" w:hAnsi="Arial" w:cs="Arial"/>
                <w:sz w:val="20"/>
              </w:rPr>
            </w:pPr>
          </w:p>
        </w:tc>
      </w:tr>
      <w:tr w:rsidR="00E949E1" w:rsidRPr="00F00EDF" w14:paraId="319C546C" w14:textId="77777777" w:rsidTr="00632245">
        <w:trPr>
          <w:cantSplit/>
        </w:trPr>
        <w:tc>
          <w:tcPr>
            <w:tcW w:w="353" w:type="pct"/>
          </w:tcPr>
          <w:p w14:paraId="58558174" w14:textId="77777777" w:rsidR="00E949E1" w:rsidRPr="00F00EDF" w:rsidRDefault="00E949E1">
            <w:pPr>
              <w:rPr>
                <w:rFonts w:ascii="Arial" w:hAnsi="Arial" w:cs="Arial"/>
                <w:sz w:val="20"/>
                <w:szCs w:val="20"/>
              </w:rPr>
            </w:pPr>
            <w:r w:rsidRPr="00F00EDF">
              <w:rPr>
                <w:rFonts w:ascii="Arial" w:hAnsi="Arial" w:cs="Arial"/>
                <w:color w:val="000000"/>
                <w:sz w:val="20"/>
                <w:szCs w:val="20"/>
              </w:rPr>
              <w:t>2.</w:t>
            </w:r>
          </w:p>
        </w:tc>
        <w:tc>
          <w:tcPr>
            <w:tcW w:w="985" w:type="pct"/>
          </w:tcPr>
          <w:p w14:paraId="63542DE2" w14:textId="77777777" w:rsidR="00E949E1" w:rsidRPr="00F00EDF" w:rsidRDefault="00E949E1" w:rsidP="00632245">
            <w:pPr>
              <w:rPr>
                <w:rFonts w:ascii="Arial" w:hAnsi="Arial" w:cs="Arial"/>
                <w:sz w:val="20"/>
                <w:szCs w:val="20"/>
              </w:rPr>
            </w:pPr>
            <w:r w:rsidRPr="00F00EDF">
              <w:rPr>
                <w:rFonts w:ascii="Arial" w:hAnsi="Arial" w:cs="Arial"/>
                <w:sz w:val="20"/>
                <w:szCs w:val="20"/>
              </w:rPr>
              <w:t>IH08 - Просмотр списка единиц оборудования</w:t>
            </w:r>
            <w:r w:rsidRPr="00F00EDF" w:rsidDel="00463EF0">
              <w:rPr>
                <w:rFonts w:ascii="Arial" w:hAnsi="Arial" w:cs="Arial"/>
                <w:sz w:val="20"/>
              </w:rPr>
              <w:t xml:space="preserve"> </w:t>
            </w:r>
          </w:p>
        </w:tc>
        <w:tc>
          <w:tcPr>
            <w:tcW w:w="984" w:type="pct"/>
            <w:shd w:val="clear" w:color="auto" w:fill="auto"/>
          </w:tcPr>
          <w:p w14:paraId="2F7122C6" w14:textId="77777777" w:rsidR="00E949E1" w:rsidRPr="00F00EDF" w:rsidRDefault="00E949E1" w:rsidP="00632245">
            <w:pPr>
              <w:rPr>
                <w:rFonts w:ascii="Arial" w:hAnsi="Arial" w:cs="Arial"/>
                <w:sz w:val="20"/>
                <w:szCs w:val="20"/>
              </w:rPr>
            </w:pPr>
          </w:p>
          <w:p w14:paraId="224FE072" w14:textId="77777777" w:rsidR="00E949E1" w:rsidRPr="00F00EDF" w:rsidRDefault="00E949E1"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6D623912" w14:textId="77777777" w:rsidR="00E949E1" w:rsidRPr="00F00EDF" w:rsidRDefault="00E949E1" w:rsidP="00632245">
            <w:pPr>
              <w:rPr>
                <w:rFonts w:ascii="Arial" w:hAnsi="Arial" w:cs="Arial"/>
                <w:sz w:val="20"/>
              </w:rPr>
            </w:pPr>
            <w:r w:rsidRPr="00F00EDF">
              <w:rPr>
                <w:rFonts w:ascii="Arial" w:hAnsi="Arial" w:cs="Arial"/>
                <w:sz w:val="20"/>
              </w:rPr>
              <w:t>-</w:t>
            </w:r>
          </w:p>
        </w:tc>
        <w:tc>
          <w:tcPr>
            <w:tcW w:w="1963" w:type="pct"/>
            <w:shd w:val="clear" w:color="auto" w:fill="auto"/>
          </w:tcPr>
          <w:p w14:paraId="6C346890" w14:textId="77777777" w:rsidR="00E949E1" w:rsidRPr="00F00EDF" w:rsidRDefault="00E949E1" w:rsidP="00632245">
            <w:pPr>
              <w:rPr>
                <w:rFonts w:ascii="Arial" w:hAnsi="Arial" w:cs="Arial"/>
                <w:sz w:val="20"/>
              </w:rPr>
            </w:pPr>
          </w:p>
        </w:tc>
      </w:tr>
      <w:tr w:rsidR="00E949E1" w:rsidRPr="00F00EDF" w14:paraId="62CB2C90" w14:textId="77777777" w:rsidTr="00632245">
        <w:trPr>
          <w:cantSplit/>
        </w:trPr>
        <w:tc>
          <w:tcPr>
            <w:tcW w:w="353" w:type="pct"/>
          </w:tcPr>
          <w:p w14:paraId="555F93AB" w14:textId="77777777" w:rsidR="00E949E1" w:rsidRPr="00F00EDF" w:rsidRDefault="00E949E1">
            <w:pPr>
              <w:rPr>
                <w:rFonts w:ascii="Arial" w:hAnsi="Arial" w:cs="Arial"/>
                <w:color w:val="000000"/>
                <w:sz w:val="20"/>
                <w:szCs w:val="20"/>
              </w:rPr>
            </w:pPr>
            <w:r w:rsidRPr="00F00EDF">
              <w:rPr>
                <w:rFonts w:ascii="Arial" w:hAnsi="Arial" w:cs="Arial"/>
                <w:color w:val="000000"/>
                <w:sz w:val="20"/>
                <w:szCs w:val="20"/>
              </w:rPr>
              <w:t>3.</w:t>
            </w:r>
          </w:p>
        </w:tc>
        <w:tc>
          <w:tcPr>
            <w:tcW w:w="985" w:type="pct"/>
          </w:tcPr>
          <w:p w14:paraId="4EB0D831" w14:textId="2955DC3B" w:rsidR="00E949E1" w:rsidRPr="00F00EDF" w:rsidRDefault="00E949E1" w:rsidP="00632245">
            <w:pPr>
              <w:rPr>
                <w:rFonts w:ascii="Arial" w:hAnsi="Arial" w:cs="Arial"/>
                <w:sz w:val="20"/>
                <w:szCs w:val="20"/>
              </w:rPr>
            </w:pPr>
            <w:r w:rsidRPr="00F00EDF">
              <w:rPr>
                <w:rFonts w:ascii="Arial" w:hAnsi="Arial" w:cs="Arial"/>
                <w:sz w:val="20"/>
                <w:szCs w:val="20"/>
                <w:lang w:val="en-US"/>
              </w:rPr>
              <w:t>IQ</w:t>
            </w:r>
            <w:r w:rsidRPr="00F00EDF">
              <w:rPr>
                <w:rFonts w:ascii="Arial" w:hAnsi="Arial" w:cs="Arial"/>
                <w:sz w:val="20"/>
                <w:szCs w:val="20"/>
              </w:rPr>
              <w:t>0</w:t>
            </w:r>
            <w:r w:rsidR="00922A5C" w:rsidRPr="00F00EDF">
              <w:rPr>
                <w:rFonts w:ascii="Arial" w:hAnsi="Arial" w:cs="Arial"/>
                <w:sz w:val="20"/>
                <w:szCs w:val="20"/>
              </w:rPr>
              <w:t>9</w:t>
            </w:r>
            <w:r w:rsidRPr="00F00EDF">
              <w:rPr>
                <w:rFonts w:ascii="Arial" w:hAnsi="Arial" w:cs="Arial"/>
                <w:sz w:val="20"/>
                <w:szCs w:val="20"/>
              </w:rPr>
              <w:t xml:space="preserve"> –</w:t>
            </w:r>
            <w:r w:rsidRPr="00632245">
              <w:rPr>
                <w:rFonts w:ascii="Arial" w:hAnsi="Arial" w:cs="Arial"/>
                <w:sz w:val="20"/>
                <w:szCs w:val="20"/>
              </w:rPr>
              <w:t xml:space="preserve"> </w:t>
            </w:r>
            <w:r w:rsidR="00922A5C" w:rsidRPr="00632245">
              <w:rPr>
                <w:rFonts w:ascii="Arial" w:hAnsi="Arial" w:cs="Arial"/>
                <w:sz w:val="20"/>
                <w:szCs w:val="20"/>
              </w:rPr>
              <w:t>Просмотреть серийный номер материала</w:t>
            </w:r>
          </w:p>
        </w:tc>
        <w:tc>
          <w:tcPr>
            <w:tcW w:w="984" w:type="pct"/>
            <w:shd w:val="clear" w:color="auto" w:fill="auto"/>
          </w:tcPr>
          <w:p w14:paraId="7162BE2B" w14:textId="77777777" w:rsidR="00E949E1" w:rsidRPr="00F00EDF" w:rsidRDefault="00E949E1" w:rsidP="00632245">
            <w:pPr>
              <w:rPr>
                <w:rFonts w:ascii="Arial" w:hAnsi="Arial" w:cs="Arial"/>
                <w:sz w:val="20"/>
                <w:szCs w:val="20"/>
              </w:rPr>
            </w:pPr>
          </w:p>
          <w:p w14:paraId="742666D0" w14:textId="77777777" w:rsidR="00E949E1" w:rsidRPr="00F00EDF" w:rsidRDefault="00E949E1"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004328AF" w14:textId="77777777" w:rsidR="00E949E1" w:rsidRPr="00F00EDF" w:rsidRDefault="00E949E1" w:rsidP="00632245">
            <w:pPr>
              <w:rPr>
                <w:rFonts w:ascii="Arial" w:hAnsi="Arial" w:cs="Arial"/>
                <w:sz w:val="20"/>
              </w:rPr>
            </w:pPr>
            <w:r w:rsidRPr="00F00EDF">
              <w:rPr>
                <w:rFonts w:ascii="Arial" w:hAnsi="Arial" w:cs="Arial"/>
                <w:sz w:val="20"/>
              </w:rPr>
              <w:t>-</w:t>
            </w:r>
          </w:p>
        </w:tc>
        <w:tc>
          <w:tcPr>
            <w:tcW w:w="1963" w:type="pct"/>
            <w:shd w:val="clear" w:color="auto" w:fill="auto"/>
          </w:tcPr>
          <w:p w14:paraId="2B7C8370" w14:textId="77777777" w:rsidR="00E949E1" w:rsidRPr="00F00EDF" w:rsidRDefault="00E949E1" w:rsidP="00632245">
            <w:pPr>
              <w:rPr>
                <w:rFonts w:ascii="Arial" w:hAnsi="Arial" w:cs="Arial"/>
                <w:sz w:val="20"/>
              </w:rPr>
            </w:pPr>
          </w:p>
        </w:tc>
      </w:tr>
      <w:tr w:rsidR="00E949E1" w:rsidRPr="00F00EDF" w14:paraId="272120B8" w14:textId="77777777" w:rsidTr="00632245">
        <w:trPr>
          <w:cantSplit/>
        </w:trPr>
        <w:tc>
          <w:tcPr>
            <w:tcW w:w="353" w:type="pct"/>
          </w:tcPr>
          <w:p w14:paraId="2779867A" w14:textId="77777777" w:rsidR="00E949E1" w:rsidRPr="00F00EDF" w:rsidRDefault="00E949E1">
            <w:pPr>
              <w:rPr>
                <w:rFonts w:ascii="Arial" w:hAnsi="Arial" w:cs="Arial"/>
                <w:color w:val="000000"/>
                <w:sz w:val="20"/>
                <w:szCs w:val="20"/>
              </w:rPr>
            </w:pPr>
            <w:r w:rsidRPr="00F00EDF">
              <w:rPr>
                <w:rFonts w:ascii="Arial" w:hAnsi="Arial" w:cs="Arial"/>
                <w:color w:val="000000"/>
                <w:sz w:val="20"/>
                <w:szCs w:val="20"/>
              </w:rPr>
              <w:t>4.</w:t>
            </w:r>
          </w:p>
        </w:tc>
        <w:tc>
          <w:tcPr>
            <w:tcW w:w="985" w:type="pct"/>
          </w:tcPr>
          <w:p w14:paraId="7C28BAF4" w14:textId="77777777" w:rsidR="00E949E1" w:rsidRPr="00F00EDF" w:rsidRDefault="00E949E1" w:rsidP="00632245">
            <w:pPr>
              <w:rPr>
                <w:rFonts w:ascii="Arial" w:hAnsi="Arial" w:cs="Arial"/>
                <w:sz w:val="20"/>
                <w:szCs w:val="20"/>
              </w:rPr>
            </w:pPr>
            <w:r w:rsidRPr="00F00EDF">
              <w:rPr>
                <w:rFonts w:ascii="Arial" w:hAnsi="Arial" w:cs="Arial"/>
                <w:sz w:val="20"/>
                <w:szCs w:val="20"/>
                <w:lang w:val="en-US"/>
              </w:rPr>
              <w:t>MB</w:t>
            </w:r>
            <w:r w:rsidRPr="00F00EDF">
              <w:rPr>
                <w:rFonts w:ascii="Arial" w:hAnsi="Arial" w:cs="Arial"/>
                <w:sz w:val="20"/>
                <w:szCs w:val="20"/>
              </w:rPr>
              <w:t>52 – Просмотр складских запасов к материалу</w:t>
            </w:r>
          </w:p>
        </w:tc>
        <w:tc>
          <w:tcPr>
            <w:tcW w:w="984" w:type="pct"/>
            <w:shd w:val="clear" w:color="auto" w:fill="auto"/>
          </w:tcPr>
          <w:p w14:paraId="41990B2A" w14:textId="77777777" w:rsidR="00E949E1" w:rsidRPr="00F00EDF" w:rsidRDefault="00E949E1" w:rsidP="00632245">
            <w:pPr>
              <w:rPr>
                <w:rFonts w:ascii="Arial" w:hAnsi="Arial" w:cs="Arial"/>
                <w:sz w:val="20"/>
                <w:szCs w:val="20"/>
              </w:rPr>
            </w:pPr>
          </w:p>
          <w:p w14:paraId="274E3316" w14:textId="77777777" w:rsidR="00E949E1" w:rsidRPr="00F00EDF" w:rsidRDefault="00E949E1"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7E0A8AE3" w14:textId="77777777" w:rsidR="00E949E1" w:rsidRPr="00F00EDF" w:rsidRDefault="00E949E1" w:rsidP="00632245">
            <w:pPr>
              <w:rPr>
                <w:rFonts w:ascii="Arial" w:hAnsi="Arial" w:cs="Arial"/>
                <w:sz w:val="20"/>
              </w:rPr>
            </w:pPr>
            <w:r w:rsidRPr="00F00EDF">
              <w:rPr>
                <w:rFonts w:ascii="Arial" w:hAnsi="Arial" w:cs="Arial"/>
                <w:sz w:val="20"/>
              </w:rPr>
              <w:t>-</w:t>
            </w:r>
          </w:p>
        </w:tc>
        <w:tc>
          <w:tcPr>
            <w:tcW w:w="1963" w:type="pct"/>
            <w:shd w:val="clear" w:color="auto" w:fill="auto"/>
          </w:tcPr>
          <w:p w14:paraId="757F13A2" w14:textId="77777777" w:rsidR="00E949E1" w:rsidRPr="00F00EDF" w:rsidRDefault="00E949E1" w:rsidP="00632245">
            <w:pPr>
              <w:rPr>
                <w:rFonts w:ascii="Arial" w:hAnsi="Arial" w:cs="Arial"/>
                <w:sz w:val="20"/>
              </w:rPr>
            </w:pPr>
            <w:r w:rsidRPr="00F00EDF">
              <w:rPr>
                <w:rFonts w:ascii="Arial" w:hAnsi="Arial" w:cs="Arial"/>
                <w:sz w:val="20"/>
              </w:rPr>
              <w:t>-</w:t>
            </w:r>
          </w:p>
        </w:tc>
      </w:tr>
      <w:tr w:rsidR="00E949E1" w:rsidRPr="00F00EDF" w14:paraId="3CBA8F1A" w14:textId="77777777" w:rsidTr="00632245">
        <w:trPr>
          <w:cantSplit/>
        </w:trPr>
        <w:tc>
          <w:tcPr>
            <w:tcW w:w="353" w:type="pct"/>
          </w:tcPr>
          <w:p w14:paraId="3CF0F7DA" w14:textId="77777777" w:rsidR="00E949E1" w:rsidRPr="00F00EDF" w:rsidRDefault="00E949E1">
            <w:pPr>
              <w:rPr>
                <w:rFonts w:ascii="Arial" w:hAnsi="Arial" w:cs="Arial"/>
                <w:color w:val="000000"/>
                <w:sz w:val="20"/>
                <w:szCs w:val="20"/>
              </w:rPr>
            </w:pPr>
          </w:p>
        </w:tc>
        <w:tc>
          <w:tcPr>
            <w:tcW w:w="985" w:type="pct"/>
          </w:tcPr>
          <w:p w14:paraId="03614B34" w14:textId="77777777" w:rsidR="00E949E1" w:rsidRPr="00F00EDF" w:rsidRDefault="00E949E1" w:rsidP="00632245">
            <w:pPr>
              <w:rPr>
                <w:rFonts w:ascii="Arial" w:hAnsi="Arial" w:cs="Arial"/>
                <w:sz w:val="20"/>
                <w:szCs w:val="20"/>
              </w:rPr>
            </w:pPr>
            <w:r w:rsidRPr="00F00EDF">
              <w:rPr>
                <w:rFonts w:ascii="Arial" w:hAnsi="Arial" w:cs="Arial"/>
                <w:sz w:val="20"/>
                <w:lang w:val="en-US"/>
              </w:rPr>
              <w:t>IW</w:t>
            </w:r>
            <w:r w:rsidRPr="00F00EDF">
              <w:rPr>
                <w:rFonts w:ascii="Arial" w:hAnsi="Arial" w:cs="Arial"/>
                <w:sz w:val="20"/>
              </w:rPr>
              <w:t>38 - Изменение списка заказов ТОРО</w:t>
            </w:r>
          </w:p>
        </w:tc>
        <w:tc>
          <w:tcPr>
            <w:tcW w:w="984" w:type="pct"/>
            <w:shd w:val="clear" w:color="auto" w:fill="auto"/>
          </w:tcPr>
          <w:p w14:paraId="468EB7AC" w14:textId="77777777" w:rsidR="00E949E1" w:rsidRPr="00F00EDF" w:rsidRDefault="00E949E1"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6C291AA6" w14:textId="77777777" w:rsidR="00E949E1" w:rsidRPr="00F00EDF" w:rsidRDefault="00E949E1" w:rsidP="00632245">
            <w:pPr>
              <w:rPr>
                <w:rFonts w:ascii="Arial" w:hAnsi="Arial" w:cs="Arial"/>
                <w:sz w:val="20"/>
              </w:rPr>
            </w:pPr>
            <w:r w:rsidRPr="00F00EDF">
              <w:rPr>
                <w:rFonts w:ascii="Arial" w:hAnsi="Arial" w:cs="Arial"/>
                <w:sz w:val="20"/>
              </w:rPr>
              <w:t>-</w:t>
            </w:r>
          </w:p>
        </w:tc>
        <w:tc>
          <w:tcPr>
            <w:tcW w:w="1963" w:type="pct"/>
            <w:shd w:val="clear" w:color="auto" w:fill="auto"/>
          </w:tcPr>
          <w:p w14:paraId="7FF031FC" w14:textId="77777777" w:rsidR="00E949E1" w:rsidRPr="00F00EDF" w:rsidRDefault="00E949E1" w:rsidP="00632245">
            <w:pPr>
              <w:rPr>
                <w:rFonts w:ascii="Arial" w:hAnsi="Arial" w:cs="Arial"/>
                <w:sz w:val="20"/>
              </w:rPr>
            </w:pPr>
            <w:r w:rsidRPr="00F00EDF">
              <w:rPr>
                <w:rFonts w:ascii="Arial" w:hAnsi="Arial" w:cs="Arial"/>
                <w:sz w:val="20"/>
              </w:rPr>
              <w:t>-</w:t>
            </w:r>
          </w:p>
        </w:tc>
      </w:tr>
      <w:tr w:rsidR="00E949E1" w:rsidRPr="00F00EDF" w14:paraId="0FA53101" w14:textId="77777777" w:rsidTr="00632245">
        <w:trPr>
          <w:cantSplit/>
        </w:trPr>
        <w:tc>
          <w:tcPr>
            <w:tcW w:w="353" w:type="pct"/>
          </w:tcPr>
          <w:p w14:paraId="5C10AA57" w14:textId="77777777" w:rsidR="00E949E1" w:rsidRPr="00F00EDF" w:rsidRDefault="00E949E1">
            <w:pPr>
              <w:rPr>
                <w:rFonts w:ascii="Arial" w:hAnsi="Arial" w:cs="Arial"/>
                <w:color w:val="000000"/>
                <w:sz w:val="20"/>
                <w:szCs w:val="20"/>
              </w:rPr>
            </w:pPr>
            <w:r w:rsidRPr="00F00EDF">
              <w:rPr>
                <w:rFonts w:ascii="Arial" w:hAnsi="Arial" w:cs="Arial"/>
                <w:color w:val="000000"/>
                <w:sz w:val="20"/>
                <w:szCs w:val="20"/>
              </w:rPr>
              <w:t>5.</w:t>
            </w:r>
          </w:p>
        </w:tc>
        <w:tc>
          <w:tcPr>
            <w:tcW w:w="985" w:type="pct"/>
          </w:tcPr>
          <w:p w14:paraId="0663B9E7" w14:textId="77777777" w:rsidR="00E949E1" w:rsidRPr="00F00EDF" w:rsidRDefault="00E949E1" w:rsidP="00632245">
            <w:pPr>
              <w:rPr>
                <w:rFonts w:ascii="Arial" w:hAnsi="Arial" w:cs="Arial"/>
                <w:sz w:val="20"/>
                <w:szCs w:val="20"/>
              </w:rPr>
            </w:pPr>
            <w:r w:rsidRPr="00F00EDF">
              <w:rPr>
                <w:rFonts w:ascii="Arial" w:hAnsi="Arial" w:cs="Arial"/>
                <w:sz w:val="20"/>
                <w:lang w:val="en-US"/>
              </w:rPr>
              <w:t>IW</w:t>
            </w:r>
            <w:r w:rsidRPr="00F00EDF">
              <w:rPr>
                <w:rFonts w:ascii="Arial" w:hAnsi="Arial" w:cs="Arial"/>
                <w:sz w:val="20"/>
              </w:rPr>
              <w:t>39 - Просмотр списка заказов ТОРО</w:t>
            </w:r>
          </w:p>
        </w:tc>
        <w:tc>
          <w:tcPr>
            <w:tcW w:w="984" w:type="pct"/>
            <w:shd w:val="clear" w:color="auto" w:fill="auto"/>
          </w:tcPr>
          <w:p w14:paraId="3ADF94C8" w14:textId="77777777" w:rsidR="00E949E1" w:rsidRPr="00F00EDF" w:rsidRDefault="00E949E1" w:rsidP="00632245">
            <w:pPr>
              <w:rPr>
                <w:rFonts w:ascii="Arial" w:hAnsi="Arial" w:cs="Arial"/>
                <w:sz w:val="20"/>
                <w:szCs w:val="20"/>
              </w:rPr>
            </w:pPr>
          </w:p>
          <w:p w14:paraId="2E5B8989" w14:textId="77777777" w:rsidR="00E949E1" w:rsidRPr="00F00EDF" w:rsidRDefault="00E949E1"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08B80E30" w14:textId="77777777" w:rsidR="00E949E1" w:rsidRPr="00F00EDF" w:rsidRDefault="00E949E1" w:rsidP="00632245">
            <w:pPr>
              <w:rPr>
                <w:rFonts w:ascii="Arial" w:hAnsi="Arial" w:cs="Arial"/>
                <w:sz w:val="20"/>
              </w:rPr>
            </w:pPr>
            <w:r w:rsidRPr="00F00EDF">
              <w:rPr>
                <w:rFonts w:ascii="Arial" w:hAnsi="Arial" w:cs="Arial"/>
                <w:sz w:val="20"/>
              </w:rPr>
              <w:t>-</w:t>
            </w:r>
          </w:p>
        </w:tc>
        <w:tc>
          <w:tcPr>
            <w:tcW w:w="1963" w:type="pct"/>
            <w:shd w:val="clear" w:color="auto" w:fill="auto"/>
          </w:tcPr>
          <w:p w14:paraId="1804EA82" w14:textId="77777777" w:rsidR="00E949E1" w:rsidRPr="00F00EDF" w:rsidRDefault="00E949E1" w:rsidP="00632245">
            <w:pPr>
              <w:rPr>
                <w:rFonts w:ascii="Arial" w:hAnsi="Arial" w:cs="Arial"/>
                <w:sz w:val="20"/>
              </w:rPr>
            </w:pPr>
            <w:r w:rsidRPr="00F00EDF">
              <w:rPr>
                <w:rFonts w:ascii="Arial" w:hAnsi="Arial" w:cs="Arial"/>
                <w:sz w:val="20"/>
              </w:rPr>
              <w:t>-</w:t>
            </w:r>
          </w:p>
        </w:tc>
      </w:tr>
      <w:tr w:rsidR="006A7EC2" w:rsidRPr="00F00EDF" w14:paraId="145E0A72" w14:textId="77777777" w:rsidTr="00632245">
        <w:trPr>
          <w:cantSplit/>
        </w:trPr>
        <w:tc>
          <w:tcPr>
            <w:tcW w:w="353" w:type="pct"/>
          </w:tcPr>
          <w:p w14:paraId="4F55BA8B" w14:textId="48FF1016" w:rsidR="006A7EC2" w:rsidRPr="00F00EDF" w:rsidRDefault="006A7EC2">
            <w:pPr>
              <w:rPr>
                <w:rFonts w:ascii="Arial" w:hAnsi="Arial" w:cs="Arial"/>
                <w:color w:val="000000"/>
                <w:sz w:val="20"/>
                <w:szCs w:val="20"/>
              </w:rPr>
            </w:pPr>
            <w:r w:rsidRPr="00F00EDF">
              <w:rPr>
                <w:rFonts w:ascii="Arial" w:hAnsi="Arial" w:cs="Arial"/>
                <w:color w:val="000000"/>
                <w:sz w:val="20"/>
                <w:szCs w:val="20"/>
              </w:rPr>
              <w:t>6.</w:t>
            </w:r>
          </w:p>
        </w:tc>
        <w:tc>
          <w:tcPr>
            <w:tcW w:w="985" w:type="pct"/>
          </w:tcPr>
          <w:p w14:paraId="26E255C4" w14:textId="64FFC1C6" w:rsidR="006A7EC2" w:rsidRPr="00F00EDF" w:rsidRDefault="006A7EC2" w:rsidP="00632245">
            <w:pPr>
              <w:rPr>
                <w:rFonts w:ascii="Arial" w:hAnsi="Arial" w:cs="Arial"/>
                <w:sz w:val="20"/>
              </w:rPr>
            </w:pPr>
            <w:r w:rsidRPr="00F00EDF">
              <w:rPr>
                <w:rFonts w:ascii="Arial" w:hAnsi="Arial" w:cs="Arial"/>
                <w:sz w:val="20"/>
                <w:szCs w:val="20"/>
                <w:lang w:val="en-US"/>
              </w:rPr>
              <w:t>IP</w:t>
            </w:r>
            <w:r w:rsidRPr="00F00EDF">
              <w:rPr>
                <w:rFonts w:ascii="Arial" w:hAnsi="Arial" w:cs="Arial"/>
                <w:sz w:val="20"/>
                <w:szCs w:val="20"/>
              </w:rPr>
              <w:t>16 – список планов предупредительного ТОРО</w:t>
            </w:r>
          </w:p>
        </w:tc>
        <w:tc>
          <w:tcPr>
            <w:tcW w:w="984" w:type="pct"/>
            <w:shd w:val="clear" w:color="auto" w:fill="auto"/>
          </w:tcPr>
          <w:p w14:paraId="54010FED" w14:textId="42B9B67A" w:rsidR="006A7EC2" w:rsidRPr="00F00EDF" w:rsidRDefault="006A7EC2"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47CCDB20" w14:textId="660C3803" w:rsidR="006A7EC2" w:rsidRPr="00F00EDF" w:rsidRDefault="006A7EC2" w:rsidP="00632245">
            <w:pPr>
              <w:rPr>
                <w:rFonts w:ascii="Arial" w:hAnsi="Arial" w:cs="Arial"/>
                <w:sz w:val="20"/>
              </w:rPr>
            </w:pPr>
            <w:r w:rsidRPr="00F00EDF">
              <w:rPr>
                <w:rFonts w:ascii="Arial" w:hAnsi="Arial" w:cs="Arial"/>
                <w:sz w:val="20"/>
              </w:rPr>
              <w:t>-</w:t>
            </w:r>
          </w:p>
        </w:tc>
        <w:tc>
          <w:tcPr>
            <w:tcW w:w="1963" w:type="pct"/>
            <w:shd w:val="clear" w:color="auto" w:fill="auto"/>
          </w:tcPr>
          <w:p w14:paraId="18FF4746" w14:textId="5895A998" w:rsidR="006A7EC2" w:rsidRPr="00F00EDF" w:rsidRDefault="006A7EC2" w:rsidP="00632245">
            <w:pPr>
              <w:rPr>
                <w:rFonts w:ascii="Arial" w:hAnsi="Arial" w:cs="Arial"/>
                <w:sz w:val="20"/>
              </w:rPr>
            </w:pPr>
            <w:r w:rsidRPr="00F00EDF">
              <w:rPr>
                <w:rFonts w:ascii="Arial" w:hAnsi="Arial" w:cs="Arial"/>
                <w:sz w:val="20"/>
              </w:rPr>
              <w:t>-</w:t>
            </w:r>
          </w:p>
        </w:tc>
      </w:tr>
      <w:tr w:rsidR="00E949E1" w:rsidRPr="00F00EDF" w14:paraId="0E3B1013" w14:textId="77777777" w:rsidTr="00632245">
        <w:trPr>
          <w:cantSplit/>
        </w:trPr>
        <w:tc>
          <w:tcPr>
            <w:tcW w:w="353" w:type="pct"/>
          </w:tcPr>
          <w:p w14:paraId="76C36BDC" w14:textId="77777777" w:rsidR="00E949E1" w:rsidRPr="00F00EDF" w:rsidRDefault="00E949E1">
            <w:pPr>
              <w:rPr>
                <w:rFonts w:ascii="Arial" w:hAnsi="Arial" w:cs="Arial"/>
                <w:color w:val="000000"/>
                <w:sz w:val="20"/>
                <w:szCs w:val="20"/>
              </w:rPr>
            </w:pPr>
            <w:r w:rsidRPr="00F00EDF">
              <w:rPr>
                <w:rFonts w:ascii="Arial" w:hAnsi="Arial" w:cs="Arial"/>
                <w:color w:val="000000"/>
                <w:sz w:val="20"/>
                <w:szCs w:val="20"/>
              </w:rPr>
              <w:t>7.</w:t>
            </w:r>
          </w:p>
        </w:tc>
        <w:tc>
          <w:tcPr>
            <w:tcW w:w="985" w:type="pct"/>
          </w:tcPr>
          <w:p w14:paraId="420DDCD2" w14:textId="77777777" w:rsidR="00E949E1" w:rsidRPr="00F00EDF" w:rsidRDefault="00E949E1" w:rsidP="00632245">
            <w:pPr>
              <w:rPr>
                <w:rFonts w:ascii="Arial" w:hAnsi="Arial" w:cs="Arial"/>
                <w:sz w:val="20"/>
                <w:szCs w:val="20"/>
              </w:rPr>
            </w:pPr>
            <w:r w:rsidRPr="00F00EDF">
              <w:rPr>
                <w:rFonts w:ascii="Arial" w:hAnsi="Arial" w:cs="Arial"/>
                <w:sz w:val="20"/>
                <w:szCs w:val="20"/>
              </w:rPr>
              <w:t>IP24 – Обзор списка сроков предупредительного ТОРО</w:t>
            </w:r>
          </w:p>
        </w:tc>
        <w:tc>
          <w:tcPr>
            <w:tcW w:w="984" w:type="pct"/>
            <w:shd w:val="clear" w:color="auto" w:fill="auto"/>
          </w:tcPr>
          <w:p w14:paraId="28DD2E8B" w14:textId="77777777" w:rsidR="00E949E1" w:rsidRPr="00F00EDF" w:rsidRDefault="00E949E1"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484F648F" w14:textId="77777777" w:rsidR="00E949E1" w:rsidRPr="00F00EDF" w:rsidRDefault="00E949E1" w:rsidP="00632245">
            <w:pPr>
              <w:rPr>
                <w:rFonts w:ascii="Arial" w:hAnsi="Arial" w:cs="Arial"/>
                <w:sz w:val="20"/>
              </w:rPr>
            </w:pPr>
            <w:r w:rsidRPr="00F00EDF">
              <w:rPr>
                <w:rFonts w:ascii="Arial" w:hAnsi="Arial" w:cs="Arial"/>
                <w:sz w:val="20"/>
              </w:rPr>
              <w:t>-</w:t>
            </w:r>
          </w:p>
        </w:tc>
        <w:tc>
          <w:tcPr>
            <w:tcW w:w="1963" w:type="pct"/>
            <w:shd w:val="clear" w:color="auto" w:fill="auto"/>
          </w:tcPr>
          <w:p w14:paraId="28D1A887" w14:textId="77777777" w:rsidR="00E949E1" w:rsidRPr="00F00EDF" w:rsidRDefault="00E949E1" w:rsidP="00632245">
            <w:pPr>
              <w:rPr>
                <w:rFonts w:ascii="Arial" w:hAnsi="Arial" w:cs="Arial"/>
                <w:sz w:val="20"/>
              </w:rPr>
            </w:pPr>
            <w:r w:rsidRPr="00F00EDF">
              <w:rPr>
                <w:rFonts w:ascii="Arial" w:hAnsi="Arial" w:cs="Arial"/>
                <w:sz w:val="20"/>
              </w:rPr>
              <w:t>-</w:t>
            </w:r>
          </w:p>
        </w:tc>
      </w:tr>
      <w:tr w:rsidR="00F61571" w:rsidRPr="00F00EDF" w14:paraId="67E769AA" w14:textId="77777777" w:rsidTr="00632245">
        <w:trPr>
          <w:cantSplit/>
        </w:trPr>
        <w:tc>
          <w:tcPr>
            <w:tcW w:w="353" w:type="pct"/>
          </w:tcPr>
          <w:p w14:paraId="0AE451E4" w14:textId="77777777" w:rsidR="00F61571" w:rsidRPr="00F00EDF" w:rsidRDefault="00F61571">
            <w:pPr>
              <w:rPr>
                <w:rFonts w:ascii="Arial" w:hAnsi="Arial" w:cs="Arial"/>
                <w:color w:val="000000"/>
                <w:sz w:val="20"/>
                <w:szCs w:val="20"/>
              </w:rPr>
            </w:pPr>
            <w:r w:rsidRPr="00F00EDF">
              <w:rPr>
                <w:rFonts w:ascii="Arial" w:hAnsi="Arial" w:cs="Arial"/>
                <w:color w:val="000000"/>
                <w:sz w:val="20"/>
                <w:szCs w:val="20"/>
              </w:rPr>
              <w:t>8.</w:t>
            </w:r>
          </w:p>
        </w:tc>
        <w:tc>
          <w:tcPr>
            <w:tcW w:w="985" w:type="pct"/>
          </w:tcPr>
          <w:p w14:paraId="74265903" w14:textId="62D3F600" w:rsidR="00F61571" w:rsidRPr="00F00EDF" w:rsidRDefault="00F61571" w:rsidP="00632245">
            <w:pPr>
              <w:rPr>
                <w:rFonts w:ascii="Arial" w:hAnsi="Arial" w:cs="Arial"/>
                <w:sz w:val="20"/>
                <w:szCs w:val="20"/>
              </w:rPr>
            </w:pPr>
            <w:bookmarkStart w:id="2624" w:name="_Hlk518891807"/>
            <w:r w:rsidRPr="00F00EDF">
              <w:rPr>
                <w:rFonts w:ascii="Arial" w:hAnsi="Arial" w:cs="Arial"/>
                <w:sz w:val="20"/>
                <w:szCs w:val="20"/>
              </w:rPr>
              <w:t xml:space="preserve">Отчёт о состоянии </w:t>
            </w:r>
            <w:r w:rsidR="008E0AA0" w:rsidRPr="00F00EDF">
              <w:rPr>
                <w:rFonts w:ascii="Arial" w:hAnsi="Arial" w:cs="Arial"/>
                <w:sz w:val="20"/>
                <w:szCs w:val="20"/>
              </w:rPr>
              <w:t>ОФ</w:t>
            </w:r>
            <w:bookmarkEnd w:id="2624"/>
          </w:p>
        </w:tc>
        <w:tc>
          <w:tcPr>
            <w:tcW w:w="984" w:type="pct"/>
            <w:shd w:val="clear" w:color="auto" w:fill="auto"/>
          </w:tcPr>
          <w:p w14:paraId="7E31C956" w14:textId="4CBCB693" w:rsidR="00F61571" w:rsidRPr="00F00EDF" w:rsidRDefault="00E949E1" w:rsidP="00632245">
            <w:pPr>
              <w:rPr>
                <w:rFonts w:ascii="Arial" w:hAnsi="Arial" w:cs="Arial"/>
                <w:sz w:val="20"/>
                <w:szCs w:val="20"/>
              </w:rPr>
            </w:pPr>
            <w:r w:rsidRPr="00F00EDF">
              <w:rPr>
                <w:rFonts w:ascii="Arial" w:hAnsi="Arial" w:cs="Arial"/>
                <w:sz w:val="20"/>
              </w:rPr>
              <w:t>Отчет</w:t>
            </w:r>
          </w:p>
        </w:tc>
        <w:tc>
          <w:tcPr>
            <w:tcW w:w="715" w:type="pct"/>
            <w:shd w:val="clear" w:color="auto" w:fill="auto"/>
          </w:tcPr>
          <w:p w14:paraId="5705F52E" w14:textId="77777777" w:rsidR="00F61571" w:rsidRPr="00F00EDF" w:rsidRDefault="00E12A16" w:rsidP="00632245">
            <w:pPr>
              <w:rPr>
                <w:rFonts w:ascii="Arial" w:hAnsi="Arial" w:cs="Arial"/>
                <w:sz w:val="20"/>
              </w:rPr>
            </w:pPr>
            <w:r w:rsidRPr="00F00EDF">
              <w:rPr>
                <w:rFonts w:ascii="Arial" w:hAnsi="Arial" w:cs="Arial"/>
                <w:sz w:val="20"/>
              </w:rPr>
              <w:t>PM20</w:t>
            </w:r>
          </w:p>
        </w:tc>
        <w:tc>
          <w:tcPr>
            <w:tcW w:w="1963" w:type="pct"/>
            <w:shd w:val="clear" w:color="auto" w:fill="auto"/>
          </w:tcPr>
          <w:p w14:paraId="1A9BD92E" w14:textId="7EB50DEC" w:rsidR="00F61571" w:rsidRPr="00F00EDF" w:rsidRDefault="00E518A4" w:rsidP="00632245">
            <w:pPr>
              <w:rPr>
                <w:rFonts w:ascii="Arial" w:hAnsi="Arial" w:cs="Arial"/>
                <w:sz w:val="20"/>
              </w:rPr>
            </w:pPr>
            <w:r w:rsidRPr="00F00EDF">
              <w:rPr>
                <w:rFonts w:ascii="Arial" w:hAnsi="Arial" w:cs="Arial"/>
                <w:sz w:val="20"/>
              </w:rPr>
              <w:t>Шаблон формуляра не предоставлен</w:t>
            </w:r>
          </w:p>
        </w:tc>
      </w:tr>
      <w:tr w:rsidR="005C1E79" w:rsidRPr="00F00EDF" w14:paraId="298AD491" w14:textId="77777777" w:rsidTr="00632245">
        <w:trPr>
          <w:cantSplit/>
        </w:trPr>
        <w:tc>
          <w:tcPr>
            <w:tcW w:w="353" w:type="pct"/>
          </w:tcPr>
          <w:p w14:paraId="33CD8230" w14:textId="77777777" w:rsidR="005C1E79" w:rsidRPr="00F00EDF" w:rsidRDefault="005C1E79">
            <w:pPr>
              <w:rPr>
                <w:rFonts w:ascii="Arial" w:hAnsi="Arial" w:cs="Arial"/>
                <w:color w:val="000000"/>
                <w:sz w:val="20"/>
                <w:szCs w:val="20"/>
              </w:rPr>
            </w:pPr>
            <w:r w:rsidRPr="00F00EDF">
              <w:rPr>
                <w:rFonts w:ascii="Arial" w:hAnsi="Arial" w:cs="Arial"/>
                <w:color w:val="000000"/>
                <w:sz w:val="20"/>
                <w:szCs w:val="20"/>
              </w:rPr>
              <w:t>9.</w:t>
            </w:r>
          </w:p>
        </w:tc>
        <w:tc>
          <w:tcPr>
            <w:tcW w:w="985" w:type="pct"/>
          </w:tcPr>
          <w:p w14:paraId="6E0846B3" w14:textId="7C0C6240" w:rsidR="009F701C" w:rsidRPr="00F00EDF" w:rsidRDefault="005C1E79" w:rsidP="00632245">
            <w:pPr>
              <w:rPr>
                <w:rFonts w:ascii="Arial" w:hAnsi="Arial" w:cs="Arial"/>
                <w:sz w:val="20"/>
                <w:szCs w:val="20"/>
              </w:rPr>
            </w:pPr>
            <w:r w:rsidRPr="00F00EDF">
              <w:rPr>
                <w:rFonts w:ascii="Arial" w:hAnsi="Arial" w:cs="Arial"/>
                <w:sz w:val="20"/>
                <w:szCs w:val="20"/>
                <w:lang w:val="en-US"/>
              </w:rPr>
              <w:t>COOIS</w:t>
            </w:r>
            <w:r w:rsidRPr="00F00EDF">
              <w:rPr>
                <w:rFonts w:ascii="Arial" w:hAnsi="Arial" w:cs="Arial"/>
                <w:sz w:val="20"/>
                <w:szCs w:val="20"/>
              </w:rPr>
              <w:t xml:space="preserve"> - Инфо-система производственных заказов</w:t>
            </w:r>
          </w:p>
        </w:tc>
        <w:tc>
          <w:tcPr>
            <w:tcW w:w="984" w:type="pct"/>
            <w:shd w:val="clear" w:color="auto" w:fill="auto"/>
          </w:tcPr>
          <w:p w14:paraId="4E8D2402" w14:textId="77777777" w:rsidR="005C1E79" w:rsidRPr="00F00EDF" w:rsidDel="00D878F1" w:rsidRDefault="005C1E79" w:rsidP="00632245">
            <w:pPr>
              <w:rPr>
                <w:rFonts w:ascii="Arial" w:hAnsi="Arial" w:cs="Arial"/>
                <w:sz w:val="20"/>
                <w:lang w:val="en-US"/>
              </w:rPr>
            </w:pPr>
            <w:r w:rsidRPr="00F00EDF">
              <w:rPr>
                <w:rFonts w:ascii="Arial" w:hAnsi="Arial" w:cs="Arial"/>
                <w:sz w:val="20"/>
              </w:rPr>
              <w:t>Стандарт</w:t>
            </w:r>
          </w:p>
        </w:tc>
        <w:tc>
          <w:tcPr>
            <w:tcW w:w="715" w:type="pct"/>
            <w:shd w:val="clear" w:color="auto" w:fill="auto"/>
          </w:tcPr>
          <w:p w14:paraId="17AB389F" w14:textId="77777777" w:rsidR="005C1E79" w:rsidRPr="00F00EDF" w:rsidRDefault="005C1E79" w:rsidP="00632245">
            <w:pPr>
              <w:rPr>
                <w:rFonts w:ascii="Arial" w:hAnsi="Arial" w:cs="Arial"/>
                <w:sz w:val="20"/>
              </w:rPr>
            </w:pPr>
          </w:p>
        </w:tc>
        <w:tc>
          <w:tcPr>
            <w:tcW w:w="1963" w:type="pct"/>
            <w:shd w:val="clear" w:color="auto" w:fill="auto"/>
          </w:tcPr>
          <w:p w14:paraId="1EA7E1B6" w14:textId="77777777" w:rsidR="005C1E79" w:rsidRPr="00F00EDF" w:rsidRDefault="005C1E79" w:rsidP="00632245">
            <w:pPr>
              <w:rPr>
                <w:rFonts w:ascii="Arial" w:hAnsi="Arial" w:cs="Arial"/>
                <w:sz w:val="20"/>
              </w:rPr>
            </w:pPr>
          </w:p>
        </w:tc>
      </w:tr>
      <w:tr w:rsidR="005C1E79" w:rsidRPr="00F00EDF" w14:paraId="3C1E9ADF" w14:textId="77777777" w:rsidTr="00632245">
        <w:trPr>
          <w:cantSplit/>
        </w:trPr>
        <w:tc>
          <w:tcPr>
            <w:tcW w:w="353" w:type="pct"/>
          </w:tcPr>
          <w:p w14:paraId="4E098329" w14:textId="77777777" w:rsidR="005C1E79" w:rsidRPr="00F00EDF" w:rsidRDefault="005C1E79">
            <w:pPr>
              <w:rPr>
                <w:rFonts w:ascii="Arial" w:hAnsi="Arial" w:cs="Arial"/>
                <w:color w:val="000000"/>
                <w:sz w:val="20"/>
                <w:szCs w:val="20"/>
              </w:rPr>
            </w:pPr>
            <w:r w:rsidRPr="00F00EDF">
              <w:rPr>
                <w:rFonts w:ascii="Arial" w:hAnsi="Arial" w:cs="Arial"/>
                <w:color w:val="000000"/>
                <w:sz w:val="20"/>
                <w:szCs w:val="20"/>
                <w:lang w:val="en-US"/>
              </w:rPr>
              <w:t>10.</w:t>
            </w:r>
          </w:p>
        </w:tc>
        <w:tc>
          <w:tcPr>
            <w:tcW w:w="985" w:type="pct"/>
          </w:tcPr>
          <w:p w14:paraId="5DF9967B" w14:textId="77777777" w:rsidR="005C1E79" w:rsidRPr="00F00EDF" w:rsidRDefault="005C1E79" w:rsidP="00632245">
            <w:pPr>
              <w:rPr>
                <w:rFonts w:ascii="Arial" w:hAnsi="Arial" w:cs="Arial"/>
                <w:sz w:val="20"/>
                <w:szCs w:val="20"/>
              </w:rPr>
            </w:pPr>
            <w:r w:rsidRPr="00F00EDF">
              <w:rPr>
                <w:rFonts w:ascii="Arial" w:hAnsi="Arial" w:cs="Arial"/>
                <w:color w:val="000000"/>
                <w:sz w:val="20"/>
                <w:szCs w:val="20"/>
                <w:lang w:val="en-US"/>
              </w:rPr>
              <w:t>MB</w:t>
            </w:r>
            <w:r w:rsidRPr="00F00EDF">
              <w:rPr>
                <w:rFonts w:ascii="Arial" w:hAnsi="Arial" w:cs="Arial"/>
                <w:color w:val="000000"/>
                <w:sz w:val="20"/>
                <w:szCs w:val="20"/>
              </w:rPr>
              <w:t>51 - Список документов материала</w:t>
            </w:r>
          </w:p>
        </w:tc>
        <w:tc>
          <w:tcPr>
            <w:tcW w:w="984" w:type="pct"/>
            <w:shd w:val="clear" w:color="auto" w:fill="auto"/>
          </w:tcPr>
          <w:p w14:paraId="4B0EDDAD" w14:textId="77777777" w:rsidR="005C1E79" w:rsidRPr="00F00EDF" w:rsidDel="00D878F1" w:rsidRDefault="005C1E79" w:rsidP="00632245">
            <w:pPr>
              <w:rPr>
                <w:rFonts w:ascii="Arial" w:hAnsi="Arial" w:cs="Arial"/>
                <w:sz w:val="20"/>
                <w:lang w:val="en-US"/>
              </w:rPr>
            </w:pPr>
            <w:r w:rsidRPr="00F00EDF">
              <w:rPr>
                <w:rFonts w:ascii="Arial" w:hAnsi="Arial" w:cs="Arial"/>
                <w:sz w:val="20"/>
                <w:szCs w:val="20"/>
              </w:rPr>
              <w:t>Стандарт</w:t>
            </w:r>
          </w:p>
        </w:tc>
        <w:tc>
          <w:tcPr>
            <w:tcW w:w="715" w:type="pct"/>
            <w:shd w:val="clear" w:color="auto" w:fill="auto"/>
          </w:tcPr>
          <w:p w14:paraId="145B0C65" w14:textId="77777777" w:rsidR="005C1E79" w:rsidRPr="00F00EDF" w:rsidRDefault="005C1E79" w:rsidP="00632245">
            <w:pPr>
              <w:rPr>
                <w:rFonts w:ascii="Arial" w:hAnsi="Arial" w:cs="Arial"/>
                <w:sz w:val="20"/>
              </w:rPr>
            </w:pPr>
          </w:p>
        </w:tc>
        <w:tc>
          <w:tcPr>
            <w:tcW w:w="1963" w:type="pct"/>
            <w:shd w:val="clear" w:color="auto" w:fill="auto"/>
          </w:tcPr>
          <w:p w14:paraId="03F72A4E" w14:textId="77777777" w:rsidR="005C1E79" w:rsidRPr="00F00EDF" w:rsidRDefault="005C1E79" w:rsidP="00632245">
            <w:pPr>
              <w:rPr>
                <w:rFonts w:ascii="Arial" w:hAnsi="Arial" w:cs="Arial"/>
                <w:sz w:val="20"/>
              </w:rPr>
            </w:pPr>
          </w:p>
        </w:tc>
      </w:tr>
      <w:tr w:rsidR="005C1E79" w:rsidRPr="00F00EDF" w14:paraId="2816B2F4" w14:textId="77777777" w:rsidTr="00632245">
        <w:trPr>
          <w:cantSplit/>
        </w:trPr>
        <w:tc>
          <w:tcPr>
            <w:tcW w:w="353" w:type="pct"/>
          </w:tcPr>
          <w:p w14:paraId="7D28411D" w14:textId="77777777" w:rsidR="005C1E79" w:rsidRPr="00F00EDF" w:rsidRDefault="005C1E79">
            <w:pPr>
              <w:rPr>
                <w:rFonts w:ascii="Arial" w:hAnsi="Arial" w:cs="Arial"/>
                <w:color w:val="000000"/>
                <w:sz w:val="20"/>
                <w:szCs w:val="20"/>
              </w:rPr>
            </w:pPr>
            <w:r w:rsidRPr="00F00EDF">
              <w:rPr>
                <w:rFonts w:ascii="Arial" w:hAnsi="Arial" w:cs="Arial"/>
                <w:color w:val="000000"/>
                <w:sz w:val="20"/>
                <w:szCs w:val="20"/>
                <w:lang w:val="en-US"/>
              </w:rPr>
              <w:lastRenderedPageBreak/>
              <w:t>11.</w:t>
            </w:r>
          </w:p>
        </w:tc>
        <w:tc>
          <w:tcPr>
            <w:tcW w:w="985" w:type="pct"/>
          </w:tcPr>
          <w:p w14:paraId="0C56E927" w14:textId="77777777" w:rsidR="005C1E79" w:rsidRPr="00F00EDF" w:rsidRDefault="005C1E79" w:rsidP="00632245">
            <w:pPr>
              <w:rPr>
                <w:rFonts w:ascii="Arial" w:hAnsi="Arial" w:cs="Arial"/>
                <w:sz w:val="20"/>
                <w:szCs w:val="20"/>
              </w:rPr>
            </w:pPr>
            <w:r w:rsidRPr="00F00EDF">
              <w:rPr>
                <w:rFonts w:ascii="Arial" w:hAnsi="Arial" w:cs="Arial"/>
                <w:color w:val="000000"/>
                <w:sz w:val="20"/>
                <w:szCs w:val="20"/>
                <w:lang w:val="en-US"/>
              </w:rPr>
              <w:t>MB</w:t>
            </w:r>
            <w:r w:rsidRPr="00F00EDF">
              <w:rPr>
                <w:rFonts w:ascii="Arial" w:hAnsi="Arial" w:cs="Arial"/>
                <w:color w:val="000000"/>
                <w:sz w:val="20"/>
                <w:szCs w:val="20"/>
              </w:rPr>
              <w:t>52 - Ведомость складских запасов</w:t>
            </w:r>
          </w:p>
        </w:tc>
        <w:tc>
          <w:tcPr>
            <w:tcW w:w="984" w:type="pct"/>
            <w:shd w:val="clear" w:color="auto" w:fill="auto"/>
          </w:tcPr>
          <w:p w14:paraId="7D3B3B21" w14:textId="77777777" w:rsidR="005C1E79" w:rsidRPr="00F00EDF" w:rsidDel="00D878F1" w:rsidRDefault="005C1E79" w:rsidP="00632245">
            <w:pPr>
              <w:rPr>
                <w:rFonts w:ascii="Arial" w:hAnsi="Arial" w:cs="Arial"/>
                <w:sz w:val="20"/>
                <w:lang w:val="en-US"/>
              </w:rPr>
            </w:pPr>
            <w:r w:rsidRPr="00F00EDF">
              <w:rPr>
                <w:rFonts w:ascii="Arial" w:hAnsi="Arial" w:cs="Arial"/>
                <w:sz w:val="20"/>
                <w:szCs w:val="20"/>
              </w:rPr>
              <w:t>Стандарт</w:t>
            </w:r>
          </w:p>
        </w:tc>
        <w:tc>
          <w:tcPr>
            <w:tcW w:w="715" w:type="pct"/>
            <w:shd w:val="clear" w:color="auto" w:fill="auto"/>
          </w:tcPr>
          <w:p w14:paraId="64586981" w14:textId="77777777" w:rsidR="005C1E79" w:rsidRPr="00F00EDF" w:rsidRDefault="005C1E79" w:rsidP="00632245">
            <w:pPr>
              <w:rPr>
                <w:rFonts w:ascii="Arial" w:hAnsi="Arial" w:cs="Arial"/>
                <w:sz w:val="20"/>
              </w:rPr>
            </w:pPr>
          </w:p>
        </w:tc>
        <w:tc>
          <w:tcPr>
            <w:tcW w:w="1963" w:type="pct"/>
            <w:shd w:val="clear" w:color="auto" w:fill="auto"/>
          </w:tcPr>
          <w:p w14:paraId="2ED47845" w14:textId="77777777" w:rsidR="005C1E79" w:rsidRPr="00F00EDF" w:rsidRDefault="005C1E79" w:rsidP="00632245">
            <w:pPr>
              <w:rPr>
                <w:rFonts w:ascii="Arial" w:hAnsi="Arial" w:cs="Arial"/>
                <w:sz w:val="20"/>
              </w:rPr>
            </w:pPr>
          </w:p>
        </w:tc>
      </w:tr>
      <w:tr w:rsidR="005C1E79" w:rsidRPr="00F00EDF" w14:paraId="7B1139A5" w14:textId="77777777" w:rsidTr="00632245">
        <w:trPr>
          <w:cantSplit/>
        </w:trPr>
        <w:tc>
          <w:tcPr>
            <w:tcW w:w="353" w:type="pct"/>
          </w:tcPr>
          <w:p w14:paraId="09DC03D9" w14:textId="77777777" w:rsidR="005C1E79" w:rsidRPr="00F00EDF" w:rsidRDefault="005C1E79">
            <w:pPr>
              <w:rPr>
                <w:rFonts w:ascii="Arial" w:hAnsi="Arial" w:cs="Arial"/>
                <w:color w:val="000000"/>
                <w:sz w:val="20"/>
                <w:szCs w:val="20"/>
              </w:rPr>
            </w:pPr>
            <w:r w:rsidRPr="00F00EDF">
              <w:rPr>
                <w:rFonts w:ascii="Arial" w:hAnsi="Arial" w:cs="Arial"/>
                <w:color w:val="000000"/>
                <w:sz w:val="20"/>
                <w:szCs w:val="20"/>
                <w:lang w:val="en-US"/>
              </w:rPr>
              <w:t>12.</w:t>
            </w:r>
          </w:p>
        </w:tc>
        <w:tc>
          <w:tcPr>
            <w:tcW w:w="985" w:type="pct"/>
          </w:tcPr>
          <w:p w14:paraId="588C6111" w14:textId="77777777" w:rsidR="005C1E79" w:rsidRPr="00F00EDF" w:rsidRDefault="005C1E79" w:rsidP="00632245">
            <w:pPr>
              <w:rPr>
                <w:rFonts w:ascii="Arial" w:hAnsi="Arial" w:cs="Arial"/>
                <w:sz w:val="20"/>
                <w:szCs w:val="20"/>
              </w:rPr>
            </w:pPr>
            <w:r w:rsidRPr="00F00EDF">
              <w:rPr>
                <w:rFonts w:ascii="Arial" w:hAnsi="Arial" w:cs="Arial"/>
                <w:color w:val="000000"/>
                <w:sz w:val="20"/>
                <w:szCs w:val="20"/>
                <w:lang w:val="en-US"/>
              </w:rPr>
              <w:t>MB</w:t>
            </w:r>
            <w:r w:rsidRPr="00F00EDF">
              <w:rPr>
                <w:rFonts w:ascii="Arial" w:hAnsi="Arial" w:cs="Arial"/>
                <w:color w:val="000000"/>
                <w:sz w:val="20"/>
                <w:szCs w:val="20"/>
              </w:rPr>
              <w:t>5</w:t>
            </w:r>
            <w:r w:rsidRPr="00F00EDF">
              <w:rPr>
                <w:rFonts w:ascii="Arial" w:hAnsi="Arial" w:cs="Arial"/>
                <w:color w:val="000000"/>
                <w:sz w:val="20"/>
                <w:szCs w:val="20"/>
                <w:lang w:val="en-US"/>
              </w:rPr>
              <w:t>B</w:t>
            </w:r>
            <w:r w:rsidRPr="00F00EDF">
              <w:rPr>
                <w:rFonts w:ascii="Arial" w:hAnsi="Arial" w:cs="Arial"/>
                <w:color w:val="000000"/>
                <w:sz w:val="20"/>
                <w:szCs w:val="20"/>
              </w:rPr>
              <w:t xml:space="preserve"> - Запасы на дату проводки</w:t>
            </w:r>
          </w:p>
        </w:tc>
        <w:tc>
          <w:tcPr>
            <w:tcW w:w="984" w:type="pct"/>
            <w:shd w:val="clear" w:color="auto" w:fill="auto"/>
          </w:tcPr>
          <w:p w14:paraId="1C749CB9" w14:textId="77777777" w:rsidR="005C1E79" w:rsidRPr="00F00EDF" w:rsidDel="00D878F1" w:rsidRDefault="005C1E79" w:rsidP="00632245">
            <w:pPr>
              <w:rPr>
                <w:rFonts w:ascii="Arial" w:hAnsi="Arial" w:cs="Arial"/>
                <w:sz w:val="20"/>
                <w:lang w:val="en-US"/>
              </w:rPr>
            </w:pPr>
            <w:r w:rsidRPr="00F00EDF">
              <w:rPr>
                <w:rFonts w:ascii="Arial" w:hAnsi="Arial" w:cs="Arial"/>
                <w:sz w:val="20"/>
                <w:szCs w:val="20"/>
              </w:rPr>
              <w:t>Стандарт</w:t>
            </w:r>
          </w:p>
        </w:tc>
        <w:tc>
          <w:tcPr>
            <w:tcW w:w="715" w:type="pct"/>
            <w:shd w:val="clear" w:color="auto" w:fill="auto"/>
          </w:tcPr>
          <w:p w14:paraId="40AD2CFD" w14:textId="77777777" w:rsidR="005C1E79" w:rsidRPr="00F00EDF" w:rsidRDefault="005C1E79" w:rsidP="00632245">
            <w:pPr>
              <w:rPr>
                <w:rFonts w:ascii="Arial" w:hAnsi="Arial" w:cs="Arial"/>
                <w:sz w:val="20"/>
              </w:rPr>
            </w:pPr>
          </w:p>
        </w:tc>
        <w:tc>
          <w:tcPr>
            <w:tcW w:w="1963" w:type="pct"/>
            <w:shd w:val="clear" w:color="auto" w:fill="auto"/>
          </w:tcPr>
          <w:p w14:paraId="4EA3C033" w14:textId="77777777" w:rsidR="005C1E79" w:rsidRPr="00F00EDF" w:rsidRDefault="005C1E79" w:rsidP="00632245">
            <w:pPr>
              <w:rPr>
                <w:rFonts w:ascii="Arial" w:hAnsi="Arial" w:cs="Arial"/>
                <w:sz w:val="20"/>
              </w:rPr>
            </w:pPr>
          </w:p>
        </w:tc>
      </w:tr>
      <w:tr w:rsidR="005C1E79" w:rsidRPr="00F00EDF" w14:paraId="1B16E0D9" w14:textId="77777777" w:rsidTr="00632245">
        <w:trPr>
          <w:cantSplit/>
        </w:trPr>
        <w:tc>
          <w:tcPr>
            <w:tcW w:w="353" w:type="pct"/>
          </w:tcPr>
          <w:p w14:paraId="5EDD55F7" w14:textId="77777777" w:rsidR="005C1E79" w:rsidRPr="00F00EDF" w:rsidRDefault="005C1E79">
            <w:pPr>
              <w:rPr>
                <w:rFonts w:ascii="Arial" w:hAnsi="Arial" w:cs="Arial"/>
                <w:color w:val="000000"/>
                <w:sz w:val="20"/>
                <w:szCs w:val="20"/>
                <w:lang w:val="en-US"/>
              </w:rPr>
            </w:pPr>
            <w:r w:rsidRPr="00F00EDF">
              <w:rPr>
                <w:rFonts w:ascii="Arial" w:hAnsi="Arial" w:cs="Arial"/>
                <w:color w:val="000000"/>
                <w:sz w:val="20"/>
                <w:szCs w:val="20"/>
                <w:lang w:val="en-US"/>
              </w:rPr>
              <w:t>13.</w:t>
            </w:r>
          </w:p>
        </w:tc>
        <w:tc>
          <w:tcPr>
            <w:tcW w:w="985" w:type="pct"/>
          </w:tcPr>
          <w:p w14:paraId="6C37DBA4" w14:textId="77777777" w:rsidR="005C1E79" w:rsidRPr="00F00EDF" w:rsidRDefault="005C1E79" w:rsidP="00632245">
            <w:pPr>
              <w:rPr>
                <w:rFonts w:ascii="Arial" w:hAnsi="Arial" w:cs="Arial"/>
                <w:color w:val="000000"/>
                <w:sz w:val="20"/>
                <w:szCs w:val="20"/>
                <w:lang w:val="en-US"/>
              </w:rPr>
            </w:pPr>
            <w:r w:rsidRPr="00F00EDF">
              <w:rPr>
                <w:rFonts w:ascii="Arial" w:hAnsi="Arial" w:cs="Arial"/>
                <w:color w:val="000000"/>
                <w:sz w:val="20"/>
                <w:szCs w:val="20"/>
                <w:lang w:val="en-US"/>
              </w:rPr>
              <w:t xml:space="preserve">MMBE - </w:t>
            </w:r>
            <w:proofErr w:type="spellStart"/>
            <w:r w:rsidRPr="00F00EDF">
              <w:rPr>
                <w:rFonts w:ascii="Arial" w:hAnsi="Arial" w:cs="Arial"/>
                <w:color w:val="000000"/>
                <w:sz w:val="20"/>
                <w:szCs w:val="20"/>
                <w:lang w:val="en-US"/>
              </w:rPr>
              <w:t>Обзор</w:t>
            </w:r>
            <w:proofErr w:type="spellEnd"/>
            <w:r w:rsidRPr="00F00EDF">
              <w:rPr>
                <w:rFonts w:ascii="Arial" w:hAnsi="Arial" w:cs="Arial"/>
                <w:color w:val="000000"/>
                <w:sz w:val="20"/>
                <w:szCs w:val="20"/>
                <w:lang w:val="en-US"/>
              </w:rPr>
              <w:t xml:space="preserve"> </w:t>
            </w:r>
            <w:proofErr w:type="spellStart"/>
            <w:r w:rsidRPr="00F00EDF">
              <w:rPr>
                <w:rFonts w:ascii="Arial" w:hAnsi="Arial" w:cs="Arial"/>
                <w:color w:val="000000"/>
                <w:sz w:val="20"/>
                <w:szCs w:val="20"/>
                <w:lang w:val="en-US"/>
              </w:rPr>
              <w:t>запасов</w:t>
            </w:r>
            <w:proofErr w:type="spellEnd"/>
          </w:p>
        </w:tc>
        <w:tc>
          <w:tcPr>
            <w:tcW w:w="984" w:type="pct"/>
            <w:shd w:val="clear" w:color="auto" w:fill="auto"/>
          </w:tcPr>
          <w:p w14:paraId="35F20689" w14:textId="77777777" w:rsidR="005C1E79" w:rsidRPr="00F00EDF" w:rsidRDefault="005C1E79"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20F1753C" w14:textId="77777777" w:rsidR="005C1E79" w:rsidRPr="00F00EDF" w:rsidRDefault="005C1E79" w:rsidP="00632245">
            <w:pPr>
              <w:rPr>
                <w:rFonts w:ascii="Arial" w:hAnsi="Arial" w:cs="Arial"/>
                <w:sz w:val="20"/>
              </w:rPr>
            </w:pPr>
          </w:p>
        </w:tc>
        <w:tc>
          <w:tcPr>
            <w:tcW w:w="1963" w:type="pct"/>
            <w:shd w:val="clear" w:color="auto" w:fill="auto"/>
          </w:tcPr>
          <w:p w14:paraId="6A2B52DD" w14:textId="77777777" w:rsidR="005C1E79" w:rsidRPr="00F00EDF" w:rsidRDefault="005C1E79" w:rsidP="00632245">
            <w:pPr>
              <w:rPr>
                <w:rFonts w:ascii="Arial" w:hAnsi="Arial" w:cs="Arial"/>
                <w:sz w:val="20"/>
              </w:rPr>
            </w:pPr>
          </w:p>
        </w:tc>
      </w:tr>
      <w:tr w:rsidR="006658AA" w:rsidRPr="00F00EDF" w14:paraId="2531705A" w14:textId="77777777" w:rsidTr="00632245">
        <w:trPr>
          <w:cantSplit/>
        </w:trPr>
        <w:tc>
          <w:tcPr>
            <w:tcW w:w="353" w:type="pct"/>
          </w:tcPr>
          <w:p w14:paraId="57BCA246" w14:textId="708997EB" w:rsidR="006658AA" w:rsidRPr="00F00EDF" w:rsidRDefault="006658AA">
            <w:pPr>
              <w:rPr>
                <w:rFonts w:ascii="Arial" w:hAnsi="Arial" w:cs="Arial"/>
                <w:color w:val="000000"/>
                <w:sz w:val="20"/>
                <w:szCs w:val="20"/>
                <w:lang w:val="en-US"/>
              </w:rPr>
            </w:pPr>
            <w:r w:rsidRPr="00F00EDF">
              <w:rPr>
                <w:rFonts w:ascii="Arial" w:hAnsi="Arial" w:cs="Arial"/>
                <w:color w:val="000000"/>
                <w:sz w:val="20"/>
                <w:szCs w:val="20"/>
                <w:lang w:val="en-US"/>
              </w:rPr>
              <w:t>14.</w:t>
            </w:r>
          </w:p>
        </w:tc>
        <w:tc>
          <w:tcPr>
            <w:tcW w:w="985" w:type="pct"/>
          </w:tcPr>
          <w:p w14:paraId="7AAA2F2B" w14:textId="5DEE8D76" w:rsidR="006658AA" w:rsidRPr="00F00EDF" w:rsidRDefault="006658AA" w:rsidP="00632245">
            <w:pPr>
              <w:rPr>
                <w:rFonts w:ascii="Arial" w:hAnsi="Arial" w:cs="Arial"/>
                <w:color w:val="000000"/>
                <w:sz w:val="20"/>
                <w:szCs w:val="20"/>
              </w:rPr>
            </w:pPr>
            <w:r w:rsidRPr="00F00EDF">
              <w:rPr>
                <w:rFonts w:ascii="Arial" w:hAnsi="Arial" w:cs="Arial"/>
                <w:color w:val="000000"/>
                <w:sz w:val="20"/>
                <w:szCs w:val="20"/>
              </w:rPr>
              <w:t>Отчет Расширение стандартного отчета по проверке доступности материалов</w:t>
            </w:r>
            <w:r w:rsidRPr="00632245">
              <w:rPr>
                <w:rFonts w:ascii="Arial" w:hAnsi="Arial" w:cs="Arial"/>
                <w:color w:val="000000"/>
                <w:sz w:val="20"/>
                <w:szCs w:val="20"/>
              </w:rPr>
              <w:t xml:space="preserve"> </w:t>
            </w:r>
            <w:r w:rsidR="009522DE" w:rsidRPr="00632245">
              <w:rPr>
                <w:rFonts w:ascii="Arial" w:hAnsi="Arial" w:cs="Arial"/>
                <w:color w:val="000000"/>
                <w:sz w:val="20"/>
                <w:szCs w:val="20"/>
              </w:rPr>
              <w:t>(</w:t>
            </w:r>
            <w:r w:rsidR="009522DE" w:rsidRPr="00F00EDF">
              <w:rPr>
                <w:rFonts w:ascii="Arial" w:hAnsi="Arial" w:cs="Arial"/>
                <w:color w:val="000000"/>
                <w:sz w:val="20"/>
                <w:szCs w:val="20"/>
              </w:rPr>
              <w:t>проверка потребности в МТР собственного производства)</w:t>
            </w:r>
          </w:p>
        </w:tc>
        <w:tc>
          <w:tcPr>
            <w:tcW w:w="984" w:type="pct"/>
            <w:shd w:val="clear" w:color="auto" w:fill="auto"/>
          </w:tcPr>
          <w:p w14:paraId="6DE0795B" w14:textId="23B5D364" w:rsidR="006658AA" w:rsidRPr="00F00EDF" w:rsidRDefault="006658AA" w:rsidP="00632245">
            <w:pPr>
              <w:rPr>
                <w:rFonts w:ascii="Arial" w:hAnsi="Arial" w:cs="Arial"/>
                <w:sz w:val="20"/>
                <w:szCs w:val="20"/>
              </w:rPr>
            </w:pPr>
            <w:r w:rsidRPr="00F00EDF">
              <w:rPr>
                <w:rFonts w:ascii="Arial" w:hAnsi="Arial" w:cs="Arial"/>
                <w:sz w:val="20"/>
                <w:szCs w:val="20"/>
              </w:rPr>
              <w:t>Отчет</w:t>
            </w:r>
          </w:p>
        </w:tc>
        <w:tc>
          <w:tcPr>
            <w:tcW w:w="715" w:type="pct"/>
            <w:shd w:val="clear" w:color="auto" w:fill="auto"/>
          </w:tcPr>
          <w:p w14:paraId="579C9843" w14:textId="117B6FE8" w:rsidR="006658AA" w:rsidRPr="00F00EDF" w:rsidRDefault="006658AA" w:rsidP="00632245">
            <w:pPr>
              <w:rPr>
                <w:rFonts w:ascii="Arial" w:hAnsi="Arial" w:cs="Arial"/>
                <w:sz w:val="20"/>
              </w:rPr>
            </w:pPr>
            <w:r w:rsidRPr="00F00EDF">
              <w:rPr>
                <w:rFonts w:ascii="Arial" w:hAnsi="Arial" w:cs="Arial"/>
                <w:color w:val="000000"/>
                <w:sz w:val="20"/>
                <w:szCs w:val="20"/>
              </w:rPr>
              <w:t>PM75</w:t>
            </w:r>
          </w:p>
        </w:tc>
        <w:tc>
          <w:tcPr>
            <w:tcW w:w="1963" w:type="pct"/>
            <w:shd w:val="clear" w:color="auto" w:fill="auto"/>
          </w:tcPr>
          <w:p w14:paraId="2D8A1417" w14:textId="76B11DB7" w:rsidR="006658AA" w:rsidRPr="00632245" w:rsidRDefault="006658AA" w:rsidP="00632245">
            <w:pPr>
              <w:rPr>
                <w:rFonts w:ascii="Arial" w:hAnsi="Arial" w:cs="Arial"/>
                <w:sz w:val="20"/>
                <w:lang w:val="en-US"/>
              </w:rPr>
            </w:pPr>
          </w:p>
        </w:tc>
      </w:tr>
      <w:tr w:rsidR="00F66058" w:rsidRPr="00F00EDF" w14:paraId="61B78014" w14:textId="77777777" w:rsidTr="00632245">
        <w:trPr>
          <w:cantSplit/>
        </w:trPr>
        <w:tc>
          <w:tcPr>
            <w:tcW w:w="353" w:type="pct"/>
          </w:tcPr>
          <w:p w14:paraId="0B430A17" w14:textId="745A00E6" w:rsidR="00F66058" w:rsidRPr="00F00EDF" w:rsidRDefault="00F66058">
            <w:pPr>
              <w:rPr>
                <w:rFonts w:ascii="Arial" w:hAnsi="Arial" w:cs="Arial"/>
                <w:color w:val="000000"/>
                <w:sz w:val="20"/>
                <w:szCs w:val="20"/>
                <w:lang w:val="en-US"/>
              </w:rPr>
            </w:pPr>
            <w:r w:rsidRPr="00F00EDF">
              <w:rPr>
                <w:rFonts w:ascii="Arial" w:hAnsi="Arial" w:cs="Arial"/>
                <w:color w:val="000000"/>
                <w:sz w:val="20"/>
                <w:szCs w:val="20"/>
                <w:lang w:val="en-US"/>
              </w:rPr>
              <w:t>15</w:t>
            </w:r>
          </w:p>
        </w:tc>
        <w:tc>
          <w:tcPr>
            <w:tcW w:w="985" w:type="pct"/>
          </w:tcPr>
          <w:p w14:paraId="25E6C98E" w14:textId="3BE15FA1" w:rsidR="00F66058" w:rsidRPr="00F00EDF" w:rsidRDefault="00F66058" w:rsidP="00632245">
            <w:pPr>
              <w:rPr>
                <w:rFonts w:ascii="Arial" w:hAnsi="Arial" w:cs="Arial"/>
                <w:color w:val="000000"/>
                <w:sz w:val="20"/>
                <w:szCs w:val="20"/>
              </w:rPr>
            </w:pPr>
            <w:r w:rsidRPr="00F00EDF">
              <w:rPr>
                <w:rFonts w:ascii="Arial" w:hAnsi="Arial" w:cs="Arial"/>
                <w:color w:val="000000"/>
                <w:sz w:val="20"/>
                <w:szCs w:val="20"/>
              </w:rPr>
              <w:t>Отчет Анализ ведомости ППМ</w:t>
            </w:r>
          </w:p>
        </w:tc>
        <w:tc>
          <w:tcPr>
            <w:tcW w:w="984" w:type="pct"/>
            <w:shd w:val="clear" w:color="auto" w:fill="auto"/>
          </w:tcPr>
          <w:p w14:paraId="21CF2514" w14:textId="501E88DE" w:rsidR="00F66058" w:rsidRPr="00F00EDF" w:rsidRDefault="00F66058" w:rsidP="00632245">
            <w:pPr>
              <w:rPr>
                <w:rFonts w:ascii="Arial" w:hAnsi="Arial" w:cs="Arial"/>
                <w:sz w:val="20"/>
                <w:szCs w:val="20"/>
              </w:rPr>
            </w:pPr>
            <w:r w:rsidRPr="00F00EDF">
              <w:rPr>
                <w:rFonts w:ascii="Arial" w:hAnsi="Arial" w:cs="Arial"/>
                <w:sz w:val="20"/>
                <w:szCs w:val="20"/>
              </w:rPr>
              <w:t>Отчет</w:t>
            </w:r>
          </w:p>
        </w:tc>
        <w:tc>
          <w:tcPr>
            <w:tcW w:w="715" w:type="pct"/>
            <w:shd w:val="clear" w:color="auto" w:fill="auto"/>
          </w:tcPr>
          <w:p w14:paraId="22CE3799" w14:textId="3E757D46" w:rsidR="00F66058" w:rsidRPr="00F00EDF" w:rsidRDefault="00F66058" w:rsidP="00632245">
            <w:pPr>
              <w:rPr>
                <w:rFonts w:ascii="Arial" w:hAnsi="Arial" w:cs="Arial"/>
                <w:sz w:val="20"/>
                <w:lang w:val="en-US"/>
              </w:rPr>
            </w:pPr>
            <w:r w:rsidRPr="00F00EDF">
              <w:rPr>
                <w:rFonts w:ascii="Arial" w:hAnsi="Arial" w:cs="Arial"/>
                <w:sz w:val="20"/>
              </w:rPr>
              <w:t>ММ34</w:t>
            </w:r>
          </w:p>
        </w:tc>
        <w:tc>
          <w:tcPr>
            <w:tcW w:w="1963" w:type="pct"/>
            <w:shd w:val="clear" w:color="auto" w:fill="auto"/>
          </w:tcPr>
          <w:p w14:paraId="5C37BF6C" w14:textId="77777777" w:rsidR="00F66058" w:rsidRPr="00F00EDF" w:rsidRDefault="00F66058" w:rsidP="00632245">
            <w:pPr>
              <w:rPr>
                <w:rFonts w:ascii="Arial" w:hAnsi="Arial" w:cs="Arial"/>
                <w:sz w:val="20"/>
              </w:rPr>
            </w:pPr>
          </w:p>
        </w:tc>
      </w:tr>
      <w:tr w:rsidR="00F66058" w:rsidRPr="00F00EDF" w14:paraId="6618EADD" w14:textId="77777777" w:rsidTr="00632245">
        <w:trPr>
          <w:cantSplit/>
        </w:trPr>
        <w:tc>
          <w:tcPr>
            <w:tcW w:w="353" w:type="pct"/>
          </w:tcPr>
          <w:p w14:paraId="5558B92D" w14:textId="3C53AAFD" w:rsidR="00F66058" w:rsidRPr="00F00EDF" w:rsidRDefault="00F66058">
            <w:pPr>
              <w:rPr>
                <w:rFonts w:ascii="Arial" w:hAnsi="Arial" w:cs="Arial"/>
                <w:color w:val="000000"/>
                <w:sz w:val="20"/>
                <w:szCs w:val="20"/>
                <w:lang w:val="en-US"/>
              </w:rPr>
            </w:pPr>
            <w:r w:rsidRPr="00F00EDF">
              <w:rPr>
                <w:rFonts w:ascii="Arial" w:hAnsi="Arial" w:cs="Arial"/>
                <w:color w:val="000000"/>
                <w:sz w:val="20"/>
                <w:szCs w:val="20"/>
              </w:rPr>
              <w:t>16.</w:t>
            </w:r>
          </w:p>
        </w:tc>
        <w:tc>
          <w:tcPr>
            <w:tcW w:w="985" w:type="pct"/>
          </w:tcPr>
          <w:p w14:paraId="47C4DC66" w14:textId="70D38D77" w:rsidR="00F66058" w:rsidRPr="00F00EDF" w:rsidRDefault="00F66058" w:rsidP="00632245">
            <w:pPr>
              <w:rPr>
                <w:rFonts w:ascii="Arial" w:hAnsi="Arial" w:cs="Arial"/>
                <w:color w:val="000000"/>
                <w:sz w:val="20"/>
                <w:szCs w:val="20"/>
              </w:rPr>
            </w:pPr>
            <w:r w:rsidRPr="00F00EDF">
              <w:rPr>
                <w:rFonts w:ascii="Arial" w:hAnsi="Arial" w:cs="Arial"/>
                <w:color w:val="000000"/>
                <w:sz w:val="20"/>
                <w:szCs w:val="20"/>
                <w:lang w:val="en-US"/>
              </w:rPr>
              <w:t xml:space="preserve">KOB1 - </w:t>
            </w:r>
            <w:r w:rsidRPr="00F00EDF">
              <w:rPr>
                <w:rFonts w:ascii="Arial" w:hAnsi="Arial" w:cs="Arial"/>
                <w:color w:val="000000"/>
                <w:sz w:val="20"/>
                <w:szCs w:val="20"/>
              </w:rPr>
              <w:t>Факт</w:t>
            </w:r>
          </w:p>
        </w:tc>
        <w:tc>
          <w:tcPr>
            <w:tcW w:w="984" w:type="pct"/>
            <w:shd w:val="clear" w:color="auto" w:fill="auto"/>
          </w:tcPr>
          <w:p w14:paraId="664801DB" w14:textId="7EE6FB19" w:rsidR="00F66058" w:rsidRPr="00F00EDF" w:rsidRDefault="00F66058"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737C0F5D" w14:textId="77777777" w:rsidR="00F66058" w:rsidRPr="00F00EDF" w:rsidRDefault="00F66058" w:rsidP="00632245">
            <w:pPr>
              <w:rPr>
                <w:rFonts w:ascii="Arial" w:hAnsi="Arial" w:cs="Arial"/>
                <w:sz w:val="20"/>
                <w:lang w:val="en-US"/>
              </w:rPr>
            </w:pPr>
          </w:p>
        </w:tc>
        <w:tc>
          <w:tcPr>
            <w:tcW w:w="1963" w:type="pct"/>
            <w:shd w:val="clear" w:color="auto" w:fill="auto"/>
          </w:tcPr>
          <w:p w14:paraId="796656B2" w14:textId="77777777" w:rsidR="00F66058" w:rsidRPr="00F00EDF" w:rsidRDefault="00F66058" w:rsidP="00632245">
            <w:pPr>
              <w:rPr>
                <w:rFonts w:ascii="Arial" w:hAnsi="Arial" w:cs="Arial"/>
                <w:sz w:val="20"/>
              </w:rPr>
            </w:pPr>
          </w:p>
        </w:tc>
      </w:tr>
      <w:tr w:rsidR="00F66058" w:rsidRPr="00F00EDF" w14:paraId="4074655E" w14:textId="77777777" w:rsidTr="00632245">
        <w:trPr>
          <w:cantSplit/>
        </w:trPr>
        <w:tc>
          <w:tcPr>
            <w:tcW w:w="353" w:type="pct"/>
          </w:tcPr>
          <w:p w14:paraId="071904BA" w14:textId="7E3BEB6F" w:rsidR="00F66058" w:rsidRPr="00F00EDF" w:rsidRDefault="00F66058" w:rsidP="009F701C">
            <w:pPr>
              <w:rPr>
                <w:rFonts w:ascii="Arial" w:hAnsi="Arial" w:cs="Arial"/>
                <w:color w:val="000000"/>
                <w:sz w:val="20"/>
                <w:szCs w:val="20"/>
                <w:lang w:val="en-US"/>
              </w:rPr>
            </w:pPr>
            <w:r w:rsidRPr="00F00EDF">
              <w:rPr>
                <w:rFonts w:ascii="Arial" w:hAnsi="Arial" w:cs="Arial"/>
                <w:color w:val="000000"/>
                <w:sz w:val="20"/>
                <w:szCs w:val="20"/>
              </w:rPr>
              <w:t>17.</w:t>
            </w:r>
          </w:p>
        </w:tc>
        <w:tc>
          <w:tcPr>
            <w:tcW w:w="985" w:type="pct"/>
          </w:tcPr>
          <w:p w14:paraId="65D703F9" w14:textId="5BC3FD2E" w:rsidR="00F66058" w:rsidRPr="00F00EDF" w:rsidRDefault="00F66058" w:rsidP="00632245">
            <w:pPr>
              <w:rPr>
                <w:rFonts w:ascii="Arial" w:hAnsi="Arial" w:cs="Arial"/>
                <w:color w:val="000000"/>
                <w:sz w:val="20"/>
                <w:szCs w:val="20"/>
              </w:rPr>
            </w:pPr>
            <w:r w:rsidRPr="00F00EDF">
              <w:rPr>
                <w:rFonts w:ascii="Arial" w:hAnsi="Arial" w:cs="Arial"/>
                <w:color w:val="000000"/>
                <w:sz w:val="20"/>
                <w:szCs w:val="20"/>
                <w:lang w:val="en-US"/>
              </w:rPr>
              <w:t xml:space="preserve">ME5A – </w:t>
            </w:r>
            <w:r w:rsidRPr="00F00EDF">
              <w:rPr>
                <w:rFonts w:ascii="Arial" w:hAnsi="Arial" w:cs="Arial"/>
                <w:color w:val="000000"/>
                <w:sz w:val="20"/>
                <w:szCs w:val="20"/>
              </w:rPr>
              <w:t>Список заявок</w:t>
            </w:r>
            <w:r w:rsidRPr="00F00EDF">
              <w:rPr>
                <w:rFonts w:ascii="Arial" w:hAnsi="Arial" w:cs="Arial"/>
                <w:color w:val="000000"/>
                <w:sz w:val="20"/>
                <w:szCs w:val="20"/>
                <w:lang w:val="en-US"/>
              </w:rPr>
              <w:t xml:space="preserve"> (</w:t>
            </w:r>
            <w:r w:rsidRPr="00F00EDF">
              <w:rPr>
                <w:rFonts w:ascii="Arial" w:hAnsi="Arial" w:cs="Arial"/>
                <w:color w:val="000000"/>
                <w:sz w:val="20"/>
                <w:szCs w:val="20"/>
              </w:rPr>
              <w:t>Общее)</w:t>
            </w:r>
          </w:p>
        </w:tc>
        <w:tc>
          <w:tcPr>
            <w:tcW w:w="984" w:type="pct"/>
            <w:shd w:val="clear" w:color="auto" w:fill="auto"/>
          </w:tcPr>
          <w:p w14:paraId="04C04E56" w14:textId="08D4B14B" w:rsidR="00F66058" w:rsidRPr="00F00EDF" w:rsidRDefault="00F66058" w:rsidP="00632245">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6089FBC7" w14:textId="77777777" w:rsidR="00F66058" w:rsidRPr="00F00EDF" w:rsidRDefault="00F66058" w:rsidP="00632245">
            <w:pPr>
              <w:rPr>
                <w:rFonts w:ascii="Arial" w:hAnsi="Arial" w:cs="Arial"/>
                <w:sz w:val="20"/>
                <w:lang w:val="en-US"/>
              </w:rPr>
            </w:pPr>
          </w:p>
        </w:tc>
        <w:tc>
          <w:tcPr>
            <w:tcW w:w="1963" w:type="pct"/>
            <w:shd w:val="clear" w:color="auto" w:fill="auto"/>
          </w:tcPr>
          <w:p w14:paraId="288CE686" w14:textId="77777777" w:rsidR="00F66058" w:rsidRPr="00F00EDF" w:rsidRDefault="00F66058" w:rsidP="00632245">
            <w:pPr>
              <w:rPr>
                <w:rFonts w:ascii="Arial" w:hAnsi="Arial" w:cs="Arial"/>
                <w:sz w:val="20"/>
              </w:rPr>
            </w:pPr>
          </w:p>
        </w:tc>
      </w:tr>
      <w:tr w:rsidR="009F701C" w:rsidRPr="00F00EDF" w14:paraId="344EF014" w14:textId="77777777" w:rsidTr="000B3833">
        <w:trPr>
          <w:cantSplit/>
        </w:trPr>
        <w:tc>
          <w:tcPr>
            <w:tcW w:w="353" w:type="pct"/>
          </w:tcPr>
          <w:p w14:paraId="5169D753" w14:textId="5FFAADC7" w:rsidR="009F701C" w:rsidRPr="00F00EDF" w:rsidRDefault="009F701C" w:rsidP="009F701C">
            <w:pPr>
              <w:rPr>
                <w:rFonts w:ascii="Arial" w:hAnsi="Arial" w:cs="Arial"/>
                <w:color w:val="000000"/>
                <w:sz w:val="20"/>
                <w:szCs w:val="20"/>
              </w:rPr>
            </w:pPr>
            <w:r w:rsidRPr="00F00EDF">
              <w:rPr>
                <w:rFonts w:ascii="Arial" w:hAnsi="Arial" w:cs="Arial"/>
                <w:color w:val="000000"/>
                <w:sz w:val="20"/>
                <w:szCs w:val="20"/>
              </w:rPr>
              <w:t>18.</w:t>
            </w:r>
          </w:p>
        </w:tc>
        <w:tc>
          <w:tcPr>
            <w:tcW w:w="985" w:type="pct"/>
          </w:tcPr>
          <w:p w14:paraId="6476666A" w14:textId="1A9A8DB8" w:rsidR="009F701C" w:rsidRPr="00632245" w:rsidRDefault="009F701C" w:rsidP="009F701C">
            <w:pPr>
              <w:rPr>
                <w:rFonts w:ascii="Arial" w:hAnsi="Arial" w:cs="Arial"/>
                <w:color w:val="000000"/>
                <w:sz w:val="20"/>
                <w:szCs w:val="20"/>
              </w:rPr>
            </w:pPr>
            <w:r w:rsidRPr="00F00EDF">
              <w:rPr>
                <w:rFonts w:ascii="Arial" w:hAnsi="Arial" w:cs="Arial"/>
                <w:sz w:val="20"/>
                <w:szCs w:val="20"/>
                <w:lang w:val="en-US"/>
              </w:rPr>
              <w:t>COOIS</w:t>
            </w:r>
            <w:r w:rsidRPr="00F00EDF">
              <w:rPr>
                <w:rFonts w:ascii="Arial" w:hAnsi="Arial" w:cs="Arial"/>
                <w:sz w:val="20"/>
                <w:szCs w:val="20"/>
              </w:rPr>
              <w:t xml:space="preserve"> – </w:t>
            </w:r>
            <w:r w:rsidR="008552B0" w:rsidRPr="00F00EDF">
              <w:rPr>
                <w:rFonts w:ascii="Arial" w:hAnsi="Arial" w:cs="Arial"/>
                <w:sz w:val="20"/>
                <w:szCs w:val="20"/>
              </w:rPr>
              <w:t>(</w:t>
            </w:r>
            <w:r w:rsidRPr="00F00EDF">
              <w:rPr>
                <w:rFonts w:ascii="Arial" w:hAnsi="Arial" w:cs="Arial"/>
                <w:sz w:val="20"/>
                <w:szCs w:val="20"/>
              </w:rPr>
              <w:t>Компоненты</w:t>
            </w:r>
            <w:r w:rsidR="008552B0" w:rsidRPr="00F00EDF">
              <w:rPr>
                <w:rFonts w:ascii="Arial" w:hAnsi="Arial" w:cs="Arial"/>
                <w:sz w:val="20"/>
                <w:szCs w:val="20"/>
              </w:rPr>
              <w:t>)</w:t>
            </w:r>
            <w:r w:rsidRPr="00F00EDF">
              <w:rPr>
                <w:rFonts w:ascii="Arial" w:hAnsi="Arial" w:cs="Arial"/>
                <w:sz w:val="20"/>
                <w:szCs w:val="20"/>
              </w:rPr>
              <w:t xml:space="preserve"> Списание материалов под потребности производства с дополнительными аналитиками по производственным заказам.</w:t>
            </w:r>
          </w:p>
        </w:tc>
        <w:tc>
          <w:tcPr>
            <w:tcW w:w="984" w:type="pct"/>
            <w:shd w:val="clear" w:color="auto" w:fill="auto"/>
          </w:tcPr>
          <w:p w14:paraId="2D43D37D" w14:textId="0B1435CC" w:rsidR="009F701C" w:rsidRPr="00F00EDF" w:rsidRDefault="008552B0" w:rsidP="009F701C">
            <w:pPr>
              <w:rPr>
                <w:rFonts w:ascii="Arial" w:hAnsi="Arial" w:cs="Arial"/>
                <w:sz w:val="20"/>
                <w:szCs w:val="20"/>
              </w:rPr>
            </w:pPr>
            <w:r w:rsidRPr="00F00EDF">
              <w:rPr>
                <w:rFonts w:ascii="Arial" w:hAnsi="Arial" w:cs="Arial"/>
                <w:sz w:val="20"/>
                <w:szCs w:val="20"/>
              </w:rPr>
              <w:t>Стандарт</w:t>
            </w:r>
          </w:p>
        </w:tc>
        <w:tc>
          <w:tcPr>
            <w:tcW w:w="715" w:type="pct"/>
            <w:shd w:val="clear" w:color="auto" w:fill="auto"/>
          </w:tcPr>
          <w:p w14:paraId="1E153A3A" w14:textId="77777777" w:rsidR="009F701C" w:rsidRPr="00632245" w:rsidRDefault="009F701C" w:rsidP="009F701C">
            <w:pPr>
              <w:rPr>
                <w:rFonts w:ascii="Arial" w:hAnsi="Arial" w:cs="Arial"/>
                <w:sz w:val="20"/>
              </w:rPr>
            </w:pPr>
          </w:p>
        </w:tc>
        <w:tc>
          <w:tcPr>
            <w:tcW w:w="1963" w:type="pct"/>
            <w:shd w:val="clear" w:color="auto" w:fill="auto"/>
          </w:tcPr>
          <w:p w14:paraId="2F67986A" w14:textId="77777777" w:rsidR="009F701C" w:rsidRPr="00F00EDF" w:rsidRDefault="009F701C" w:rsidP="009F701C">
            <w:pPr>
              <w:rPr>
                <w:rFonts w:ascii="Arial" w:hAnsi="Arial" w:cs="Arial"/>
                <w:sz w:val="20"/>
              </w:rPr>
            </w:pPr>
          </w:p>
        </w:tc>
      </w:tr>
    </w:tbl>
    <w:p w14:paraId="74AFF6CC" w14:textId="77777777" w:rsidR="000F4678" w:rsidRPr="00F00EDF" w:rsidRDefault="000F4678" w:rsidP="00632245">
      <w:pPr>
        <w:pStyle w:val="a7"/>
        <w:keepNext/>
        <w:spacing w:after="240" w:afterAutospacing="0" w:line="276" w:lineRule="auto"/>
        <w:rPr>
          <w:rFonts w:ascii="Arial" w:hAnsi="Arial" w:cs="Arial"/>
          <w:b/>
          <w:sz w:val="22"/>
        </w:rPr>
      </w:pPr>
    </w:p>
    <w:p w14:paraId="1D9BE29A" w14:textId="77777777" w:rsidR="00695202" w:rsidRPr="00F00EDF" w:rsidRDefault="009A2B20">
      <w:pPr>
        <w:pStyle w:val="22"/>
        <w:keepNext/>
        <w:keepLines/>
        <w:numPr>
          <w:ilvl w:val="1"/>
          <w:numId w:val="8"/>
        </w:numPr>
        <w:spacing w:before="160" w:after="120" w:line="276" w:lineRule="auto"/>
        <w:rPr>
          <w:rFonts w:eastAsiaTheme="majorEastAsia" w:cstheme="majorBidi"/>
          <w:bCs w:val="0"/>
          <w:iCs w:val="0"/>
          <w:szCs w:val="26"/>
        </w:rPr>
      </w:pPr>
      <w:bookmarkStart w:id="2625" w:name="_Toc68543348"/>
      <w:r w:rsidRPr="00F00EDF">
        <w:rPr>
          <w:rFonts w:eastAsiaTheme="majorEastAsia" w:cstheme="majorBidi"/>
          <w:bCs w:val="0"/>
          <w:iCs w:val="0"/>
          <w:szCs w:val="26"/>
        </w:rPr>
        <w:t xml:space="preserve">Перечень доработок, </w:t>
      </w:r>
      <w:r w:rsidR="00695202" w:rsidRPr="00F00EDF">
        <w:rPr>
          <w:rFonts w:eastAsiaTheme="majorEastAsia" w:cstheme="majorBidi"/>
          <w:bCs w:val="0"/>
          <w:iCs w:val="0"/>
          <w:szCs w:val="26"/>
        </w:rPr>
        <w:t>Разработ</w:t>
      </w:r>
      <w:r w:rsidRPr="00F00EDF">
        <w:rPr>
          <w:rFonts w:eastAsiaTheme="majorEastAsia" w:cstheme="majorBidi"/>
          <w:bCs w:val="0"/>
          <w:iCs w:val="0"/>
          <w:szCs w:val="26"/>
        </w:rPr>
        <w:t>о</w:t>
      </w:r>
      <w:r w:rsidR="00695202" w:rsidRPr="00F00EDF">
        <w:rPr>
          <w:rFonts w:eastAsiaTheme="majorEastAsia" w:cstheme="majorBidi"/>
          <w:bCs w:val="0"/>
          <w:iCs w:val="0"/>
          <w:szCs w:val="26"/>
        </w:rPr>
        <w:t>к</w:t>
      </w:r>
      <w:r w:rsidR="00C609BD" w:rsidRPr="00F00EDF">
        <w:rPr>
          <w:rFonts w:eastAsiaTheme="majorEastAsia" w:cstheme="majorBidi"/>
          <w:bCs w:val="0"/>
          <w:iCs w:val="0"/>
          <w:szCs w:val="26"/>
        </w:rPr>
        <w:t xml:space="preserve"> и интеграция (интерфейсы)</w:t>
      </w:r>
      <w:bookmarkEnd w:id="2625"/>
    </w:p>
    <w:p w14:paraId="0050F668" w14:textId="4780E32F" w:rsidR="002F400F" w:rsidRPr="00F00EDF" w:rsidRDefault="002F400F" w:rsidP="00632245">
      <w:pPr>
        <w:pStyle w:val="a7"/>
        <w:keepNext/>
        <w:spacing w:after="240" w:afterAutospacing="0" w:line="276" w:lineRule="auto"/>
        <w:rPr>
          <w:rFonts w:ascii="Arial" w:hAnsi="Arial" w:cs="Arial"/>
          <w:b/>
          <w:sz w:val="22"/>
          <w:szCs w:val="22"/>
        </w:rPr>
      </w:pPr>
      <w:r w:rsidRPr="00F00EDF">
        <w:rPr>
          <w:rFonts w:ascii="Arial" w:hAnsi="Arial" w:cs="Arial"/>
          <w:b/>
          <w:sz w:val="22"/>
          <w:szCs w:val="22"/>
        </w:rPr>
        <w:t xml:space="preserve">Таблица </w:t>
      </w:r>
      <w:r w:rsidR="00DE4E77" w:rsidRPr="00F00EDF">
        <w:rPr>
          <w:rFonts w:ascii="Arial" w:hAnsi="Arial" w:cs="Arial"/>
          <w:b/>
          <w:sz w:val="22"/>
          <w:szCs w:val="22"/>
        </w:rPr>
        <w:t>28</w:t>
      </w:r>
      <w:r w:rsidRPr="00F00EDF">
        <w:rPr>
          <w:rFonts w:ascii="Arial" w:hAnsi="Arial" w:cs="Arial"/>
          <w:b/>
          <w:sz w:val="22"/>
          <w:szCs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93"/>
        <w:gridCol w:w="2695"/>
        <w:gridCol w:w="1891"/>
        <w:gridCol w:w="1498"/>
        <w:gridCol w:w="3399"/>
      </w:tblGrid>
      <w:tr w:rsidR="001135C1" w:rsidRPr="00F00EDF" w14:paraId="2FEDFDD8" w14:textId="77777777" w:rsidTr="001F38E1">
        <w:trPr>
          <w:cantSplit/>
          <w:trHeight w:val="397"/>
          <w:tblHeader/>
        </w:trPr>
        <w:tc>
          <w:tcPr>
            <w:tcW w:w="341" w:type="pct"/>
            <w:shd w:val="clear" w:color="auto" w:fill="FFC000"/>
            <w:vAlign w:val="center"/>
          </w:tcPr>
          <w:p w14:paraId="3D0999B2" w14:textId="77777777" w:rsidR="001135C1" w:rsidRPr="00F00EDF" w:rsidRDefault="001135C1" w:rsidP="00632245">
            <w:pPr>
              <w:rPr>
                <w:rFonts w:ascii="Arial" w:hAnsi="Arial" w:cs="Arial"/>
                <w:b/>
                <w:sz w:val="20"/>
                <w:szCs w:val="20"/>
              </w:rPr>
            </w:pPr>
            <w:r w:rsidRPr="00F00EDF">
              <w:rPr>
                <w:rFonts w:ascii="Arial" w:hAnsi="Arial" w:cs="Arial"/>
                <w:b/>
                <w:sz w:val="20"/>
                <w:szCs w:val="20"/>
              </w:rPr>
              <w:t xml:space="preserve">№ </w:t>
            </w:r>
            <w:proofErr w:type="spellStart"/>
            <w:r w:rsidRPr="00F00EDF">
              <w:rPr>
                <w:rFonts w:ascii="Arial" w:hAnsi="Arial" w:cs="Arial"/>
                <w:b/>
                <w:sz w:val="20"/>
                <w:szCs w:val="20"/>
              </w:rPr>
              <w:t>п.п</w:t>
            </w:r>
            <w:proofErr w:type="spellEnd"/>
          </w:p>
        </w:tc>
        <w:tc>
          <w:tcPr>
            <w:tcW w:w="1324" w:type="pct"/>
            <w:shd w:val="clear" w:color="auto" w:fill="FFC000"/>
            <w:vAlign w:val="center"/>
          </w:tcPr>
          <w:p w14:paraId="345A180F" w14:textId="77777777" w:rsidR="001135C1" w:rsidRPr="00F00EDF" w:rsidRDefault="00AC6F0A" w:rsidP="00632245">
            <w:pPr>
              <w:rPr>
                <w:rFonts w:ascii="Arial" w:hAnsi="Arial" w:cs="Arial"/>
                <w:b/>
                <w:sz w:val="20"/>
                <w:szCs w:val="20"/>
              </w:rPr>
            </w:pPr>
            <w:r w:rsidRPr="00F00EDF">
              <w:rPr>
                <w:rFonts w:ascii="Arial" w:hAnsi="Arial" w:cs="Arial"/>
                <w:b/>
                <w:sz w:val="20"/>
                <w:szCs w:val="20"/>
              </w:rPr>
              <w:t>Название</w:t>
            </w:r>
          </w:p>
        </w:tc>
        <w:tc>
          <w:tcPr>
            <w:tcW w:w="929" w:type="pct"/>
            <w:shd w:val="clear" w:color="auto" w:fill="FFC000"/>
            <w:vAlign w:val="center"/>
          </w:tcPr>
          <w:p w14:paraId="7F59C9DE" w14:textId="77777777" w:rsidR="001135C1" w:rsidRPr="00F00EDF" w:rsidRDefault="001135C1" w:rsidP="00632245">
            <w:pPr>
              <w:rPr>
                <w:rFonts w:ascii="Arial" w:hAnsi="Arial" w:cs="Arial"/>
                <w:b/>
                <w:sz w:val="20"/>
                <w:szCs w:val="20"/>
              </w:rPr>
            </w:pPr>
            <w:r w:rsidRPr="00F00EDF">
              <w:rPr>
                <w:rFonts w:ascii="Arial" w:hAnsi="Arial" w:cs="Arial"/>
                <w:b/>
                <w:sz w:val="20"/>
                <w:szCs w:val="20"/>
              </w:rPr>
              <w:t>Тип реализации</w:t>
            </w:r>
          </w:p>
        </w:tc>
        <w:tc>
          <w:tcPr>
            <w:tcW w:w="736" w:type="pct"/>
            <w:shd w:val="clear" w:color="auto" w:fill="FFC000"/>
            <w:vAlign w:val="center"/>
          </w:tcPr>
          <w:p w14:paraId="32A2425C" w14:textId="77777777" w:rsidR="001135C1" w:rsidRPr="00F00EDF" w:rsidRDefault="001135C1" w:rsidP="00632245">
            <w:pPr>
              <w:rPr>
                <w:rFonts w:ascii="Arial" w:hAnsi="Arial" w:cs="Arial"/>
                <w:b/>
                <w:sz w:val="20"/>
                <w:szCs w:val="20"/>
              </w:rPr>
            </w:pPr>
            <w:r w:rsidRPr="00F00EDF">
              <w:rPr>
                <w:rFonts w:ascii="Arial" w:hAnsi="Arial" w:cs="Arial"/>
                <w:b/>
                <w:sz w:val="20"/>
                <w:szCs w:val="20"/>
              </w:rPr>
              <w:t>Ссылка на реестр разработок</w:t>
            </w:r>
          </w:p>
        </w:tc>
        <w:tc>
          <w:tcPr>
            <w:tcW w:w="1670" w:type="pct"/>
            <w:shd w:val="clear" w:color="auto" w:fill="FFC000"/>
            <w:vAlign w:val="center"/>
          </w:tcPr>
          <w:p w14:paraId="15D88EE1" w14:textId="77777777" w:rsidR="001135C1" w:rsidRPr="00F00EDF" w:rsidRDefault="001135C1" w:rsidP="00632245">
            <w:pPr>
              <w:rPr>
                <w:rFonts w:ascii="Arial" w:hAnsi="Arial" w:cs="Arial"/>
                <w:b/>
                <w:sz w:val="20"/>
                <w:szCs w:val="20"/>
              </w:rPr>
            </w:pPr>
            <w:r w:rsidRPr="00F00EDF">
              <w:rPr>
                <w:rFonts w:ascii="Arial" w:hAnsi="Arial" w:cs="Arial"/>
                <w:b/>
                <w:sz w:val="20"/>
                <w:szCs w:val="20"/>
              </w:rPr>
              <w:t xml:space="preserve">Ссылка на КД </w:t>
            </w:r>
            <w:r w:rsidRPr="00F00EDF">
              <w:rPr>
                <w:rFonts w:ascii="Arial" w:hAnsi="Arial" w:cs="Arial"/>
                <w:b/>
                <w:sz w:val="20"/>
                <w:szCs w:val="20"/>
                <w:lang w:val="en-US"/>
              </w:rPr>
              <w:t>BI</w:t>
            </w:r>
            <w:r w:rsidRPr="00F00EDF">
              <w:rPr>
                <w:rFonts w:ascii="Arial" w:hAnsi="Arial" w:cs="Arial"/>
                <w:b/>
                <w:sz w:val="20"/>
                <w:szCs w:val="20"/>
              </w:rPr>
              <w:t>-отчетности по направлению</w:t>
            </w:r>
          </w:p>
        </w:tc>
      </w:tr>
      <w:tr w:rsidR="00E518A4" w:rsidRPr="00F00EDF" w14:paraId="7394DA60" w14:textId="77777777" w:rsidTr="001F38E1">
        <w:trPr>
          <w:cantSplit/>
        </w:trPr>
        <w:tc>
          <w:tcPr>
            <w:tcW w:w="341" w:type="pct"/>
            <w:shd w:val="clear" w:color="auto" w:fill="auto"/>
          </w:tcPr>
          <w:p w14:paraId="58301279" w14:textId="77777777" w:rsidR="00E518A4" w:rsidRPr="00F00EDF" w:rsidRDefault="00E518A4">
            <w:pPr>
              <w:rPr>
                <w:rFonts w:ascii="Arial" w:hAnsi="Arial" w:cs="Arial"/>
                <w:sz w:val="20"/>
                <w:szCs w:val="20"/>
              </w:rPr>
            </w:pPr>
            <w:r w:rsidRPr="00F00EDF">
              <w:rPr>
                <w:rFonts w:ascii="Arial" w:hAnsi="Arial" w:cs="Arial"/>
                <w:sz w:val="20"/>
                <w:szCs w:val="20"/>
              </w:rPr>
              <w:t>1.</w:t>
            </w:r>
          </w:p>
        </w:tc>
        <w:tc>
          <w:tcPr>
            <w:tcW w:w="1324" w:type="pct"/>
          </w:tcPr>
          <w:p w14:paraId="47417EFA" w14:textId="2055AE00" w:rsidR="00E518A4" w:rsidRPr="00F00EDF" w:rsidRDefault="00E518A4" w:rsidP="00632245">
            <w:pPr>
              <w:rPr>
                <w:rFonts w:ascii="Arial" w:hAnsi="Arial" w:cs="Arial"/>
                <w:sz w:val="20"/>
                <w:szCs w:val="20"/>
              </w:rPr>
            </w:pPr>
            <w:r w:rsidRPr="00F00EDF">
              <w:rPr>
                <w:rFonts w:ascii="Arial" w:eastAsiaTheme="minorHAnsi" w:hAnsi="Arial" w:cs="Arial"/>
                <w:color w:val="000000"/>
                <w:sz w:val="20"/>
                <w:szCs w:val="20"/>
              </w:rPr>
              <w:t xml:space="preserve">Отчет содержит данные по материалам/серийным номерам, которые отмечены, что формируют </w:t>
            </w:r>
            <w:r w:rsidR="008E0AA0" w:rsidRPr="00F00EDF">
              <w:rPr>
                <w:rFonts w:ascii="Arial" w:eastAsiaTheme="minorHAnsi" w:hAnsi="Arial" w:cs="Arial"/>
                <w:color w:val="000000"/>
                <w:sz w:val="20"/>
                <w:szCs w:val="20"/>
              </w:rPr>
              <w:t>ОФ</w:t>
            </w:r>
            <w:r w:rsidRPr="00F00EDF">
              <w:rPr>
                <w:rFonts w:ascii="Arial" w:eastAsiaTheme="minorHAnsi" w:hAnsi="Arial" w:cs="Arial"/>
                <w:color w:val="000000"/>
                <w:sz w:val="20"/>
                <w:szCs w:val="20"/>
              </w:rPr>
              <w:t>, по заказам на восстановление этих материалов/серийных номеров, заказам на ремонты/монтаж и демонтаж, где указаны данные материалы/серийные номера.</w:t>
            </w:r>
          </w:p>
        </w:tc>
        <w:tc>
          <w:tcPr>
            <w:tcW w:w="929" w:type="pct"/>
          </w:tcPr>
          <w:p w14:paraId="36B1208D" w14:textId="77777777" w:rsidR="00E518A4" w:rsidRPr="00F00EDF" w:rsidRDefault="00E518A4" w:rsidP="00632245">
            <w:pPr>
              <w:rPr>
                <w:rFonts w:ascii="Arial" w:hAnsi="Arial" w:cs="Arial"/>
                <w:sz w:val="20"/>
                <w:szCs w:val="20"/>
              </w:rPr>
            </w:pPr>
            <w:r w:rsidRPr="00F00EDF">
              <w:rPr>
                <w:rFonts w:ascii="Arial" w:eastAsiaTheme="minorHAnsi" w:hAnsi="Arial" w:cs="Arial"/>
                <w:color w:val="000000"/>
                <w:sz w:val="20"/>
                <w:szCs w:val="20"/>
              </w:rPr>
              <w:t xml:space="preserve">Отчет </w:t>
            </w:r>
          </w:p>
        </w:tc>
        <w:tc>
          <w:tcPr>
            <w:tcW w:w="736" w:type="pct"/>
          </w:tcPr>
          <w:p w14:paraId="443A91FF" w14:textId="77777777" w:rsidR="00E518A4" w:rsidRPr="00F00EDF" w:rsidRDefault="00E518A4" w:rsidP="00632245">
            <w:pPr>
              <w:rPr>
                <w:rFonts w:ascii="Arial" w:hAnsi="Arial" w:cs="Arial"/>
                <w:sz w:val="20"/>
                <w:szCs w:val="20"/>
              </w:rPr>
            </w:pPr>
            <w:r w:rsidRPr="00F00EDF">
              <w:rPr>
                <w:rFonts w:ascii="Arial" w:eastAsiaTheme="minorHAnsi" w:hAnsi="Arial" w:cs="Arial"/>
                <w:color w:val="000000"/>
                <w:sz w:val="20"/>
                <w:szCs w:val="20"/>
              </w:rPr>
              <w:t>PM20</w:t>
            </w:r>
          </w:p>
        </w:tc>
        <w:tc>
          <w:tcPr>
            <w:tcW w:w="1670" w:type="pct"/>
            <w:shd w:val="clear" w:color="auto" w:fill="auto"/>
          </w:tcPr>
          <w:p w14:paraId="0DFB0FAB" w14:textId="48D7BFC9" w:rsidR="00E518A4" w:rsidRPr="00F00EDF" w:rsidRDefault="00E518A4" w:rsidP="00632245">
            <w:pPr>
              <w:rPr>
                <w:rFonts w:ascii="Arial" w:hAnsi="Arial" w:cs="Arial"/>
                <w:sz w:val="20"/>
                <w:szCs w:val="20"/>
              </w:rPr>
            </w:pPr>
            <w:r w:rsidRPr="00F00EDF">
              <w:rPr>
                <w:rFonts w:ascii="Arial" w:hAnsi="Arial" w:cs="Arial"/>
                <w:sz w:val="20"/>
              </w:rPr>
              <w:t>-</w:t>
            </w:r>
          </w:p>
        </w:tc>
      </w:tr>
      <w:tr w:rsidR="00977D4E" w:rsidRPr="00F00EDF" w14:paraId="774A9422" w14:textId="77777777" w:rsidTr="001F38E1">
        <w:trPr>
          <w:cantSplit/>
        </w:trPr>
        <w:tc>
          <w:tcPr>
            <w:tcW w:w="341" w:type="pct"/>
            <w:shd w:val="clear" w:color="auto" w:fill="auto"/>
          </w:tcPr>
          <w:p w14:paraId="08E68DD0" w14:textId="3E9F8D1A" w:rsidR="00977D4E" w:rsidRPr="00F00EDF" w:rsidRDefault="00977D4E">
            <w:pPr>
              <w:rPr>
                <w:rFonts w:ascii="Arial" w:hAnsi="Arial" w:cs="Arial"/>
                <w:sz w:val="20"/>
                <w:szCs w:val="20"/>
              </w:rPr>
            </w:pPr>
            <w:r w:rsidRPr="00F00EDF">
              <w:rPr>
                <w:rFonts w:ascii="Arial" w:hAnsi="Arial" w:cs="Arial"/>
                <w:sz w:val="20"/>
                <w:szCs w:val="20"/>
              </w:rPr>
              <w:lastRenderedPageBreak/>
              <w:t>2.</w:t>
            </w:r>
          </w:p>
        </w:tc>
        <w:tc>
          <w:tcPr>
            <w:tcW w:w="1324" w:type="pct"/>
          </w:tcPr>
          <w:p w14:paraId="0FDB2754" w14:textId="1494B087" w:rsidR="00977D4E" w:rsidRPr="00F00EDF" w:rsidRDefault="00977D4E" w:rsidP="00632245">
            <w:pPr>
              <w:rPr>
                <w:rFonts w:ascii="Arial" w:eastAsiaTheme="minorHAnsi" w:hAnsi="Arial" w:cs="Arial"/>
                <w:color w:val="000000"/>
                <w:sz w:val="20"/>
                <w:szCs w:val="20"/>
              </w:rPr>
            </w:pPr>
            <w:r w:rsidRPr="00632245">
              <w:rPr>
                <w:rFonts w:ascii="Arial" w:eastAsiaTheme="minorHAnsi" w:hAnsi="Arial" w:cs="Arial"/>
                <w:color w:val="000000"/>
                <w:sz w:val="20"/>
                <w:szCs w:val="20"/>
              </w:rPr>
              <w:t>Автоматическ</w:t>
            </w:r>
            <w:r w:rsidR="0041608A" w:rsidRPr="00632245">
              <w:rPr>
                <w:rFonts w:ascii="Arial" w:eastAsiaTheme="minorHAnsi" w:hAnsi="Arial" w:cs="Arial"/>
                <w:color w:val="000000"/>
                <w:sz w:val="20"/>
                <w:szCs w:val="20"/>
              </w:rPr>
              <w:t xml:space="preserve">ое заполнение поля «Партия» значением равным Виду оценки </w:t>
            </w:r>
            <w:r w:rsidRPr="00632245">
              <w:rPr>
                <w:rFonts w:ascii="Arial" w:eastAsiaTheme="minorHAnsi" w:hAnsi="Arial" w:cs="Arial"/>
                <w:color w:val="000000"/>
                <w:sz w:val="20"/>
                <w:szCs w:val="20"/>
              </w:rPr>
              <w:t xml:space="preserve">в заказах ТОРО </w:t>
            </w:r>
            <w:r w:rsidR="0041608A" w:rsidRPr="00632245">
              <w:rPr>
                <w:rFonts w:ascii="Arial" w:eastAsiaTheme="minorHAnsi" w:hAnsi="Arial" w:cs="Arial"/>
                <w:color w:val="000000"/>
                <w:sz w:val="20"/>
                <w:szCs w:val="20"/>
              </w:rPr>
              <w:t xml:space="preserve">на </w:t>
            </w:r>
            <w:proofErr w:type="spellStart"/>
            <w:r w:rsidR="0041608A" w:rsidRPr="00632245">
              <w:rPr>
                <w:rFonts w:ascii="Arial" w:eastAsiaTheme="minorHAnsi" w:hAnsi="Arial" w:cs="Arial"/>
                <w:color w:val="000000"/>
                <w:sz w:val="20"/>
                <w:szCs w:val="20"/>
              </w:rPr>
              <w:t>востановление</w:t>
            </w:r>
            <w:proofErr w:type="spellEnd"/>
            <w:r w:rsidR="0041608A" w:rsidRPr="00632245">
              <w:rPr>
                <w:rFonts w:ascii="Arial" w:eastAsiaTheme="minorHAnsi" w:hAnsi="Arial" w:cs="Arial"/>
                <w:color w:val="000000"/>
                <w:sz w:val="20"/>
                <w:szCs w:val="20"/>
              </w:rPr>
              <w:t xml:space="preserve"> и Заказах с видом работ «МД – Монтаж/демонтаж»</w:t>
            </w:r>
            <w:r w:rsidRPr="00632245">
              <w:rPr>
                <w:rFonts w:ascii="Arial" w:eastAsiaTheme="minorHAnsi" w:hAnsi="Arial" w:cs="Arial"/>
                <w:color w:val="000000"/>
                <w:sz w:val="20"/>
                <w:szCs w:val="20"/>
              </w:rPr>
              <w:br/>
            </w:r>
          </w:p>
        </w:tc>
        <w:tc>
          <w:tcPr>
            <w:tcW w:w="929" w:type="pct"/>
          </w:tcPr>
          <w:p w14:paraId="65806EEC" w14:textId="02D22202" w:rsidR="00977D4E" w:rsidRPr="00F00EDF" w:rsidRDefault="00977D4E" w:rsidP="00632245">
            <w:pPr>
              <w:rPr>
                <w:rFonts w:ascii="Arial" w:eastAsiaTheme="minorHAnsi" w:hAnsi="Arial" w:cs="Arial"/>
                <w:color w:val="000000"/>
                <w:sz w:val="20"/>
                <w:szCs w:val="20"/>
              </w:rPr>
            </w:pPr>
            <w:r w:rsidRPr="00F00EDF">
              <w:rPr>
                <w:rFonts w:ascii="Arial" w:eastAsiaTheme="minorHAnsi" w:hAnsi="Arial" w:cs="Arial"/>
                <w:color w:val="000000"/>
                <w:sz w:val="20"/>
                <w:szCs w:val="20"/>
              </w:rPr>
              <w:t>Расширение</w:t>
            </w:r>
          </w:p>
        </w:tc>
        <w:tc>
          <w:tcPr>
            <w:tcW w:w="736" w:type="pct"/>
          </w:tcPr>
          <w:p w14:paraId="0B2C306D" w14:textId="1B2B5C42" w:rsidR="00977D4E" w:rsidRPr="00F00EDF" w:rsidRDefault="00977D4E" w:rsidP="00632245">
            <w:pPr>
              <w:rPr>
                <w:rFonts w:ascii="Arial" w:eastAsiaTheme="minorHAnsi" w:hAnsi="Arial" w:cs="Arial"/>
                <w:color w:val="000000"/>
                <w:sz w:val="20"/>
                <w:szCs w:val="20"/>
              </w:rPr>
            </w:pPr>
            <w:r w:rsidRPr="00F00EDF">
              <w:rPr>
                <w:rFonts w:ascii="Arial" w:eastAsiaTheme="minorHAnsi" w:hAnsi="Arial" w:cs="Arial"/>
                <w:color w:val="000000"/>
                <w:sz w:val="20"/>
                <w:szCs w:val="20"/>
                <w:lang w:val="en-US"/>
              </w:rPr>
              <w:t>PM52</w:t>
            </w:r>
          </w:p>
        </w:tc>
        <w:tc>
          <w:tcPr>
            <w:tcW w:w="1670" w:type="pct"/>
            <w:shd w:val="clear" w:color="auto" w:fill="auto"/>
          </w:tcPr>
          <w:p w14:paraId="394A6D29" w14:textId="6E0EF3AB" w:rsidR="00977D4E" w:rsidRPr="00F00EDF" w:rsidRDefault="0008539D" w:rsidP="00632245">
            <w:pPr>
              <w:rPr>
                <w:rFonts w:ascii="Arial" w:hAnsi="Arial" w:cs="Arial"/>
                <w:sz w:val="20"/>
              </w:rPr>
            </w:pPr>
            <w:r w:rsidRPr="00F00EDF">
              <w:rPr>
                <w:rFonts w:ascii="Arial" w:hAnsi="Arial" w:cs="Arial"/>
                <w:sz w:val="20"/>
              </w:rPr>
              <w:t>-</w:t>
            </w:r>
          </w:p>
        </w:tc>
      </w:tr>
      <w:tr w:rsidR="00682DAC" w:rsidRPr="00F00EDF" w14:paraId="24FD5A73" w14:textId="77777777" w:rsidTr="001F38E1">
        <w:trPr>
          <w:cantSplit/>
        </w:trPr>
        <w:tc>
          <w:tcPr>
            <w:tcW w:w="341" w:type="pct"/>
            <w:shd w:val="clear" w:color="auto" w:fill="auto"/>
          </w:tcPr>
          <w:p w14:paraId="57CE8C9B" w14:textId="273AB056" w:rsidR="00682DAC" w:rsidRPr="00F00EDF" w:rsidRDefault="00682DAC">
            <w:pPr>
              <w:rPr>
                <w:rFonts w:ascii="Arial" w:hAnsi="Arial" w:cs="Arial"/>
                <w:sz w:val="20"/>
                <w:szCs w:val="20"/>
              </w:rPr>
            </w:pPr>
            <w:r w:rsidRPr="00F00EDF">
              <w:rPr>
                <w:rFonts w:ascii="Arial" w:hAnsi="Arial" w:cs="Arial"/>
                <w:sz w:val="20"/>
                <w:szCs w:val="20"/>
              </w:rPr>
              <w:t>3.</w:t>
            </w:r>
          </w:p>
        </w:tc>
        <w:tc>
          <w:tcPr>
            <w:tcW w:w="1324" w:type="pct"/>
          </w:tcPr>
          <w:p w14:paraId="7088C936" w14:textId="77777777" w:rsidR="00682DAC" w:rsidRPr="00632245" w:rsidRDefault="00682DAC" w:rsidP="00632245">
            <w:pPr>
              <w:rPr>
                <w:rFonts w:ascii="Arial" w:eastAsiaTheme="minorHAnsi" w:hAnsi="Arial" w:cs="Arial"/>
                <w:color w:val="000000"/>
                <w:sz w:val="20"/>
                <w:szCs w:val="20"/>
              </w:rPr>
            </w:pPr>
            <w:r w:rsidRPr="00632245">
              <w:rPr>
                <w:rFonts w:ascii="Arial" w:eastAsiaTheme="minorHAnsi" w:hAnsi="Arial" w:cs="Arial"/>
                <w:color w:val="000000"/>
                <w:sz w:val="20"/>
                <w:szCs w:val="20"/>
              </w:rPr>
              <w:t>Проверки при сохранении заказов ТОРО.</w:t>
            </w:r>
          </w:p>
          <w:p w14:paraId="29F4EEE0" w14:textId="2744EF74" w:rsidR="00682DAC" w:rsidRPr="00632245" w:rsidRDefault="00682DAC" w:rsidP="00632245">
            <w:pPr>
              <w:spacing w:after="240" w:line="276" w:lineRule="auto"/>
              <w:rPr>
                <w:rFonts w:ascii="Arial" w:eastAsiaTheme="minorHAnsi" w:hAnsi="Arial" w:cs="Arial"/>
                <w:color w:val="000000"/>
                <w:sz w:val="20"/>
                <w:szCs w:val="20"/>
              </w:rPr>
            </w:pPr>
            <w:r w:rsidRPr="00632245">
              <w:rPr>
                <w:rFonts w:ascii="Arial" w:eastAsiaTheme="minorHAnsi" w:hAnsi="Arial" w:cs="Arial"/>
                <w:color w:val="000000"/>
                <w:sz w:val="20"/>
                <w:szCs w:val="20"/>
              </w:rPr>
              <w:t>Расширение при сохранении заказа автоматическую замену вида оценки в операциях заказов ТОРО на монтаж/демонтаж в соответствии с ключом операции.</w:t>
            </w:r>
          </w:p>
        </w:tc>
        <w:tc>
          <w:tcPr>
            <w:tcW w:w="929" w:type="pct"/>
          </w:tcPr>
          <w:p w14:paraId="347CD5AD" w14:textId="2E2D06C1" w:rsidR="00682DAC" w:rsidRPr="00F00EDF" w:rsidRDefault="00682DAC" w:rsidP="00632245">
            <w:pPr>
              <w:rPr>
                <w:rFonts w:ascii="Arial" w:eastAsiaTheme="minorHAnsi" w:hAnsi="Arial" w:cs="Arial"/>
                <w:color w:val="000000"/>
                <w:sz w:val="20"/>
                <w:szCs w:val="20"/>
              </w:rPr>
            </w:pPr>
            <w:r w:rsidRPr="00F00EDF">
              <w:rPr>
                <w:rFonts w:ascii="Arial" w:eastAsiaTheme="minorHAnsi" w:hAnsi="Arial" w:cs="Arial"/>
                <w:color w:val="000000"/>
                <w:sz w:val="20"/>
                <w:szCs w:val="20"/>
              </w:rPr>
              <w:t>Расширение</w:t>
            </w:r>
          </w:p>
        </w:tc>
        <w:tc>
          <w:tcPr>
            <w:tcW w:w="736" w:type="pct"/>
          </w:tcPr>
          <w:p w14:paraId="341E2092" w14:textId="118B9721" w:rsidR="00682DAC" w:rsidRPr="00F00EDF" w:rsidRDefault="00682DAC" w:rsidP="00632245">
            <w:pPr>
              <w:rPr>
                <w:rFonts w:ascii="Arial" w:eastAsiaTheme="minorHAnsi" w:hAnsi="Arial" w:cs="Arial"/>
                <w:color w:val="000000"/>
                <w:sz w:val="20"/>
                <w:szCs w:val="20"/>
              </w:rPr>
            </w:pPr>
            <w:bookmarkStart w:id="2626" w:name="OLE_LINK6"/>
            <w:bookmarkStart w:id="2627" w:name="OLE_LINK7"/>
            <w:r w:rsidRPr="00F00EDF">
              <w:rPr>
                <w:rFonts w:ascii="Arial" w:eastAsiaTheme="minorHAnsi" w:hAnsi="Arial" w:cs="Arial"/>
                <w:color w:val="000000"/>
                <w:sz w:val="20"/>
                <w:szCs w:val="20"/>
                <w:lang w:val="en-US"/>
              </w:rPr>
              <w:t>PM</w:t>
            </w:r>
            <w:r w:rsidRPr="00F00EDF">
              <w:rPr>
                <w:rFonts w:ascii="Arial" w:eastAsiaTheme="minorHAnsi" w:hAnsi="Arial" w:cs="Arial"/>
                <w:color w:val="000000"/>
                <w:sz w:val="20"/>
                <w:szCs w:val="20"/>
              </w:rPr>
              <w:t>46</w:t>
            </w:r>
            <w:bookmarkEnd w:id="2626"/>
            <w:bookmarkEnd w:id="2627"/>
          </w:p>
        </w:tc>
        <w:tc>
          <w:tcPr>
            <w:tcW w:w="1670" w:type="pct"/>
            <w:shd w:val="clear" w:color="auto" w:fill="auto"/>
          </w:tcPr>
          <w:p w14:paraId="02D448E6" w14:textId="635DF0A8" w:rsidR="00682DAC" w:rsidRPr="00F00EDF" w:rsidRDefault="00682DAC" w:rsidP="00632245">
            <w:pPr>
              <w:rPr>
                <w:rFonts w:ascii="Arial" w:eastAsiaTheme="minorHAnsi" w:hAnsi="Arial" w:cs="Arial"/>
                <w:color w:val="000000"/>
                <w:sz w:val="20"/>
                <w:szCs w:val="20"/>
              </w:rPr>
            </w:pPr>
            <w:r w:rsidRPr="00F00EDF">
              <w:rPr>
                <w:rFonts w:ascii="Arial" w:eastAsiaTheme="minorHAnsi" w:hAnsi="Arial" w:cs="Arial"/>
                <w:color w:val="000000"/>
                <w:sz w:val="20"/>
                <w:szCs w:val="20"/>
              </w:rPr>
              <w:t>-</w:t>
            </w:r>
          </w:p>
        </w:tc>
      </w:tr>
      <w:tr w:rsidR="009522DE" w:rsidRPr="00F00EDF" w14:paraId="1C947093" w14:textId="77777777" w:rsidTr="001F38E1">
        <w:trPr>
          <w:cantSplit/>
        </w:trPr>
        <w:tc>
          <w:tcPr>
            <w:tcW w:w="341" w:type="pct"/>
            <w:shd w:val="clear" w:color="auto" w:fill="auto"/>
          </w:tcPr>
          <w:p w14:paraId="71C101BD" w14:textId="49B50B13" w:rsidR="009522DE" w:rsidRPr="00F00EDF" w:rsidRDefault="009522DE">
            <w:pPr>
              <w:rPr>
                <w:rFonts w:ascii="Arial" w:hAnsi="Arial" w:cs="Arial"/>
                <w:color w:val="000000"/>
                <w:sz w:val="20"/>
                <w:szCs w:val="20"/>
              </w:rPr>
            </w:pPr>
            <w:r w:rsidRPr="00F00EDF">
              <w:rPr>
                <w:rFonts w:ascii="Arial" w:hAnsi="Arial" w:cs="Arial"/>
                <w:color w:val="000000"/>
                <w:sz w:val="20"/>
                <w:szCs w:val="20"/>
              </w:rPr>
              <w:t>5</w:t>
            </w:r>
            <w:r w:rsidRPr="00F00EDF">
              <w:rPr>
                <w:rFonts w:ascii="Arial" w:hAnsi="Arial" w:cs="Arial"/>
                <w:color w:val="000000"/>
                <w:sz w:val="20"/>
                <w:szCs w:val="20"/>
                <w:lang w:val="en-US"/>
              </w:rPr>
              <w:t>.</w:t>
            </w:r>
          </w:p>
        </w:tc>
        <w:tc>
          <w:tcPr>
            <w:tcW w:w="1324" w:type="pct"/>
          </w:tcPr>
          <w:p w14:paraId="146C95B7" w14:textId="7B93EF96" w:rsidR="009522DE" w:rsidRPr="00F00EDF" w:rsidRDefault="009522DE" w:rsidP="00632245">
            <w:pPr>
              <w:rPr>
                <w:rFonts w:ascii="Arial" w:eastAsiaTheme="minorHAnsi" w:hAnsi="Arial" w:cs="Arial"/>
                <w:color w:val="000000"/>
                <w:sz w:val="20"/>
                <w:szCs w:val="20"/>
              </w:rPr>
            </w:pPr>
            <w:r w:rsidRPr="00F00EDF">
              <w:rPr>
                <w:rFonts w:ascii="Arial" w:hAnsi="Arial" w:cs="Arial"/>
                <w:color w:val="000000"/>
                <w:sz w:val="20"/>
                <w:szCs w:val="20"/>
              </w:rPr>
              <w:t xml:space="preserve">Отчет </w:t>
            </w:r>
            <w:r w:rsidRPr="00632245">
              <w:rPr>
                <w:rFonts w:ascii="Arial" w:eastAsiaTheme="minorHAnsi" w:hAnsi="Arial" w:cs="Arial"/>
                <w:color w:val="000000"/>
                <w:sz w:val="20"/>
                <w:szCs w:val="20"/>
              </w:rPr>
              <w:t>Расширение</w:t>
            </w:r>
            <w:r w:rsidRPr="00F00EDF">
              <w:rPr>
                <w:rFonts w:ascii="Arial" w:hAnsi="Arial" w:cs="Arial"/>
                <w:color w:val="000000"/>
                <w:sz w:val="20"/>
                <w:szCs w:val="20"/>
              </w:rPr>
              <w:t xml:space="preserve"> стандартного отчета по проверке доступности материалов. Отображает п</w:t>
            </w:r>
            <w:r w:rsidRPr="00F00EDF">
              <w:rPr>
                <w:rFonts w:ascii="Arial" w:eastAsiaTheme="minorHAnsi" w:hAnsi="Arial" w:cs="Arial"/>
                <w:color w:val="000000"/>
                <w:sz w:val="20"/>
                <w:szCs w:val="20"/>
              </w:rPr>
              <w:t>отребность в запчастях собственного изготовления для ТОиР, сводный - для удобства предварительного анализа потребности, согласования объемов производства ЗЧ.</w:t>
            </w:r>
          </w:p>
        </w:tc>
        <w:tc>
          <w:tcPr>
            <w:tcW w:w="929" w:type="pct"/>
          </w:tcPr>
          <w:p w14:paraId="24B85BA2" w14:textId="755B4A05" w:rsidR="009522DE" w:rsidRPr="00F00EDF" w:rsidRDefault="009522DE" w:rsidP="00632245">
            <w:pPr>
              <w:rPr>
                <w:rFonts w:ascii="Arial" w:eastAsiaTheme="minorHAnsi" w:hAnsi="Arial" w:cs="Arial"/>
                <w:color w:val="000000"/>
                <w:sz w:val="20"/>
                <w:szCs w:val="20"/>
              </w:rPr>
            </w:pPr>
            <w:r w:rsidRPr="00F00EDF">
              <w:rPr>
                <w:rFonts w:ascii="Arial" w:eastAsiaTheme="minorHAnsi" w:hAnsi="Arial" w:cs="Arial"/>
                <w:color w:val="000000"/>
                <w:sz w:val="20"/>
                <w:szCs w:val="20"/>
              </w:rPr>
              <w:t>Отчет</w:t>
            </w:r>
          </w:p>
        </w:tc>
        <w:tc>
          <w:tcPr>
            <w:tcW w:w="736" w:type="pct"/>
          </w:tcPr>
          <w:p w14:paraId="4FA01AA3" w14:textId="4A339DD3" w:rsidR="009522DE" w:rsidRPr="00F00EDF" w:rsidRDefault="009522DE" w:rsidP="00632245">
            <w:pPr>
              <w:rPr>
                <w:rFonts w:ascii="Arial" w:eastAsiaTheme="minorHAnsi" w:hAnsi="Arial" w:cs="Arial"/>
                <w:color w:val="000000"/>
                <w:sz w:val="20"/>
                <w:szCs w:val="20"/>
                <w:lang w:val="en-US"/>
              </w:rPr>
            </w:pPr>
            <w:r w:rsidRPr="00F00EDF">
              <w:rPr>
                <w:rFonts w:ascii="Arial" w:eastAsiaTheme="minorHAnsi" w:hAnsi="Arial" w:cs="Arial"/>
                <w:color w:val="000000"/>
                <w:sz w:val="20"/>
                <w:szCs w:val="20"/>
                <w:lang w:val="en-US"/>
              </w:rPr>
              <w:t>PM75</w:t>
            </w:r>
          </w:p>
        </w:tc>
        <w:tc>
          <w:tcPr>
            <w:tcW w:w="1670" w:type="pct"/>
            <w:shd w:val="clear" w:color="auto" w:fill="auto"/>
          </w:tcPr>
          <w:p w14:paraId="4C2AAF50" w14:textId="393A72CE" w:rsidR="009522DE" w:rsidRPr="00F00EDF" w:rsidRDefault="009522DE" w:rsidP="00632245">
            <w:pPr>
              <w:rPr>
                <w:rFonts w:ascii="Arial" w:hAnsi="Arial" w:cs="Arial"/>
                <w:sz w:val="20"/>
              </w:rPr>
            </w:pPr>
          </w:p>
        </w:tc>
      </w:tr>
      <w:tr w:rsidR="005253A9" w:rsidRPr="00F00EDF" w14:paraId="6B59C3BD" w14:textId="77777777" w:rsidTr="001F38E1">
        <w:trPr>
          <w:cantSplit/>
        </w:trPr>
        <w:tc>
          <w:tcPr>
            <w:tcW w:w="341" w:type="pct"/>
            <w:shd w:val="clear" w:color="auto" w:fill="auto"/>
          </w:tcPr>
          <w:p w14:paraId="131AE241" w14:textId="5EDC4313" w:rsidR="005253A9" w:rsidRPr="00F00EDF" w:rsidRDefault="005253A9">
            <w:pPr>
              <w:rPr>
                <w:rFonts w:ascii="Arial" w:hAnsi="Arial" w:cs="Arial"/>
                <w:color w:val="000000"/>
                <w:sz w:val="20"/>
                <w:szCs w:val="20"/>
                <w:lang w:val="en-US"/>
              </w:rPr>
            </w:pPr>
            <w:r w:rsidRPr="00F00EDF">
              <w:rPr>
                <w:rFonts w:ascii="Arial" w:hAnsi="Arial" w:cs="Arial"/>
                <w:color w:val="000000"/>
                <w:sz w:val="20"/>
                <w:szCs w:val="20"/>
                <w:lang w:val="en-US"/>
              </w:rPr>
              <w:lastRenderedPageBreak/>
              <w:t>6.</w:t>
            </w:r>
          </w:p>
        </w:tc>
        <w:tc>
          <w:tcPr>
            <w:tcW w:w="1324" w:type="pct"/>
          </w:tcPr>
          <w:p w14:paraId="096684A6" w14:textId="125329CC" w:rsidR="005253A9" w:rsidRPr="00F00EDF" w:rsidRDefault="00A17C7D">
            <w:pPr>
              <w:rPr>
                <w:rFonts w:ascii="Arial" w:hAnsi="Arial" w:cs="Arial"/>
                <w:color w:val="000000"/>
                <w:sz w:val="20"/>
                <w:szCs w:val="20"/>
              </w:rPr>
            </w:pPr>
            <w:r w:rsidRPr="00F00EDF">
              <w:rPr>
                <w:rFonts w:ascii="Arial" w:hAnsi="Arial" w:cs="Arial"/>
                <w:color w:val="000000"/>
                <w:sz w:val="20"/>
                <w:szCs w:val="20"/>
              </w:rPr>
              <w:t>Обеспечение актуальной связи карточки ОС с компонентами посредством заполнения поля групповой номер в карточках ЕО. При демонтаже компонента в карточке ОС компонента связь с демонтированной ЕО.</w:t>
            </w:r>
            <w:r w:rsidRPr="00F00EDF">
              <w:rPr>
                <w:rFonts w:ascii="Arial" w:hAnsi="Arial" w:cs="Arial"/>
                <w:color w:val="000000"/>
                <w:sz w:val="20"/>
                <w:szCs w:val="20"/>
              </w:rPr>
              <w:br/>
              <w:t>При выполнении демонтажа единицы оборудования (например, двигателя), по которой в системе создана отдельная карточка ОС, автоматически обнуляется групповой номер на вышестоящую карточку ОС.</w:t>
            </w:r>
            <w:r w:rsidRPr="00F00EDF">
              <w:rPr>
                <w:rFonts w:ascii="Arial" w:hAnsi="Arial" w:cs="Arial"/>
                <w:color w:val="000000"/>
                <w:sz w:val="20"/>
                <w:szCs w:val="20"/>
              </w:rPr>
              <w:br/>
              <w:t>При монтаже единицы оборудования, по которой создана карточка ОС, автоматически выполняется заполнение группового номера из z-поля номера ОС вышестоящего объекта</w:t>
            </w:r>
            <w:r w:rsidR="0041608A" w:rsidRPr="00F00EDF">
              <w:rPr>
                <w:rFonts w:ascii="Arial" w:hAnsi="Arial" w:cs="Arial"/>
                <w:color w:val="000000"/>
                <w:sz w:val="20"/>
                <w:szCs w:val="20"/>
              </w:rPr>
              <w:t>.</w:t>
            </w:r>
          </w:p>
        </w:tc>
        <w:tc>
          <w:tcPr>
            <w:tcW w:w="929" w:type="pct"/>
          </w:tcPr>
          <w:p w14:paraId="3CFB8E26" w14:textId="6C2FF2A8" w:rsidR="005253A9" w:rsidRPr="00F00EDF" w:rsidRDefault="005253A9" w:rsidP="00632245">
            <w:pPr>
              <w:rPr>
                <w:rFonts w:ascii="Arial" w:eastAsiaTheme="minorHAnsi" w:hAnsi="Arial" w:cs="Arial"/>
                <w:color w:val="000000"/>
                <w:sz w:val="20"/>
                <w:szCs w:val="20"/>
              </w:rPr>
            </w:pPr>
            <w:r w:rsidRPr="00F00EDF">
              <w:rPr>
                <w:rFonts w:ascii="Arial" w:eastAsiaTheme="minorHAnsi" w:hAnsi="Arial" w:cs="Arial"/>
                <w:color w:val="000000"/>
                <w:sz w:val="20"/>
                <w:szCs w:val="20"/>
              </w:rPr>
              <w:t>Расширение</w:t>
            </w:r>
          </w:p>
        </w:tc>
        <w:tc>
          <w:tcPr>
            <w:tcW w:w="736" w:type="pct"/>
          </w:tcPr>
          <w:p w14:paraId="19892A57" w14:textId="5D3AE929" w:rsidR="005253A9" w:rsidRPr="00F00EDF" w:rsidRDefault="00A17C7D" w:rsidP="00632245">
            <w:pPr>
              <w:rPr>
                <w:rFonts w:ascii="Arial" w:eastAsiaTheme="minorHAnsi" w:hAnsi="Arial" w:cs="Arial"/>
                <w:color w:val="000000"/>
                <w:sz w:val="20"/>
                <w:szCs w:val="20"/>
                <w:lang w:val="en-US"/>
              </w:rPr>
            </w:pPr>
            <w:r w:rsidRPr="00F00EDF">
              <w:rPr>
                <w:rFonts w:ascii="Arial" w:eastAsiaTheme="minorHAnsi" w:hAnsi="Arial" w:cs="Arial"/>
                <w:color w:val="000000"/>
                <w:sz w:val="20"/>
                <w:szCs w:val="20"/>
                <w:lang w:val="en-US"/>
              </w:rPr>
              <w:t>FI48</w:t>
            </w:r>
          </w:p>
        </w:tc>
        <w:tc>
          <w:tcPr>
            <w:tcW w:w="1670" w:type="pct"/>
            <w:shd w:val="clear" w:color="auto" w:fill="auto"/>
          </w:tcPr>
          <w:p w14:paraId="3E29F99D" w14:textId="78E8A735" w:rsidR="005253A9" w:rsidRPr="00F00EDF" w:rsidRDefault="00BC6DAE" w:rsidP="00632245">
            <w:pPr>
              <w:rPr>
                <w:rFonts w:ascii="Arial" w:hAnsi="Arial" w:cs="Arial"/>
                <w:sz w:val="20"/>
              </w:rPr>
            </w:pPr>
            <w:r w:rsidRPr="00F00EDF">
              <w:rPr>
                <w:rFonts w:ascii="Arial" w:hAnsi="Arial" w:cs="Arial"/>
                <w:sz w:val="20"/>
              </w:rPr>
              <w:t>-</w:t>
            </w:r>
          </w:p>
        </w:tc>
      </w:tr>
      <w:tr w:rsidR="00046446" w:rsidRPr="00F00EDF" w14:paraId="3D0E95AA" w14:textId="77777777" w:rsidTr="001F38E1">
        <w:trPr>
          <w:cantSplit/>
        </w:trPr>
        <w:tc>
          <w:tcPr>
            <w:tcW w:w="341" w:type="pct"/>
            <w:shd w:val="clear" w:color="auto" w:fill="auto"/>
          </w:tcPr>
          <w:p w14:paraId="100025F5" w14:textId="0711B9F4" w:rsidR="00046446" w:rsidRPr="00F00EDF" w:rsidRDefault="00046446">
            <w:pPr>
              <w:rPr>
                <w:rFonts w:ascii="Arial" w:hAnsi="Arial" w:cs="Arial"/>
                <w:color w:val="000000"/>
                <w:sz w:val="20"/>
                <w:szCs w:val="20"/>
                <w:lang w:val="en-US"/>
              </w:rPr>
            </w:pPr>
            <w:r w:rsidRPr="00F00EDF">
              <w:rPr>
                <w:rFonts w:ascii="Arial" w:hAnsi="Arial" w:cs="Arial"/>
                <w:color w:val="000000"/>
                <w:sz w:val="20"/>
                <w:szCs w:val="20"/>
                <w:lang w:val="en-US"/>
              </w:rPr>
              <w:t>7.</w:t>
            </w:r>
          </w:p>
        </w:tc>
        <w:tc>
          <w:tcPr>
            <w:tcW w:w="1324" w:type="pct"/>
          </w:tcPr>
          <w:p w14:paraId="70BCDE06" w14:textId="0ECCD43F" w:rsidR="00046446" w:rsidRPr="00F00EDF" w:rsidRDefault="009F701C">
            <w:pPr>
              <w:rPr>
                <w:rFonts w:ascii="Arial" w:hAnsi="Arial" w:cs="Arial"/>
                <w:color w:val="000000"/>
                <w:sz w:val="20"/>
                <w:szCs w:val="20"/>
              </w:rPr>
            </w:pPr>
            <w:r w:rsidRPr="00F00EDF">
              <w:rPr>
                <w:rFonts w:ascii="Arial" w:hAnsi="Arial" w:cs="Arial"/>
                <w:color w:val="000000"/>
                <w:sz w:val="20"/>
                <w:szCs w:val="20"/>
              </w:rPr>
              <w:t>Дополнительные проверки в производственных заказах</w:t>
            </w:r>
          </w:p>
        </w:tc>
        <w:tc>
          <w:tcPr>
            <w:tcW w:w="929" w:type="pct"/>
          </w:tcPr>
          <w:p w14:paraId="189E8AF6" w14:textId="62F724FD" w:rsidR="00046446" w:rsidRPr="00F00EDF" w:rsidRDefault="009F701C" w:rsidP="00632245">
            <w:pPr>
              <w:rPr>
                <w:rFonts w:ascii="Arial" w:eastAsiaTheme="minorHAnsi" w:hAnsi="Arial" w:cs="Arial"/>
                <w:color w:val="000000"/>
                <w:sz w:val="20"/>
                <w:szCs w:val="20"/>
              </w:rPr>
            </w:pPr>
            <w:r w:rsidRPr="00F00EDF">
              <w:rPr>
                <w:rFonts w:ascii="Arial" w:eastAsiaTheme="minorHAnsi" w:hAnsi="Arial" w:cs="Arial"/>
                <w:color w:val="000000"/>
                <w:sz w:val="20"/>
                <w:szCs w:val="20"/>
              </w:rPr>
              <w:t>Расширение</w:t>
            </w:r>
          </w:p>
        </w:tc>
        <w:tc>
          <w:tcPr>
            <w:tcW w:w="736" w:type="pct"/>
          </w:tcPr>
          <w:p w14:paraId="1545BFBC" w14:textId="7C867AF9" w:rsidR="00046446" w:rsidRPr="00F00EDF" w:rsidRDefault="00046446" w:rsidP="00632245">
            <w:pPr>
              <w:rPr>
                <w:rFonts w:ascii="Arial" w:eastAsiaTheme="minorHAnsi" w:hAnsi="Arial" w:cs="Arial"/>
                <w:color w:val="000000"/>
                <w:sz w:val="20"/>
                <w:szCs w:val="20"/>
                <w:lang w:val="en-US"/>
              </w:rPr>
            </w:pPr>
            <w:r w:rsidRPr="00F00EDF">
              <w:rPr>
                <w:rFonts w:ascii="Arial" w:eastAsiaTheme="minorHAnsi" w:hAnsi="Arial" w:cs="Arial"/>
                <w:color w:val="000000"/>
                <w:sz w:val="20"/>
                <w:szCs w:val="20"/>
                <w:lang w:val="en-US"/>
              </w:rPr>
              <w:t>PM76</w:t>
            </w:r>
          </w:p>
        </w:tc>
        <w:tc>
          <w:tcPr>
            <w:tcW w:w="1670" w:type="pct"/>
            <w:shd w:val="clear" w:color="auto" w:fill="auto"/>
          </w:tcPr>
          <w:p w14:paraId="2FD943E6" w14:textId="77777777" w:rsidR="00046446" w:rsidRPr="00F00EDF" w:rsidRDefault="00046446" w:rsidP="00632245">
            <w:pPr>
              <w:rPr>
                <w:rFonts w:ascii="Arial" w:hAnsi="Arial" w:cs="Arial"/>
                <w:sz w:val="20"/>
              </w:rPr>
            </w:pPr>
          </w:p>
        </w:tc>
      </w:tr>
      <w:tr w:rsidR="00F66058" w:rsidRPr="00F00EDF" w14:paraId="3CF213FB" w14:textId="77777777" w:rsidTr="001F38E1">
        <w:trPr>
          <w:cantSplit/>
        </w:trPr>
        <w:tc>
          <w:tcPr>
            <w:tcW w:w="341" w:type="pct"/>
            <w:shd w:val="clear" w:color="auto" w:fill="auto"/>
          </w:tcPr>
          <w:p w14:paraId="305AF6E5" w14:textId="030886D5" w:rsidR="00F66058" w:rsidRPr="00F00EDF" w:rsidRDefault="00AF3374">
            <w:pPr>
              <w:rPr>
                <w:rFonts w:ascii="Arial" w:hAnsi="Arial" w:cs="Arial"/>
                <w:color w:val="000000"/>
                <w:sz w:val="20"/>
                <w:szCs w:val="20"/>
                <w:lang w:val="en-US"/>
              </w:rPr>
            </w:pPr>
            <w:r w:rsidRPr="00F00EDF">
              <w:rPr>
                <w:rFonts w:ascii="Arial" w:hAnsi="Arial" w:cs="Arial"/>
                <w:color w:val="000000"/>
                <w:sz w:val="20"/>
                <w:szCs w:val="20"/>
              </w:rPr>
              <w:t>8.</w:t>
            </w:r>
          </w:p>
        </w:tc>
        <w:tc>
          <w:tcPr>
            <w:tcW w:w="1324" w:type="pct"/>
          </w:tcPr>
          <w:p w14:paraId="2CBE764D" w14:textId="53C3D83F" w:rsidR="00F66058" w:rsidRPr="00F00EDF" w:rsidRDefault="00F66058">
            <w:pPr>
              <w:rPr>
                <w:rFonts w:ascii="Arial" w:hAnsi="Arial" w:cs="Arial"/>
                <w:color w:val="000000"/>
                <w:sz w:val="20"/>
                <w:szCs w:val="20"/>
              </w:rPr>
            </w:pPr>
            <w:r w:rsidRPr="00F00EDF">
              <w:rPr>
                <w:rFonts w:ascii="Arial" w:eastAsiaTheme="minorHAnsi" w:hAnsi="Arial" w:cs="Arial"/>
                <w:color w:val="000000"/>
                <w:sz w:val="20"/>
                <w:szCs w:val="20"/>
              </w:rPr>
              <w:t>Отчет Анализ ведомости ППМ отображает общую ситуацию по обеспеченности потребности, подсвечивая номенклатуры производимых изделий, по которым имеется необеспеченная потребность. Экранная форма отчета предполагает вывод детальной информации о номерах потребности, сроках, а также о возникших особых ситуациях, не позволяющих своевременно обеспечить потребность на одном экране, при этом существует возможность провалиться в просмотр конкретных документов</w:t>
            </w:r>
          </w:p>
        </w:tc>
        <w:tc>
          <w:tcPr>
            <w:tcW w:w="929" w:type="pct"/>
          </w:tcPr>
          <w:p w14:paraId="21CD29E9" w14:textId="1B4BD28A" w:rsidR="00F66058" w:rsidRPr="00F00EDF" w:rsidRDefault="00F66058" w:rsidP="00632245">
            <w:pPr>
              <w:rPr>
                <w:rFonts w:ascii="Arial" w:eastAsiaTheme="minorHAnsi" w:hAnsi="Arial" w:cs="Arial"/>
                <w:color w:val="000000"/>
                <w:sz w:val="20"/>
                <w:szCs w:val="20"/>
              </w:rPr>
            </w:pPr>
            <w:r w:rsidRPr="00F00EDF">
              <w:rPr>
                <w:rFonts w:ascii="Arial" w:eastAsiaTheme="minorHAnsi" w:hAnsi="Arial" w:cs="Arial"/>
                <w:color w:val="000000"/>
                <w:sz w:val="20"/>
                <w:szCs w:val="20"/>
              </w:rPr>
              <w:t>Отчет</w:t>
            </w:r>
          </w:p>
        </w:tc>
        <w:tc>
          <w:tcPr>
            <w:tcW w:w="736" w:type="pct"/>
          </w:tcPr>
          <w:p w14:paraId="56CDA37D" w14:textId="46D8AFF4" w:rsidR="00F66058" w:rsidRPr="00F00EDF" w:rsidRDefault="00F66058" w:rsidP="00632245">
            <w:pPr>
              <w:rPr>
                <w:rFonts w:ascii="Arial" w:eastAsiaTheme="minorHAnsi" w:hAnsi="Arial" w:cs="Arial"/>
                <w:color w:val="000000"/>
                <w:sz w:val="20"/>
                <w:szCs w:val="20"/>
                <w:lang w:val="en-US"/>
              </w:rPr>
            </w:pPr>
            <w:r w:rsidRPr="00F00EDF">
              <w:rPr>
                <w:rFonts w:ascii="Arial" w:eastAsiaTheme="minorHAnsi" w:hAnsi="Arial" w:cs="Arial"/>
                <w:color w:val="000000"/>
                <w:sz w:val="20"/>
                <w:szCs w:val="20"/>
              </w:rPr>
              <w:t>ММ34</w:t>
            </w:r>
          </w:p>
        </w:tc>
        <w:tc>
          <w:tcPr>
            <w:tcW w:w="1670" w:type="pct"/>
            <w:shd w:val="clear" w:color="auto" w:fill="auto"/>
          </w:tcPr>
          <w:p w14:paraId="2A05D611" w14:textId="77777777" w:rsidR="00F66058" w:rsidRPr="00F00EDF" w:rsidRDefault="00F66058" w:rsidP="00632245">
            <w:pPr>
              <w:rPr>
                <w:rFonts w:ascii="Arial" w:hAnsi="Arial" w:cs="Arial"/>
                <w:sz w:val="20"/>
              </w:rPr>
            </w:pPr>
          </w:p>
        </w:tc>
      </w:tr>
    </w:tbl>
    <w:p w14:paraId="05AF6915" w14:textId="77777777" w:rsidR="00BD0544" w:rsidRPr="00F00EDF" w:rsidRDefault="00BD0544">
      <w:pPr>
        <w:rPr>
          <w:rFonts w:ascii="Arial" w:eastAsia="Calibri" w:hAnsi="Arial" w:cs="Arial"/>
          <w:i/>
          <w:color w:val="808080" w:themeColor="background1" w:themeShade="80"/>
        </w:rPr>
      </w:pPr>
    </w:p>
    <w:p w14:paraId="6D97AC02" w14:textId="77777777" w:rsidR="005E58B8" w:rsidRPr="00F00EDF" w:rsidRDefault="005E58B8">
      <w:pPr>
        <w:pStyle w:val="22"/>
        <w:keepNext/>
        <w:keepLines/>
        <w:numPr>
          <w:ilvl w:val="1"/>
          <w:numId w:val="8"/>
        </w:numPr>
        <w:spacing w:before="160" w:after="120" w:line="276" w:lineRule="auto"/>
        <w:rPr>
          <w:rFonts w:eastAsiaTheme="majorEastAsia" w:cstheme="majorBidi"/>
          <w:bCs w:val="0"/>
          <w:iCs w:val="0"/>
          <w:szCs w:val="26"/>
        </w:rPr>
      </w:pPr>
      <w:bookmarkStart w:id="2628" w:name="_Особенности_технической_реализации"/>
      <w:bookmarkStart w:id="2629" w:name="_Toc522187313"/>
      <w:bookmarkStart w:id="2630" w:name="_Toc431903102"/>
      <w:bookmarkStart w:id="2631" w:name="_Toc469481048"/>
      <w:bookmarkStart w:id="2632" w:name="_Toc68543349"/>
      <w:bookmarkEnd w:id="2628"/>
      <w:r w:rsidRPr="00F00EDF">
        <w:rPr>
          <w:rFonts w:eastAsiaTheme="majorEastAsia" w:cstheme="majorBidi"/>
          <w:bCs w:val="0"/>
          <w:iCs w:val="0"/>
          <w:szCs w:val="26"/>
        </w:rPr>
        <w:t>Особенности технической реализации</w:t>
      </w:r>
      <w:bookmarkEnd w:id="2629"/>
      <w:bookmarkEnd w:id="2632"/>
    </w:p>
    <w:p w14:paraId="6EAEAB7B" w14:textId="77777777" w:rsidR="005E58B8" w:rsidRPr="00F00EDF" w:rsidRDefault="005E58B8">
      <w:pPr>
        <w:spacing w:line="312" w:lineRule="auto"/>
        <w:ind w:firstLine="624"/>
        <w:textAlignment w:val="top"/>
        <w:rPr>
          <w:rFonts w:ascii="Arial" w:hAnsi="Arial" w:cs="Arial"/>
          <w:color w:val="000000"/>
        </w:rPr>
      </w:pPr>
    </w:p>
    <w:p w14:paraId="725B6A89" w14:textId="77777777" w:rsidR="005E58B8" w:rsidRPr="00F00EDF" w:rsidRDefault="005E58B8">
      <w:pPr>
        <w:pStyle w:val="31"/>
        <w:keepLines/>
        <w:numPr>
          <w:ilvl w:val="2"/>
          <w:numId w:val="8"/>
        </w:numPr>
        <w:spacing w:before="160" w:after="120" w:line="276" w:lineRule="auto"/>
        <w:rPr>
          <w:rFonts w:eastAsiaTheme="majorEastAsia" w:cstheme="majorBidi"/>
          <w:caps w:val="0"/>
          <w:sz w:val="24"/>
          <w:szCs w:val="24"/>
        </w:rPr>
      </w:pPr>
      <w:bookmarkStart w:id="2633" w:name="_Toc39058861"/>
      <w:bookmarkStart w:id="2634" w:name="_Toc39058949"/>
      <w:bookmarkStart w:id="2635" w:name="_Toc39059055"/>
      <w:bookmarkStart w:id="2636" w:name="_Toc522187314"/>
      <w:bookmarkStart w:id="2637" w:name="_Toc68543350"/>
      <w:bookmarkEnd w:id="2633"/>
      <w:bookmarkEnd w:id="2634"/>
      <w:bookmarkEnd w:id="2635"/>
      <w:r w:rsidRPr="00F00EDF">
        <w:rPr>
          <w:rFonts w:eastAsiaTheme="majorEastAsia" w:cstheme="majorBidi"/>
          <w:caps w:val="0"/>
          <w:sz w:val="24"/>
          <w:szCs w:val="24"/>
        </w:rPr>
        <w:lastRenderedPageBreak/>
        <w:t>Ведение позиций ОФ</w:t>
      </w:r>
      <w:bookmarkEnd w:id="2636"/>
      <w:bookmarkEnd w:id="2637"/>
    </w:p>
    <w:p w14:paraId="3812EFF9" w14:textId="0EF16EBD" w:rsidR="005E58B8" w:rsidRPr="00F00EDF" w:rsidRDefault="005E58B8">
      <w:pPr>
        <w:spacing w:line="312" w:lineRule="auto"/>
        <w:ind w:firstLine="624"/>
        <w:textAlignment w:val="top"/>
        <w:rPr>
          <w:rFonts w:ascii="Arial" w:hAnsi="Arial" w:cs="Arial"/>
          <w:color w:val="000000"/>
        </w:rPr>
      </w:pPr>
      <w:r w:rsidRPr="00F00EDF">
        <w:rPr>
          <w:rFonts w:ascii="Arial" w:hAnsi="Arial" w:cs="Arial"/>
          <w:color w:val="000000"/>
        </w:rPr>
        <w:t xml:space="preserve">Существует </w:t>
      </w:r>
      <w:del w:id="2638" w:author="Дмитрий Ковтун" w:date="2021-03-12T20:32:00Z">
        <w:r w:rsidRPr="00F00EDF" w:rsidDel="004066B3">
          <w:rPr>
            <w:rFonts w:ascii="Arial" w:hAnsi="Arial" w:cs="Arial"/>
            <w:color w:val="000000"/>
          </w:rPr>
          <w:delText xml:space="preserve">три </w:delText>
        </w:r>
      </w:del>
      <w:ins w:id="2639" w:author="Дмитрий Ковтун" w:date="2021-03-12T20:32:00Z">
        <w:r w:rsidR="004066B3">
          <w:rPr>
            <w:rFonts w:ascii="Arial" w:hAnsi="Arial" w:cs="Arial"/>
            <w:color w:val="000000"/>
          </w:rPr>
          <w:t>два</w:t>
        </w:r>
        <w:r w:rsidR="004066B3" w:rsidRPr="00F00EDF">
          <w:rPr>
            <w:rFonts w:ascii="Arial" w:hAnsi="Arial" w:cs="Arial"/>
            <w:color w:val="000000"/>
          </w:rPr>
          <w:t xml:space="preserve"> </w:t>
        </w:r>
      </w:ins>
      <w:r w:rsidRPr="00F00EDF">
        <w:rPr>
          <w:rFonts w:ascii="Arial" w:hAnsi="Arial" w:cs="Arial"/>
          <w:color w:val="000000"/>
        </w:rPr>
        <w:t xml:space="preserve">сценария учета позиций ОФ в </w:t>
      </w:r>
      <w:r w:rsidRPr="00F00EDF">
        <w:rPr>
          <w:rFonts w:ascii="Arial" w:hAnsi="Arial" w:cs="Arial"/>
          <w:color w:val="000000"/>
          <w:lang w:val="en-US"/>
        </w:rPr>
        <w:t>SAP</w:t>
      </w:r>
      <w:r w:rsidRPr="00F00EDF">
        <w:rPr>
          <w:rFonts w:ascii="Arial" w:hAnsi="Arial" w:cs="Arial"/>
          <w:color w:val="000000"/>
        </w:rPr>
        <w:t xml:space="preserve">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r w:rsidRPr="00F00EDF">
        <w:rPr>
          <w:rFonts w:ascii="Arial" w:hAnsi="Arial" w:cs="Arial"/>
          <w:color w:val="000000"/>
        </w:rPr>
        <w:t xml:space="preserve"> в зависимости от учитываемых объектов:</w:t>
      </w:r>
    </w:p>
    <w:p w14:paraId="498CF401" w14:textId="76838DBF" w:rsidR="005E58B8" w:rsidRPr="00F00EDF" w:rsidDel="00821801" w:rsidRDefault="005E58B8">
      <w:pPr>
        <w:pStyle w:val="afa"/>
        <w:numPr>
          <w:ilvl w:val="0"/>
          <w:numId w:val="18"/>
        </w:numPr>
        <w:spacing w:line="276" w:lineRule="auto"/>
        <w:rPr>
          <w:del w:id="2640" w:author="Дмитрий Ковтун" w:date="2021-03-12T20:34:00Z"/>
          <w:rFonts w:ascii="Arial" w:hAnsi="Arial" w:cs="Arial"/>
        </w:rPr>
      </w:pPr>
      <w:del w:id="2641" w:author="Дмитрий Ковтун" w:date="2021-03-12T20:34:00Z">
        <w:r w:rsidRPr="00F00EDF" w:rsidDel="00821801">
          <w:rPr>
            <w:rFonts w:ascii="Arial" w:hAnsi="Arial" w:cs="Arial"/>
          </w:rPr>
          <w:delText xml:space="preserve">Когда каждый объект </w:delText>
        </w:r>
        <w:r w:rsidR="008E0AA0" w:rsidRPr="00F00EDF" w:rsidDel="00821801">
          <w:rPr>
            <w:rFonts w:ascii="Arial" w:hAnsi="Arial" w:cs="Arial"/>
          </w:rPr>
          <w:delText>ОФ</w:delText>
        </w:r>
        <w:r w:rsidRPr="00F00EDF" w:rsidDel="00821801">
          <w:rPr>
            <w:rFonts w:ascii="Arial" w:hAnsi="Arial" w:cs="Arial"/>
          </w:rPr>
          <w:delText xml:space="preserve"> учитывается как единица оборудования. При таком учете </w:delText>
        </w:r>
        <w:r w:rsidR="00932AAE" w:rsidRPr="00F00EDF" w:rsidDel="00821801">
          <w:rPr>
            <w:rFonts w:ascii="Arial" w:hAnsi="Arial" w:cs="Arial"/>
          </w:rPr>
          <w:delText>ОФ</w:delText>
        </w:r>
        <w:r w:rsidRPr="00F00EDF" w:rsidDel="00821801">
          <w:rPr>
            <w:rFonts w:ascii="Arial" w:hAnsi="Arial" w:cs="Arial"/>
          </w:rPr>
          <w:delText xml:space="preserve"> отслеживается история жизненного цикла единицы оборудовании, история монтажа/демонтажа, наработка, информация по выполненным ремонтам;</w:delText>
        </w:r>
      </w:del>
    </w:p>
    <w:p w14:paraId="3F79AE51" w14:textId="5477381B" w:rsidR="005E58B8" w:rsidRPr="00F00EDF" w:rsidRDefault="005E58B8">
      <w:pPr>
        <w:pStyle w:val="afa"/>
        <w:numPr>
          <w:ilvl w:val="0"/>
          <w:numId w:val="18"/>
        </w:numPr>
        <w:spacing w:line="276" w:lineRule="auto"/>
        <w:rPr>
          <w:rFonts w:ascii="Arial" w:hAnsi="Arial" w:cs="Arial"/>
        </w:rPr>
      </w:pPr>
      <w:r w:rsidRPr="00F00EDF">
        <w:rPr>
          <w:rFonts w:ascii="Arial" w:hAnsi="Arial" w:cs="Arial"/>
        </w:rPr>
        <w:t xml:space="preserve">Когда каждый объект </w:t>
      </w:r>
      <w:r w:rsidR="008E0AA0" w:rsidRPr="00F00EDF">
        <w:rPr>
          <w:rFonts w:ascii="Arial" w:hAnsi="Arial" w:cs="Arial"/>
        </w:rPr>
        <w:t>ОФ</w:t>
      </w:r>
      <w:r w:rsidRPr="00F00EDF">
        <w:rPr>
          <w:rFonts w:ascii="Arial" w:hAnsi="Arial" w:cs="Arial"/>
        </w:rPr>
        <w:t xml:space="preserve"> учитывается как материал с серийным номером, который создался с привязкой к реальной единице оборудования. </w:t>
      </w:r>
      <w:r w:rsidR="000C11AE" w:rsidRPr="00F00EDF">
        <w:rPr>
          <w:rFonts w:ascii="Arial" w:hAnsi="Arial" w:cs="Arial"/>
        </w:rPr>
        <w:t xml:space="preserve">Единица оборудования привязана к техническому месту. </w:t>
      </w:r>
      <w:r w:rsidRPr="00F00EDF">
        <w:rPr>
          <w:rFonts w:ascii="Arial" w:hAnsi="Arial" w:cs="Arial"/>
        </w:rPr>
        <w:t xml:space="preserve">При индивидуальном учете </w:t>
      </w:r>
      <w:r w:rsidR="00932AAE" w:rsidRPr="00F00EDF">
        <w:rPr>
          <w:rFonts w:ascii="Arial" w:hAnsi="Arial" w:cs="Arial"/>
        </w:rPr>
        <w:t>ОФ</w:t>
      </w:r>
      <w:r w:rsidRPr="00F00EDF">
        <w:rPr>
          <w:rFonts w:ascii="Arial" w:hAnsi="Arial" w:cs="Arial"/>
        </w:rPr>
        <w:t xml:space="preserve"> отслеживается история жизненного цикла единицы оборудования на складе, история монтажа/демонтажа, наработка, информация по выполненным ремонтам;</w:t>
      </w:r>
    </w:p>
    <w:p w14:paraId="3A213F1B" w14:textId="7BA30EEA" w:rsidR="005E58B8" w:rsidRPr="00F00EDF" w:rsidRDefault="005E58B8">
      <w:pPr>
        <w:pStyle w:val="afa"/>
        <w:numPr>
          <w:ilvl w:val="0"/>
          <w:numId w:val="18"/>
        </w:numPr>
        <w:spacing w:line="276" w:lineRule="auto"/>
        <w:rPr>
          <w:rFonts w:ascii="Arial" w:eastAsiaTheme="majorEastAsia" w:hAnsi="Arial" w:cs="Arial"/>
        </w:rPr>
      </w:pPr>
      <w:r w:rsidRPr="00F00EDF">
        <w:rPr>
          <w:rFonts w:ascii="Arial" w:hAnsi="Arial" w:cs="Arial"/>
        </w:rPr>
        <w:t xml:space="preserve">Когда каждый объект </w:t>
      </w:r>
      <w:r w:rsidR="008E0AA0" w:rsidRPr="00F00EDF">
        <w:rPr>
          <w:rFonts w:ascii="Arial" w:hAnsi="Arial" w:cs="Arial"/>
        </w:rPr>
        <w:t>ОФ</w:t>
      </w:r>
      <w:r w:rsidRPr="00F00EDF">
        <w:rPr>
          <w:rFonts w:ascii="Arial" w:hAnsi="Arial" w:cs="Arial"/>
        </w:rPr>
        <w:t xml:space="preserve"> учитывается как материал (является деталью/запасной частью) и учитывается обезличено на складе. При обезличенном учете заказы ТОРО создаются на вышестоящий объект, который является основным средством, а узлы </w:t>
      </w:r>
      <w:r w:rsidR="008E0AA0" w:rsidRPr="00F00EDF">
        <w:rPr>
          <w:rFonts w:ascii="Arial" w:hAnsi="Arial" w:cs="Arial"/>
        </w:rPr>
        <w:t>ОФ</w:t>
      </w:r>
      <w:r w:rsidRPr="00F00EDF">
        <w:rPr>
          <w:rFonts w:ascii="Arial" w:hAnsi="Arial" w:cs="Arial"/>
        </w:rPr>
        <w:t xml:space="preserve"> включаются в заказ как компоненты МТР.</w:t>
      </w:r>
    </w:p>
    <w:p w14:paraId="1FF05BFE" w14:textId="780330B5" w:rsidR="005E58B8" w:rsidRPr="00F00EDF" w:rsidRDefault="005E58B8">
      <w:pPr>
        <w:rPr>
          <w:rFonts w:eastAsiaTheme="majorEastAsia"/>
        </w:rPr>
      </w:pPr>
    </w:p>
    <w:p w14:paraId="6305DBF7" w14:textId="77777777" w:rsidR="005E58B8" w:rsidRPr="00F00EDF" w:rsidRDefault="005E58B8">
      <w:pPr>
        <w:rPr>
          <w:rFonts w:eastAsiaTheme="majorEastAsia"/>
        </w:rPr>
      </w:pPr>
    </w:p>
    <w:p w14:paraId="72D47183" w14:textId="77777777" w:rsidR="005E58B8" w:rsidRPr="00F00EDF" w:rsidRDefault="005E58B8">
      <w:pPr>
        <w:pStyle w:val="4"/>
      </w:pPr>
      <w:r w:rsidRPr="00F00EDF">
        <w:t>Ведение позиции ОФ как единицы оборудования</w:t>
      </w:r>
    </w:p>
    <w:p w14:paraId="5B13A62D" w14:textId="77777777" w:rsidR="005E58B8" w:rsidRPr="00F00EDF" w:rsidRDefault="005E58B8">
      <w:pPr>
        <w:rPr>
          <w:rFonts w:eastAsiaTheme="majorEastAsia"/>
        </w:rPr>
      </w:pPr>
    </w:p>
    <w:p w14:paraId="1BDAE24B" w14:textId="77777777" w:rsidR="005E58B8" w:rsidRPr="00F00EDF" w:rsidRDefault="005E58B8">
      <w:pPr>
        <w:pStyle w:val="10"/>
        <w:numPr>
          <w:ilvl w:val="0"/>
          <w:numId w:val="0"/>
        </w:numPr>
        <w:spacing w:line="276" w:lineRule="auto"/>
        <w:ind w:firstLine="567"/>
      </w:pPr>
      <w:r w:rsidRPr="00F00EDF">
        <w:t xml:space="preserve">Единица оборудования — это отдельный объект, описывающий конкретную часть технической системы, на которой планируются и выполняется мероприятия ТОРО. </w:t>
      </w:r>
    </w:p>
    <w:p w14:paraId="372817D6" w14:textId="1FAEB6DC" w:rsidR="005E58B8" w:rsidRPr="00F00EDF" w:rsidRDefault="005E58B8">
      <w:pPr>
        <w:pStyle w:val="10"/>
        <w:numPr>
          <w:ilvl w:val="0"/>
          <w:numId w:val="0"/>
        </w:numPr>
        <w:spacing w:line="276" w:lineRule="auto"/>
        <w:ind w:firstLine="567"/>
      </w:pPr>
      <w:r w:rsidRPr="00F00EDF">
        <w:t xml:space="preserve">Учет компонентов ОС в SAP </w:t>
      </w:r>
      <w:r w:rsidR="002B398C" w:rsidRPr="00F00EDF">
        <w:rPr>
          <w:rFonts w:cs="Arial"/>
          <w:color w:val="000000"/>
          <w:lang w:val="en-US"/>
        </w:rPr>
        <w:t>S</w:t>
      </w:r>
      <w:r w:rsidR="002B398C" w:rsidRPr="00F00EDF">
        <w:rPr>
          <w:rFonts w:cs="Arial"/>
          <w:color w:val="000000"/>
        </w:rPr>
        <w:t xml:space="preserve">/4 </w:t>
      </w:r>
      <w:r w:rsidR="002B398C" w:rsidRPr="00F00EDF">
        <w:rPr>
          <w:rFonts w:cs="Arial"/>
          <w:color w:val="000000"/>
          <w:lang w:val="en-US"/>
        </w:rPr>
        <w:t>HANA</w:t>
      </w:r>
      <w:r w:rsidRPr="00F00EDF">
        <w:t xml:space="preserve"> предполагает обязательное наличие соответствующих им узлов в иерархии оборудования (в соответствии с «Методикой определения компонентного состава оборудования </w:t>
      </w:r>
      <w:r w:rsidR="00A023C8" w:rsidRPr="00F00EDF">
        <w:t>ТОиР</w:t>
      </w:r>
      <w:r w:rsidRPr="00F00EDF">
        <w:t xml:space="preserve"> в соответствии с требованиями компонентного учета основных средств»).  </w:t>
      </w:r>
    </w:p>
    <w:p w14:paraId="18273640" w14:textId="539BE49C" w:rsidR="005E58B8" w:rsidRPr="00F00EDF" w:rsidDel="00821801" w:rsidRDefault="005E58B8">
      <w:pPr>
        <w:pStyle w:val="10"/>
        <w:numPr>
          <w:ilvl w:val="0"/>
          <w:numId w:val="0"/>
        </w:numPr>
        <w:spacing w:line="276" w:lineRule="auto"/>
        <w:ind w:firstLine="567"/>
        <w:rPr>
          <w:del w:id="2642" w:author="Дмитрий Ковтун" w:date="2021-03-12T20:35:00Z"/>
        </w:rPr>
      </w:pPr>
      <w:del w:id="2643" w:author="Дмитрий Ковтун" w:date="2021-03-12T20:35:00Z">
        <w:r w:rsidRPr="00F00EDF" w:rsidDel="00821801">
          <w:delText xml:space="preserve">Учет компонентов как позиций ОФ в SAP </w:delText>
        </w:r>
        <w:r w:rsidR="002B398C" w:rsidRPr="00F00EDF" w:rsidDel="00821801">
          <w:rPr>
            <w:rFonts w:cs="Arial"/>
            <w:color w:val="000000"/>
            <w:lang w:val="en-US"/>
          </w:rPr>
          <w:delText>S</w:delText>
        </w:r>
        <w:r w:rsidR="002B398C" w:rsidRPr="00F00EDF" w:rsidDel="00821801">
          <w:rPr>
            <w:rFonts w:cs="Arial"/>
            <w:color w:val="000000"/>
          </w:rPr>
          <w:delText xml:space="preserve">/4 </w:delText>
        </w:r>
        <w:r w:rsidR="002B398C" w:rsidRPr="00F00EDF" w:rsidDel="00821801">
          <w:rPr>
            <w:rFonts w:cs="Arial"/>
            <w:color w:val="000000"/>
            <w:lang w:val="en-US"/>
          </w:rPr>
          <w:delText>HANA</w:delText>
        </w:r>
        <w:r w:rsidRPr="00F00EDF" w:rsidDel="00821801">
          <w:delText xml:space="preserve"> осуществляется через комбинацию модели (поле «Монтажный узел») и пользовательских статусов записи ЕО узла.</w:delText>
        </w:r>
      </w:del>
    </w:p>
    <w:p w14:paraId="3358EFFF" w14:textId="7CE40F0A" w:rsidR="005E58B8" w:rsidRPr="00F00EDF" w:rsidRDefault="005E58B8" w:rsidP="00632245">
      <w:pPr>
        <w:pStyle w:val="a7"/>
        <w:keepNext/>
        <w:spacing w:after="240" w:afterAutospacing="0" w:line="276" w:lineRule="auto"/>
        <w:rPr>
          <w:rFonts w:ascii="Arial" w:hAnsi="Arial" w:cs="Arial"/>
          <w:b/>
          <w:sz w:val="22"/>
        </w:rPr>
      </w:pPr>
      <w:r w:rsidRPr="00F00EDF">
        <w:rPr>
          <w:rFonts w:ascii="Arial" w:hAnsi="Arial" w:cs="Arial"/>
          <w:b/>
          <w:sz w:val="22"/>
        </w:rPr>
        <w:t>Таблица</w:t>
      </w:r>
      <w:r w:rsidR="00A7247E" w:rsidRPr="00F00EDF">
        <w:rPr>
          <w:rFonts w:ascii="Arial" w:hAnsi="Arial" w:cs="Arial"/>
          <w:b/>
          <w:sz w:val="22"/>
        </w:rPr>
        <w:t xml:space="preserve"> 29. </w:t>
      </w:r>
      <w:r w:rsidRPr="00F00EDF">
        <w:rPr>
          <w:rFonts w:ascii="Arial" w:hAnsi="Arial" w:cs="Arial"/>
          <w:b/>
          <w:sz w:val="22"/>
        </w:rPr>
        <w:t xml:space="preserve">Транзакции ведения </w:t>
      </w:r>
      <w:r w:rsidR="00A7247E" w:rsidRPr="00F00EDF">
        <w:rPr>
          <w:rFonts w:ascii="Arial" w:hAnsi="Arial" w:cs="Arial"/>
          <w:b/>
          <w:sz w:val="22"/>
        </w:rPr>
        <w:t>единиц оборудования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72"/>
        <w:gridCol w:w="1984"/>
        <w:gridCol w:w="2129"/>
        <w:gridCol w:w="2391"/>
      </w:tblGrid>
      <w:tr w:rsidR="005E58B8" w:rsidRPr="00F00EDF" w14:paraId="654C2EE7" w14:textId="77777777" w:rsidTr="00802EBE">
        <w:trPr>
          <w:cantSplit/>
          <w:trHeight w:val="397"/>
          <w:tblHeader/>
        </w:trPr>
        <w:tc>
          <w:tcPr>
            <w:tcW w:w="1804" w:type="pct"/>
            <w:shd w:val="clear" w:color="auto" w:fill="FFC000"/>
            <w:vAlign w:val="center"/>
          </w:tcPr>
          <w:p w14:paraId="75FBCCB2" w14:textId="77777777" w:rsidR="005E58B8" w:rsidRPr="00F00EDF" w:rsidRDefault="005E58B8">
            <w:pPr>
              <w:rPr>
                <w:rFonts w:ascii="Arial" w:hAnsi="Arial" w:cs="Arial"/>
                <w:b/>
                <w:bCs/>
                <w:sz w:val="20"/>
              </w:rPr>
            </w:pPr>
            <w:r w:rsidRPr="00F00EDF">
              <w:rPr>
                <w:rFonts w:ascii="Arial" w:hAnsi="Arial" w:cs="Arial"/>
                <w:b/>
                <w:bCs/>
                <w:sz w:val="20"/>
              </w:rPr>
              <w:t>Объект</w:t>
            </w:r>
          </w:p>
        </w:tc>
        <w:tc>
          <w:tcPr>
            <w:tcW w:w="975" w:type="pct"/>
            <w:shd w:val="clear" w:color="auto" w:fill="FFC000"/>
            <w:vAlign w:val="center"/>
          </w:tcPr>
          <w:p w14:paraId="57E8B84E" w14:textId="77777777" w:rsidR="005E58B8" w:rsidRPr="00F00EDF" w:rsidRDefault="005E58B8">
            <w:pPr>
              <w:rPr>
                <w:rFonts w:ascii="Arial" w:hAnsi="Arial" w:cs="Arial"/>
                <w:b/>
                <w:bCs/>
                <w:sz w:val="20"/>
              </w:rPr>
            </w:pPr>
            <w:r w:rsidRPr="00F00EDF">
              <w:rPr>
                <w:rFonts w:ascii="Arial" w:hAnsi="Arial" w:cs="Arial"/>
                <w:b/>
                <w:bCs/>
                <w:sz w:val="20"/>
              </w:rPr>
              <w:t>Создание</w:t>
            </w:r>
          </w:p>
        </w:tc>
        <w:tc>
          <w:tcPr>
            <w:tcW w:w="1046" w:type="pct"/>
            <w:shd w:val="clear" w:color="auto" w:fill="FFC000"/>
            <w:vAlign w:val="center"/>
          </w:tcPr>
          <w:p w14:paraId="15F37B0E" w14:textId="77777777" w:rsidR="005E58B8" w:rsidRPr="00F00EDF" w:rsidRDefault="005E58B8">
            <w:pPr>
              <w:rPr>
                <w:rFonts w:ascii="Arial" w:hAnsi="Arial" w:cs="Arial"/>
                <w:b/>
                <w:bCs/>
                <w:sz w:val="20"/>
              </w:rPr>
            </w:pPr>
            <w:r w:rsidRPr="00F00EDF">
              <w:rPr>
                <w:rFonts w:ascii="Arial" w:hAnsi="Arial" w:cs="Arial"/>
                <w:b/>
                <w:bCs/>
                <w:sz w:val="20"/>
              </w:rPr>
              <w:t>Просмотр</w:t>
            </w:r>
          </w:p>
        </w:tc>
        <w:tc>
          <w:tcPr>
            <w:tcW w:w="1175" w:type="pct"/>
            <w:shd w:val="clear" w:color="auto" w:fill="FFC000"/>
            <w:vAlign w:val="center"/>
          </w:tcPr>
          <w:p w14:paraId="38C47F16" w14:textId="77777777" w:rsidR="005E58B8" w:rsidRPr="00F00EDF" w:rsidRDefault="005E58B8">
            <w:pPr>
              <w:rPr>
                <w:rFonts w:ascii="Arial" w:hAnsi="Arial" w:cs="Arial"/>
                <w:b/>
                <w:bCs/>
                <w:sz w:val="20"/>
              </w:rPr>
            </w:pPr>
            <w:r w:rsidRPr="00F00EDF">
              <w:rPr>
                <w:rFonts w:ascii="Arial" w:hAnsi="Arial" w:cs="Arial"/>
                <w:b/>
                <w:bCs/>
                <w:sz w:val="20"/>
              </w:rPr>
              <w:t>Изменение</w:t>
            </w:r>
          </w:p>
        </w:tc>
      </w:tr>
      <w:tr w:rsidR="005E58B8" w:rsidRPr="00F00EDF" w14:paraId="660760A4" w14:textId="77777777" w:rsidTr="00802EBE">
        <w:trPr>
          <w:cantSplit/>
        </w:trPr>
        <w:tc>
          <w:tcPr>
            <w:tcW w:w="1804" w:type="pct"/>
            <w:vAlign w:val="bottom"/>
          </w:tcPr>
          <w:p w14:paraId="36B051CC" w14:textId="77777777" w:rsidR="005E58B8" w:rsidRPr="00F00EDF" w:rsidRDefault="005E58B8">
            <w:pPr>
              <w:rPr>
                <w:rFonts w:ascii="Arial" w:hAnsi="Arial" w:cs="Arial"/>
                <w:sz w:val="20"/>
              </w:rPr>
            </w:pPr>
            <w:r w:rsidRPr="00F00EDF">
              <w:rPr>
                <w:rFonts w:ascii="Arial" w:hAnsi="Arial" w:cs="Arial"/>
                <w:sz w:val="20"/>
              </w:rPr>
              <w:t>Единица оборудования</w:t>
            </w:r>
          </w:p>
        </w:tc>
        <w:tc>
          <w:tcPr>
            <w:tcW w:w="975" w:type="pct"/>
            <w:vAlign w:val="bottom"/>
          </w:tcPr>
          <w:p w14:paraId="253EDEF2" w14:textId="77777777" w:rsidR="005E58B8" w:rsidRPr="00F00EDF" w:rsidRDefault="005E58B8">
            <w:pPr>
              <w:rPr>
                <w:rFonts w:ascii="Arial" w:hAnsi="Arial" w:cs="Arial"/>
                <w:sz w:val="20"/>
              </w:rPr>
            </w:pPr>
            <w:r w:rsidRPr="00F00EDF">
              <w:rPr>
                <w:rFonts w:ascii="Arial" w:hAnsi="Arial" w:cs="Arial"/>
                <w:sz w:val="20"/>
                <w:lang w:val="en-US"/>
              </w:rPr>
              <w:t>IE</w:t>
            </w:r>
            <w:r w:rsidRPr="00F00EDF">
              <w:rPr>
                <w:rFonts w:ascii="Arial" w:hAnsi="Arial" w:cs="Arial"/>
                <w:sz w:val="20"/>
              </w:rPr>
              <w:t>01</w:t>
            </w:r>
          </w:p>
        </w:tc>
        <w:tc>
          <w:tcPr>
            <w:tcW w:w="1046" w:type="pct"/>
          </w:tcPr>
          <w:p w14:paraId="77FBA99A" w14:textId="77777777" w:rsidR="005E58B8" w:rsidRPr="00F00EDF" w:rsidRDefault="005E58B8">
            <w:pPr>
              <w:rPr>
                <w:rFonts w:ascii="Arial" w:hAnsi="Arial" w:cs="Arial"/>
                <w:sz w:val="20"/>
              </w:rPr>
            </w:pPr>
            <w:r w:rsidRPr="00F00EDF">
              <w:rPr>
                <w:rFonts w:ascii="Arial" w:hAnsi="Arial" w:cs="Arial"/>
                <w:sz w:val="20"/>
                <w:lang w:val="en-US"/>
              </w:rPr>
              <w:t>IE</w:t>
            </w:r>
            <w:r w:rsidRPr="00F00EDF">
              <w:rPr>
                <w:rFonts w:ascii="Arial" w:hAnsi="Arial" w:cs="Arial"/>
                <w:sz w:val="20"/>
              </w:rPr>
              <w:t>03</w:t>
            </w:r>
          </w:p>
        </w:tc>
        <w:tc>
          <w:tcPr>
            <w:tcW w:w="1175" w:type="pct"/>
          </w:tcPr>
          <w:p w14:paraId="0CA661EC" w14:textId="77777777" w:rsidR="005E58B8" w:rsidRPr="00F00EDF" w:rsidRDefault="005E58B8">
            <w:pPr>
              <w:rPr>
                <w:rFonts w:ascii="Arial" w:hAnsi="Arial" w:cs="Arial"/>
                <w:sz w:val="20"/>
              </w:rPr>
            </w:pPr>
            <w:r w:rsidRPr="00F00EDF">
              <w:rPr>
                <w:rFonts w:ascii="Arial" w:hAnsi="Arial" w:cs="Arial"/>
                <w:sz w:val="20"/>
                <w:lang w:val="en-US"/>
              </w:rPr>
              <w:t>IE</w:t>
            </w:r>
            <w:r w:rsidRPr="00F00EDF">
              <w:rPr>
                <w:rFonts w:ascii="Arial" w:hAnsi="Arial" w:cs="Arial"/>
                <w:sz w:val="20"/>
              </w:rPr>
              <w:t>02</w:t>
            </w:r>
          </w:p>
        </w:tc>
      </w:tr>
    </w:tbl>
    <w:p w14:paraId="44135F7A" w14:textId="040E38B6" w:rsidR="005E58B8" w:rsidRPr="00F00EDF" w:rsidRDefault="005E58B8">
      <w:pPr>
        <w:pStyle w:val="a7"/>
        <w:keepNext/>
        <w:spacing w:after="240" w:afterAutospacing="0" w:line="276" w:lineRule="auto"/>
        <w:ind w:firstLine="708"/>
        <w:rPr>
          <w:rFonts w:ascii="Arial" w:hAnsi="Arial" w:cs="Arial"/>
        </w:rPr>
      </w:pPr>
      <w:r w:rsidRPr="00F00EDF">
        <w:rPr>
          <w:rFonts w:ascii="Arial" w:hAnsi="Arial" w:cs="Arial"/>
        </w:rPr>
        <w:t xml:space="preserve">Коды типов единиц оборудования состоят из одного текстового символа. Ниже приведен перечень типов единиц оборудования, используемых для ведения позиций </w:t>
      </w:r>
      <w:r w:rsidR="008E0AA0" w:rsidRPr="00F00EDF">
        <w:rPr>
          <w:rFonts w:ascii="Arial" w:hAnsi="Arial" w:cs="Arial"/>
        </w:rPr>
        <w:t>ОФ</w:t>
      </w:r>
      <w:r w:rsidRPr="00F00EDF">
        <w:rPr>
          <w:rFonts w:ascii="Arial" w:hAnsi="Arial" w:cs="Arial"/>
        </w:rPr>
        <w:t xml:space="preserve"> как ЕО.</w:t>
      </w:r>
    </w:p>
    <w:p w14:paraId="36429460" w14:textId="7C8CC6A0" w:rsidR="005E58B8" w:rsidRPr="00F00EDF" w:rsidRDefault="005E58B8" w:rsidP="00632245">
      <w:pPr>
        <w:pStyle w:val="a7"/>
        <w:keepNext/>
        <w:spacing w:after="240" w:afterAutospacing="0" w:line="276" w:lineRule="auto"/>
        <w:rPr>
          <w:rFonts w:ascii="Arial" w:hAnsi="Arial" w:cs="Arial"/>
          <w:b/>
          <w:sz w:val="22"/>
        </w:rPr>
      </w:pPr>
      <w:r w:rsidRPr="00F00EDF">
        <w:rPr>
          <w:rFonts w:ascii="Arial" w:hAnsi="Arial" w:cs="Arial"/>
          <w:b/>
          <w:sz w:val="22"/>
        </w:rPr>
        <w:t>Таблица</w:t>
      </w:r>
      <w:r w:rsidR="00A7247E" w:rsidRPr="00F00EDF">
        <w:rPr>
          <w:rFonts w:ascii="Arial" w:hAnsi="Arial" w:cs="Arial"/>
          <w:b/>
          <w:sz w:val="22"/>
        </w:rPr>
        <w:t xml:space="preserve"> 30. </w:t>
      </w:r>
      <w:r w:rsidRPr="00F00EDF">
        <w:rPr>
          <w:rFonts w:ascii="Arial" w:hAnsi="Arial" w:cs="Arial"/>
          <w:b/>
          <w:sz w:val="22"/>
        </w:rPr>
        <w:t>Тип</w:t>
      </w:r>
      <w:r w:rsidR="00A7247E" w:rsidRPr="00F00EDF">
        <w:rPr>
          <w:rFonts w:ascii="Arial" w:hAnsi="Arial" w:cs="Arial"/>
          <w:b/>
          <w:sz w:val="22"/>
        </w:rPr>
        <w:t>ы</w:t>
      </w:r>
      <w:r w:rsidRPr="00F00EDF">
        <w:rPr>
          <w:rFonts w:ascii="Arial" w:hAnsi="Arial" w:cs="Arial"/>
          <w:b/>
          <w:sz w:val="22"/>
        </w:rPr>
        <w:t xml:space="preserve"> един</w:t>
      </w:r>
      <w:r w:rsidR="00A7247E" w:rsidRPr="00F00EDF">
        <w:rPr>
          <w:rFonts w:ascii="Arial" w:hAnsi="Arial" w:cs="Arial"/>
          <w:b/>
          <w:sz w:val="22"/>
        </w:rPr>
        <w:t>иц оборудования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982"/>
        <w:gridCol w:w="6658"/>
      </w:tblGrid>
      <w:tr w:rsidR="005E58B8" w:rsidRPr="00F00EDF" w14:paraId="02143185" w14:textId="77777777" w:rsidTr="00802EBE">
        <w:trPr>
          <w:tblHeader/>
        </w:trPr>
        <w:tc>
          <w:tcPr>
            <w:tcW w:w="763" w:type="pct"/>
            <w:tcBorders>
              <w:bottom w:val="single" w:sz="4" w:space="0" w:color="auto"/>
            </w:tcBorders>
            <w:shd w:val="clear" w:color="auto" w:fill="FFC000"/>
          </w:tcPr>
          <w:p w14:paraId="33430489" w14:textId="77777777" w:rsidR="005E58B8" w:rsidRPr="00F00EDF" w:rsidRDefault="005E58B8">
            <w:pPr>
              <w:widowControl w:val="0"/>
              <w:rPr>
                <w:rFonts w:ascii="Arial" w:hAnsi="Arial" w:cs="Arial"/>
                <w:b/>
                <w:sz w:val="20"/>
                <w:szCs w:val="20"/>
              </w:rPr>
            </w:pPr>
            <w:r w:rsidRPr="00F00EDF">
              <w:rPr>
                <w:rFonts w:ascii="Arial" w:hAnsi="Arial" w:cs="Arial"/>
                <w:b/>
                <w:sz w:val="20"/>
                <w:szCs w:val="20"/>
              </w:rPr>
              <w:t>Системный код объекта</w:t>
            </w:r>
          </w:p>
        </w:tc>
        <w:tc>
          <w:tcPr>
            <w:tcW w:w="972" w:type="pct"/>
            <w:shd w:val="clear" w:color="auto" w:fill="FFC000"/>
          </w:tcPr>
          <w:p w14:paraId="2D11D78F"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Наименование</w:t>
            </w:r>
          </w:p>
        </w:tc>
        <w:tc>
          <w:tcPr>
            <w:tcW w:w="3265" w:type="pct"/>
            <w:shd w:val="clear" w:color="auto" w:fill="FFC000"/>
          </w:tcPr>
          <w:p w14:paraId="20874FFC" w14:textId="77777777" w:rsidR="005E58B8" w:rsidRPr="00F00EDF" w:rsidRDefault="005E58B8">
            <w:pPr>
              <w:widowControl w:val="0"/>
              <w:ind w:firstLine="51"/>
              <w:rPr>
                <w:rFonts w:ascii="Arial" w:hAnsi="Arial" w:cs="Arial"/>
                <w:b/>
                <w:sz w:val="20"/>
                <w:szCs w:val="20"/>
              </w:rPr>
            </w:pPr>
            <w:r w:rsidRPr="00F00EDF">
              <w:rPr>
                <w:rFonts w:ascii="Arial" w:hAnsi="Arial" w:cs="Arial"/>
                <w:b/>
                <w:sz w:val="20"/>
                <w:szCs w:val="20"/>
              </w:rPr>
              <w:t>Определение/комментарий</w:t>
            </w:r>
          </w:p>
        </w:tc>
      </w:tr>
      <w:tr w:rsidR="005E58B8" w:rsidRPr="00F00EDF" w14:paraId="5DB9A0CB" w14:textId="77777777" w:rsidTr="00802EBE">
        <w:tc>
          <w:tcPr>
            <w:tcW w:w="763" w:type="pct"/>
            <w:shd w:val="clear" w:color="auto" w:fill="auto"/>
          </w:tcPr>
          <w:p w14:paraId="5BBC6CEB" w14:textId="77777777" w:rsidR="005E58B8" w:rsidRPr="00F00EDF" w:rsidRDefault="005E58B8">
            <w:pPr>
              <w:pStyle w:val="afff4"/>
              <w:widowControl w:val="0"/>
              <w:rPr>
                <w:sz w:val="20"/>
                <w:szCs w:val="20"/>
              </w:rPr>
            </w:pPr>
            <w:r w:rsidRPr="00F00EDF">
              <w:rPr>
                <w:sz w:val="20"/>
                <w:szCs w:val="20"/>
              </w:rPr>
              <w:t>O</w:t>
            </w:r>
          </w:p>
        </w:tc>
        <w:tc>
          <w:tcPr>
            <w:tcW w:w="972" w:type="pct"/>
            <w:shd w:val="clear" w:color="auto" w:fill="auto"/>
          </w:tcPr>
          <w:p w14:paraId="66AB56A7" w14:textId="77777777" w:rsidR="005E58B8" w:rsidRPr="00F00EDF" w:rsidRDefault="005E58B8">
            <w:pPr>
              <w:pStyle w:val="afff4"/>
              <w:widowControl w:val="0"/>
              <w:rPr>
                <w:sz w:val="20"/>
                <w:szCs w:val="20"/>
              </w:rPr>
            </w:pPr>
            <w:r w:rsidRPr="00F00EDF">
              <w:rPr>
                <w:sz w:val="20"/>
                <w:szCs w:val="20"/>
              </w:rPr>
              <w:t>Основной</w:t>
            </w:r>
          </w:p>
        </w:tc>
        <w:tc>
          <w:tcPr>
            <w:tcW w:w="3265" w:type="pct"/>
            <w:shd w:val="clear" w:color="auto" w:fill="auto"/>
          </w:tcPr>
          <w:p w14:paraId="562828FF" w14:textId="77777777" w:rsidR="005E58B8" w:rsidRPr="00F00EDF" w:rsidRDefault="005E58B8">
            <w:pPr>
              <w:pStyle w:val="afff4"/>
              <w:widowControl w:val="0"/>
              <w:rPr>
                <w:sz w:val="20"/>
                <w:szCs w:val="20"/>
              </w:rPr>
            </w:pPr>
            <w:r w:rsidRPr="00F00EDF">
              <w:rPr>
                <w:sz w:val="20"/>
                <w:szCs w:val="20"/>
              </w:rPr>
              <w:t>ПА, при непосредственном участии которого осуществляются основные производственные (технологические) процессы получения готовой продукции и выход которого из строя приводит к прекращению или резкому сокращению выпуска продукции.</w:t>
            </w:r>
          </w:p>
        </w:tc>
      </w:tr>
      <w:tr w:rsidR="005E58B8" w:rsidRPr="00F00EDF" w14:paraId="6D304241" w14:textId="77777777" w:rsidTr="00802EBE">
        <w:tc>
          <w:tcPr>
            <w:tcW w:w="763" w:type="pct"/>
            <w:tcBorders>
              <w:top w:val="single" w:sz="4" w:space="0" w:color="auto"/>
              <w:left w:val="single" w:sz="4" w:space="0" w:color="auto"/>
              <w:bottom w:val="single" w:sz="4" w:space="0" w:color="auto"/>
              <w:right w:val="single" w:sz="4" w:space="0" w:color="auto"/>
            </w:tcBorders>
            <w:shd w:val="clear" w:color="auto" w:fill="auto"/>
          </w:tcPr>
          <w:p w14:paraId="355A63A3" w14:textId="77777777" w:rsidR="005E58B8" w:rsidRPr="00F00EDF" w:rsidRDefault="005E58B8">
            <w:pPr>
              <w:pStyle w:val="afff4"/>
              <w:widowControl w:val="0"/>
              <w:rPr>
                <w:sz w:val="20"/>
                <w:szCs w:val="20"/>
              </w:rPr>
            </w:pPr>
            <w:r w:rsidRPr="00F00EDF">
              <w:rPr>
                <w:sz w:val="20"/>
                <w:szCs w:val="20"/>
              </w:rPr>
              <w:t>V</w:t>
            </w:r>
          </w:p>
        </w:tc>
        <w:tc>
          <w:tcPr>
            <w:tcW w:w="972" w:type="pct"/>
            <w:tcBorders>
              <w:top w:val="single" w:sz="4" w:space="0" w:color="auto"/>
              <w:left w:val="single" w:sz="4" w:space="0" w:color="auto"/>
              <w:bottom w:val="single" w:sz="4" w:space="0" w:color="auto"/>
              <w:right w:val="single" w:sz="4" w:space="0" w:color="auto"/>
            </w:tcBorders>
            <w:shd w:val="clear" w:color="auto" w:fill="auto"/>
          </w:tcPr>
          <w:p w14:paraId="67AD4086" w14:textId="77777777" w:rsidR="005E58B8" w:rsidRPr="00F00EDF" w:rsidRDefault="005E58B8">
            <w:pPr>
              <w:pStyle w:val="afff4"/>
              <w:widowControl w:val="0"/>
              <w:rPr>
                <w:sz w:val="20"/>
                <w:szCs w:val="20"/>
              </w:rPr>
            </w:pPr>
            <w:r w:rsidRPr="00F00EDF">
              <w:rPr>
                <w:sz w:val="20"/>
                <w:szCs w:val="20"/>
              </w:rPr>
              <w:t>Вспомогательный</w:t>
            </w:r>
          </w:p>
        </w:tc>
        <w:tc>
          <w:tcPr>
            <w:tcW w:w="3265" w:type="pct"/>
            <w:tcBorders>
              <w:top w:val="single" w:sz="4" w:space="0" w:color="auto"/>
              <w:left w:val="single" w:sz="4" w:space="0" w:color="auto"/>
              <w:bottom w:val="single" w:sz="4" w:space="0" w:color="auto"/>
              <w:right w:val="single" w:sz="4" w:space="0" w:color="auto"/>
            </w:tcBorders>
            <w:shd w:val="clear" w:color="auto" w:fill="auto"/>
          </w:tcPr>
          <w:p w14:paraId="7C914C7D" w14:textId="77777777" w:rsidR="005E58B8" w:rsidRPr="00F00EDF" w:rsidRDefault="005E58B8">
            <w:pPr>
              <w:pStyle w:val="afff4"/>
              <w:widowControl w:val="0"/>
              <w:rPr>
                <w:sz w:val="20"/>
                <w:szCs w:val="20"/>
              </w:rPr>
            </w:pPr>
            <w:r w:rsidRPr="00F00EDF">
              <w:rPr>
                <w:sz w:val="20"/>
                <w:szCs w:val="20"/>
              </w:rPr>
              <w:t>ПА, который обеспечивает полноценное протекание производственных процессов. Описание данных ПА включено в технологические инструкции.</w:t>
            </w:r>
          </w:p>
        </w:tc>
      </w:tr>
      <w:tr w:rsidR="005E58B8" w:rsidRPr="00F00EDF" w14:paraId="45FE26F4" w14:textId="77777777" w:rsidTr="00802EBE">
        <w:tc>
          <w:tcPr>
            <w:tcW w:w="763" w:type="pct"/>
            <w:tcBorders>
              <w:top w:val="single" w:sz="4" w:space="0" w:color="auto"/>
              <w:left w:val="single" w:sz="4" w:space="0" w:color="auto"/>
              <w:bottom w:val="single" w:sz="4" w:space="0" w:color="auto"/>
              <w:right w:val="single" w:sz="4" w:space="0" w:color="auto"/>
            </w:tcBorders>
            <w:shd w:val="clear" w:color="auto" w:fill="auto"/>
          </w:tcPr>
          <w:p w14:paraId="6F6AB8B6" w14:textId="77777777" w:rsidR="005E58B8" w:rsidRPr="00F00EDF" w:rsidRDefault="005E58B8">
            <w:pPr>
              <w:pStyle w:val="afff4"/>
              <w:widowControl w:val="0"/>
              <w:rPr>
                <w:sz w:val="20"/>
                <w:szCs w:val="20"/>
              </w:rPr>
            </w:pPr>
            <w:r w:rsidRPr="00F00EDF">
              <w:rPr>
                <w:sz w:val="20"/>
                <w:szCs w:val="20"/>
              </w:rPr>
              <w:t>M</w:t>
            </w:r>
          </w:p>
        </w:tc>
        <w:tc>
          <w:tcPr>
            <w:tcW w:w="972" w:type="pct"/>
            <w:tcBorders>
              <w:top w:val="single" w:sz="4" w:space="0" w:color="auto"/>
              <w:left w:val="single" w:sz="4" w:space="0" w:color="auto"/>
              <w:bottom w:val="single" w:sz="4" w:space="0" w:color="auto"/>
              <w:right w:val="single" w:sz="4" w:space="0" w:color="auto"/>
            </w:tcBorders>
            <w:shd w:val="clear" w:color="auto" w:fill="auto"/>
          </w:tcPr>
          <w:p w14:paraId="6C3D1D1E" w14:textId="77777777" w:rsidR="005E58B8" w:rsidRPr="00F00EDF" w:rsidRDefault="005E58B8">
            <w:pPr>
              <w:pStyle w:val="afff4"/>
              <w:widowControl w:val="0"/>
              <w:rPr>
                <w:sz w:val="20"/>
                <w:szCs w:val="20"/>
              </w:rPr>
            </w:pPr>
            <w:r w:rsidRPr="00F00EDF">
              <w:rPr>
                <w:sz w:val="20"/>
                <w:szCs w:val="20"/>
              </w:rPr>
              <w:t>Монтажный узел ТОРО</w:t>
            </w:r>
          </w:p>
        </w:tc>
        <w:tc>
          <w:tcPr>
            <w:tcW w:w="3265" w:type="pct"/>
            <w:tcBorders>
              <w:top w:val="single" w:sz="4" w:space="0" w:color="auto"/>
              <w:left w:val="single" w:sz="4" w:space="0" w:color="auto"/>
              <w:bottom w:val="single" w:sz="4" w:space="0" w:color="auto"/>
              <w:right w:val="single" w:sz="4" w:space="0" w:color="auto"/>
            </w:tcBorders>
            <w:shd w:val="clear" w:color="auto" w:fill="auto"/>
          </w:tcPr>
          <w:p w14:paraId="7F93039A" w14:textId="5D88ACBE" w:rsidR="005E58B8" w:rsidRPr="00F00EDF" w:rsidRDefault="005E58B8">
            <w:pPr>
              <w:pStyle w:val="afff4"/>
              <w:widowControl w:val="0"/>
              <w:rPr>
                <w:sz w:val="20"/>
                <w:szCs w:val="20"/>
              </w:rPr>
            </w:pPr>
            <w:r w:rsidRPr="00F00EDF">
              <w:rPr>
                <w:sz w:val="20"/>
                <w:szCs w:val="20"/>
              </w:rPr>
              <w:t xml:space="preserve">Единица оборудования, являющаяся составной частью ПА (Узел, </w:t>
            </w:r>
            <w:r w:rsidRPr="00F00EDF">
              <w:rPr>
                <w:sz w:val="20"/>
                <w:szCs w:val="20"/>
              </w:rPr>
              <w:lastRenderedPageBreak/>
              <w:t xml:space="preserve">Агрегат, Конструктивный элемент, Вложенная/зависимая ЕО). Может использоваться для ведения </w:t>
            </w:r>
            <w:r w:rsidR="008E0AA0" w:rsidRPr="00F00EDF">
              <w:rPr>
                <w:sz w:val="20"/>
                <w:szCs w:val="20"/>
              </w:rPr>
              <w:t>ОФ</w:t>
            </w:r>
          </w:p>
        </w:tc>
      </w:tr>
    </w:tbl>
    <w:p w14:paraId="422929CB" w14:textId="77777777" w:rsidR="005E58B8" w:rsidRPr="00F00EDF" w:rsidRDefault="005E58B8">
      <w:pPr>
        <w:spacing w:line="312" w:lineRule="auto"/>
        <w:textAlignment w:val="top"/>
        <w:rPr>
          <w:rFonts w:ascii="Arial" w:hAnsi="Arial" w:cs="Arial"/>
          <w:color w:val="000000"/>
        </w:rPr>
      </w:pPr>
    </w:p>
    <w:p w14:paraId="403531B4" w14:textId="116EC273" w:rsidR="005E58B8" w:rsidRPr="00F00EDF" w:rsidRDefault="005E58B8">
      <w:pPr>
        <w:spacing w:line="312" w:lineRule="auto"/>
        <w:textAlignment w:val="top"/>
        <w:rPr>
          <w:rFonts w:ascii="Arial" w:hAnsi="Arial" w:cs="Arial"/>
          <w:color w:val="000000"/>
        </w:rPr>
      </w:pPr>
      <w:r w:rsidRPr="00F00EDF">
        <w:rPr>
          <w:rFonts w:ascii="Arial" w:hAnsi="Arial" w:cs="Arial"/>
          <w:color w:val="000000"/>
        </w:rPr>
        <w:t>*Подробное описание объекта данных «Единица оборудования» приведено в документе ERP.</w:t>
      </w:r>
      <w:r w:rsidR="007C7B48" w:rsidRPr="00F00EDF">
        <w:rPr>
          <w:rFonts w:ascii="Arial" w:hAnsi="Arial" w:cs="Arial"/>
          <w:color w:val="000000"/>
        </w:rPr>
        <w:t>9</w:t>
      </w:r>
      <w:r w:rsidRPr="00F00EDF">
        <w:rPr>
          <w:rFonts w:ascii="Arial" w:hAnsi="Arial" w:cs="Arial"/>
          <w:color w:val="000000"/>
        </w:rPr>
        <w:t>.</w:t>
      </w:r>
      <w:r w:rsidR="007C7B48" w:rsidRPr="00F00EDF">
        <w:rPr>
          <w:rFonts w:ascii="Arial" w:hAnsi="Arial" w:cs="Arial"/>
          <w:color w:val="000000"/>
        </w:rPr>
        <w:t>9</w:t>
      </w:r>
      <w:r w:rsidRPr="00F00EDF">
        <w:rPr>
          <w:rFonts w:ascii="Arial" w:hAnsi="Arial" w:cs="Arial"/>
          <w:color w:val="000000"/>
        </w:rPr>
        <w:t>.</w:t>
      </w:r>
      <w:r w:rsidR="007C7B48" w:rsidRPr="00F00EDF">
        <w:rPr>
          <w:rFonts w:ascii="Arial" w:hAnsi="Arial" w:cs="Arial"/>
          <w:color w:val="000000"/>
        </w:rPr>
        <w:t>2.</w:t>
      </w:r>
      <w:r w:rsidRPr="00F00EDF">
        <w:rPr>
          <w:rFonts w:ascii="Arial" w:hAnsi="Arial" w:cs="Arial"/>
          <w:color w:val="000000"/>
        </w:rPr>
        <w:t>7_КД_</w:t>
      </w:r>
      <w:r w:rsidR="00A023C8" w:rsidRPr="00F00EDF">
        <w:rPr>
          <w:rFonts w:ascii="Arial" w:hAnsi="Arial" w:cs="Arial"/>
          <w:color w:val="000000"/>
        </w:rPr>
        <w:t>ТОиР</w:t>
      </w:r>
      <w:r w:rsidRPr="00F00EDF">
        <w:rPr>
          <w:rFonts w:ascii="Arial" w:hAnsi="Arial" w:cs="Arial"/>
          <w:color w:val="000000"/>
        </w:rPr>
        <w:t>_Управление основными данными, в разделе 3.9.</w:t>
      </w:r>
    </w:p>
    <w:p w14:paraId="53C0A1E1" w14:textId="1B753F35" w:rsidR="005E58B8" w:rsidRPr="00F00EDF" w:rsidRDefault="005E58B8">
      <w:pPr>
        <w:spacing w:line="312" w:lineRule="auto"/>
        <w:textAlignment w:val="top"/>
        <w:rPr>
          <w:rFonts w:ascii="Arial" w:hAnsi="Arial" w:cs="Arial"/>
          <w:color w:val="000000"/>
        </w:rPr>
      </w:pPr>
      <w:r w:rsidRPr="00F00EDF">
        <w:rPr>
          <w:rFonts w:ascii="Arial" w:hAnsi="Arial" w:cs="Arial"/>
          <w:color w:val="000000"/>
        </w:rPr>
        <w:t>Подробное описание объекта данных «ОЗМ» приведено в документе: ERP.</w:t>
      </w:r>
      <w:r w:rsidR="007C7B48" w:rsidRPr="00F00EDF">
        <w:rPr>
          <w:rFonts w:ascii="Arial" w:hAnsi="Arial" w:cs="Arial"/>
          <w:color w:val="000000"/>
        </w:rPr>
        <w:t>9</w:t>
      </w:r>
      <w:r w:rsidRPr="00F00EDF">
        <w:rPr>
          <w:rFonts w:ascii="Arial" w:hAnsi="Arial" w:cs="Arial"/>
          <w:color w:val="000000"/>
        </w:rPr>
        <w:t>.</w:t>
      </w:r>
      <w:r w:rsidR="007C7B48" w:rsidRPr="00F00EDF">
        <w:rPr>
          <w:rFonts w:ascii="Arial" w:hAnsi="Arial" w:cs="Arial"/>
          <w:color w:val="000000"/>
        </w:rPr>
        <w:t>9</w:t>
      </w:r>
      <w:r w:rsidRPr="00F00EDF">
        <w:rPr>
          <w:rFonts w:ascii="Arial" w:hAnsi="Arial" w:cs="Arial"/>
          <w:color w:val="000000"/>
        </w:rPr>
        <w:t>.</w:t>
      </w:r>
      <w:r w:rsidR="007C7B48" w:rsidRPr="00F00EDF">
        <w:rPr>
          <w:rFonts w:ascii="Arial" w:hAnsi="Arial" w:cs="Arial"/>
          <w:color w:val="000000"/>
        </w:rPr>
        <w:t>2.</w:t>
      </w:r>
      <w:r w:rsidRPr="00F00EDF">
        <w:rPr>
          <w:rFonts w:ascii="Arial" w:hAnsi="Arial" w:cs="Arial"/>
          <w:color w:val="000000"/>
        </w:rPr>
        <w:t>47_Концепция по НСИ, в разделе 3.11.</w:t>
      </w:r>
    </w:p>
    <w:p w14:paraId="200F0643" w14:textId="13ABE311" w:rsidR="005E58B8" w:rsidRPr="00F00EDF" w:rsidRDefault="005E58B8" w:rsidP="00632245">
      <w:pPr>
        <w:pStyle w:val="a7"/>
        <w:keepNext/>
        <w:spacing w:after="240" w:afterAutospacing="0" w:line="276" w:lineRule="auto"/>
        <w:rPr>
          <w:rFonts w:ascii="Arial" w:hAnsi="Arial" w:cs="Arial"/>
          <w:b/>
          <w:sz w:val="22"/>
        </w:rPr>
      </w:pPr>
      <w:r w:rsidRPr="00F00EDF">
        <w:rPr>
          <w:rFonts w:ascii="Arial" w:hAnsi="Arial" w:cs="Arial"/>
          <w:b/>
          <w:sz w:val="22"/>
        </w:rPr>
        <w:t>Таблица</w:t>
      </w:r>
      <w:r w:rsidR="00A7247E" w:rsidRPr="00F00EDF">
        <w:rPr>
          <w:rFonts w:ascii="Arial" w:hAnsi="Arial" w:cs="Arial"/>
          <w:b/>
          <w:sz w:val="22"/>
        </w:rPr>
        <w:t xml:space="preserve"> 31.</w:t>
      </w:r>
      <w:r w:rsidRPr="00F00EDF">
        <w:rPr>
          <w:rFonts w:ascii="Arial" w:hAnsi="Arial" w:cs="Arial"/>
          <w:b/>
          <w:sz w:val="22"/>
        </w:rPr>
        <w:t xml:space="preserve"> </w:t>
      </w:r>
      <w:r w:rsidR="00A7247E" w:rsidRPr="00F00EDF">
        <w:rPr>
          <w:rFonts w:ascii="Arial" w:hAnsi="Arial" w:cs="Arial"/>
          <w:b/>
          <w:sz w:val="22"/>
        </w:rPr>
        <w:t>Диапазоны номеров ЕО</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54"/>
        <w:gridCol w:w="3834"/>
        <w:gridCol w:w="2552"/>
        <w:gridCol w:w="2536"/>
      </w:tblGrid>
      <w:tr w:rsidR="005E58B8" w:rsidRPr="00F00EDF" w14:paraId="34A10409" w14:textId="77777777" w:rsidTr="00802EBE">
        <w:trPr>
          <w:cantSplit/>
          <w:trHeight w:val="397"/>
        </w:trPr>
        <w:tc>
          <w:tcPr>
            <w:tcW w:w="616" w:type="pct"/>
            <w:shd w:val="clear" w:color="auto" w:fill="FFC000"/>
          </w:tcPr>
          <w:p w14:paraId="7B7003CA"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 xml:space="preserve">Код </w:t>
            </w:r>
          </w:p>
          <w:p w14:paraId="134E5937"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объекта</w:t>
            </w:r>
          </w:p>
        </w:tc>
        <w:tc>
          <w:tcPr>
            <w:tcW w:w="1884" w:type="pct"/>
            <w:shd w:val="clear" w:color="auto" w:fill="FFC000"/>
          </w:tcPr>
          <w:p w14:paraId="3FC15E22"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Описание</w:t>
            </w:r>
          </w:p>
        </w:tc>
        <w:tc>
          <w:tcPr>
            <w:tcW w:w="1254" w:type="pct"/>
            <w:shd w:val="clear" w:color="auto" w:fill="FFC000"/>
          </w:tcPr>
          <w:p w14:paraId="78451F4E"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Начальный номер диапазона номеров</w:t>
            </w:r>
          </w:p>
        </w:tc>
        <w:tc>
          <w:tcPr>
            <w:tcW w:w="1246" w:type="pct"/>
            <w:shd w:val="clear" w:color="auto" w:fill="FFC000"/>
          </w:tcPr>
          <w:p w14:paraId="0ECEF531"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Конечный номер диапазона номеров</w:t>
            </w:r>
          </w:p>
        </w:tc>
      </w:tr>
      <w:tr w:rsidR="005E58B8" w:rsidRPr="00F00EDF" w14:paraId="1EC9B707" w14:textId="77777777" w:rsidTr="00802EBE">
        <w:trPr>
          <w:cantSplit/>
        </w:trPr>
        <w:tc>
          <w:tcPr>
            <w:tcW w:w="616" w:type="pct"/>
          </w:tcPr>
          <w:p w14:paraId="20249FB1" w14:textId="77777777" w:rsidR="005E58B8" w:rsidRPr="00F00EDF" w:rsidRDefault="005E58B8">
            <w:pPr>
              <w:pStyle w:val="afff4"/>
              <w:widowControl w:val="0"/>
              <w:rPr>
                <w:sz w:val="20"/>
                <w:szCs w:val="20"/>
              </w:rPr>
            </w:pPr>
            <w:r w:rsidRPr="00F00EDF">
              <w:rPr>
                <w:sz w:val="20"/>
                <w:szCs w:val="20"/>
              </w:rPr>
              <w:t>O</w:t>
            </w:r>
          </w:p>
        </w:tc>
        <w:tc>
          <w:tcPr>
            <w:tcW w:w="1884" w:type="pct"/>
          </w:tcPr>
          <w:p w14:paraId="380F1BA6" w14:textId="77777777" w:rsidR="005E58B8" w:rsidRPr="00F00EDF" w:rsidRDefault="005E58B8">
            <w:pPr>
              <w:pStyle w:val="afff4"/>
              <w:widowControl w:val="0"/>
              <w:rPr>
                <w:sz w:val="20"/>
                <w:szCs w:val="20"/>
              </w:rPr>
            </w:pPr>
            <w:r w:rsidRPr="00F00EDF">
              <w:rPr>
                <w:sz w:val="20"/>
                <w:szCs w:val="20"/>
              </w:rPr>
              <w:t>Основной</w:t>
            </w:r>
          </w:p>
        </w:tc>
        <w:tc>
          <w:tcPr>
            <w:tcW w:w="1254" w:type="pct"/>
          </w:tcPr>
          <w:p w14:paraId="36A47AAF" w14:textId="77777777" w:rsidR="005E58B8" w:rsidRPr="00F00EDF" w:rsidRDefault="005E58B8">
            <w:pPr>
              <w:pStyle w:val="afff4"/>
              <w:widowControl w:val="0"/>
              <w:rPr>
                <w:sz w:val="20"/>
                <w:szCs w:val="20"/>
              </w:rPr>
            </w:pPr>
            <w:r w:rsidRPr="00F00EDF">
              <w:rPr>
                <w:sz w:val="20"/>
                <w:szCs w:val="20"/>
              </w:rPr>
              <w:t xml:space="preserve">150000000000 </w:t>
            </w:r>
          </w:p>
        </w:tc>
        <w:tc>
          <w:tcPr>
            <w:tcW w:w="1246" w:type="pct"/>
          </w:tcPr>
          <w:p w14:paraId="5F035B12" w14:textId="77777777" w:rsidR="005E58B8" w:rsidRPr="00F00EDF" w:rsidRDefault="005E58B8">
            <w:pPr>
              <w:pStyle w:val="afff4"/>
              <w:widowControl w:val="0"/>
              <w:rPr>
                <w:sz w:val="20"/>
                <w:szCs w:val="20"/>
              </w:rPr>
            </w:pPr>
            <w:r w:rsidRPr="00F00EDF">
              <w:rPr>
                <w:sz w:val="20"/>
                <w:szCs w:val="20"/>
              </w:rPr>
              <w:t>159999999999</w:t>
            </w:r>
          </w:p>
        </w:tc>
      </w:tr>
      <w:tr w:rsidR="005E58B8" w:rsidRPr="00F00EDF" w14:paraId="04707A49" w14:textId="77777777" w:rsidTr="00802EBE">
        <w:trPr>
          <w:cantSplit/>
        </w:trPr>
        <w:tc>
          <w:tcPr>
            <w:tcW w:w="616" w:type="pct"/>
          </w:tcPr>
          <w:p w14:paraId="3B7F5A31" w14:textId="77777777" w:rsidR="005E58B8" w:rsidRPr="00F00EDF" w:rsidRDefault="005E58B8">
            <w:pPr>
              <w:pStyle w:val="afff4"/>
              <w:widowControl w:val="0"/>
              <w:rPr>
                <w:sz w:val="20"/>
                <w:szCs w:val="20"/>
              </w:rPr>
            </w:pPr>
            <w:r w:rsidRPr="00F00EDF">
              <w:rPr>
                <w:sz w:val="20"/>
                <w:szCs w:val="20"/>
              </w:rPr>
              <w:t>V</w:t>
            </w:r>
          </w:p>
        </w:tc>
        <w:tc>
          <w:tcPr>
            <w:tcW w:w="1884" w:type="pct"/>
          </w:tcPr>
          <w:p w14:paraId="1FB3CAB1" w14:textId="77777777" w:rsidR="005E58B8" w:rsidRPr="00F00EDF" w:rsidRDefault="005E58B8">
            <w:pPr>
              <w:pStyle w:val="afff4"/>
              <w:widowControl w:val="0"/>
              <w:rPr>
                <w:sz w:val="20"/>
                <w:szCs w:val="20"/>
              </w:rPr>
            </w:pPr>
            <w:r w:rsidRPr="00F00EDF">
              <w:rPr>
                <w:sz w:val="20"/>
                <w:szCs w:val="20"/>
              </w:rPr>
              <w:t>Вспомогательный</w:t>
            </w:r>
          </w:p>
        </w:tc>
        <w:tc>
          <w:tcPr>
            <w:tcW w:w="1254" w:type="pct"/>
          </w:tcPr>
          <w:p w14:paraId="4F73A751" w14:textId="77777777" w:rsidR="005E58B8" w:rsidRPr="00F00EDF" w:rsidRDefault="005E58B8">
            <w:pPr>
              <w:pStyle w:val="afff4"/>
              <w:widowControl w:val="0"/>
              <w:rPr>
                <w:sz w:val="20"/>
                <w:szCs w:val="20"/>
              </w:rPr>
            </w:pPr>
            <w:r w:rsidRPr="00F00EDF">
              <w:rPr>
                <w:sz w:val="20"/>
                <w:szCs w:val="20"/>
              </w:rPr>
              <w:t xml:space="preserve">250000000000 </w:t>
            </w:r>
          </w:p>
        </w:tc>
        <w:tc>
          <w:tcPr>
            <w:tcW w:w="1246" w:type="pct"/>
          </w:tcPr>
          <w:p w14:paraId="22E69F0D" w14:textId="77777777" w:rsidR="005E58B8" w:rsidRPr="00F00EDF" w:rsidRDefault="005E58B8">
            <w:pPr>
              <w:pStyle w:val="afff4"/>
              <w:widowControl w:val="0"/>
              <w:rPr>
                <w:sz w:val="20"/>
                <w:szCs w:val="20"/>
              </w:rPr>
            </w:pPr>
            <w:r w:rsidRPr="00F00EDF">
              <w:rPr>
                <w:sz w:val="20"/>
                <w:szCs w:val="20"/>
              </w:rPr>
              <w:t>259999999999</w:t>
            </w:r>
          </w:p>
        </w:tc>
      </w:tr>
      <w:tr w:rsidR="005E58B8" w:rsidRPr="00F00EDF" w14:paraId="756C7AE3" w14:textId="77777777" w:rsidTr="00802EBE">
        <w:trPr>
          <w:cantSplit/>
        </w:trPr>
        <w:tc>
          <w:tcPr>
            <w:tcW w:w="616" w:type="pct"/>
          </w:tcPr>
          <w:p w14:paraId="6A0FFDB6" w14:textId="77777777" w:rsidR="005E58B8" w:rsidRPr="00F00EDF" w:rsidRDefault="005E58B8">
            <w:pPr>
              <w:pStyle w:val="afff4"/>
              <w:widowControl w:val="0"/>
              <w:rPr>
                <w:sz w:val="20"/>
                <w:szCs w:val="20"/>
              </w:rPr>
            </w:pPr>
            <w:r w:rsidRPr="00F00EDF">
              <w:rPr>
                <w:sz w:val="20"/>
                <w:szCs w:val="20"/>
              </w:rPr>
              <w:t>M</w:t>
            </w:r>
          </w:p>
        </w:tc>
        <w:tc>
          <w:tcPr>
            <w:tcW w:w="1884" w:type="pct"/>
          </w:tcPr>
          <w:p w14:paraId="02851BFE" w14:textId="77777777" w:rsidR="005E58B8" w:rsidRPr="00F00EDF" w:rsidRDefault="005E58B8">
            <w:pPr>
              <w:pStyle w:val="afff4"/>
              <w:widowControl w:val="0"/>
              <w:rPr>
                <w:sz w:val="20"/>
                <w:szCs w:val="20"/>
              </w:rPr>
            </w:pPr>
            <w:r w:rsidRPr="00F00EDF">
              <w:rPr>
                <w:sz w:val="20"/>
                <w:szCs w:val="20"/>
              </w:rPr>
              <w:t>Монтажный узел ТОРО</w:t>
            </w:r>
          </w:p>
        </w:tc>
        <w:tc>
          <w:tcPr>
            <w:tcW w:w="1254" w:type="pct"/>
          </w:tcPr>
          <w:p w14:paraId="478F8FD4" w14:textId="77777777" w:rsidR="005E58B8" w:rsidRPr="00F00EDF" w:rsidRDefault="005E58B8">
            <w:pPr>
              <w:pStyle w:val="afff4"/>
              <w:widowControl w:val="0"/>
              <w:rPr>
                <w:sz w:val="20"/>
                <w:szCs w:val="20"/>
              </w:rPr>
            </w:pPr>
            <w:r w:rsidRPr="00F00EDF">
              <w:rPr>
                <w:sz w:val="20"/>
                <w:szCs w:val="20"/>
              </w:rPr>
              <w:t xml:space="preserve">350000000000 </w:t>
            </w:r>
          </w:p>
        </w:tc>
        <w:tc>
          <w:tcPr>
            <w:tcW w:w="1246" w:type="pct"/>
          </w:tcPr>
          <w:p w14:paraId="698D8677" w14:textId="77777777" w:rsidR="005E58B8" w:rsidRPr="00F00EDF" w:rsidRDefault="005E58B8">
            <w:pPr>
              <w:pStyle w:val="afff4"/>
              <w:widowControl w:val="0"/>
              <w:rPr>
                <w:sz w:val="20"/>
                <w:szCs w:val="20"/>
              </w:rPr>
            </w:pPr>
            <w:r w:rsidRPr="00F00EDF">
              <w:rPr>
                <w:sz w:val="20"/>
                <w:szCs w:val="20"/>
              </w:rPr>
              <w:t>359999999999</w:t>
            </w:r>
          </w:p>
        </w:tc>
      </w:tr>
    </w:tbl>
    <w:p w14:paraId="5DB359BD" w14:textId="7E1284FB" w:rsidR="005E58B8" w:rsidRPr="00F00EDF" w:rsidRDefault="005E58B8">
      <w:pPr>
        <w:spacing w:line="312" w:lineRule="auto"/>
        <w:textAlignment w:val="top"/>
        <w:rPr>
          <w:rFonts w:ascii="Arial" w:hAnsi="Arial" w:cs="Arial"/>
          <w:color w:val="000000"/>
        </w:rPr>
      </w:pPr>
      <w:r w:rsidRPr="00F00EDF">
        <w:rPr>
          <w:rFonts w:ascii="Arial" w:hAnsi="Arial" w:cs="Arial"/>
          <w:color w:val="000000"/>
        </w:rPr>
        <w:t>*данные из бизнес-процесса ERP.</w:t>
      </w:r>
      <w:r w:rsidR="007C7B48" w:rsidRPr="00F00EDF">
        <w:rPr>
          <w:rFonts w:ascii="Arial" w:hAnsi="Arial" w:cs="Arial"/>
          <w:color w:val="000000"/>
        </w:rPr>
        <w:t>9</w:t>
      </w:r>
      <w:r w:rsidRPr="00F00EDF">
        <w:rPr>
          <w:rFonts w:ascii="Arial" w:hAnsi="Arial" w:cs="Arial"/>
          <w:color w:val="000000"/>
        </w:rPr>
        <w:t>.</w:t>
      </w:r>
      <w:r w:rsidR="007C7B48" w:rsidRPr="00F00EDF">
        <w:rPr>
          <w:rFonts w:ascii="Arial" w:hAnsi="Arial" w:cs="Arial"/>
          <w:color w:val="000000"/>
        </w:rPr>
        <w:t>9</w:t>
      </w:r>
      <w:r w:rsidRPr="00F00EDF">
        <w:rPr>
          <w:rFonts w:ascii="Arial" w:hAnsi="Arial" w:cs="Arial"/>
          <w:color w:val="000000"/>
        </w:rPr>
        <w:t>.</w:t>
      </w:r>
      <w:r w:rsidR="007C7B48" w:rsidRPr="00F00EDF">
        <w:rPr>
          <w:rFonts w:ascii="Arial" w:hAnsi="Arial" w:cs="Arial"/>
          <w:color w:val="000000"/>
        </w:rPr>
        <w:t>2.</w:t>
      </w:r>
      <w:r w:rsidRPr="00F00EDF">
        <w:rPr>
          <w:rFonts w:ascii="Arial" w:hAnsi="Arial" w:cs="Arial"/>
          <w:color w:val="000000"/>
        </w:rPr>
        <w:t>7_КД_</w:t>
      </w:r>
      <w:r w:rsidR="00A023C8" w:rsidRPr="00F00EDF">
        <w:rPr>
          <w:rFonts w:ascii="Arial" w:hAnsi="Arial" w:cs="Arial"/>
          <w:color w:val="000000"/>
        </w:rPr>
        <w:t>ТОиР</w:t>
      </w:r>
      <w:r w:rsidRPr="00F00EDF">
        <w:rPr>
          <w:rFonts w:ascii="Arial" w:hAnsi="Arial" w:cs="Arial"/>
          <w:color w:val="000000"/>
        </w:rPr>
        <w:t>_Управление основными данными</w:t>
      </w:r>
    </w:p>
    <w:p w14:paraId="44868A7E" w14:textId="77777777" w:rsidR="005E58B8" w:rsidRPr="00F00EDF" w:rsidRDefault="005E58B8">
      <w:pPr>
        <w:spacing w:line="312" w:lineRule="auto"/>
        <w:textAlignment w:val="top"/>
        <w:rPr>
          <w:rFonts w:ascii="Arial" w:hAnsi="Arial" w:cs="Arial"/>
          <w:color w:val="000000"/>
        </w:rPr>
      </w:pPr>
    </w:p>
    <w:p w14:paraId="55B69EF7" w14:textId="176A4E9D" w:rsidR="005E58B8" w:rsidRPr="00F00EDF" w:rsidDel="00821801" w:rsidRDefault="005E58B8">
      <w:pPr>
        <w:spacing w:line="312" w:lineRule="auto"/>
        <w:textAlignment w:val="top"/>
        <w:rPr>
          <w:del w:id="2644" w:author="Дмитрий Ковтун" w:date="2021-03-12T20:41:00Z"/>
          <w:rFonts w:ascii="Arial" w:hAnsi="Arial" w:cs="Arial"/>
          <w:color w:val="000000"/>
        </w:rPr>
      </w:pPr>
    </w:p>
    <w:p w14:paraId="59FD4E0F" w14:textId="78335F73" w:rsidR="005E58B8" w:rsidRPr="00F00EDF" w:rsidDel="00821801" w:rsidRDefault="005E58B8">
      <w:pPr>
        <w:pStyle w:val="4"/>
        <w:rPr>
          <w:del w:id="2645" w:author="Дмитрий Ковтун" w:date="2021-03-12T20:40:00Z"/>
        </w:rPr>
      </w:pPr>
      <w:del w:id="2646" w:author="Дмитрий Ковтун" w:date="2021-03-12T20:40:00Z">
        <w:r w:rsidRPr="00F00EDF" w:rsidDel="00821801">
          <w:delText>Ведение позиции ОФ как материал с серийным номером</w:delText>
        </w:r>
      </w:del>
    </w:p>
    <w:p w14:paraId="139B82A3" w14:textId="0733A276" w:rsidR="00406B7D" w:rsidRPr="00F00EDF" w:rsidRDefault="00821801">
      <w:pPr>
        <w:spacing w:line="276" w:lineRule="auto"/>
        <w:rPr>
          <w:rFonts w:ascii="Arial" w:hAnsi="Arial" w:cs="Arial"/>
          <w:color w:val="000000"/>
        </w:rPr>
        <w:pPrChange w:id="2647" w:author="Дмитрий Ковтун" w:date="2021-03-12T20:41:00Z">
          <w:pPr>
            <w:spacing w:line="312" w:lineRule="auto"/>
            <w:ind w:firstLine="708"/>
            <w:textAlignment w:val="top"/>
          </w:pPr>
        </w:pPrChange>
      </w:pPr>
      <w:ins w:id="2648" w:author="Дмитрий Ковтун" w:date="2021-03-12T20:40:00Z">
        <w:r>
          <w:rPr>
            <w:rFonts w:ascii="Arial" w:hAnsi="Arial" w:cs="Arial"/>
            <w:b/>
          </w:rPr>
          <w:t>Данные серийного номера</w:t>
        </w:r>
      </w:ins>
    </w:p>
    <w:p w14:paraId="64CC3438" w14:textId="77777777" w:rsidR="00821801" w:rsidRPr="00F00EDF" w:rsidRDefault="00821801" w:rsidP="00821801">
      <w:pPr>
        <w:spacing w:line="312" w:lineRule="auto"/>
        <w:ind w:firstLine="708"/>
        <w:textAlignment w:val="top"/>
        <w:rPr>
          <w:ins w:id="2649" w:author="Дмитрий Ковтун" w:date="2021-03-12T20:43:00Z"/>
          <w:rFonts w:ascii="Arial" w:hAnsi="Arial" w:cs="Arial"/>
          <w:color w:val="000000"/>
        </w:rPr>
      </w:pPr>
      <w:ins w:id="2650" w:author="Дмитрий Ковтун" w:date="2021-03-12T20:43:00Z">
        <w:r w:rsidRPr="00F00EDF">
          <w:rPr>
            <w:rFonts w:ascii="Arial" w:hAnsi="Arial" w:cs="Arial"/>
            <w:color w:val="000000"/>
          </w:rPr>
          <w:t xml:space="preserve">Учет узлов ЕО как позиций ОФ в SAP </w:t>
        </w:r>
        <w:r w:rsidRPr="00F00EDF">
          <w:rPr>
            <w:rFonts w:ascii="Arial" w:hAnsi="Arial" w:cs="Arial"/>
            <w:color w:val="000000"/>
            <w:lang w:val="en-US"/>
          </w:rPr>
          <w:t>S</w:t>
        </w:r>
        <w:r w:rsidRPr="00F00EDF">
          <w:rPr>
            <w:rFonts w:ascii="Arial" w:hAnsi="Arial" w:cs="Arial"/>
            <w:color w:val="000000"/>
          </w:rPr>
          <w:t xml:space="preserve">/4 </w:t>
        </w:r>
        <w:r w:rsidRPr="00F00EDF">
          <w:rPr>
            <w:rFonts w:ascii="Arial" w:hAnsi="Arial" w:cs="Arial"/>
            <w:color w:val="000000"/>
            <w:lang w:val="en-US"/>
          </w:rPr>
          <w:t>HANA</w:t>
        </w:r>
        <w:r w:rsidRPr="00F00EDF">
          <w:rPr>
            <w:rFonts w:ascii="Arial" w:hAnsi="Arial" w:cs="Arial"/>
            <w:color w:val="000000"/>
          </w:rPr>
          <w:t xml:space="preserve"> осуществляется через комбинацию номера ЕО, серийного номера материала и связанного с ним ОЗМ.</w:t>
        </w:r>
      </w:ins>
    </w:p>
    <w:p w14:paraId="65A8779A" w14:textId="5ADC0928" w:rsidR="005E58B8" w:rsidRPr="00F00EDF" w:rsidRDefault="005E58B8">
      <w:pPr>
        <w:spacing w:line="312" w:lineRule="auto"/>
        <w:ind w:firstLine="708"/>
        <w:textAlignment w:val="top"/>
        <w:rPr>
          <w:rFonts w:ascii="Arial" w:hAnsi="Arial" w:cs="Arial"/>
          <w:color w:val="000000"/>
        </w:rPr>
      </w:pPr>
      <w:r w:rsidRPr="00F00EDF">
        <w:rPr>
          <w:rFonts w:ascii="Arial" w:hAnsi="Arial" w:cs="Arial"/>
          <w:color w:val="000000"/>
        </w:rPr>
        <w:t>Материал с серийным номером позволяет управлять деталью не только как частью запаса на складе, но также как техническим объектом, подлежащим ремонту.</w:t>
      </w:r>
    </w:p>
    <w:p w14:paraId="0B014D34" w14:textId="1F851B82" w:rsidR="005E58B8" w:rsidRPr="00F00EDF" w:rsidRDefault="005E58B8">
      <w:pPr>
        <w:spacing w:line="312" w:lineRule="auto"/>
        <w:ind w:firstLine="708"/>
        <w:textAlignment w:val="top"/>
        <w:rPr>
          <w:rFonts w:ascii="Arial" w:hAnsi="Arial" w:cs="Arial"/>
          <w:color w:val="000000"/>
        </w:rPr>
      </w:pPr>
      <w:r w:rsidRPr="00F00EDF">
        <w:rPr>
          <w:rFonts w:ascii="Arial" w:hAnsi="Arial" w:cs="Arial"/>
          <w:color w:val="000000"/>
        </w:rPr>
        <w:t xml:space="preserve">Серийный номер является уникальным идентификатором материала в SAP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r w:rsidRPr="00F00EDF">
        <w:rPr>
          <w:rFonts w:ascii="Arial" w:hAnsi="Arial" w:cs="Arial"/>
          <w:color w:val="000000"/>
        </w:rPr>
        <w:t xml:space="preserve"> </w:t>
      </w:r>
      <w:del w:id="2651" w:author="Дмитрий Ковтун" w:date="2021-03-12T20:42:00Z">
        <w:r w:rsidRPr="00F00EDF" w:rsidDel="00821801">
          <w:rPr>
            <w:rFonts w:ascii="Arial" w:hAnsi="Arial" w:cs="Arial"/>
            <w:color w:val="000000"/>
          </w:rPr>
          <w:delText xml:space="preserve">и формируется автоматически при оприходовании материала </w:delText>
        </w:r>
      </w:del>
      <w:r w:rsidRPr="00F00EDF">
        <w:rPr>
          <w:rFonts w:ascii="Arial" w:hAnsi="Arial" w:cs="Arial"/>
          <w:color w:val="000000"/>
        </w:rPr>
        <w:t>на склад</w:t>
      </w:r>
      <w:ins w:id="2652" w:author="Дмитрий Ковтун" w:date="2021-03-12T20:42:00Z">
        <w:r w:rsidR="00821801">
          <w:rPr>
            <w:rFonts w:ascii="Arial" w:hAnsi="Arial" w:cs="Arial"/>
            <w:color w:val="000000"/>
          </w:rPr>
          <w:t>е</w:t>
        </w:r>
      </w:ins>
      <w:r w:rsidRPr="00F00EDF">
        <w:rPr>
          <w:rFonts w:ascii="Arial" w:hAnsi="Arial" w:cs="Arial"/>
          <w:color w:val="000000"/>
        </w:rPr>
        <w:t>. Серийный номер материала, являющегося позицией ОФ, должен совпадать с номером ЕО в её записи. В дальнейшем все операции с такой позицией ОФ будут осуществляться с использованием данного номера.</w:t>
      </w:r>
    </w:p>
    <w:p w14:paraId="4BFB79D7" w14:textId="11BCFD42" w:rsidR="005E58B8" w:rsidRPr="00F00EDF" w:rsidRDefault="005E58B8" w:rsidP="00632245">
      <w:pPr>
        <w:pStyle w:val="a7"/>
        <w:keepNext/>
        <w:spacing w:after="240" w:afterAutospacing="0" w:line="276" w:lineRule="auto"/>
        <w:rPr>
          <w:rFonts w:ascii="Arial" w:hAnsi="Arial" w:cs="Arial"/>
          <w:b/>
          <w:sz w:val="22"/>
        </w:rPr>
      </w:pPr>
      <w:r w:rsidRPr="00F00EDF">
        <w:rPr>
          <w:rFonts w:ascii="Arial" w:hAnsi="Arial" w:cs="Arial"/>
          <w:b/>
          <w:sz w:val="22"/>
        </w:rPr>
        <w:t>Таблица</w:t>
      </w:r>
      <w:r w:rsidR="00A7247E" w:rsidRPr="00F00EDF">
        <w:rPr>
          <w:rFonts w:ascii="Arial" w:hAnsi="Arial" w:cs="Arial"/>
          <w:b/>
          <w:sz w:val="22"/>
        </w:rPr>
        <w:t xml:space="preserve"> 32. </w:t>
      </w:r>
      <w:r w:rsidRPr="00F00EDF">
        <w:rPr>
          <w:rFonts w:ascii="Arial" w:hAnsi="Arial" w:cs="Arial"/>
          <w:b/>
          <w:sz w:val="22"/>
        </w:rPr>
        <w:t>Транзакции ведения материала</w:t>
      </w:r>
      <w:r w:rsidR="00A7247E" w:rsidRPr="00F00EDF">
        <w:rPr>
          <w:rFonts w:ascii="Arial" w:hAnsi="Arial" w:cs="Arial"/>
          <w:b/>
          <w:sz w:val="22"/>
        </w:rPr>
        <w:t xml:space="preserve"> с серийным номером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72"/>
        <w:gridCol w:w="1984"/>
        <w:gridCol w:w="2129"/>
        <w:gridCol w:w="2391"/>
      </w:tblGrid>
      <w:tr w:rsidR="005E58B8" w:rsidRPr="00F00EDF" w14:paraId="35E51EF1" w14:textId="77777777" w:rsidTr="00802EBE">
        <w:trPr>
          <w:cantSplit/>
          <w:trHeight w:val="397"/>
          <w:tblHeader/>
        </w:trPr>
        <w:tc>
          <w:tcPr>
            <w:tcW w:w="1804" w:type="pct"/>
            <w:shd w:val="clear" w:color="auto" w:fill="FFC000"/>
            <w:vAlign w:val="center"/>
          </w:tcPr>
          <w:p w14:paraId="097DFE8E" w14:textId="77777777" w:rsidR="005E58B8" w:rsidRPr="00F00EDF" w:rsidRDefault="005E58B8">
            <w:pPr>
              <w:rPr>
                <w:rFonts w:ascii="Arial" w:hAnsi="Arial" w:cs="Arial"/>
                <w:b/>
                <w:bCs/>
                <w:sz w:val="20"/>
              </w:rPr>
            </w:pPr>
            <w:r w:rsidRPr="00F00EDF">
              <w:rPr>
                <w:rFonts w:ascii="Arial" w:hAnsi="Arial" w:cs="Arial"/>
                <w:b/>
                <w:bCs/>
                <w:sz w:val="20"/>
              </w:rPr>
              <w:t>Объект</w:t>
            </w:r>
          </w:p>
        </w:tc>
        <w:tc>
          <w:tcPr>
            <w:tcW w:w="975" w:type="pct"/>
            <w:shd w:val="clear" w:color="auto" w:fill="FFC000"/>
            <w:vAlign w:val="center"/>
          </w:tcPr>
          <w:p w14:paraId="419B5212" w14:textId="77777777" w:rsidR="005E58B8" w:rsidRPr="00F00EDF" w:rsidRDefault="005E58B8">
            <w:pPr>
              <w:rPr>
                <w:rFonts w:ascii="Arial" w:hAnsi="Arial" w:cs="Arial"/>
                <w:b/>
                <w:bCs/>
                <w:sz w:val="20"/>
              </w:rPr>
            </w:pPr>
            <w:r w:rsidRPr="00F00EDF">
              <w:rPr>
                <w:rFonts w:ascii="Arial" w:hAnsi="Arial" w:cs="Arial"/>
                <w:b/>
                <w:bCs/>
                <w:sz w:val="20"/>
              </w:rPr>
              <w:t>Создание</w:t>
            </w:r>
          </w:p>
        </w:tc>
        <w:tc>
          <w:tcPr>
            <w:tcW w:w="1046" w:type="pct"/>
            <w:shd w:val="clear" w:color="auto" w:fill="FFC000"/>
            <w:vAlign w:val="center"/>
          </w:tcPr>
          <w:p w14:paraId="7EA85720" w14:textId="77777777" w:rsidR="005E58B8" w:rsidRPr="00F00EDF" w:rsidRDefault="005E58B8">
            <w:pPr>
              <w:rPr>
                <w:rFonts w:ascii="Arial" w:hAnsi="Arial" w:cs="Arial"/>
                <w:b/>
                <w:bCs/>
                <w:sz w:val="20"/>
              </w:rPr>
            </w:pPr>
            <w:r w:rsidRPr="00F00EDF">
              <w:rPr>
                <w:rFonts w:ascii="Arial" w:hAnsi="Arial" w:cs="Arial"/>
                <w:b/>
                <w:bCs/>
                <w:sz w:val="20"/>
              </w:rPr>
              <w:t>Просмотр</w:t>
            </w:r>
          </w:p>
        </w:tc>
        <w:tc>
          <w:tcPr>
            <w:tcW w:w="1175" w:type="pct"/>
            <w:shd w:val="clear" w:color="auto" w:fill="FFC000"/>
            <w:vAlign w:val="center"/>
          </w:tcPr>
          <w:p w14:paraId="1B23579F" w14:textId="77777777" w:rsidR="005E58B8" w:rsidRPr="00F00EDF" w:rsidRDefault="005E58B8">
            <w:pPr>
              <w:rPr>
                <w:rFonts w:ascii="Arial" w:hAnsi="Arial" w:cs="Arial"/>
                <w:b/>
                <w:bCs/>
                <w:sz w:val="20"/>
              </w:rPr>
            </w:pPr>
            <w:r w:rsidRPr="00F00EDF">
              <w:rPr>
                <w:rFonts w:ascii="Arial" w:hAnsi="Arial" w:cs="Arial"/>
                <w:b/>
                <w:bCs/>
                <w:sz w:val="20"/>
              </w:rPr>
              <w:t>Изменение</w:t>
            </w:r>
          </w:p>
        </w:tc>
      </w:tr>
      <w:tr w:rsidR="005E58B8" w:rsidRPr="00F00EDF" w14:paraId="5883F398" w14:textId="77777777" w:rsidTr="00802EBE">
        <w:trPr>
          <w:cantSplit/>
        </w:trPr>
        <w:tc>
          <w:tcPr>
            <w:tcW w:w="1804" w:type="pct"/>
            <w:vAlign w:val="bottom"/>
          </w:tcPr>
          <w:p w14:paraId="31E0D586" w14:textId="77777777" w:rsidR="005E58B8" w:rsidRPr="00F00EDF" w:rsidRDefault="005E58B8">
            <w:pPr>
              <w:rPr>
                <w:rFonts w:ascii="Arial" w:hAnsi="Arial" w:cs="Arial"/>
                <w:sz w:val="20"/>
              </w:rPr>
            </w:pPr>
            <w:r w:rsidRPr="00F00EDF">
              <w:rPr>
                <w:rFonts w:ascii="Arial" w:hAnsi="Arial" w:cs="Arial"/>
                <w:sz w:val="20"/>
              </w:rPr>
              <w:t>Материал с серийным номером</w:t>
            </w:r>
          </w:p>
        </w:tc>
        <w:tc>
          <w:tcPr>
            <w:tcW w:w="975" w:type="pct"/>
            <w:vAlign w:val="bottom"/>
          </w:tcPr>
          <w:p w14:paraId="196C4495" w14:textId="77777777" w:rsidR="005E58B8" w:rsidRPr="00F00EDF" w:rsidRDefault="005E58B8">
            <w:pPr>
              <w:rPr>
                <w:rFonts w:ascii="Arial" w:hAnsi="Arial" w:cs="Arial"/>
                <w:sz w:val="20"/>
              </w:rPr>
            </w:pPr>
            <w:r w:rsidRPr="00F00EDF">
              <w:rPr>
                <w:rFonts w:ascii="Arial" w:hAnsi="Arial" w:cs="Arial"/>
                <w:sz w:val="20"/>
                <w:lang w:val="en-US"/>
              </w:rPr>
              <w:t>IQ</w:t>
            </w:r>
            <w:r w:rsidRPr="00F00EDF">
              <w:rPr>
                <w:rFonts w:ascii="Arial" w:hAnsi="Arial" w:cs="Arial"/>
                <w:sz w:val="20"/>
              </w:rPr>
              <w:t>01</w:t>
            </w:r>
          </w:p>
        </w:tc>
        <w:tc>
          <w:tcPr>
            <w:tcW w:w="1046" w:type="pct"/>
          </w:tcPr>
          <w:p w14:paraId="698FC5DE" w14:textId="77777777" w:rsidR="005E58B8" w:rsidRPr="00F00EDF" w:rsidRDefault="005E58B8">
            <w:pPr>
              <w:rPr>
                <w:rFonts w:ascii="Arial" w:hAnsi="Arial" w:cs="Arial"/>
                <w:sz w:val="20"/>
              </w:rPr>
            </w:pPr>
            <w:r w:rsidRPr="00F00EDF">
              <w:rPr>
                <w:rFonts w:ascii="Arial" w:hAnsi="Arial" w:cs="Arial"/>
                <w:sz w:val="20"/>
                <w:lang w:val="en-US"/>
              </w:rPr>
              <w:t>IQ</w:t>
            </w:r>
            <w:r w:rsidRPr="00F00EDF">
              <w:rPr>
                <w:rFonts w:ascii="Arial" w:hAnsi="Arial" w:cs="Arial"/>
                <w:sz w:val="20"/>
              </w:rPr>
              <w:t>03</w:t>
            </w:r>
          </w:p>
        </w:tc>
        <w:tc>
          <w:tcPr>
            <w:tcW w:w="1175" w:type="pct"/>
          </w:tcPr>
          <w:p w14:paraId="4BA6C943" w14:textId="77777777" w:rsidR="005E58B8" w:rsidRPr="00F00EDF" w:rsidRDefault="005E58B8">
            <w:pPr>
              <w:rPr>
                <w:rFonts w:ascii="Arial" w:hAnsi="Arial" w:cs="Arial"/>
                <w:sz w:val="20"/>
              </w:rPr>
            </w:pPr>
            <w:r w:rsidRPr="00F00EDF">
              <w:rPr>
                <w:rFonts w:ascii="Arial" w:hAnsi="Arial" w:cs="Arial"/>
                <w:sz w:val="20"/>
                <w:lang w:val="en-US"/>
              </w:rPr>
              <w:t>IQ</w:t>
            </w:r>
            <w:r w:rsidRPr="00F00EDF">
              <w:rPr>
                <w:rFonts w:ascii="Arial" w:hAnsi="Arial" w:cs="Arial"/>
                <w:sz w:val="20"/>
              </w:rPr>
              <w:t>02</w:t>
            </w:r>
          </w:p>
        </w:tc>
      </w:tr>
    </w:tbl>
    <w:p w14:paraId="5924E968" w14:textId="77777777" w:rsidR="005E58B8" w:rsidRPr="00F00EDF" w:rsidRDefault="005E58B8">
      <w:pPr>
        <w:spacing w:after="240" w:line="276" w:lineRule="auto"/>
        <w:rPr>
          <w:rFonts w:ascii="Arial" w:hAnsi="Arial" w:cs="Arial"/>
          <w:color w:val="A6A6A6" w:themeColor="background1" w:themeShade="A6"/>
        </w:rPr>
      </w:pPr>
    </w:p>
    <w:p w14:paraId="781B16CA" w14:textId="20C01D14" w:rsidR="005E58B8" w:rsidRPr="00F00EDF" w:rsidDel="0071246E" w:rsidRDefault="005E58B8">
      <w:pPr>
        <w:spacing w:line="312" w:lineRule="auto"/>
        <w:ind w:firstLine="708"/>
        <w:textAlignment w:val="top"/>
        <w:rPr>
          <w:del w:id="2653" w:author="Дмитрий Ковтун" w:date="2021-03-12T20:44:00Z"/>
          <w:rFonts w:ascii="Arial" w:hAnsi="Arial" w:cs="Arial"/>
          <w:color w:val="000000"/>
        </w:rPr>
      </w:pPr>
      <w:del w:id="2654" w:author="Дмитрий Ковтун" w:date="2021-03-12T20:44:00Z">
        <w:r w:rsidRPr="00F00EDF" w:rsidDel="0071246E">
          <w:rPr>
            <w:rFonts w:ascii="Arial" w:hAnsi="Arial" w:cs="Arial"/>
            <w:color w:val="000000"/>
          </w:rPr>
          <w:delText xml:space="preserve">Учет узлов ЕО как позиций ОФ в SAP </w:delText>
        </w:r>
        <w:r w:rsidR="002B398C" w:rsidRPr="00F00EDF" w:rsidDel="0071246E">
          <w:rPr>
            <w:rFonts w:ascii="Arial" w:hAnsi="Arial" w:cs="Arial"/>
            <w:color w:val="000000"/>
            <w:lang w:val="en-US"/>
          </w:rPr>
          <w:delText>S</w:delText>
        </w:r>
        <w:r w:rsidR="002B398C" w:rsidRPr="00F00EDF" w:rsidDel="0071246E">
          <w:rPr>
            <w:rFonts w:ascii="Arial" w:hAnsi="Arial" w:cs="Arial"/>
            <w:color w:val="000000"/>
          </w:rPr>
          <w:delText xml:space="preserve">/4 </w:delText>
        </w:r>
        <w:r w:rsidR="002B398C" w:rsidRPr="00F00EDF" w:rsidDel="0071246E">
          <w:rPr>
            <w:rFonts w:ascii="Arial" w:hAnsi="Arial" w:cs="Arial"/>
            <w:color w:val="000000"/>
            <w:lang w:val="en-US"/>
          </w:rPr>
          <w:delText>HANA</w:delText>
        </w:r>
        <w:r w:rsidRPr="00F00EDF" w:rsidDel="0071246E">
          <w:rPr>
            <w:rFonts w:ascii="Arial" w:hAnsi="Arial" w:cs="Arial"/>
            <w:color w:val="000000"/>
          </w:rPr>
          <w:delText xml:space="preserve"> осуществляется через комбинацию номера ЕО, серийного номера материала и связанного с ним ОЗМ.</w:delText>
        </w:r>
      </w:del>
    </w:p>
    <w:p w14:paraId="424645AF" w14:textId="014D8D1C" w:rsidR="005E58B8" w:rsidRPr="00F00EDF" w:rsidDel="0071246E" w:rsidRDefault="005E58B8">
      <w:pPr>
        <w:spacing w:line="312" w:lineRule="auto"/>
        <w:ind w:firstLine="708"/>
        <w:textAlignment w:val="top"/>
        <w:rPr>
          <w:del w:id="2655" w:author="Дмитрий Ковтун" w:date="2021-03-12T20:44:00Z"/>
          <w:rFonts w:ascii="Arial" w:hAnsi="Arial" w:cs="Arial"/>
          <w:color w:val="000000"/>
        </w:rPr>
      </w:pPr>
      <w:del w:id="2656" w:author="Дмитрий Ковтун" w:date="2021-03-12T20:44:00Z">
        <w:r w:rsidRPr="00F00EDF" w:rsidDel="0071246E">
          <w:rPr>
            <w:rFonts w:ascii="Arial" w:hAnsi="Arial" w:cs="Arial"/>
            <w:color w:val="000000"/>
          </w:rPr>
          <w:delText xml:space="preserve">Серийный номер является уникальным идентификатором материала в SAP </w:delText>
        </w:r>
        <w:r w:rsidR="002B398C" w:rsidRPr="00F00EDF" w:rsidDel="0071246E">
          <w:rPr>
            <w:rFonts w:ascii="Arial" w:hAnsi="Arial" w:cs="Arial"/>
            <w:color w:val="000000"/>
            <w:lang w:val="en-US"/>
          </w:rPr>
          <w:delText>S</w:delText>
        </w:r>
        <w:r w:rsidR="002B398C" w:rsidRPr="00F00EDF" w:rsidDel="0071246E">
          <w:rPr>
            <w:rFonts w:ascii="Arial" w:hAnsi="Arial" w:cs="Arial"/>
            <w:color w:val="000000"/>
          </w:rPr>
          <w:delText xml:space="preserve">/4 </w:delText>
        </w:r>
        <w:r w:rsidR="002B398C" w:rsidRPr="00F00EDF" w:rsidDel="0071246E">
          <w:rPr>
            <w:rFonts w:ascii="Arial" w:hAnsi="Arial" w:cs="Arial"/>
            <w:color w:val="000000"/>
            <w:lang w:val="en-US"/>
          </w:rPr>
          <w:delText>HANA</w:delText>
        </w:r>
        <w:r w:rsidRPr="00F00EDF" w:rsidDel="0071246E">
          <w:rPr>
            <w:rFonts w:ascii="Arial" w:hAnsi="Arial" w:cs="Arial"/>
            <w:color w:val="000000"/>
          </w:rPr>
          <w:delText xml:space="preserve"> и формируется автоматически при оприходовании материала на склад. Серийный номер материала, являющегося позицией ОФ, должен совпадать с номером ЕО в её записи. В дальнейшем все операции с такой позицией ОФ будут осуществляться с использованием данного номера.</w:delText>
        </w:r>
      </w:del>
    </w:p>
    <w:p w14:paraId="1CEC1F9F" w14:textId="3C11E85F" w:rsidR="005E58B8" w:rsidRPr="00F00EDF" w:rsidRDefault="005E58B8">
      <w:pPr>
        <w:spacing w:line="312" w:lineRule="auto"/>
        <w:textAlignment w:val="top"/>
        <w:rPr>
          <w:rFonts w:ascii="Arial" w:hAnsi="Arial" w:cs="Arial"/>
          <w:color w:val="000000"/>
        </w:rPr>
      </w:pPr>
      <w:del w:id="2657" w:author="Дмитрий Ковтун" w:date="2021-03-12T20:45:00Z">
        <w:r w:rsidRPr="00F00EDF" w:rsidDel="0071246E">
          <w:rPr>
            <w:rFonts w:ascii="Arial" w:hAnsi="Arial" w:cs="Arial"/>
            <w:color w:val="000000"/>
          </w:rPr>
          <w:delText>И</w:delText>
        </w:r>
      </w:del>
      <w:proofErr w:type="spellStart"/>
      <w:r w:rsidRPr="00F00EDF">
        <w:rPr>
          <w:rFonts w:ascii="Arial" w:hAnsi="Arial" w:cs="Arial"/>
          <w:color w:val="000000"/>
        </w:rPr>
        <w:t>справность</w:t>
      </w:r>
      <w:proofErr w:type="spellEnd"/>
      <w:r w:rsidRPr="00F00EDF">
        <w:rPr>
          <w:rFonts w:ascii="Arial" w:hAnsi="Arial" w:cs="Arial"/>
          <w:color w:val="000000"/>
        </w:rPr>
        <w:t xml:space="preserve"> узлов учитывается через их разделение по видам оценки связанного ОЗМ:</w:t>
      </w:r>
    </w:p>
    <w:p w14:paraId="2985D075" w14:textId="2197B3B2" w:rsidR="005E58B8" w:rsidRPr="00F00EDF" w:rsidRDefault="002A7CE7">
      <w:pPr>
        <w:pStyle w:val="afa"/>
        <w:numPr>
          <w:ilvl w:val="0"/>
          <w:numId w:val="19"/>
        </w:numPr>
        <w:spacing w:line="312" w:lineRule="auto"/>
        <w:textAlignment w:val="top"/>
        <w:rPr>
          <w:rFonts w:ascii="Arial" w:hAnsi="Arial" w:cs="Arial"/>
          <w:color w:val="000000"/>
        </w:rPr>
      </w:pPr>
      <w:r w:rsidRPr="00F00EDF">
        <w:rPr>
          <w:rFonts w:ascii="Arial" w:hAnsi="Arial" w:cs="Arial"/>
          <w:color w:val="000000"/>
        </w:rPr>
        <w:t>ИСПРАВНЫЙ</w:t>
      </w:r>
      <w:r w:rsidR="005E58B8" w:rsidRPr="00F00EDF">
        <w:rPr>
          <w:rFonts w:ascii="Arial" w:hAnsi="Arial" w:cs="Arial"/>
          <w:color w:val="000000"/>
        </w:rPr>
        <w:t>;</w:t>
      </w:r>
    </w:p>
    <w:p w14:paraId="0D9AED1A" w14:textId="468DC3F0" w:rsidR="005E58B8" w:rsidRPr="00F00EDF" w:rsidRDefault="002A7CE7">
      <w:pPr>
        <w:pStyle w:val="afa"/>
        <w:numPr>
          <w:ilvl w:val="0"/>
          <w:numId w:val="19"/>
        </w:numPr>
        <w:spacing w:line="312" w:lineRule="auto"/>
        <w:textAlignment w:val="top"/>
        <w:rPr>
          <w:rFonts w:ascii="Arial" w:hAnsi="Arial" w:cs="Arial"/>
          <w:color w:val="000000"/>
        </w:rPr>
      </w:pPr>
      <w:r w:rsidRPr="00F00EDF">
        <w:rPr>
          <w:rFonts w:ascii="Arial" w:hAnsi="Arial" w:cs="Arial"/>
          <w:color w:val="000000"/>
        </w:rPr>
        <w:t>НЕИСПРАВН</w:t>
      </w:r>
      <w:r w:rsidR="005E58B8" w:rsidRPr="00F00EDF">
        <w:rPr>
          <w:rFonts w:ascii="Arial" w:hAnsi="Arial" w:cs="Arial"/>
          <w:color w:val="000000"/>
        </w:rPr>
        <w:t>.</w:t>
      </w:r>
    </w:p>
    <w:p w14:paraId="0B86B4B2" w14:textId="77777777" w:rsidR="005E58B8" w:rsidRPr="00F00EDF" w:rsidRDefault="005E58B8">
      <w:pPr>
        <w:spacing w:line="312" w:lineRule="auto"/>
        <w:textAlignment w:val="top"/>
        <w:rPr>
          <w:rFonts w:ascii="Arial" w:hAnsi="Arial" w:cs="Arial"/>
          <w:color w:val="000000"/>
        </w:rPr>
      </w:pPr>
      <w:r w:rsidRPr="00F00EDF">
        <w:rPr>
          <w:rFonts w:ascii="Arial" w:hAnsi="Arial" w:cs="Arial"/>
          <w:color w:val="000000"/>
        </w:rPr>
        <w:t>Для каждого узла при постановке на учет в ОФ проверяется наличие серийного номера и корректность указанного вида оценки.</w:t>
      </w:r>
    </w:p>
    <w:p w14:paraId="49CED79F" w14:textId="548BDF1C" w:rsidR="005E58B8" w:rsidRPr="00F00EDF" w:rsidDel="00821801" w:rsidRDefault="005E58B8" w:rsidP="00632245">
      <w:pPr>
        <w:pStyle w:val="a7"/>
        <w:keepNext/>
        <w:spacing w:after="240" w:afterAutospacing="0" w:line="276" w:lineRule="auto"/>
        <w:rPr>
          <w:del w:id="2658" w:author="Дмитрий Ковтун" w:date="2021-03-12T20:39:00Z"/>
          <w:rFonts w:ascii="Arial" w:hAnsi="Arial" w:cs="Arial"/>
          <w:b/>
          <w:sz w:val="22"/>
        </w:rPr>
      </w:pPr>
      <w:del w:id="2659" w:author="Дмитрий Ковтун" w:date="2021-03-12T20:39:00Z">
        <w:r w:rsidRPr="00F00EDF" w:rsidDel="00821801">
          <w:rPr>
            <w:rFonts w:ascii="Arial" w:hAnsi="Arial" w:cs="Arial"/>
            <w:b/>
            <w:sz w:val="22"/>
          </w:rPr>
          <w:delText>Таблица</w:delText>
        </w:r>
        <w:r w:rsidR="00A7247E" w:rsidRPr="00F00EDF" w:rsidDel="00821801">
          <w:rPr>
            <w:rFonts w:ascii="Arial" w:hAnsi="Arial" w:cs="Arial"/>
            <w:b/>
            <w:sz w:val="22"/>
          </w:rPr>
          <w:delText xml:space="preserve"> 33. </w:delText>
        </w:r>
        <w:r w:rsidRPr="00F00EDF" w:rsidDel="00821801">
          <w:rPr>
            <w:rFonts w:ascii="Arial" w:hAnsi="Arial" w:cs="Arial"/>
            <w:b/>
            <w:sz w:val="22"/>
          </w:rPr>
          <w:delText>Тип</w:delText>
        </w:r>
        <w:r w:rsidR="00A7247E" w:rsidRPr="00F00EDF" w:rsidDel="00821801">
          <w:rPr>
            <w:rFonts w:ascii="Arial" w:hAnsi="Arial" w:cs="Arial"/>
            <w:b/>
            <w:sz w:val="22"/>
          </w:rPr>
          <w:delText>ы единиц оборудования</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982"/>
        <w:gridCol w:w="6658"/>
      </w:tblGrid>
      <w:tr w:rsidR="005E58B8" w:rsidRPr="00F00EDF" w:rsidDel="00821801" w14:paraId="44E7A807" w14:textId="6BE9D5D4" w:rsidTr="00802EBE">
        <w:trPr>
          <w:tblHeader/>
          <w:del w:id="2660" w:author="Дмитрий Ковтун" w:date="2021-03-12T20:39:00Z"/>
        </w:trPr>
        <w:tc>
          <w:tcPr>
            <w:tcW w:w="763" w:type="pct"/>
            <w:tcBorders>
              <w:bottom w:val="single" w:sz="4" w:space="0" w:color="auto"/>
            </w:tcBorders>
            <w:shd w:val="clear" w:color="auto" w:fill="FFC000"/>
          </w:tcPr>
          <w:p w14:paraId="1F32C921" w14:textId="14FB2950" w:rsidR="005E58B8" w:rsidRPr="00F00EDF" w:rsidDel="00821801" w:rsidRDefault="005E58B8">
            <w:pPr>
              <w:widowControl w:val="0"/>
              <w:rPr>
                <w:del w:id="2661" w:author="Дмитрий Ковтун" w:date="2021-03-12T20:39:00Z"/>
                <w:rFonts w:ascii="Arial" w:hAnsi="Arial" w:cs="Arial"/>
                <w:b/>
                <w:sz w:val="20"/>
                <w:szCs w:val="20"/>
              </w:rPr>
            </w:pPr>
            <w:del w:id="2662" w:author="Дмитрий Ковтун" w:date="2021-03-12T20:39:00Z">
              <w:r w:rsidRPr="00F00EDF" w:rsidDel="00821801">
                <w:rPr>
                  <w:rFonts w:ascii="Arial" w:hAnsi="Arial" w:cs="Arial"/>
                  <w:b/>
                  <w:sz w:val="20"/>
                  <w:szCs w:val="20"/>
                </w:rPr>
                <w:delText>Системный код объекта</w:delText>
              </w:r>
            </w:del>
          </w:p>
        </w:tc>
        <w:tc>
          <w:tcPr>
            <w:tcW w:w="972" w:type="pct"/>
            <w:shd w:val="clear" w:color="auto" w:fill="FFC000"/>
          </w:tcPr>
          <w:p w14:paraId="7A5AACB5" w14:textId="026CAA5F" w:rsidR="005E58B8" w:rsidRPr="00F00EDF" w:rsidDel="00821801" w:rsidRDefault="005E58B8">
            <w:pPr>
              <w:widowControl w:val="0"/>
              <w:ind w:firstLine="15"/>
              <w:rPr>
                <w:del w:id="2663" w:author="Дмитрий Ковтун" w:date="2021-03-12T20:39:00Z"/>
                <w:rFonts w:ascii="Arial" w:hAnsi="Arial" w:cs="Arial"/>
                <w:b/>
                <w:sz w:val="20"/>
                <w:szCs w:val="20"/>
              </w:rPr>
            </w:pPr>
            <w:del w:id="2664" w:author="Дмитрий Ковтун" w:date="2021-03-12T20:39:00Z">
              <w:r w:rsidRPr="00F00EDF" w:rsidDel="00821801">
                <w:rPr>
                  <w:rFonts w:ascii="Arial" w:hAnsi="Arial" w:cs="Arial"/>
                  <w:b/>
                  <w:sz w:val="20"/>
                  <w:szCs w:val="20"/>
                </w:rPr>
                <w:delText>Наименование</w:delText>
              </w:r>
            </w:del>
          </w:p>
        </w:tc>
        <w:tc>
          <w:tcPr>
            <w:tcW w:w="3265" w:type="pct"/>
            <w:shd w:val="clear" w:color="auto" w:fill="FFC000"/>
          </w:tcPr>
          <w:p w14:paraId="03A0A507" w14:textId="1DD0BCDB" w:rsidR="005E58B8" w:rsidRPr="00F00EDF" w:rsidDel="00821801" w:rsidRDefault="005E58B8">
            <w:pPr>
              <w:widowControl w:val="0"/>
              <w:ind w:firstLine="51"/>
              <w:rPr>
                <w:del w:id="2665" w:author="Дмитрий Ковтун" w:date="2021-03-12T20:39:00Z"/>
                <w:rFonts w:ascii="Arial" w:hAnsi="Arial" w:cs="Arial"/>
                <w:b/>
                <w:sz w:val="20"/>
                <w:szCs w:val="20"/>
              </w:rPr>
            </w:pPr>
            <w:del w:id="2666" w:author="Дмитрий Ковтун" w:date="2021-03-12T20:39:00Z">
              <w:r w:rsidRPr="00F00EDF" w:rsidDel="00821801">
                <w:rPr>
                  <w:rFonts w:ascii="Arial" w:hAnsi="Arial" w:cs="Arial"/>
                  <w:b/>
                  <w:sz w:val="20"/>
                  <w:szCs w:val="20"/>
                </w:rPr>
                <w:delText>Определение/комментарий</w:delText>
              </w:r>
            </w:del>
          </w:p>
        </w:tc>
      </w:tr>
      <w:tr w:rsidR="005E58B8" w:rsidRPr="00F00EDF" w:rsidDel="00821801" w14:paraId="196FE281" w14:textId="673266D5" w:rsidTr="00802EBE">
        <w:trPr>
          <w:del w:id="2667" w:author="Дмитрий Ковтун" w:date="2021-03-12T20:39:00Z"/>
        </w:trPr>
        <w:tc>
          <w:tcPr>
            <w:tcW w:w="763" w:type="pct"/>
            <w:shd w:val="clear" w:color="auto" w:fill="auto"/>
          </w:tcPr>
          <w:p w14:paraId="0625EE03" w14:textId="04BD26AC" w:rsidR="005E58B8" w:rsidRPr="00F00EDF" w:rsidDel="00821801" w:rsidRDefault="005E58B8">
            <w:pPr>
              <w:pStyle w:val="afff4"/>
              <w:widowControl w:val="0"/>
              <w:rPr>
                <w:del w:id="2668" w:author="Дмитрий Ковтун" w:date="2021-03-12T20:39:00Z"/>
                <w:sz w:val="20"/>
                <w:szCs w:val="20"/>
              </w:rPr>
            </w:pPr>
            <w:del w:id="2669" w:author="Дмитрий Ковтун" w:date="2021-03-12T20:39:00Z">
              <w:r w:rsidRPr="00F00EDF" w:rsidDel="00821801">
                <w:rPr>
                  <w:sz w:val="20"/>
                  <w:szCs w:val="20"/>
                </w:rPr>
                <w:delText>M</w:delText>
              </w:r>
            </w:del>
          </w:p>
        </w:tc>
        <w:tc>
          <w:tcPr>
            <w:tcW w:w="972" w:type="pct"/>
            <w:shd w:val="clear" w:color="auto" w:fill="auto"/>
          </w:tcPr>
          <w:p w14:paraId="782897EB" w14:textId="67814350" w:rsidR="005E58B8" w:rsidRPr="00F00EDF" w:rsidDel="00821801" w:rsidRDefault="005E58B8">
            <w:pPr>
              <w:pStyle w:val="afff4"/>
              <w:widowControl w:val="0"/>
              <w:rPr>
                <w:del w:id="2670" w:author="Дмитрий Ковтун" w:date="2021-03-12T20:39:00Z"/>
                <w:sz w:val="20"/>
                <w:szCs w:val="20"/>
              </w:rPr>
            </w:pPr>
            <w:del w:id="2671" w:author="Дмитрий Ковтун" w:date="2021-03-12T20:39:00Z">
              <w:r w:rsidRPr="00F00EDF" w:rsidDel="00821801">
                <w:rPr>
                  <w:sz w:val="20"/>
                  <w:szCs w:val="20"/>
                </w:rPr>
                <w:delText>Монтажный узел</w:delText>
              </w:r>
            </w:del>
          </w:p>
        </w:tc>
        <w:tc>
          <w:tcPr>
            <w:tcW w:w="3265" w:type="pct"/>
            <w:shd w:val="clear" w:color="auto" w:fill="auto"/>
          </w:tcPr>
          <w:p w14:paraId="4859005E" w14:textId="55F305CD" w:rsidR="005E58B8" w:rsidRPr="00F00EDF" w:rsidDel="00821801" w:rsidRDefault="005E58B8">
            <w:pPr>
              <w:pStyle w:val="afff4"/>
              <w:widowControl w:val="0"/>
              <w:rPr>
                <w:del w:id="2672" w:author="Дмитрий Ковтун" w:date="2021-03-12T20:39:00Z"/>
                <w:sz w:val="20"/>
                <w:szCs w:val="20"/>
              </w:rPr>
            </w:pPr>
            <w:del w:id="2673" w:author="Дмитрий Ковтун" w:date="2021-03-12T20:39:00Z">
              <w:r w:rsidRPr="00F00EDF" w:rsidDel="00821801">
                <w:rPr>
                  <w:sz w:val="20"/>
                  <w:szCs w:val="20"/>
                </w:rPr>
                <w:delText>Единица оборудования, являющаяся составной частью ПА (Узел, Агрегат, Конструктивный элемент, Вложенная/зависимая ЕО)</w:delText>
              </w:r>
            </w:del>
          </w:p>
        </w:tc>
      </w:tr>
    </w:tbl>
    <w:p w14:paraId="745125DC" w14:textId="139FDFA9" w:rsidR="005E58B8" w:rsidRPr="00F00EDF" w:rsidDel="00821801" w:rsidRDefault="005E58B8">
      <w:pPr>
        <w:spacing w:after="240" w:line="276" w:lineRule="auto"/>
        <w:rPr>
          <w:del w:id="2674" w:author="Дмитрий Ковтун" w:date="2021-03-12T20:39:00Z"/>
          <w:rFonts w:ascii="Arial" w:hAnsi="Arial" w:cs="Arial"/>
          <w:color w:val="A6A6A6" w:themeColor="background1" w:themeShade="A6"/>
        </w:rPr>
      </w:pPr>
    </w:p>
    <w:p w14:paraId="68264F32" w14:textId="10184C28" w:rsidR="005E58B8" w:rsidRPr="00F00EDF" w:rsidDel="00821801" w:rsidRDefault="005E58B8" w:rsidP="00632245">
      <w:pPr>
        <w:pStyle w:val="a7"/>
        <w:keepNext/>
        <w:spacing w:after="240" w:afterAutospacing="0" w:line="276" w:lineRule="auto"/>
        <w:rPr>
          <w:del w:id="2675" w:author="Дмитрий Ковтун" w:date="2021-03-12T20:39:00Z"/>
          <w:rFonts w:ascii="Arial" w:hAnsi="Arial" w:cs="Arial"/>
          <w:b/>
          <w:sz w:val="22"/>
        </w:rPr>
      </w:pPr>
      <w:del w:id="2676" w:author="Дмитрий Ковтун" w:date="2021-03-12T20:39:00Z">
        <w:r w:rsidRPr="00F00EDF" w:rsidDel="00821801">
          <w:rPr>
            <w:rFonts w:ascii="Arial" w:hAnsi="Arial" w:cs="Arial"/>
            <w:b/>
            <w:sz w:val="22"/>
          </w:rPr>
          <w:delText xml:space="preserve">Таблица </w:delText>
        </w:r>
        <w:r w:rsidR="00A7247E" w:rsidRPr="00F00EDF" w:rsidDel="00821801">
          <w:rPr>
            <w:rFonts w:ascii="Arial" w:hAnsi="Arial" w:cs="Arial"/>
            <w:b/>
            <w:sz w:val="22"/>
          </w:rPr>
          <w:delText xml:space="preserve">34. </w:delText>
        </w:r>
        <w:r w:rsidRPr="00F00EDF" w:rsidDel="00821801">
          <w:rPr>
            <w:rFonts w:ascii="Arial" w:hAnsi="Arial" w:cs="Arial"/>
            <w:b/>
            <w:sz w:val="22"/>
          </w:rPr>
          <w:delText>Диапазоны номер</w:delText>
        </w:r>
        <w:r w:rsidR="00A7247E" w:rsidRPr="00F00EDF" w:rsidDel="00821801">
          <w:rPr>
            <w:rFonts w:ascii="Arial" w:hAnsi="Arial" w:cs="Arial"/>
            <w:b/>
            <w:sz w:val="22"/>
          </w:rPr>
          <w:delText>ов материала с серийным номером</w:delText>
        </w:r>
      </w:del>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54"/>
        <w:gridCol w:w="3834"/>
        <w:gridCol w:w="2552"/>
        <w:gridCol w:w="2536"/>
      </w:tblGrid>
      <w:tr w:rsidR="005E58B8" w:rsidRPr="00F00EDF" w:rsidDel="00821801" w14:paraId="0741239A" w14:textId="6CC88259" w:rsidTr="00802EBE">
        <w:trPr>
          <w:cantSplit/>
          <w:trHeight w:val="397"/>
          <w:del w:id="2677" w:author="Дмитрий Ковтун" w:date="2021-03-12T20:39:00Z"/>
        </w:trPr>
        <w:tc>
          <w:tcPr>
            <w:tcW w:w="616" w:type="pct"/>
            <w:shd w:val="clear" w:color="auto" w:fill="FFC000"/>
          </w:tcPr>
          <w:p w14:paraId="20B92F1F" w14:textId="0F2E5C53" w:rsidR="005E58B8" w:rsidRPr="00F00EDF" w:rsidDel="00821801" w:rsidRDefault="005E58B8">
            <w:pPr>
              <w:widowControl w:val="0"/>
              <w:rPr>
                <w:del w:id="2678" w:author="Дмитрий Ковтун" w:date="2021-03-12T20:39:00Z"/>
                <w:rFonts w:ascii="Arial" w:hAnsi="Arial" w:cs="Arial"/>
                <w:b/>
                <w:sz w:val="20"/>
                <w:szCs w:val="20"/>
              </w:rPr>
            </w:pPr>
            <w:del w:id="2679" w:author="Дмитрий Ковтун" w:date="2021-03-12T20:39:00Z">
              <w:r w:rsidRPr="00F00EDF" w:rsidDel="00821801">
                <w:rPr>
                  <w:rFonts w:ascii="Arial" w:hAnsi="Arial" w:cs="Arial"/>
                  <w:b/>
                  <w:sz w:val="20"/>
                  <w:szCs w:val="20"/>
                </w:rPr>
                <w:delText xml:space="preserve">Код </w:delText>
              </w:r>
            </w:del>
          </w:p>
          <w:p w14:paraId="7B5178B2" w14:textId="009892B4" w:rsidR="005E58B8" w:rsidRPr="00F00EDF" w:rsidDel="00821801" w:rsidRDefault="005E58B8">
            <w:pPr>
              <w:widowControl w:val="0"/>
              <w:rPr>
                <w:del w:id="2680" w:author="Дмитрий Ковтун" w:date="2021-03-12T20:39:00Z"/>
                <w:rFonts w:ascii="Arial" w:hAnsi="Arial" w:cs="Arial"/>
                <w:b/>
                <w:sz w:val="20"/>
                <w:szCs w:val="20"/>
              </w:rPr>
            </w:pPr>
            <w:del w:id="2681" w:author="Дмитрий Ковтун" w:date="2021-03-12T20:39:00Z">
              <w:r w:rsidRPr="00F00EDF" w:rsidDel="00821801">
                <w:rPr>
                  <w:rFonts w:ascii="Arial" w:hAnsi="Arial" w:cs="Arial"/>
                  <w:b/>
                  <w:sz w:val="20"/>
                  <w:szCs w:val="20"/>
                </w:rPr>
                <w:delText>объекта</w:delText>
              </w:r>
            </w:del>
          </w:p>
        </w:tc>
        <w:tc>
          <w:tcPr>
            <w:tcW w:w="1884" w:type="pct"/>
            <w:shd w:val="clear" w:color="auto" w:fill="FFC000"/>
          </w:tcPr>
          <w:p w14:paraId="7F904CF4" w14:textId="7840BFDB" w:rsidR="005E58B8" w:rsidRPr="00F00EDF" w:rsidDel="00821801" w:rsidRDefault="005E58B8">
            <w:pPr>
              <w:widowControl w:val="0"/>
              <w:rPr>
                <w:del w:id="2682" w:author="Дмитрий Ковтун" w:date="2021-03-12T20:39:00Z"/>
                <w:rFonts w:ascii="Arial" w:hAnsi="Arial" w:cs="Arial"/>
                <w:b/>
                <w:sz w:val="20"/>
                <w:szCs w:val="20"/>
              </w:rPr>
            </w:pPr>
            <w:del w:id="2683" w:author="Дмитрий Ковтун" w:date="2021-03-12T20:39:00Z">
              <w:r w:rsidRPr="00F00EDF" w:rsidDel="00821801">
                <w:rPr>
                  <w:rFonts w:ascii="Arial" w:hAnsi="Arial" w:cs="Arial"/>
                  <w:b/>
                  <w:sz w:val="20"/>
                  <w:szCs w:val="20"/>
                </w:rPr>
                <w:delText>Описание</w:delText>
              </w:r>
            </w:del>
          </w:p>
        </w:tc>
        <w:tc>
          <w:tcPr>
            <w:tcW w:w="1254" w:type="pct"/>
            <w:shd w:val="clear" w:color="auto" w:fill="FFC000"/>
          </w:tcPr>
          <w:p w14:paraId="5DE53C6D" w14:textId="670D24CD" w:rsidR="005E58B8" w:rsidRPr="00F00EDF" w:rsidDel="00821801" w:rsidRDefault="005E58B8">
            <w:pPr>
              <w:widowControl w:val="0"/>
              <w:rPr>
                <w:del w:id="2684" w:author="Дмитрий Ковтун" w:date="2021-03-12T20:39:00Z"/>
                <w:rFonts w:ascii="Arial" w:hAnsi="Arial" w:cs="Arial"/>
                <w:b/>
                <w:sz w:val="20"/>
                <w:szCs w:val="20"/>
              </w:rPr>
            </w:pPr>
            <w:del w:id="2685" w:author="Дмитрий Ковтун" w:date="2021-03-12T20:39:00Z">
              <w:r w:rsidRPr="00F00EDF" w:rsidDel="00821801">
                <w:rPr>
                  <w:rFonts w:ascii="Arial" w:hAnsi="Arial" w:cs="Arial"/>
                  <w:b/>
                  <w:sz w:val="20"/>
                  <w:szCs w:val="20"/>
                </w:rPr>
                <w:delText>Начальный номер диапазона номеров</w:delText>
              </w:r>
            </w:del>
          </w:p>
        </w:tc>
        <w:tc>
          <w:tcPr>
            <w:tcW w:w="1246" w:type="pct"/>
            <w:shd w:val="clear" w:color="auto" w:fill="FFC000"/>
          </w:tcPr>
          <w:p w14:paraId="3E4C1151" w14:textId="7E49B598" w:rsidR="005E58B8" w:rsidRPr="00F00EDF" w:rsidDel="00821801" w:rsidRDefault="005E58B8">
            <w:pPr>
              <w:widowControl w:val="0"/>
              <w:rPr>
                <w:del w:id="2686" w:author="Дмитрий Ковтун" w:date="2021-03-12T20:39:00Z"/>
                <w:rFonts w:ascii="Arial" w:hAnsi="Arial" w:cs="Arial"/>
                <w:b/>
                <w:sz w:val="20"/>
                <w:szCs w:val="20"/>
              </w:rPr>
            </w:pPr>
            <w:del w:id="2687" w:author="Дмитрий Ковтун" w:date="2021-03-12T20:39:00Z">
              <w:r w:rsidRPr="00F00EDF" w:rsidDel="00821801">
                <w:rPr>
                  <w:rFonts w:ascii="Arial" w:hAnsi="Arial" w:cs="Arial"/>
                  <w:b/>
                  <w:sz w:val="20"/>
                  <w:szCs w:val="20"/>
                </w:rPr>
                <w:delText>Конечный номер диапазона номеров</w:delText>
              </w:r>
            </w:del>
          </w:p>
        </w:tc>
      </w:tr>
      <w:tr w:rsidR="005E58B8" w:rsidRPr="00F00EDF" w:rsidDel="00821801" w14:paraId="4264C349" w14:textId="503B8B55" w:rsidTr="00802EBE">
        <w:trPr>
          <w:cantSplit/>
          <w:del w:id="2688" w:author="Дмитрий Ковтун" w:date="2021-03-12T20:39:00Z"/>
        </w:trPr>
        <w:tc>
          <w:tcPr>
            <w:tcW w:w="616" w:type="pct"/>
          </w:tcPr>
          <w:p w14:paraId="68FF6FE2" w14:textId="633D9388" w:rsidR="005E58B8" w:rsidRPr="00F00EDF" w:rsidDel="00821801" w:rsidRDefault="005E58B8">
            <w:pPr>
              <w:pStyle w:val="afff4"/>
              <w:widowControl w:val="0"/>
              <w:rPr>
                <w:del w:id="2689" w:author="Дмитрий Ковтун" w:date="2021-03-12T20:39:00Z"/>
                <w:sz w:val="20"/>
                <w:szCs w:val="20"/>
              </w:rPr>
            </w:pPr>
            <w:del w:id="2690" w:author="Дмитрий Ковтун" w:date="2021-03-12T20:39:00Z">
              <w:r w:rsidRPr="00F00EDF" w:rsidDel="00821801">
                <w:rPr>
                  <w:sz w:val="20"/>
                  <w:szCs w:val="20"/>
                </w:rPr>
                <w:delText>M</w:delText>
              </w:r>
            </w:del>
          </w:p>
        </w:tc>
        <w:tc>
          <w:tcPr>
            <w:tcW w:w="1884" w:type="pct"/>
          </w:tcPr>
          <w:p w14:paraId="2A741FFF" w14:textId="4C51A458" w:rsidR="005E58B8" w:rsidRPr="00F00EDF" w:rsidDel="00821801" w:rsidRDefault="005E58B8">
            <w:pPr>
              <w:pStyle w:val="afff4"/>
              <w:widowControl w:val="0"/>
              <w:rPr>
                <w:del w:id="2691" w:author="Дмитрий Ковтун" w:date="2021-03-12T20:39:00Z"/>
                <w:sz w:val="20"/>
                <w:szCs w:val="20"/>
              </w:rPr>
            </w:pPr>
            <w:del w:id="2692" w:author="Дмитрий Ковтун" w:date="2021-03-12T20:39:00Z">
              <w:r w:rsidRPr="00F00EDF" w:rsidDel="00821801">
                <w:rPr>
                  <w:sz w:val="20"/>
                  <w:szCs w:val="20"/>
                </w:rPr>
                <w:delText>Монтажный узел</w:delText>
              </w:r>
            </w:del>
          </w:p>
        </w:tc>
        <w:tc>
          <w:tcPr>
            <w:tcW w:w="1254" w:type="pct"/>
          </w:tcPr>
          <w:p w14:paraId="43FC4CE2" w14:textId="731A98EF" w:rsidR="005E58B8" w:rsidRPr="00F00EDF" w:rsidDel="00821801" w:rsidRDefault="005E58B8">
            <w:pPr>
              <w:pStyle w:val="afff4"/>
              <w:widowControl w:val="0"/>
              <w:rPr>
                <w:del w:id="2693" w:author="Дмитрий Ковтун" w:date="2021-03-12T20:39:00Z"/>
                <w:sz w:val="20"/>
                <w:szCs w:val="20"/>
              </w:rPr>
            </w:pPr>
            <w:del w:id="2694" w:author="Дмитрий Ковтун" w:date="2021-03-12T20:39:00Z">
              <w:r w:rsidRPr="00F00EDF" w:rsidDel="00821801">
                <w:rPr>
                  <w:sz w:val="20"/>
                  <w:szCs w:val="20"/>
                </w:rPr>
                <w:delText xml:space="preserve">350000000000 </w:delText>
              </w:r>
            </w:del>
          </w:p>
        </w:tc>
        <w:tc>
          <w:tcPr>
            <w:tcW w:w="1246" w:type="pct"/>
          </w:tcPr>
          <w:p w14:paraId="411E4C60" w14:textId="24CC6496" w:rsidR="005E58B8" w:rsidRPr="00F00EDF" w:rsidDel="00821801" w:rsidRDefault="005E58B8">
            <w:pPr>
              <w:pStyle w:val="afff4"/>
              <w:widowControl w:val="0"/>
              <w:rPr>
                <w:del w:id="2695" w:author="Дмитрий Ковтун" w:date="2021-03-12T20:39:00Z"/>
                <w:sz w:val="20"/>
                <w:szCs w:val="20"/>
              </w:rPr>
            </w:pPr>
            <w:del w:id="2696" w:author="Дмитрий Ковтун" w:date="2021-03-12T20:39:00Z">
              <w:r w:rsidRPr="00F00EDF" w:rsidDel="00821801">
                <w:rPr>
                  <w:sz w:val="20"/>
                  <w:szCs w:val="20"/>
                </w:rPr>
                <w:delText>359999999999</w:delText>
              </w:r>
            </w:del>
          </w:p>
        </w:tc>
      </w:tr>
    </w:tbl>
    <w:p w14:paraId="2EA49B24" w14:textId="4FBD94D9" w:rsidR="005E58B8" w:rsidRPr="00F00EDF" w:rsidDel="00821801" w:rsidRDefault="005E58B8">
      <w:pPr>
        <w:spacing w:after="240" w:line="276" w:lineRule="auto"/>
        <w:rPr>
          <w:del w:id="2697" w:author="Дмитрий Ковтун" w:date="2021-03-12T20:39:00Z"/>
          <w:rFonts w:ascii="Arial" w:hAnsi="Arial" w:cs="Arial"/>
          <w:color w:val="A6A6A6" w:themeColor="background1" w:themeShade="A6"/>
        </w:rPr>
      </w:pPr>
    </w:p>
    <w:p w14:paraId="3E93BE2E" w14:textId="77777777" w:rsidR="00821801" w:rsidRDefault="00821801">
      <w:pPr>
        <w:spacing w:line="276" w:lineRule="auto"/>
        <w:rPr>
          <w:ins w:id="2698" w:author="Дмитрий Ковтун" w:date="2021-03-12T20:39:00Z"/>
          <w:rFonts w:ascii="Arial" w:hAnsi="Arial" w:cs="Arial"/>
          <w:b/>
        </w:rPr>
      </w:pPr>
    </w:p>
    <w:p w14:paraId="2FB4FE7B" w14:textId="5000824E" w:rsidR="005E58B8" w:rsidRPr="00F00EDF" w:rsidRDefault="005E58B8">
      <w:pPr>
        <w:spacing w:line="276" w:lineRule="auto"/>
        <w:rPr>
          <w:rFonts w:ascii="Arial" w:hAnsi="Arial" w:cs="Arial"/>
          <w:b/>
        </w:rPr>
      </w:pPr>
      <w:r w:rsidRPr="00F00EDF">
        <w:rPr>
          <w:rFonts w:ascii="Arial" w:hAnsi="Arial" w:cs="Arial"/>
          <w:b/>
        </w:rPr>
        <w:t>Профиль серийного номера имеет следующие настройки:</w:t>
      </w:r>
    </w:p>
    <w:p w14:paraId="4D937951" w14:textId="0201A5C7" w:rsidR="005E58B8" w:rsidRPr="00F00EDF" w:rsidRDefault="005E58B8">
      <w:pPr>
        <w:spacing w:line="276" w:lineRule="auto"/>
        <w:rPr>
          <w:rFonts w:ascii="Arial" w:hAnsi="Arial" w:cs="Arial"/>
        </w:rPr>
      </w:pPr>
      <w:r w:rsidRPr="00F00EDF">
        <w:rPr>
          <w:rFonts w:ascii="Arial" w:hAnsi="Arial" w:cs="Arial"/>
        </w:rPr>
        <w:lastRenderedPageBreak/>
        <w:t>Техобслуживание и ремонт оборудования &amp; Сервис клиентов → Основные данные в ТОРО и Сервисе клиентов → Технические объекты → Управление серийными номерами → Определение профилей серийных номеров.</w:t>
      </w:r>
    </w:p>
    <w:p w14:paraId="144187DB" w14:textId="26EB8693" w:rsidR="00A7247E" w:rsidRPr="00F00EDF" w:rsidRDefault="00A7247E" w:rsidP="00632245">
      <w:pPr>
        <w:spacing w:line="276" w:lineRule="auto"/>
        <w:rPr>
          <w:rFonts w:ascii="Arial" w:hAnsi="Arial" w:cs="Arial"/>
        </w:rPr>
      </w:pPr>
      <w:r w:rsidRPr="00F00EDF">
        <w:rPr>
          <w:rFonts w:ascii="Arial" w:hAnsi="Arial" w:cs="Arial"/>
          <w:b/>
          <w:sz w:val="22"/>
        </w:rPr>
        <w:t>Таблица 35. Профиль серийного номера</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7"/>
        <w:gridCol w:w="1984"/>
        <w:gridCol w:w="1274"/>
        <w:gridCol w:w="661"/>
        <w:gridCol w:w="2499"/>
        <w:gridCol w:w="2491"/>
      </w:tblGrid>
      <w:tr w:rsidR="005E58B8" w:rsidRPr="00F00EDF" w14:paraId="0FFC6DEA" w14:textId="77777777" w:rsidTr="00632245">
        <w:trPr>
          <w:cantSplit/>
          <w:trHeight w:val="397"/>
          <w:tblHeader/>
          <w:jc w:val="center"/>
        </w:trPr>
        <w:tc>
          <w:tcPr>
            <w:tcW w:w="622" w:type="pct"/>
            <w:shd w:val="clear" w:color="auto" w:fill="FFC000"/>
            <w:vAlign w:val="center"/>
          </w:tcPr>
          <w:p w14:paraId="2DA200F4" w14:textId="77777777" w:rsidR="005E58B8" w:rsidRPr="00F00EDF" w:rsidRDefault="005E58B8" w:rsidP="00632245">
            <w:pPr>
              <w:rPr>
                <w:rFonts w:ascii="Arial" w:hAnsi="Arial" w:cs="Arial"/>
                <w:b/>
                <w:sz w:val="20"/>
                <w:szCs w:val="20"/>
              </w:rPr>
            </w:pPr>
            <w:r w:rsidRPr="00F00EDF">
              <w:rPr>
                <w:rFonts w:ascii="Arial" w:hAnsi="Arial" w:cs="Arial"/>
                <w:b/>
                <w:sz w:val="20"/>
                <w:szCs w:val="20"/>
              </w:rPr>
              <w:t>Профиль</w:t>
            </w:r>
          </w:p>
        </w:tc>
        <w:tc>
          <w:tcPr>
            <w:tcW w:w="975" w:type="pct"/>
            <w:shd w:val="clear" w:color="auto" w:fill="FFC000"/>
            <w:vAlign w:val="center"/>
          </w:tcPr>
          <w:p w14:paraId="3B0B5307" w14:textId="77777777" w:rsidR="005E58B8" w:rsidRPr="00F00EDF" w:rsidRDefault="005E58B8" w:rsidP="00632245">
            <w:pPr>
              <w:rPr>
                <w:rFonts w:ascii="Arial" w:hAnsi="Arial" w:cs="Arial"/>
                <w:b/>
                <w:sz w:val="20"/>
                <w:szCs w:val="20"/>
              </w:rPr>
            </w:pPr>
            <w:r w:rsidRPr="00F00EDF">
              <w:rPr>
                <w:rFonts w:ascii="Arial" w:hAnsi="Arial" w:cs="Arial"/>
                <w:b/>
                <w:sz w:val="20"/>
                <w:szCs w:val="20"/>
              </w:rPr>
              <w:t>Текст профиля</w:t>
            </w:r>
          </w:p>
        </w:tc>
        <w:tc>
          <w:tcPr>
            <w:tcW w:w="626" w:type="pct"/>
            <w:shd w:val="clear" w:color="auto" w:fill="FFC000"/>
            <w:vAlign w:val="center"/>
          </w:tcPr>
          <w:p w14:paraId="3C7D0AD6" w14:textId="77777777" w:rsidR="005E58B8" w:rsidRPr="00F00EDF" w:rsidRDefault="005E58B8" w:rsidP="00632245">
            <w:pPr>
              <w:rPr>
                <w:rFonts w:ascii="Arial" w:hAnsi="Arial" w:cs="Arial"/>
                <w:b/>
                <w:sz w:val="20"/>
                <w:szCs w:val="20"/>
              </w:rPr>
            </w:pPr>
            <w:r w:rsidRPr="00F00EDF">
              <w:rPr>
                <w:rFonts w:ascii="Arial" w:hAnsi="Arial" w:cs="Arial"/>
                <w:b/>
                <w:sz w:val="20"/>
                <w:szCs w:val="20"/>
              </w:rPr>
              <w:t>Обязательно наличие</w:t>
            </w:r>
          </w:p>
        </w:tc>
        <w:tc>
          <w:tcPr>
            <w:tcW w:w="325" w:type="pct"/>
            <w:shd w:val="clear" w:color="auto" w:fill="FFC000"/>
            <w:vAlign w:val="center"/>
          </w:tcPr>
          <w:p w14:paraId="24157EAC" w14:textId="77777777" w:rsidR="005E58B8" w:rsidRPr="00F00EDF" w:rsidRDefault="005E58B8" w:rsidP="00632245">
            <w:pPr>
              <w:rPr>
                <w:rFonts w:ascii="Arial" w:hAnsi="Arial" w:cs="Arial"/>
                <w:b/>
                <w:sz w:val="20"/>
                <w:szCs w:val="20"/>
              </w:rPr>
            </w:pPr>
            <w:r w:rsidRPr="00F00EDF">
              <w:rPr>
                <w:rFonts w:ascii="Arial" w:hAnsi="Arial" w:cs="Arial"/>
                <w:b/>
                <w:sz w:val="20"/>
                <w:szCs w:val="20"/>
              </w:rPr>
              <w:t>Тип</w:t>
            </w:r>
          </w:p>
        </w:tc>
        <w:tc>
          <w:tcPr>
            <w:tcW w:w="1228" w:type="pct"/>
            <w:shd w:val="clear" w:color="auto" w:fill="FFC000"/>
          </w:tcPr>
          <w:p w14:paraId="67A95889" w14:textId="77777777" w:rsidR="005E58B8" w:rsidRPr="00F00EDF" w:rsidRDefault="005E58B8" w:rsidP="00632245">
            <w:pPr>
              <w:rPr>
                <w:rFonts w:ascii="Arial" w:hAnsi="Arial" w:cs="Arial"/>
                <w:b/>
                <w:sz w:val="20"/>
                <w:szCs w:val="20"/>
              </w:rPr>
            </w:pPr>
          </w:p>
          <w:p w14:paraId="66B6679E" w14:textId="77777777" w:rsidR="005E58B8" w:rsidRPr="00F00EDF" w:rsidRDefault="005E58B8" w:rsidP="00632245">
            <w:pPr>
              <w:rPr>
                <w:rFonts w:ascii="Arial" w:hAnsi="Arial" w:cs="Arial"/>
                <w:b/>
                <w:sz w:val="20"/>
                <w:szCs w:val="20"/>
              </w:rPr>
            </w:pPr>
            <w:r w:rsidRPr="00F00EDF">
              <w:rPr>
                <w:rFonts w:ascii="Arial" w:hAnsi="Arial" w:cs="Arial"/>
                <w:b/>
                <w:sz w:val="20"/>
                <w:szCs w:val="20"/>
              </w:rPr>
              <w:t>Название типа ЕО</w:t>
            </w:r>
          </w:p>
        </w:tc>
        <w:tc>
          <w:tcPr>
            <w:tcW w:w="1225" w:type="pct"/>
            <w:shd w:val="clear" w:color="auto" w:fill="FFC000"/>
            <w:vAlign w:val="center"/>
          </w:tcPr>
          <w:p w14:paraId="7EB20F28" w14:textId="77777777" w:rsidR="005E58B8" w:rsidRPr="00F00EDF" w:rsidRDefault="005E58B8" w:rsidP="00632245">
            <w:pPr>
              <w:rPr>
                <w:rFonts w:ascii="Arial" w:hAnsi="Arial" w:cs="Arial"/>
                <w:b/>
                <w:sz w:val="20"/>
                <w:szCs w:val="20"/>
              </w:rPr>
            </w:pPr>
            <w:r w:rsidRPr="00F00EDF">
              <w:rPr>
                <w:rFonts w:ascii="Arial" w:hAnsi="Arial" w:cs="Arial"/>
                <w:b/>
                <w:sz w:val="20"/>
                <w:szCs w:val="20"/>
              </w:rPr>
              <w:t>Проверка запаса</w:t>
            </w:r>
          </w:p>
        </w:tc>
      </w:tr>
      <w:tr w:rsidR="005E58B8" w:rsidRPr="00F00EDF" w14:paraId="169F12C1" w14:textId="77777777" w:rsidTr="00632245">
        <w:trPr>
          <w:cantSplit/>
          <w:jc w:val="center"/>
        </w:trPr>
        <w:tc>
          <w:tcPr>
            <w:tcW w:w="622" w:type="pct"/>
            <w:shd w:val="clear" w:color="auto" w:fill="auto"/>
            <w:vAlign w:val="center"/>
          </w:tcPr>
          <w:p w14:paraId="62117190" w14:textId="27849BCE" w:rsidR="005E58B8" w:rsidRPr="00632245" w:rsidRDefault="0087413B" w:rsidP="00632245">
            <w:pPr>
              <w:rPr>
                <w:rFonts w:ascii="Arial" w:hAnsi="Arial" w:cs="Arial"/>
                <w:sz w:val="20"/>
                <w:szCs w:val="20"/>
                <w:lang w:val="en-US"/>
              </w:rPr>
            </w:pPr>
            <w:r w:rsidRPr="00F00EDF">
              <w:rPr>
                <w:rFonts w:ascii="Arial" w:hAnsi="Arial" w:cs="Arial"/>
                <w:sz w:val="20"/>
                <w:szCs w:val="20"/>
                <w:lang w:val="en-US"/>
              </w:rPr>
              <w:t>ZPM2</w:t>
            </w:r>
          </w:p>
        </w:tc>
        <w:tc>
          <w:tcPr>
            <w:tcW w:w="975" w:type="pct"/>
            <w:vAlign w:val="center"/>
          </w:tcPr>
          <w:p w14:paraId="523E8D0F" w14:textId="2559E2D0" w:rsidR="005E58B8" w:rsidRPr="00F00EDF" w:rsidRDefault="0087413B" w:rsidP="00632245">
            <w:pPr>
              <w:rPr>
                <w:rFonts w:ascii="Arial" w:hAnsi="Arial" w:cs="Arial"/>
                <w:sz w:val="20"/>
                <w:szCs w:val="20"/>
              </w:rPr>
            </w:pPr>
            <w:r w:rsidRPr="00F00EDF">
              <w:rPr>
                <w:rFonts w:ascii="Arial" w:hAnsi="Arial" w:cs="Arial"/>
                <w:sz w:val="20"/>
                <w:szCs w:val="20"/>
              </w:rPr>
              <w:t>Оборотный фонд</w:t>
            </w:r>
          </w:p>
        </w:tc>
        <w:tc>
          <w:tcPr>
            <w:tcW w:w="626" w:type="pct"/>
            <w:vAlign w:val="center"/>
          </w:tcPr>
          <w:p w14:paraId="44B659EE" w14:textId="77777777" w:rsidR="005E58B8" w:rsidRPr="00F00EDF" w:rsidRDefault="005E58B8" w:rsidP="00632245">
            <w:pPr>
              <w:rPr>
                <w:rFonts w:ascii="Arial" w:hAnsi="Arial" w:cs="Arial"/>
                <w:sz w:val="20"/>
                <w:szCs w:val="20"/>
              </w:rPr>
            </w:pPr>
          </w:p>
        </w:tc>
        <w:tc>
          <w:tcPr>
            <w:tcW w:w="325" w:type="pct"/>
            <w:vAlign w:val="center"/>
          </w:tcPr>
          <w:p w14:paraId="22A4E55E" w14:textId="045F0927" w:rsidR="005E58B8" w:rsidRPr="00F00EDF" w:rsidRDefault="0087413B" w:rsidP="00632245">
            <w:pPr>
              <w:rPr>
                <w:rFonts w:ascii="Arial" w:hAnsi="Arial" w:cs="Arial"/>
                <w:sz w:val="20"/>
                <w:szCs w:val="20"/>
              </w:rPr>
            </w:pPr>
            <w:r w:rsidRPr="00F00EDF">
              <w:rPr>
                <w:rFonts w:ascii="Arial" w:hAnsi="Arial" w:cs="Arial"/>
                <w:sz w:val="20"/>
                <w:szCs w:val="20"/>
              </w:rPr>
              <w:t>О</w:t>
            </w:r>
          </w:p>
        </w:tc>
        <w:tc>
          <w:tcPr>
            <w:tcW w:w="1228" w:type="pct"/>
            <w:vAlign w:val="center"/>
          </w:tcPr>
          <w:p w14:paraId="2AFFFBD3" w14:textId="4CEECA80" w:rsidR="005E58B8" w:rsidRPr="00F00EDF" w:rsidRDefault="0087413B" w:rsidP="00632245">
            <w:pPr>
              <w:rPr>
                <w:rFonts w:ascii="Arial" w:hAnsi="Arial" w:cs="Arial"/>
                <w:sz w:val="20"/>
                <w:szCs w:val="20"/>
              </w:rPr>
            </w:pPr>
            <w:r w:rsidRPr="00F00EDF">
              <w:rPr>
                <w:rFonts w:ascii="Arial" w:hAnsi="Arial" w:cs="Arial"/>
                <w:sz w:val="20"/>
                <w:szCs w:val="20"/>
              </w:rPr>
              <w:t>Основной</w:t>
            </w:r>
          </w:p>
        </w:tc>
        <w:tc>
          <w:tcPr>
            <w:tcW w:w="1225" w:type="pct"/>
            <w:shd w:val="clear" w:color="auto" w:fill="auto"/>
            <w:vAlign w:val="center"/>
          </w:tcPr>
          <w:p w14:paraId="396C9BBA" w14:textId="7FDB6637" w:rsidR="005E58B8" w:rsidRPr="00F00EDF" w:rsidRDefault="005E58B8" w:rsidP="00632245">
            <w:pPr>
              <w:rPr>
                <w:rFonts w:ascii="Arial" w:hAnsi="Arial" w:cs="Arial"/>
                <w:sz w:val="20"/>
                <w:szCs w:val="20"/>
              </w:rPr>
            </w:pPr>
            <w:r w:rsidRPr="00F00EDF">
              <w:rPr>
                <w:rFonts w:ascii="Arial" w:hAnsi="Arial" w:cs="Arial"/>
                <w:sz w:val="20"/>
                <w:szCs w:val="20"/>
              </w:rPr>
              <w:t xml:space="preserve">Противоречия в данных о запасе </w:t>
            </w:r>
            <w:r w:rsidRPr="00F00EDF">
              <w:rPr>
                <w:rFonts w:ascii="Arial" w:hAnsi="Arial" w:cs="Arial"/>
                <w:sz w:val="20"/>
                <w:szCs w:val="20"/>
                <w:lang w:val="en-US"/>
              </w:rPr>
              <w:sym w:font="Wingdings" w:char="F0E0"/>
            </w:r>
            <w:r w:rsidRPr="00F00EDF">
              <w:rPr>
                <w:rFonts w:ascii="Arial" w:hAnsi="Arial" w:cs="Arial"/>
                <w:sz w:val="20"/>
                <w:szCs w:val="20"/>
              </w:rPr>
              <w:t xml:space="preserve"> </w:t>
            </w:r>
            <w:r w:rsidR="0087413B" w:rsidRPr="00F00EDF">
              <w:rPr>
                <w:rFonts w:ascii="Arial" w:hAnsi="Arial" w:cs="Arial"/>
                <w:sz w:val="20"/>
                <w:szCs w:val="20"/>
              </w:rPr>
              <w:t>предупреждение</w:t>
            </w:r>
          </w:p>
        </w:tc>
      </w:tr>
    </w:tbl>
    <w:p w14:paraId="6F9F23F8" w14:textId="77777777" w:rsidR="005E58B8" w:rsidRPr="00F00EDF" w:rsidRDefault="005E58B8">
      <w:pPr>
        <w:spacing w:after="240" w:line="276" w:lineRule="auto"/>
        <w:ind w:firstLine="567"/>
        <w:rPr>
          <w:rFonts w:ascii="Arial" w:hAnsi="Arial" w:cs="Arial"/>
        </w:rPr>
      </w:pPr>
    </w:p>
    <w:p w14:paraId="4733C13A" w14:textId="510B23CD" w:rsidR="005E58B8" w:rsidRPr="00F00EDF" w:rsidRDefault="00A7247E" w:rsidP="00632245">
      <w:pPr>
        <w:spacing w:line="276" w:lineRule="auto"/>
        <w:ind w:firstLine="567"/>
        <w:rPr>
          <w:rFonts w:ascii="Arial" w:hAnsi="Arial" w:cs="Arial"/>
          <w:b/>
          <w:sz w:val="22"/>
        </w:rPr>
      </w:pPr>
      <w:r w:rsidRPr="00F00EDF">
        <w:rPr>
          <w:rFonts w:ascii="Arial" w:hAnsi="Arial" w:cs="Arial"/>
          <w:b/>
          <w:sz w:val="22"/>
        </w:rPr>
        <w:t xml:space="preserve">Таблица 36. </w:t>
      </w:r>
      <w:r w:rsidR="005E58B8" w:rsidRPr="00F00EDF">
        <w:rPr>
          <w:rFonts w:ascii="Arial" w:hAnsi="Arial" w:cs="Arial"/>
          <w:b/>
          <w:sz w:val="22"/>
        </w:rPr>
        <w:t xml:space="preserve">Операция сериализации </w:t>
      </w:r>
    </w:p>
    <w:tbl>
      <w:tblPr>
        <w:tblW w:w="497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46"/>
        <w:gridCol w:w="2930"/>
        <w:gridCol w:w="2506"/>
        <w:gridCol w:w="3041"/>
      </w:tblGrid>
      <w:tr w:rsidR="005E58B8" w:rsidRPr="00F00EDF" w14:paraId="6522C98A" w14:textId="77777777" w:rsidTr="00802EBE">
        <w:trPr>
          <w:cantSplit/>
          <w:trHeight w:val="445"/>
          <w:tblHeader/>
        </w:trPr>
        <w:tc>
          <w:tcPr>
            <w:tcW w:w="813" w:type="pct"/>
            <w:shd w:val="clear" w:color="auto" w:fill="FFC000"/>
            <w:vAlign w:val="center"/>
          </w:tcPr>
          <w:p w14:paraId="2788A9B6" w14:textId="77777777" w:rsidR="005E58B8" w:rsidRPr="00F00EDF" w:rsidRDefault="005E58B8" w:rsidP="00632245">
            <w:pPr>
              <w:rPr>
                <w:rFonts w:ascii="Arial" w:hAnsi="Arial" w:cs="Arial"/>
                <w:b/>
                <w:sz w:val="20"/>
                <w:szCs w:val="20"/>
              </w:rPr>
            </w:pPr>
            <w:r w:rsidRPr="00F00EDF">
              <w:rPr>
                <w:rFonts w:ascii="Arial" w:hAnsi="Arial" w:cs="Arial"/>
                <w:b/>
                <w:sz w:val="20"/>
                <w:szCs w:val="20"/>
              </w:rPr>
              <w:t>Операция</w:t>
            </w:r>
          </w:p>
        </w:tc>
        <w:tc>
          <w:tcPr>
            <w:tcW w:w="1447" w:type="pct"/>
            <w:shd w:val="clear" w:color="auto" w:fill="FFC000"/>
            <w:vAlign w:val="center"/>
          </w:tcPr>
          <w:p w14:paraId="40E36436" w14:textId="77777777" w:rsidR="005E58B8" w:rsidRPr="00F00EDF" w:rsidRDefault="005E58B8" w:rsidP="00632245">
            <w:pPr>
              <w:rPr>
                <w:rFonts w:ascii="Arial" w:hAnsi="Arial" w:cs="Arial"/>
                <w:b/>
                <w:sz w:val="20"/>
                <w:szCs w:val="20"/>
              </w:rPr>
            </w:pPr>
            <w:r w:rsidRPr="00F00EDF">
              <w:rPr>
                <w:rFonts w:ascii="Arial" w:hAnsi="Arial" w:cs="Arial"/>
                <w:b/>
                <w:sz w:val="20"/>
                <w:szCs w:val="20"/>
              </w:rPr>
              <w:t>Обозначение операции управления серийными номерами</w:t>
            </w:r>
          </w:p>
        </w:tc>
        <w:tc>
          <w:tcPr>
            <w:tcW w:w="1238" w:type="pct"/>
            <w:shd w:val="clear" w:color="auto" w:fill="FFC000"/>
          </w:tcPr>
          <w:p w14:paraId="6E885530" w14:textId="77777777" w:rsidR="005E58B8" w:rsidRPr="00F00EDF" w:rsidRDefault="005E58B8" w:rsidP="00632245">
            <w:pPr>
              <w:rPr>
                <w:rFonts w:ascii="Arial" w:hAnsi="Arial" w:cs="Arial"/>
                <w:b/>
                <w:sz w:val="20"/>
                <w:szCs w:val="20"/>
              </w:rPr>
            </w:pPr>
          </w:p>
          <w:p w14:paraId="7F391004" w14:textId="77777777" w:rsidR="005E58B8" w:rsidRPr="00F00EDF" w:rsidRDefault="005E58B8" w:rsidP="00632245">
            <w:pPr>
              <w:rPr>
                <w:rFonts w:ascii="Arial" w:hAnsi="Arial" w:cs="Arial"/>
                <w:b/>
                <w:sz w:val="20"/>
                <w:szCs w:val="20"/>
              </w:rPr>
            </w:pPr>
            <w:r w:rsidRPr="00F00EDF">
              <w:rPr>
                <w:rFonts w:ascii="Arial" w:hAnsi="Arial" w:cs="Arial"/>
                <w:b/>
                <w:sz w:val="20"/>
                <w:szCs w:val="20"/>
              </w:rPr>
              <w:t>Использование серийных номеров</w:t>
            </w:r>
          </w:p>
        </w:tc>
        <w:tc>
          <w:tcPr>
            <w:tcW w:w="1502" w:type="pct"/>
            <w:shd w:val="clear" w:color="auto" w:fill="FFC000"/>
            <w:vAlign w:val="center"/>
          </w:tcPr>
          <w:p w14:paraId="4B2853C7" w14:textId="77777777" w:rsidR="005E58B8" w:rsidRPr="00F00EDF" w:rsidRDefault="005E58B8" w:rsidP="00632245">
            <w:pPr>
              <w:rPr>
                <w:rFonts w:ascii="Arial" w:hAnsi="Arial" w:cs="Arial"/>
                <w:b/>
                <w:sz w:val="20"/>
                <w:szCs w:val="20"/>
              </w:rPr>
            </w:pPr>
            <w:r w:rsidRPr="00F00EDF">
              <w:rPr>
                <w:rFonts w:ascii="Arial" w:hAnsi="Arial" w:cs="Arial"/>
                <w:b/>
                <w:sz w:val="20"/>
                <w:szCs w:val="20"/>
              </w:rPr>
              <w:t>Серийный номер с/без обязательной единицы оборудования</w:t>
            </w:r>
          </w:p>
        </w:tc>
      </w:tr>
      <w:tr w:rsidR="005E58B8" w:rsidRPr="00F00EDF" w14:paraId="05132E5D" w14:textId="77777777" w:rsidTr="00802EBE">
        <w:trPr>
          <w:cantSplit/>
          <w:trHeight w:val="246"/>
        </w:trPr>
        <w:tc>
          <w:tcPr>
            <w:tcW w:w="813" w:type="pct"/>
            <w:shd w:val="clear" w:color="auto" w:fill="auto"/>
          </w:tcPr>
          <w:p w14:paraId="029AA195" w14:textId="77777777" w:rsidR="005E58B8" w:rsidRPr="00F00EDF" w:rsidRDefault="005E58B8">
            <w:pPr>
              <w:rPr>
                <w:rFonts w:ascii="Arial" w:hAnsi="Arial" w:cs="Arial"/>
                <w:sz w:val="20"/>
                <w:szCs w:val="20"/>
              </w:rPr>
            </w:pPr>
            <w:r w:rsidRPr="00F00EDF">
              <w:rPr>
                <w:rFonts w:ascii="Arial" w:hAnsi="Arial" w:cs="Arial"/>
                <w:sz w:val="20"/>
                <w:szCs w:val="20"/>
              </w:rPr>
              <w:t>MMSL</w:t>
            </w:r>
          </w:p>
        </w:tc>
        <w:tc>
          <w:tcPr>
            <w:tcW w:w="1447" w:type="pct"/>
          </w:tcPr>
          <w:p w14:paraId="01357A92" w14:textId="77777777" w:rsidR="005E58B8" w:rsidRPr="00F00EDF" w:rsidRDefault="005E58B8" w:rsidP="00632245">
            <w:pPr>
              <w:rPr>
                <w:rFonts w:ascii="Arial" w:hAnsi="Arial" w:cs="Arial"/>
                <w:sz w:val="20"/>
                <w:szCs w:val="20"/>
              </w:rPr>
            </w:pPr>
            <w:r w:rsidRPr="00F00EDF">
              <w:rPr>
                <w:rFonts w:ascii="Arial" w:hAnsi="Arial" w:cs="Arial"/>
                <w:sz w:val="20"/>
                <w:szCs w:val="20"/>
              </w:rPr>
              <w:t>Ведение документа ПМ/ОМ</w:t>
            </w:r>
          </w:p>
        </w:tc>
        <w:tc>
          <w:tcPr>
            <w:tcW w:w="1238" w:type="pct"/>
          </w:tcPr>
          <w:p w14:paraId="7BABD14F" w14:textId="1EED4465" w:rsidR="005E58B8" w:rsidRPr="00F00EDF" w:rsidRDefault="0087413B" w:rsidP="00632245">
            <w:pPr>
              <w:rPr>
                <w:rFonts w:ascii="Arial" w:hAnsi="Arial" w:cs="Arial"/>
                <w:sz w:val="20"/>
                <w:szCs w:val="20"/>
              </w:rPr>
            </w:pPr>
            <w:r w:rsidRPr="00F00EDF">
              <w:rPr>
                <w:rFonts w:ascii="Arial" w:hAnsi="Arial" w:cs="Arial"/>
                <w:sz w:val="20"/>
                <w:szCs w:val="20"/>
              </w:rPr>
              <w:t>01</w:t>
            </w:r>
          </w:p>
        </w:tc>
        <w:tc>
          <w:tcPr>
            <w:tcW w:w="1502" w:type="pct"/>
            <w:shd w:val="clear" w:color="auto" w:fill="auto"/>
            <w:vAlign w:val="center"/>
          </w:tcPr>
          <w:p w14:paraId="0989C33A" w14:textId="77777777" w:rsidR="005E58B8" w:rsidRPr="00F00EDF" w:rsidRDefault="005E58B8" w:rsidP="00632245">
            <w:pPr>
              <w:rPr>
                <w:rFonts w:ascii="Arial" w:hAnsi="Arial" w:cs="Arial"/>
                <w:sz w:val="20"/>
                <w:szCs w:val="20"/>
              </w:rPr>
            </w:pPr>
            <w:r w:rsidRPr="00F00EDF">
              <w:rPr>
                <w:rFonts w:ascii="Arial" w:hAnsi="Arial" w:cs="Arial"/>
                <w:sz w:val="20"/>
                <w:szCs w:val="20"/>
              </w:rPr>
              <w:t>01</w:t>
            </w:r>
          </w:p>
        </w:tc>
      </w:tr>
    </w:tbl>
    <w:p w14:paraId="4BE6524B" w14:textId="77777777" w:rsidR="005E58B8" w:rsidRPr="00F00EDF" w:rsidRDefault="005E58B8">
      <w:pPr>
        <w:spacing w:after="240" w:line="276" w:lineRule="auto"/>
        <w:ind w:firstLine="567"/>
        <w:rPr>
          <w:rFonts w:ascii="Arial" w:hAnsi="Arial" w:cs="Arial"/>
          <w:i/>
          <w:lang w:val="en-US"/>
        </w:rPr>
      </w:pPr>
    </w:p>
    <w:p w14:paraId="4AE92F0D" w14:textId="77777777" w:rsidR="005E58B8" w:rsidRPr="00F00EDF" w:rsidRDefault="005E58B8">
      <w:pPr>
        <w:pStyle w:val="4"/>
      </w:pPr>
      <w:r w:rsidRPr="00F00EDF">
        <w:t>Ведение позиции ОФ как ОЗМ</w:t>
      </w:r>
    </w:p>
    <w:p w14:paraId="6EBEE614" w14:textId="25710240" w:rsidR="005E58B8" w:rsidRPr="00F00EDF" w:rsidRDefault="005E58B8">
      <w:pPr>
        <w:spacing w:line="312" w:lineRule="auto"/>
        <w:ind w:firstLine="708"/>
        <w:textAlignment w:val="top"/>
        <w:rPr>
          <w:rFonts w:ascii="Arial" w:hAnsi="Arial" w:cs="Arial"/>
          <w:color w:val="000000"/>
        </w:rPr>
      </w:pPr>
      <w:r w:rsidRPr="00F00EDF">
        <w:rPr>
          <w:rFonts w:ascii="Arial" w:hAnsi="Arial" w:cs="Arial"/>
          <w:color w:val="000000"/>
        </w:rPr>
        <w:t xml:space="preserve">Данный сценарий применяется для деталей и запасных частей, не имеющих индивидуальных записей в системе и физическом складском учете. Учет таких объектов как позиций ОФ в SAP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r w:rsidRPr="00F00EDF">
        <w:rPr>
          <w:rFonts w:ascii="Arial" w:hAnsi="Arial" w:cs="Arial"/>
          <w:color w:val="000000"/>
        </w:rPr>
        <w:t xml:space="preserve"> осуществляется с использованием поля «Количество на складе» основной записи материала.</w:t>
      </w:r>
    </w:p>
    <w:p w14:paraId="2C8D7DBC" w14:textId="52A4DAF8" w:rsidR="005E58B8" w:rsidRPr="00F00EDF" w:rsidRDefault="005E58B8" w:rsidP="00632245">
      <w:pPr>
        <w:pStyle w:val="a7"/>
        <w:keepNext/>
        <w:spacing w:after="240" w:afterAutospacing="0" w:line="276" w:lineRule="auto"/>
      </w:pPr>
      <w:r w:rsidRPr="00F00EDF">
        <w:rPr>
          <w:rFonts w:ascii="Arial" w:hAnsi="Arial" w:cs="Arial"/>
          <w:b/>
          <w:sz w:val="22"/>
        </w:rPr>
        <w:t>Таблица</w:t>
      </w:r>
      <w:r w:rsidR="00A7247E" w:rsidRPr="00F00EDF">
        <w:rPr>
          <w:rFonts w:ascii="Arial" w:hAnsi="Arial" w:cs="Arial"/>
          <w:b/>
          <w:sz w:val="22"/>
        </w:rPr>
        <w:t xml:space="preserve"> 37.</w:t>
      </w:r>
      <w:r w:rsidRPr="00F00EDF">
        <w:rPr>
          <w:rFonts w:ascii="Arial" w:hAnsi="Arial" w:cs="Arial"/>
          <w:b/>
          <w:sz w:val="22"/>
        </w:rPr>
        <w:t xml:space="preserve"> Транзакции ведения основной записи материала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72"/>
        <w:gridCol w:w="1984"/>
        <w:gridCol w:w="2129"/>
        <w:gridCol w:w="2391"/>
      </w:tblGrid>
      <w:tr w:rsidR="005E58B8" w:rsidRPr="00F00EDF" w14:paraId="529A021D" w14:textId="77777777" w:rsidTr="00802EBE">
        <w:trPr>
          <w:cantSplit/>
          <w:trHeight w:val="397"/>
          <w:tblHeader/>
        </w:trPr>
        <w:tc>
          <w:tcPr>
            <w:tcW w:w="1804" w:type="pct"/>
            <w:shd w:val="clear" w:color="auto" w:fill="FFC000"/>
            <w:vAlign w:val="center"/>
          </w:tcPr>
          <w:p w14:paraId="4B1D6180" w14:textId="77777777" w:rsidR="005E58B8" w:rsidRPr="00F00EDF" w:rsidRDefault="005E58B8">
            <w:pPr>
              <w:rPr>
                <w:rFonts w:ascii="Arial" w:hAnsi="Arial" w:cs="Arial"/>
                <w:b/>
                <w:bCs/>
                <w:sz w:val="20"/>
              </w:rPr>
            </w:pPr>
            <w:r w:rsidRPr="00F00EDF">
              <w:rPr>
                <w:rFonts w:ascii="Arial" w:hAnsi="Arial" w:cs="Arial"/>
                <w:b/>
                <w:bCs/>
                <w:sz w:val="20"/>
              </w:rPr>
              <w:t>Объект</w:t>
            </w:r>
          </w:p>
        </w:tc>
        <w:tc>
          <w:tcPr>
            <w:tcW w:w="975" w:type="pct"/>
            <w:shd w:val="clear" w:color="auto" w:fill="FFC000"/>
            <w:vAlign w:val="center"/>
          </w:tcPr>
          <w:p w14:paraId="41323AED" w14:textId="77777777" w:rsidR="005E58B8" w:rsidRPr="00F00EDF" w:rsidRDefault="005E58B8">
            <w:pPr>
              <w:rPr>
                <w:rFonts w:ascii="Arial" w:hAnsi="Arial" w:cs="Arial"/>
                <w:b/>
                <w:bCs/>
                <w:sz w:val="20"/>
              </w:rPr>
            </w:pPr>
            <w:r w:rsidRPr="00F00EDF">
              <w:rPr>
                <w:rFonts w:ascii="Arial" w:hAnsi="Arial" w:cs="Arial"/>
                <w:b/>
                <w:bCs/>
                <w:sz w:val="20"/>
              </w:rPr>
              <w:t>Создание</w:t>
            </w:r>
          </w:p>
        </w:tc>
        <w:tc>
          <w:tcPr>
            <w:tcW w:w="1046" w:type="pct"/>
            <w:shd w:val="clear" w:color="auto" w:fill="FFC000"/>
            <w:vAlign w:val="center"/>
          </w:tcPr>
          <w:p w14:paraId="3F0B5E41" w14:textId="77777777" w:rsidR="005E58B8" w:rsidRPr="00F00EDF" w:rsidRDefault="005E58B8">
            <w:pPr>
              <w:rPr>
                <w:rFonts w:ascii="Arial" w:hAnsi="Arial" w:cs="Arial"/>
                <w:b/>
                <w:bCs/>
                <w:sz w:val="20"/>
              </w:rPr>
            </w:pPr>
            <w:r w:rsidRPr="00F00EDF">
              <w:rPr>
                <w:rFonts w:ascii="Arial" w:hAnsi="Arial" w:cs="Arial"/>
                <w:b/>
                <w:bCs/>
                <w:sz w:val="20"/>
              </w:rPr>
              <w:t>Просмотр</w:t>
            </w:r>
          </w:p>
        </w:tc>
        <w:tc>
          <w:tcPr>
            <w:tcW w:w="1175" w:type="pct"/>
            <w:shd w:val="clear" w:color="auto" w:fill="FFC000"/>
            <w:vAlign w:val="center"/>
          </w:tcPr>
          <w:p w14:paraId="322BBA62" w14:textId="77777777" w:rsidR="005E58B8" w:rsidRPr="00F00EDF" w:rsidRDefault="005E58B8">
            <w:pPr>
              <w:rPr>
                <w:rFonts w:ascii="Arial" w:hAnsi="Arial" w:cs="Arial"/>
                <w:b/>
                <w:bCs/>
                <w:sz w:val="20"/>
              </w:rPr>
            </w:pPr>
            <w:r w:rsidRPr="00F00EDF">
              <w:rPr>
                <w:rFonts w:ascii="Arial" w:hAnsi="Arial" w:cs="Arial"/>
                <w:b/>
                <w:bCs/>
                <w:sz w:val="20"/>
              </w:rPr>
              <w:t>Изменение</w:t>
            </w:r>
          </w:p>
        </w:tc>
      </w:tr>
      <w:tr w:rsidR="005E58B8" w:rsidRPr="00F00EDF" w14:paraId="313E6C22" w14:textId="77777777" w:rsidTr="00802EBE">
        <w:trPr>
          <w:cantSplit/>
        </w:trPr>
        <w:tc>
          <w:tcPr>
            <w:tcW w:w="1804" w:type="pct"/>
            <w:vAlign w:val="bottom"/>
          </w:tcPr>
          <w:p w14:paraId="794FFB6E" w14:textId="77777777" w:rsidR="005E58B8" w:rsidRPr="00F00EDF" w:rsidRDefault="005E58B8">
            <w:pPr>
              <w:rPr>
                <w:rFonts w:ascii="Arial" w:hAnsi="Arial" w:cs="Arial"/>
                <w:sz w:val="20"/>
              </w:rPr>
            </w:pPr>
            <w:r w:rsidRPr="00F00EDF">
              <w:rPr>
                <w:rFonts w:ascii="Arial" w:hAnsi="Arial" w:cs="Arial"/>
                <w:sz w:val="20"/>
              </w:rPr>
              <w:t>ОЗМ</w:t>
            </w:r>
          </w:p>
        </w:tc>
        <w:tc>
          <w:tcPr>
            <w:tcW w:w="975" w:type="pct"/>
            <w:vAlign w:val="bottom"/>
          </w:tcPr>
          <w:p w14:paraId="0C6DB68E" w14:textId="77777777" w:rsidR="005E58B8" w:rsidRPr="00F00EDF" w:rsidRDefault="005E58B8">
            <w:pPr>
              <w:rPr>
                <w:rFonts w:ascii="Arial" w:hAnsi="Arial" w:cs="Arial"/>
                <w:sz w:val="20"/>
              </w:rPr>
            </w:pPr>
            <w:r w:rsidRPr="00F00EDF">
              <w:rPr>
                <w:rFonts w:ascii="Arial" w:hAnsi="Arial" w:cs="Arial"/>
                <w:sz w:val="20"/>
                <w:lang w:val="en-US"/>
              </w:rPr>
              <w:t>MM</w:t>
            </w:r>
            <w:r w:rsidRPr="00F00EDF">
              <w:rPr>
                <w:rFonts w:ascii="Arial" w:hAnsi="Arial" w:cs="Arial"/>
                <w:sz w:val="20"/>
              </w:rPr>
              <w:t>01</w:t>
            </w:r>
          </w:p>
        </w:tc>
        <w:tc>
          <w:tcPr>
            <w:tcW w:w="1046" w:type="pct"/>
          </w:tcPr>
          <w:p w14:paraId="68012858" w14:textId="77777777" w:rsidR="005E58B8" w:rsidRPr="00F00EDF" w:rsidRDefault="005E58B8">
            <w:pPr>
              <w:rPr>
                <w:rFonts w:ascii="Arial" w:hAnsi="Arial" w:cs="Arial"/>
                <w:sz w:val="20"/>
              </w:rPr>
            </w:pPr>
            <w:r w:rsidRPr="00F00EDF">
              <w:rPr>
                <w:rFonts w:ascii="Arial" w:hAnsi="Arial" w:cs="Arial"/>
                <w:sz w:val="20"/>
                <w:lang w:val="en-US"/>
              </w:rPr>
              <w:t>MM</w:t>
            </w:r>
            <w:r w:rsidRPr="00F00EDF">
              <w:rPr>
                <w:rFonts w:ascii="Arial" w:hAnsi="Arial" w:cs="Arial"/>
                <w:sz w:val="20"/>
              </w:rPr>
              <w:t>03</w:t>
            </w:r>
          </w:p>
        </w:tc>
        <w:tc>
          <w:tcPr>
            <w:tcW w:w="1175" w:type="pct"/>
          </w:tcPr>
          <w:p w14:paraId="0F75B21B" w14:textId="77777777" w:rsidR="005E58B8" w:rsidRPr="00F00EDF" w:rsidRDefault="005E58B8">
            <w:pPr>
              <w:rPr>
                <w:rFonts w:ascii="Arial" w:hAnsi="Arial" w:cs="Arial"/>
                <w:sz w:val="20"/>
              </w:rPr>
            </w:pPr>
            <w:r w:rsidRPr="00F00EDF">
              <w:rPr>
                <w:rFonts w:ascii="Arial" w:hAnsi="Arial" w:cs="Arial"/>
                <w:sz w:val="20"/>
                <w:lang w:val="en-US"/>
              </w:rPr>
              <w:t>MM</w:t>
            </w:r>
            <w:r w:rsidRPr="00F00EDF">
              <w:rPr>
                <w:rFonts w:ascii="Arial" w:hAnsi="Arial" w:cs="Arial"/>
                <w:sz w:val="20"/>
              </w:rPr>
              <w:t>02</w:t>
            </w:r>
          </w:p>
        </w:tc>
      </w:tr>
    </w:tbl>
    <w:p w14:paraId="42C72247" w14:textId="77777777" w:rsidR="005E58B8" w:rsidRPr="00F00EDF" w:rsidRDefault="005E58B8">
      <w:pPr>
        <w:spacing w:line="312" w:lineRule="auto"/>
        <w:ind w:firstLine="708"/>
        <w:textAlignment w:val="top"/>
        <w:rPr>
          <w:rFonts w:ascii="Arial" w:hAnsi="Arial" w:cs="Arial"/>
          <w:color w:val="000000"/>
        </w:rPr>
      </w:pPr>
    </w:p>
    <w:p w14:paraId="6C7AD408" w14:textId="77777777" w:rsidR="005E58B8" w:rsidRPr="00F00EDF" w:rsidRDefault="005E58B8">
      <w:pPr>
        <w:spacing w:line="312" w:lineRule="auto"/>
        <w:ind w:firstLine="708"/>
        <w:textAlignment w:val="top"/>
        <w:rPr>
          <w:rFonts w:ascii="Arial" w:hAnsi="Arial" w:cs="Arial"/>
          <w:color w:val="000000"/>
        </w:rPr>
      </w:pPr>
      <w:r w:rsidRPr="00F00EDF">
        <w:rPr>
          <w:rFonts w:ascii="Arial" w:hAnsi="Arial" w:cs="Arial"/>
          <w:color w:val="000000"/>
        </w:rPr>
        <w:t>Вид оценки ОЗМ в контексте учета таких позиций ОФ является одновременно признаком принадлежности позиции к ОФ и показателем её исправности. Для всех таких позиций, поступающих в ОФ, проводится оценка технического состояния, на основе которой позиции разделяются по видам оценки:</w:t>
      </w:r>
    </w:p>
    <w:p w14:paraId="12249A78" w14:textId="67BB6F3A" w:rsidR="005E58B8" w:rsidRPr="00F00EDF" w:rsidRDefault="002A7CE7">
      <w:pPr>
        <w:pStyle w:val="afa"/>
        <w:numPr>
          <w:ilvl w:val="0"/>
          <w:numId w:val="20"/>
        </w:numPr>
        <w:spacing w:line="312" w:lineRule="auto"/>
        <w:textAlignment w:val="top"/>
        <w:rPr>
          <w:rFonts w:ascii="Arial" w:hAnsi="Arial" w:cs="Arial"/>
          <w:color w:val="000000"/>
        </w:rPr>
      </w:pPr>
      <w:r w:rsidRPr="00F00EDF">
        <w:rPr>
          <w:rFonts w:ascii="Arial" w:hAnsi="Arial" w:cs="Arial"/>
          <w:color w:val="000000"/>
        </w:rPr>
        <w:t>НЕИСПРАВН</w:t>
      </w:r>
      <w:r w:rsidR="00FA1752" w:rsidRPr="00F00EDF">
        <w:rPr>
          <w:rFonts w:ascii="Arial" w:hAnsi="Arial" w:cs="Arial"/>
          <w:color w:val="000000"/>
        </w:rPr>
        <w:t>;</w:t>
      </w:r>
    </w:p>
    <w:p w14:paraId="746DBFD7" w14:textId="05085092" w:rsidR="00FA1752" w:rsidRPr="00F00EDF" w:rsidRDefault="002A7CE7">
      <w:pPr>
        <w:pStyle w:val="afa"/>
        <w:numPr>
          <w:ilvl w:val="0"/>
          <w:numId w:val="20"/>
        </w:numPr>
        <w:spacing w:line="312" w:lineRule="auto"/>
        <w:textAlignment w:val="top"/>
        <w:rPr>
          <w:rFonts w:ascii="Arial" w:hAnsi="Arial" w:cs="Arial"/>
          <w:color w:val="000000"/>
        </w:rPr>
      </w:pPr>
      <w:r w:rsidRPr="00F00EDF">
        <w:rPr>
          <w:rFonts w:ascii="Arial" w:hAnsi="Arial" w:cs="Arial"/>
          <w:color w:val="000000"/>
        </w:rPr>
        <w:t>ИСПРАВНЫЙ</w:t>
      </w:r>
      <w:r w:rsidR="00FA1752" w:rsidRPr="00F00EDF">
        <w:rPr>
          <w:rFonts w:ascii="Arial" w:hAnsi="Arial" w:cs="Arial"/>
          <w:color w:val="000000"/>
        </w:rPr>
        <w:t>.</w:t>
      </w:r>
    </w:p>
    <w:p w14:paraId="2146B7C6" w14:textId="77777777" w:rsidR="005E58B8" w:rsidRPr="00F00EDF" w:rsidRDefault="005E58B8">
      <w:pPr>
        <w:spacing w:line="312" w:lineRule="auto"/>
        <w:textAlignment w:val="top"/>
        <w:rPr>
          <w:rFonts w:ascii="Arial" w:hAnsi="Arial" w:cs="Arial"/>
          <w:color w:val="000000"/>
        </w:rPr>
      </w:pPr>
    </w:p>
    <w:p w14:paraId="3104FA07" w14:textId="77777777" w:rsidR="005E58B8" w:rsidRPr="00F00EDF" w:rsidRDefault="005E58B8">
      <w:pPr>
        <w:spacing w:line="312" w:lineRule="auto"/>
        <w:textAlignment w:val="top"/>
        <w:rPr>
          <w:rFonts w:ascii="Arial" w:hAnsi="Arial" w:cs="Arial"/>
          <w:color w:val="000000"/>
        </w:rPr>
      </w:pPr>
      <w:r w:rsidRPr="00F00EDF">
        <w:rPr>
          <w:rFonts w:ascii="Arial" w:hAnsi="Arial" w:cs="Arial"/>
          <w:color w:val="000000"/>
        </w:rPr>
        <w:t>Для учета позиций ОФ в качестве ОЗМ, используется следующий вид материала:</w:t>
      </w:r>
    </w:p>
    <w:p w14:paraId="26F8A2E1" w14:textId="319EA421" w:rsidR="005E58B8" w:rsidRPr="00F00EDF" w:rsidRDefault="005E58B8" w:rsidP="00632245">
      <w:pPr>
        <w:pStyle w:val="a7"/>
        <w:keepNext/>
        <w:spacing w:after="240" w:afterAutospacing="0" w:line="276" w:lineRule="auto"/>
        <w:rPr>
          <w:rFonts w:ascii="Arial" w:hAnsi="Arial" w:cs="Arial"/>
          <w:b/>
          <w:sz w:val="22"/>
        </w:rPr>
      </w:pPr>
      <w:r w:rsidRPr="00F00EDF">
        <w:rPr>
          <w:rFonts w:ascii="Arial" w:hAnsi="Arial" w:cs="Arial"/>
          <w:b/>
          <w:sz w:val="22"/>
        </w:rPr>
        <w:t>Таблица</w:t>
      </w:r>
      <w:r w:rsidR="00A7247E" w:rsidRPr="00F00EDF">
        <w:rPr>
          <w:rFonts w:ascii="Arial" w:hAnsi="Arial" w:cs="Arial"/>
          <w:b/>
          <w:sz w:val="22"/>
        </w:rPr>
        <w:t xml:space="preserve"> 38.</w:t>
      </w:r>
      <w:r w:rsidRPr="00F00EDF">
        <w:rPr>
          <w:rFonts w:ascii="Arial" w:hAnsi="Arial" w:cs="Arial"/>
          <w:b/>
          <w:sz w:val="22"/>
        </w:rPr>
        <w:t xml:space="preserve"> Виды материала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54"/>
        <w:gridCol w:w="3834"/>
        <w:gridCol w:w="2552"/>
        <w:gridCol w:w="2536"/>
      </w:tblGrid>
      <w:tr w:rsidR="005E58B8" w:rsidRPr="00F00EDF" w14:paraId="22FD9D96" w14:textId="77777777" w:rsidTr="00802EBE">
        <w:trPr>
          <w:cantSplit/>
          <w:trHeight w:val="397"/>
        </w:trPr>
        <w:tc>
          <w:tcPr>
            <w:tcW w:w="616" w:type="pct"/>
            <w:shd w:val="clear" w:color="auto" w:fill="FFC000"/>
          </w:tcPr>
          <w:p w14:paraId="2B8D5E64" w14:textId="77777777" w:rsidR="005E58B8" w:rsidRPr="00F00EDF" w:rsidRDefault="005E58B8" w:rsidP="00632245">
            <w:pPr>
              <w:rPr>
                <w:rFonts w:cs="Arial"/>
                <w:b/>
                <w:sz w:val="20"/>
              </w:rPr>
            </w:pPr>
            <w:r w:rsidRPr="00F00EDF">
              <w:t>Код вида материала</w:t>
            </w:r>
          </w:p>
        </w:tc>
        <w:tc>
          <w:tcPr>
            <w:tcW w:w="1884" w:type="pct"/>
            <w:shd w:val="clear" w:color="auto" w:fill="FFC000"/>
          </w:tcPr>
          <w:p w14:paraId="696AF532" w14:textId="77777777" w:rsidR="005E58B8" w:rsidRPr="00F00EDF" w:rsidRDefault="005E58B8" w:rsidP="00632245">
            <w:pPr>
              <w:rPr>
                <w:rFonts w:cs="Arial"/>
                <w:b/>
                <w:sz w:val="20"/>
              </w:rPr>
            </w:pPr>
            <w:r w:rsidRPr="00F00EDF">
              <w:t>Описание</w:t>
            </w:r>
          </w:p>
        </w:tc>
        <w:tc>
          <w:tcPr>
            <w:tcW w:w="1254" w:type="pct"/>
            <w:shd w:val="clear" w:color="auto" w:fill="FFC000"/>
          </w:tcPr>
          <w:p w14:paraId="474D7B52" w14:textId="77777777" w:rsidR="005E58B8" w:rsidRPr="00F00EDF" w:rsidRDefault="005E58B8" w:rsidP="00632245">
            <w:pPr>
              <w:rPr>
                <w:rFonts w:cs="Arial"/>
                <w:b/>
                <w:sz w:val="20"/>
              </w:rPr>
            </w:pPr>
            <w:r w:rsidRPr="00F00EDF">
              <w:t>Начальный номер диапазона номеров</w:t>
            </w:r>
          </w:p>
        </w:tc>
        <w:tc>
          <w:tcPr>
            <w:tcW w:w="1246" w:type="pct"/>
            <w:shd w:val="clear" w:color="auto" w:fill="FFC000"/>
          </w:tcPr>
          <w:p w14:paraId="0280D1CF" w14:textId="77777777" w:rsidR="005E58B8" w:rsidRPr="00F00EDF" w:rsidRDefault="005E58B8" w:rsidP="00632245">
            <w:r w:rsidRPr="00F00EDF">
              <w:t>Конечный номер диапазона номеров</w:t>
            </w:r>
          </w:p>
        </w:tc>
      </w:tr>
      <w:tr w:rsidR="005E58B8" w:rsidRPr="00F00EDF" w14:paraId="0EF423E9" w14:textId="77777777" w:rsidTr="00802EBE">
        <w:trPr>
          <w:cantSplit/>
        </w:trPr>
        <w:tc>
          <w:tcPr>
            <w:tcW w:w="616" w:type="pct"/>
          </w:tcPr>
          <w:p w14:paraId="76933D7C" w14:textId="77777777" w:rsidR="005E58B8" w:rsidRPr="00F00EDF" w:rsidRDefault="005E58B8">
            <w:pPr>
              <w:rPr>
                <w:rFonts w:ascii="Arial" w:hAnsi="Arial" w:cs="Arial"/>
                <w:sz w:val="20"/>
              </w:rPr>
            </w:pPr>
            <w:r w:rsidRPr="00F00EDF">
              <w:rPr>
                <w:rFonts w:ascii="Arial" w:hAnsi="Arial" w:cs="Arial"/>
                <w:sz w:val="20"/>
              </w:rPr>
              <w:lastRenderedPageBreak/>
              <w:t>ROH</w:t>
            </w:r>
          </w:p>
        </w:tc>
        <w:tc>
          <w:tcPr>
            <w:tcW w:w="1884" w:type="pct"/>
          </w:tcPr>
          <w:p w14:paraId="09AAC585" w14:textId="77777777" w:rsidR="005E58B8" w:rsidRPr="00F00EDF" w:rsidRDefault="005E58B8">
            <w:pPr>
              <w:rPr>
                <w:rFonts w:ascii="Arial" w:hAnsi="Arial" w:cs="Arial"/>
                <w:sz w:val="20"/>
              </w:rPr>
            </w:pPr>
            <w:r w:rsidRPr="00F00EDF">
              <w:rPr>
                <w:rFonts w:ascii="Arial" w:hAnsi="Arial" w:cs="Arial"/>
                <w:sz w:val="20"/>
              </w:rPr>
              <w:t>Материально-технические ресурсы</w:t>
            </w:r>
          </w:p>
          <w:p w14:paraId="77684260" w14:textId="77777777" w:rsidR="005E58B8" w:rsidRPr="00F00EDF" w:rsidRDefault="005E58B8">
            <w:pPr>
              <w:rPr>
                <w:rFonts w:ascii="Arial" w:hAnsi="Arial" w:cs="Arial"/>
                <w:sz w:val="20"/>
              </w:rPr>
            </w:pPr>
            <w:r w:rsidRPr="00F00EDF">
              <w:rPr>
                <w:rFonts w:ascii="Arial" w:hAnsi="Arial" w:cs="Arial"/>
                <w:sz w:val="20"/>
              </w:rPr>
              <w:t>Закупаемые материалы для нужд Производства, ТОРО, КС и прочее.</w:t>
            </w:r>
          </w:p>
          <w:p w14:paraId="75C74C84" w14:textId="77777777" w:rsidR="005E58B8" w:rsidRPr="00F00EDF" w:rsidRDefault="005E58B8">
            <w:pPr>
              <w:rPr>
                <w:rFonts w:ascii="Arial" w:hAnsi="Arial" w:cs="Arial"/>
                <w:sz w:val="20"/>
              </w:rPr>
            </w:pPr>
            <w:r w:rsidRPr="00F00EDF">
              <w:rPr>
                <w:rFonts w:ascii="Arial" w:hAnsi="Arial" w:cs="Arial"/>
                <w:sz w:val="20"/>
              </w:rPr>
              <w:t>Стоимость материалов отражается на 10-х счетах.</w:t>
            </w:r>
          </w:p>
        </w:tc>
        <w:tc>
          <w:tcPr>
            <w:tcW w:w="1254" w:type="pct"/>
          </w:tcPr>
          <w:p w14:paraId="79CF56AA" w14:textId="77777777" w:rsidR="005E58B8" w:rsidRPr="00F00EDF" w:rsidRDefault="005E58B8" w:rsidP="00632245">
            <w:pPr>
              <w:rPr>
                <w:rFonts w:ascii="Arial" w:hAnsi="Arial" w:cs="Arial"/>
                <w:sz w:val="20"/>
              </w:rPr>
            </w:pPr>
            <w:r w:rsidRPr="00F00EDF">
              <w:rPr>
                <w:rFonts w:ascii="Arial" w:hAnsi="Arial" w:cs="Arial"/>
                <w:sz w:val="20"/>
              </w:rPr>
              <w:t>10000000</w:t>
            </w:r>
          </w:p>
        </w:tc>
        <w:tc>
          <w:tcPr>
            <w:tcW w:w="1246" w:type="pct"/>
          </w:tcPr>
          <w:p w14:paraId="223CBB8F" w14:textId="77777777" w:rsidR="005E58B8" w:rsidRPr="00F00EDF" w:rsidRDefault="005E58B8" w:rsidP="00632245">
            <w:pPr>
              <w:rPr>
                <w:rFonts w:ascii="Arial" w:hAnsi="Arial" w:cs="Arial"/>
                <w:sz w:val="20"/>
              </w:rPr>
            </w:pPr>
            <w:r w:rsidRPr="00F00EDF">
              <w:rPr>
                <w:rFonts w:ascii="Arial" w:hAnsi="Arial" w:cs="Arial"/>
                <w:sz w:val="20"/>
              </w:rPr>
              <w:t>19999999</w:t>
            </w:r>
          </w:p>
        </w:tc>
      </w:tr>
    </w:tbl>
    <w:p w14:paraId="471255A5" w14:textId="77777777" w:rsidR="005E58B8" w:rsidRPr="00F00EDF" w:rsidRDefault="005E58B8">
      <w:pPr>
        <w:spacing w:after="240" w:line="276" w:lineRule="auto"/>
        <w:rPr>
          <w:rFonts w:ascii="Arial" w:hAnsi="Arial" w:cs="Arial"/>
          <w:color w:val="A6A6A6" w:themeColor="background1" w:themeShade="A6"/>
        </w:rPr>
      </w:pPr>
    </w:p>
    <w:p w14:paraId="256C7708" w14:textId="4F48DBAD" w:rsidR="005E58B8" w:rsidRPr="00F00EDF" w:rsidRDefault="005E58B8">
      <w:pPr>
        <w:spacing w:line="312" w:lineRule="auto"/>
        <w:textAlignment w:val="top"/>
        <w:rPr>
          <w:rFonts w:ascii="Arial" w:hAnsi="Arial" w:cs="Arial"/>
          <w:color w:val="000000"/>
        </w:rPr>
      </w:pPr>
      <w:r w:rsidRPr="00F00EDF">
        <w:rPr>
          <w:rFonts w:ascii="Arial" w:hAnsi="Arial" w:cs="Arial"/>
          <w:color w:val="000000"/>
        </w:rPr>
        <w:t xml:space="preserve">Для раздельной оценки объектов </w:t>
      </w:r>
      <w:r w:rsidR="008E0AA0" w:rsidRPr="00F00EDF">
        <w:rPr>
          <w:rFonts w:ascii="Arial" w:hAnsi="Arial" w:cs="Arial"/>
          <w:color w:val="000000"/>
        </w:rPr>
        <w:t>ОФ</w:t>
      </w:r>
      <w:r w:rsidRPr="00F00EDF">
        <w:rPr>
          <w:rFonts w:ascii="Arial" w:hAnsi="Arial" w:cs="Arial"/>
          <w:color w:val="000000"/>
        </w:rPr>
        <w:t xml:space="preserve"> на складе, используется стандартное поле в основной записи материала «вид оценки» (код объекта из реестра НСИ «FI_6», описан в разделе 3.11.4 в КД ERP.</w:t>
      </w:r>
      <w:r w:rsidR="007C7B48" w:rsidRPr="00F00EDF">
        <w:rPr>
          <w:rFonts w:ascii="Arial" w:hAnsi="Arial" w:cs="Arial"/>
          <w:color w:val="000000"/>
        </w:rPr>
        <w:t>9</w:t>
      </w:r>
      <w:r w:rsidRPr="00F00EDF">
        <w:rPr>
          <w:rFonts w:ascii="Arial" w:hAnsi="Arial" w:cs="Arial"/>
          <w:color w:val="000000"/>
        </w:rPr>
        <w:t>.</w:t>
      </w:r>
      <w:r w:rsidR="007C7B48" w:rsidRPr="00F00EDF">
        <w:rPr>
          <w:rFonts w:ascii="Arial" w:hAnsi="Arial" w:cs="Arial"/>
          <w:color w:val="000000"/>
        </w:rPr>
        <w:t>9.2</w:t>
      </w:r>
      <w:r w:rsidRPr="00F00EDF">
        <w:rPr>
          <w:rFonts w:ascii="Arial" w:hAnsi="Arial" w:cs="Arial"/>
          <w:color w:val="000000"/>
        </w:rPr>
        <w:t>.47 «Концепция по НСИ»).</w:t>
      </w:r>
    </w:p>
    <w:p w14:paraId="4D1F2A73" w14:textId="14EFC232" w:rsidR="005E58B8" w:rsidRPr="00F00EDF" w:rsidRDefault="005E58B8" w:rsidP="00632245">
      <w:pPr>
        <w:pStyle w:val="a7"/>
        <w:keepNext/>
        <w:spacing w:after="240" w:afterAutospacing="0" w:line="276" w:lineRule="auto"/>
        <w:rPr>
          <w:rFonts w:ascii="Arial" w:hAnsi="Arial" w:cs="Arial"/>
          <w:b/>
          <w:sz w:val="22"/>
        </w:rPr>
      </w:pPr>
      <w:r w:rsidRPr="00F00EDF">
        <w:rPr>
          <w:rFonts w:ascii="Arial" w:hAnsi="Arial" w:cs="Arial"/>
          <w:b/>
          <w:sz w:val="22"/>
        </w:rPr>
        <w:t>Таблица</w:t>
      </w:r>
      <w:r w:rsidR="00A7247E" w:rsidRPr="00F00EDF">
        <w:rPr>
          <w:rFonts w:ascii="Arial" w:hAnsi="Arial" w:cs="Arial"/>
          <w:b/>
          <w:sz w:val="22"/>
        </w:rPr>
        <w:t xml:space="preserve"> 39.</w:t>
      </w:r>
      <w:r w:rsidRPr="00F00EDF">
        <w:rPr>
          <w:rFonts w:ascii="Arial" w:hAnsi="Arial" w:cs="Arial"/>
          <w:b/>
          <w:sz w:val="22"/>
        </w:rPr>
        <w:t xml:space="preserve"> Виды оце</w:t>
      </w:r>
      <w:r w:rsidR="00A7247E" w:rsidRPr="00F00EDF">
        <w:rPr>
          <w:rFonts w:ascii="Arial" w:hAnsi="Arial" w:cs="Arial"/>
          <w:b/>
          <w:sz w:val="22"/>
        </w:rPr>
        <w:t>нки ОФ, который ведется как ОЗМ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13"/>
        <w:gridCol w:w="8063"/>
      </w:tblGrid>
      <w:tr w:rsidR="00911209" w:rsidRPr="00F00EDF" w14:paraId="4C72C95B" w14:textId="77777777" w:rsidTr="00911209">
        <w:trPr>
          <w:cantSplit/>
          <w:trHeight w:val="397"/>
        </w:trPr>
        <w:tc>
          <w:tcPr>
            <w:tcW w:w="1038" w:type="pct"/>
            <w:shd w:val="clear" w:color="auto" w:fill="FFC000"/>
          </w:tcPr>
          <w:p w14:paraId="3FAC4EA0" w14:textId="77777777" w:rsidR="00911209" w:rsidRPr="00F00EDF" w:rsidRDefault="00911209">
            <w:pPr>
              <w:widowControl w:val="0"/>
              <w:ind w:firstLine="15"/>
              <w:rPr>
                <w:rFonts w:ascii="Arial" w:hAnsi="Arial" w:cs="Arial"/>
                <w:b/>
                <w:sz w:val="20"/>
                <w:szCs w:val="20"/>
              </w:rPr>
            </w:pPr>
            <w:r w:rsidRPr="00F00EDF">
              <w:rPr>
                <w:rFonts w:ascii="Arial" w:hAnsi="Arial" w:cs="Arial"/>
                <w:b/>
                <w:sz w:val="20"/>
                <w:szCs w:val="20"/>
              </w:rPr>
              <w:t>Код</w:t>
            </w:r>
          </w:p>
        </w:tc>
        <w:tc>
          <w:tcPr>
            <w:tcW w:w="3962" w:type="pct"/>
            <w:shd w:val="clear" w:color="auto" w:fill="FFC000"/>
          </w:tcPr>
          <w:p w14:paraId="54B55B0C" w14:textId="77777777" w:rsidR="00911209" w:rsidRPr="00F00EDF" w:rsidRDefault="00911209">
            <w:pPr>
              <w:widowControl w:val="0"/>
              <w:ind w:firstLine="15"/>
              <w:rPr>
                <w:rFonts w:ascii="Arial" w:hAnsi="Arial" w:cs="Arial"/>
                <w:b/>
                <w:sz w:val="20"/>
                <w:szCs w:val="20"/>
              </w:rPr>
            </w:pPr>
            <w:r w:rsidRPr="00F00EDF">
              <w:rPr>
                <w:rFonts w:ascii="Arial" w:hAnsi="Arial" w:cs="Arial"/>
                <w:b/>
                <w:sz w:val="20"/>
                <w:szCs w:val="20"/>
              </w:rPr>
              <w:t>Описание</w:t>
            </w:r>
          </w:p>
        </w:tc>
      </w:tr>
      <w:tr w:rsidR="00911209" w:rsidRPr="00F00EDF" w14:paraId="106A3931" w14:textId="77777777" w:rsidTr="00911209">
        <w:trPr>
          <w:cantSplit/>
        </w:trPr>
        <w:tc>
          <w:tcPr>
            <w:tcW w:w="1038" w:type="pct"/>
            <w:vAlign w:val="bottom"/>
          </w:tcPr>
          <w:p w14:paraId="0FBD770E" w14:textId="7705ECAA" w:rsidR="00911209" w:rsidRPr="00F00EDF" w:rsidRDefault="000E7188">
            <w:pPr>
              <w:pStyle w:val="afff4"/>
              <w:widowControl w:val="0"/>
              <w:rPr>
                <w:sz w:val="20"/>
                <w:szCs w:val="20"/>
              </w:rPr>
            </w:pPr>
            <w:r w:rsidRPr="00F00EDF">
              <w:rPr>
                <w:sz w:val="20"/>
                <w:szCs w:val="20"/>
              </w:rPr>
              <w:t>НЕИСПРАВН</w:t>
            </w:r>
          </w:p>
        </w:tc>
        <w:tc>
          <w:tcPr>
            <w:tcW w:w="3962" w:type="pct"/>
          </w:tcPr>
          <w:p w14:paraId="293C7BE8" w14:textId="15FFBCFF" w:rsidR="00911209" w:rsidRPr="00F00EDF" w:rsidRDefault="000E7188">
            <w:pPr>
              <w:pStyle w:val="afff4"/>
              <w:widowControl w:val="0"/>
              <w:rPr>
                <w:sz w:val="20"/>
                <w:szCs w:val="20"/>
              </w:rPr>
            </w:pPr>
            <w:r w:rsidRPr="00F00EDF">
              <w:rPr>
                <w:sz w:val="20"/>
                <w:szCs w:val="20"/>
              </w:rPr>
              <w:t>Неисправный материал</w:t>
            </w:r>
          </w:p>
        </w:tc>
      </w:tr>
      <w:tr w:rsidR="00911209" w:rsidRPr="00F00EDF" w14:paraId="0464F5DC" w14:textId="77777777" w:rsidTr="00911209">
        <w:trPr>
          <w:cantSplit/>
        </w:trPr>
        <w:tc>
          <w:tcPr>
            <w:tcW w:w="1038" w:type="pct"/>
            <w:vAlign w:val="bottom"/>
          </w:tcPr>
          <w:p w14:paraId="5620D255" w14:textId="1C19B6BC" w:rsidR="00911209" w:rsidRPr="00F00EDF" w:rsidRDefault="005E394A">
            <w:pPr>
              <w:pStyle w:val="afff4"/>
              <w:widowControl w:val="0"/>
              <w:rPr>
                <w:sz w:val="20"/>
                <w:szCs w:val="20"/>
              </w:rPr>
            </w:pPr>
            <w:r w:rsidRPr="00F00EDF">
              <w:rPr>
                <w:sz w:val="20"/>
                <w:szCs w:val="20"/>
              </w:rPr>
              <w:t>ИСПРАВН</w:t>
            </w:r>
            <w:r w:rsidR="00357FBB" w:rsidRPr="00F00EDF">
              <w:rPr>
                <w:sz w:val="20"/>
                <w:szCs w:val="20"/>
              </w:rPr>
              <w:t>ЫЙ</w:t>
            </w:r>
          </w:p>
        </w:tc>
        <w:tc>
          <w:tcPr>
            <w:tcW w:w="3962" w:type="pct"/>
          </w:tcPr>
          <w:p w14:paraId="4BC29F45" w14:textId="408015C7" w:rsidR="00911209" w:rsidRPr="00F00EDF" w:rsidRDefault="005E394A">
            <w:pPr>
              <w:pStyle w:val="afff4"/>
              <w:widowControl w:val="0"/>
              <w:rPr>
                <w:sz w:val="20"/>
                <w:szCs w:val="20"/>
              </w:rPr>
            </w:pPr>
            <w:r w:rsidRPr="00F00EDF">
              <w:rPr>
                <w:sz w:val="20"/>
                <w:szCs w:val="20"/>
              </w:rPr>
              <w:t>Исправный материал</w:t>
            </w:r>
          </w:p>
        </w:tc>
      </w:tr>
    </w:tbl>
    <w:p w14:paraId="30389998" w14:textId="07120F8B" w:rsidR="005E58B8" w:rsidRPr="00F00EDF" w:rsidRDefault="005E58B8">
      <w:pPr>
        <w:spacing w:after="240" w:line="276" w:lineRule="auto"/>
        <w:rPr>
          <w:rFonts w:ascii="Arial" w:hAnsi="Arial" w:cs="Arial"/>
          <w:color w:val="A6A6A6" w:themeColor="background1" w:themeShade="A6"/>
        </w:rPr>
      </w:pPr>
    </w:p>
    <w:p w14:paraId="03071B81" w14:textId="39206E6A" w:rsidR="0022676E" w:rsidRPr="00F00EDF" w:rsidRDefault="0022676E">
      <w:pPr>
        <w:spacing w:line="276" w:lineRule="auto"/>
        <w:ind w:firstLine="708"/>
        <w:rPr>
          <w:rFonts w:ascii="Arial" w:hAnsi="Arial" w:cs="Arial"/>
          <w:color w:val="000000" w:themeColor="text1"/>
        </w:rPr>
      </w:pPr>
      <w:r w:rsidRPr="00F00EDF">
        <w:rPr>
          <w:rFonts w:ascii="Arial" w:hAnsi="Arial" w:cs="Arial"/>
          <w:color w:val="000000" w:themeColor="text1"/>
        </w:rPr>
        <w:t xml:space="preserve">При ведении НСИ </w:t>
      </w:r>
      <w:r w:rsidR="00A023C8" w:rsidRPr="00F00EDF">
        <w:rPr>
          <w:rFonts w:ascii="Arial" w:hAnsi="Arial" w:cs="Arial"/>
          <w:color w:val="000000" w:themeColor="text1"/>
        </w:rPr>
        <w:t>ТОиР</w:t>
      </w:r>
      <w:r w:rsidRPr="00F00EDF">
        <w:rPr>
          <w:rFonts w:ascii="Arial" w:hAnsi="Arial" w:cs="Arial"/>
          <w:color w:val="000000" w:themeColor="text1"/>
        </w:rPr>
        <w:t xml:space="preserve"> и закрытии заказов ТОРО должно проверяться, что серийный номер единицы оборудования совпадает с серийным номером материала.</w:t>
      </w:r>
    </w:p>
    <w:p w14:paraId="06691731" w14:textId="77777777" w:rsidR="005E58B8" w:rsidRPr="00F00EDF" w:rsidRDefault="005E58B8">
      <w:pPr>
        <w:spacing w:after="240" w:line="276" w:lineRule="auto"/>
        <w:rPr>
          <w:rFonts w:ascii="Arial" w:hAnsi="Arial" w:cs="Arial"/>
          <w:color w:val="A6A6A6" w:themeColor="background1" w:themeShade="A6"/>
        </w:rPr>
      </w:pPr>
    </w:p>
    <w:p w14:paraId="08AB6468" w14:textId="2C38A7EF" w:rsidR="005E58B8" w:rsidRPr="00F00EDF" w:rsidRDefault="005E58B8">
      <w:pPr>
        <w:pStyle w:val="31"/>
        <w:keepLines/>
        <w:numPr>
          <w:ilvl w:val="2"/>
          <w:numId w:val="8"/>
        </w:numPr>
        <w:spacing w:before="160" w:after="120" w:line="276" w:lineRule="auto"/>
        <w:rPr>
          <w:rFonts w:eastAsiaTheme="majorEastAsia" w:cstheme="majorBidi"/>
          <w:caps w:val="0"/>
          <w:sz w:val="24"/>
          <w:szCs w:val="24"/>
        </w:rPr>
      </w:pPr>
      <w:bookmarkStart w:id="2699" w:name="_Toc522187315"/>
      <w:bookmarkStart w:id="2700" w:name="_Toc68543351"/>
      <w:r w:rsidRPr="00F00EDF">
        <w:rPr>
          <w:rFonts w:eastAsiaTheme="majorEastAsia" w:cstheme="majorBidi"/>
          <w:caps w:val="0"/>
          <w:sz w:val="24"/>
          <w:szCs w:val="24"/>
        </w:rPr>
        <w:t xml:space="preserve">Поступление </w:t>
      </w:r>
      <w:bookmarkEnd w:id="2699"/>
      <w:r w:rsidR="00406B7D" w:rsidRPr="00F00EDF">
        <w:rPr>
          <w:rFonts w:eastAsiaTheme="majorEastAsia" w:cstheme="majorBidi"/>
          <w:caps w:val="0"/>
          <w:sz w:val="24"/>
          <w:szCs w:val="24"/>
        </w:rPr>
        <w:t>нового оборудования</w:t>
      </w:r>
      <w:bookmarkEnd w:id="2700"/>
    </w:p>
    <w:p w14:paraId="3237A6B3" w14:textId="40AAC811" w:rsidR="005E58B8" w:rsidRPr="00F00EDF" w:rsidRDefault="005E58B8">
      <w:pPr>
        <w:spacing w:line="276" w:lineRule="auto"/>
        <w:ind w:firstLine="708"/>
        <w:rPr>
          <w:rFonts w:ascii="Arial" w:hAnsi="Arial" w:cs="Arial"/>
          <w:color w:val="000000" w:themeColor="text1"/>
        </w:rPr>
      </w:pPr>
      <w:r w:rsidRPr="00F00EDF">
        <w:rPr>
          <w:rFonts w:ascii="Arial" w:hAnsi="Arial" w:cs="Arial"/>
          <w:color w:val="000000" w:themeColor="text1"/>
        </w:rPr>
        <w:t xml:space="preserve">При поступлении </w:t>
      </w:r>
      <w:r w:rsidR="002B4346" w:rsidRPr="00F00EDF">
        <w:rPr>
          <w:rFonts w:ascii="Arial" w:hAnsi="Arial" w:cs="Arial"/>
          <w:color w:val="000000" w:themeColor="text1"/>
        </w:rPr>
        <w:t xml:space="preserve">оборудования </w:t>
      </w:r>
      <w:r w:rsidRPr="00F00EDF">
        <w:rPr>
          <w:rFonts w:ascii="Arial" w:hAnsi="Arial" w:cs="Arial"/>
          <w:color w:val="000000" w:themeColor="text1"/>
        </w:rPr>
        <w:t xml:space="preserve">из закупки, специалист НСИ создает в системе ЕО. Планировщик </w:t>
      </w:r>
      <w:r w:rsidR="00A023C8" w:rsidRPr="00F00EDF">
        <w:rPr>
          <w:rFonts w:ascii="Arial" w:hAnsi="Arial" w:cs="Arial"/>
          <w:color w:val="000000" w:themeColor="text1"/>
        </w:rPr>
        <w:t>ТОиР</w:t>
      </w:r>
      <w:r w:rsidR="00D56D22" w:rsidRPr="00F00EDF">
        <w:rPr>
          <w:rFonts w:ascii="Arial" w:hAnsi="Arial" w:cs="Arial"/>
          <w:color w:val="000000" w:themeColor="text1"/>
        </w:rPr>
        <w:t xml:space="preserve"> УО</w:t>
      </w:r>
      <w:r w:rsidRPr="00F00EDF">
        <w:rPr>
          <w:rFonts w:ascii="Arial" w:hAnsi="Arial" w:cs="Arial"/>
          <w:color w:val="000000" w:themeColor="text1"/>
        </w:rPr>
        <w:t xml:space="preserve">, при необходимости, планирует ремонт и замену ОФ на будущие периоды. </w:t>
      </w:r>
    </w:p>
    <w:p w14:paraId="377EDDEB" w14:textId="1DC8D03A" w:rsidR="005E58B8" w:rsidRPr="00F00EDF" w:rsidRDefault="005E58B8">
      <w:pPr>
        <w:ind w:firstLine="708"/>
        <w:rPr>
          <w:rFonts w:ascii="Arial" w:hAnsi="Arial" w:cs="Arial"/>
          <w:color w:val="000000" w:themeColor="text1"/>
        </w:rPr>
      </w:pPr>
    </w:p>
    <w:p w14:paraId="19145771" w14:textId="02322742" w:rsidR="005E58B8" w:rsidRPr="00F00EDF" w:rsidRDefault="005E58B8">
      <w:pPr>
        <w:pStyle w:val="31"/>
        <w:keepLines/>
        <w:numPr>
          <w:ilvl w:val="2"/>
          <w:numId w:val="8"/>
        </w:numPr>
        <w:spacing w:before="160" w:after="120" w:line="276" w:lineRule="auto"/>
        <w:rPr>
          <w:rFonts w:eastAsiaTheme="majorEastAsia" w:cstheme="majorBidi"/>
          <w:caps w:val="0"/>
          <w:sz w:val="24"/>
          <w:szCs w:val="24"/>
        </w:rPr>
      </w:pPr>
      <w:bookmarkStart w:id="2701" w:name="_Toc522187316"/>
      <w:bookmarkStart w:id="2702" w:name="_Toc68543352"/>
      <w:r w:rsidRPr="00F00EDF">
        <w:rPr>
          <w:rFonts w:eastAsiaTheme="majorEastAsia" w:cstheme="majorBidi"/>
          <w:caps w:val="0"/>
          <w:sz w:val="24"/>
          <w:szCs w:val="24"/>
        </w:rPr>
        <w:t xml:space="preserve">Вывод оборудования в </w:t>
      </w:r>
      <w:r w:rsidR="008E0AA0" w:rsidRPr="00F00EDF">
        <w:rPr>
          <w:rFonts w:eastAsiaTheme="majorEastAsia" w:cstheme="majorBidi"/>
          <w:caps w:val="0"/>
          <w:sz w:val="24"/>
          <w:szCs w:val="24"/>
        </w:rPr>
        <w:t>ОФ</w:t>
      </w:r>
      <w:bookmarkEnd w:id="2701"/>
      <w:bookmarkEnd w:id="2702"/>
    </w:p>
    <w:p w14:paraId="3C6B4013" w14:textId="6A3BCA0D" w:rsidR="005E58B8" w:rsidRPr="00F00EDF" w:rsidRDefault="005E58B8">
      <w:pPr>
        <w:spacing w:line="312" w:lineRule="auto"/>
        <w:textAlignment w:val="top"/>
        <w:rPr>
          <w:rFonts w:ascii="Arial" w:hAnsi="Arial" w:cs="Arial"/>
          <w:color w:val="000000"/>
        </w:rPr>
      </w:pPr>
      <w:r w:rsidRPr="00F00EDF">
        <w:rPr>
          <w:rFonts w:ascii="Arial" w:hAnsi="Arial" w:cs="Arial"/>
          <w:color w:val="000000"/>
        </w:rPr>
        <w:t xml:space="preserve">Для вывода в </w:t>
      </w:r>
      <w:r w:rsidR="008E0AA0" w:rsidRPr="00F00EDF">
        <w:rPr>
          <w:rFonts w:ascii="Arial" w:hAnsi="Arial" w:cs="Arial"/>
          <w:color w:val="000000"/>
        </w:rPr>
        <w:t>ОФ</w:t>
      </w:r>
      <w:r w:rsidRPr="00F00EDF">
        <w:rPr>
          <w:rFonts w:ascii="Arial" w:hAnsi="Arial" w:cs="Arial"/>
          <w:color w:val="000000"/>
        </w:rPr>
        <w:t xml:space="preserve"> используется транзакция IE4N со следующими полями:</w:t>
      </w:r>
    </w:p>
    <w:p w14:paraId="208E0C03" w14:textId="1A90D79C" w:rsidR="00A7247E" w:rsidRPr="00F00EDF" w:rsidRDefault="00A7247E" w:rsidP="00632245">
      <w:pPr>
        <w:spacing w:line="312" w:lineRule="auto"/>
        <w:textAlignment w:val="top"/>
        <w:rPr>
          <w:rFonts w:ascii="Arial" w:hAnsi="Arial" w:cs="Arial"/>
          <w:color w:val="000000"/>
        </w:rPr>
      </w:pPr>
      <w:r w:rsidRPr="00F00EDF">
        <w:rPr>
          <w:rFonts w:ascii="Arial" w:hAnsi="Arial" w:cs="Arial"/>
          <w:b/>
          <w:sz w:val="22"/>
        </w:rPr>
        <w:t xml:space="preserve">Таблица 40. Поля транзакции </w:t>
      </w:r>
      <w:r w:rsidRPr="00F00EDF">
        <w:rPr>
          <w:rFonts w:ascii="Arial" w:hAnsi="Arial" w:cs="Arial"/>
          <w:b/>
          <w:sz w:val="22"/>
          <w:lang w:val="en-US"/>
        </w:rPr>
        <w:t>IE</w:t>
      </w:r>
      <w:r w:rsidRPr="00F00EDF">
        <w:rPr>
          <w:rFonts w:ascii="Arial" w:hAnsi="Arial" w:cs="Arial"/>
          <w:b/>
          <w:sz w:val="22"/>
        </w:rPr>
        <w:t>4</w:t>
      </w:r>
      <w:r w:rsidRPr="00F00EDF">
        <w:rPr>
          <w:rFonts w:ascii="Arial" w:hAnsi="Arial" w:cs="Arial"/>
          <w:b/>
          <w:sz w:val="22"/>
          <w:lang w:val="en-US"/>
        </w:rPr>
        <w:t>N</w:t>
      </w:r>
      <w:r w:rsidRPr="00F00EDF">
        <w:rPr>
          <w:rFonts w:ascii="Arial" w:hAnsi="Arial" w:cs="Arial"/>
          <w:b/>
          <w:sz w:val="22"/>
        </w:rPr>
        <w:t>, используемые при демонтаже</w:t>
      </w:r>
    </w:p>
    <w:tbl>
      <w:tblPr>
        <w:tblW w:w="10176" w:type="dxa"/>
        <w:tblInd w:w="-1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0"/>
        <w:gridCol w:w="2630"/>
        <w:gridCol w:w="10"/>
        <w:gridCol w:w="1286"/>
        <w:gridCol w:w="10"/>
        <w:gridCol w:w="1720"/>
        <w:gridCol w:w="10"/>
        <w:gridCol w:w="4490"/>
        <w:gridCol w:w="10"/>
      </w:tblGrid>
      <w:tr w:rsidR="005E58B8" w:rsidRPr="00F00EDF" w14:paraId="32705BB2" w14:textId="77777777" w:rsidTr="00406B7D">
        <w:trPr>
          <w:gridBefore w:val="1"/>
          <w:wBefore w:w="10" w:type="dxa"/>
          <w:cantSplit/>
          <w:trHeight w:val="707"/>
          <w:tblHeader/>
        </w:trPr>
        <w:tc>
          <w:tcPr>
            <w:tcW w:w="2640" w:type="dxa"/>
            <w:gridSpan w:val="2"/>
            <w:shd w:val="clear" w:color="auto" w:fill="FFC000"/>
            <w:vAlign w:val="center"/>
          </w:tcPr>
          <w:p w14:paraId="7985F151"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Наименование поля</w:t>
            </w:r>
          </w:p>
        </w:tc>
        <w:tc>
          <w:tcPr>
            <w:tcW w:w="1296" w:type="dxa"/>
            <w:gridSpan w:val="2"/>
            <w:shd w:val="clear" w:color="auto" w:fill="FFC000"/>
            <w:vAlign w:val="center"/>
          </w:tcPr>
          <w:p w14:paraId="22879728"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Формат поля</w:t>
            </w:r>
          </w:p>
        </w:tc>
        <w:tc>
          <w:tcPr>
            <w:tcW w:w="1730" w:type="dxa"/>
            <w:gridSpan w:val="2"/>
            <w:shd w:val="clear" w:color="auto" w:fill="FFC000"/>
            <w:vAlign w:val="center"/>
          </w:tcPr>
          <w:p w14:paraId="46BE8E35"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Обязательность заполнения</w:t>
            </w:r>
          </w:p>
        </w:tc>
        <w:tc>
          <w:tcPr>
            <w:tcW w:w="4500" w:type="dxa"/>
            <w:gridSpan w:val="2"/>
            <w:shd w:val="clear" w:color="auto" w:fill="FFC000"/>
            <w:vAlign w:val="center"/>
          </w:tcPr>
          <w:p w14:paraId="17625555" w14:textId="77777777" w:rsidR="005E58B8" w:rsidRPr="00F00EDF" w:rsidRDefault="005E58B8">
            <w:pPr>
              <w:widowControl w:val="0"/>
              <w:ind w:firstLine="15"/>
              <w:rPr>
                <w:rFonts w:ascii="Arial" w:hAnsi="Arial" w:cs="Arial"/>
                <w:b/>
                <w:sz w:val="20"/>
                <w:szCs w:val="20"/>
              </w:rPr>
            </w:pPr>
            <w:r w:rsidRPr="00F00EDF">
              <w:rPr>
                <w:rFonts w:ascii="Arial" w:hAnsi="Arial" w:cs="Arial"/>
                <w:b/>
                <w:sz w:val="20"/>
                <w:szCs w:val="20"/>
              </w:rPr>
              <w:t>Примечание</w:t>
            </w:r>
          </w:p>
        </w:tc>
      </w:tr>
      <w:tr w:rsidR="005E58B8" w:rsidRPr="00F00EDF" w14:paraId="79102B56" w14:textId="77777777" w:rsidTr="00406B7D">
        <w:trPr>
          <w:gridBefore w:val="1"/>
          <w:wBefore w:w="10" w:type="dxa"/>
          <w:trHeight w:val="454"/>
        </w:trPr>
        <w:tc>
          <w:tcPr>
            <w:tcW w:w="2640" w:type="dxa"/>
            <w:gridSpan w:val="2"/>
            <w:vAlign w:val="center"/>
          </w:tcPr>
          <w:p w14:paraId="1B7A8FE3" w14:textId="77777777" w:rsidR="005E58B8" w:rsidRPr="00F00EDF" w:rsidRDefault="005E58B8">
            <w:pPr>
              <w:pStyle w:val="afff4"/>
              <w:widowControl w:val="0"/>
              <w:rPr>
                <w:sz w:val="20"/>
                <w:szCs w:val="20"/>
              </w:rPr>
            </w:pPr>
            <w:r w:rsidRPr="00F00EDF">
              <w:rPr>
                <w:sz w:val="20"/>
                <w:szCs w:val="20"/>
              </w:rPr>
              <w:t>Режим</w:t>
            </w:r>
          </w:p>
        </w:tc>
        <w:tc>
          <w:tcPr>
            <w:tcW w:w="1296" w:type="dxa"/>
            <w:gridSpan w:val="2"/>
            <w:vAlign w:val="center"/>
          </w:tcPr>
          <w:p w14:paraId="47EEB13C" w14:textId="77777777" w:rsidR="005E58B8" w:rsidRPr="00F00EDF" w:rsidRDefault="005E58B8">
            <w:pPr>
              <w:pStyle w:val="afff4"/>
              <w:widowControl w:val="0"/>
              <w:rPr>
                <w:sz w:val="20"/>
                <w:szCs w:val="20"/>
              </w:rPr>
            </w:pPr>
            <w:r w:rsidRPr="00F00EDF">
              <w:rPr>
                <w:sz w:val="20"/>
                <w:szCs w:val="20"/>
              </w:rPr>
              <w:t>CHAR 4</w:t>
            </w:r>
          </w:p>
        </w:tc>
        <w:tc>
          <w:tcPr>
            <w:tcW w:w="1730" w:type="dxa"/>
            <w:gridSpan w:val="2"/>
            <w:vAlign w:val="center"/>
          </w:tcPr>
          <w:p w14:paraId="2B12265C"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72566FE9" w14:textId="27B144AF" w:rsidR="005E58B8" w:rsidRPr="00F00EDF" w:rsidRDefault="005E58B8">
            <w:pPr>
              <w:pStyle w:val="afff4"/>
              <w:widowControl w:val="0"/>
              <w:rPr>
                <w:sz w:val="20"/>
                <w:szCs w:val="20"/>
              </w:rPr>
            </w:pPr>
            <w:r w:rsidRPr="00F00EDF">
              <w:rPr>
                <w:sz w:val="20"/>
                <w:szCs w:val="20"/>
              </w:rPr>
              <w:t xml:space="preserve">Режим обработки: Демонтаж (Вывод </w:t>
            </w:r>
            <w:r w:rsidR="008E0AA0" w:rsidRPr="00F00EDF">
              <w:rPr>
                <w:sz w:val="20"/>
                <w:szCs w:val="20"/>
              </w:rPr>
              <w:t>ОФ</w:t>
            </w:r>
            <w:r w:rsidRPr="00F00EDF">
              <w:rPr>
                <w:sz w:val="20"/>
                <w:szCs w:val="20"/>
              </w:rPr>
              <w:t>).</w:t>
            </w:r>
          </w:p>
        </w:tc>
      </w:tr>
      <w:tr w:rsidR="005E58B8" w:rsidRPr="00F00EDF" w14:paraId="1836BF1B" w14:textId="77777777" w:rsidTr="00406B7D">
        <w:trPr>
          <w:gridBefore w:val="1"/>
          <w:wBefore w:w="10" w:type="dxa"/>
          <w:trHeight w:val="454"/>
        </w:trPr>
        <w:tc>
          <w:tcPr>
            <w:tcW w:w="2640" w:type="dxa"/>
            <w:gridSpan w:val="2"/>
            <w:vAlign w:val="center"/>
          </w:tcPr>
          <w:p w14:paraId="7C5B7F72" w14:textId="77777777" w:rsidR="005E58B8" w:rsidRPr="00F00EDF" w:rsidRDefault="005E58B8">
            <w:pPr>
              <w:pStyle w:val="afff4"/>
              <w:widowControl w:val="0"/>
              <w:rPr>
                <w:sz w:val="20"/>
                <w:szCs w:val="20"/>
              </w:rPr>
            </w:pPr>
            <w:r w:rsidRPr="00F00EDF">
              <w:rPr>
                <w:sz w:val="20"/>
                <w:szCs w:val="20"/>
              </w:rPr>
              <w:t>Единица оборудования</w:t>
            </w:r>
          </w:p>
        </w:tc>
        <w:tc>
          <w:tcPr>
            <w:tcW w:w="1296" w:type="dxa"/>
            <w:gridSpan w:val="2"/>
            <w:vAlign w:val="center"/>
          </w:tcPr>
          <w:p w14:paraId="5D352655" w14:textId="77777777" w:rsidR="005E58B8" w:rsidRPr="00F00EDF" w:rsidRDefault="005E58B8">
            <w:pPr>
              <w:pStyle w:val="afff4"/>
              <w:widowControl w:val="0"/>
              <w:rPr>
                <w:sz w:val="20"/>
                <w:szCs w:val="20"/>
              </w:rPr>
            </w:pPr>
            <w:r w:rsidRPr="00F00EDF">
              <w:rPr>
                <w:sz w:val="20"/>
                <w:szCs w:val="20"/>
              </w:rPr>
              <w:t>CHAR 18</w:t>
            </w:r>
          </w:p>
        </w:tc>
        <w:tc>
          <w:tcPr>
            <w:tcW w:w="1730" w:type="dxa"/>
            <w:gridSpan w:val="2"/>
            <w:vAlign w:val="center"/>
          </w:tcPr>
          <w:p w14:paraId="5B0C76B3"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0832997B" w14:textId="77777777" w:rsidR="005E58B8" w:rsidRPr="00F00EDF" w:rsidRDefault="005E58B8">
            <w:pPr>
              <w:pStyle w:val="afff4"/>
              <w:widowControl w:val="0"/>
              <w:rPr>
                <w:sz w:val="20"/>
                <w:szCs w:val="20"/>
              </w:rPr>
            </w:pPr>
            <w:r w:rsidRPr="00F00EDF">
              <w:rPr>
                <w:sz w:val="20"/>
                <w:szCs w:val="20"/>
              </w:rPr>
              <w:t>Номер единицы оборудования.</w:t>
            </w:r>
          </w:p>
        </w:tc>
      </w:tr>
      <w:tr w:rsidR="005E58B8" w:rsidRPr="00F00EDF" w14:paraId="57BB560B" w14:textId="77777777" w:rsidTr="00406B7D">
        <w:trPr>
          <w:gridBefore w:val="1"/>
          <w:wBefore w:w="10" w:type="dxa"/>
          <w:trHeight w:val="454"/>
        </w:trPr>
        <w:tc>
          <w:tcPr>
            <w:tcW w:w="2640" w:type="dxa"/>
            <w:gridSpan w:val="2"/>
            <w:vAlign w:val="center"/>
          </w:tcPr>
          <w:p w14:paraId="074E23DD" w14:textId="77777777" w:rsidR="005E58B8" w:rsidRPr="00F00EDF" w:rsidRDefault="005E58B8">
            <w:pPr>
              <w:pStyle w:val="afff4"/>
              <w:widowControl w:val="0"/>
              <w:rPr>
                <w:sz w:val="20"/>
                <w:szCs w:val="20"/>
              </w:rPr>
            </w:pPr>
            <w:r w:rsidRPr="00F00EDF">
              <w:rPr>
                <w:sz w:val="20"/>
                <w:szCs w:val="20"/>
              </w:rPr>
              <w:t>Материал</w:t>
            </w:r>
          </w:p>
        </w:tc>
        <w:tc>
          <w:tcPr>
            <w:tcW w:w="1296" w:type="dxa"/>
            <w:gridSpan w:val="2"/>
            <w:vAlign w:val="center"/>
          </w:tcPr>
          <w:p w14:paraId="5BC27979" w14:textId="77777777" w:rsidR="005E58B8" w:rsidRPr="00F00EDF" w:rsidRDefault="005E58B8">
            <w:pPr>
              <w:pStyle w:val="afff4"/>
              <w:widowControl w:val="0"/>
              <w:rPr>
                <w:sz w:val="20"/>
                <w:szCs w:val="20"/>
              </w:rPr>
            </w:pPr>
            <w:r w:rsidRPr="00F00EDF">
              <w:rPr>
                <w:sz w:val="20"/>
                <w:szCs w:val="20"/>
              </w:rPr>
              <w:t>CHAR 18</w:t>
            </w:r>
          </w:p>
        </w:tc>
        <w:tc>
          <w:tcPr>
            <w:tcW w:w="1730" w:type="dxa"/>
            <w:gridSpan w:val="2"/>
            <w:vAlign w:val="center"/>
          </w:tcPr>
          <w:p w14:paraId="4EBB0CE5"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78EA8348" w14:textId="77777777" w:rsidR="005E58B8" w:rsidRPr="00F00EDF" w:rsidRDefault="005E58B8">
            <w:pPr>
              <w:pStyle w:val="afff4"/>
              <w:widowControl w:val="0"/>
              <w:rPr>
                <w:sz w:val="20"/>
                <w:szCs w:val="20"/>
              </w:rPr>
            </w:pPr>
            <w:r w:rsidRPr="00F00EDF">
              <w:rPr>
                <w:sz w:val="20"/>
                <w:szCs w:val="20"/>
              </w:rPr>
              <w:t>Заполняется автоматически из данных ЕО.</w:t>
            </w:r>
          </w:p>
        </w:tc>
      </w:tr>
      <w:tr w:rsidR="005E58B8" w:rsidRPr="00F00EDF" w14:paraId="058E102E" w14:textId="77777777" w:rsidTr="00406B7D">
        <w:trPr>
          <w:gridBefore w:val="1"/>
          <w:wBefore w:w="10" w:type="dxa"/>
          <w:trHeight w:val="454"/>
        </w:trPr>
        <w:tc>
          <w:tcPr>
            <w:tcW w:w="2640" w:type="dxa"/>
            <w:gridSpan w:val="2"/>
            <w:vAlign w:val="center"/>
          </w:tcPr>
          <w:p w14:paraId="48E0CB9F" w14:textId="77777777" w:rsidR="005E58B8" w:rsidRPr="00F00EDF" w:rsidRDefault="005E58B8">
            <w:pPr>
              <w:pStyle w:val="afff4"/>
              <w:widowControl w:val="0"/>
              <w:rPr>
                <w:sz w:val="20"/>
                <w:szCs w:val="20"/>
              </w:rPr>
            </w:pPr>
            <w:r w:rsidRPr="00F00EDF">
              <w:rPr>
                <w:sz w:val="20"/>
                <w:szCs w:val="20"/>
              </w:rPr>
              <w:t>Серийный номер</w:t>
            </w:r>
          </w:p>
        </w:tc>
        <w:tc>
          <w:tcPr>
            <w:tcW w:w="1296" w:type="dxa"/>
            <w:gridSpan w:val="2"/>
            <w:vAlign w:val="center"/>
          </w:tcPr>
          <w:p w14:paraId="72F0749E" w14:textId="77777777" w:rsidR="005E58B8" w:rsidRPr="00F00EDF" w:rsidRDefault="005E58B8">
            <w:pPr>
              <w:pStyle w:val="afff4"/>
              <w:widowControl w:val="0"/>
              <w:rPr>
                <w:sz w:val="20"/>
                <w:szCs w:val="20"/>
              </w:rPr>
            </w:pPr>
            <w:r w:rsidRPr="00F00EDF">
              <w:rPr>
                <w:sz w:val="20"/>
                <w:szCs w:val="20"/>
              </w:rPr>
              <w:t>CHAR 18</w:t>
            </w:r>
          </w:p>
        </w:tc>
        <w:tc>
          <w:tcPr>
            <w:tcW w:w="1730" w:type="dxa"/>
            <w:gridSpan w:val="2"/>
            <w:vAlign w:val="center"/>
          </w:tcPr>
          <w:p w14:paraId="0DB6B3C8"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351BC62A" w14:textId="77777777" w:rsidR="005E58B8" w:rsidRPr="00F00EDF" w:rsidRDefault="005E58B8">
            <w:pPr>
              <w:pStyle w:val="afff4"/>
              <w:widowControl w:val="0"/>
              <w:rPr>
                <w:sz w:val="20"/>
                <w:szCs w:val="20"/>
              </w:rPr>
            </w:pPr>
            <w:r w:rsidRPr="00F00EDF">
              <w:rPr>
                <w:sz w:val="20"/>
                <w:szCs w:val="20"/>
              </w:rPr>
              <w:t>Заполняется автоматически из данных ЕО.</w:t>
            </w:r>
          </w:p>
        </w:tc>
      </w:tr>
      <w:tr w:rsidR="00406B7D" w:rsidRPr="00F00EDF" w14:paraId="1408C82D" w14:textId="77777777" w:rsidTr="00406B7D">
        <w:tblPrEx>
          <w:tblBorders>
            <w:top w:val="single" w:sz="4" w:space="0" w:color="auto"/>
            <w:left w:val="single" w:sz="4" w:space="0" w:color="auto"/>
            <w:bottom w:val="single" w:sz="4" w:space="0" w:color="auto"/>
            <w:right w:val="single" w:sz="4" w:space="0" w:color="auto"/>
          </w:tblBorders>
        </w:tblPrEx>
        <w:trPr>
          <w:gridAfter w:val="1"/>
          <w:wAfter w:w="10" w:type="dxa"/>
          <w:trHeight w:val="454"/>
        </w:trPr>
        <w:tc>
          <w:tcPr>
            <w:tcW w:w="2640" w:type="dxa"/>
            <w:gridSpan w:val="2"/>
            <w:vAlign w:val="center"/>
          </w:tcPr>
          <w:p w14:paraId="2FCE0273" w14:textId="77777777" w:rsidR="00406B7D" w:rsidRPr="00F00EDF" w:rsidRDefault="00406B7D">
            <w:pPr>
              <w:pStyle w:val="afff4"/>
              <w:widowControl w:val="0"/>
              <w:rPr>
                <w:sz w:val="20"/>
                <w:szCs w:val="20"/>
              </w:rPr>
            </w:pPr>
            <w:r w:rsidRPr="00F00EDF">
              <w:rPr>
                <w:sz w:val="20"/>
                <w:szCs w:val="20"/>
              </w:rPr>
              <w:t>Резервирование</w:t>
            </w:r>
          </w:p>
        </w:tc>
        <w:tc>
          <w:tcPr>
            <w:tcW w:w="1296" w:type="dxa"/>
            <w:gridSpan w:val="2"/>
            <w:vAlign w:val="center"/>
          </w:tcPr>
          <w:p w14:paraId="0D40B180" w14:textId="77777777" w:rsidR="00406B7D" w:rsidRPr="00F00EDF" w:rsidRDefault="00406B7D">
            <w:pPr>
              <w:pStyle w:val="afff4"/>
              <w:widowControl w:val="0"/>
              <w:rPr>
                <w:sz w:val="20"/>
                <w:szCs w:val="20"/>
              </w:rPr>
            </w:pPr>
            <w:r w:rsidRPr="00F00EDF">
              <w:rPr>
                <w:sz w:val="20"/>
                <w:szCs w:val="20"/>
              </w:rPr>
              <w:t>CHAR 18</w:t>
            </w:r>
          </w:p>
        </w:tc>
        <w:tc>
          <w:tcPr>
            <w:tcW w:w="1730" w:type="dxa"/>
            <w:gridSpan w:val="2"/>
            <w:vAlign w:val="center"/>
          </w:tcPr>
          <w:p w14:paraId="05E62610" w14:textId="77777777" w:rsidR="00406B7D" w:rsidRPr="00F00EDF" w:rsidRDefault="00406B7D">
            <w:pPr>
              <w:pStyle w:val="afff4"/>
              <w:widowControl w:val="0"/>
              <w:rPr>
                <w:sz w:val="20"/>
                <w:szCs w:val="20"/>
              </w:rPr>
            </w:pPr>
            <w:r w:rsidRPr="00F00EDF">
              <w:rPr>
                <w:sz w:val="20"/>
                <w:szCs w:val="20"/>
              </w:rPr>
              <w:t>Обязательно</w:t>
            </w:r>
          </w:p>
        </w:tc>
        <w:tc>
          <w:tcPr>
            <w:tcW w:w="4500" w:type="dxa"/>
            <w:gridSpan w:val="2"/>
            <w:vAlign w:val="center"/>
          </w:tcPr>
          <w:p w14:paraId="694EEDE1" w14:textId="77777777" w:rsidR="00406B7D" w:rsidRPr="00F00EDF" w:rsidRDefault="00406B7D">
            <w:pPr>
              <w:pStyle w:val="afff4"/>
              <w:widowControl w:val="0"/>
              <w:rPr>
                <w:sz w:val="20"/>
                <w:szCs w:val="20"/>
              </w:rPr>
            </w:pPr>
            <w:r w:rsidRPr="00F00EDF">
              <w:rPr>
                <w:sz w:val="20"/>
                <w:szCs w:val="20"/>
              </w:rPr>
              <w:t>Плановая позиция МТР в Заказе ТОРО, соответствующая поступлению ОФ в запас</w:t>
            </w:r>
          </w:p>
        </w:tc>
      </w:tr>
      <w:tr w:rsidR="005E58B8" w:rsidRPr="00F00EDF" w14:paraId="2453CDCD" w14:textId="77777777" w:rsidTr="00406B7D">
        <w:trPr>
          <w:gridBefore w:val="1"/>
          <w:wBefore w:w="10" w:type="dxa"/>
          <w:trHeight w:val="454"/>
        </w:trPr>
        <w:tc>
          <w:tcPr>
            <w:tcW w:w="2640" w:type="dxa"/>
            <w:gridSpan w:val="2"/>
            <w:vAlign w:val="center"/>
          </w:tcPr>
          <w:p w14:paraId="360F5CCC" w14:textId="77777777" w:rsidR="005E58B8" w:rsidRPr="00F00EDF" w:rsidRDefault="005E58B8">
            <w:pPr>
              <w:pStyle w:val="afff4"/>
              <w:widowControl w:val="0"/>
              <w:rPr>
                <w:sz w:val="20"/>
                <w:szCs w:val="20"/>
              </w:rPr>
            </w:pPr>
            <w:r w:rsidRPr="00F00EDF">
              <w:rPr>
                <w:sz w:val="20"/>
                <w:szCs w:val="20"/>
              </w:rPr>
              <w:t>Завод</w:t>
            </w:r>
          </w:p>
        </w:tc>
        <w:tc>
          <w:tcPr>
            <w:tcW w:w="1296" w:type="dxa"/>
            <w:gridSpan w:val="2"/>
            <w:vAlign w:val="center"/>
          </w:tcPr>
          <w:p w14:paraId="0667DEC5" w14:textId="77777777" w:rsidR="005E58B8" w:rsidRPr="00F00EDF" w:rsidRDefault="005E58B8">
            <w:pPr>
              <w:pStyle w:val="afff4"/>
              <w:widowControl w:val="0"/>
              <w:rPr>
                <w:sz w:val="20"/>
                <w:szCs w:val="20"/>
              </w:rPr>
            </w:pPr>
            <w:r w:rsidRPr="00F00EDF">
              <w:rPr>
                <w:sz w:val="20"/>
                <w:szCs w:val="20"/>
              </w:rPr>
              <w:t>CHAR 4</w:t>
            </w:r>
          </w:p>
        </w:tc>
        <w:tc>
          <w:tcPr>
            <w:tcW w:w="1730" w:type="dxa"/>
            <w:gridSpan w:val="2"/>
            <w:vAlign w:val="center"/>
          </w:tcPr>
          <w:p w14:paraId="59D9EB2E"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182025B8" w14:textId="77777777" w:rsidR="005E58B8" w:rsidRPr="00F00EDF" w:rsidRDefault="005E58B8">
            <w:pPr>
              <w:pStyle w:val="afff4"/>
              <w:widowControl w:val="0"/>
              <w:rPr>
                <w:sz w:val="20"/>
                <w:szCs w:val="20"/>
              </w:rPr>
            </w:pPr>
            <w:r w:rsidRPr="00F00EDF">
              <w:rPr>
                <w:sz w:val="20"/>
                <w:szCs w:val="20"/>
              </w:rPr>
              <w:t>Заполняется автоматически из постоянных данных пользователя.</w:t>
            </w:r>
          </w:p>
        </w:tc>
      </w:tr>
      <w:tr w:rsidR="00406B7D" w:rsidRPr="00F00EDF" w14:paraId="3D0F4BDA" w14:textId="77777777" w:rsidTr="00406B7D">
        <w:trPr>
          <w:gridBefore w:val="1"/>
          <w:wBefore w:w="10" w:type="dxa"/>
          <w:trHeight w:val="454"/>
        </w:trPr>
        <w:tc>
          <w:tcPr>
            <w:tcW w:w="2640" w:type="dxa"/>
            <w:gridSpan w:val="2"/>
            <w:vAlign w:val="center"/>
          </w:tcPr>
          <w:p w14:paraId="3E0AEFAA" w14:textId="77777777" w:rsidR="00406B7D" w:rsidRPr="00F00EDF" w:rsidRDefault="00406B7D">
            <w:pPr>
              <w:pStyle w:val="afff4"/>
              <w:widowControl w:val="0"/>
              <w:rPr>
                <w:sz w:val="20"/>
                <w:szCs w:val="20"/>
              </w:rPr>
            </w:pPr>
            <w:r w:rsidRPr="00F00EDF">
              <w:rPr>
                <w:sz w:val="20"/>
                <w:szCs w:val="20"/>
              </w:rPr>
              <w:t>Склад</w:t>
            </w:r>
          </w:p>
        </w:tc>
        <w:tc>
          <w:tcPr>
            <w:tcW w:w="1296" w:type="dxa"/>
            <w:gridSpan w:val="2"/>
            <w:vAlign w:val="center"/>
          </w:tcPr>
          <w:p w14:paraId="44991D75" w14:textId="77777777" w:rsidR="00406B7D" w:rsidRPr="00F00EDF" w:rsidRDefault="00406B7D">
            <w:pPr>
              <w:pStyle w:val="afff4"/>
              <w:widowControl w:val="0"/>
              <w:rPr>
                <w:sz w:val="20"/>
                <w:szCs w:val="20"/>
              </w:rPr>
            </w:pPr>
            <w:r w:rsidRPr="00F00EDF">
              <w:rPr>
                <w:sz w:val="20"/>
                <w:szCs w:val="20"/>
              </w:rPr>
              <w:t>CHAR 4</w:t>
            </w:r>
          </w:p>
        </w:tc>
        <w:tc>
          <w:tcPr>
            <w:tcW w:w="1730" w:type="dxa"/>
            <w:gridSpan w:val="2"/>
            <w:vAlign w:val="center"/>
          </w:tcPr>
          <w:p w14:paraId="410BDD08" w14:textId="77777777" w:rsidR="00406B7D" w:rsidRPr="00F00EDF" w:rsidRDefault="00406B7D">
            <w:pPr>
              <w:pStyle w:val="afff4"/>
              <w:widowControl w:val="0"/>
              <w:rPr>
                <w:sz w:val="20"/>
                <w:szCs w:val="20"/>
              </w:rPr>
            </w:pPr>
            <w:r w:rsidRPr="00F00EDF">
              <w:rPr>
                <w:sz w:val="20"/>
                <w:szCs w:val="20"/>
              </w:rPr>
              <w:t>Обязательно</w:t>
            </w:r>
          </w:p>
        </w:tc>
        <w:tc>
          <w:tcPr>
            <w:tcW w:w="4500" w:type="dxa"/>
            <w:gridSpan w:val="2"/>
            <w:vAlign w:val="center"/>
          </w:tcPr>
          <w:p w14:paraId="7F2B5957" w14:textId="72CA1967" w:rsidR="00406B7D" w:rsidRPr="00F00EDF" w:rsidRDefault="00406B7D">
            <w:pPr>
              <w:pStyle w:val="afff4"/>
              <w:widowControl w:val="0"/>
              <w:rPr>
                <w:sz w:val="20"/>
                <w:szCs w:val="20"/>
              </w:rPr>
            </w:pPr>
            <w:r w:rsidRPr="00F00EDF">
              <w:rPr>
                <w:sz w:val="20"/>
                <w:szCs w:val="20"/>
              </w:rPr>
              <w:t>Склад хранения ОФ. Из справочника, либо автоматически из резервирования заказа ТОРО</w:t>
            </w:r>
          </w:p>
        </w:tc>
      </w:tr>
      <w:tr w:rsidR="00406B7D" w:rsidRPr="00F00EDF" w14:paraId="307A62F5" w14:textId="77777777" w:rsidTr="00406B7D">
        <w:trPr>
          <w:gridBefore w:val="1"/>
          <w:wBefore w:w="10" w:type="dxa"/>
          <w:trHeight w:val="454"/>
        </w:trPr>
        <w:tc>
          <w:tcPr>
            <w:tcW w:w="2640" w:type="dxa"/>
            <w:gridSpan w:val="2"/>
            <w:vAlign w:val="center"/>
          </w:tcPr>
          <w:p w14:paraId="0EDDBDBE" w14:textId="77777777" w:rsidR="00406B7D" w:rsidRPr="00F00EDF" w:rsidRDefault="00406B7D">
            <w:pPr>
              <w:pStyle w:val="afff4"/>
              <w:widowControl w:val="0"/>
              <w:rPr>
                <w:sz w:val="20"/>
                <w:szCs w:val="20"/>
              </w:rPr>
            </w:pPr>
            <w:r w:rsidRPr="00F00EDF">
              <w:rPr>
                <w:sz w:val="20"/>
                <w:szCs w:val="20"/>
              </w:rPr>
              <w:lastRenderedPageBreak/>
              <w:t>Вид движения</w:t>
            </w:r>
          </w:p>
        </w:tc>
        <w:tc>
          <w:tcPr>
            <w:tcW w:w="1296" w:type="dxa"/>
            <w:gridSpan w:val="2"/>
            <w:vAlign w:val="center"/>
          </w:tcPr>
          <w:p w14:paraId="6BC4E9CD" w14:textId="77777777" w:rsidR="00406B7D" w:rsidRPr="00F00EDF" w:rsidRDefault="00406B7D">
            <w:pPr>
              <w:pStyle w:val="afff4"/>
              <w:widowControl w:val="0"/>
              <w:rPr>
                <w:sz w:val="20"/>
                <w:szCs w:val="20"/>
              </w:rPr>
            </w:pPr>
            <w:r w:rsidRPr="00F00EDF">
              <w:rPr>
                <w:sz w:val="20"/>
                <w:szCs w:val="20"/>
              </w:rPr>
              <w:t>CHAR 3</w:t>
            </w:r>
          </w:p>
        </w:tc>
        <w:tc>
          <w:tcPr>
            <w:tcW w:w="1730" w:type="dxa"/>
            <w:gridSpan w:val="2"/>
            <w:vAlign w:val="center"/>
          </w:tcPr>
          <w:p w14:paraId="7C4A5E1F" w14:textId="77777777" w:rsidR="00406B7D" w:rsidRPr="00F00EDF" w:rsidRDefault="00406B7D">
            <w:pPr>
              <w:pStyle w:val="afff4"/>
              <w:widowControl w:val="0"/>
              <w:rPr>
                <w:sz w:val="20"/>
                <w:szCs w:val="20"/>
              </w:rPr>
            </w:pPr>
            <w:r w:rsidRPr="00F00EDF">
              <w:rPr>
                <w:sz w:val="20"/>
                <w:szCs w:val="20"/>
              </w:rPr>
              <w:t>Обязательно</w:t>
            </w:r>
          </w:p>
        </w:tc>
        <w:tc>
          <w:tcPr>
            <w:tcW w:w="4500" w:type="dxa"/>
            <w:gridSpan w:val="2"/>
            <w:vAlign w:val="center"/>
          </w:tcPr>
          <w:p w14:paraId="2E1D2DFF" w14:textId="21B4003E" w:rsidR="00406B7D" w:rsidRPr="00F00EDF" w:rsidRDefault="00406B7D">
            <w:pPr>
              <w:pStyle w:val="afff4"/>
              <w:widowControl w:val="0"/>
              <w:rPr>
                <w:sz w:val="20"/>
                <w:szCs w:val="20"/>
              </w:rPr>
            </w:pPr>
            <w:r w:rsidRPr="00F00EDF">
              <w:rPr>
                <w:sz w:val="20"/>
                <w:szCs w:val="20"/>
              </w:rPr>
              <w:t>«Z15 – Поступление в ОФ». Определяется автоматически на основе резервирования заказа ТОРО</w:t>
            </w:r>
          </w:p>
        </w:tc>
      </w:tr>
      <w:tr w:rsidR="005E58B8" w:rsidRPr="00F00EDF" w14:paraId="34507617" w14:textId="77777777" w:rsidTr="00406B7D">
        <w:trPr>
          <w:gridBefore w:val="1"/>
          <w:wBefore w:w="10" w:type="dxa"/>
          <w:trHeight w:val="454"/>
        </w:trPr>
        <w:tc>
          <w:tcPr>
            <w:tcW w:w="2640" w:type="dxa"/>
            <w:gridSpan w:val="2"/>
            <w:vAlign w:val="center"/>
          </w:tcPr>
          <w:p w14:paraId="62332A3E" w14:textId="77777777" w:rsidR="005E58B8" w:rsidRPr="00F00EDF" w:rsidRDefault="005E58B8">
            <w:pPr>
              <w:pStyle w:val="afff4"/>
              <w:widowControl w:val="0"/>
              <w:rPr>
                <w:sz w:val="20"/>
                <w:szCs w:val="20"/>
              </w:rPr>
            </w:pPr>
            <w:r w:rsidRPr="00F00EDF">
              <w:rPr>
                <w:sz w:val="20"/>
                <w:szCs w:val="20"/>
              </w:rPr>
              <w:t>Дата демонтажа</w:t>
            </w:r>
          </w:p>
        </w:tc>
        <w:tc>
          <w:tcPr>
            <w:tcW w:w="1296" w:type="dxa"/>
            <w:gridSpan w:val="2"/>
            <w:vAlign w:val="center"/>
          </w:tcPr>
          <w:p w14:paraId="5FE8732C" w14:textId="77777777" w:rsidR="005E58B8" w:rsidRPr="00F00EDF" w:rsidRDefault="005E58B8">
            <w:pPr>
              <w:pStyle w:val="afff4"/>
              <w:widowControl w:val="0"/>
              <w:rPr>
                <w:sz w:val="20"/>
                <w:szCs w:val="20"/>
              </w:rPr>
            </w:pPr>
            <w:r w:rsidRPr="00F00EDF">
              <w:rPr>
                <w:sz w:val="20"/>
                <w:szCs w:val="20"/>
              </w:rPr>
              <w:t>DATS 10</w:t>
            </w:r>
          </w:p>
        </w:tc>
        <w:tc>
          <w:tcPr>
            <w:tcW w:w="1730" w:type="dxa"/>
            <w:gridSpan w:val="2"/>
            <w:vAlign w:val="center"/>
          </w:tcPr>
          <w:p w14:paraId="73975957"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104B5033" w14:textId="77777777" w:rsidR="005E58B8" w:rsidRPr="00F00EDF" w:rsidRDefault="005E58B8">
            <w:pPr>
              <w:pStyle w:val="afff4"/>
              <w:widowControl w:val="0"/>
              <w:rPr>
                <w:sz w:val="20"/>
                <w:szCs w:val="20"/>
              </w:rPr>
            </w:pPr>
            <w:r w:rsidRPr="00F00EDF">
              <w:rPr>
                <w:sz w:val="20"/>
                <w:szCs w:val="20"/>
              </w:rPr>
              <w:t>Дата демонтажа.</w:t>
            </w:r>
          </w:p>
        </w:tc>
      </w:tr>
      <w:tr w:rsidR="005E58B8" w:rsidRPr="00F00EDF" w14:paraId="74F41C57" w14:textId="77777777" w:rsidTr="00406B7D">
        <w:trPr>
          <w:gridBefore w:val="1"/>
          <w:wBefore w:w="10" w:type="dxa"/>
          <w:trHeight w:val="454"/>
        </w:trPr>
        <w:tc>
          <w:tcPr>
            <w:tcW w:w="2640" w:type="dxa"/>
            <w:gridSpan w:val="2"/>
            <w:vAlign w:val="center"/>
          </w:tcPr>
          <w:p w14:paraId="0DCF27BA" w14:textId="77777777" w:rsidR="005E58B8" w:rsidRPr="00F00EDF" w:rsidRDefault="005E58B8">
            <w:pPr>
              <w:pStyle w:val="afff4"/>
              <w:widowControl w:val="0"/>
              <w:rPr>
                <w:sz w:val="20"/>
                <w:szCs w:val="20"/>
              </w:rPr>
            </w:pPr>
            <w:r w:rsidRPr="00F00EDF">
              <w:rPr>
                <w:sz w:val="20"/>
                <w:szCs w:val="20"/>
              </w:rPr>
              <w:t>Техническое место</w:t>
            </w:r>
          </w:p>
        </w:tc>
        <w:tc>
          <w:tcPr>
            <w:tcW w:w="1296" w:type="dxa"/>
            <w:gridSpan w:val="2"/>
            <w:vAlign w:val="center"/>
          </w:tcPr>
          <w:p w14:paraId="5F33B61A" w14:textId="77777777" w:rsidR="005E58B8" w:rsidRPr="00F00EDF" w:rsidRDefault="005E58B8">
            <w:pPr>
              <w:pStyle w:val="afff4"/>
              <w:widowControl w:val="0"/>
              <w:rPr>
                <w:sz w:val="20"/>
                <w:szCs w:val="20"/>
              </w:rPr>
            </w:pPr>
            <w:r w:rsidRPr="00F00EDF">
              <w:rPr>
                <w:sz w:val="20"/>
                <w:szCs w:val="20"/>
              </w:rPr>
              <w:t>CHAR 30</w:t>
            </w:r>
          </w:p>
        </w:tc>
        <w:tc>
          <w:tcPr>
            <w:tcW w:w="1730" w:type="dxa"/>
            <w:gridSpan w:val="2"/>
            <w:vAlign w:val="center"/>
          </w:tcPr>
          <w:p w14:paraId="5DDDF1BD"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268FC7E3" w14:textId="77777777" w:rsidR="005E58B8" w:rsidRPr="00F00EDF" w:rsidRDefault="005E58B8">
            <w:pPr>
              <w:pStyle w:val="afff4"/>
              <w:widowControl w:val="0"/>
              <w:rPr>
                <w:sz w:val="20"/>
                <w:szCs w:val="20"/>
              </w:rPr>
            </w:pPr>
            <w:r w:rsidRPr="00F00EDF">
              <w:rPr>
                <w:sz w:val="20"/>
                <w:szCs w:val="20"/>
              </w:rPr>
              <w:t>Заполнится автоматически из данных ЕО.</w:t>
            </w:r>
          </w:p>
        </w:tc>
      </w:tr>
      <w:tr w:rsidR="005E58B8" w:rsidRPr="00F00EDF" w14:paraId="3DA4021B" w14:textId="77777777" w:rsidTr="00406B7D">
        <w:trPr>
          <w:gridBefore w:val="1"/>
          <w:wBefore w:w="10" w:type="dxa"/>
          <w:trHeight w:val="454"/>
        </w:trPr>
        <w:tc>
          <w:tcPr>
            <w:tcW w:w="10166" w:type="dxa"/>
            <w:gridSpan w:val="8"/>
            <w:vAlign w:val="center"/>
          </w:tcPr>
          <w:p w14:paraId="53F01D61" w14:textId="77777777" w:rsidR="005E58B8" w:rsidRPr="00F00EDF" w:rsidRDefault="005E58B8">
            <w:pPr>
              <w:pStyle w:val="afff4"/>
              <w:widowControl w:val="0"/>
              <w:rPr>
                <w:b/>
                <w:sz w:val="20"/>
                <w:szCs w:val="20"/>
              </w:rPr>
            </w:pPr>
            <w:r w:rsidRPr="00F00EDF">
              <w:rPr>
                <w:b/>
                <w:sz w:val="20"/>
                <w:szCs w:val="20"/>
              </w:rPr>
              <w:t>Документ материала</w:t>
            </w:r>
          </w:p>
        </w:tc>
      </w:tr>
      <w:tr w:rsidR="005E58B8" w:rsidRPr="00F00EDF" w14:paraId="7E8AC9C0" w14:textId="77777777" w:rsidTr="00406B7D">
        <w:trPr>
          <w:gridBefore w:val="1"/>
          <w:wBefore w:w="10" w:type="dxa"/>
          <w:trHeight w:val="454"/>
        </w:trPr>
        <w:tc>
          <w:tcPr>
            <w:tcW w:w="2640" w:type="dxa"/>
            <w:gridSpan w:val="2"/>
            <w:vAlign w:val="center"/>
          </w:tcPr>
          <w:p w14:paraId="57F1A6EA" w14:textId="77777777" w:rsidR="005E58B8" w:rsidRPr="00F00EDF" w:rsidRDefault="005E58B8">
            <w:pPr>
              <w:pStyle w:val="afff4"/>
              <w:widowControl w:val="0"/>
              <w:rPr>
                <w:sz w:val="20"/>
                <w:szCs w:val="20"/>
              </w:rPr>
            </w:pPr>
            <w:r w:rsidRPr="00F00EDF">
              <w:rPr>
                <w:sz w:val="20"/>
                <w:szCs w:val="20"/>
              </w:rPr>
              <w:t>Дата документа</w:t>
            </w:r>
          </w:p>
        </w:tc>
        <w:tc>
          <w:tcPr>
            <w:tcW w:w="1296" w:type="dxa"/>
            <w:gridSpan w:val="2"/>
            <w:vAlign w:val="center"/>
          </w:tcPr>
          <w:p w14:paraId="6C9D486E" w14:textId="77777777" w:rsidR="005E58B8" w:rsidRPr="00F00EDF" w:rsidRDefault="005E58B8">
            <w:pPr>
              <w:pStyle w:val="afff4"/>
              <w:widowControl w:val="0"/>
              <w:rPr>
                <w:sz w:val="20"/>
                <w:szCs w:val="20"/>
              </w:rPr>
            </w:pPr>
            <w:r w:rsidRPr="00F00EDF">
              <w:rPr>
                <w:sz w:val="20"/>
                <w:szCs w:val="20"/>
              </w:rPr>
              <w:t>DATS 10</w:t>
            </w:r>
          </w:p>
        </w:tc>
        <w:tc>
          <w:tcPr>
            <w:tcW w:w="1730" w:type="dxa"/>
            <w:gridSpan w:val="2"/>
            <w:vAlign w:val="center"/>
          </w:tcPr>
          <w:p w14:paraId="68F0939A"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705B6DA8" w14:textId="77777777" w:rsidR="005E58B8" w:rsidRPr="00F00EDF" w:rsidRDefault="005E58B8">
            <w:pPr>
              <w:pStyle w:val="afff4"/>
              <w:widowControl w:val="0"/>
              <w:rPr>
                <w:sz w:val="20"/>
                <w:szCs w:val="20"/>
              </w:rPr>
            </w:pPr>
            <w:r w:rsidRPr="00F00EDF">
              <w:rPr>
                <w:sz w:val="20"/>
                <w:szCs w:val="20"/>
              </w:rPr>
              <w:t>Дата документа.</w:t>
            </w:r>
          </w:p>
        </w:tc>
      </w:tr>
      <w:tr w:rsidR="005E58B8" w:rsidRPr="00F00EDF" w14:paraId="418B91D6" w14:textId="77777777" w:rsidTr="00406B7D">
        <w:trPr>
          <w:gridBefore w:val="1"/>
          <w:wBefore w:w="10" w:type="dxa"/>
          <w:trHeight w:val="454"/>
        </w:trPr>
        <w:tc>
          <w:tcPr>
            <w:tcW w:w="2640" w:type="dxa"/>
            <w:gridSpan w:val="2"/>
            <w:vAlign w:val="center"/>
          </w:tcPr>
          <w:p w14:paraId="2D6AD78B" w14:textId="77777777" w:rsidR="005E58B8" w:rsidRPr="00F00EDF" w:rsidRDefault="005E58B8">
            <w:pPr>
              <w:pStyle w:val="afff4"/>
              <w:widowControl w:val="0"/>
              <w:rPr>
                <w:sz w:val="20"/>
                <w:szCs w:val="20"/>
              </w:rPr>
            </w:pPr>
            <w:r w:rsidRPr="00F00EDF">
              <w:rPr>
                <w:sz w:val="20"/>
                <w:szCs w:val="20"/>
              </w:rPr>
              <w:t>Дата проводки</w:t>
            </w:r>
          </w:p>
        </w:tc>
        <w:tc>
          <w:tcPr>
            <w:tcW w:w="1296" w:type="dxa"/>
            <w:gridSpan w:val="2"/>
            <w:vAlign w:val="center"/>
          </w:tcPr>
          <w:p w14:paraId="76DBAEA8" w14:textId="77777777" w:rsidR="005E58B8" w:rsidRPr="00F00EDF" w:rsidRDefault="005E58B8">
            <w:pPr>
              <w:pStyle w:val="afff4"/>
              <w:widowControl w:val="0"/>
              <w:rPr>
                <w:sz w:val="20"/>
                <w:szCs w:val="20"/>
              </w:rPr>
            </w:pPr>
            <w:r w:rsidRPr="00F00EDF">
              <w:rPr>
                <w:sz w:val="20"/>
                <w:szCs w:val="20"/>
              </w:rPr>
              <w:t>DATS 10</w:t>
            </w:r>
          </w:p>
        </w:tc>
        <w:tc>
          <w:tcPr>
            <w:tcW w:w="1730" w:type="dxa"/>
            <w:gridSpan w:val="2"/>
            <w:vAlign w:val="center"/>
          </w:tcPr>
          <w:p w14:paraId="64C867F4"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7748DE78" w14:textId="77777777" w:rsidR="005E58B8" w:rsidRPr="00F00EDF" w:rsidRDefault="005E58B8">
            <w:pPr>
              <w:pStyle w:val="afff4"/>
              <w:widowControl w:val="0"/>
              <w:rPr>
                <w:sz w:val="20"/>
                <w:szCs w:val="20"/>
              </w:rPr>
            </w:pPr>
            <w:r w:rsidRPr="00F00EDF">
              <w:rPr>
                <w:sz w:val="20"/>
                <w:szCs w:val="20"/>
              </w:rPr>
              <w:t>Дата проводки.</w:t>
            </w:r>
          </w:p>
        </w:tc>
      </w:tr>
      <w:tr w:rsidR="005E58B8" w:rsidRPr="00F00EDF" w14:paraId="2B469288" w14:textId="77777777" w:rsidTr="00406B7D">
        <w:trPr>
          <w:gridBefore w:val="1"/>
          <w:wBefore w:w="10" w:type="dxa"/>
          <w:trHeight w:val="454"/>
        </w:trPr>
        <w:tc>
          <w:tcPr>
            <w:tcW w:w="2640" w:type="dxa"/>
            <w:gridSpan w:val="2"/>
            <w:vAlign w:val="center"/>
          </w:tcPr>
          <w:p w14:paraId="22669C7B" w14:textId="77777777" w:rsidR="005E58B8" w:rsidRPr="00F00EDF" w:rsidRDefault="005E58B8">
            <w:pPr>
              <w:pStyle w:val="afff4"/>
              <w:widowControl w:val="0"/>
              <w:rPr>
                <w:sz w:val="20"/>
                <w:szCs w:val="20"/>
              </w:rPr>
            </w:pPr>
            <w:r w:rsidRPr="00F00EDF">
              <w:rPr>
                <w:sz w:val="20"/>
                <w:szCs w:val="20"/>
              </w:rPr>
              <w:t>Вид оценки</w:t>
            </w:r>
          </w:p>
        </w:tc>
        <w:tc>
          <w:tcPr>
            <w:tcW w:w="1296" w:type="dxa"/>
            <w:gridSpan w:val="2"/>
            <w:vAlign w:val="center"/>
          </w:tcPr>
          <w:p w14:paraId="558DD713" w14:textId="77777777" w:rsidR="005E58B8" w:rsidRPr="00F00EDF" w:rsidRDefault="005E58B8">
            <w:pPr>
              <w:pStyle w:val="afff4"/>
              <w:widowControl w:val="0"/>
              <w:rPr>
                <w:sz w:val="20"/>
                <w:szCs w:val="20"/>
              </w:rPr>
            </w:pPr>
            <w:r w:rsidRPr="00F00EDF">
              <w:rPr>
                <w:sz w:val="20"/>
                <w:szCs w:val="20"/>
              </w:rPr>
              <w:t>CHAR 10</w:t>
            </w:r>
          </w:p>
        </w:tc>
        <w:tc>
          <w:tcPr>
            <w:tcW w:w="1730" w:type="dxa"/>
            <w:gridSpan w:val="2"/>
            <w:vAlign w:val="center"/>
          </w:tcPr>
          <w:p w14:paraId="3D80DD2D"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13B1E90F" w14:textId="7BA35A27" w:rsidR="005E58B8" w:rsidRPr="00F00EDF" w:rsidRDefault="005E58B8">
            <w:pPr>
              <w:pStyle w:val="afff4"/>
              <w:widowControl w:val="0"/>
              <w:rPr>
                <w:sz w:val="20"/>
                <w:szCs w:val="20"/>
              </w:rPr>
            </w:pPr>
            <w:r w:rsidRPr="00F00EDF">
              <w:rPr>
                <w:sz w:val="20"/>
                <w:szCs w:val="20"/>
              </w:rPr>
              <w:t>Вид оценки: «</w:t>
            </w:r>
            <w:r w:rsidR="00EB0B3B" w:rsidRPr="00F00EDF">
              <w:rPr>
                <w:sz w:val="20"/>
                <w:szCs w:val="20"/>
              </w:rPr>
              <w:t>ИСПРАВНЫЙ</w:t>
            </w:r>
            <w:r w:rsidRPr="00F00EDF">
              <w:rPr>
                <w:sz w:val="20"/>
                <w:szCs w:val="20"/>
              </w:rPr>
              <w:t xml:space="preserve">» </w:t>
            </w:r>
            <w:r w:rsidRPr="00F00EDF">
              <w:rPr>
                <w:sz w:val="20"/>
                <w:szCs w:val="20"/>
                <w:lang w:val="en-US"/>
              </w:rPr>
              <w:t xml:space="preserve">/ </w:t>
            </w:r>
            <w:r w:rsidRPr="00F00EDF">
              <w:rPr>
                <w:sz w:val="20"/>
                <w:szCs w:val="20"/>
              </w:rPr>
              <w:t>«</w:t>
            </w:r>
            <w:r w:rsidR="000E7188" w:rsidRPr="00F00EDF">
              <w:rPr>
                <w:sz w:val="20"/>
                <w:szCs w:val="20"/>
              </w:rPr>
              <w:t>НЕИСПРАВН</w:t>
            </w:r>
            <w:r w:rsidRPr="00F00EDF">
              <w:rPr>
                <w:sz w:val="20"/>
                <w:szCs w:val="20"/>
              </w:rPr>
              <w:t>».</w:t>
            </w:r>
          </w:p>
        </w:tc>
      </w:tr>
      <w:tr w:rsidR="005E58B8" w:rsidRPr="00F00EDF" w14:paraId="589BD626" w14:textId="77777777" w:rsidTr="00406B7D">
        <w:trPr>
          <w:gridBefore w:val="1"/>
          <w:wBefore w:w="10" w:type="dxa"/>
          <w:trHeight w:val="454"/>
        </w:trPr>
        <w:tc>
          <w:tcPr>
            <w:tcW w:w="2640" w:type="dxa"/>
            <w:gridSpan w:val="2"/>
            <w:vAlign w:val="center"/>
          </w:tcPr>
          <w:p w14:paraId="4D703A15" w14:textId="77777777" w:rsidR="005E58B8" w:rsidRPr="00F00EDF" w:rsidRDefault="005E58B8">
            <w:pPr>
              <w:pStyle w:val="afff4"/>
              <w:widowControl w:val="0"/>
              <w:rPr>
                <w:sz w:val="20"/>
                <w:szCs w:val="20"/>
              </w:rPr>
            </w:pPr>
            <w:r w:rsidRPr="00F00EDF">
              <w:rPr>
                <w:sz w:val="20"/>
                <w:szCs w:val="20"/>
              </w:rPr>
              <w:t>Партия</w:t>
            </w:r>
          </w:p>
        </w:tc>
        <w:tc>
          <w:tcPr>
            <w:tcW w:w="1296" w:type="dxa"/>
            <w:gridSpan w:val="2"/>
            <w:vAlign w:val="center"/>
          </w:tcPr>
          <w:p w14:paraId="657106D3" w14:textId="77777777" w:rsidR="005E58B8" w:rsidRPr="00F00EDF" w:rsidRDefault="005E58B8">
            <w:pPr>
              <w:pStyle w:val="afff4"/>
              <w:widowControl w:val="0"/>
              <w:rPr>
                <w:sz w:val="20"/>
                <w:szCs w:val="20"/>
              </w:rPr>
            </w:pPr>
            <w:r w:rsidRPr="00F00EDF">
              <w:rPr>
                <w:sz w:val="20"/>
                <w:szCs w:val="20"/>
              </w:rPr>
              <w:t>CHAR 10</w:t>
            </w:r>
          </w:p>
        </w:tc>
        <w:tc>
          <w:tcPr>
            <w:tcW w:w="1730" w:type="dxa"/>
            <w:gridSpan w:val="2"/>
            <w:vAlign w:val="center"/>
          </w:tcPr>
          <w:p w14:paraId="3C1FCCA1"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2AFA1F9F" w14:textId="26996CDB" w:rsidR="005E58B8" w:rsidRPr="00F00EDF" w:rsidRDefault="005E58B8">
            <w:pPr>
              <w:pStyle w:val="afff4"/>
              <w:widowControl w:val="0"/>
              <w:rPr>
                <w:sz w:val="20"/>
                <w:szCs w:val="20"/>
              </w:rPr>
            </w:pPr>
            <w:r w:rsidRPr="00F00EDF">
              <w:rPr>
                <w:sz w:val="20"/>
                <w:szCs w:val="20"/>
              </w:rPr>
              <w:t xml:space="preserve">Номер партии: </w:t>
            </w:r>
            <w:r w:rsidR="00406B7D" w:rsidRPr="00F00EDF">
              <w:rPr>
                <w:sz w:val="20"/>
                <w:szCs w:val="20"/>
              </w:rPr>
              <w:t xml:space="preserve">ИСПРАВНЫЙ» </w:t>
            </w:r>
            <w:r w:rsidR="00406B7D" w:rsidRPr="00F00EDF">
              <w:rPr>
                <w:sz w:val="20"/>
                <w:szCs w:val="20"/>
                <w:lang w:val="en-US"/>
              </w:rPr>
              <w:t xml:space="preserve">/ </w:t>
            </w:r>
            <w:r w:rsidR="00406B7D" w:rsidRPr="00F00EDF">
              <w:rPr>
                <w:sz w:val="20"/>
                <w:szCs w:val="20"/>
              </w:rPr>
              <w:t>«НЕИСПРАВН».</w:t>
            </w:r>
          </w:p>
        </w:tc>
      </w:tr>
      <w:tr w:rsidR="005E58B8" w:rsidRPr="00F00EDF" w14:paraId="7EB42461" w14:textId="77777777" w:rsidTr="00406B7D">
        <w:trPr>
          <w:gridBefore w:val="1"/>
          <w:wBefore w:w="10" w:type="dxa"/>
          <w:trHeight w:val="454"/>
        </w:trPr>
        <w:tc>
          <w:tcPr>
            <w:tcW w:w="10166" w:type="dxa"/>
            <w:gridSpan w:val="8"/>
            <w:vAlign w:val="center"/>
          </w:tcPr>
          <w:p w14:paraId="6D736344" w14:textId="77777777" w:rsidR="005E58B8" w:rsidRPr="00F00EDF" w:rsidRDefault="005E58B8">
            <w:pPr>
              <w:pStyle w:val="afff4"/>
              <w:widowControl w:val="0"/>
              <w:rPr>
                <w:b/>
                <w:sz w:val="20"/>
                <w:szCs w:val="20"/>
              </w:rPr>
            </w:pPr>
            <w:r w:rsidRPr="00F00EDF">
              <w:rPr>
                <w:b/>
                <w:sz w:val="20"/>
                <w:szCs w:val="20"/>
              </w:rPr>
              <w:t>Контировка</w:t>
            </w:r>
          </w:p>
        </w:tc>
      </w:tr>
      <w:tr w:rsidR="005E58B8" w:rsidRPr="00F00EDF" w14:paraId="37A94E63" w14:textId="77777777" w:rsidTr="00406B7D">
        <w:trPr>
          <w:gridBefore w:val="1"/>
          <w:wBefore w:w="10" w:type="dxa"/>
          <w:trHeight w:val="454"/>
        </w:trPr>
        <w:tc>
          <w:tcPr>
            <w:tcW w:w="2640" w:type="dxa"/>
            <w:gridSpan w:val="2"/>
            <w:vAlign w:val="center"/>
          </w:tcPr>
          <w:p w14:paraId="5FE4A708" w14:textId="77777777" w:rsidR="005E58B8" w:rsidRPr="00F00EDF" w:rsidRDefault="005E58B8">
            <w:pPr>
              <w:pStyle w:val="afff4"/>
              <w:widowControl w:val="0"/>
              <w:rPr>
                <w:sz w:val="20"/>
                <w:szCs w:val="20"/>
              </w:rPr>
            </w:pPr>
            <w:r w:rsidRPr="00F00EDF">
              <w:rPr>
                <w:sz w:val="20"/>
                <w:szCs w:val="20"/>
              </w:rPr>
              <w:t>Заказ</w:t>
            </w:r>
          </w:p>
        </w:tc>
        <w:tc>
          <w:tcPr>
            <w:tcW w:w="1296" w:type="dxa"/>
            <w:gridSpan w:val="2"/>
            <w:vAlign w:val="center"/>
          </w:tcPr>
          <w:p w14:paraId="61E8B93E" w14:textId="77777777" w:rsidR="005E58B8" w:rsidRPr="00F00EDF" w:rsidRDefault="005E58B8">
            <w:pPr>
              <w:pStyle w:val="afff4"/>
              <w:widowControl w:val="0"/>
              <w:rPr>
                <w:sz w:val="20"/>
                <w:szCs w:val="20"/>
              </w:rPr>
            </w:pPr>
            <w:r w:rsidRPr="00F00EDF">
              <w:rPr>
                <w:sz w:val="20"/>
                <w:szCs w:val="20"/>
              </w:rPr>
              <w:t>CHAR 12</w:t>
            </w:r>
          </w:p>
        </w:tc>
        <w:tc>
          <w:tcPr>
            <w:tcW w:w="1730" w:type="dxa"/>
            <w:gridSpan w:val="2"/>
            <w:vAlign w:val="center"/>
          </w:tcPr>
          <w:p w14:paraId="38176979" w14:textId="77777777" w:rsidR="005E58B8" w:rsidRPr="00F00EDF" w:rsidRDefault="005E58B8">
            <w:pPr>
              <w:pStyle w:val="afff4"/>
              <w:widowControl w:val="0"/>
              <w:rPr>
                <w:sz w:val="20"/>
                <w:szCs w:val="20"/>
              </w:rPr>
            </w:pPr>
            <w:r w:rsidRPr="00F00EDF">
              <w:rPr>
                <w:sz w:val="20"/>
                <w:szCs w:val="20"/>
              </w:rPr>
              <w:t>Обязательно</w:t>
            </w:r>
          </w:p>
        </w:tc>
        <w:tc>
          <w:tcPr>
            <w:tcW w:w="4500" w:type="dxa"/>
            <w:gridSpan w:val="2"/>
            <w:vAlign w:val="center"/>
          </w:tcPr>
          <w:p w14:paraId="75361AA6" w14:textId="5C0B1E13" w:rsidR="005E58B8" w:rsidRPr="00F00EDF" w:rsidRDefault="005E58B8">
            <w:pPr>
              <w:pStyle w:val="afff4"/>
              <w:widowControl w:val="0"/>
              <w:rPr>
                <w:sz w:val="20"/>
                <w:szCs w:val="20"/>
              </w:rPr>
            </w:pPr>
            <w:r w:rsidRPr="00F00EDF">
              <w:rPr>
                <w:sz w:val="20"/>
                <w:szCs w:val="20"/>
              </w:rPr>
              <w:t xml:space="preserve">Заказ ТОРО, при выполнении которого принято решение о выводе в </w:t>
            </w:r>
            <w:r w:rsidR="008E0AA0" w:rsidRPr="00F00EDF">
              <w:rPr>
                <w:sz w:val="20"/>
                <w:szCs w:val="20"/>
              </w:rPr>
              <w:t>ОФ</w:t>
            </w:r>
            <w:r w:rsidRPr="00F00EDF">
              <w:rPr>
                <w:sz w:val="20"/>
                <w:szCs w:val="20"/>
              </w:rPr>
              <w:t>.</w:t>
            </w:r>
            <w:r w:rsidR="00406B7D" w:rsidRPr="00F00EDF">
              <w:rPr>
                <w:sz w:val="20"/>
                <w:szCs w:val="20"/>
              </w:rPr>
              <w:t xml:space="preserve"> Заполнится автоматически на основе резервирования.</w:t>
            </w:r>
          </w:p>
        </w:tc>
      </w:tr>
    </w:tbl>
    <w:p w14:paraId="4285D536" w14:textId="7FB65080" w:rsidR="005E58B8" w:rsidRPr="00F00EDF" w:rsidRDefault="005E58B8">
      <w:pPr>
        <w:pStyle w:val="31"/>
        <w:keepLines/>
        <w:numPr>
          <w:ilvl w:val="2"/>
          <w:numId w:val="8"/>
        </w:numPr>
        <w:spacing w:before="160" w:after="120" w:line="276" w:lineRule="auto"/>
        <w:rPr>
          <w:rFonts w:eastAsiaTheme="majorEastAsia" w:cstheme="majorBidi"/>
          <w:caps w:val="0"/>
          <w:sz w:val="24"/>
          <w:szCs w:val="24"/>
        </w:rPr>
      </w:pPr>
      <w:bookmarkStart w:id="2703" w:name="_Toc39058865"/>
      <w:bookmarkStart w:id="2704" w:name="_Toc39058953"/>
      <w:bookmarkStart w:id="2705" w:name="_Toc39059059"/>
      <w:bookmarkStart w:id="2706" w:name="_Toc522187318"/>
      <w:bookmarkStart w:id="2707" w:name="_Toc68543353"/>
      <w:bookmarkEnd w:id="2703"/>
      <w:bookmarkEnd w:id="2704"/>
      <w:bookmarkEnd w:id="2705"/>
      <w:r w:rsidRPr="00F00EDF">
        <w:rPr>
          <w:rFonts w:eastAsiaTheme="majorEastAsia" w:cstheme="majorBidi"/>
          <w:caps w:val="0"/>
          <w:sz w:val="24"/>
          <w:szCs w:val="24"/>
        </w:rPr>
        <w:t xml:space="preserve">Установка единицы оборудования из </w:t>
      </w:r>
      <w:r w:rsidR="008E0AA0" w:rsidRPr="00F00EDF">
        <w:rPr>
          <w:rFonts w:eastAsiaTheme="majorEastAsia" w:cstheme="majorBidi"/>
          <w:caps w:val="0"/>
          <w:sz w:val="24"/>
          <w:szCs w:val="24"/>
        </w:rPr>
        <w:t>ОФ</w:t>
      </w:r>
      <w:bookmarkEnd w:id="2706"/>
      <w:bookmarkEnd w:id="2707"/>
    </w:p>
    <w:p w14:paraId="23516351" w14:textId="4D6F11BC" w:rsidR="005E58B8" w:rsidRPr="00F00EDF" w:rsidRDefault="005E58B8">
      <w:pPr>
        <w:pStyle w:val="afff5"/>
        <w:rPr>
          <w:rFonts w:ascii="Arial" w:hAnsi="Arial" w:cs="Arial"/>
          <w:sz w:val="24"/>
          <w:szCs w:val="24"/>
        </w:rPr>
      </w:pPr>
      <w:r w:rsidRPr="00F00EDF">
        <w:rPr>
          <w:rFonts w:ascii="Arial" w:hAnsi="Arial" w:cs="Arial"/>
          <w:sz w:val="24"/>
          <w:szCs w:val="24"/>
        </w:rPr>
        <w:t xml:space="preserve">Для установки единицы оборудования со склада </w:t>
      </w:r>
      <w:r w:rsidR="008E0AA0" w:rsidRPr="00F00EDF">
        <w:rPr>
          <w:rFonts w:ascii="Arial" w:hAnsi="Arial" w:cs="Arial"/>
          <w:sz w:val="24"/>
          <w:szCs w:val="24"/>
        </w:rPr>
        <w:t>ОФ</w:t>
      </w:r>
      <w:r w:rsidRPr="00F00EDF">
        <w:rPr>
          <w:rFonts w:ascii="Arial" w:hAnsi="Arial" w:cs="Arial"/>
          <w:sz w:val="24"/>
          <w:szCs w:val="24"/>
        </w:rPr>
        <w:t xml:space="preserve"> на ПА, используется транзакция IE4N со следующими полями:</w:t>
      </w:r>
    </w:p>
    <w:p w14:paraId="077B7240" w14:textId="77777777" w:rsidR="00A7247E" w:rsidRPr="00F00EDF" w:rsidRDefault="00A7247E">
      <w:pPr>
        <w:pStyle w:val="afff5"/>
        <w:rPr>
          <w:rFonts w:ascii="Arial" w:hAnsi="Arial" w:cs="Arial"/>
          <w:sz w:val="24"/>
          <w:szCs w:val="24"/>
        </w:rPr>
      </w:pPr>
    </w:p>
    <w:p w14:paraId="54B45B11" w14:textId="36E6C71B" w:rsidR="00A7247E" w:rsidRPr="00F00EDF" w:rsidRDefault="00A7247E" w:rsidP="00632245">
      <w:pPr>
        <w:spacing w:line="312" w:lineRule="auto"/>
        <w:textAlignment w:val="top"/>
        <w:rPr>
          <w:rFonts w:ascii="Arial" w:hAnsi="Arial" w:cs="Arial"/>
          <w:color w:val="000000"/>
        </w:rPr>
      </w:pPr>
      <w:r w:rsidRPr="00F00EDF">
        <w:rPr>
          <w:rFonts w:ascii="Arial" w:hAnsi="Arial" w:cs="Arial"/>
          <w:b/>
          <w:sz w:val="22"/>
        </w:rPr>
        <w:t>Таблица 4</w:t>
      </w:r>
      <w:r w:rsidR="00DE4E77" w:rsidRPr="00F00EDF">
        <w:rPr>
          <w:rFonts w:ascii="Arial" w:hAnsi="Arial" w:cs="Arial"/>
          <w:b/>
          <w:sz w:val="22"/>
        </w:rPr>
        <w:t>1</w:t>
      </w:r>
      <w:r w:rsidRPr="00F00EDF">
        <w:rPr>
          <w:rFonts w:ascii="Arial" w:hAnsi="Arial" w:cs="Arial"/>
          <w:b/>
          <w:sz w:val="22"/>
        </w:rPr>
        <w:t xml:space="preserve">. Поля транзакции </w:t>
      </w:r>
      <w:r w:rsidRPr="00F00EDF">
        <w:rPr>
          <w:rFonts w:ascii="Arial" w:hAnsi="Arial" w:cs="Arial"/>
          <w:b/>
          <w:sz w:val="22"/>
          <w:lang w:val="en-US"/>
        </w:rPr>
        <w:t>IE</w:t>
      </w:r>
      <w:r w:rsidRPr="00F00EDF">
        <w:rPr>
          <w:rFonts w:ascii="Arial" w:hAnsi="Arial" w:cs="Arial"/>
          <w:b/>
          <w:sz w:val="22"/>
        </w:rPr>
        <w:t>4</w:t>
      </w:r>
      <w:r w:rsidRPr="00F00EDF">
        <w:rPr>
          <w:rFonts w:ascii="Arial" w:hAnsi="Arial" w:cs="Arial"/>
          <w:b/>
          <w:sz w:val="22"/>
          <w:lang w:val="en-US"/>
        </w:rPr>
        <w:t>N</w:t>
      </w:r>
      <w:r w:rsidRPr="00F00EDF">
        <w:rPr>
          <w:rFonts w:ascii="Arial" w:hAnsi="Arial" w:cs="Arial"/>
          <w:b/>
          <w:sz w:val="22"/>
        </w:rPr>
        <w:t>, используемые при монтаже</w:t>
      </w:r>
    </w:p>
    <w:tbl>
      <w:tblPr>
        <w:tblW w:w="10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0"/>
        <w:gridCol w:w="1296"/>
        <w:gridCol w:w="1730"/>
        <w:gridCol w:w="4500"/>
      </w:tblGrid>
      <w:tr w:rsidR="005E58B8" w:rsidRPr="00F00EDF" w14:paraId="2A9A0546" w14:textId="77777777" w:rsidTr="00406B7D">
        <w:trPr>
          <w:cantSplit/>
          <w:trHeight w:val="707"/>
          <w:tblHeader/>
        </w:trPr>
        <w:tc>
          <w:tcPr>
            <w:tcW w:w="2640" w:type="dxa"/>
            <w:shd w:val="clear" w:color="auto" w:fill="FFC000"/>
            <w:vAlign w:val="center"/>
          </w:tcPr>
          <w:p w14:paraId="045BE715" w14:textId="77777777" w:rsidR="005E58B8" w:rsidRPr="00F00EDF" w:rsidRDefault="005E58B8">
            <w:pPr>
              <w:pStyle w:val="afff4"/>
              <w:widowControl w:val="0"/>
              <w:rPr>
                <w:b/>
                <w:sz w:val="20"/>
                <w:szCs w:val="20"/>
              </w:rPr>
            </w:pPr>
            <w:r w:rsidRPr="00F00EDF">
              <w:rPr>
                <w:b/>
                <w:sz w:val="20"/>
                <w:szCs w:val="20"/>
              </w:rPr>
              <w:t>Наименование поля</w:t>
            </w:r>
          </w:p>
        </w:tc>
        <w:tc>
          <w:tcPr>
            <w:tcW w:w="1296" w:type="dxa"/>
            <w:shd w:val="clear" w:color="auto" w:fill="FFC000"/>
            <w:vAlign w:val="center"/>
          </w:tcPr>
          <w:p w14:paraId="54BCBD23" w14:textId="77777777" w:rsidR="005E58B8" w:rsidRPr="00F00EDF" w:rsidRDefault="005E58B8">
            <w:pPr>
              <w:pStyle w:val="afff4"/>
              <w:widowControl w:val="0"/>
              <w:rPr>
                <w:b/>
                <w:sz w:val="20"/>
                <w:szCs w:val="20"/>
              </w:rPr>
            </w:pPr>
            <w:r w:rsidRPr="00F00EDF">
              <w:rPr>
                <w:b/>
                <w:sz w:val="20"/>
                <w:szCs w:val="20"/>
              </w:rPr>
              <w:t>Формат поля</w:t>
            </w:r>
          </w:p>
        </w:tc>
        <w:tc>
          <w:tcPr>
            <w:tcW w:w="1730" w:type="dxa"/>
            <w:shd w:val="clear" w:color="auto" w:fill="FFC000"/>
            <w:vAlign w:val="center"/>
          </w:tcPr>
          <w:p w14:paraId="67B0BD81" w14:textId="77777777" w:rsidR="005E58B8" w:rsidRPr="00F00EDF" w:rsidRDefault="005E58B8">
            <w:pPr>
              <w:pStyle w:val="afff4"/>
              <w:widowControl w:val="0"/>
              <w:rPr>
                <w:b/>
                <w:sz w:val="20"/>
                <w:szCs w:val="20"/>
              </w:rPr>
            </w:pPr>
            <w:r w:rsidRPr="00F00EDF">
              <w:rPr>
                <w:b/>
                <w:sz w:val="20"/>
                <w:szCs w:val="20"/>
              </w:rPr>
              <w:t>Обязательность заполнения</w:t>
            </w:r>
          </w:p>
        </w:tc>
        <w:tc>
          <w:tcPr>
            <w:tcW w:w="4500" w:type="dxa"/>
            <w:shd w:val="clear" w:color="auto" w:fill="FFC000"/>
            <w:vAlign w:val="center"/>
          </w:tcPr>
          <w:p w14:paraId="0262FD3F" w14:textId="77777777" w:rsidR="005E58B8" w:rsidRPr="00F00EDF" w:rsidRDefault="005E58B8">
            <w:pPr>
              <w:pStyle w:val="afff4"/>
              <w:widowControl w:val="0"/>
              <w:rPr>
                <w:b/>
                <w:sz w:val="20"/>
                <w:szCs w:val="20"/>
              </w:rPr>
            </w:pPr>
            <w:r w:rsidRPr="00F00EDF">
              <w:rPr>
                <w:b/>
                <w:sz w:val="20"/>
                <w:szCs w:val="20"/>
              </w:rPr>
              <w:t>Примечание</w:t>
            </w:r>
          </w:p>
        </w:tc>
      </w:tr>
      <w:tr w:rsidR="005E58B8" w:rsidRPr="00F00EDF" w14:paraId="0B609476" w14:textId="77777777" w:rsidTr="00406B7D">
        <w:trPr>
          <w:trHeight w:val="454"/>
        </w:trPr>
        <w:tc>
          <w:tcPr>
            <w:tcW w:w="2640" w:type="dxa"/>
            <w:vAlign w:val="center"/>
          </w:tcPr>
          <w:p w14:paraId="71C9086C" w14:textId="77777777" w:rsidR="005E58B8" w:rsidRPr="00F00EDF" w:rsidRDefault="005E58B8">
            <w:pPr>
              <w:pStyle w:val="afff4"/>
              <w:widowControl w:val="0"/>
              <w:rPr>
                <w:sz w:val="20"/>
                <w:szCs w:val="20"/>
              </w:rPr>
            </w:pPr>
            <w:r w:rsidRPr="00F00EDF">
              <w:rPr>
                <w:sz w:val="20"/>
                <w:szCs w:val="20"/>
              </w:rPr>
              <w:t>Режим</w:t>
            </w:r>
          </w:p>
        </w:tc>
        <w:tc>
          <w:tcPr>
            <w:tcW w:w="1296" w:type="dxa"/>
            <w:vAlign w:val="center"/>
          </w:tcPr>
          <w:p w14:paraId="48551EB4" w14:textId="77777777" w:rsidR="005E58B8" w:rsidRPr="00F00EDF" w:rsidRDefault="005E58B8">
            <w:pPr>
              <w:pStyle w:val="afff4"/>
              <w:widowControl w:val="0"/>
              <w:rPr>
                <w:sz w:val="20"/>
                <w:szCs w:val="20"/>
              </w:rPr>
            </w:pPr>
            <w:r w:rsidRPr="00F00EDF">
              <w:rPr>
                <w:sz w:val="20"/>
                <w:szCs w:val="20"/>
              </w:rPr>
              <w:t>CHAR 4</w:t>
            </w:r>
          </w:p>
        </w:tc>
        <w:tc>
          <w:tcPr>
            <w:tcW w:w="1730" w:type="dxa"/>
            <w:vAlign w:val="center"/>
          </w:tcPr>
          <w:p w14:paraId="0487C8D2" w14:textId="77777777" w:rsidR="005E58B8" w:rsidRPr="00F00EDF" w:rsidRDefault="005E58B8">
            <w:pPr>
              <w:pStyle w:val="afff4"/>
              <w:widowControl w:val="0"/>
              <w:rPr>
                <w:sz w:val="20"/>
                <w:szCs w:val="20"/>
              </w:rPr>
            </w:pPr>
            <w:r w:rsidRPr="00F00EDF">
              <w:rPr>
                <w:sz w:val="20"/>
                <w:szCs w:val="20"/>
              </w:rPr>
              <w:t>Обязательно</w:t>
            </w:r>
          </w:p>
        </w:tc>
        <w:tc>
          <w:tcPr>
            <w:tcW w:w="4500" w:type="dxa"/>
            <w:vAlign w:val="center"/>
          </w:tcPr>
          <w:p w14:paraId="682FC334" w14:textId="0AB2B67C" w:rsidR="005E58B8" w:rsidRPr="00F00EDF" w:rsidRDefault="005E58B8">
            <w:pPr>
              <w:pStyle w:val="afff4"/>
              <w:widowControl w:val="0"/>
              <w:rPr>
                <w:sz w:val="20"/>
                <w:szCs w:val="20"/>
              </w:rPr>
            </w:pPr>
            <w:r w:rsidRPr="00F00EDF">
              <w:rPr>
                <w:sz w:val="20"/>
                <w:szCs w:val="20"/>
              </w:rPr>
              <w:t xml:space="preserve">Режим обработки: Монтаж (ввод </w:t>
            </w:r>
            <w:r w:rsidR="008E0AA0" w:rsidRPr="00F00EDF">
              <w:rPr>
                <w:sz w:val="20"/>
                <w:szCs w:val="20"/>
              </w:rPr>
              <w:t>ОФ</w:t>
            </w:r>
            <w:r w:rsidRPr="00F00EDF">
              <w:rPr>
                <w:sz w:val="20"/>
                <w:szCs w:val="20"/>
              </w:rPr>
              <w:t>).</w:t>
            </w:r>
          </w:p>
        </w:tc>
      </w:tr>
      <w:tr w:rsidR="005E58B8" w:rsidRPr="00F00EDF" w14:paraId="28781454" w14:textId="77777777" w:rsidTr="00406B7D">
        <w:trPr>
          <w:trHeight w:val="454"/>
        </w:trPr>
        <w:tc>
          <w:tcPr>
            <w:tcW w:w="2640" w:type="dxa"/>
            <w:vAlign w:val="center"/>
          </w:tcPr>
          <w:p w14:paraId="132C1BEE" w14:textId="77777777" w:rsidR="005E58B8" w:rsidRPr="00F00EDF" w:rsidRDefault="005E58B8">
            <w:pPr>
              <w:pStyle w:val="afff4"/>
              <w:widowControl w:val="0"/>
              <w:rPr>
                <w:sz w:val="20"/>
                <w:szCs w:val="20"/>
              </w:rPr>
            </w:pPr>
            <w:r w:rsidRPr="00F00EDF">
              <w:rPr>
                <w:sz w:val="20"/>
                <w:szCs w:val="20"/>
              </w:rPr>
              <w:t>Единица оборудования</w:t>
            </w:r>
          </w:p>
        </w:tc>
        <w:tc>
          <w:tcPr>
            <w:tcW w:w="1296" w:type="dxa"/>
            <w:vAlign w:val="center"/>
          </w:tcPr>
          <w:p w14:paraId="1E38419F" w14:textId="77777777" w:rsidR="005E58B8" w:rsidRPr="00F00EDF" w:rsidRDefault="005E58B8">
            <w:pPr>
              <w:pStyle w:val="afff4"/>
              <w:widowControl w:val="0"/>
              <w:rPr>
                <w:sz w:val="20"/>
                <w:szCs w:val="20"/>
              </w:rPr>
            </w:pPr>
            <w:r w:rsidRPr="00F00EDF">
              <w:rPr>
                <w:sz w:val="20"/>
                <w:szCs w:val="20"/>
              </w:rPr>
              <w:t>CHAR 18</w:t>
            </w:r>
          </w:p>
        </w:tc>
        <w:tc>
          <w:tcPr>
            <w:tcW w:w="1730" w:type="dxa"/>
            <w:vAlign w:val="center"/>
          </w:tcPr>
          <w:p w14:paraId="6F3A212A" w14:textId="77777777" w:rsidR="005E58B8" w:rsidRPr="00F00EDF" w:rsidRDefault="005E58B8">
            <w:pPr>
              <w:pStyle w:val="afff4"/>
              <w:widowControl w:val="0"/>
              <w:rPr>
                <w:sz w:val="20"/>
                <w:szCs w:val="20"/>
              </w:rPr>
            </w:pPr>
            <w:r w:rsidRPr="00F00EDF">
              <w:rPr>
                <w:sz w:val="20"/>
                <w:szCs w:val="20"/>
              </w:rPr>
              <w:t>Обязательно</w:t>
            </w:r>
          </w:p>
        </w:tc>
        <w:tc>
          <w:tcPr>
            <w:tcW w:w="4500" w:type="dxa"/>
            <w:vAlign w:val="center"/>
          </w:tcPr>
          <w:p w14:paraId="24172F23" w14:textId="77777777" w:rsidR="005E58B8" w:rsidRPr="00F00EDF" w:rsidRDefault="005E58B8">
            <w:pPr>
              <w:pStyle w:val="afff4"/>
              <w:widowControl w:val="0"/>
              <w:rPr>
                <w:sz w:val="20"/>
                <w:szCs w:val="20"/>
              </w:rPr>
            </w:pPr>
            <w:r w:rsidRPr="00F00EDF">
              <w:rPr>
                <w:sz w:val="20"/>
                <w:szCs w:val="20"/>
              </w:rPr>
              <w:t>Номер единицы оборудования.</w:t>
            </w:r>
          </w:p>
        </w:tc>
      </w:tr>
      <w:tr w:rsidR="005E58B8" w:rsidRPr="00F00EDF" w14:paraId="11478A79" w14:textId="77777777" w:rsidTr="00406B7D">
        <w:trPr>
          <w:trHeight w:val="454"/>
        </w:trPr>
        <w:tc>
          <w:tcPr>
            <w:tcW w:w="2640" w:type="dxa"/>
            <w:vAlign w:val="center"/>
          </w:tcPr>
          <w:p w14:paraId="21B0A05A" w14:textId="77777777" w:rsidR="005E58B8" w:rsidRPr="00F00EDF" w:rsidRDefault="005E58B8">
            <w:pPr>
              <w:pStyle w:val="afff4"/>
              <w:widowControl w:val="0"/>
              <w:rPr>
                <w:sz w:val="20"/>
                <w:szCs w:val="20"/>
              </w:rPr>
            </w:pPr>
            <w:r w:rsidRPr="00F00EDF">
              <w:rPr>
                <w:sz w:val="20"/>
                <w:szCs w:val="20"/>
              </w:rPr>
              <w:t>Материал</w:t>
            </w:r>
          </w:p>
        </w:tc>
        <w:tc>
          <w:tcPr>
            <w:tcW w:w="1296" w:type="dxa"/>
            <w:vAlign w:val="center"/>
          </w:tcPr>
          <w:p w14:paraId="10045B44" w14:textId="77777777" w:rsidR="005E58B8" w:rsidRPr="00F00EDF" w:rsidRDefault="005E58B8">
            <w:pPr>
              <w:pStyle w:val="afff4"/>
              <w:widowControl w:val="0"/>
              <w:rPr>
                <w:sz w:val="20"/>
                <w:szCs w:val="20"/>
              </w:rPr>
            </w:pPr>
            <w:r w:rsidRPr="00F00EDF">
              <w:rPr>
                <w:sz w:val="20"/>
                <w:szCs w:val="20"/>
              </w:rPr>
              <w:t>CHAR 18</w:t>
            </w:r>
          </w:p>
        </w:tc>
        <w:tc>
          <w:tcPr>
            <w:tcW w:w="1730" w:type="dxa"/>
            <w:vAlign w:val="center"/>
          </w:tcPr>
          <w:p w14:paraId="122DE685" w14:textId="77777777" w:rsidR="005E58B8" w:rsidRPr="00F00EDF" w:rsidRDefault="005E58B8">
            <w:pPr>
              <w:pStyle w:val="afff4"/>
              <w:widowControl w:val="0"/>
              <w:rPr>
                <w:sz w:val="20"/>
                <w:szCs w:val="20"/>
              </w:rPr>
            </w:pPr>
            <w:r w:rsidRPr="00F00EDF">
              <w:rPr>
                <w:sz w:val="20"/>
                <w:szCs w:val="20"/>
              </w:rPr>
              <w:t>Обязательно</w:t>
            </w:r>
          </w:p>
        </w:tc>
        <w:tc>
          <w:tcPr>
            <w:tcW w:w="4500" w:type="dxa"/>
            <w:vAlign w:val="center"/>
          </w:tcPr>
          <w:p w14:paraId="05F1333E" w14:textId="77777777" w:rsidR="005E58B8" w:rsidRPr="00F00EDF" w:rsidRDefault="005E58B8">
            <w:pPr>
              <w:pStyle w:val="afff4"/>
              <w:widowControl w:val="0"/>
              <w:rPr>
                <w:sz w:val="20"/>
                <w:szCs w:val="20"/>
              </w:rPr>
            </w:pPr>
            <w:r w:rsidRPr="00F00EDF">
              <w:rPr>
                <w:sz w:val="20"/>
                <w:szCs w:val="20"/>
              </w:rPr>
              <w:t>Заполнится автоматически из данных ЕО.</w:t>
            </w:r>
          </w:p>
        </w:tc>
      </w:tr>
      <w:tr w:rsidR="005E58B8" w:rsidRPr="00F00EDF" w14:paraId="6F1EF663" w14:textId="77777777" w:rsidTr="00406B7D">
        <w:trPr>
          <w:trHeight w:val="454"/>
        </w:trPr>
        <w:tc>
          <w:tcPr>
            <w:tcW w:w="2640" w:type="dxa"/>
            <w:vAlign w:val="center"/>
          </w:tcPr>
          <w:p w14:paraId="0097F93C" w14:textId="77777777" w:rsidR="005E58B8" w:rsidRPr="00F00EDF" w:rsidRDefault="005E58B8">
            <w:pPr>
              <w:pStyle w:val="afff4"/>
              <w:widowControl w:val="0"/>
              <w:rPr>
                <w:sz w:val="20"/>
                <w:szCs w:val="20"/>
              </w:rPr>
            </w:pPr>
            <w:r w:rsidRPr="00F00EDF">
              <w:rPr>
                <w:sz w:val="20"/>
                <w:szCs w:val="20"/>
              </w:rPr>
              <w:t>Серийный номер</w:t>
            </w:r>
          </w:p>
        </w:tc>
        <w:tc>
          <w:tcPr>
            <w:tcW w:w="1296" w:type="dxa"/>
            <w:vAlign w:val="center"/>
          </w:tcPr>
          <w:p w14:paraId="61412BE4" w14:textId="77777777" w:rsidR="005E58B8" w:rsidRPr="00F00EDF" w:rsidRDefault="005E58B8">
            <w:pPr>
              <w:pStyle w:val="afff4"/>
              <w:widowControl w:val="0"/>
              <w:rPr>
                <w:sz w:val="20"/>
                <w:szCs w:val="20"/>
              </w:rPr>
            </w:pPr>
            <w:r w:rsidRPr="00F00EDF">
              <w:rPr>
                <w:sz w:val="20"/>
                <w:szCs w:val="20"/>
              </w:rPr>
              <w:t>CHAR 18</w:t>
            </w:r>
          </w:p>
        </w:tc>
        <w:tc>
          <w:tcPr>
            <w:tcW w:w="1730" w:type="dxa"/>
            <w:vAlign w:val="center"/>
          </w:tcPr>
          <w:p w14:paraId="1C3DB368" w14:textId="77777777" w:rsidR="005E58B8" w:rsidRPr="00F00EDF" w:rsidRDefault="005E58B8">
            <w:pPr>
              <w:pStyle w:val="afff4"/>
              <w:widowControl w:val="0"/>
              <w:rPr>
                <w:sz w:val="20"/>
                <w:szCs w:val="20"/>
              </w:rPr>
            </w:pPr>
            <w:r w:rsidRPr="00F00EDF">
              <w:rPr>
                <w:sz w:val="20"/>
                <w:szCs w:val="20"/>
              </w:rPr>
              <w:t>Обязательно</w:t>
            </w:r>
          </w:p>
        </w:tc>
        <w:tc>
          <w:tcPr>
            <w:tcW w:w="4500" w:type="dxa"/>
            <w:vAlign w:val="center"/>
          </w:tcPr>
          <w:p w14:paraId="0618591A" w14:textId="77777777" w:rsidR="005E58B8" w:rsidRPr="00F00EDF" w:rsidRDefault="005E58B8">
            <w:pPr>
              <w:pStyle w:val="afff4"/>
              <w:widowControl w:val="0"/>
              <w:rPr>
                <w:sz w:val="20"/>
                <w:szCs w:val="20"/>
              </w:rPr>
            </w:pPr>
            <w:r w:rsidRPr="00F00EDF">
              <w:rPr>
                <w:sz w:val="20"/>
                <w:szCs w:val="20"/>
              </w:rPr>
              <w:t>Заполнится автоматически из данных ЕО.</w:t>
            </w:r>
          </w:p>
        </w:tc>
      </w:tr>
      <w:tr w:rsidR="00406B7D" w:rsidRPr="00F00EDF" w14:paraId="1FC45452" w14:textId="77777777" w:rsidTr="00406B7D">
        <w:trPr>
          <w:trHeight w:val="454"/>
        </w:trPr>
        <w:tc>
          <w:tcPr>
            <w:tcW w:w="2640" w:type="dxa"/>
            <w:vAlign w:val="center"/>
          </w:tcPr>
          <w:p w14:paraId="58BD90C6" w14:textId="77777777" w:rsidR="00406B7D" w:rsidRPr="00F00EDF" w:rsidRDefault="00406B7D">
            <w:pPr>
              <w:pStyle w:val="afff4"/>
              <w:widowControl w:val="0"/>
              <w:rPr>
                <w:sz w:val="20"/>
                <w:szCs w:val="20"/>
              </w:rPr>
            </w:pPr>
            <w:r w:rsidRPr="00F00EDF">
              <w:rPr>
                <w:sz w:val="20"/>
                <w:szCs w:val="20"/>
              </w:rPr>
              <w:t>Резервирование</w:t>
            </w:r>
          </w:p>
        </w:tc>
        <w:tc>
          <w:tcPr>
            <w:tcW w:w="1296" w:type="dxa"/>
            <w:vAlign w:val="center"/>
          </w:tcPr>
          <w:p w14:paraId="7B67EEF1" w14:textId="77777777" w:rsidR="00406B7D" w:rsidRPr="00F00EDF" w:rsidRDefault="00406B7D">
            <w:pPr>
              <w:pStyle w:val="afff4"/>
              <w:widowControl w:val="0"/>
              <w:rPr>
                <w:sz w:val="20"/>
                <w:szCs w:val="20"/>
              </w:rPr>
            </w:pPr>
            <w:r w:rsidRPr="00F00EDF">
              <w:rPr>
                <w:sz w:val="20"/>
                <w:szCs w:val="20"/>
              </w:rPr>
              <w:t>CHAR 18</w:t>
            </w:r>
          </w:p>
        </w:tc>
        <w:tc>
          <w:tcPr>
            <w:tcW w:w="1730" w:type="dxa"/>
            <w:vAlign w:val="center"/>
          </w:tcPr>
          <w:p w14:paraId="5D468CC9" w14:textId="77777777" w:rsidR="00406B7D" w:rsidRPr="00F00EDF" w:rsidRDefault="00406B7D">
            <w:pPr>
              <w:pStyle w:val="afff4"/>
              <w:widowControl w:val="0"/>
              <w:rPr>
                <w:sz w:val="20"/>
                <w:szCs w:val="20"/>
              </w:rPr>
            </w:pPr>
            <w:r w:rsidRPr="00F00EDF">
              <w:rPr>
                <w:sz w:val="20"/>
                <w:szCs w:val="20"/>
              </w:rPr>
              <w:t>Обязательно</w:t>
            </w:r>
          </w:p>
        </w:tc>
        <w:tc>
          <w:tcPr>
            <w:tcW w:w="4500" w:type="dxa"/>
            <w:vAlign w:val="center"/>
          </w:tcPr>
          <w:p w14:paraId="7693D0F6" w14:textId="77777777" w:rsidR="00406B7D" w:rsidRPr="00F00EDF" w:rsidRDefault="00406B7D">
            <w:pPr>
              <w:pStyle w:val="afff4"/>
              <w:widowControl w:val="0"/>
              <w:rPr>
                <w:sz w:val="20"/>
                <w:szCs w:val="20"/>
              </w:rPr>
            </w:pPr>
            <w:r w:rsidRPr="00F00EDF">
              <w:rPr>
                <w:sz w:val="20"/>
                <w:szCs w:val="20"/>
              </w:rPr>
              <w:t>Плановая позиция МТР в Заказе ТОРО, соответствующая поступлению ОФ в запас</w:t>
            </w:r>
          </w:p>
        </w:tc>
      </w:tr>
      <w:tr w:rsidR="005E58B8" w:rsidRPr="00F00EDF" w14:paraId="0E8F611F" w14:textId="77777777" w:rsidTr="00406B7D">
        <w:trPr>
          <w:trHeight w:val="454"/>
        </w:trPr>
        <w:tc>
          <w:tcPr>
            <w:tcW w:w="2640" w:type="dxa"/>
            <w:vAlign w:val="center"/>
          </w:tcPr>
          <w:p w14:paraId="11DF19CC" w14:textId="77777777" w:rsidR="005E58B8" w:rsidRPr="00F00EDF" w:rsidRDefault="005E58B8">
            <w:pPr>
              <w:pStyle w:val="afff4"/>
              <w:widowControl w:val="0"/>
              <w:rPr>
                <w:sz w:val="20"/>
                <w:szCs w:val="20"/>
              </w:rPr>
            </w:pPr>
            <w:r w:rsidRPr="00F00EDF">
              <w:rPr>
                <w:sz w:val="20"/>
                <w:szCs w:val="20"/>
              </w:rPr>
              <w:t>Завод</w:t>
            </w:r>
          </w:p>
        </w:tc>
        <w:tc>
          <w:tcPr>
            <w:tcW w:w="1296" w:type="dxa"/>
            <w:vAlign w:val="center"/>
          </w:tcPr>
          <w:p w14:paraId="36ED54E4" w14:textId="77777777" w:rsidR="005E58B8" w:rsidRPr="00F00EDF" w:rsidRDefault="005E58B8">
            <w:pPr>
              <w:pStyle w:val="afff4"/>
              <w:widowControl w:val="0"/>
              <w:rPr>
                <w:sz w:val="20"/>
                <w:szCs w:val="20"/>
              </w:rPr>
            </w:pPr>
            <w:r w:rsidRPr="00F00EDF">
              <w:rPr>
                <w:sz w:val="20"/>
                <w:szCs w:val="20"/>
              </w:rPr>
              <w:t>CHAR 4</w:t>
            </w:r>
          </w:p>
        </w:tc>
        <w:tc>
          <w:tcPr>
            <w:tcW w:w="1730" w:type="dxa"/>
            <w:vAlign w:val="center"/>
          </w:tcPr>
          <w:p w14:paraId="49DE87FE" w14:textId="77777777" w:rsidR="005E58B8" w:rsidRPr="00F00EDF" w:rsidRDefault="005E58B8">
            <w:pPr>
              <w:pStyle w:val="afff4"/>
              <w:widowControl w:val="0"/>
              <w:rPr>
                <w:sz w:val="20"/>
                <w:szCs w:val="20"/>
              </w:rPr>
            </w:pPr>
            <w:r w:rsidRPr="00F00EDF">
              <w:rPr>
                <w:sz w:val="20"/>
                <w:szCs w:val="20"/>
              </w:rPr>
              <w:t>Обязательно</w:t>
            </w:r>
          </w:p>
        </w:tc>
        <w:tc>
          <w:tcPr>
            <w:tcW w:w="4500" w:type="dxa"/>
            <w:vAlign w:val="center"/>
          </w:tcPr>
          <w:p w14:paraId="7913FAF4" w14:textId="77777777" w:rsidR="005E58B8" w:rsidRPr="00F00EDF" w:rsidRDefault="005E58B8">
            <w:pPr>
              <w:pStyle w:val="afff4"/>
              <w:widowControl w:val="0"/>
              <w:rPr>
                <w:sz w:val="20"/>
                <w:szCs w:val="20"/>
              </w:rPr>
            </w:pPr>
            <w:r w:rsidRPr="00F00EDF">
              <w:rPr>
                <w:sz w:val="20"/>
                <w:szCs w:val="20"/>
              </w:rPr>
              <w:t>Заполнится автоматически из постоянных данных пользователя.</w:t>
            </w:r>
          </w:p>
        </w:tc>
      </w:tr>
      <w:tr w:rsidR="00406B7D" w:rsidRPr="00F00EDF" w14:paraId="2A511420" w14:textId="77777777" w:rsidTr="00406B7D">
        <w:trPr>
          <w:trHeight w:val="454"/>
        </w:trPr>
        <w:tc>
          <w:tcPr>
            <w:tcW w:w="2640" w:type="dxa"/>
            <w:vAlign w:val="center"/>
          </w:tcPr>
          <w:p w14:paraId="2D8DAD1E" w14:textId="77777777" w:rsidR="00406B7D" w:rsidRPr="00F00EDF" w:rsidRDefault="00406B7D">
            <w:pPr>
              <w:pStyle w:val="afff4"/>
              <w:widowControl w:val="0"/>
              <w:rPr>
                <w:sz w:val="20"/>
                <w:szCs w:val="20"/>
              </w:rPr>
            </w:pPr>
            <w:r w:rsidRPr="00F00EDF">
              <w:rPr>
                <w:sz w:val="20"/>
                <w:szCs w:val="20"/>
              </w:rPr>
              <w:t>Склад</w:t>
            </w:r>
          </w:p>
        </w:tc>
        <w:tc>
          <w:tcPr>
            <w:tcW w:w="1296" w:type="dxa"/>
            <w:vAlign w:val="center"/>
          </w:tcPr>
          <w:p w14:paraId="2F371CFC" w14:textId="77777777" w:rsidR="00406B7D" w:rsidRPr="00F00EDF" w:rsidRDefault="00406B7D">
            <w:pPr>
              <w:pStyle w:val="afff4"/>
              <w:widowControl w:val="0"/>
              <w:rPr>
                <w:sz w:val="20"/>
                <w:szCs w:val="20"/>
              </w:rPr>
            </w:pPr>
            <w:r w:rsidRPr="00F00EDF">
              <w:rPr>
                <w:sz w:val="20"/>
                <w:szCs w:val="20"/>
              </w:rPr>
              <w:t>CHAR 4</w:t>
            </w:r>
          </w:p>
        </w:tc>
        <w:tc>
          <w:tcPr>
            <w:tcW w:w="1730" w:type="dxa"/>
            <w:vAlign w:val="center"/>
          </w:tcPr>
          <w:p w14:paraId="705FB527" w14:textId="77777777" w:rsidR="00406B7D" w:rsidRPr="00F00EDF" w:rsidRDefault="00406B7D">
            <w:pPr>
              <w:pStyle w:val="afff4"/>
              <w:widowControl w:val="0"/>
              <w:rPr>
                <w:sz w:val="20"/>
                <w:szCs w:val="20"/>
              </w:rPr>
            </w:pPr>
            <w:r w:rsidRPr="00F00EDF">
              <w:rPr>
                <w:sz w:val="20"/>
                <w:szCs w:val="20"/>
              </w:rPr>
              <w:t>Обязательно</w:t>
            </w:r>
          </w:p>
        </w:tc>
        <w:tc>
          <w:tcPr>
            <w:tcW w:w="4500" w:type="dxa"/>
            <w:vAlign w:val="center"/>
          </w:tcPr>
          <w:p w14:paraId="22B58F8F" w14:textId="4E71264F" w:rsidR="00406B7D" w:rsidRPr="00F00EDF" w:rsidRDefault="00406B7D">
            <w:pPr>
              <w:pStyle w:val="afff4"/>
              <w:widowControl w:val="0"/>
              <w:rPr>
                <w:sz w:val="20"/>
                <w:szCs w:val="20"/>
              </w:rPr>
            </w:pPr>
            <w:r w:rsidRPr="00F00EDF">
              <w:rPr>
                <w:sz w:val="20"/>
                <w:szCs w:val="20"/>
              </w:rPr>
              <w:t>Склад хранения ОФ. Из справочника, либо автоматически из резервирования заказа ТОРО</w:t>
            </w:r>
          </w:p>
        </w:tc>
      </w:tr>
      <w:tr w:rsidR="00406B7D" w:rsidRPr="00F00EDF" w14:paraId="3AA49646" w14:textId="77777777" w:rsidTr="00406B7D">
        <w:trPr>
          <w:trHeight w:val="454"/>
        </w:trPr>
        <w:tc>
          <w:tcPr>
            <w:tcW w:w="2640" w:type="dxa"/>
            <w:vAlign w:val="center"/>
          </w:tcPr>
          <w:p w14:paraId="037DEBCA" w14:textId="77777777" w:rsidR="00406B7D" w:rsidRPr="00F00EDF" w:rsidRDefault="00406B7D">
            <w:pPr>
              <w:pStyle w:val="afff4"/>
              <w:widowControl w:val="0"/>
              <w:rPr>
                <w:sz w:val="20"/>
                <w:szCs w:val="20"/>
              </w:rPr>
            </w:pPr>
            <w:r w:rsidRPr="00F00EDF">
              <w:rPr>
                <w:sz w:val="20"/>
                <w:szCs w:val="20"/>
              </w:rPr>
              <w:t>Вид движения</w:t>
            </w:r>
          </w:p>
        </w:tc>
        <w:tc>
          <w:tcPr>
            <w:tcW w:w="1296" w:type="dxa"/>
            <w:vAlign w:val="center"/>
          </w:tcPr>
          <w:p w14:paraId="10CB67E5" w14:textId="77777777" w:rsidR="00406B7D" w:rsidRPr="00F00EDF" w:rsidRDefault="00406B7D">
            <w:pPr>
              <w:pStyle w:val="afff4"/>
              <w:widowControl w:val="0"/>
              <w:rPr>
                <w:sz w:val="20"/>
                <w:szCs w:val="20"/>
              </w:rPr>
            </w:pPr>
            <w:r w:rsidRPr="00F00EDF">
              <w:rPr>
                <w:sz w:val="20"/>
                <w:szCs w:val="20"/>
              </w:rPr>
              <w:t>CHAR 3</w:t>
            </w:r>
          </w:p>
        </w:tc>
        <w:tc>
          <w:tcPr>
            <w:tcW w:w="1730" w:type="dxa"/>
            <w:vAlign w:val="center"/>
          </w:tcPr>
          <w:p w14:paraId="665D88EA" w14:textId="77777777" w:rsidR="00406B7D" w:rsidRPr="00F00EDF" w:rsidRDefault="00406B7D">
            <w:pPr>
              <w:pStyle w:val="afff4"/>
              <w:widowControl w:val="0"/>
              <w:rPr>
                <w:sz w:val="20"/>
                <w:szCs w:val="20"/>
              </w:rPr>
            </w:pPr>
            <w:r w:rsidRPr="00F00EDF">
              <w:rPr>
                <w:sz w:val="20"/>
                <w:szCs w:val="20"/>
              </w:rPr>
              <w:t>Обязательно</w:t>
            </w:r>
          </w:p>
        </w:tc>
        <w:tc>
          <w:tcPr>
            <w:tcW w:w="4500" w:type="dxa"/>
            <w:vAlign w:val="center"/>
          </w:tcPr>
          <w:p w14:paraId="02E8DE4B" w14:textId="6613A2DC" w:rsidR="00406B7D" w:rsidRPr="00F00EDF" w:rsidRDefault="00406B7D">
            <w:pPr>
              <w:pStyle w:val="afff4"/>
              <w:widowControl w:val="0"/>
              <w:rPr>
                <w:sz w:val="20"/>
                <w:szCs w:val="20"/>
              </w:rPr>
            </w:pPr>
            <w:r w:rsidRPr="00F00EDF">
              <w:rPr>
                <w:sz w:val="20"/>
                <w:szCs w:val="20"/>
              </w:rPr>
              <w:t>«Z17 – Отпуск из ОФ». Определяется автоматически на основе резервирования заказа ТОРО</w:t>
            </w:r>
          </w:p>
        </w:tc>
      </w:tr>
      <w:tr w:rsidR="005E58B8" w:rsidRPr="00F00EDF" w14:paraId="3347F716" w14:textId="77777777" w:rsidTr="00406B7D">
        <w:trPr>
          <w:trHeight w:val="454"/>
        </w:trPr>
        <w:tc>
          <w:tcPr>
            <w:tcW w:w="2640" w:type="dxa"/>
            <w:tcBorders>
              <w:top w:val="single" w:sz="4" w:space="0" w:color="auto"/>
              <w:left w:val="single" w:sz="4" w:space="0" w:color="auto"/>
              <w:bottom w:val="single" w:sz="4" w:space="0" w:color="auto"/>
              <w:right w:val="single" w:sz="4" w:space="0" w:color="auto"/>
            </w:tcBorders>
            <w:vAlign w:val="center"/>
          </w:tcPr>
          <w:p w14:paraId="5725C9A8" w14:textId="77777777" w:rsidR="005E58B8" w:rsidRPr="00F00EDF" w:rsidRDefault="005E58B8">
            <w:pPr>
              <w:pStyle w:val="afff4"/>
              <w:widowControl w:val="0"/>
              <w:rPr>
                <w:sz w:val="20"/>
                <w:szCs w:val="20"/>
              </w:rPr>
            </w:pPr>
            <w:r w:rsidRPr="00F00EDF">
              <w:rPr>
                <w:sz w:val="20"/>
                <w:szCs w:val="20"/>
              </w:rPr>
              <w:t>Дата демонтажа</w:t>
            </w:r>
          </w:p>
        </w:tc>
        <w:tc>
          <w:tcPr>
            <w:tcW w:w="1296" w:type="dxa"/>
            <w:tcBorders>
              <w:top w:val="single" w:sz="4" w:space="0" w:color="auto"/>
              <w:left w:val="single" w:sz="4" w:space="0" w:color="auto"/>
              <w:bottom w:val="single" w:sz="4" w:space="0" w:color="auto"/>
              <w:right w:val="single" w:sz="4" w:space="0" w:color="auto"/>
            </w:tcBorders>
            <w:vAlign w:val="center"/>
          </w:tcPr>
          <w:p w14:paraId="5FB614C9" w14:textId="77777777" w:rsidR="005E58B8" w:rsidRPr="00F00EDF" w:rsidRDefault="005E58B8">
            <w:pPr>
              <w:pStyle w:val="afff4"/>
              <w:widowControl w:val="0"/>
              <w:rPr>
                <w:sz w:val="20"/>
                <w:szCs w:val="20"/>
              </w:rPr>
            </w:pPr>
            <w:r w:rsidRPr="00F00EDF">
              <w:rPr>
                <w:sz w:val="20"/>
                <w:szCs w:val="20"/>
              </w:rPr>
              <w:t>DATS 10</w:t>
            </w:r>
          </w:p>
        </w:tc>
        <w:tc>
          <w:tcPr>
            <w:tcW w:w="1730" w:type="dxa"/>
            <w:tcBorders>
              <w:top w:val="single" w:sz="4" w:space="0" w:color="auto"/>
              <w:left w:val="single" w:sz="4" w:space="0" w:color="auto"/>
              <w:bottom w:val="single" w:sz="4" w:space="0" w:color="auto"/>
              <w:right w:val="single" w:sz="4" w:space="0" w:color="auto"/>
            </w:tcBorders>
            <w:vAlign w:val="center"/>
          </w:tcPr>
          <w:p w14:paraId="67484C4B" w14:textId="77777777" w:rsidR="005E58B8" w:rsidRPr="00F00EDF" w:rsidRDefault="005E58B8">
            <w:pPr>
              <w:pStyle w:val="afff4"/>
              <w:widowControl w:val="0"/>
              <w:rPr>
                <w:sz w:val="20"/>
                <w:szCs w:val="20"/>
              </w:rPr>
            </w:pPr>
            <w:r w:rsidRPr="00F00EDF">
              <w:rPr>
                <w:sz w:val="20"/>
                <w:szCs w:val="20"/>
              </w:rPr>
              <w:t>Обязательно</w:t>
            </w:r>
          </w:p>
        </w:tc>
        <w:tc>
          <w:tcPr>
            <w:tcW w:w="4500" w:type="dxa"/>
            <w:tcBorders>
              <w:top w:val="single" w:sz="4" w:space="0" w:color="auto"/>
              <w:left w:val="single" w:sz="4" w:space="0" w:color="auto"/>
              <w:bottom w:val="single" w:sz="4" w:space="0" w:color="auto"/>
              <w:right w:val="single" w:sz="4" w:space="0" w:color="auto"/>
            </w:tcBorders>
            <w:vAlign w:val="center"/>
          </w:tcPr>
          <w:p w14:paraId="5BA3BAF4" w14:textId="77777777" w:rsidR="005E58B8" w:rsidRPr="00F00EDF" w:rsidRDefault="005E58B8">
            <w:pPr>
              <w:pStyle w:val="afff4"/>
              <w:widowControl w:val="0"/>
              <w:rPr>
                <w:sz w:val="20"/>
                <w:szCs w:val="20"/>
              </w:rPr>
            </w:pPr>
            <w:r w:rsidRPr="00F00EDF">
              <w:rPr>
                <w:sz w:val="20"/>
                <w:szCs w:val="20"/>
              </w:rPr>
              <w:t>Дата монтажа.</w:t>
            </w:r>
          </w:p>
        </w:tc>
      </w:tr>
      <w:tr w:rsidR="005E58B8" w:rsidRPr="00F00EDF" w14:paraId="1C88B680" w14:textId="77777777" w:rsidTr="00406B7D">
        <w:trPr>
          <w:trHeight w:val="454"/>
        </w:trPr>
        <w:tc>
          <w:tcPr>
            <w:tcW w:w="2640" w:type="dxa"/>
            <w:vAlign w:val="center"/>
          </w:tcPr>
          <w:p w14:paraId="6ADED5AA" w14:textId="77777777" w:rsidR="005E58B8" w:rsidRPr="00F00EDF" w:rsidRDefault="005E58B8">
            <w:pPr>
              <w:pStyle w:val="afff4"/>
              <w:widowControl w:val="0"/>
              <w:rPr>
                <w:sz w:val="20"/>
                <w:szCs w:val="20"/>
              </w:rPr>
            </w:pPr>
            <w:r w:rsidRPr="00F00EDF">
              <w:rPr>
                <w:sz w:val="20"/>
                <w:szCs w:val="20"/>
              </w:rPr>
              <w:t>Техническое место</w:t>
            </w:r>
          </w:p>
        </w:tc>
        <w:tc>
          <w:tcPr>
            <w:tcW w:w="1296" w:type="dxa"/>
            <w:vAlign w:val="center"/>
          </w:tcPr>
          <w:p w14:paraId="01B7D053" w14:textId="77777777" w:rsidR="005E58B8" w:rsidRPr="00F00EDF" w:rsidRDefault="005E58B8">
            <w:pPr>
              <w:pStyle w:val="afff4"/>
              <w:widowControl w:val="0"/>
              <w:rPr>
                <w:sz w:val="20"/>
                <w:szCs w:val="20"/>
              </w:rPr>
            </w:pPr>
            <w:r w:rsidRPr="00F00EDF">
              <w:rPr>
                <w:sz w:val="20"/>
                <w:szCs w:val="20"/>
              </w:rPr>
              <w:t>CHAR 30</w:t>
            </w:r>
          </w:p>
        </w:tc>
        <w:tc>
          <w:tcPr>
            <w:tcW w:w="1730" w:type="dxa"/>
            <w:vAlign w:val="center"/>
          </w:tcPr>
          <w:p w14:paraId="03BFB37B" w14:textId="77777777" w:rsidR="005E58B8" w:rsidRPr="00F00EDF" w:rsidRDefault="005E58B8">
            <w:pPr>
              <w:pStyle w:val="afff4"/>
              <w:widowControl w:val="0"/>
              <w:rPr>
                <w:sz w:val="20"/>
                <w:szCs w:val="20"/>
              </w:rPr>
            </w:pPr>
            <w:r w:rsidRPr="00F00EDF">
              <w:rPr>
                <w:sz w:val="20"/>
                <w:szCs w:val="20"/>
              </w:rPr>
              <w:t>Обязательно</w:t>
            </w:r>
          </w:p>
        </w:tc>
        <w:tc>
          <w:tcPr>
            <w:tcW w:w="4500" w:type="dxa"/>
            <w:vAlign w:val="center"/>
          </w:tcPr>
          <w:p w14:paraId="6C55396B" w14:textId="1AE8BDDC" w:rsidR="005E58B8" w:rsidRPr="00F00EDF" w:rsidRDefault="005E58B8">
            <w:pPr>
              <w:pStyle w:val="afff4"/>
              <w:widowControl w:val="0"/>
              <w:rPr>
                <w:sz w:val="20"/>
                <w:szCs w:val="20"/>
              </w:rPr>
            </w:pPr>
            <w:r w:rsidRPr="00F00EDF">
              <w:rPr>
                <w:sz w:val="20"/>
                <w:szCs w:val="20"/>
              </w:rPr>
              <w:t>Техническое место, куда устанавливается единица оборудования из</w:t>
            </w:r>
            <w:r w:rsidR="00932AAE" w:rsidRPr="00F00EDF">
              <w:rPr>
                <w:sz w:val="20"/>
                <w:szCs w:val="20"/>
              </w:rPr>
              <w:t xml:space="preserve"> ОФ</w:t>
            </w:r>
            <w:r w:rsidRPr="00F00EDF">
              <w:rPr>
                <w:sz w:val="20"/>
                <w:szCs w:val="20"/>
              </w:rPr>
              <w:t>.</w:t>
            </w:r>
          </w:p>
        </w:tc>
      </w:tr>
      <w:tr w:rsidR="005E58B8" w:rsidRPr="00F00EDF" w14:paraId="5126E863" w14:textId="77777777" w:rsidTr="00406B7D">
        <w:trPr>
          <w:trHeight w:val="454"/>
        </w:trPr>
        <w:tc>
          <w:tcPr>
            <w:tcW w:w="10166" w:type="dxa"/>
            <w:gridSpan w:val="4"/>
            <w:vAlign w:val="center"/>
          </w:tcPr>
          <w:p w14:paraId="43CE01C6" w14:textId="77777777" w:rsidR="005E58B8" w:rsidRPr="00F00EDF" w:rsidRDefault="005E58B8">
            <w:pPr>
              <w:pStyle w:val="afff4"/>
              <w:widowControl w:val="0"/>
              <w:rPr>
                <w:sz w:val="20"/>
                <w:szCs w:val="20"/>
              </w:rPr>
            </w:pPr>
            <w:r w:rsidRPr="00F00EDF">
              <w:rPr>
                <w:sz w:val="20"/>
                <w:szCs w:val="20"/>
              </w:rPr>
              <w:lastRenderedPageBreak/>
              <w:t>Документ материала</w:t>
            </w:r>
          </w:p>
        </w:tc>
      </w:tr>
      <w:tr w:rsidR="005E58B8" w:rsidRPr="00F00EDF" w14:paraId="69C02B5D" w14:textId="77777777" w:rsidTr="00406B7D">
        <w:trPr>
          <w:trHeight w:val="454"/>
        </w:trPr>
        <w:tc>
          <w:tcPr>
            <w:tcW w:w="2640" w:type="dxa"/>
            <w:vAlign w:val="center"/>
          </w:tcPr>
          <w:p w14:paraId="5CAE078A" w14:textId="77777777" w:rsidR="005E58B8" w:rsidRPr="00F00EDF" w:rsidRDefault="005E58B8">
            <w:pPr>
              <w:pStyle w:val="afff4"/>
              <w:widowControl w:val="0"/>
              <w:rPr>
                <w:sz w:val="20"/>
                <w:szCs w:val="20"/>
              </w:rPr>
            </w:pPr>
            <w:r w:rsidRPr="00F00EDF">
              <w:rPr>
                <w:sz w:val="20"/>
                <w:szCs w:val="20"/>
              </w:rPr>
              <w:t>Дата документа</w:t>
            </w:r>
          </w:p>
        </w:tc>
        <w:tc>
          <w:tcPr>
            <w:tcW w:w="1296" w:type="dxa"/>
            <w:vAlign w:val="center"/>
          </w:tcPr>
          <w:p w14:paraId="1B64105A" w14:textId="77777777" w:rsidR="005E58B8" w:rsidRPr="00F00EDF" w:rsidRDefault="005E58B8">
            <w:pPr>
              <w:pStyle w:val="afff4"/>
              <w:widowControl w:val="0"/>
              <w:rPr>
                <w:sz w:val="20"/>
                <w:szCs w:val="20"/>
              </w:rPr>
            </w:pPr>
            <w:r w:rsidRPr="00F00EDF">
              <w:rPr>
                <w:sz w:val="20"/>
                <w:szCs w:val="20"/>
              </w:rPr>
              <w:t>DATS 10</w:t>
            </w:r>
          </w:p>
        </w:tc>
        <w:tc>
          <w:tcPr>
            <w:tcW w:w="1730" w:type="dxa"/>
            <w:vAlign w:val="center"/>
          </w:tcPr>
          <w:p w14:paraId="68D410A7" w14:textId="77777777" w:rsidR="005E58B8" w:rsidRPr="00F00EDF" w:rsidRDefault="005E58B8">
            <w:pPr>
              <w:pStyle w:val="afff4"/>
              <w:widowControl w:val="0"/>
              <w:rPr>
                <w:sz w:val="20"/>
                <w:szCs w:val="20"/>
              </w:rPr>
            </w:pPr>
            <w:r w:rsidRPr="00F00EDF">
              <w:rPr>
                <w:sz w:val="20"/>
                <w:szCs w:val="20"/>
              </w:rPr>
              <w:t>Обязательно</w:t>
            </w:r>
          </w:p>
        </w:tc>
        <w:tc>
          <w:tcPr>
            <w:tcW w:w="4500" w:type="dxa"/>
            <w:vAlign w:val="center"/>
          </w:tcPr>
          <w:p w14:paraId="2A8FCD35" w14:textId="77777777" w:rsidR="005E58B8" w:rsidRPr="00F00EDF" w:rsidRDefault="005E58B8">
            <w:pPr>
              <w:pStyle w:val="afff4"/>
              <w:widowControl w:val="0"/>
              <w:rPr>
                <w:sz w:val="20"/>
                <w:szCs w:val="20"/>
              </w:rPr>
            </w:pPr>
            <w:r w:rsidRPr="00F00EDF">
              <w:rPr>
                <w:sz w:val="20"/>
                <w:szCs w:val="20"/>
              </w:rPr>
              <w:t>Дата документа.</w:t>
            </w:r>
          </w:p>
        </w:tc>
      </w:tr>
      <w:tr w:rsidR="005E58B8" w:rsidRPr="00F00EDF" w14:paraId="02E01FD8" w14:textId="77777777" w:rsidTr="00406B7D">
        <w:trPr>
          <w:trHeight w:val="454"/>
        </w:trPr>
        <w:tc>
          <w:tcPr>
            <w:tcW w:w="2640" w:type="dxa"/>
            <w:tcBorders>
              <w:top w:val="single" w:sz="4" w:space="0" w:color="auto"/>
              <w:left w:val="single" w:sz="4" w:space="0" w:color="auto"/>
              <w:bottom w:val="single" w:sz="4" w:space="0" w:color="auto"/>
              <w:right w:val="single" w:sz="4" w:space="0" w:color="auto"/>
            </w:tcBorders>
            <w:vAlign w:val="center"/>
          </w:tcPr>
          <w:p w14:paraId="0C4C8912" w14:textId="77777777" w:rsidR="005E58B8" w:rsidRPr="00F00EDF" w:rsidRDefault="005E58B8">
            <w:pPr>
              <w:pStyle w:val="afff4"/>
              <w:widowControl w:val="0"/>
              <w:rPr>
                <w:sz w:val="20"/>
                <w:szCs w:val="20"/>
              </w:rPr>
            </w:pPr>
            <w:r w:rsidRPr="00F00EDF">
              <w:rPr>
                <w:sz w:val="20"/>
                <w:szCs w:val="20"/>
              </w:rPr>
              <w:t>Дата проводки</w:t>
            </w:r>
          </w:p>
        </w:tc>
        <w:tc>
          <w:tcPr>
            <w:tcW w:w="1296" w:type="dxa"/>
            <w:tcBorders>
              <w:top w:val="single" w:sz="4" w:space="0" w:color="auto"/>
              <w:left w:val="single" w:sz="4" w:space="0" w:color="auto"/>
              <w:bottom w:val="single" w:sz="4" w:space="0" w:color="auto"/>
              <w:right w:val="single" w:sz="4" w:space="0" w:color="auto"/>
            </w:tcBorders>
            <w:vAlign w:val="center"/>
          </w:tcPr>
          <w:p w14:paraId="6F333BCC" w14:textId="77777777" w:rsidR="005E58B8" w:rsidRPr="00F00EDF" w:rsidRDefault="005E58B8">
            <w:pPr>
              <w:pStyle w:val="afff4"/>
              <w:widowControl w:val="0"/>
              <w:rPr>
                <w:sz w:val="20"/>
                <w:szCs w:val="20"/>
              </w:rPr>
            </w:pPr>
            <w:r w:rsidRPr="00F00EDF">
              <w:rPr>
                <w:sz w:val="20"/>
                <w:szCs w:val="20"/>
              </w:rPr>
              <w:t>DATS 10</w:t>
            </w:r>
          </w:p>
        </w:tc>
        <w:tc>
          <w:tcPr>
            <w:tcW w:w="1730" w:type="dxa"/>
            <w:tcBorders>
              <w:top w:val="single" w:sz="4" w:space="0" w:color="auto"/>
              <w:left w:val="single" w:sz="4" w:space="0" w:color="auto"/>
              <w:bottom w:val="single" w:sz="4" w:space="0" w:color="auto"/>
              <w:right w:val="single" w:sz="4" w:space="0" w:color="auto"/>
            </w:tcBorders>
            <w:vAlign w:val="center"/>
          </w:tcPr>
          <w:p w14:paraId="1B89ED29" w14:textId="77777777" w:rsidR="005E58B8" w:rsidRPr="00F00EDF" w:rsidRDefault="005E58B8">
            <w:pPr>
              <w:pStyle w:val="afff4"/>
              <w:widowControl w:val="0"/>
              <w:rPr>
                <w:sz w:val="20"/>
                <w:szCs w:val="20"/>
              </w:rPr>
            </w:pPr>
            <w:r w:rsidRPr="00F00EDF">
              <w:rPr>
                <w:sz w:val="20"/>
                <w:szCs w:val="20"/>
              </w:rPr>
              <w:t>Обязательно</w:t>
            </w:r>
          </w:p>
        </w:tc>
        <w:tc>
          <w:tcPr>
            <w:tcW w:w="4500" w:type="dxa"/>
            <w:tcBorders>
              <w:top w:val="single" w:sz="4" w:space="0" w:color="auto"/>
              <w:left w:val="single" w:sz="4" w:space="0" w:color="auto"/>
              <w:bottom w:val="single" w:sz="4" w:space="0" w:color="auto"/>
              <w:right w:val="single" w:sz="4" w:space="0" w:color="auto"/>
            </w:tcBorders>
            <w:vAlign w:val="center"/>
          </w:tcPr>
          <w:p w14:paraId="155BEEAD" w14:textId="77777777" w:rsidR="005E58B8" w:rsidRPr="00F00EDF" w:rsidRDefault="005E58B8">
            <w:pPr>
              <w:pStyle w:val="afff4"/>
              <w:widowControl w:val="0"/>
              <w:rPr>
                <w:sz w:val="20"/>
                <w:szCs w:val="20"/>
              </w:rPr>
            </w:pPr>
            <w:r w:rsidRPr="00F00EDF">
              <w:rPr>
                <w:sz w:val="20"/>
                <w:szCs w:val="20"/>
              </w:rPr>
              <w:t>Дата проводки.</w:t>
            </w:r>
          </w:p>
        </w:tc>
      </w:tr>
      <w:tr w:rsidR="00406B7D" w:rsidRPr="00F00EDF" w14:paraId="6E122B49" w14:textId="77777777" w:rsidTr="00406B7D">
        <w:trPr>
          <w:trHeight w:val="454"/>
        </w:trPr>
        <w:tc>
          <w:tcPr>
            <w:tcW w:w="2640" w:type="dxa"/>
            <w:vAlign w:val="center"/>
          </w:tcPr>
          <w:p w14:paraId="6B324F66" w14:textId="77777777" w:rsidR="00406B7D" w:rsidRPr="00F00EDF" w:rsidRDefault="00406B7D">
            <w:pPr>
              <w:pStyle w:val="afff4"/>
              <w:widowControl w:val="0"/>
              <w:rPr>
                <w:sz w:val="20"/>
                <w:szCs w:val="20"/>
              </w:rPr>
            </w:pPr>
            <w:r w:rsidRPr="00F00EDF">
              <w:rPr>
                <w:sz w:val="20"/>
                <w:szCs w:val="20"/>
              </w:rPr>
              <w:t>Вид оценки</w:t>
            </w:r>
          </w:p>
        </w:tc>
        <w:tc>
          <w:tcPr>
            <w:tcW w:w="1296" w:type="dxa"/>
            <w:vAlign w:val="center"/>
          </w:tcPr>
          <w:p w14:paraId="041CE32A" w14:textId="77777777" w:rsidR="00406B7D" w:rsidRPr="00F00EDF" w:rsidRDefault="00406B7D">
            <w:pPr>
              <w:pStyle w:val="afff4"/>
              <w:widowControl w:val="0"/>
              <w:rPr>
                <w:sz w:val="20"/>
                <w:szCs w:val="20"/>
              </w:rPr>
            </w:pPr>
            <w:r w:rsidRPr="00F00EDF">
              <w:rPr>
                <w:sz w:val="20"/>
                <w:szCs w:val="20"/>
              </w:rPr>
              <w:t>CHAR 10</w:t>
            </w:r>
          </w:p>
        </w:tc>
        <w:tc>
          <w:tcPr>
            <w:tcW w:w="1730" w:type="dxa"/>
            <w:vAlign w:val="center"/>
          </w:tcPr>
          <w:p w14:paraId="6343640C" w14:textId="77777777" w:rsidR="00406B7D" w:rsidRPr="00F00EDF" w:rsidRDefault="00406B7D">
            <w:pPr>
              <w:pStyle w:val="afff4"/>
              <w:widowControl w:val="0"/>
              <w:rPr>
                <w:sz w:val="20"/>
                <w:szCs w:val="20"/>
              </w:rPr>
            </w:pPr>
            <w:r w:rsidRPr="00F00EDF">
              <w:rPr>
                <w:sz w:val="20"/>
                <w:szCs w:val="20"/>
              </w:rPr>
              <w:t>Обязательно</w:t>
            </w:r>
          </w:p>
        </w:tc>
        <w:tc>
          <w:tcPr>
            <w:tcW w:w="4500" w:type="dxa"/>
            <w:vAlign w:val="center"/>
          </w:tcPr>
          <w:p w14:paraId="2B621D7E" w14:textId="01761325" w:rsidR="00406B7D" w:rsidRPr="00F00EDF" w:rsidRDefault="00406B7D">
            <w:pPr>
              <w:pStyle w:val="afff4"/>
              <w:widowControl w:val="0"/>
              <w:rPr>
                <w:sz w:val="20"/>
                <w:szCs w:val="20"/>
              </w:rPr>
            </w:pPr>
            <w:r w:rsidRPr="00F00EDF">
              <w:rPr>
                <w:sz w:val="20"/>
                <w:szCs w:val="20"/>
              </w:rPr>
              <w:t xml:space="preserve">Вид оценки: «ИСПРАВНЫЙ» </w:t>
            </w:r>
            <w:r w:rsidRPr="00F00EDF">
              <w:rPr>
                <w:sz w:val="20"/>
                <w:szCs w:val="20"/>
                <w:lang w:val="en-US"/>
              </w:rPr>
              <w:t xml:space="preserve">/ </w:t>
            </w:r>
            <w:r w:rsidRPr="00F00EDF">
              <w:rPr>
                <w:sz w:val="20"/>
                <w:szCs w:val="20"/>
              </w:rPr>
              <w:t>«НЕИСПРАВН».</w:t>
            </w:r>
          </w:p>
        </w:tc>
      </w:tr>
      <w:tr w:rsidR="00406B7D" w:rsidRPr="00F00EDF" w14:paraId="175A6FFA" w14:textId="77777777" w:rsidTr="00406B7D">
        <w:trPr>
          <w:trHeight w:val="454"/>
        </w:trPr>
        <w:tc>
          <w:tcPr>
            <w:tcW w:w="2640" w:type="dxa"/>
            <w:vAlign w:val="center"/>
          </w:tcPr>
          <w:p w14:paraId="4A13786B" w14:textId="77777777" w:rsidR="00406B7D" w:rsidRPr="00F00EDF" w:rsidRDefault="00406B7D">
            <w:pPr>
              <w:pStyle w:val="afff4"/>
              <w:widowControl w:val="0"/>
              <w:rPr>
                <w:sz w:val="20"/>
                <w:szCs w:val="20"/>
              </w:rPr>
            </w:pPr>
            <w:r w:rsidRPr="00F00EDF">
              <w:rPr>
                <w:sz w:val="20"/>
                <w:szCs w:val="20"/>
              </w:rPr>
              <w:t>Партия</w:t>
            </w:r>
          </w:p>
        </w:tc>
        <w:tc>
          <w:tcPr>
            <w:tcW w:w="1296" w:type="dxa"/>
            <w:vAlign w:val="center"/>
          </w:tcPr>
          <w:p w14:paraId="67FF8619" w14:textId="77777777" w:rsidR="00406B7D" w:rsidRPr="00F00EDF" w:rsidRDefault="00406B7D">
            <w:pPr>
              <w:pStyle w:val="afff4"/>
              <w:widowControl w:val="0"/>
              <w:rPr>
                <w:sz w:val="20"/>
                <w:szCs w:val="20"/>
              </w:rPr>
            </w:pPr>
            <w:r w:rsidRPr="00F00EDF">
              <w:rPr>
                <w:sz w:val="20"/>
                <w:szCs w:val="20"/>
              </w:rPr>
              <w:t>CHAR 10</w:t>
            </w:r>
          </w:p>
        </w:tc>
        <w:tc>
          <w:tcPr>
            <w:tcW w:w="1730" w:type="dxa"/>
            <w:vAlign w:val="center"/>
          </w:tcPr>
          <w:p w14:paraId="50C85621" w14:textId="77777777" w:rsidR="00406B7D" w:rsidRPr="00F00EDF" w:rsidRDefault="00406B7D">
            <w:pPr>
              <w:pStyle w:val="afff4"/>
              <w:widowControl w:val="0"/>
              <w:rPr>
                <w:sz w:val="20"/>
                <w:szCs w:val="20"/>
              </w:rPr>
            </w:pPr>
            <w:r w:rsidRPr="00F00EDF">
              <w:rPr>
                <w:sz w:val="20"/>
                <w:szCs w:val="20"/>
              </w:rPr>
              <w:t>Обязательно</w:t>
            </w:r>
          </w:p>
        </w:tc>
        <w:tc>
          <w:tcPr>
            <w:tcW w:w="4500" w:type="dxa"/>
            <w:vAlign w:val="center"/>
          </w:tcPr>
          <w:p w14:paraId="309D2328" w14:textId="29C92DA3" w:rsidR="00406B7D" w:rsidRPr="00F00EDF" w:rsidRDefault="00406B7D">
            <w:pPr>
              <w:pStyle w:val="afff4"/>
              <w:widowControl w:val="0"/>
              <w:rPr>
                <w:sz w:val="20"/>
                <w:szCs w:val="20"/>
              </w:rPr>
            </w:pPr>
            <w:r w:rsidRPr="00F00EDF">
              <w:rPr>
                <w:sz w:val="20"/>
                <w:szCs w:val="20"/>
              </w:rPr>
              <w:t xml:space="preserve">Номер партии: ИСПРАВНЫЙ» </w:t>
            </w:r>
            <w:r w:rsidRPr="00F00EDF">
              <w:rPr>
                <w:sz w:val="20"/>
                <w:szCs w:val="20"/>
                <w:lang w:val="en-US"/>
              </w:rPr>
              <w:t xml:space="preserve">/ </w:t>
            </w:r>
            <w:r w:rsidRPr="00F00EDF">
              <w:rPr>
                <w:sz w:val="20"/>
                <w:szCs w:val="20"/>
              </w:rPr>
              <w:t>«НЕИСПРАВН».</w:t>
            </w:r>
          </w:p>
        </w:tc>
      </w:tr>
      <w:tr w:rsidR="005E58B8" w:rsidRPr="00F00EDF" w14:paraId="5D69F146" w14:textId="77777777" w:rsidTr="00406B7D">
        <w:trPr>
          <w:trHeight w:val="454"/>
        </w:trPr>
        <w:tc>
          <w:tcPr>
            <w:tcW w:w="10166" w:type="dxa"/>
            <w:gridSpan w:val="4"/>
            <w:vAlign w:val="center"/>
          </w:tcPr>
          <w:p w14:paraId="03869760" w14:textId="77777777" w:rsidR="005E58B8" w:rsidRPr="00F00EDF" w:rsidRDefault="005E58B8">
            <w:pPr>
              <w:pStyle w:val="afff4"/>
              <w:widowControl w:val="0"/>
              <w:rPr>
                <w:sz w:val="20"/>
                <w:szCs w:val="20"/>
              </w:rPr>
            </w:pPr>
            <w:r w:rsidRPr="00F00EDF">
              <w:rPr>
                <w:sz w:val="20"/>
                <w:szCs w:val="20"/>
              </w:rPr>
              <w:t>Контировка</w:t>
            </w:r>
          </w:p>
        </w:tc>
      </w:tr>
      <w:tr w:rsidR="005E58B8" w:rsidRPr="00F00EDF" w14:paraId="42743A6B" w14:textId="77777777" w:rsidTr="00406B7D">
        <w:trPr>
          <w:trHeight w:val="454"/>
        </w:trPr>
        <w:tc>
          <w:tcPr>
            <w:tcW w:w="2640" w:type="dxa"/>
            <w:tcBorders>
              <w:top w:val="single" w:sz="4" w:space="0" w:color="auto"/>
              <w:left w:val="single" w:sz="4" w:space="0" w:color="auto"/>
              <w:bottom w:val="single" w:sz="4" w:space="0" w:color="auto"/>
              <w:right w:val="single" w:sz="4" w:space="0" w:color="auto"/>
            </w:tcBorders>
            <w:vAlign w:val="center"/>
          </w:tcPr>
          <w:p w14:paraId="4459FB7F" w14:textId="77777777" w:rsidR="005E58B8" w:rsidRPr="00F00EDF" w:rsidRDefault="005E58B8">
            <w:pPr>
              <w:pStyle w:val="afff4"/>
              <w:widowControl w:val="0"/>
              <w:rPr>
                <w:sz w:val="20"/>
                <w:szCs w:val="20"/>
              </w:rPr>
            </w:pPr>
            <w:r w:rsidRPr="00F00EDF">
              <w:rPr>
                <w:sz w:val="20"/>
                <w:szCs w:val="20"/>
              </w:rPr>
              <w:t>Заказ</w:t>
            </w:r>
          </w:p>
        </w:tc>
        <w:tc>
          <w:tcPr>
            <w:tcW w:w="1296" w:type="dxa"/>
            <w:tcBorders>
              <w:top w:val="single" w:sz="4" w:space="0" w:color="auto"/>
              <w:left w:val="single" w:sz="4" w:space="0" w:color="auto"/>
              <w:bottom w:val="single" w:sz="4" w:space="0" w:color="auto"/>
              <w:right w:val="single" w:sz="4" w:space="0" w:color="auto"/>
            </w:tcBorders>
            <w:vAlign w:val="center"/>
          </w:tcPr>
          <w:p w14:paraId="4B1214A6" w14:textId="77777777" w:rsidR="005E58B8" w:rsidRPr="00F00EDF" w:rsidRDefault="005E58B8">
            <w:pPr>
              <w:pStyle w:val="afff4"/>
              <w:widowControl w:val="0"/>
              <w:rPr>
                <w:sz w:val="20"/>
                <w:szCs w:val="20"/>
              </w:rPr>
            </w:pPr>
            <w:r w:rsidRPr="00F00EDF">
              <w:rPr>
                <w:sz w:val="20"/>
                <w:szCs w:val="20"/>
              </w:rPr>
              <w:t>CHAR 12</w:t>
            </w:r>
          </w:p>
        </w:tc>
        <w:tc>
          <w:tcPr>
            <w:tcW w:w="1730" w:type="dxa"/>
            <w:tcBorders>
              <w:top w:val="single" w:sz="4" w:space="0" w:color="auto"/>
              <w:left w:val="single" w:sz="4" w:space="0" w:color="auto"/>
              <w:bottom w:val="single" w:sz="4" w:space="0" w:color="auto"/>
              <w:right w:val="single" w:sz="4" w:space="0" w:color="auto"/>
            </w:tcBorders>
            <w:vAlign w:val="center"/>
          </w:tcPr>
          <w:p w14:paraId="0FAEF229" w14:textId="77777777" w:rsidR="005E58B8" w:rsidRPr="00F00EDF" w:rsidRDefault="005E58B8">
            <w:pPr>
              <w:pStyle w:val="afff4"/>
              <w:widowControl w:val="0"/>
              <w:rPr>
                <w:sz w:val="20"/>
                <w:szCs w:val="20"/>
              </w:rPr>
            </w:pPr>
            <w:r w:rsidRPr="00F00EDF">
              <w:rPr>
                <w:sz w:val="20"/>
                <w:szCs w:val="20"/>
              </w:rPr>
              <w:t>Обязательно</w:t>
            </w:r>
          </w:p>
        </w:tc>
        <w:tc>
          <w:tcPr>
            <w:tcW w:w="4500" w:type="dxa"/>
            <w:tcBorders>
              <w:top w:val="single" w:sz="4" w:space="0" w:color="auto"/>
              <w:left w:val="single" w:sz="4" w:space="0" w:color="auto"/>
              <w:bottom w:val="single" w:sz="4" w:space="0" w:color="auto"/>
              <w:right w:val="single" w:sz="4" w:space="0" w:color="auto"/>
            </w:tcBorders>
            <w:vAlign w:val="center"/>
          </w:tcPr>
          <w:p w14:paraId="458CB7CE" w14:textId="66D91239" w:rsidR="005E58B8" w:rsidRPr="00F00EDF" w:rsidRDefault="00406B7D">
            <w:pPr>
              <w:pStyle w:val="afff4"/>
              <w:widowControl w:val="0"/>
              <w:rPr>
                <w:sz w:val="20"/>
                <w:szCs w:val="20"/>
              </w:rPr>
            </w:pPr>
            <w:r w:rsidRPr="00F00EDF">
              <w:rPr>
                <w:sz w:val="20"/>
                <w:szCs w:val="20"/>
              </w:rPr>
              <w:t>Заказ ТОРО, при выполнении которого принято решение о выводе в ОФ. Заполнится автоматически на основе резервирования.</w:t>
            </w:r>
          </w:p>
        </w:tc>
      </w:tr>
    </w:tbl>
    <w:p w14:paraId="010C12DF" w14:textId="77777777" w:rsidR="005E58B8" w:rsidRPr="00F00EDF" w:rsidRDefault="005E58B8">
      <w:pPr>
        <w:spacing w:after="240" w:line="276" w:lineRule="auto"/>
        <w:rPr>
          <w:rFonts w:ascii="Arial" w:hAnsi="Arial" w:cs="Arial"/>
          <w:color w:val="A6A6A6" w:themeColor="background1" w:themeShade="A6"/>
        </w:rPr>
      </w:pPr>
    </w:p>
    <w:p w14:paraId="473C984E" w14:textId="4F16D4C0" w:rsidR="005E58B8" w:rsidRPr="00F00EDF" w:rsidRDefault="005E58B8">
      <w:pPr>
        <w:pStyle w:val="31"/>
        <w:keepLines/>
        <w:numPr>
          <w:ilvl w:val="2"/>
          <w:numId w:val="8"/>
        </w:numPr>
        <w:spacing w:before="160" w:after="120" w:line="276" w:lineRule="auto"/>
        <w:rPr>
          <w:rFonts w:eastAsiaTheme="majorEastAsia" w:cstheme="majorBidi"/>
          <w:szCs w:val="24"/>
        </w:rPr>
      </w:pPr>
      <w:bookmarkStart w:id="2708" w:name="_Toc68543354"/>
      <w:r w:rsidRPr="00F00EDF">
        <w:rPr>
          <w:rFonts w:eastAsiaTheme="majorEastAsia" w:cstheme="majorBidi"/>
          <w:szCs w:val="24"/>
        </w:rPr>
        <w:t xml:space="preserve">Описание разработки </w:t>
      </w:r>
      <w:r w:rsidRPr="00F00EDF">
        <w:rPr>
          <w:rFonts w:eastAsiaTheme="majorEastAsia" w:cstheme="majorBidi"/>
          <w:caps w:val="0"/>
          <w:sz w:val="24"/>
          <w:szCs w:val="24"/>
        </w:rPr>
        <w:t xml:space="preserve">«PM20 - Отчет о состоянии </w:t>
      </w:r>
      <w:r w:rsidR="008E0AA0" w:rsidRPr="00F00EDF">
        <w:rPr>
          <w:rFonts w:eastAsiaTheme="majorEastAsia" w:cstheme="majorBidi"/>
          <w:caps w:val="0"/>
          <w:sz w:val="24"/>
          <w:szCs w:val="24"/>
        </w:rPr>
        <w:t>ОФ</w:t>
      </w:r>
      <w:r w:rsidRPr="00F00EDF">
        <w:rPr>
          <w:rFonts w:eastAsiaTheme="majorEastAsia" w:cstheme="majorBidi"/>
          <w:caps w:val="0"/>
          <w:sz w:val="24"/>
          <w:szCs w:val="24"/>
        </w:rPr>
        <w:t>»</w:t>
      </w:r>
      <w:bookmarkEnd w:id="2708"/>
    </w:p>
    <w:p w14:paraId="7AABB104" w14:textId="07E1FCDD" w:rsidR="005E58B8" w:rsidRPr="00F00EDF" w:rsidRDefault="005E58B8">
      <w:pPr>
        <w:spacing w:after="240" w:line="276" w:lineRule="auto"/>
        <w:ind w:firstLine="567"/>
        <w:rPr>
          <w:rFonts w:ascii="Arial" w:hAnsi="Arial" w:cs="Arial"/>
          <w:bCs/>
        </w:rPr>
      </w:pPr>
      <w:r w:rsidRPr="00F00EDF">
        <w:rPr>
          <w:rFonts w:ascii="Arial" w:hAnsi="Arial" w:cs="Arial"/>
          <w:bCs/>
        </w:rPr>
        <w:t xml:space="preserve">Цель отчета о состоянии </w:t>
      </w:r>
      <w:r w:rsidR="008E0AA0" w:rsidRPr="00F00EDF">
        <w:rPr>
          <w:rFonts w:ascii="Arial" w:hAnsi="Arial" w:cs="Arial"/>
          <w:bCs/>
        </w:rPr>
        <w:t>ОФ</w:t>
      </w:r>
      <w:r w:rsidRPr="00F00EDF">
        <w:rPr>
          <w:rFonts w:ascii="Arial" w:hAnsi="Arial" w:cs="Arial"/>
          <w:bCs/>
        </w:rPr>
        <w:t xml:space="preserve"> заключается в предоставлении актуальной информации о доступном количестве узлов </w:t>
      </w:r>
      <w:r w:rsidR="008E0AA0" w:rsidRPr="00F00EDF">
        <w:rPr>
          <w:rFonts w:ascii="Arial" w:hAnsi="Arial" w:cs="Arial"/>
          <w:bCs/>
        </w:rPr>
        <w:t>ОФ</w:t>
      </w:r>
      <w:r w:rsidRPr="00F00EDF">
        <w:rPr>
          <w:rFonts w:ascii="Arial" w:hAnsi="Arial" w:cs="Arial"/>
          <w:bCs/>
        </w:rPr>
        <w:t xml:space="preserve"> на </w:t>
      </w:r>
      <w:r w:rsidR="0005553D" w:rsidRPr="00F00EDF">
        <w:rPr>
          <w:rFonts w:ascii="Arial" w:hAnsi="Arial" w:cs="Arial"/>
          <w:bCs/>
        </w:rPr>
        <w:t xml:space="preserve">складах, а также о прогнозном количестве </w:t>
      </w:r>
      <w:r w:rsidR="00554D62" w:rsidRPr="00F00EDF">
        <w:rPr>
          <w:rFonts w:ascii="Arial" w:eastAsia="Calibri" w:hAnsi="Arial" w:cs="Arial"/>
        </w:rPr>
        <w:t xml:space="preserve">в разрезе видов оценок: </w:t>
      </w:r>
      <w:r w:rsidR="000E7188" w:rsidRPr="00F00EDF">
        <w:rPr>
          <w:rFonts w:ascii="Arial" w:eastAsia="Calibri" w:hAnsi="Arial" w:cs="Arial"/>
        </w:rPr>
        <w:t>«НЕИСПРАВН</w:t>
      </w:r>
      <w:r w:rsidR="00CF5941" w:rsidRPr="00F00EDF">
        <w:rPr>
          <w:rFonts w:ascii="Arial" w:eastAsia="Calibri" w:hAnsi="Arial" w:cs="Arial"/>
        </w:rPr>
        <w:t>», «ИСПРАВНЫЙ</w:t>
      </w:r>
      <w:r w:rsidR="00554D62" w:rsidRPr="00F00EDF">
        <w:rPr>
          <w:rFonts w:ascii="Arial" w:eastAsia="Calibri" w:hAnsi="Arial" w:cs="Arial"/>
        </w:rPr>
        <w:t>»</w:t>
      </w:r>
      <w:r w:rsidRPr="00F00EDF">
        <w:rPr>
          <w:rFonts w:ascii="Arial" w:hAnsi="Arial" w:cs="Arial"/>
          <w:bCs/>
        </w:rPr>
        <w:t xml:space="preserve">. </w:t>
      </w:r>
    </w:p>
    <w:p w14:paraId="27B2D31A" w14:textId="77777777" w:rsidR="005E58B8" w:rsidRPr="00F00EDF" w:rsidRDefault="005E58B8">
      <w:pPr>
        <w:spacing w:after="240" w:line="276" w:lineRule="auto"/>
        <w:ind w:firstLine="567"/>
        <w:rPr>
          <w:rFonts w:ascii="Arial" w:hAnsi="Arial" w:cs="Arial"/>
          <w:bCs/>
          <w:lang w:val="en-US"/>
        </w:rPr>
      </w:pPr>
      <w:r w:rsidRPr="00F00EDF">
        <w:rPr>
          <w:rFonts w:ascii="Arial" w:hAnsi="Arial" w:cs="Arial"/>
          <w:bCs/>
        </w:rPr>
        <w:t>Входные данные:</w:t>
      </w:r>
    </w:p>
    <w:p w14:paraId="12594E9C" w14:textId="77777777" w:rsidR="005E58B8" w:rsidRPr="00F00EDF" w:rsidRDefault="005E58B8">
      <w:pPr>
        <w:pStyle w:val="afa"/>
        <w:numPr>
          <w:ilvl w:val="0"/>
          <w:numId w:val="25"/>
        </w:numPr>
        <w:spacing w:after="240" w:line="276" w:lineRule="auto"/>
        <w:rPr>
          <w:rFonts w:ascii="Arial" w:hAnsi="Arial" w:cs="Arial"/>
          <w:bCs/>
        </w:rPr>
      </w:pPr>
      <w:r w:rsidRPr="00F00EDF">
        <w:rPr>
          <w:rFonts w:ascii="Arial" w:hAnsi="Arial" w:cs="Arial"/>
          <w:bCs/>
        </w:rPr>
        <w:t xml:space="preserve">Вид оценки узлов ОФ и категория запаса (для ОЗМ); </w:t>
      </w:r>
    </w:p>
    <w:p w14:paraId="07297910" w14:textId="77777777" w:rsidR="005E58B8" w:rsidRPr="00F00EDF" w:rsidRDefault="005E58B8">
      <w:pPr>
        <w:pStyle w:val="afa"/>
        <w:numPr>
          <w:ilvl w:val="0"/>
          <w:numId w:val="25"/>
        </w:numPr>
        <w:spacing w:after="240" w:line="276" w:lineRule="auto"/>
        <w:rPr>
          <w:rFonts w:ascii="Arial" w:hAnsi="Arial" w:cs="Arial"/>
          <w:bCs/>
        </w:rPr>
      </w:pPr>
      <w:r w:rsidRPr="00F00EDF">
        <w:rPr>
          <w:rFonts w:ascii="Arial" w:hAnsi="Arial" w:cs="Arial"/>
          <w:bCs/>
        </w:rPr>
        <w:t>Пользовательский статус узлов ОФ (для ЕО);</w:t>
      </w:r>
    </w:p>
    <w:p w14:paraId="5D160BBD" w14:textId="02DE073C" w:rsidR="005E58B8" w:rsidRPr="00F00EDF" w:rsidRDefault="005E58B8">
      <w:pPr>
        <w:pStyle w:val="afa"/>
        <w:numPr>
          <w:ilvl w:val="0"/>
          <w:numId w:val="25"/>
        </w:numPr>
        <w:spacing w:after="240" w:line="276" w:lineRule="auto"/>
        <w:rPr>
          <w:rFonts w:ascii="Arial" w:hAnsi="Arial" w:cs="Arial"/>
          <w:bCs/>
        </w:rPr>
      </w:pPr>
      <w:r w:rsidRPr="00F00EDF">
        <w:rPr>
          <w:rFonts w:ascii="Arial" w:hAnsi="Arial" w:cs="Arial"/>
          <w:bCs/>
        </w:rPr>
        <w:t xml:space="preserve">Заказы на восстановление, вида </w:t>
      </w:r>
      <w:r w:rsidRPr="00F00EDF">
        <w:rPr>
          <w:rFonts w:ascii="Arial" w:hAnsi="Arial" w:cs="Arial"/>
          <w:bCs/>
          <w:lang w:val="en-US"/>
        </w:rPr>
        <w:t>AV</w:t>
      </w:r>
      <w:r w:rsidRPr="00F00EDF">
        <w:rPr>
          <w:rFonts w:ascii="Arial" w:hAnsi="Arial" w:cs="Arial"/>
          <w:bCs/>
        </w:rPr>
        <w:t xml:space="preserve">01 - «Восстановление узлов/запчастей»; </w:t>
      </w:r>
    </w:p>
    <w:p w14:paraId="31CD42F4" w14:textId="77777777" w:rsidR="005E58B8" w:rsidRPr="00F00EDF" w:rsidRDefault="005E58B8">
      <w:pPr>
        <w:pStyle w:val="afa"/>
        <w:numPr>
          <w:ilvl w:val="0"/>
          <w:numId w:val="25"/>
        </w:numPr>
        <w:spacing w:after="240" w:line="276" w:lineRule="auto"/>
        <w:rPr>
          <w:rFonts w:ascii="Arial" w:hAnsi="Arial" w:cs="Arial"/>
          <w:bCs/>
        </w:rPr>
      </w:pPr>
      <w:r w:rsidRPr="00F00EDF">
        <w:rPr>
          <w:rFonts w:ascii="Arial" w:hAnsi="Arial" w:cs="Arial"/>
          <w:bCs/>
        </w:rPr>
        <w:t xml:space="preserve">Заказы на плановые ремонты и монтаж/демонтаж, вида </w:t>
      </w:r>
      <w:r w:rsidRPr="00F00EDF">
        <w:rPr>
          <w:rFonts w:ascii="Arial" w:hAnsi="Arial" w:cs="Arial"/>
          <w:bCs/>
          <w:lang w:val="en-US"/>
        </w:rPr>
        <w:t>APP</w:t>
      </w:r>
      <w:r w:rsidRPr="00F00EDF">
        <w:rPr>
          <w:rFonts w:ascii="Arial" w:hAnsi="Arial" w:cs="Arial"/>
          <w:bCs/>
        </w:rPr>
        <w:t>1 – «ТОРО по ППР»;</w:t>
      </w:r>
    </w:p>
    <w:p w14:paraId="2A8E56B2" w14:textId="77777777" w:rsidR="005E58B8" w:rsidRPr="00F00EDF" w:rsidRDefault="005E58B8">
      <w:pPr>
        <w:pStyle w:val="afa"/>
        <w:numPr>
          <w:ilvl w:val="0"/>
          <w:numId w:val="25"/>
        </w:numPr>
        <w:spacing w:after="240" w:line="276" w:lineRule="auto"/>
        <w:rPr>
          <w:rFonts w:ascii="Arial" w:hAnsi="Arial" w:cs="Arial"/>
          <w:bCs/>
        </w:rPr>
      </w:pPr>
      <w:r w:rsidRPr="00F00EDF">
        <w:rPr>
          <w:rFonts w:ascii="Arial" w:hAnsi="Arial" w:cs="Arial"/>
          <w:bCs/>
        </w:rPr>
        <w:t xml:space="preserve">Заказы на внеплановые ремонты и монтаж/демонтаж, вида </w:t>
      </w:r>
      <w:r w:rsidRPr="00F00EDF">
        <w:rPr>
          <w:rFonts w:ascii="Arial" w:hAnsi="Arial" w:cs="Arial"/>
          <w:bCs/>
          <w:lang w:val="en-US"/>
        </w:rPr>
        <w:t>AVS</w:t>
      </w:r>
      <w:r w:rsidRPr="00F00EDF">
        <w:rPr>
          <w:rFonts w:ascii="Arial" w:hAnsi="Arial" w:cs="Arial"/>
          <w:bCs/>
        </w:rPr>
        <w:t>1 – «ТОРО по состоянию»;</w:t>
      </w:r>
    </w:p>
    <w:p w14:paraId="31A0AC27" w14:textId="77777777" w:rsidR="005E58B8" w:rsidRPr="00F00EDF" w:rsidRDefault="005E58B8">
      <w:pPr>
        <w:pStyle w:val="afa"/>
        <w:numPr>
          <w:ilvl w:val="0"/>
          <w:numId w:val="25"/>
        </w:numPr>
        <w:spacing w:after="240" w:line="276" w:lineRule="auto"/>
        <w:rPr>
          <w:rFonts w:ascii="Arial" w:hAnsi="Arial" w:cs="Arial"/>
          <w:bCs/>
        </w:rPr>
      </w:pPr>
      <w:r w:rsidRPr="00F00EDF">
        <w:rPr>
          <w:rFonts w:ascii="Arial" w:hAnsi="Arial" w:cs="Arial"/>
          <w:bCs/>
        </w:rPr>
        <w:t xml:space="preserve">Заказы на аварийные ремонты </w:t>
      </w:r>
      <w:r w:rsidRPr="00F00EDF">
        <w:rPr>
          <w:rFonts w:ascii="Arial" w:hAnsi="Arial" w:cs="Arial"/>
          <w:bCs/>
          <w:lang w:val="en-US"/>
        </w:rPr>
        <w:t>AVR</w:t>
      </w:r>
      <w:r w:rsidRPr="00F00EDF">
        <w:rPr>
          <w:rFonts w:ascii="Arial" w:hAnsi="Arial" w:cs="Arial"/>
          <w:bCs/>
        </w:rPr>
        <w:t>1 – «Аварийное ТОРО»;</w:t>
      </w:r>
    </w:p>
    <w:p w14:paraId="7BF92490" w14:textId="513BB242" w:rsidR="005E58B8" w:rsidRPr="00F00EDF" w:rsidRDefault="00927642">
      <w:pPr>
        <w:pStyle w:val="afa"/>
        <w:numPr>
          <w:ilvl w:val="0"/>
          <w:numId w:val="25"/>
        </w:numPr>
        <w:spacing w:after="240" w:line="276" w:lineRule="auto"/>
        <w:rPr>
          <w:rFonts w:ascii="Arial" w:hAnsi="Arial" w:cs="Arial"/>
          <w:bCs/>
        </w:rPr>
      </w:pPr>
      <w:r w:rsidRPr="00F00EDF">
        <w:rPr>
          <w:rFonts w:ascii="Arial" w:hAnsi="Arial" w:cs="Arial"/>
          <w:color w:val="000000" w:themeColor="text1"/>
        </w:rPr>
        <w:t xml:space="preserve">Заявки и </w:t>
      </w:r>
      <w:r w:rsidR="005E58B8" w:rsidRPr="00F00EDF">
        <w:rPr>
          <w:rFonts w:ascii="Arial" w:hAnsi="Arial" w:cs="Arial"/>
          <w:color w:val="000000" w:themeColor="text1"/>
        </w:rPr>
        <w:t>Заказы на поставку новых узлов ОФ;</w:t>
      </w:r>
    </w:p>
    <w:p w14:paraId="66C25A6D" w14:textId="6D22CD96" w:rsidR="009458A5" w:rsidRPr="00F00EDF" w:rsidRDefault="009458A5">
      <w:pPr>
        <w:pStyle w:val="afa"/>
        <w:numPr>
          <w:ilvl w:val="0"/>
          <w:numId w:val="25"/>
        </w:numPr>
        <w:spacing w:after="240" w:line="276" w:lineRule="auto"/>
        <w:rPr>
          <w:rFonts w:ascii="Arial" w:hAnsi="Arial" w:cs="Arial"/>
          <w:bCs/>
        </w:rPr>
      </w:pPr>
      <w:r w:rsidRPr="00F00EDF">
        <w:rPr>
          <w:rFonts w:ascii="Arial" w:hAnsi="Arial" w:cs="Arial"/>
          <w:color w:val="000000" w:themeColor="text1"/>
        </w:rPr>
        <w:t>Проекты по закупке нового оборудования.</w:t>
      </w:r>
    </w:p>
    <w:p w14:paraId="1FFCA4B2" w14:textId="77777777" w:rsidR="005E58B8" w:rsidRPr="00F00EDF" w:rsidRDefault="005E58B8">
      <w:pPr>
        <w:spacing w:after="240" w:line="276" w:lineRule="auto"/>
        <w:ind w:firstLine="567"/>
        <w:rPr>
          <w:rFonts w:ascii="Arial" w:hAnsi="Arial" w:cs="Arial"/>
          <w:bCs/>
        </w:rPr>
      </w:pPr>
      <w:r w:rsidRPr="00F00EDF">
        <w:rPr>
          <w:rFonts w:ascii="Arial" w:hAnsi="Arial" w:cs="Arial"/>
          <w:bCs/>
        </w:rPr>
        <w:t>Описание реализации отчета:</w:t>
      </w:r>
    </w:p>
    <w:p w14:paraId="3A470839" w14:textId="021A16D3" w:rsidR="005E58B8" w:rsidRPr="00F00EDF" w:rsidRDefault="00D21F49">
      <w:pPr>
        <w:spacing w:after="240" w:line="276" w:lineRule="auto"/>
        <w:ind w:firstLine="567"/>
        <w:rPr>
          <w:rFonts w:ascii="Arial" w:hAnsi="Arial" w:cs="Arial"/>
          <w:bCs/>
        </w:rPr>
      </w:pPr>
      <w:r w:rsidRPr="00F00EDF">
        <w:rPr>
          <w:rFonts w:ascii="Arial" w:hAnsi="Arial" w:cs="Arial"/>
          <w:bCs/>
        </w:rPr>
        <w:t xml:space="preserve">Данный отчет отображает </w:t>
      </w:r>
      <w:del w:id="2709" w:author="Дмитрий Ковтун" w:date="2021-03-12T20:47:00Z">
        <w:r w:rsidRPr="00F00EDF" w:rsidDel="0071246E">
          <w:rPr>
            <w:rFonts w:ascii="Arial" w:hAnsi="Arial" w:cs="Arial"/>
            <w:bCs/>
          </w:rPr>
          <w:delText>информацию</w:delText>
        </w:r>
      </w:del>
      <w:ins w:id="2710" w:author="Дмитрий Ковтун" w:date="2021-03-12T20:47:00Z">
        <w:r w:rsidR="0071246E" w:rsidRPr="00F00EDF">
          <w:rPr>
            <w:rFonts w:ascii="Arial" w:hAnsi="Arial" w:cs="Arial"/>
            <w:bCs/>
          </w:rPr>
          <w:t>информацию,</w:t>
        </w:r>
      </w:ins>
      <w:r w:rsidRPr="00F00EDF">
        <w:rPr>
          <w:rFonts w:ascii="Arial" w:hAnsi="Arial" w:cs="Arial"/>
          <w:bCs/>
        </w:rPr>
        <w:t xml:space="preserve"> </w:t>
      </w:r>
      <w:r w:rsidR="00927642" w:rsidRPr="00F00EDF">
        <w:rPr>
          <w:rFonts w:ascii="Arial" w:hAnsi="Arial" w:cs="Arial"/>
          <w:bCs/>
        </w:rPr>
        <w:t>позволяющую выполнять следующие анализы:</w:t>
      </w:r>
    </w:p>
    <w:p w14:paraId="7ABB5562" w14:textId="6051829D" w:rsidR="0005553D" w:rsidRPr="00F00EDF" w:rsidRDefault="0005553D">
      <w:pPr>
        <w:spacing w:after="240" w:line="276" w:lineRule="auto"/>
        <w:ind w:firstLine="567"/>
        <w:rPr>
          <w:rFonts w:ascii="Arial" w:hAnsi="Arial" w:cs="Arial"/>
          <w:bCs/>
        </w:rPr>
      </w:pPr>
      <w:r w:rsidRPr="00F00EDF">
        <w:rPr>
          <w:rFonts w:ascii="Arial" w:hAnsi="Arial" w:cs="Arial"/>
          <w:bCs/>
        </w:rPr>
        <w:lastRenderedPageBreak/>
        <w:t xml:space="preserve">1) Проведение </w:t>
      </w:r>
      <w:r w:rsidR="00927642" w:rsidRPr="00F00EDF">
        <w:rPr>
          <w:rFonts w:ascii="Arial" w:hAnsi="Arial" w:cs="Arial"/>
          <w:bCs/>
        </w:rPr>
        <w:t>анализа</w:t>
      </w:r>
      <w:r w:rsidRPr="00F00EDF">
        <w:rPr>
          <w:rFonts w:ascii="Arial" w:hAnsi="Arial" w:cs="Arial"/>
          <w:bCs/>
        </w:rPr>
        <w:t xml:space="preserve"> обеспечения исправными узлами ОФ с учетом текущего запаса, плановых поступлений по заказам на восстановление/закупкам, а также плановых потребностей с целью сокращения продолжительности простоя оборудования при выполнении мероприятий ТОРО; </w:t>
      </w:r>
    </w:p>
    <w:p w14:paraId="6357565E" w14:textId="3EAD3F94" w:rsidR="00550FA3" w:rsidRPr="00F00EDF" w:rsidRDefault="0005553D">
      <w:pPr>
        <w:spacing w:after="240" w:line="276" w:lineRule="auto"/>
        <w:ind w:firstLine="567"/>
        <w:rPr>
          <w:rFonts w:ascii="Arial" w:hAnsi="Arial" w:cs="Arial"/>
          <w:bCs/>
        </w:rPr>
      </w:pPr>
      <w:r w:rsidRPr="00F00EDF">
        <w:rPr>
          <w:rFonts w:ascii="Arial" w:hAnsi="Arial" w:cs="Arial"/>
          <w:bCs/>
        </w:rPr>
        <w:t>2) Проведение анализа прогноза наличия неисправных демонтированных узлов ОФ, требующих восстановления.</w:t>
      </w:r>
      <w:r w:rsidR="00550FA3" w:rsidRPr="00F00EDF">
        <w:rPr>
          <w:rFonts w:ascii="Arial" w:hAnsi="Arial" w:cs="Arial"/>
          <w:bCs/>
        </w:rPr>
        <w:t xml:space="preserve"> </w:t>
      </w:r>
    </w:p>
    <w:p w14:paraId="7B40F9F4" w14:textId="77777777" w:rsidR="00927642" w:rsidRPr="00F00EDF" w:rsidRDefault="00927642">
      <w:pPr>
        <w:spacing w:after="240" w:line="276" w:lineRule="auto"/>
        <w:ind w:firstLine="567"/>
        <w:rPr>
          <w:rFonts w:ascii="Arial" w:hAnsi="Arial" w:cs="Arial"/>
          <w:bCs/>
        </w:rPr>
      </w:pPr>
      <w:r w:rsidRPr="00F00EDF">
        <w:rPr>
          <w:rFonts w:ascii="Arial" w:hAnsi="Arial" w:cs="Arial"/>
          <w:bCs/>
        </w:rPr>
        <w:t>Дополнительные функции:</w:t>
      </w:r>
    </w:p>
    <w:p w14:paraId="06C20818" w14:textId="782C024A" w:rsidR="00927642" w:rsidRPr="00D82F33" w:rsidRDefault="00927642">
      <w:pPr>
        <w:spacing w:after="240" w:line="276" w:lineRule="auto"/>
        <w:ind w:firstLine="567"/>
        <w:rPr>
          <w:rFonts w:ascii="Arial" w:hAnsi="Arial" w:cs="Arial"/>
        </w:rPr>
      </w:pPr>
      <w:r w:rsidRPr="00F00EDF">
        <w:rPr>
          <w:rFonts w:ascii="Arial" w:hAnsi="Arial" w:cs="Arial"/>
        </w:rPr>
        <w:t>- Анализ текущего запаса исправных и неисправных узлов ОФ на складах подразделения (переход в тр.IQ09);</w:t>
      </w:r>
    </w:p>
    <w:p w14:paraId="5CBD3D56" w14:textId="77777777" w:rsidR="00927642" w:rsidRPr="00632245" w:rsidRDefault="00927642">
      <w:pPr>
        <w:spacing w:after="240" w:line="276" w:lineRule="auto"/>
        <w:ind w:firstLine="567"/>
        <w:rPr>
          <w:rFonts w:ascii="Arial" w:hAnsi="Arial" w:cs="Arial"/>
        </w:rPr>
      </w:pPr>
      <w:r w:rsidRPr="000B674F">
        <w:rPr>
          <w:rFonts w:ascii="Arial" w:hAnsi="Arial" w:cs="Arial"/>
        </w:rPr>
        <w:t>- Анализ текущего общего запаса МТР, являющегося ОФ, на складах подразделения (переход в тр.MB52);</w:t>
      </w:r>
    </w:p>
    <w:p w14:paraId="62E6E40E" w14:textId="77777777" w:rsidR="00927642" w:rsidRPr="00632245" w:rsidRDefault="00927642">
      <w:pPr>
        <w:spacing w:after="240" w:line="276" w:lineRule="auto"/>
        <w:ind w:firstLine="567"/>
        <w:rPr>
          <w:rFonts w:ascii="Arial" w:hAnsi="Arial" w:cs="Arial"/>
        </w:rPr>
      </w:pPr>
      <w:r w:rsidRPr="00632245">
        <w:rPr>
          <w:rFonts w:ascii="Arial" w:hAnsi="Arial" w:cs="Arial"/>
        </w:rPr>
        <w:t>- Переход на изменение плановых сроков Заказов ТОРО на демонтаж/монтаж и восстановление при возникновении исключительных ситуаций с обеспеченностью запасом (переход в тр.IW38);</w:t>
      </w:r>
    </w:p>
    <w:p w14:paraId="4EC7E8CB" w14:textId="2FCEB112" w:rsidR="00927642" w:rsidRPr="00D82F33" w:rsidRDefault="00927642">
      <w:pPr>
        <w:spacing w:after="240" w:line="276" w:lineRule="auto"/>
        <w:ind w:firstLine="567"/>
        <w:rPr>
          <w:rFonts w:ascii="Arial" w:hAnsi="Arial" w:cs="Arial"/>
        </w:rPr>
      </w:pPr>
      <w:r w:rsidRPr="00632245">
        <w:rPr>
          <w:rFonts w:ascii="Arial" w:hAnsi="Arial" w:cs="Arial"/>
        </w:rPr>
        <w:t xml:space="preserve">- Переход в транзакцию ZPM_PLAN для массового анализа позиций годового графика ремонтов, связанных с </w:t>
      </w:r>
      <w:r w:rsidRPr="00F00EDF">
        <w:rPr>
          <w:rFonts w:ascii="Arial" w:hAnsi="Arial" w:cs="Arial"/>
        </w:rPr>
        <w:t>монтажом/демонтажем, а также восстановлением ОФ;</w:t>
      </w:r>
    </w:p>
    <w:p w14:paraId="7DEFD8A3" w14:textId="663A8950" w:rsidR="00927642" w:rsidRPr="00632245" w:rsidRDefault="00927642">
      <w:pPr>
        <w:spacing w:after="240" w:line="276" w:lineRule="auto"/>
        <w:ind w:firstLine="567"/>
        <w:rPr>
          <w:rFonts w:ascii="Arial" w:hAnsi="Arial" w:cs="Arial"/>
        </w:rPr>
      </w:pPr>
      <w:r w:rsidRPr="000B674F">
        <w:rPr>
          <w:rFonts w:ascii="Arial" w:hAnsi="Arial" w:cs="Arial"/>
        </w:rPr>
        <w:t>- Переход на просмотр ОЗМ, Заявок на закупку, Заказов на поставку.</w:t>
      </w:r>
    </w:p>
    <w:p w14:paraId="465BABD6" w14:textId="41840CD7" w:rsidR="005E58B8" w:rsidRDefault="005E58B8">
      <w:pPr>
        <w:spacing w:after="240" w:line="276" w:lineRule="auto"/>
        <w:rPr>
          <w:ins w:id="2711" w:author="Дмитрий Ковтун" w:date="2021-04-05T20:37:00Z"/>
          <w:rFonts w:ascii="Arial" w:hAnsi="Arial" w:cs="Arial"/>
        </w:rPr>
      </w:pPr>
      <w:r w:rsidRPr="00632245">
        <w:rPr>
          <w:rFonts w:ascii="Arial" w:hAnsi="Arial" w:cs="Arial"/>
        </w:rPr>
        <w:t>Пример формы отчета приложен в приложении №4.</w:t>
      </w:r>
    </w:p>
    <w:p w14:paraId="4D2A9C67" w14:textId="7A702E06" w:rsidR="009411F5" w:rsidRPr="00F00EDF" w:rsidRDefault="009411F5" w:rsidP="009411F5">
      <w:pPr>
        <w:pStyle w:val="31"/>
        <w:keepLines/>
        <w:numPr>
          <w:ilvl w:val="2"/>
          <w:numId w:val="8"/>
        </w:numPr>
        <w:spacing w:before="160" w:after="120" w:line="276" w:lineRule="auto"/>
        <w:rPr>
          <w:ins w:id="2712" w:author="Дмитрий Ковтун" w:date="2021-04-05T20:37:00Z"/>
          <w:rFonts w:eastAsiaTheme="majorEastAsia" w:cstheme="majorBidi"/>
          <w:szCs w:val="24"/>
        </w:rPr>
      </w:pPr>
      <w:ins w:id="2713" w:author="Дмитрий Ковтун" w:date="2021-04-05T20:37:00Z">
        <w:r w:rsidRPr="00F00EDF">
          <w:rPr>
            <w:rFonts w:eastAsiaTheme="majorEastAsia" w:cstheme="majorBidi"/>
            <w:szCs w:val="24"/>
          </w:rPr>
          <w:t xml:space="preserve">Описание разработки </w:t>
        </w:r>
        <w:r w:rsidRPr="00F00EDF">
          <w:rPr>
            <w:rFonts w:eastAsiaTheme="majorEastAsia" w:cstheme="majorBidi"/>
            <w:caps w:val="0"/>
            <w:sz w:val="24"/>
            <w:szCs w:val="24"/>
          </w:rPr>
          <w:t>«PM</w:t>
        </w:r>
        <w:r>
          <w:rPr>
            <w:rFonts w:eastAsiaTheme="majorEastAsia" w:cstheme="majorBidi"/>
            <w:caps w:val="0"/>
            <w:sz w:val="24"/>
            <w:szCs w:val="24"/>
          </w:rPr>
          <w:t>52</w:t>
        </w:r>
        <w:r w:rsidRPr="00F00EDF">
          <w:rPr>
            <w:rFonts w:eastAsiaTheme="majorEastAsia" w:cstheme="majorBidi"/>
            <w:caps w:val="0"/>
            <w:sz w:val="24"/>
            <w:szCs w:val="24"/>
          </w:rPr>
          <w:t xml:space="preserve"> - </w:t>
        </w:r>
        <w:r w:rsidRPr="009411F5">
          <w:rPr>
            <w:rFonts w:eastAsiaTheme="majorEastAsia" w:cstheme="majorBidi"/>
            <w:caps w:val="0"/>
            <w:sz w:val="24"/>
            <w:szCs w:val="24"/>
          </w:rPr>
          <w:t>Контроль счетов в заказах ТОРО</w:t>
        </w:r>
        <w:r w:rsidRPr="00F00EDF">
          <w:rPr>
            <w:rFonts w:eastAsiaTheme="majorEastAsia" w:cstheme="majorBidi"/>
            <w:caps w:val="0"/>
            <w:sz w:val="24"/>
            <w:szCs w:val="24"/>
          </w:rPr>
          <w:t>»</w:t>
        </w:r>
      </w:ins>
    </w:p>
    <w:p w14:paraId="4440B593" w14:textId="1D1DAAFC" w:rsidR="009411F5" w:rsidRDefault="009411F5" w:rsidP="009411F5">
      <w:pPr>
        <w:spacing w:after="240" w:line="276" w:lineRule="auto"/>
        <w:ind w:firstLine="567"/>
        <w:rPr>
          <w:ins w:id="2714" w:author="Дмитрий Ковтун" w:date="2021-04-05T20:38:00Z"/>
          <w:rFonts w:ascii="Arial" w:hAnsi="Arial" w:cs="Arial"/>
          <w:bCs/>
        </w:rPr>
      </w:pPr>
      <w:ins w:id="2715" w:author="Дмитрий Ковтун" w:date="2021-04-05T20:38:00Z">
        <w:r>
          <w:rPr>
            <w:rFonts w:ascii="Arial" w:hAnsi="Arial" w:cs="Arial"/>
            <w:bCs/>
          </w:rPr>
          <w:t xml:space="preserve">В рамках разработки реализованы проверки и замещения при планировании компонентов в </w:t>
        </w:r>
      </w:ins>
      <w:ins w:id="2716" w:author="Дмитрий Ковтун" w:date="2021-04-05T20:39:00Z">
        <w:r>
          <w:rPr>
            <w:rFonts w:ascii="Arial" w:hAnsi="Arial" w:cs="Arial"/>
            <w:bCs/>
          </w:rPr>
          <w:t>Заказе ТОРО:</w:t>
        </w:r>
      </w:ins>
      <w:ins w:id="2717" w:author="Дмитрий Ковтун" w:date="2021-04-05T20:38:00Z">
        <w:r w:rsidRPr="009411F5">
          <w:rPr>
            <w:rFonts w:ascii="Arial" w:hAnsi="Arial" w:cs="Arial"/>
            <w:bCs/>
          </w:rPr>
          <w:tab/>
        </w:r>
      </w:ins>
    </w:p>
    <w:p w14:paraId="67C250D1" w14:textId="31CCC4A0" w:rsidR="009411F5" w:rsidRPr="009411F5" w:rsidRDefault="009411F5" w:rsidP="009411F5">
      <w:pPr>
        <w:pStyle w:val="afa"/>
        <w:numPr>
          <w:ilvl w:val="0"/>
          <w:numId w:val="61"/>
        </w:numPr>
        <w:spacing w:after="240" w:line="276" w:lineRule="auto"/>
        <w:rPr>
          <w:ins w:id="2718" w:author="Дмитрий Ковтун" w:date="2021-04-05T20:38:00Z"/>
          <w:rFonts w:ascii="Arial" w:hAnsi="Arial" w:cs="Arial"/>
          <w:bCs/>
          <w:rPrChange w:id="2719" w:author="Дмитрий Ковтун" w:date="2021-04-05T20:45:00Z">
            <w:rPr>
              <w:ins w:id="2720" w:author="Дмитрий Ковтун" w:date="2021-04-05T20:38:00Z"/>
            </w:rPr>
          </w:rPrChange>
        </w:rPr>
        <w:pPrChange w:id="2721" w:author="Дмитрий Ковтун" w:date="2021-04-05T20:45:00Z">
          <w:pPr>
            <w:spacing w:after="240" w:line="276" w:lineRule="auto"/>
          </w:pPr>
        </w:pPrChange>
      </w:pPr>
      <w:ins w:id="2722" w:author="Дмитрий Ковтун" w:date="2021-04-05T20:38:00Z">
        <w:r w:rsidRPr="009411F5">
          <w:rPr>
            <w:rFonts w:ascii="Arial" w:hAnsi="Arial" w:cs="Arial"/>
            <w:bCs/>
            <w:rPrChange w:id="2723" w:author="Дмитрий Ковтун" w:date="2021-04-05T20:45:00Z">
              <w:rPr/>
            </w:rPrChange>
          </w:rPr>
          <w:t>Проверки и автозаполнение партий для МТР-ОФ в заказе ТОРО:</w:t>
        </w:r>
      </w:ins>
    </w:p>
    <w:p w14:paraId="24A35BFC" w14:textId="03A38D00" w:rsidR="009411F5" w:rsidRPr="009411F5" w:rsidRDefault="009411F5" w:rsidP="009411F5">
      <w:pPr>
        <w:spacing w:after="240" w:line="276" w:lineRule="auto"/>
        <w:ind w:firstLine="567"/>
        <w:rPr>
          <w:ins w:id="2724" w:author="Дмитрий Ковтун" w:date="2021-04-05T20:38:00Z"/>
          <w:rFonts w:ascii="Arial" w:hAnsi="Arial" w:cs="Arial"/>
          <w:bCs/>
        </w:rPr>
      </w:pPr>
      <w:ins w:id="2725" w:author="Дмитрий Ковтун" w:date="2021-04-05T20:38:00Z">
        <w:r w:rsidRPr="009411F5">
          <w:rPr>
            <w:rFonts w:ascii="Arial" w:hAnsi="Arial" w:cs="Arial"/>
            <w:bCs/>
          </w:rPr>
          <w:t>Для Заказов ТОРО с видом работ «ЗМН - Замена», «МД – Монтаж/демонтаж»:</w:t>
        </w:r>
      </w:ins>
    </w:p>
    <w:p w14:paraId="2A0CA844" w14:textId="0E2036EA" w:rsidR="009411F5" w:rsidRPr="009411F5" w:rsidRDefault="009411F5" w:rsidP="009411F5">
      <w:pPr>
        <w:pStyle w:val="afa"/>
        <w:numPr>
          <w:ilvl w:val="0"/>
          <w:numId w:val="60"/>
        </w:numPr>
        <w:spacing w:after="240" w:line="276" w:lineRule="auto"/>
        <w:rPr>
          <w:ins w:id="2726" w:author="Дмитрий Ковтун" w:date="2021-04-05T20:38:00Z"/>
          <w:rFonts w:ascii="Arial" w:hAnsi="Arial" w:cs="Arial"/>
          <w:bCs/>
          <w:rPrChange w:id="2727" w:author="Дмитрий Ковтун" w:date="2021-04-05T20:40:00Z">
            <w:rPr>
              <w:ins w:id="2728" w:author="Дмитрий Ковтун" w:date="2021-04-05T20:38:00Z"/>
            </w:rPr>
          </w:rPrChange>
        </w:rPr>
        <w:pPrChange w:id="2729" w:author="Дмитрий Ковтун" w:date="2021-04-05T20:40:00Z">
          <w:pPr>
            <w:spacing w:after="240" w:line="276" w:lineRule="auto"/>
          </w:pPr>
        </w:pPrChange>
      </w:pPr>
      <w:ins w:id="2730" w:author="Дмитрий Ковтун" w:date="2021-04-05T20:38:00Z">
        <w:r w:rsidRPr="009411F5">
          <w:rPr>
            <w:rFonts w:ascii="Arial" w:hAnsi="Arial" w:cs="Arial"/>
            <w:bCs/>
            <w:rPrChange w:id="2731" w:author="Дмитрий Ковтун" w:date="2021-04-05T20:40:00Z">
              <w:rPr/>
            </w:rPrChange>
          </w:rPr>
          <w:t>Для отрицательных количеств (оприходование ОФ) по умолчанию простав</w:t>
        </w:r>
        <w:r>
          <w:rPr>
            <w:rFonts w:ascii="Arial" w:hAnsi="Arial" w:cs="Arial"/>
            <w:bCs/>
            <w:rPrChange w:id="2732" w:author="Дмитрий Ковтун" w:date="2021-04-05T20:40:00Z">
              <w:rPr>
                <w:rFonts w:ascii="Arial" w:hAnsi="Arial" w:cs="Arial"/>
                <w:bCs/>
              </w:rPr>
            </w:rPrChange>
          </w:rPr>
          <w:t>ляется</w:t>
        </w:r>
        <w:r w:rsidRPr="009411F5">
          <w:rPr>
            <w:rFonts w:ascii="Arial" w:hAnsi="Arial" w:cs="Arial"/>
            <w:bCs/>
            <w:rPrChange w:id="2733" w:author="Дмитрий Ковтун" w:date="2021-04-05T20:40:00Z">
              <w:rPr/>
            </w:rPrChange>
          </w:rPr>
          <w:t xml:space="preserve"> парти</w:t>
        </w:r>
      </w:ins>
      <w:ins w:id="2734" w:author="Дмитрий Ковтун" w:date="2021-04-05T20:40:00Z">
        <w:r>
          <w:rPr>
            <w:rFonts w:ascii="Arial" w:hAnsi="Arial" w:cs="Arial"/>
            <w:bCs/>
          </w:rPr>
          <w:t>я</w:t>
        </w:r>
      </w:ins>
      <w:ins w:id="2735" w:author="Дмитрий Ковтун" w:date="2021-04-05T20:38:00Z">
        <w:r>
          <w:rPr>
            <w:rFonts w:ascii="Arial" w:hAnsi="Arial" w:cs="Arial"/>
            <w:bCs/>
            <w:rPrChange w:id="2736" w:author="Дмитрий Ковтун" w:date="2021-04-05T20:40:00Z">
              <w:rPr>
                <w:rFonts w:ascii="Arial" w:hAnsi="Arial" w:cs="Arial"/>
                <w:bCs/>
              </w:rPr>
            </w:rPrChange>
          </w:rPr>
          <w:t xml:space="preserve"> </w:t>
        </w:r>
      </w:ins>
      <w:ins w:id="2737" w:author="Дмитрий Ковтун" w:date="2021-04-05T20:41:00Z">
        <w:r>
          <w:rPr>
            <w:rFonts w:ascii="Arial" w:hAnsi="Arial" w:cs="Arial"/>
            <w:bCs/>
          </w:rPr>
          <w:t>«</w:t>
        </w:r>
      </w:ins>
      <w:ins w:id="2738" w:author="Дмитрий Ковтун" w:date="2021-04-05T20:38:00Z">
        <w:r w:rsidRPr="009411F5">
          <w:rPr>
            <w:rFonts w:ascii="Arial" w:hAnsi="Arial" w:cs="Arial"/>
            <w:bCs/>
            <w:rPrChange w:id="2739" w:author="Дмитрий Ковтун" w:date="2021-04-05T20:40:00Z">
              <w:rPr/>
            </w:rPrChange>
          </w:rPr>
          <w:t>Н</w:t>
        </w:r>
      </w:ins>
      <w:ins w:id="2740" w:author="Дмитрий Ковтун" w:date="2021-04-05T20:40:00Z">
        <w:r>
          <w:rPr>
            <w:rFonts w:ascii="Arial" w:hAnsi="Arial" w:cs="Arial"/>
            <w:bCs/>
          </w:rPr>
          <w:t>ЕИСПРАВН</w:t>
        </w:r>
      </w:ins>
      <w:ins w:id="2741" w:author="Дмитрий Ковтун" w:date="2021-04-05T20:41:00Z">
        <w:r>
          <w:rPr>
            <w:rFonts w:ascii="Arial" w:hAnsi="Arial" w:cs="Arial"/>
            <w:bCs/>
          </w:rPr>
          <w:t>»;</w:t>
        </w:r>
      </w:ins>
      <w:ins w:id="2742" w:author="Дмитрий Ковтун" w:date="2021-04-05T20:38:00Z">
        <w:r w:rsidRPr="009411F5">
          <w:rPr>
            <w:rFonts w:ascii="Arial" w:hAnsi="Arial" w:cs="Arial"/>
            <w:bCs/>
            <w:rPrChange w:id="2743" w:author="Дмитрий Ковтун" w:date="2021-04-05T20:40:00Z">
              <w:rPr/>
            </w:rPrChange>
          </w:rPr>
          <w:t xml:space="preserve"> </w:t>
        </w:r>
      </w:ins>
    </w:p>
    <w:p w14:paraId="42A00AC0" w14:textId="096976D3" w:rsidR="009411F5" w:rsidRPr="009411F5" w:rsidRDefault="009411F5" w:rsidP="009411F5">
      <w:pPr>
        <w:pStyle w:val="afa"/>
        <w:numPr>
          <w:ilvl w:val="0"/>
          <w:numId w:val="60"/>
        </w:numPr>
        <w:spacing w:after="240" w:line="276" w:lineRule="auto"/>
        <w:rPr>
          <w:ins w:id="2744" w:author="Дмитрий Ковтун" w:date="2021-04-05T20:38:00Z"/>
          <w:rFonts w:ascii="Arial" w:hAnsi="Arial" w:cs="Arial"/>
          <w:bCs/>
          <w:rPrChange w:id="2745" w:author="Дмитрий Ковтун" w:date="2021-04-05T20:40:00Z">
            <w:rPr>
              <w:ins w:id="2746" w:author="Дмитрий Ковтун" w:date="2021-04-05T20:38:00Z"/>
            </w:rPr>
          </w:rPrChange>
        </w:rPr>
        <w:pPrChange w:id="2747" w:author="Дмитрий Ковтун" w:date="2021-04-05T20:40:00Z">
          <w:pPr>
            <w:spacing w:after="240" w:line="276" w:lineRule="auto"/>
          </w:pPr>
        </w:pPrChange>
      </w:pPr>
      <w:ins w:id="2748" w:author="Дмитрий Ковтун" w:date="2021-04-05T20:38:00Z">
        <w:r w:rsidRPr="009411F5">
          <w:rPr>
            <w:rFonts w:ascii="Arial" w:hAnsi="Arial" w:cs="Arial"/>
            <w:bCs/>
            <w:rPrChange w:id="2749" w:author="Дмитрий Ковтун" w:date="2021-04-05T20:40:00Z">
              <w:rPr/>
            </w:rPrChange>
          </w:rPr>
          <w:t>Для положительных количеств (списание со склада) по умолчанию проставля</w:t>
        </w:r>
      </w:ins>
      <w:ins w:id="2750" w:author="Дмитрий Ковтун" w:date="2021-04-05T20:41:00Z">
        <w:r>
          <w:rPr>
            <w:rFonts w:ascii="Arial" w:hAnsi="Arial" w:cs="Arial"/>
            <w:bCs/>
          </w:rPr>
          <w:t>ется</w:t>
        </w:r>
      </w:ins>
      <w:ins w:id="2751" w:author="Дмитрий Ковтун" w:date="2021-04-05T20:38:00Z">
        <w:r w:rsidRPr="009411F5">
          <w:rPr>
            <w:rFonts w:ascii="Arial" w:hAnsi="Arial" w:cs="Arial"/>
            <w:bCs/>
            <w:rPrChange w:id="2752" w:author="Дмитрий Ковтун" w:date="2021-04-05T20:40:00Z">
              <w:rPr/>
            </w:rPrChange>
          </w:rPr>
          <w:t xml:space="preserve"> парти</w:t>
        </w:r>
      </w:ins>
      <w:ins w:id="2753" w:author="Дмитрий Ковтун" w:date="2021-04-05T20:41:00Z">
        <w:r>
          <w:rPr>
            <w:rFonts w:ascii="Arial" w:hAnsi="Arial" w:cs="Arial"/>
            <w:bCs/>
          </w:rPr>
          <w:t>я</w:t>
        </w:r>
      </w:ins>
      <w:ins w:id="2754" w:author="Дмитрий Ковтун" w:date="2021-04-05T20:38:00Z">
        <w:r>
          <w:rPr>
            <w:rFonts w:ascii="Arial" w:hAnsi="Arial" w:cs="Arial"/>
            <w:bCs/>
            <w:rPrChange w:id="2755" w:author="Дмитрий Ковтун" w:date="2021-04-05T20:40:00Z">
              <w:rPr>
                <w:rFonts w:ascii="Arial" w:hAnsi="Arial" w:cs="Arial"/>
                <w:bCs/>
              </w:rPr>
            </w:rPrChange>
          </w:rPr>
          <w:t xml:space="preserve"> </w:t>
        </w:r>
      </w:ins>
      <w:ins w:id="2756" w:author="Дмитрий Ковтун" w:date="2021-04-05T20:42:00Z">
        <w:r>
          <w:rPr>
            <w:rFonts w:ascii="Arial" w:hAnsi="Arial" w:cs="Arial"/>
            <w:bCs/>
          </w:rPr>
          <w:t>«</w:t>
        </w:r>
      </w:ins>
      <w:ins w:id="2757" w:author="Дмитрий Ковтун" w:date="2021-04-05T20:38:00Z">
        <w:r>
          <w:rPr>
            <w:rFonts w:ascii="Arial" w:hAnsi="Arial" w:cs="Arial"/>
            <w:bCs/>
            <w:rPrChange w:id="2758" w:author="Дмитрий Ковтун" w:date="2021-04-05T20:40:00Z">
              <w:rPr>
                <w:rFonts w:ascii="Arial" w:hAnsi="Arial" w:cs="Arial"/>
                <w:bCs/>
              </w:rPr>
            </w:rPrChange>
          </w:rPr>
          <w:t>И</w:t>
        </w:r>
      </w:ins>
      <w:ins w:id="2759" w:author="Дмитрий Ковтун" w:date="2021-04-05T20:42:00Z">
        <w:r>
          <w:rPr>
            <w:rFonts w:ascii="Arial" w:hAnsi="Arial" w:cs="Arial"/>
            <w:bCs/>
          </w:rPr>
          <w:t>СПРАВНЫЙ</w:t>
        </w:r>
      </w:ins>
      <w:ins w:id="2760" w:author="Дмитрий Ковтун" w:date="2021-04-05T20:45:00Z">
        <w:r>
          <w:rPr>
            <w:rFonts w:ascii="Arial" w:hAnsi="Arial" w:cs="Arial"/>
            <w:bCs/>
          </w:rPr>
          <w:t>»</w:t>
        </w:r>
      </w:ins>
      <w:ins w:id="2761" w:author="Дмитрий Ковтун" w:date="2021-04-05T20:38:00Z">
        <w:r w:rsidRPr="009411F5">
          <w:rPr>
            <w:rFonts w:ascii="Arial" w:hAnsi="Arial" w:cs="Arial"/>
            <w:bCs/>
            <w:rPrChange w:id="2762" w:author="Дмитрий Ковтун" w:date="2021-04-05T20:40:00Z">
              <w:rPr/>
            </w:rPrChange>
          </w:rPr>
          <w:t>, если ЕК МТР (номер ОЗ</w:t>
        </w:r>
        <w:r>
          <w:rPr>
            <w:rFonts w:ascii="Arial" w:hAnsi="Arial" w:cs="Arial"/>
            <w:bCs/>
            <w:rPrChange w:id="2763" w:author="Дмитрий Ковтун" w:date="2021-04-05T20:40:00Z">
              <w:rPr>
                <w:rFonts w:ascii="Arial" w:hAnsi="Arial" w:cs="Arial"/>
                <w:bCs/>
              </w:rPr>
            </w:rPrChange>
          </w:rPr>
          <w:t>М) имеет профиль серийного номе</w:t>
        </w:r>
        <w:r w:rsidRPr="009411F5">
          <w:rPr>
            <w:rFonts w:ascii="Arial" w:hAnsi="Arial" w:cs="Arial"/>
            <w:bCs/>
            <w:rPrChange w:id="2764" w:author="Дмитрий Ковтун" w:date="2021-04-05T20:40:00Z">
              <w:rPr/>
            </w:rPrChange>
          </w:rPr>
          <w:t>ра и имеется в присвоении в ЕО</w:t>
        </w:r>
      </w:ins>
      <w:ins w:id="2765" w:author="Дмитрий Ковтун" w:date="2021-04-05T20:43:00Z">
        <w:r>
          <w:rPr>
            <w:rFonts w:ascii="Arial" w:hAnsi="Arial" w:cs="Arial"/>
            <w:bCs/>
          </w:rPr>
          <w:t>,</w:t>
        </w:r>
      </w:ins>
      <w:ins w:id="2766" w:author="Дмитрий Ковтун" w:date="2021-04-05T20:38:00Z">
        <w:r w:rsidRPr="009411F5">
          <w:rPr>
            <w:rFonts w:ascii="Arial" w:hAnsi="Arial" w:cs="Arial"/>
            <w:bCs/>
            <w:rPrChange w:id="2767" w:author="Дмитрий Ковтун" w:date="2021-04-05T20:40:00Z">
              <w:rPr/>
            </w:rPrChange>
          </w:rPr>
          <w:t xml:space="preserve"> подчиненных ЕО из заголовка заказа ТОРО</w:t>
        </w:r>
      </w:ins>
      <w:ins w:id="2768" w:author="Дмитрий Ковтун" w:date="2021-04-05T20:43:00Z">
        <w:r>
          <w:rPr>
            <w:rFonts w:ascii="Arial" w:hAnsi="Arial" w:cs="Arial"/>
            <w:bCs/>
          </w:rPr>
          <w:t>;</w:t>
        </w:r>
      </w:ins>
    </w:p>
    <w:p w14:paraId="10C93D9F" w14:textId="6732C33B" w:rsidR="009411F5" w:rsidRPr="009411F5" w:rsidRDefault="009411F5" w:rsidP="009411F5">
      <w:pPr>
        <w:pStyle w:val="afa"/>
        <w:numPr>
          <w:ilvl w:val="0"/>
          <w:numId w:val="60"/>
        </w:numPr>
        <w:spacing w:after="240" w:line="276" w:lineRule="auto"/>
        <w:rPr>
          <w:ins w:id="2769" w:author="Дмитрий Ковтун" w:date="2021-04-05T20:38:00Z"/>
          <w:rFonts w:ascii="Arial" w:hAnsi="Arial" w:cs="Arial"/>
          <w:bCs/>
          <w:rPrChange w:id="2770" w:author="Дмитрий Ковтун" w:date="2021-04-05T20:43:00Z">
            <w:rPr>
              <w:ins w:id="2771" w:author="Дмитрий Ковтун" w:date="2021-04-05T20:38:00Z"/>
            </w:rPr>
          </w:rPrChange>
        </w:rPr>
        <w:pPrChange w:id="2772" w:author="Дмитрий Ковтун" w:date="2021-04-05T20:43:00Z">
          <w:pPr>
            <w:spacing w:after="240" w:line="276" w:lineRule="auto"/>
          </w:pPr>
        </w:pPrChange>
      </w:pPr>
      <w:ins w:id="2773" w:author="Дмитрий Ковтун" w:date="2021-04-05T20:38:00Z">
        <w:r w:rsidRPr="009411F5">
          <w:rPr>
            <w:rFonts w:ascii="Arial" w:hAnsi="Arial" w:cs="Arial"/>
            <w:bCs/>
            <w:rPrChange w:id="2774" w:author="Дмитрий Ковтун" w:date="2021-04-05T20:43:00Z">
              <w:rPr/>
            </w:rPrChange>
          </w:rPr>
          <w:t xml:space="preserve">Если при </w:t>
        </w:r>
      </w:ins>
      <w:ins w:id="2775" w:author="Дмитрий Ковтун" w:date="2021-04-05T20:43:00Z">
        <w:r>
          <w:rPr>
            <w:rFonts w:ascii="Arial" w:hAnsi="Arial" w:cs="Arial"/>
            <w:bCs/>
          </w:rPr>
          <w:t>добав</w:t>
        </w:r>
      </w:ins>
      <w:ins w:id="2776" w:author="Дмитрий Ковтун" w:date="2021-04-05T20:44:00Z">
        <w:r>
          <w:rPr>
            <w:rFonts w:ascii="Arial" w:hAnsi="Arial" w:cs="Arial"/>
            <w:bCs/>
          </w:rPr>
          <w:t>ляемая</w:t>
        </w:r>
      </w:ins>
      <w:ins w:id="2777" w:author="Дмитрий Ковтун" w:date="2021-04-05T20:38:00Z">
        <w:r w:rsidRPr="009411F5">
          <w:rPr>
            <w:rFonts w:ascii="Arial" w:hAnsi="Arial" w:cs="Arial"/>
            <w:bCs/>
            <w:rPrChange w:id="2778" w:author="Дмитрий Ковтун" w:date="2021-04-05T20:43:00Z">
              <w:rPr/>
            </w:rPrChange>
          </w:rPr>
          <w:t xml:space="preserve"> парти</w:t>
        </w:r>
      </w:ins>
      <w:ins w:id="2779" w:author="Дмитрий Ковтун" w:date="2021-04-05T20:44:00Z">
        <w:r>
          <w:rPr>
            <w:rFonts w:ascii="Arial" w:hAnsi="Arial" w:cs="Arial"/>
            <w:bCs/>
          </w:rPr>
          <w:t>я</w:t>
        </w:r>
      </w:ins>
      <w:ins w:id="2780" w:author="Дмитрий Ковтун" w:date="2021-04-05T20:38:00Z">
        <w:r w:rsidRPr="009411F5">
          <w:rPr>
            <w:rFonts w:ascii="Arial" w:hAnsi="Arial" w:cs="Arial"/>
            <w:bCs/>
            <w:rPrChange w:id="2781" w:author="Дмитрий Ковтун" w:date="2021-04-05T20:43:00Z">
              <w:rPr/>
            </w:rPrChange>
          </w:rPr>
          <w:t xml:space="preserve"> отсутствует в системе, </w:t>
        </w:r>
      </w:ins>
      <w:ins w:id="2782" w:author="Дмитрий Ковтун" w:date="2021-04-05T20:44:00Z">
        <w:r>
          <w:rPr>
            <w:rFonts w:ascii="Arial" w:hAnsi="Arial" w:cs="Arial"/>
            <w:bCs/>
          </w:rPr>
          <w:t xml:space="preserve">то выполняется ее </w:t>
        </w:r>
      </w:ins>
      <w:ins w:id="2783" w:author="Дмитрий Ковтун" w:date="2021-04-05T20:38:00Z">
        <w:r>
          <w:rPr>
            <w:rFonts w:ascii="Arial" w:hAnsi="Arial" w:cs="Arial"/>
            <w:bCs/>
            <w:rPrChange w:id="2784" w:author="Дмитрий Ковтун" w:date="2021-04-05T20:43:00Z">
              <w:rPr>
                <w:rFonts w:ascii="Arial" w:hAnsi="Arial" w:cs="Arial"/>
                <w:bCs/>
              </w:rPr>
            </w:rPrChange>
          </w:rPr>
          <w:t>автоматическое создание</w:t>
        </w:r>
        <w:r w:rsidRPr="009411F5">
          <w:rPr>
            <w:rFonts w:ascii="Arial" w:hAnsi="Arial" w:cs="Arial"/>
            <w:bCs/>
            <w:rPrChange w:id="2785" w:author="Дмитрий Ковтун" w:date="2021-04-05T20:43:00Z">
              <w:rPr/>
            </w:rPrChange>
          </w:rPr>
          <w:t>.</w:t>
        </w:r>
      </w:ins>
    </w:p>
    <w:p w14:paraId="134DB662" w14:textId="508C4EDD" w:rsidR="009411F5" w:rsidRPr="009411F5" w:rsidRDefault="009411F5" w:rsidP="00555FB0">
      <w:pPr>
        <w:spacing w:after="240" w:line="276" w:lineRule="auto"/>
        <w:ind w:firstLine="567"/>
        <w:rPr>
          <w:ins w:id="2786" w:author="Дмитрий Ковтун" w:date="2021-04-05T20:38:00Z"/>
          <w:rFonts w:ascii="Arial" w:hAnsi="Arial" w:cs="Arial"/>
          <w:bCs/>
          <w:rPrChange w:id="2787" w:author="Дмитрий Ковтун" w:date="2021-04-05T20:45:00Z">
            <w:rPr>
              <w:ins w:id="2788" w:author="Дмитрий Ковтун" w:date="2021-04-05T20:38:00Z"/>
            </w:rPr>
          </w:rPrChange>
        </w:rPr>
        <w:pPrChange w:id="2789" w:author="Дмитрий Ковтун" w:date="2021-04-05T20:49:00Z">
          <w:pPr>
            <w:spacing w:after="240" w:line="276" w:lineRule="auto"/>
          </w:pPr>
        </w:pPrChange>
      </w:pPr>
      <w:ins w:id="2790" w:author="Дмитрий Ковтун" w:date="2021-04-05T20:38:00Z">
        <w:r w:rsidRPr="009411F5">
          <w:rPr>
            <w:rFonts w:ascii="Arial" w:hAnsi="Arial" w:cs="Arial"/>
            <w:bCs/>
            <w:rPrChange w:id="2791" w:author="Дмитрий Ковтун" w:date="2021-04-05T20:45:00Z">
              <w:rPr/>
            </w:rPrChange>
          </w:rPr>
          <w:lastRenderedPageBreak/>
          <w:t>Для Заказов ТОРО с другими видами работ»:</w:t>
        </w:r>
      </w:ins>
    </w:p>
    <w:p w14:paraId="275A9B3B" w14:textId="37028744" w:rsidR="009411F5" w:rsidRPr="009411F5" w:rsidRDefault="009411F5" w:rsidP="00555FB0">
      <w:pPr>
        <w:pStyle w:val="afa"/>
        <w:numPr>
          <w:ilvl w:val="0"/>
          <w:numId w:val="62"/>
        </w:numPr>
        <w:spacing w:after="240" w:line="276" w:lineRule="auto"/>
        <w:rPr>
          <w:ins w:id="2792" w:author="Дмитрий Ковтун" w:date="2021-04-05T20:38:00Z"/>
          <w:rFonts w:ascii="Arial" w:hAnsi="Arial" w:cs="Arial"/>
          <w:bCs/>
          <w:rPrChange w:id="2793" w:author="Дмитрий Ковтун" w:date="2021-04-05T20:45:00Z">
            <w:rPr>
              <w:ins w:id="2794" w:author="Дмитрий Ковтун" w:date="2021-04-05T20:38:00Z"/>
            </w:rPr>
          </w:rPrChange>
        </w:rPr>
        <w:pPrChange w:id="2795" w:author="Дмитрий Ковтун" w:date="2021-04-05T20:45:00Z">
          <w:pPr>
            <w:spacing w:after="240" w:line="276" w:lineRule="auto"/>
          </w:pPr>
        </w:pPrChange>
      </w:pPr>
      <w:ins w:id="2796" w:author="Дмитрий Ковтун" w:date="2021-04-05T20:38:00Z">
        <w:r w:rsidRPr="009411F5">
          <w:rPr>
            <w:rFonts w:ascii="Arial" w:hAnsi="Arial" w:cs="Arial"/>
            <w:bCs/>
            <w:rPrChange w:id="2797" w:author="Дмитрий Ковтун" w:date="2021-04-05T20:45:00Z">
              <w:rPr/>
            </w:rPrChange>
          </w:rPr>
          <w:t>Для отрицательных количеств (оприходование ОФ) по умолчанию проставля</w:t>
        </w:r>
      </w:ins>
      <w:ins w:id="2798" w:author="Дмитрий Ковтун" w:date="2021-04-05T20:45:00Z">
        <w:r>
          <w:rPr>
            <w:rFonts w:ascii="Arial" w:hAnsi="Arial" w:cs="Arial"/>
            <w:bCs/>
          </w:rPr>
          <w:t>ется</w:t>
        </w:r>
      </w:ins>
      <w:ins w:id="2799" w:author="Дмитрий Ковтун" w:date="2021-04-05T20:38:00Z">
        <w:r w:rsidRPr="009411F5">
          <w:rPr>
            <w:rFonts w:ascii="Arial" w:hAnsi="Arial" w:cs="Arial"/>
            <w:bCs/>
            <w:rPrChange w:id="2800" w:author="Дмитрий Ковтун" w:date="2021-04-05T20:45:00Z">
              <w:rPr/>
            </w:rPrChange>
          </w:rPr>
          <w:t xml:space="preserve"> парти</w:t>
        </w:r>
      </w:ins>
      <w:ins w:id="2801" w:author="Дмитрий Ковтун" w:date="2021-04-05T20:45:00Z">
        <w:r>
          <w:rPr>
            <w:rFonts w:ascii="Arial" w:hAnsi="Arial" w:cs="Arial"/>
            <w:bCs/>
          </w:rPr>
          <w:t>я</w:t>
        </w:r>
      </w:ins>
      <w:ins w:id="2802" w:author="Дмитрий Ковтун" w:date="2021-04-05T20:38:00Z">
        <w:r w:rsidRPr="009411F5">
          <w:rPr>
            <w:rFonts w:ascii="Arial" w:hAnsi="Arial" w:cs="Arial"/>
            <w:bCs/>
            <w:rPrChange w:id="2803" w:author="Дмитрий Ковтун" w:date="2021-04-05T20:45:00Z">
              <w:rPr/>
            </w:rPrChange>
          </w:rPr>
          <w:t xml:space="preserve"> </w:t>
        </w:r>
      </w:ins>
      <w:ins w:id="2804" w:author="Дмитрий Ковтун" w:date="2021-04-05T20:46:00Z">
        <w:r w:rsidR="00555FB0">
          <w:rPr>
            <w:rFonts w:ascii="Arial" w:hAnsi="Arial" w:cs="Arial"/>
            <w:bCs/>
          </w:rPr>
          <w:t>«</w:t>
        </w:r>
        <w:r w:rsidR="00555FB0" w:rsidRPr="00161207">
          <w:rPr>
            <w:rFonts w:ascii="Arial" w:hAnsi="Arial" w:cs="Arial"/>
            <w:bCs/>
          </w:rPr>
          <w:t>И</w:t>
        </w:r>
        <w:r w:rsidR="00555FB0">
          <w:rPr>
            <w:rFonts w:ascii="Arial" w:hAnsi="Arial" w:cs="Arial"/>
            <w:bCs/>
          </w:rPr>
          <w:t>СПРАВНЫЙ»</w:t>
        </w:r>
      </w:ins>
      <w:ins w:id="2805" w:author="Дмитрий Ковтун" w:date="2021-04-05T20:38:00Z">
        <w:r w:rsidRPr="009411F5">
          <w:rPr>
            <w:rFonts w:ascii="Arial" w:hAnsi="Arial" w:cs="Arial"/>
            <w:bCs/>
            <w:rPrChange w:id="2806" w:author="Дмитрий Ковтун" w:date="2021-04-05T20:45:00Z">
              <w:rPr/>
            </w:rPrChange>
          </w:rPr>
          <w:t xml:space="preserve">, если выполняется операция восстановления ОФ (Вид работ «ВО – </w:t>
        </w:r>
      </w:ins>
      <w:ins w:id="2807" w:author="Дмитрий Ковтун" w:date="2021-04-05T20:47:00Z">
        <w:r w:rsidR="00555FB0" w:rsidRPr="00555FB0">
          <w:rPr>
            <w:rFonts w:ascii="Arial" w:hAnsi="Arial" w:cs="Arial"/>
            <w:bCs/>
          </w:rPr>
          <w:t xml:space="preserve">Восстановление </w:t>
        </w:r>
        <w:proofErr w:type="spellStart"/>
        <w:r w:rsidR="00555FB0" w:rsidRPr="00555FB0">
          <w:rPr>
            <w:rFonts w:ascii="Arial" w:hAnsi="Arial" w:cs="Arial"/>
            <w:bCs/>
          </w:rPr>
          <w:t>оборуд</w:t>
        </w:r>
        <w:proofErr w:type="spellEnd"/>
        <w:r w:rsidR="00555FB0" w:rsidRPr="00555FB0">
          <w:rPr>
            <w:rFonts w:ascii="Arial" w:hAnsi="Arial" w:cs="Arial"/>
            <w:bCs/>
          </w:rPr>
          <w:t>/</w:t>
        </w:r>
        <w:proofErr w:type="spellStart"/>
        <w:proofErr w:type="gramStart"/>
        <w:r w:rsidR="00555FB0" w:rsidRPr="00555FB0">
          <w:rPr>
            <w:rFonts w:ascii="Arial" w:hAnsi="Arial" w:cs="Arial"/>
            <w:bCs/>
          </w:rPr>
          <w:t>зап.част</w:t>
        </w:r>
      </w:ins>
      <w:proofErr w:type="spellEnd"/>
      <w:proofErr w:type="gramEnd"/>
      <w:ins w:id="2808" w:author="Дмитрий Ковтун" w:date="2021-04-05T20:38:00Z">
        <w:r w:rsidRPr="009411F5">
          <w:rPr>
            <w:rFonts w:ascii="Arial" w:hAnsi="Arial" w:cs="Arial"/>
            <w:bCs/>
            <w:rPrChange w:id="2809" w:author="Дмитрий Ковтун" w:date="2021-04-05T20:45:00Z">
              <w:rPr/>
            </w:rPrChange>
          </w:rPr>
          <w:t>», либо ЕК МТР указан в данных СерНомера ссы</w:t>
        </w:r>
        <w:r w:rsidR="00555FB0">
          <w:rPr>
            <w:rFonts w:ascii="Arial" w:hAnsi="Arial" w:cs="Arial"/>
            <w:bCs/>
            <w:rPrChange w:id="2810" w:author="Дмитрий Ковтун" w:date="2021-04-05T20:45:00Z">
              <w:rPr>
                <w:rFonts w:ascii="Arial" w:hAnsi="Arial" w:cs="Arial"/>
                <w:bCs/>
              </w:rPr>
            </w:rPrChange>
          </w:rPr>
          <w:t>лочной ЕО)</w:t>
        </w:r>
      </w:ins>
      <w:ins w:id="2811" w:author="Дмитрий Ковтун" w:date="2021-04-05T20:47:00Z">
        <w:r w:rsidR="00555FB0">
          <w:rPr>
            <w:rFonts w:ascii="Arial" w:hAnsi="Arial" w:cs="Arial"/>
            <w:bCs/>
          </w:rPr>
          <w:t>;</w:t>
        </w:r>
      </w:ins>
      <w:ins w:id="2812" w:author="Дмитрий Ковтун" w:date="2021-04-05T20:38:00Z">
        <w:r w:rsidRPr="009411F5">
          <w:rPr>
            <w:rFonts w:ascii="Arial" w:hAnsi="Arial" w:cs="Arial"/>
            <w:bCs/>
            <w:rPrChange w:id="2813" w:author="Дмитрий Ковтун" w:date="2021-04-05T20:45:00Z">
              <w:rPr/>
            </w:rPrChange>
          </w:rPr>
          <w:t xml:space="preserve"> </w:t>
        </w:r>
      </w:ins>
    </w:p>
    <w:p w14:paraId="5A01E0CD" w14:textId="41DDBD3C" w:rsidR="009411F5" w:rsidRPr="00555FB0" w:rsidRDefault="009411F5" w:rsidP="00555FB0">
      <w:pPr>
        <w:pStyle w:val="afa"/>
        <w:numPr>
          <w:ilvl w:val="0"/>
          <w:numId w:val="62"/>
        </w:numPr>
        <w:spacing w:after="240" w:line="276" w:lineRule="auto"/>
        <w:rPr>
          <w:ins w:id="2814" w:author="Дмитрий Ковтун" w:date="2021-04-05T20:38:00Z"/>
          <w:rFonts w:ascii="Arial" w:hAnsi="Arial" w:cs="Arial"/>
          <w:bCs/>
          <w:rPrChange w:id="2815" w:author="Дмитрий Ковтун" w:date="2021-04-05T20:47:00Z">
            <w:rPr>
              <w:ins w:id="2816" w:author="Дмитрий Ковтун" w:date="2021-04-05T20:38:00Z"/>
            </w:rPr>
          </w:rPrChange>
        </w:rPr>
        <w:pPrChange w:id="2817" w:author="Дмитрий Ковтун" w:date="2021-04-05T20:47:00Z">
          <w:pPr>
            <w:spacing w:after="240" w:line="276" w:lineRule="auto"/>
          </w:pPr>
        </w:pPrChange>
      </w:pPr>
      <w:ins w:id="2818" w:author="Дмитрий Ковтун" w:date="2021-04-05T20:38:00Z">
        <w:r w:rsidRPr="00555FB0">
          <w:rPr>
            <w:rFonts w:ascii="Arial" w:hAnsi="Arial" w:cs="Arial"/>
            <w:bCs/>
            <w:rPrChange w:id="2819" w:author="Дмитрий Ковтун" w:date="2021-04-05T20:47:00Z">
              <w:rPr/>
            </w:rPrChange>
          </w:rPr>
          <w:t>Для положительных количеств (списание со склада) по умолчанию проставля</w:t>
        </w:r>
      </w:ins>
      <w:ins w:id="2820" w:author="Дмитрий Ковтун" w:date="2021-04-05T20:48:00Z">
        <w:r w:rsidR="00555FB0">
          <w:rPr>
            <w:rFonts w:ascii="Arial" w:hAnsi="Arial" w:cs="Arial"/>
            <w:bCs/>
          </w:rPr>
          <w:t>ется</w:t>
        </w:r>
      </w:ins>
      <w:ins w:id="2821" w:author="Дмитрий Ковтун" w:date="2021-04-05T20:38:00Z">
        <w:r w:rsidRPr="00555FB0">
          <w:rPr>
            <w:rFonts w:ascii="Arial" w:hAnsi="Arial" w:cs="Arial"/>
            <w:bCs/>
            <w:rPrChange w:id="2822" w:author="Дмитрий Ковтун" w:date="2021-04-05T20:47:00Z">
              <w:rPr/>
            </w:rPrChange>
          </w:rPr>
          <w:t xml:space="preserve"> парти</w:t>
        </w:r>
      </w:ins>
      <w:ins w:id="2823" w:author="Дмитрий Ковтун" w:date="2021-04-05T20:48:00Z">
        <w:r w:rsidR="00555FB0">
          <w:rPr>
            <w:rFonts w:ascii="Arial" w:hAnsi="Arial" w:cs="Arial"/>
            <w:bCs/>
          </w:rPr>
          <w:t>я</w:t>
        </w:r>
      </w:ins>
      <w:ins w:id="2824" w:author="Дмитрий Ковтун" w:date="2021-04-05T20:38:00Z">
        <w:r w:rsidRPr="00555FB0">
          <w:rPr>
            <w:rFonts w:ascii="Arial" w:hAnsi="Arial" w:cs="Arial"/>
            <w:bCs/>
            <w:rPrChange w:id="2825" w:author="Дмитрий Ковтун" w:date="2021-04-05T20:47:00Z">
              <w:rPr/>
            </w:rPrChange>
          </w:rPr>
          <w:t xml:space="preserve"> </w:t>
        </w:r>
      </w:ins>
      <w:ins w:id="2826" w:author="Дмитрий Ковтун" w:date="2021-04-05T20:48:00Z">
        <w:r w:rsidR="00555FB0">
          <w:rPr>
            <w:rFonts w:ascii="Arial" w:hAnsi="Arial" w:cs="Arial"/>
            <w:bCs/>
          </w:rPr>
          <w:t>«</w:t>
        </w:r>
        <w:r w:rsidR="00555FB0" w:rsidRPr="00161207">
          <w:rPr>
            <w:rFonts w:ascii="Arial" w:hAnsi="Arial" w:cs="Arial"/>
            <w:bCs/>
          </w:rPr>
          <w:t>Н</w:t>
        </w:r>
        <w:r w:rsidR="00555FB0">
          <w:rPr>
            <w:rFonts w:ascii="Arial" w:hAnsi="Arial" w:cs="Arial"/>
            <w:bCs/>
          </w:rPr>
          <w:t>ЕИСПРАВН»</w:t>
        </w:r>
      </w:ins>
      <w:ins w:id="2827" w:author="Дмитрий Ковтун" w:date="2021-04-05T20:38:00Z">
        <w:r w:rsidRPr="00555FB0">
          <w:rPr>
            <w:rFonts w:ascii="Arial" w:hAnsi="Arial" w:cs="Arial"/>
            <w:bCs/>
            <w:rPrChange w:id="2828" w:author="Дмитрий Ковтун" w:date="2021-04-05T20:47:00Z">
              <w:rPr/>
            </w:rPrChange>
          </w:rPr>
          <w:t>, если ЕК МТР (номер ОЗМ) имеет профиль серийного номера и имеется в присво</w:t>
        </w:r>
        <w:r w:rsidR="00555FB0">
          <w:rPr>
            <w:rFonts w:ascii="Arial" w:hAnsi="Arial" w:cs="Arial"/>
            <w:bCs/>
            <w:rPrChange w:id="2829" w:author="Дмитрий Ковтун" w:date="2021-04-05T20:47:00Z">
              <w:rPr>
                <w:rFonts w:ascii="Arial" w:hAnsi="Arial" w:cs="Arial"/>
                <w:bCs/>
              </w:rPr>
            </w:rPrChange>
          </w:rPr>
          <w:t>ении в ЕО заголовка заказа ТОРО</w:t>
        </w:r>
      </w:ins>
      <w:ins w:id="2830" w:author="Дмитрий Ковтун" w:date="2021-04-05T20:49:00Z">
        <w:r w:rsidR="00555FB0">
          <w:rPr>
            <w:rFonts w:ascii="Arial" w:hAnsi="Arial" w:cs="Arial"/>
            <w:bCs/>
          </w:rPr>
          <w:t>;</w:t>
        </w:r>
      </w:ins>
    </w:p>
    <w:p w14:paraId="4F17375E" w14:textId="77777777" w:rsidR="00555FB0" w:rsidRPr="00161207" w:rsidRDefault="00555FB0" w:rsidP="00555FB0">
      <w:pPr>
        <w:pStyle w:val="afa"/>
        <w:numPr>
          <w:ilvl w:val="0"/>
          <w:numId w:val="62"/>
        </w:numPr>
        <w:spacing w:after="240" w:line="276" w:lineRule="auto"/>
        <w:rPr>
          <w:ins w:id="2831" w:author="Дмитрий Ковтун" w:date="2021-04-05T20:49:00Z"/>
          <w:rFonts w:ascii="Arial" w:hAnsi="Arial" w:cs="Arial"/>
          <w:bCs/>
        </w:rPr>
      </w:pPr>
      <w:ins w:id="2832" w:author="Дмитрий Ковтун" w:date="2021-04-05T20:49:00Z">
        <w:r w:rsidRPr="00161207">
          <w:rPr>
            <w:rFonts w:ascii="Arial" w:hAnsi="Arial" w:cs="Arial"/>
            <w:bCs/>
          </w:rPr>
          <w:t xml:space="preserve">Если при </w:t>
        </w:r>
        <w:r>
          <w:rPr>
            <w:rFonts w:ascii="Arial" w:hAnsi="Arial" w:cs="Arial"/>
            <w:bCs/>
          </w:rPr>
          <w:t>добавляемая</w:t>
        </w:r>
        <w:r w:rsidRPr="00161207">
          <w:rPr>
            <w:rFonts w:ascii="Arial" w:hAnsi="Arial" w:cs="Arial"/>
            <w:bCs/>
          </w:rPr>
          <w:t xml:space="preserve"> парти</w:t>
        </w:r>
        <w:r>
          <w:rPr>
            <w:rFonts w:ascii="Arial" w:hAnsi="Arial" w:cs="Arial"/>
            <w:bCs/>
          </w:rPr>
          <w:t>я</w:t>
        </w:r>
        <w:r w:rsidRPr="00161207">
          <w:rPr>
            <w:rFonts w:ascii="Arial" w:hAnsi="Arial" w:cs="Arial"/>
            <w:bCs/>
          </w:rPr>
          <w:t xml:space="preserve"> отсутствует в системе, </w:t>
        </w:r>
        <w:r>
          <w:rPr>
            <w:rFonts w:ascii="Arial" w:hAnsi="Arial" w:cs="Arial"/>
            <w:bCs/>
          </w:rPr>
          <w:t xml:space="preserve">то выполняется ее </w:t>
        </w:r>
        <w:r w:rsidRPr="00161207">
          <w:rPr>
            <w:rFonts w:ascii="Arial" w:hAnsi="Arial" w:cs="Arial"/>
            <w:bCs/>
          </w:rPr>
          <w:t>автоматическое создание.</w:t>
        </w:r>
      </w:ins>
    </w:p>
    <w:p w14:paraId="40EC57CE" w14:textId="4E01AFBE" w:rsidR="009411F5" w:rsidRPr="009411F5" w:rsidRDefault="009411F5" w:rsidP="00555FB0">
      <w:pPr>
        <w:pStyle w:val="afa"/>
        <w:numPr>
          <w:ilvl w:val="0"/>
          <w:numId w:val="61"/>
        </w:numPr>
        <w:spacing w:after="240" w:line="276" w:lineRule="auto"/>
        <w:rPr>
          <w:ins w:id="2833" w:author="Дмитрий Ковтун" w:date="2021-04-05T20:38:00Z"/>
          <w:rFonts w:ascii="Arial" w:hAnsi="Arial" w:cs="Arial"/>
          <w:bCs/>
        </w:rPr>
        <w:pPrChange w:id="2834" w:author="Дмитрий Ковтун" w:date="2021-04-05T20:49:00Z">
          <w:pPr>
            <w:spacing w:after="240" w:line="276" w:lineRule="auto"/>
          </w:pPr>
        </w:pPrChange>
      </w:pPr>
      <w:ins w:id="2835" w:author="Дмитрий Ковтун" w:date="2021-04-05T20:38:00Z">
        <w:r w:rsidRPr="009411F5">
          <w:rPr>
            <w:rFonts w:ascii="Arial" w:hAnsi="Arial" w:cs="Arial"/>
            <w:bCs/>
          </w:rPr>
          <w:t>Проверка вида затрат МТР в Заказе ТОРО.</w:t>
        </w:r>
      </w:ins>
    </w:p>
    <w:p w14:paraId="45F15ADE" w14:textId="5FCADBE9" w:rsidR="009411F5" w:rsidRPr="009411F5" w:rsidRDefault="00737E7E" w:rsidP="009411F5">
      <w:pPr>
        <w:spacing w:after="240" w:line="276" w:lineRule="auto"/>
        <w:ind w:firstLine="567"/>
        <w:rPr>
          <w:ins w:id="2836" w:author="Дмитрий Ковтун" w:date="2021-04-05T20:38:00Z"/>
          <w:rFonts w:ascii="Arial" w:hAnsi="Arial" w:cs="Arial"/>
          <w:bCs/>
        </w:rPr>
      </w:pPr>
      <w:ins w:id="2837" w:author="Дмитрий Ковтун" w:date="2021-04-05T20:51:00Z">
        <w:r>
          <w:rPr>
            <w:rFonts w:ascii="Arial" w:hAnsi="Arial" w:cs="Arial"/>
            <w:bCs/>
          </w:rPr>
          <w:t>Реализован запрет планирования оборудования в качестве компонентов заказа ТОРО</w:t>
        </w:r>
      </w:ins>
      <w:ins w:id="2838" w:author="Дмитрий Ковтун" w:date="2021-04-05T20:38:00Z">
        <w:r w:rsidR="009411F5" w:rsidRPr="009411F5">
          <w:rPr>
            <w:rFonts w:ascii="Arial" w:hAnsi="Arial" w:cs="Arial"/>
            <w:bCs/>
          </w:rPr>
          <w:t>.</w:t>
        </w:r>
      </w:ins>
      <w:ins w:id="2839" w:author="Дмитрий Ковтун" w:date="2021-04-05T20:51:00Z">
        <w:r>
          <w:rPr>
            <w:rFonts w:ascii="Arial" w:hAnsi="Arial" w:cs="Arial"/>
            <w:bCs/>
          </w:rPr>
          <w:t xml:space="preserve"> Исключением является планирование оборотного фонда с указанием партий </w:t>
        </w:r>
      </w:ins>
      <w:ins w:id="2840" w:author="Дмитрий Ковтун" w:date="2021-04-05T20:52:00Z">
        <w:r>
          <w:rPr>
            <w:rFonts w:ascii="Arial" w:hAnsi="Arial" w:cs="Arial"/>
            <w:bCs/>
          </w:rPr>
          <w:t xml:space="preserve">«НЕИСПРАВН», «ИСПРАВНЫЙ». </w:t>
        </w:r>
      </w:ins>
    </w:p>
    <w:p w14:paraId="1490AE36" w14:textId="0CD4E6F2" w:rsidR="009411F5" w:rsidRPr="009411F5" w:rsidRDefault="00737E7E" w:rsidP="009411F5">
      <w:pPr>
        <w:spacing w:after="240" w:line="276" w:lineRule="auto"/>
        <w:ind w:firstLine="567"/>
        <w:rPr>
          <w:ins w:id="2841" w:author="Дмитрий Ковтун" w:date="2021-04-05T20:38:00Z"/>
          <w:rFonts w:ascii="Arial" w:hAnsi="Arial" w:cs="Arial"/>
          <w:bCs/>
        </w:rPr>
      </w:pPr>
      <w:ins w:id="2842" w:author="Дмитрий Ковтун" w:date="2021-04-05T20:53:00Z">
        <w:r>
          <w:rPr>
            <w:rFonts w:ascii="Arial" w:hAnsi="Arial" w:cs="Arial"/>
          </w:rPr>
          <w:t xml:space="preserve">В системе выполняется </w:t>
        </w:r>
        <w:r w:rsidRPr="009D4597">
          <w:rPr>
            <w:rFonts w:ascii="Arial" w:hAnsi="Arial" w:cs="Arial"/>
          </w:rPr>
          <w:t>провер</w:t>
        </w:r>
        <w:r>
          <w:rPr>
            <w:rFonts w:ascii="Arial" w:hAnsi="Arial" w:cs="Arial"/>
          </w:rPr>
          <w:t>ка</w:t>
        </w:r>
        <w:r w:rsidRPr="009D4597">
          <w:rPr>
            <w:rFonts w:ascii="Arial" w:hAnsi="Arial" w:cs="Arial"/>
          </w:rPr>
          <w:t xml:space="preserve"> </w:t>
        </w:r>
        <w:r>
          <w:rPr>
            <w:rFonts w:ascii="Arial" w:hAnsi="Arial" w:cs="Arial"/>
          </w:rPr>
          <w:t>счет</w:t>
        </w:r>
        <w:r>
          <w:rPr>
            <w:rFonts w:ascii="Arial" w:hAnsi="Arial" w:cs="Arial"/>
          </w:rPr>
          <w:t>а</w:t>
        </w:r>
        <w:r>
          <w:rPr>
            <w:rFonts w:ascii="Arial" w:hAnsi="Arial" w:cs="Arial"/>
          </w:rPr>
          <w:t xml:space="preserve"> </w:t>
        </w:r>
      </w:ins>
      <w:ins w:id="2843" w:author="Дмитрий Ковтун" w:date="2021-04-05T20:54:00Z">
        <w:r>
          <w:rPr>
            <w:rFonts w:ascii="Arial" w:hAnsi="Arial" w:cs="Arial"/>
          </w:rPr>
          <w:t>запаса,</w:t>
        </w:r>
      </w:ins>
      <w:ins w:id="2844" w:author="Дмитрий Ковтун" w:date="2021-04-05T20:53:00Z">
        <w:r w:rsidRPr="009D4597">
          <w:rPr>
            <w:rFonts w:ascii="Arial" w:hAnsi="Arial" w:cs="Arial"/>
          </w:rPr>
          <w:t xml:space="preserve"> </w:t>
        </w:r>
        <w:r>
          <w:rPr>
            <w:rFonts w:ascii="Arial" w:hAnsi="Arial" w:cs="Arial"/>
          </w:rPr>
          <w:t xml:space="preserve">планируемого </w:t>
        </w:r>
        <w:r w:rsidRPr="009D4597">
          <w:rPr>
            <w:rFonts w:ascii="Arial" w:hAnsi="Arial" w:cs="Arial"/>
          </w:rPr>
          <w:t xml:space="preserve">МТР (учитывая вид оценки) в заказе ТОРО. Если данный вид затрат лежит в диапазоне запрещенных (настроечная таблица), то </w:t>
        </w:r>
      </w:ins>
      <w:ins w:id="2845" w:author="Дмитрий Ковтун" w:date="2021-04-05T20:54:00Z">
        <w:r>
          <w:rPr>
            <w:rFonts w:ascii="Arial" w:hAnsi="Arial" w:cs="Arial"/>
          </w:rPr>
          <w:t>формируется</w:t>
        </w:r>
      </w:ins>
      <w:ins w:id="2846" w:author="Дмитрий Ковтун" w:date="2021-04-05T20:53:00Z">
        <w:r w:rsidRPr="009D4597">
          <w:rPr>
            <w:rFonts w:ascii="Arial" w:hAnsi="Arial" w:cs="Arial"/>
          </w:rPr>
          <w:t xml:space="preserve"> сообщение о невозможности планирования оборудования на Заказах ТОРО</w:t>
        </w:r>
      </w:ins>
      <w:ins w:id="2847" w:author="Дмитрий Ковтун" w:date="2021-04-05T20:54:00Z">
        <w:r>
          <w:rPr>
            <w:rFonts w:ascii="Arial" w:hAnsi="Arial" w:cs="Arial"/>
          </w:rPr>
          <w:t>.</w:t>
        </w:r>
      </w:ins>
    </w:p>
    <w:p w14:paraId="0D781973" w14:textId="7C7F5ED5" w:rsidR="009411F5" w:rsidRPr="009411F5" w:rsidRDefault="009411F5" w:rsidP="00737E7E">
      <w:pPr>
        <w:pStyle w:val="afa"/>
        <w:numPr>
          <w:ilvl w:val="0"/>
          <w:numId w:val="61"/>
        </w:numPr>
        <w:spacing w:after="240" w:line="276" w:lineRule="auto"/>
        <w:rPr>
          <w:ins w:id="2848" w:author="Дмитрий Ковтун" w:date="2021-04-05T20:38:00Z"/>
          <w:rFonts w:ascii="Arial" w:hAnsi="Arial" w:cs="Arial"/>
          <w:bCs/>
        </w:rPr>
        <w:pPrChange w:id="2849" w:author="Дмитрий Ковтун" w:date="2021-04-05T20:54:00Z">
          <w:pPr>
            <w:spacing w:after="240" w:line="276" w:lineRule="auto"/>
          </w:pPr>
        </w:pPrChange>
      </w:pPr>
      <w:ins w:id="2850" w:author="Дмитрий Ковтун" w:date="2021-04-05T20:38:00Z">
        <w:r w:rsidRPr="009411F5">
          <w:rPr>
            <w:rFonts w:ascii="Arial" w:hAnsi="Arial" w:cs="Arial"/>
            <w:bCs/>
          </w:rPr>
          <w:t>Замещение вида движения для МТР-ОФ в заказе ТОРО:</w:t>
        </w:r>
      </w:ins>
    </w:p>
    <w:p w14:paraId="5374FD5C" w14:textId="52EA4B92" w:rsidR="009411F5" w:rsidRPr="009411F5" w:rsidRDefault="009411F5" w:rsidP="00737E7E">
      <w:pPr>
        <w:spacing w:after="240" w:line="276" w:lineRule="auto"/>
        <w:ind w:firstLine="567"/>
        <w:rPr>
          <w:ins w:id="2851" w:author="Дмитрий Ковтун" w:date="2021-04-05T20:38:00Z"/>
          <w:rFonts w:ascii="Arial" w:hAnsi="Arial" w:cs="Arial"/>
          <w:bCs/>
        </w:rPr>
        <w:pPrChange w:id="2852" w:author="Дмитрий Ковтун" w:date="2021-04-05T20:55:00Z">
          <w:pPr>
            <w:spacing w:after="240" w:line="276" w:lineRule="auto"/>
            <w:ind w:firstLine="567"/>
          </w:pPr>
        </w:pPrChange>
      </w:pPr>
      <w:ins w:id="2853" w:author="Дмитрий Ковтун" w:date="2021-04-05T20:38:00Z">
        <w:r w:rsidRPr="009411F5">
          <w:rPr>
            <w:rFonts w:ascii="Arial" w:hAnsi="Arial" w:cs="Arial"/>
            <w:bCs/>
          </w:rPr>
          <w:t xml:space="preserve">Для отрицательных количеств МТР (ПМ в ОФ): </w:t>
        </w:r>
      </w:ins>
    </w:p>
    <w:p w14:paraId="4A288F2F" w14:textId="27E174C6" w:rsidR="009411F5" w:rsidRPr="00737E7E" w:rsidRDefault="009411F5" w:rsidP="00737E7E">
      <w:pPr>
        <w:pStyle w:val="afa"/>
        <w:numPr>
          <w:ilvl w:val="0"/>
          <w:numId w:val="63"/>
        </w:numPr>
        <w:spacing w:after="240" w:line="276" w:lineRule="auto"/>
        <w:rPr>
          <w:ins w:id="2854" w:author="Дмитрий Ковтун" w:date="2021-04-05T20:38:00Z"/>
          <w:rFonts w:ascii="Arial" w:hAnsi="Arial" w:cs="Arial"/>
          <w:bCs/>
          <w:rPrChange w:id="2855" w:author="Дмитрий Ковтун" w:date="2021-04-05T20:55:00Z">
            <w:rPr>
              <w:ins w:id="2856" w:author="Дмитрий Ковтун" w:date="2021-04-05T20:38:00Z"/>
            </w:rPr>
          </w:rPrChange>
        </w:rPr>
        <w:pPrChange w:id="2857" w:author="Дмитрий Ковтун" w:date="2021-04-05T20:55:00Z">
          <w:pPr>
            <w:spacing w:after="240" w:line="276" w:lineRule="auto"/>
          </w:pPr>
        </w:pPrChange>
      </w:pPr>
      <w:ins w:id="2858" w:author="Дмитрий Ковтун" w:date="2021-04-05T20:38:00Z">
        <w:r w:rsidRPr="00737E7E">
          <w:rPr>
            <w:rFonts w:ascii="Arial" w:hAnsi="Arial" w:cs="Arial"/>
            <w:bCs/>
            <w:rPrChange w:id="2859" w:author="Дмитрий Ковтун" w:date="2021-04-05T20:55:00Z">
              <w:rPr/>
            </w:rPrChange>
          </w:rPr>
          <w:t xml:space="preserve">Для видов оценки </w:t>
        </w:r>
      </w:ins>
      <w:ins w:id="2860" w:author="Дмитрий Ковтун" w:date="2021-04-05T20:55:00Z">
        <w:r w:rsidR="00737E7E">
          <w:rPr>
            <w:rFonts w:ascii="Arial" w:hAnsi="Arial" w:cs="Arial"/>
            <w:bCs/>
          </w:rPr>
          <w:t>«НЕИСПРАВН», «ИСПРАВНЫЙ»</w:t>
        </w:r>
        <w:r w:rsidR="00737E7E">
          <w:rPr>
            <w:rFonts w:ascii="Arial" w:hAnsi="Arial" w:cs="Arial"/>
            <w:bCs/>
          </w:rPr>
          <w:t xml:space="preserve"> </w:t>
        </w:r>
      </w:ins>
      <w:ins w:id="2861" w:author="Дмитрий Ковтун" w:date="2021-04-05T20:38:00Z">
        <w:r w:rsidRPr="00737E7E">
          <w:rPr>
            <w:rFonts w:ascii="Arial" w:hAnsi="Arial" w:cs="Arial"/>
            <w:bCs/>
            <w:rPrChange w:id="2862" w:author="Дмитрий Ковтун" w:date="2021-04-05T20:55:00Z">
              <w:rPr/>
            </w:rPrChange>
          </w:rPr>
          <w:t>выполня</w:t>
        </w:r>
      </w:ins>
      <w:ins w:id="2863" w:author="Дмитрий Ковтун" w:date="2021-04-05T20:55:00Z">
        <w:r w:rsidR="00737E7E">
          <w:rPr>
            <w:rFonts w:ascii="Arial" w:hAnsi="Arial" w:cs="Arial"/>
            <w:bCs/>
          </w:rPr>
          <w:t>ется</w:t>
        </w:r>
      </w:ins>
      <w:ins w:id="2864" w:author="Дмитрий Ковтун" w:date="2021-04-05T20:38:00Z">
        <w:r w:rsidRPr="00737E7E">
          <w:rPr>
            <w:rFonts w:ascii="Arial" w:hAnsi="Arial" w:cs="Arial"/>
            <w:bCs/>
            <w:rPrChange w:id="2865" w:author="Дмитрий Ковтун" w:date="2021-04-05T20:55:00Z">
              <w:rPr/>
            </w:rPrChange>
          </w:rPr>
          <w:t xml:space="preserve"> замещение Вида движения на Z15. В противном случае, возвраща</w:t>
        </w:r>
      </w:ins>
      <w:ins w:id="2866" w:author="Дмитрий Ковтун" w:date="2021-04-05T20:56:00Z">
        <w:r w:rsidR="000905EE">
          <w:rPr>
            <w:rFonts w:ascii="Arial" w:hAnsi="Arial" w:cs="Arial"/>
            <w:bCs/>
          </w:rPr>
          <w:t>ется</w:t>
        </w:r>
      </w:ins>
      <w:ins w:id="2867" w:author="Дмитрий Ковтун" w:date="2021-04-05T20:38:00Z">
        <w:r w:rsidRPr="00737E7E">
          <w:rPr>
            <w:rFonts w:ascii="Arial" w:hAnsi="Arial" w:cs="Arial"/>
            <w:bCs/>
            <w:rPrChange w:id="2868" w:author="Дмитрий Ковтун" w:date="2021-04-05T20:55:00Z">
              <w:rPr/>
            </w:rPrChange>
          </w:rPr>
          <w:t xml:space="preserve"> ВД=262</w:t>
        </w:r>
      </w:ins>
    </w:p>
    <w:p w14:paraId="1109D2F9" w14:textId="2FE3000D" w:rsidR="009411F5" w:rsidRPr="009411F5" w:rsidRDefault="009411F5" w:rsidP="00737E7E">
      <w:pPr>
        <w:spacing w:after="240" w:line="276" w:lineRule="auto"/>
        <w:ind w:firstLine="567"/>
        <w:rPr>
          <w:ins w:id="2869" w:author="Дмитрий Ковтун" w:date="2021-04-05T20:38:00Z"/>
          <w:rFonts w:ascii="Arial" w:hAnsi="Arial" w:cs="Arial"/>
          <w:bCs/>
        </w:rPr>
        <w:pPrChange w:id="2870" w:author="Дмитрий Ковтун" w:date="2021-04-05T20:55:00Z">
          <w:pPr>
            <w:spacing w:after="240" w:line="276" w:lineRule="auto"/>
            <w:ind w:firstLine="567"/>
          </w:pPr>
        </w:pPrChange>
      </w:pPr>
      <w:ins w:id="2871" w:author="Дмитрий Ковтун" w:date="2021-04-05T20:38:00Z">
        <w:r w:rsidRPr="009411F5">
          <w:rPr>
            <w:rFonts w:ascii="Arial" w:hAnsi="Arial" w:cs="Arial"/>
            <w:bCs/>
          </w:rPr>
          <w:t>Для положительных количеств МТР (ОМ из ОФ):</w:t>
        </w:r>
      </w:ins>
    </w:p>
    <w:p w14:paraId="40EF4637" w14:textId="0A18ADDF" w:rsidR="009411F5" w:rsidRPr="00737E7E" w:rsidRDefault="009411F5" w:rsidP="00737E7E">
      <w:pPr>
        <w:pStyle w:val="afa"/>
        <w:numPr>
          <w:ilvl w:val="0"/>
          <w:numId w:val="63"/>
        </w:numPr>
        <w:spacing w:after="240" w:line="276" w:lineRule="auto"/>
        <w:rPr>
          <w:ins w:id="2872" w:author="Дмитрий Ковтун" w:date="2021-04-05T20:38:00Z"/>
          <w:rFonts w:ascii="Arial" w:hAnsi="Arial" w:cs="Arial"/>
          <w:bCs/>
          <w:rPrChange w:id="2873" w:author="Дмитрий Ковтун" w:date="2021-04-05T20:55:00Z">
            <w:rPr>
              <w:ins w:id="2874" w:author="Дмитрий Ковтун" w:date="2021-04-05T20:38:00Z"/>
            </w:rPr>
          </w:rPrChange>
        </w:rPr>
        <w:pPrChange w:id="2875" w:author="Дмитрий Ковтун" w:date="2021-04-05T20:55:00Z">
          <w:pPr>
            <w:spacing w:after="240" w:line="276" w:lineRule="auto"/>
          </w:pPr>
        </w:pPrChange>
      </w:pPr>
      <w:ins w:id="2876" w:author="Дмитрий Ковтун" w:date="2021-04-05T20:38:00Z">
        <w:r w:rsidRPr="00737E7E">
          <w:rPr>
            <w:rFonts w:ascii="Arial" w:hAnsi="Arial" w:cs="Arial"/>
            <w:bCs/>
            <w:rPrChange w:id="2877" w:author="Дмитрий Ковтун" w:date="2021-04-05T20:55:00Z">
              <w:rPr/>
            </w:rPrChange>
          </w:rPr>
          <w:t xml:space="preserve">Для партий </w:t>
        </w:r>
      </w:ins>
      <w:ins w:id="2878" w:author="Дмитрий Ковтун" w:date="2021-04-05T20:56:00Z">
        <w:r w:rsidR="000905EE">
          <w:rPr>
            <w:rFonts w:ascii="Arial" w:hAnsi="Arial" w:cs="Arial"/>
            <w:bCs/>
          </w:rPr>
          <w:t>«НЕИСПРАВН», «ИСПРАВНЫЙ»</w:t>
        </w:r>
      </w:ins>
      <w:ins w:id="2879" w:author="Дмитрий Ковтун" w:date="2021-04-05T20:38:00Z">
        <w:r w:rsidRPr="00737E7E">
          <w:rPr>
            <w:rFonts w:ascii="Arial" w:hAnsi="Arial" w:cs="Arial"/>
            <w:bCs/>
            <w:rPrChange w:id="2880" w:author="Дмитрий Ковтун" w:date="2021-04-05T20:55:00Z">
              <w:rPr/>
            </w:rPrChange>
          </w:rPr>
          <w:t xml:space="preserve"> выполня</w:t>
        </w:r>
      </w:ins>
      <w:ins w:id="2881" w:author="Дмитрий Ковтун" w:date="2021-04-05T20:56:00Z">
        <w:r w:rsidR="000905EE">
          <w:rPr>
            <w:rFonts w:ascii="Arial" w:hAnsi="Arial" w:cs="Arial"/>
            <w:bCs/>
          </w:rPr>
          <w:t>ется</w:t>
        </w:r>
      </w:ins>
      <w:ins w:id="2882" w:author="Дмитрий Ковтун" w:date="2021-04-05T20:38:00Z">
        <w:r w:rsidRPr="00737E7E">
          <w:rPr>
            <w:rFonts w:ascii="Arial" w:hAnsi="Arial" w:cs="Arial"/>
            <w:bCs/>
            <w:rPrChange w:id="2883" w:author="Дмитрий Ковтун" w:date="2021-04-05T20:55:00Z">
              <w:rPr/>
            </w:rPrChange>
          </w:rPr>
          <w:t xml:space="preserve"> замещение Вида движения на Z17. В противном случае, возвраща</w:t>
        </w:r>
      </w:ins>
      <w:ins w:id="2884" w:author="Дмитрий Ковтун" w:date="2021-04-05T20:56:00Z">
        <w:r w:rsidR="000905EE">
          <w:rPr>
            <w:rFonts w:ascii="Arial" w:hAnsi="Arial" w:cs="Arial"/>
            <w:bCs/>
          </w:rPr>
          <w:t>ется</w:t>
        </w:r>
      </w:ins>
      <w:ins w:id="2885" w:author="Дмитрий Ковтун" w:date="2021-04-05T20:38:00Z">
        <w:r w:rsidRPr="00737E7E">
          <w:rPr>
            <w:rFonts w:ascii="Arial" w:hAnsi="Arial" w:cs="Arial"/>
            <w:bCs/>
            <w:rPrChange w:id="2886" w:author="Дмитрий Ковтун" w:date="2021-04-05T20:55:00Z">
              <w:rPr/>
            </w:rPrChange>
          </w:rPr>
          <w:t xml:space="preserve"> ВД=261.</w:t>
        </w:r>
      </w:ins>
    </w:p>
    <w:p w14:paraId="703E95C9" w14:textId="306C3F43" w:rsidR="009411F5" w:rsidRPr="009411F5" w:rsidRDefault="009411F5" w:rsidP="000905EE">
      <w:pPr>
        <w:pStyle w:val="afa"/>
        <w:numPr>
          <w:ilvl w:val="0"/>
          <w:numId w:val="61"/>
        </w:numPr>
        <w:spacing w:after="240" w:line="276" w:lineRule="auto"/>
        <w:rPr>
          <w:ins w:id="2887" w:author="Дмитрий Ковтун" w:date="2021-04-05T20:38:00Z"/>
          <w:rFonts w:ascii="Arial" w:hAnsi="Arial" w:cs="Arial"/>
          <w:bCs/>
        </w:rPr>
        <w:pPrChange w:id="2888" w:author="Дмитрий Ковтун" w:date="2021-04-05T20:57:00Z">
          <w:pPr>
            <w:spacing w:after="240" w:line="276" w:lineRule="auto"/>
          </w:pPr>
        </w:pPrChange>
      </w:pPr>
      <w:ins w:id="2889" w:author="Дмитрий Ковтун" w:date="2021-04-05T20:38:00Z">
        <w:r w:rsidRPr="009411F5">
          <w:rPr>
            <w:rFonts w:ascii="Arial" w:hAnsi="Arial" w:cs="Arial"/>
            <w:bCs/>
          </w:rPr>
          <w:t>Замещение релевантности ППМ для МТР-ОФ</w:t>
        </w:r>
      </w:ins>
    </w:p>
    <w:p w14:paraId="76BEED9C" w14:textId="3EFD9B65" w:rsidR="009411F5" w:rsidRPr="00F00EDF" w:rsidRDefault="009411F5" w:rsidP="009411F5">
      <w:pPr>
        <w:spacing w:after="240" w:line="276" w:lineRule="auto"/>
        <w:ind w:firstLine="567"/>
        <w:rPr>
          <w:ins w:id="2890" w:author="Дмитрий Ковтун" w:date="2021-04-05T20:37:00Z"/>
          <w:rFonts w:ascii="Arial" w:hAnsi="Arial" w:cs="Arial"/>
          <w:bCs/>
        </w:rPr>
      </w:pPr>
      <w:ins w:id="2891" w:author="Дмитрий Ковтун" w:date="2021-04-05T20:38:00Z">
        <w:r w:rsidRPr="009411F5">
          <w:rPr>
            <w:rFonts w:ascii="Arial" w:hAnsi="Arial" w:cs="Arial"/>
            <w:bCs/>
          </w:rPr>
          <w:t xml:space="preserve">Для видов оценки </w:t>
        </w:r>
      </w:ins>
      <w:ins w:id="2892" w:author="Дмитрий Ковтун" w:date="2021-04-05T20:57:00Z">
        <w:r w:rsidR="000905EE">
          <w:rPr>
            <w:rFonts w:ascii="Arial" w:hAnsi="Arial" w:cs="Arial"/>
            <w:bCs/>
          </w:rPr>
          <w:t>«НЕИСПРАВН»</w:t>
        </w:r>
      </w:ins>
      <w:ins w:id="2893" w:author="Дмитрий Ковтун" w:date="2021-04-05T20:38:00Z">
        <w:r w:rsidRPr="009411F5">
          <w:rPr>
            <w:rFonts w:ascii="Arial" w:hAnsi="Arial" w:cs="Arial"/>
            <w:bCs/>
          </w:rPr>
          <w:t xml:space="preserve"> (определить через настройку) выполня</w:t>
        </w:r>
      </w:ins>
      <w:ins w:id="2894" w:author="Дмитрий Ковтун" w:date="2021-04-05T20:57:00Z">
        <w:r w:rsidR="000905EE">
          <w:rPr>
            <w:rFonts w:ascii="Arial" w:hAnsi="Arial" w:cs="Arial"/>
            <w:bCs/>
          </w:rPr>
          <w:t>ется</w:t>
        </w:r>
      </w:ins>
      <w:ins w:id="2895" w:author="Дмитрий Ковтун" w:date="2021-04-05T20:38:00Z">
        <w:r w:rsidRPr="009411F5">
          <w:rPr>
            <w:rFonts w:ascii="Arial" w:hAnsi="Arial" w:cs="Arial"/>
            <w:bCs/>
          </w:rPr>
          <w:t xml:space="preserve"> замещение релевантности ППМ на «Не релевантно ППМ». Если вид оценки изменен на отличный от «</w:t>
        </w:r>
      </w:ins>
      <w:ins w:id="2896" w:author="Дмитрий Ковтун" w:date="2021-04-05T20:58:00Z">
        <w:r w:rsidR="000905EE">
          <w:rPr>
            <w:rFonts w:ascii="Arial" w:hAnsi="Arial" w:cs="Arial"/>
            <w:bCs/>
          </w:rPr>
          <w:t>НЕИСПРАВН</w:t>
        </w:r>
      </w:ins>
      <w:ins w:id="2897" w:author="Дмитрий Ковтун" w:date="2021-04-05T20:38:00Z">
        <w:r w:rsidRPr="009411F5">
          <w:rPr>
            <w:rFonts w:ascii="Arial" w:hAnsi="Arial" w:cs="Arial"/>
            <w:bCs/>
          </w:rPr>
          <w:t>», то выполня</w:t>
        </w:r>
      </w:ins>
      <w:ins w:id="2898" w:author="Дмитрий Ковтун" w:date="2021-04-05T20:58:00Z">
        <w:r w:rsidR="000905EE">
          <w:rPr>
            <w:rFonts w:ascii="Arial" w:hAnsi="Arial" w:cs="Arial"/>
            <w:bCs/>
          </w:rPr>
          <w:t>ется</w:t>
        </w:r>
      </w:ins>
      <w:bookmarkStart w:id="2899" w:name="_GoBack"/>
      <w:bookmarkEnd w:id="2899"/>
      <w:ins w:id="2900" w:author="Дмитрий Ковтун" w:date="2021-04-05T20:38:00Z">
        <w:r w:rsidRPr="009411F5">
          <w:rPr>
            <w:rFonts w:ascii="Arial" w:hAnsi="Arial" w:cs="Arial"/>
            <w:bCs/>
          </w:rPr>
          <w:t xml:space="preserve"> возврат релевантности ППМ.</w:t>
        </w:r>
      </w:ins>
      <w:ins w:id="2901" w:author="Дмитрий Ковтун" w:date="2021-04-05T20:37:00Z">
        <w:r w:rsidRPr="00F00EDF">
          <w:rPr>
            <w:rFonts w:ascii="Arial" w:eastAsia="Calibri" w:hAnsi="Arial" w:cs="Arial"/>
          </w:rPr>
          <w:t>»</w:t>
        </w:r>
        <w:r w:rsidRPr="00F00EDF">
          <w:rPr>
            <w:rFonts w:ascii="Arial" w:hAnsi="Arial" w:cs="Arial"/>
            <w:bCs/>
          </w:rPr>
          <w:t xml:space="preserve">. </w:t>
        </w:r>
      </w:ins>
    </w:p>
    <w:p w14:paraId="01ED66AE" w14:textId="77777777" w:rsidR="009411F5" w:rsidRPr="00632245" w:rsidRDefault="009411F5">
      <w:pPr>
        <w:spacing w:after="240" w:line="276" w:lineRule="auto"/>
        <w:rPr>
          <w:rFonts w:ascii="Arial" w:hAnsi="Arial" w:cs="Arial"/>
        </w:rPr>
      </w:pPr>
    </w:p>
    <w:p w14:paraId="275D92FB" w14:textId="67B336CA" w:rsidR="005E58B8" w:rsidRPr="00F00EDF" w:rsidRDefault="00C34E6F">
      <w:pPr>
        <w:pStyle w:val="31"/>
        <w:keepLines/>
        <w:numPr>
          <w:ilvl w:val="2"/>
          <w:numId w:val="8"/>
        </w:numPr>
        <w:spacing w:before="160" w:after="120" w:line="276" w:lineRule="auto"/>
        <w:rPr>
          <w:rFonts w:eastAsiaTheme="majorEastAsia" w:cstheme="majorBidi"/>
          <w:caps w:val="0"/>
          <w:sz w:val="24"/>
          <w:szCs w:val="24"/>
        </w:rPr>
      </w:pPr>
      <w:bookmarkStart w:id="2902" w:name="_Toc68543355"/>
      <w:r w:rsidRPr="00F00EDF">
        <w:rPr>
          <w:rFonts w:eastAsiaTheme="majorEastAsia" w:cstheme="majorBidi"/>
          <w:caps w:val="0"/>
          <w:sz w:val="24"/>
          <w:szCs w:val="24"/>
        </w:rPr>
        <w:lastRenderedPageBreak/>
        <w:t>Создание производственного заказа</w:t>
      </w:r>
      <w:bookmarkEnd w:id="2902"/>
    </w:p>
    <w:p w14:paraId="2390C15D" w14:textId="77777777" w:rsidR="005E58B8" w:rsidRPr="00F00EDF" w:rsidRDefault="005E58B8" w:rsidP="00632245">
      <w:pPr>
        <w:pStyle w:val="05BodyCopy"/>
        <w:ind w:firstLine="567"/>
        <w:rPr>
          <w:rFonts w:cs="Arial"/>
          <w:i/>
          <w:color w:val="000000"/>
          <w:sz w:val="24"/>
          <w:szCs w:val="24"/>
          <w:lang w:val="ru-RU"/>
        </w:rPr>
      </w:pPr>
    </w:p>
    <w:p w14:paraId="527D9AFD" w14:textId="0F191BD4" w:rsidR="00C34E6F" w:rsidRPr="00F00EDF" w:rsidRDefault="00C34E6F">
      <w:pPr>
        <w:spacing w:after="240" w:line="276" w:lineRule="auto"/>
        <w:ind w:firstLine="567"/>
        <w:rPr>
          <w:rFonts w:ascii="Arial" w:hAnsi="Arial" w:cs="Arial"/>
        </w:rPr>
      </w:pPr>
      <w:r w:rsidRPr="00F00EDF">
        <w:rPr>
          <w:rFonts w:ascii="Arial" w:hAnsi="Arial" w:cs="Arial"/>
        </w:rPr>
        <w:t xml:space="preserve">При создании производственного заказа указываются ссылки на СПП-элемент </w:t>
      </w:r>
      <w:del w:id="2903" w:author="Дмитрий Ковтун" w:date="2021-03-12T20:47:00Z">
        <w:r w:rsidRPr="00F00EDF" w:rsidDel="0071246E">
          <w:rPr>
            <w:rFonts w:ascii="Arial" w:hAnsi="Arial" w:cs="Arial"/>
          </w:rPr>
          <w:delText xml:space="preserve">бюджета </w:delText>
        </w:r>
        <w:r w:rsidR="005D570B" w:rsidRPr="00F00EDF" w:rsidDel="0071246E">
          <w:rPr>
            <w:rFonts w:ascii="Arial" w:hAnsi="Arial" w:cs="Arial"/>
          </w:rPr>
          <w:delText>»Производство</w:delText>
        </w:r>
      </w:del>
      <w:ins w:id="2904" w:author="Дмитрий Ковтун" w:date="2021-03-12T20:47:00Z">
        <w:r w:rsidR="0071246E" w:rsidRPr="00F00EDF">
          <w:rPr>
            <w:rFonts w:ascii="Arial" w:hAnsi="Arial" w:cs="Arial"/>
          </w:rPr>
          <w:t xml:space="preserve">бюджета» </w:t>
        </w:r>
        <w:r w:rsidR="0071246E">
          <w:rPr>
            <w:rFonts w:ascii="Arial" w:hAnsi="Arial" w:cs="Arial"/>
          </w:rPr>
          <w:t>заказчика</w:t>
        </w:r>
      </w:ins>
      <w:del w:id="2905" w:author="Дмитрий Ковтун" w:date="2021-03-12T20:47:00Z">
        <w:r w:rsidR="005D570B" w:rsidRPr="00F00EDF" w:rsidDel="0071246E">
          <w:rPr>
            <w:rFonts w:ascii="Arial" w:hAnsi="Arial" w:cs="Arial"/>
          </w:rPr>
          <w:delText xml:space="preserve"> ЦРММ»</w:delText>
        </w:r>
      </w:del>
      <w:r w:rsidRPr="00F00EDF">
        <w:rPr>
          <w:rFonts w:ascii="Arial" w:hAnsi="Arial" w:cs="Arial"/>
        </w:rPr>
        <w:t xml:space="preserve"> (</w:t>
      </w:r>
      <w:r w:rsidRPr="00F00EDF">
        <w:rPr>
          <w:rFonts w:ascii="Arial" w:hAnsi="Arial" w:cs="Arial"/>
          <w:lang w:val="en-US"/>
        </w:rPr>
        <w:t>OPEX</w:t>
      </w:r>
      <w:r w:rsidRPr="00F00EDF">
        <w:rPr>
          <w:rFonts w:ascii="Arial" w:hAnsi="Arial" w:cs="Arial"/>
        </w:rPr>
        <w:t xml:space="preserve"> </w:t>
      </w:r>
      <w:r w:rsidR="00A023C8" w:rsidRPr="00F00EDF">
        <w:rPr>
          <w:rFonts w:ascii="Arial" w:hAnsi="Arial" w:cs="Arial"/>
        </w:rPr>
        <w:t>ТОиР</w:t>
      </w:r>
      <w:r w:rsidRPr="00F00EDF">
        <w:rPr>
          <w:rFonts w:ascii="Arial" w:hAnsi="Arial" w:cs="Arial"/>
        </w:rPr>
        <w:t>). Ссылка на СПП-элемент необходима для контроля лимита бюджета по расходу материалов</w:t>
      </w:r>
      <w:r w:rsidR="000B6885" w:rsidRPr="00F00EDF">
        <w:rPr>
          <w:rFonts w:ascii="Arial" w:hAnsi="Arial" w:cs="Arial"/>
        </w:rPr>
        <w:t>.</w:t>
      </w:r>
    </w:p>
    <w:p w14:paraId="43DBECCB" w14:textId="6B49DCC6" w:rsidR="00C34E6F" w:rsidRPr="00F00EDF" w:rsidRDefault="00C34E6F">
      <w:pPr>
        <w:spacing w:after="240" w:line="276" w:lineRule="auto"/>
        <w:ind w:firstLine="567"/>
        <w:rPr>
          <w:rFonts w:ascii="Arial" w:hAnsi="Arial" w:cs="Arial"/>
        </w:rPr>
      </w:pPr>
      <w:r w:rsidRPr="00F00EDF">
        <w:rPr>
          <w:rFonts w:ascii="Arial" w:hAnsi="Arial" w:cs="Arial"/>
        </w:rPr>
        <w:t xml:space="preserve">Особенностями производственных заказов вида </w:t>
      </w:r>
      <w:ins w:id="2906" w:author="Дмитрий Ковтун" w:date="2021-03-12T20:47:00Z">
        <w:r w:rsidR="0071246E">
          <w:rPr>
            <w:rFonts w:ascii="Arial" w:hAnsi="Arial" w:cs="Arial"/>
          </w:rPr>
          <w:t>«</w:t>
        </w:r>
      </w:ins>
      <w:r w:rsidRPr="00F00EDF">
        <w:rPr>
          <w:rFonts w:ascii="Arial" w:hAnsi="Arial" w:cs="Arial"/>
          <w:lang w:val="en-US"/>
        </w:rPr>
        <w:t>ZP</w:t>
      </w:r>
      <w:r w:rsidRPr="00F00EDF">
        <w:rPr>
          <w:rFonts w:ascii="Arial" w:hAnsi="Arial" w:cs="Arial"/>
        </w:rPr>
        <w:t>01 -Вспомогательное производство ЦРММ</w:t>
      </w:r>
      <w:r w:rsidR="000B6885" w:rsidRPr="00F00EDF">
        <w:rPr>
          <w:rFonts w:ascii="Arial" w:hAnsi="Arial" w:cs="Arial"/>
        </w:rPr>
        <w:t xml:space="preserve"> ТОРО</w:t>
      </w:r>
      <w:ins w:id="2907" w:author="Дмитрий Ковтун" w:date="2021-03-12T20:47:00Z">
        <w:r w:rsidR="0071246E">
          <w:rPr>
            <w:rFonts w:ascii="Arial" w:hAnsi="Arial" w:cs="Arial"/>
          </w:rPr>
          <w:t>»</w:t>
        </w:r>
      </w:ins>
      <w:r w:rsidRPr="00F00EDF">
        <w:rPr>
          <w:rFonts w:ascii="Arial" w:hAnsi="Arial" w:cs="Arial"/>
        </w:rPr>
        <w:t xml:space="preserve"> и </w:t>
      </w:r>
      <w:ins w:id="2908" w:author="Дмитрий Ковтун" w:date="2021-03-12T20:47:00Z">
        <w:r w:rsidR="0071246E">
          <w:rPr>
            <w:rFonts w:ascii="Arial" w:hAnsi="Arial" w:cs="Arial"/>
          </w:rPr>
          <w:t>«</w:t>
        </w:r>
      </w:ins>
      <w:r w:rsidRPr="00F00EDF">
        <w:rPr>
          <w:rFonts w:ascii="Arial" w:hAnsi="Arial" w:cs="Arial"/>
          <w:lang w:val="en-US"/>
        </w:rPr>
        <w:t>ZP</w:t>
      </w:r>
      <w:r w:rsidRPr="00F00EDF">
        <w:rPr>
          <w:rFonts w:ascii="Arial" w:hAnsi="Arial" w:cs="Arial"/>
        </w:rPr>
        <w:t xml:space="preserve">02 – </w:t>
      </w:r>
      <w:r w:rsidR="000B6885" w:rsidRPr="00F00EDF">
        <w:rPr>
          <w:rFonts w:ascii="Arial" w:hAnsi="Arial" w:cs="Arial"/>
        </w:rPr>
        <w:t>Вспомогательное производство ЦРММ Прочее</w:t>
      </w:r>
      <w:ins w:id="2909" w:author="Дмитрий Ковтун" w:date="2021-03-12T20:47:00Z">
        <w:r w:rsidR="0071246E">
          <w:rPr>
            <w:rFonts w:ascii="Arial" w:hAnsi="Arial" w:cs="Arial"/>
          </w:rPr>
          <w:t>»</w:t>
        </w:r>
      </w:ins>
      <w:r w:rsidR="000B6885" w:rsidRPr="00F00EDF">
        <w:rPr>
          <w:rFonts w:ascii="Arial" w:hAnsi="Arial" w:cs="Arial"/>
        </w:rPr>
        <w:t xml:space="preserve"> </w:t>
      </w:r>
      <w:r w:rsidRPr="00F00EDF">
        <w:rPr>
          <w:rFonts w:ascii="Arial" w:hAnsi="Arial" w:cs="Arial"/>
        </w:rPr>
        <w:t xml:space="preserve">является отсутствие копирования основных данных при его создании. Исходные основные данные (операции заказа, плановая трудоемкость) указываются в производственном заказе при его создании, при этом все технологические операции будут отражены в виде одной операции «Производство ЦРММ», а весь парк оборудования ЦРММ будет отражен в виде одного технического рабочего места «Рабочее место ЦРММ», которые в свою очередь будут заполняться по умолчанию из настроек производственного заказа. </w:t>
      </w:r>
      <w:r w:rsidR="000B6885" w:rsidRPr="00F00EDF">
        <w:rPr>
          <w:rFonts w:ascii="Arial" w:hAnsi="Arial" w:cs="Arial"/>
        </w:rPr>
        <w:t>П</w:t>
      </w:r>
      <w:r w:rsidRPr="00F00EDF">
        <w:rPr>
          <w:rFonts w:ascii="Arial" w:hAnsi="Arial" w:cs="Arial"/>
        </w:rPr>
        <w:t>роизводственн</w:t>
      </w:r>
      <w:r w:rsidR="000B6885" w:rsidRPr="00F00EDF">
        <w:rPr>
          <w:rFonts w:ascii="Arial" w:hAnsi="Arial" w:cs="Arial"/>
        </w:rPr>
        <w:t>ые</w:t>
      </w:r>
      <w:r w:rsidRPr="00F00EDF">
        <w:rPr>
          <w:rFonts w:ascii="Arial" w:hAnsi="Arial" w:cs="Arial"/>
        </w:rPr>
        <w:t xml:space="preserve"> </w:t>
      </w:r>
      <w:r w:rsidR="000B6885" w:rsidRPr="00F00EDF">
        <w:rPr>
          <w:rFonts w:ascii="Arial" w:hAnsi="Arial" w:cs="Arial"/>
        </w:rPr>
        <w:t xml:space="preserve">заказы </w:t>
      </w:r>
      <w:r w:rsidRPr="00F00EDF">
        <w:rPr>
          <w:rFonts w:ascii="Arial" w:hAnsi="Arial" w:cs="Arial"/>
        </w:rPr>
        <w:t xml:space="preserve">вида </w:t>
      </w:r>
      <w:r w:rsidR="000B6885" w:rsidRPr="00F00EDF">
        <w:rPr>
          <w:rFonts w:ascii="Arial" w:hAnsi="Arial" w:cs="Arial"/>
          <w:lang w:val="en-US"/>
        </w:rPr>
        <w:t>ZP</w:t>
      </w:r>
      <w:r w:rsidR="000B6885" w:rsidRPr="00632245">
        <w:rPr>
          <w:rFonts w:ascii="Arial" w:hAnsi="Arial" w:cs="Arial"/>
        </w:rPr>
        <w:t xml:space="preserve">01 </w:t>
      </w:r>
      <w:r w:rsidR="000B6885" w:rsidRPr="00F00EDF">
        <w:rPr>
          <w:rFonts w:ascii="Arial" w:hAnsi="Arial" w:cs="Arial"/>
        </w:rPr>
        <w:t xml:space="preserve">и </w:t>
      </w:r>
      <w:r w:rsidRPr="00F00EDF">
        <w:rPr>
          <w:rFonts w:ascii="Arial" w:hAnsi="Arial" w:cs="Arial"/>
          <w:lang w:val="en-US"/>
        </w:rPr>
        <w:t>ZP</w:t>
      </w:r>
      <w:r w:rsidRPr="00F00EDF">
        <w:rPr>
          <w:rFonts w:ascii="Arial" w:hAnsi="Arial" w:cs="Arial"/>
        </w:rPr>
        <w:t xml:space="preserve">02 – </w:t>
      </w:r>
      <w:r w:rsidR="000B6885" w:rsidRPr="00F00EDF">
        <w:rPr>
          <w:rFonts w:ascii="Arial" w:hAnsi="Arial" w:cs="Arial"/>
        </w:rPr>
        <w:t xml:space="preserve">имеют единую </w:t>
      </w:r>
      <w:r w:rsidRPr="00F00EDF">
        <w:rPr>
          <w:rFonts w:ascii="Arial" w:hAnsi="Arial" w:cs="Arial"/>
        </w:rPr>
        <w:t>статусн</w:t>
      </w:r>
      <w:r w:rsidR="000B6885" w:rsidRPr="00F00EDF">
        <w:rPr>
          <w:rFonts w:ascii="Arial" w:hAnsi="Arial" w:cs="Arial"/>
        </w:rPr>
        <w:t>ую</w:t>
      </w:r>
      <w:r w:rsidRPr="00F00EDF">
        <w:rPr>
          <w:rFonts w:ascii="Arial" w:hAnsi="Arial" w:cs="Arial"/>
        </w:rPr>
        <w:t xml:space="preserve"> схем</w:t>
      </w:r>
      <w:r w:rsidR="000B6885" w:rsidRPr="00F00EDF">
        <w:rPr>
          <w:rFonts w:ascii="Arial" w:hAnsi="Arial" w:cs="Arial"/>
        </w:rPr>
        <w:t>у (PP_ORD01)</w:t>
      </w:r>
      <w:r w:rsidRPr="00F00EDF">
        <w:rPr>
          <w:rFonts w:ascii="Arial" w:hAnsi="Arial" w:cs="Arial"/>
        </w:rPr>
        <w:t>.</w:t>
      </w:r>
    </w:p>
    <w:p w14:paraId="36BDC69A" w14:textId="6D7E0C09" w:rsidR="005E58B8" w:rsidRPr="00F00EDF" w:rsidRDefault="005E58B8">
      <w:pPr>
        <w:spacing w:after="240" w:line="276" w:lineRule="auto"/>
        <w:ind w:firstLine="567"/>
        <w:rPr>
          <w:rFonts w:ascii="Arial" w:hAnsi="Arial" w:cs="Arial"/>
        </w:rPr>
      </w:pPr>
      <w:r w:rsidRPr="00F00EDF">
        <w:rPr>
          <w:rFonts w:ascii="Arial" w:hAnsi="Arial" w:cs="Arial"/>
        </w:rPr>
        <w:t>Основные параметры настройки технического рабочего места описаны в таблице ниже</w:t>
      </w:r>
    </w:p>
    <w:p w14:paraId="39623E8C" w14:textId="155F9E8A" w:rsidR="00A7247E" w:rsidRPr="00F00EDF" w:rsidRDefault="00A7247E" w:rsidP="00632245">
      <w:pPr>
        <w:spacing w:line="312" w:lineRule="auto"/>
        <w:textAlignment w:val="top"/>
        <w:rPr>
          <w:rFonts w:ascii="Arial" w:hAnsi="Arial" w:cs="Arial"/>
          <w:color w:val="000000"/>
        </w:rPr>
      </w:pPr>
      <w:r w:rsidRPr="00F00EDF">
        <w:rPr>
          <w:rFonts w:ascii="Arial" w:hAnsi="Arial" w:cs="Arial"/>
          <w:b/>
          <w:sz w:val="22"/>
        </w:rPr>
        <w:t>Таблица 4</w:t>
      </w:r>
      <w:r w:rsidR="00DE4E77" w:rsidRPr="00F00EDF">
        <w:rPr>
          <w:rFonts w:ascii="Arial" w:hAnsi="Arial" w:cs="Arial"/>
          <w:b/>
          <w:sz w:val="22"/>
        </w:rPr>
        <w:t>2</w:t>
      </w:r>
      <w:r w:rsidRPr="00F00EDF">
        <w:rPr>
          <w:rFonts w:ascii="Arial" w:hAnsi="Arial" w:cs="Arial"/>
          <w:b/>
          <w:sz w:val="22"/>
        </w:rPr>
        <w:t xml:space="preserve">. </w:t>
      </w:r>
      <w:r w:rsidR="000E10E2" w:rsidRPr="00F00EDF">
        <w:rPr>
          <w:rFonts w:ascii="Arial" w:hAnsi="Arial" w:cs="Arial"/>
          <w:b/>
          <w:sz w:val="22"/>
        </w:rPr>
        <w:t>Р</w:t>
      </w:r>
      <w:r w:rsidRPr="00F00EDF">
        <w:rPr>
          <w:rFonts w:ascii="Arial" w:hAnsi="Arial" w:cs="Arial"/>
          <w:b/>
          <w:sz w:val="22"/>
        </w:rPr>
        <w:t>абочее место</w:t>
      </w:r>
      <w:r w:rsidR="000E10E2" w:rsidRPr="00F00EDF">
        <w:rPr>
          <w:rFonts w:ascii="Arial" w:hAnsi="Arial" w:cs="Arial"/>
          <w:b/>
          <w:sz w:val="22"/>
        </w:rPr>
        <w:t xml:space="preserve"> ЦРММ</w:t>
      </w:r>
    </w:p>
    <w:tbl>
      <w:tblPr>
        <w:tblStyle w:val="af7"/>
        <w:tblW w:w="0" w:type="auto"/>
        <w:tblLook w:val="04A0" w:firstRow="1" w:lastRow="0" w:firstColumn="1" w:lastColumn="0" w:noHBand="0" w:noVBand="1"/>
      </w:tblPr>
      <w:tblGrid>
        <w:gridCol w:w="1456"/>
        <w:gridCol w:w="1456"/>
        <w:gridCol w:w="1456"/>
        <w:gridCol w:w="1457"/>
        <w:gridCol w:w="1457"/>
        <w:gridCol w:w="1457"/>
        <w:gridCol w:w="1457"/>
      </w:tblGrid>
      <w:tr w:rsidR="005E58B8" w:rsidRPr="00F00EDF" w14:paraId="0B5BDDBD" w14:textId="77777777" w:rsidTr="00802EBE">
        <w:tc>
          <w:tcPr>
            <w:tcW w:w="1456" w:type="dxa"/>
            <w:shd w:val="clear" w:color="auto" w:fill="FFC000"/>
          </w:tcPr>
          <w:p w14:paraId="2978CD53" w14:textId="77777777" w:rsidR="005E58B8" w:rsidRPr="00F00EDF" w:rsidRDefault="005E58B8" w:rsidP="00632245">
            <w:pPr>
              <w:rPr>
                <w:rFonts w:ascii="Arial" w:hAnsi="Arial" w:cs="Arial"/>
                <w:b/>
                <w:sz w:val="20"/>
              </w:rPr>
            </w:pPr>
            <w:r w:rsidRPr="00F00EDF">
              <w:rPr>
                <w:rFonts w:ascii="Arial" w:hAnsi="Arial" w:cs="Arial"/>
                <w:b/>
                <w:sz w:val="20"/>
              </w:rPr>
              <w:t>Код рабочего места</w:t>
            </w:r>
          </w:p>
        </w:tc>
        <w:tc>
          <w:tcPr>
            <w:tcW w:w="1456" w:type="dxa"/>
            <w:shd w:val="clear" w:color="auto" w:fill="FFC000"/>
          </w:tcPr>
          <w:p w14:paraId="1A69B8A7" w14:textId="77777777" w:rsidR="005E58B8" w:rsidRPr="00F00EDF" w:rsidRDefault="005E58B8" w:rsidP="00632245">
            <w:pPr>
              <w:rPr>
                <w:rFonts w:ascii="Arial" w:hAnsi="Arial" w:cs="Arial"/>
                <w:b/>
                <w:sz w:val="20"/>
              </w:rPr>
            </w:pPr>
            <w:r w:rsidRPr="00F00EDF">
              <w:rPr>
                <w:rFonts w:ascii="Arial" w:hAnsi="Arial" w:cs="Arial"/>
                <w:b/>
                <w:sz w:val="20"/>
              </w:rPr>
              <w:t>Вид рабочего места</w:t>
            </w:r>
          </w:p>
        </w:tc>
        <w:tc>
          <w:tcPr>
            <w:tcW w:w="1456" w:type="dxa"/>
            <w:shd w:val="clear" w:color="auto" w:fill="FFC000"/>
          </w:tcPr>
          <w:p w14:paraId="64DDADCA" w14:textId="77777777" w:rsidR="005E58B8" w:rsidRPr="00F00EDF" w:rsidRDefault="005E58B8" w:rsidP="00632245">
            <w:pPr>
              <w:rPr>
                <w:rFonts w:ascii="Arial" w:hAnsi="Arial" w:cs="Arial"/>
                <w:b/>
                <w:sz w:val="20"/>
              </w:rPr>
            </w:pPr>
            <w:r w:rsidRPr="00F00EDF">
              <w:rPr>
                <w:rFonts w:ascii="Arial" w:hAnsi="Arial" w:cs="Arial"/>
                <w:b/>
                <w:sz w:val="20"/>
              </w:rPr>
              <w:t>Описание рабочего места</w:t>
            </w:r>
          </w:p>
        </w:tc>
        <w:tc>
          <w:tcPr>
            <w:tcW w:w="1457" w:type="dxa"/>
            <w:shd w:val="clear" w:color="auto" w:fill="FFC000"/>
          </w:tcPr>
          <w:p w14:paraId="27611765" w14:textId="77777777" w:rsidR="005E58B8" w:rsidRPr="00F00EDF" w:rsidRDefault="005E58B8" w:rsidP="00632245">
            <w:pPr>
              <w:rPr>
                <w:rFonts w:ascii="Arial" w:hAnsi="Arial" w:cs="Arial"/>
                <w:b/>
                <w:sz w:val="20"/>
              </w:rPr>
            </w:pPr>
            <w:r w:rsidRPr="00F00EDF">
              <w:rPr>
                <w:rFonts w:ascii="Arial" w:hAnsi="Arial" w:cs="Arial"/>
                <w:b/>
                <w:sz w:val="20"/>
              </w:rPr>
              <w:t>Ответственное лицо</w:t>
            </w:r>
          </w:p>
        </w:tc>
        <w:tc>
          <w:tcPr>
            <w:tcW w:w="1457" w:type="dxa"/>
            <w:shd w:val="clear" w:color="auto" w:fill="FFC000"/>
          </w:tcPr>
          <w:p w14:paraId="52CB3E94" w14:textId="77777777" w:rsidR="005E58B8" w:rsidRPr="00F00EDF" w:rsidRDefault="005E58B8" w:rsidP="00632245">
            <w:pPr>
              <w:rPr>
                <w:rFonts w:ascii="Arial" w:hAnsi="Arial" w:cs="Arial"/>
                <w:b/>
                <w:sz w:val="20"/>
              </w:rPr>
            </w:pPr>
            <w:r w:rsidRPr="00F00EDF">
              <w:rPr>
                <w:rFonts w:ascii="Arial" w:hAnsi="Arial" w:cs="Arial"/>
                <w:b/>
                <w:sz w:val="20"/>
              </w:rPr>
              <w:t>Использование</w:t>
            </w:r>
          </w:p>
        </w:tc>
        <w:tc>
          <w:tcPr>
            <w:tcW w:w="1457" w:type="dxa"/>
            <w:shd w:val="clear" w:color="auto" w:fill="FFC000"/>
          </w:tcPr>
          <w:p w14:paraId="5A2C9924" w14:textId="77777777" w:rsidR="005E58B8" w:rsidRPr="00F00EDF" w:rsidRDefault="005E58B8" w:rsidP="00632245">
            <w:pPr>
              <w:rPr>
                <w:rFonts w:ascii="Arial" w:hAnsi="Arial" w:cs="Arial"/>
                <w:b/>
                <w:sz w:val="20"/>
              </w:rPr>
            </w:pPr>
            <w:r w:rsidRPr="00F00EDF">
              <w:rPr>
                <w:rFonts w:ascii="Arial" w:hAnsi="Arial" w:cs="Arial"/>
                <w:b/>
                <w:sz w:val="20"/>
              </w:rPr>
              <w:t>Ключ заданного значения</w:t>
            </w:r>
          </w:p>
        </w:tc>
        <w:tc>
          <w:tcPr>
            <w:tcW w:w="1457" w:type="dxa"/>
            <w:shd w:val="clear" w:color="auto" w:fill="FFC000"/>
          </w:tcPr>
          <w:p w14:paraId="7BFBF110" w14:textId="77777777" w:rsidR="005E58B8" w:rsidRPr="00F00EDF" w:rsidRDefault="005E58B8" w:rsidP="00632245">
            <w:pPr>
              <w:rPr>
                <w:rFonts w:ascii="Arial" w:hAnsi="Arial" w:cs="Arial"/>
                <w:b/>
                <w:sz w:val="20"/>
              </w:rPr>
            </w:pPr>
            <w:r w:rsidRPr="00F00EDF">
              <w:rPr>
                <w:rFonts w:ascii="Arial" w:hAnsi="Arial" w:cs="Arial"/>
                <w:b/>
                <w:sz w:val="20"/>
              </w:rPr>
              <w:t>МВЗ</w:t>
            </w:r>
          </w:p>
        </w:tc>
      </w:tr>
      <w:tr w:rsidR="005E58B8" w:rsidRPr="00F00EDF" w14:paraId="644EB847" w14:textId="77777777" w:rsidTr="00802EBE">
        <w:tc>
          <w:tcPr>
            <w:tcW w:w="1456" w:type="dxa"/>
          </w:tcPr>
          <w:p w14:paraId="5E5656ED" w14:textId="636CDE32" w:rsidR="005E58B8" w:rsidRPr="00F00EDF" w:rsidRDefault="005E58B8">
            <w:pPr>
              <w:rPr>
                <w:rFonts w:ascii="Arial" w:hAnsi="Arial" w:cs="Arial"/>
                <w:color w:val="000000" w:themeColor="text1"/>
                <w:sz w:val="20"/>
              </w:rPr>
            </w:pPr>
            <w:del w:id="2910" w:author="Дмитрий Ковтун" w:date="2021-03-12T20:48:00Z">
              <w:r w:rsidRPr="00F00EDF" w:rsidDel="0071246E">
                <w:rPr>
                  <w:rFonts w:ascii="Arial" w:hAnsi="Arial" w:cs="Arial"/>
                  <w:color w:val="000000" w:themeColor="text1"/>
                  <w:sz w:val="20"/>
                </w:rPr>
                <w:delText>Z</w:delText>
              </w:r>
            </w:del>
            <w:r w:rsidRPr="00F00EDF">
              <w:rPr>
                <w:rFonts w:ascii="Arial" w:hAnsi="Arial" w:cs="Arial"/>
                <w:color w:val="000000" w:themeColor="text1"/>
                <w:sz w:val="20"/>
              </w:rPr>
              <w:t>C</w:t>
            </w:r>
            <w:ins w:id="2911" w:author="Дмитрий Ковтун" w:date="2021-03-12T20:48:00Z">
              <w:r w:rsidR="0071246E">
                <w:rPr>
                  <w:rFonts w:ascii="Arial" w:hAnsi="Arial" w:cs="Arial"/>
                  <w:color w:val="000000" w:themeColor="text1"/>
                  <w:sz w:val="20"/>
                </w:rPr>
                <w:t>-</w:t>
              </w:r>
              <w:r w:rsidR="0071246E">
                <w:rPr>
                  <w:rFonts w:ascii="Arial" w:hAnsi="Arial" w:cs="Arial"/>
                  <w:color w:val="000000" w:themeColor="text1"/>
                  <w:sz w:val="20"/>
                  <w:lang w:val="en-US"/>
                </w:rPr>
                <w:t>Z</w:t>
              </w:r>
            </w:ins>
            <w:r w:rsidRPr="00F00EDF">
              <w:rPr>
                <w:rFonts w:ascii="Arial" w:hAnsi="Arial" w:cs="Arial"/>
                <w:color w:val="000000" w:themeColor="text1"/>
                <w:sz w:val="20"/>
              </w:rPr>
              <w:t>RMM</w:t>
            </w:r>
          </w:p>
        </w:tc>
        <w:tc>
          <w:tcPr>
            <w:tcW w:w="1456" w:type="dxa"/>
          </w:tcPr>
          <w:p w14:paraId="3151B5F0" w14:textId="2C2FBFAC"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Z00</w:t>
            </w:r>
            <w:r w:rsidR="00927225" w:rsidRPr="00F00EDF">
              <w:rPr>
                <w:rFonts w:ascii="Arial" w:hAnsi="Arial" w:cs="Arial"/>
                <w:color w:val="000000" w:themeColor="text1"/>
                <w:sz w:val="20"/>
              </w:rPr>
              <w:t>2</w:t>
            </w:r>
            <w:r w:rsidRPr="00F00EDF">
              <w:rPr>
                <w:rFonts w:ascii="Arial" w:hAnsi="Arial" w:cs="Arial"/>
                <w:color w:val="000000" w:themeColor="text1"/>
                <w:sz w:val="20"/>
              </w:rPr>
              <w:t xml:space="preserve"> – </w:t>
            </w:r>
            <w:r w:rsidR="00927225" w:rsidRPr="00F00EDF">
              <w:rPr>
                <w:rFonts w:ascii="Arial" w:hAnsi="Arial" w:cs="Arial"/>
                <w:color w:val="000000" w:themeColor="text1"/>
                <w:sz w:val="20"/>
              </w:rPr>
              <w:t>Подразделение Компании</w:t>
            </w:r>
          </w:p>
        </w:tc>
        <w:tc>
          <w:tcPr>
            <w:tcW w:w="1456" w:type="dxa"/>
          </w:tcPr>
          <w:p w14:paraId="26BD8AFC"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Рабочее место ЦРММ</w:t>
            </w:r>
          </w:p>
        </w:tc>
        <w:tc>
          <w:tcPr>
            <w:tcW w:w="1457" w:type="dxa"/>
          </w:tcPr>
          <w:p w14:paraId="5089B45F" w14:textId="25EE5E00" w:rsidR="005E58B8" w:rsidRPr="00F00EDF" w:rsidRDefault="00927225">
            <w:pPr>
              <w:rPr>
                <w:rFonts w:ascii="Arial" w:hAnsi="Arial" w:cs="Arial"/>
                <w:color w:val="000000" w:themeColor="text1"/>
                <w:sz w:val="20"/>
              </w:rPr>
            </w:pPr>
            <w:r w:rsidRPr="00F00EDF">
              <w:rPr>
                <w:rFonts w:ascii="Arial" w:hAnsi="Arial" w:cs="Arial"/>
                <w:color w:val="000000" w:themeColor="text1"/>
                <w:sz w:val="20"/>
              </w:rPr>
              <w:t>CRM</w:t>
            </w:r>
            <w:r w:rsidR="005E58B8" w:rsidRPr="00F00EDF">
              <w:rPr>
                <w:rFonts w:ascii="Arial" w:hAnsi="Arial" w:cs="Arial"/>
                <w:color w:val="000000" w:themeColor="text1"/>
                <w:sz w:val="20"/>
              </w:rPr>
              <w:t xml:space="preserve"> – </w:t>
            </w:r>
            <w:r w:rsidRPr="00F00EDF">
              <w:rPr>
                <w:rFonts w:ascii="Arial" w:hAnsi="Arial" w:cs="Arial"/>
                <w:color w:val="000000" w:themeColor="text1"/>
                <w:sz w:val="20"/>
              </w:rPr>
              <w:t>Центр.ремонтно-механические мастерски</w:t>
            </w:r>
          </w:p>
        </w:tc>
        <w:tc>
          <w:tcPr>
            <w:tcW w:w="1457" w:type="dxa"/>
          </w:tcPr>
          <w:p w14:paraId="4DD97DA6"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001 – Только техкарты</w:t>
            </w:r>
          </w:p>
        </w:tc>
        <w:tc>
          <w:tcPr>
            <w:tcW w:w="1457" w:type="dxa"/>
          </w:tcPr>
          <w:p w14:paraId="2BB61AAE" w14:textId="75ADDB94" w:rsidR="005E58B8" w:rsidRPr="00F00EDF" w:rsidRDefault="00927225">
            <w:pPr>
              <w:rPr>
                <w:rFonts w:ascii="Arial" w:hAnsi="Arial" w:cs="Arial"/>
                <w:color w:val="000000" w:themeColor="text1"/>
                <w:sz w:val="20"/>
              </w:rPr>
            </w:pPr>
            <w:r w:rsidRPr="00F00EDF">
              <w:rPr>
                <w:rFonts w:ascii="Arial" w:hAnsi="Arial" w:cs="Arial"/>
                <w:color w:val="000000" w:themeColor="text1"/>
                <w:sz w:val="20"/>
                <w:lang w:val="en-US"/>
              </w:rPr>
              <w:t>ZP</w:t>
            </w:r>
            <w:r w:rsidRPr="00632245">
              <w:rPr>
                <w:rFonts w:ascii="Arial" w:hAnsi="Arial" w:cs="Arial"/>
                <w:color w:val="000000" w:themeColor="text1"/>
                <w:sz w:val="20"/>
              </w:rPr>
              <w:t>01</w:t>
            </w:r>
            <w:r w:rsidR="005E58B8" w:rsidRPr="00F00EDF">
              <w:rPr>
                <w:rFonts w:ascii="Arial" w:hAnsi="Arial" w:cs="Arial"/>
                <w:color w:val="000000" w:themeColor="text1"/>
                <w:sz w:val="20"/>
              </w:rPr>
              <w:t xml:space="preserve"> – </w:t>
            </w:r>
            <w:r w:rsidRPr="00F00EDF">
              <w:rPr>
                <w:rFonts w:ascii="Arial" w:hAnsi="Arial" w:cs="Arial"/>
                <w:color w:val="000000" w:themeColor="text1"/>
                <w:sz w:val="20"/>
              </w:rPr>
              <w:t>Рабочее время ЦРММ</w:t>
            </w:r>
          </w:p>
        </w:tc>
        <w:tc>
          <w:tcPr>
            <w:tcW w:w="1457" w:type="dxa"/>
          </w:tcPr>
          <w:p w14:paraId="042A42BB"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МВЗ подразделения ЦРММ</w:t>
            </w:r>
          </w:p>
        </w:tc>
      </w:tr>
    </w:tbl>
    <w:p w14:paraId="3B006C69" w14:textId="77777777" w:rsidR="005E58B8" w:rsidRPr="00F00EDF" w:rsidRDefault="005E58B8">
      <w:pPr>
        <w:spacing w:after="240" w:line="276" w:lineRule="auto"/>
        <w:ind w:firstLine="567"/>
        <w:rPr>
          <w:rFonts w:ascii="Arial" w:hAnsi="Arial" w:cs="Arial"/>
        </w:rPr>
      </w:pPr>
      <w:r w:rsidRPr="00F00EDF">
        <w:rPr>
          <w:rFonts w:ascii="Arial" w:hAnsi="Arial" w:cs="Arial"/>
        </w:rPr>
        <w:t xml:space="preserve"> </w:t>
      </w:r>
    </w:p>
    <w:p w14:paraId="573AB567" w14:textId="7412AB2F" w:rsidR="005E58B8" w:rsidRPr="00F00EDF" w:rsidRDefault="005E58B8">
      <w:pPr>
        <w:spacing w:after="240" w:line="276" w:lineRule="auto"/>
        <w:ind w:firstLine="567"/>
        <w:rPr>
          <w:rFonts w:ascii="Arial" w:hAnsi="Arial" w:cs="Arial"/>
        </w:rPr>
      </w:pPr>
      <w:r w:rsidRPr="00F00EDF">
        <w:rPr>
          <w:rFonts w:ascii="Arial" w:hAnsi="Arial" w:cs="Arial"/>
        </w:rPr>
        <w:t>Для отражения в системе операций по движению запасов в документах движения материалов используется параметр «Вид движения», определяющий хозяйственную операцию в системе. Используемые виды движения приведены в таблице ниже</w:t>
      </w:r>
    </w:p>
    <w:p w14:paraId="0B3E2BB4" w14:textId="29CDB314" w:rsidR="00A7247E" w:rsidRPr="00F00EDF" w:rsidRDefault="00A7247E" w:rsidP="00632245">
      <w:pPr>
        <w:spacing w:line="312" w:lineRule="auto"/>
        <w:textAlignment w:val="top"/>
        <w:rPr>
          <w:rFonts w:ascii="Arial" w:hAnsi="Arial" w:cs="Arial"/>
          <w:color w:val="000000"/>
        </w:rPr>
      </w:pPr>
      <w:r w:rsidRPr="00F00EDF">
        <w:rPr>
          <w:rFonts w:ascii="Arial" w:hAnsi="Arial" w:cs="Arial"/>
          <w:b/>
          <w:sz w:val="22"/>
        </w:rPr>
        <w:t>Таблица 4</w:t>
      </w:r>
      <w:r w:rsidR="00DE4E77" w:rsidRPr="00F00EDF">
        <w:rPr>
          <w:rFonts w:ascii="Arial" w:hAnsi="Arial" w:cs="Arial"/>
          <w:b/>
          <w:sz w:val="22"/>
        </w:rPr>
        <w:t>3</w:t>
      </w:r>
      <w:r w:rsidRPr="00F00EDF">
        <w:rPr>
          <w:rFonts w:ascii="Arial" w:hAnsi="Arial" w:cs="Arial"/>
          <w:b/>
          <w:sz w:val="22"/>
        </w:rPr>
        <w:t xml:space="preserve">. </w:t>
      </w:r>
      <w:r w:rsidR="002E6C84" w:rsidRPr="00F00EDF">
        <w:rPr>
          <w:rFonts w:ascii="Arial" w:hAnsi="Arial" w:cs="Arial"/>
          <w:b/>
          <w:sz w:val="22"/>
        </w:rPr>
        <w:t>Виды движений</w:t>
      </w:r>
    </w:p>
    <w:tbl>
      <w:tblPr>
        <w:tblStyle w:val="af7"/>
        <w:tblW w:w="10201" w:type="dxa"/>
        <w:tblLook w:val="04A0" w:firstRow="1" w:lastRow="0" w:firstColumn="1" w:lastColumn="0" w:noHBand="0" w:noVBand="1"/>
      </w:tblPr>
      <w:tblGrid>
        <w:gridCol w:w="1980"/>
        <w:gridCol w:w="8221"/>
      </w:tblGrid>
      <w:tr w:rsidR="005E58B8" w:rsidRPr="00F00EDF" w14:paraId="723D3405" w14:textId="77777777" w:rsidTr="00802EBE">
        <w:trPr>
          <w:trHeight w:val="507"/>
        </w:trPr>
        <w:tc>
          <w:tcPr>
            <w:tcW w:w="1980" w:type="dxa"/>
            <w:shd w:val="clear" w:color="auto" w:fill="FFC000"/>
          </w:tcPr>
          <w:p w14:paraId="024E2622" w14:textId="77777777" w:rsidR="005E58B8" w:rsidRPr="00F00EDF" w:rsidRDefault="005E58B8" w:rsidP="00632245">
            <w:pPr>
              <w:rPr>
                <w:rFonts w:ascii="Arial" w:hAnsi="Arial" w:cs="Arial"/>
                <w:b/>
                <w:sz w:val="20"/>
              </w:rPr>
            </w:pPr>
            <w:r w:rsidRPr="00F00EDF">
              <w:rPr>
                <w:rFonts w:ascii="Arial" w:hAnsi="Arial" w:cs="Arial"/>
                <w:b/>
                <w:sz w:val="20"/>
              </w:rPr>
              <w:t>Вид движения</w:t>
            </w:r>
          </w:p>
        </w:tc>
        <w:tc>
          <w:tcPr>
            <w:tcW w:w="8221" w:type="dxa"/>
            <w:shd w:val="clear" w:color="auto" w:fill="FFC000"/>
          </w:tcPr>
          <w:p w14:paraId="0B19A78B" w14:textId="77777777" w:rsidR="005E58B8" w:rsidRPr="00F00EDF" w:rsidRDefault="005E58B8" w:rsidP="00632245">
            <w:pPr>
              <w:rPr>
                <w:rFonts w:ascii="Arial" w:hAnsi="Arial" w:cs="Arial"/>
                <w:b/>
                <w:sz w:val="20"/>
              </w:rPr>
            </w:pPr>
            <w:r w:rsidRPr="00F00EDF">
              <w:rPr>
                <w:rFonts w:ascii="Arial" w:hAnsi="Arial" w:cs="Arial"/>
                <w:b/>
                <w:sz w:val="20"/>
              </w:rPr>
              <w:t>Комментарий</w:t>
            </w:r>
          </w:p>
        </w:tc>
      </w:tr>
      <w:tr w:rsidR="005E58B8" w:rsidRPr="00F00EDF" w14:paraId="6F43206A" w14:textId="77777777" w:rsidTr="00802EBE">
        <w:tc>
          <w:tcPr>
            <w:tcW w:w="1980" w:type="dxa"/>
          </w:tcPr>
          <w:p w14:paraId="3101A150"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261</w:t>
            </w:r>
          </w:p>
        </w:tc>
        <w:tc>
          <w:tcPr>
            <w:tcW w:w="8221" w:type="dxa"/>
          </w:tcPr>
          <w:p w14:paraId="26964E35"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 xml:space="preserve">Расход для заказа </w:t>
            </w:r>
            <w:r w:rsidRPr="00F00EDF">
              <w:rPr>
                <w:rFonts w:ascii="Arial" w:hAnsi="Arial" w:cs="Arial"/>
                <w:color w:val="000000" w:themeColor="text1"/>
                <w:sz w:val="20"/>
                <w:lang w:val="en-US"/>
              </w:rPr>
              <w:t>&lt;-</w:t>
            </w:r>
            <w:r w:rsidRPr="00F00EDF">
              <w:rPr>
                <w:rFonts w:ascii="Arial" w:hAnsi="Arial" w:cs="Arial"/>
                <w:color w:val="000000" w:themeColor="text1"/>
                <w:sz w:val="20"/>
              </w:rPr>
              <w:t>склад</w:t>
            </w:r>
          </w:p>
        </w:tc>
      </w:tr>
      <w:tr w:rsidR="005E58B8" w:rsidRPr="00F00EDF" w14:paraId="3D73AF31" w14:textId="77777777" w:rsidTr="00802EBE">
        <w:tc>
          <w:tcPr>
            <w:tcW w:w="1980" w:type="dxa"/>
          </w:tcPr>
          <w:p w14:paraId="7D3F888D"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262</w:t>
            </w:r>
          </w:p>
        </w:tc>
        <w:tc>
          <w:tcPr>
            <w:tcW w:w="8221" w:type="dxa"/>
          </w:tcPr>
          <w:p w14:paraId="096687C8"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Сторно расхода для заказа &lt;-склад</w:t>
            </w:r>
          </w:p>
        </w:tc>
      </w:tr>
      <w:tr w:rsidR="005E58B8" w:rsidRPr="00F00EDF" w14:paraId="1BEF29C6" w14:textId="77777777" w:rsidTr="00802EBE">
        <w:tc>
          <w:tcPr>
            <w:tcW w:w="1980" w:type="dxa"/>
          </w:tcPr>
          <w:p w14:paraId="1A14B2BC"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101</w:t>
            </w:r>
          </w:p>
        </w:tc>
        <w:tc>
          <w:tcPr>
            <w:tcW w:w="8221" w:type="dxa"/>
          </w:tcPr>
          <w:p w14:paraId="27199829"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ПМ к заказу на поставку –&gt; склад</w:t>
            </w:r>
          </w:p>
        </w:tc>
      </w:tr>
      <w:tr w:rsidR="005E58B8" w:rsidRPr="00F00EDF" w14:paraId="76FDFA31" w14:textId="77777777" w:rsidTr="00802EBE">
        <w:tc>
          <w:tcPr>
            <w:tcW w:w="1980" w:type="dxa"/>
          </w:tcPr>
          <w:p w14:paraId="41225258" w14:textId="77777777" w:rsidR="005E58B8" w:rsidRPr="00F00EDF" w:rsidRDefault="005E58B8">
            <w:pPr>
              <w:rPr>
                <w:rFonts w:ascii="Arial" w:hAnsi="Arial" w:cs="Arial"/>
                <w:color w:val="000000" w:themeColor="text1"/>
                <w:sz w:val="20"/>
              </w:rPr>
            </w:pPr>
            <w:r w:rsidRPr="00F00EDF">
              <w:rPr>
                <w:rFonts w:ascii="Arial" w:hAnsi="Arial" w:cs="Arial"/>
                <w:color w:val="000000" w:themeColor="text1"/>
                <w:sz w:val="20"/>
              </w:rPr>
              <w:t>102</w:t>
            </w:r>
          </w:p>
        </w:tc>
        <w:tc>
          <w:tcPr>
            <w:tcW w:w="8221" w:type="dxa"/>
          </w:tcPr>
          <w:p w14:paraId="5CBDC366" w14:textId="535BD8E9" w:rsidR="005E58B8" w:rsidRPr="00F00EDF" w:rsidRDefault="000B6885">
            <w:pPr>
              <w:rPr>
                <w:rFonts w:ascii="Arial" w:hAnsi="Arial" w:cs="Arial"/>
                <w:color w:val="000000" w:themeColor="text1"/>
                <w:sz w:val="20"/>
              </w:rPr>
            </w:pPr>
            <w:r w:rsidRPr="00F00EDF">
              <w:rPr>
                <w:rFonts w:ascii="Arial" w:hAnsi="Arial" w:cs="Arial"/>
                <w:color w:val="000000" w:themeColor="text1"/>
                <w:sz w:val="20"/>
              </w:rPr>
              <w:t>Сторно</w:t>
            </w:r>
            <w:r w:rsidR="005E58B8" w:rsidRPr="00F00EDF">
              <w:rPr>
                <w:rFonts w:ascii="Arial" w:hAnsi="Arial" w:cs="Arial"/>
                <w:color w:val="000000" w:themeColor="text1"/>
                <w:sz w:val="20"/>
              </w:rPr>
              <w:t xml:space="preserve"> ПМ к заказу на поставку -&gt; склад</w:t>
            </w:r>
          </w:p>
        </w:tc>
      </w:tr>
    </w:tbl>
    <w:p w14:paraId="34EEDF86" w14:textId="20374FAA" w:rsidR="007550E1" w:rsidRPr="00F00EDF" w:rsidRDefault="007550E1">
      <w:pPr>
        <w:pStyle w:val="31"/>
        <w:keepLines/>
        <w:numPr>
          <w:ilvl w:val="2"/>
          <w:numId w:val="8"/>
        </w:numPr>
        <w:spacing w:before="160" w:after="120" w:line="276" w:lineRule="auto"/>
        <w:rPr>
          <w:rFonts w:eastAsiaTheme="majorEastAsia" w:cstheme="majorBidi"/>
          <w:caps w:val="0"/>
          <w:sz w:val="24"/>
          <w:szCs w:val="24"/>
        </w:rPr>
      </w:pPr>
      <w:bookmarkStart w:id="2912" w:name="_Toc39058869"/>
      <w:bookmarkStart w:id="2913" w:name="_Toc39058957"/>
      <w:bookmarkStart w:id="2914" w:name="_Toc39059063"/>
      <w:bookmarkStart w:id="2915" w:name="_Toc68543356"/>
      <w:bookmarkEnd w:id="2912"/>
      <w:bookmarkEnd w:id="2913"/>
      <w:bookmarkEnd w:id="2914"/>
      <w:r w:rsidRPr="00F00EDF">
        <w:rPr>
          <w:rFonts w:eastAsiaTheme="majorEastAsia" w:cstheme="majorBidi"/>
          <w:caps w:val="0"/>
          <w:sz w:val="24"/>
          <w:szCs w:val="24"/>
        </w:rPr>
        <w:t>Техническое закрытие производственного заказа</w:t>
      </w:r>
      <w:bookmarkEnd w:id="2915"/>
    </w:p>
    <w:p w14:paraId="421B6B28" w14:textId="77777777" w:rsidR="007550E1" w:rsidRPr="00F00EDF" w:rsidRDefault="007550E1" w:rsidP="00632245">
      <w:pPr>
        <w:pStyle w:val="Bullet1"/>
        <w:numPr>
          <w:ilvl w:val="0"/>
          <w:numId w:val="0"/>
        </w:numPr>
        <w:ind w:firstLine="709"/>
        <w:rPr>
          <w:rFonts w:ascii="Arial" w:hAnsi="Arial" w:cs="Arial"/>
        </w:rPr>
      </w:pPr>
      <w:r w:rsidRPr="00F00EDF">
        <w:rPr>
          <w:rFonts w:ascii="Arial" w:hAnsi="Arial" w:cs="Arial"/>
        </w:rPr>
        <w:t>По окончании периода все производственные заказы со статусом «ПОСТ-поставлено», для расчета фактической себестоимости, должны быть закрыты - установлен статус ТЗКР «Технически закрыт». Стандартная функциональность предполагает автомати</w:t>
      </w:r>
      <w:r w:rsidRPr="00F00EDF">
        <w:rPr>
          <w:rFonts w:ascii="Arial" w:hAnsi="Arial" w:cs="Arial"/>
        </w:rPr>
        <w:lastRenderedPageBreak/>
        <w:t>ческую фиксацию даты ввода в качестве даты закрытия заказа. Дальнейший расчет заказа выполняется за месяц, в котором было выполнено техническое закрытие. Поскольку закрытие заказов выполняется в первые дни месяца, следующего за отчетным, реализация стандартного процесса приведет к некорректному расчету себестоимости производства.</w:t>
      </w:r>
    </w:p>
    <w:p w14:paraId="6EE9F5FB" w14:textId="6893953A" w:rsidR="007550E1" w:rsidRPr="00F00EDF" w:rsidRDefault="007550E1" w:rsidP="00632245">
      <w:pPr>
        <w:pStyle w:val="Bullet1"/>
        <w:numPr>
          <w:ilvl w:val="0"/>
          <w:numId w:val="0"/>
        </w:numPr>
        <w:ind w:firstLine="709"/>
        <w:rPr>
          <w:rFonts w:ascii="Arial" w:hAnsi="Arial" w:cs="Arial"/>
        </w:rPr>
      </w:pPr>
      <w:r w:rsidRPr="00F00EDF">
        <w:rPr>
          <w:rFonts w:ascii="Arial" w:hAnsi="Arial" w:cs="Arial"/>
        </w:rPr>
        <w:t>В целевом процессе изменение статуса должно фиксироваться последним днем отчетного периода, для корректной обработки производственных заказов. Для этой цели предполагается внедрить расширение</w:t>
      </w:r>
      <w:r w:rsidR="009A4308" w:rsidRPr="00F00EDF">
        <w:rPr>
          <w:rFonts w:ascii="Arial" w:hAnsi="Arial" w:cs="Arial"/>
        </w:rPr>
        <w:t xml:space="preserve"> (</w:t>
      </w:r>
      <w:r w:rsidR="00CF257A" w:rsidRPr="00F00EDF">
        <w:rPr>
          <w:rFonts w:ascii="Arial" w:hAnsi="Arial" w:cs="Arial"/>
        </w:rPr>
        <w:t>разработка,</w:t>
      </w:r>
      <w:r w:rsidRPr="00F00EDF">
        <w:rPr>
          <w:rFonts w:ascii="Arial" w:hAnsi="Arial" w:cs="Arial"/>
        </w:rPr>
        <w:t xml:space="preserve"> которое будет фиксировать в качестве даты изменения статуса производственного заказа – последний календарный день отчетного (предыдущего) месяца. Описание шагов по закрытию периода, который является частью учетной политики компании приведено в КД ERP.2.1_37_FI «График закрытия».</w:t>
      </w:r>
    </w:p>
    <w:p w14:paraId="1859A4FE" w14:textId="19D4C9F2" w:rsidR="007550E1" w:rsidRPr="00F00EDF" w:rsidDel="0071246E" w:rsidRDefault="007550E1" w:rsidP="00632245">
      <w:pPr>
        <w:pStyle w:val="Bullet1"/>
        <w:numPr>
          <w:ilvl w:val="0"/>
          <w:numId w:val="0"/>
        </w:numPr>
        <w:ind w:firstLine="709"/>
        <w:rPr>
          <w:del w:id="2916" w:author="Дмитрий Ковтун" w:date="2021-03-12T20:50:00Z"/>
          <w:rFonts w:ascii="Arial" w:hAnsi="Arial" w:cs="Arial"/>
        </w:rPr>
      </w:pPr>
      <w:bookmarkStart w:id="2917" w:name="_Toc68543357"/>
      <w:bookmarkEnd w:id="2917"/>
    </w:p>
    <w:p w14:paraId="0C99AFD6" w14:textId="52E106CE" w:rsidR="005E58B8" w:rsidRPr="00F00EDF" w:rsidRDefault="00162F4F">
      <w:pPr>
        <w:pStyle w:val="31"/>
        <w:keepLines/>
        <w:numPr>
          <w:ilvl w:val="2"/>
          <w:numId w:val="8"/>
        </w:numPr>
        <w:spacing w:before="160" w:after="120" w:line="276" w:lineRule="auto"/>
        <w:rPr>
          <w:rFonts w:eastAsiaTheme="majorEastAsia" w:cstheme="majorBidi"/>
          <w:caps w:val="0"/>
          <w:sz w:val="24"/>
          <w:szCs w:val="24"/>
        </w:rPr>
      </w:pPr>
      <w:bookmarkStart w:id="2918" w:name="_Hlk525311766"/>
      <w:bookmarkStart w:id="2919" w:name="_Toc68543358"/>
      <w:r w:rsidRPr="00F00EDF">
        <w:rPr>
          <w:rFonts w:eastAsiaTheme="majorEastAsia" w:cstheme="majorBidi"/>
          <w:caps w:val="0"/>
          <w:sz w:val="24"/>
          <w:szCs w:val="24"/>
        </w:rPr>
        <w:t xml:space="preserve">Особенности технической реализации процесса ПП-07.05.03-ERP Формирование и потребление </w:t>
      </w:r>
      <w:r w:rsidR="008E0AA0" w:rsidRPr="00F00EDF">
        <w:rPr>
          <w:rFonts w:eastAsiaTheme="majorEastAsia" w:cstheme="majorBidi"/>
          <w:caps w:val="0"/>
          <w:sz w:val="24"/>
          <w:szCs w:val="24"/>
        </w:rPr>
        <w:t>ОФ</w:t>
      </w:r>
      <w:bookmarkEnd w:id="2918"/>
      <w:bookmarkEnd w:id="2919"/>
    </w:p>
    <w:p w14:paraId="29565ECC" w14:textId="3A375D21" w:rsidR="00EF07D6" w:rsidRPr="00F00EDF" w:rsidRDefault="00EF07D6">
      <w:pPr>
        <w:spacing w:after="240" w:line="276" w:lineRule="auto"/>
        <w:ind w:left="567"/>
        <w:rPr>
          <w:rFonts w:ascii="Arial" w:hAnsi="Arial" w:cs="Arial"/>
          <w:b/>
        </w:rPr>
      </w:pPr>
      <w:r w:rsidRPr="00F00EDF">
        <w:rPr>
          <w:rFonts w:ascii="Arial" w:hAnsi="Arial" w:cs="Arial"/>
          <w:b/>
        </w:rPr>
        <w:t xml:space="preserve">Оценка узлов </w:t>
      </w:r>
      <w:r w:rsidR="008E0AA0" w:rsidRPr="00F00EDF">
        <w:rPr>
          <w:rFonts w:ascii="Arial" w:hAnsi="Arial" w:cs="Arial"/>
          <w:b/>
        </w:rPr>
        <w:t>ОФ</w:t>
      </w:r>
      <w:r w:rsidRPr="00F00EDF">
        <w:rPr>
          <w:rFonts w:ascii="Arial" w:hAnsi="Arial" w:cs="Arial"/>
          <w:b/>
        </w:rPr>
        <w:t>.</w:t>
      </w:r>
    </w:p>
    <w:p w14:paraId="39373103" w14:textId="77777777" w:rsidR="00EF07D6" w:rsidRPr="00F00EDF" w:rsidRDefault="00EF07D6">
      <w:pPr>
        <w:spacing w:after="240" w:line="276" w:lineRule="auto"/>
        <w:ind w:firstLine="567"/>
        <w:rPr>
          <w:rFonts w:ascii="Arial" w:hAnsi="Arial" w:cs="Arial"/>
        </w:rPr>
      </w:pPr>
      <w:r w:rsidRPr="00F00EDF">
        <w:rPr>
          <w:rFonts w:ascii="Arial" w:hAnsi="Arial" w:cs="Arial"/>
        </w:rPr>
        <w:t xml:space="preserve">Объем затрат, необходимых для пополнения ОФ в соответствии со сформированной Потребностью, определяется по правилам, описанным в НМД «Временная инструкция по ведению плановых цен по МТР. Порядок расценки работ и услуг». Затраты на пополнение ОФ и на соответствующие заказы бюджетируются в разделе 2 «Работы по регламенту и техническому состоянию» годового бюджета на поддержание ПА. </w:t>
      </w:r>
    </w:p>
    <w:p w14:paraId="69AFB131" w14:textId="059D49E6" w:rsidR="00EF07D6" w:rsidRPr="00F00EDF" w:rsidRDefault="00EF07D6">
      <w:pPr>
        <w:spacing w:after="240" w:line="276" w:lineRule="auto"/>
        <w:ind w:firstLine="567"/>
        <w:rPr>
          <w:rFonts w:ascii="Arial" w:hAnsi="Arial" w:cs="Arial"/>
        </w:rPr>
      </w:pPr>
      <w:r w:rsidRPr="00F00EDF">
        <w:rPr>
          <w:rFonts w:ascii="Arial" w:hAnsi="Arial" w:cs="Arial"/>
        </w:rPr>
        <w:t xml:space="preserve">При необходимости внепланового пополнения ОФ, проводится проверка лимита на соответствующем созданному заказу СПП-элементе утвержденного годового бюджета ППА. В случае невозможности финансирования пополнения ОФ из запланированного резерва, Планировщик бюджетов </w:t>
      </w:r>
      <w:r w:rsidR="00A023C8" w:rsidRPr="00F00EDF">
        <w:rPr>
          <w:rFonts w:ascii="Arial" w:hAnsi="Arial" w:cs="Arial"/>
        </w:rPr>
        <w:t>ТОиР</w:t>
      </w:r>
      <w:r w:rsidRPr="00F00EDF">
        <w:rPr>
          <w:rFonts w:ascii="Arial" w:hAnsi="Arial" w:cs="Arial"/>
        </w:rPr>
        <w:t xml:space="preserve"> БЕ формирует и выносит на рассмотрение Технического комитета БЕ заявку на выделение дополнительного финансирования и корректировку лимитов в утвержденном бюджете.</w:t>
      </w:r>
    </w:p>
    <w:p w14:paraId="427A00B6" w14:textId="18809DCF" w:rsidR="00E8680A" w:rsidRPr="00F00EDF" w:rsidRDefault="00E8680A">
      <w:pPr>
        <w:spacing w:after="240" w:line="276" w:lineRule="auto"/>
        <w:ind w:firstLine="567"/>
        <w:rPr>
          <w:rFonts w:ascii="Arial" w:hAnsi="Arial" w:cs="Arial"/>
        </w:rPr>
      </w:pPr>
      <w:r w:rsidRPr="00F00EDF">
        <w:rPr>
          <w:rFonts w:ascii="Arial" w:hAnsi="Arial" w:cs="Arial"/>
        </w:rPr>
        <w:t xml:space="preserve">Если выполняется демонтаж узла ОФ с оприходованием на склад, то материал приходуется по </w:t>
      </w:r>
      <w:del w:id="2920" w:author="Дмитрий Ковтун" w:date="2021-03-12T20:52:00Z">
        <w:r w:rsidRPr="00F00EDF" w:rsidDel="0071246E">
          <w:rPr>
            <w:rFonts w:ascii="Arial" w:hAnsi="Arial" w:cs="Arial"/>
          </w:rPr>
          <w:delText xml:space="preserve">нулевой </w:delText>
        </w:r>
      </w:del>
      <w:r w:rsidRPr="00F00EDF">
        <w:rPr>
          <w:rFonts w:ascii="Arial" w:hAnsi="Arial" w:cs="Arial"/>
        </w:rPr>
        <w:t>цене</w:t>
      </w:r>
      <w:ins w:id="2921" w:author="Дмитрий Ковтун" w:date="2021-03-12T20:52:00Z">
        <w:r w:rsidR="0071246E">
          <w:rPr>
            <w:rFonts w:ascii="Arial" w:hAnsi="Arial" w:cs="Arial"/>
          </w:rPr>
          <w:t xml:space="preserve">, определенной на уровне </w:t>
        </w:r>
      </w:ins>
      <w:ins w:id="2922" w:author="Дмитрий Ковтун" w:date="2021-03-12T20:53:00Z">
        <w:r w:rsidR="0071246E">
          <w:rPr>
            <w:rFonts w:ascii="Arial" w:hAnsi="Arial" w:cs="Arial"/>
          </w:rPr>
          <w:t>соответствующего</w:t>
        </w:r>
      </w:ins>
      <w:ins w:id="2923" w:author="Дмитрий Ковтун" w:date="2021-03-12T20:52:00Z">
        <w:r w:rsidR="0071246E">
          <w:rPr>
            <w:rFonts w:ascii="Arial" w:hAnsi="Arial" w:cs="Arial"/>
          </w:rPr>
          <w:t xml:space="preserve"> вида оценки для материала</w:t>
        </w:r>
      </w:ins>
      <w:r w:rsidRPr="00F00EDF">
        <w:rPr>
          <w:rFonts w:ascii="Arial" w:hAnsi="Arial" w:cs="Arial"/>
        </w:rPr>
        <w:t>.</w:t>
      </w:r>
    </w:p>
    <w:p w14:paraId="0FC16488" w14:textId="4BF5DB95" w:rsidR="00EF07D6" w:rsidRPr="00F00EDF" w:rsidRDefault="00EF07D6">
      <w:pPr>
        <w:spacing w:after="240" w:line="276" w:lineRule="auto"/>
        <w:ind w:firstLine="567"/>
        <w:rPr>
          <w:rFonts w:ascii="Arial" w:hAnsi="Arial" w:cs="Arial"/>
        </w:rPr>
      </w:pPr>
      <w:r w:rsidRPr="00F00EDF">
        <w:rPr>
          <w:rFonts w:ascii="Arial" w:hAnsi="Arial" w:cs="Arial"/>
        </w:rPr>
        <w:t>Учет факта освоения затрат на пополнение ОФ проводится в соответствии с разделом 7 «Методики планирования и контроля факта затрат на поддержание производственных активов».</w:t>
      </w:r>
    </w:p>
    <w:p w14:paraId="31F5C49D" w14:textId="49704759" w:rsidR="001E4B8E" w:rsidRPr="00F00EDF" w:rsidRDefault="001E4B8E">
      <w:pPr>
        <w:spacing w:after="240" w:line="276" w:lineRule="auto"/>
        <w:ind w:firstLine="567"/>
        <w:rPr>
          <w:rFonts w:ascii="Arial" w:hAnsi="Arial" w:cs="Arial"/>
        </w:rPr>
      </w:pPr>
      <w:r w:rsidRPr="00F00EDF">
        <w:rPr>
          <w:rFonts w:ascii="Arial" w:hAnsi="Arial" w:cs="Arial"/>
        </w:rPr>
        <w:t>Подробное описание учета затрат на запасные части собственного производства в документе ERP.2.17_1 «Методика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w:t>
      </w:r>
    </w:p>
    <w:p w14:paraId="4917EB9F" w14:textId="7BB0A0A9" w:rsidR="00E8680A" w:rsidRPr="00F00EDF" w:rsidRDefault="00E8680A">
      <w:pPr>
        <w:spacing w:after="240" w:line="276" w:lineRule="auto"/>
        <w:ind w:firstLine="567"/>
        <w:rPr>
          <w:rFonts w:ascii="Arial" w:hAnsi="Arial" w:cs="Arial"/>
        </w:rPr>
      </w:pPr>
      <w:r w:rsidRPr="00F00EDF">
        <w:rPr>
          <w:rFonts w:ascii="Arial" w:hAnsi="Arial" w:cs="Arial"/>
        </w:rPr>
        <w:lastRenderedPageBreak/>
        <w:t xml:space="preserve">Планирование стоимости проектов бюджета поддержания производственных активов описано в документе ERP.2.1.17.PM «Методика планирования затрат на </w:t>
      </w:r>
      <w:r w:rsidR="00A023C8" w:rsidRPr="00F00EDF">
        <w:rPr>
          <w:rFonts w:ascii="Arial" w:hAnsi="Arial" w:cs="Arial"/>
        </w:rPr>
        <w:t>ТОиР</w:t>
      </w:r>
      <w:r w:rsidRPr="00F00EDF">
        <w:rPr>
          <w:rFonts w:ascii="Arial" w:hAnsi="Arial" w:cs="Arial"/>
        </w:rPr>
        <w:t>».</w:t>
      </w:r>
    </w:p>
    <w:p w14:paraId="7EFB6B9F" w14:textId="09499DBE" w:rsidR="005E58B8" w:rsidRPr="00F00EDF" w:rsidRDefault="005E58B8">
      <w:pPr>
        <w:pStyle w:val="afa"/>
        <w:numPr>
          <w:ilvl w:val="0"/>
          <w:numId w:val="32"/>
        </w:numPr>
        <w:spacing w:after="240" w:line="276" w:lineRule="auto"/>
        <w:rPr>
          <w:rFonts w:ascii="Arial" w:hAnsi="Arial" w:cs="Arial"/>
        </w:rPr>
      </w:pPr>
      <w:r w:rsidRPr="00F00EDF">
        <w:rPr>
          <w:rFonts w:ascii="Arial" w:hAnsi="Arial" w:cs="Arial"/>
        </w:rPr>
        <w:t>Если предусматривается восстановление неисправного узла, то создаются Заказы ТОРО следующего вида:</w:t>
      </w:r>
    </w:p>
    <w:p w14:paraId="68354A07" w14:textId="42105E51" w:rsidR="002E6C84" w:rsidRPr="00F00EDF" w:rsidRDefault="002E6C84" w:rsidP="00632245">
      <w:pPr>
        <w:pStyle w:val="afa"/>
        <w:spacing w:line="312" w:lineRule="auto"/>
        <w:ind w:left="720"/>
        <w:textAlignment w:val="top"/>
        <w:rPr>
          <w:rFonts w:ascii="Arial" w:hAnsi="Arial" w:cs="Arial"/>
          <w:color w:val="000000"/>
        </w:rPr>
      </w:pPr>
      <w:r w:rsidRPr="00F00EDF">
        <w:rPr>
          <w:rFonts w:ascii="Arial" w:hAnsi="Arial" w:cs="Arial"/>
          <w:b/>
          <w:sz w:val="22"/>
        </w:rPr>
        <w:t>Таблица 4</w:t>
      </w:r>
      <w:r w:rsidR="00DE4E77" w:rsidRPr="00F00EDF">
        <w:rPr>
          <w:rFonts w:ascii="Arial" w:hAnsi="Arial" w:cs="Arial"/>
          <w:b/>
          <w:sz w:val="22"/>
        </w:rPr>
        <w:t>4</w:t>
      </w:r>
      <w:r w:rsidRPr="00F00EDF">
        <w:rPr>
          <w:rFonts w:ascii="Arial" w:hAnsi="Arial" w:cs="Arial"/>
          <w:b/>
          <w:sz w:val="22"/>
        </w:rPr>
        <w:t>. Виды заказов ТОРО</w:t>
      </w:r>
    </w:p>
    <w:tbl>
      <w:tblPr>
        <w:tblW w:w="5000" w:type="pct"/>
        <w:shd w:val="clear" w:color="auto" w:fill="FFFFFF"/>
        <w:tblCellMar>
          <w:left w:w="0" w:type="dxa"/>
          <w:right w:w="0" w:type="dxa"/>
        </w:tblCellMar>
        <w:tblLook w:val="04A0" w:firstRow="1" w:lastRow="0" w:firstColumn="1" w:lastColumn="0" w:noHBand="0" w:noVBand="1"/>
      </w:tblPr>
      <w:tblGrid>
        <w:gridCol w:w="1908"/>
        <w:gridCol w:w="2069"/>
        <w:gridCol w:w="3103"/>
        <w:gridCol w:w="3101"/>
      </w:tblGrid>
      <w:tr w:rsidR="00E13693" w:rsidRPr="00F00EDF" w14:paraId="71A7C1D1" w14:textId="77777777" w:rsidTr="00632245">
        <w:trPr>
          <w:trHeight w:val="397"/>
        </w:trPr>
        <w:tc>
          <w:tcPr>
            <w:tcW w:w="937" w:type="pct"/>
            <w:tcBorders>
              <w:top w:val="single" w:sz="12" w:space="0" w:color="auto"/>
              <w:left w:val="single" w:sz="12" w:space="0" w:color="auto"/>
              <w:bottom w:val="single" w:sz="4" w:space="0" w:color="auto"/>
              <w:right w:val="single" w:sz="8" w:space="0" w:color="auto"/>
            </w:tcBorders>
            <w:shd w:val="clear" w:color="auto" w:fill="FFC000"/>
            <w:tcMar>
              <w:top w:w="0" w:type="dxa"/>
              <w:left w:w="108" w:type="dxa"/>
              <w:bottom w:w="0" w:type="dxa"/>
              <w:right w:w="108" w:type="dxa"/>
            </w:tcMar>
            <w:vAlign w:val="center"/>
            <w:hideMark/>
          </w:tcPr>
          <w:p w14:paraId="0E5CAC86" w14:textId="77777777" w:rsidR="005E58B8" w:rsidRPr="00F00EDF" w:rsidRDefault="005E58B8"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b/>
                <w:bCs/>
                <w:color w:val="000000"/>
                <w:sz w:val="20"/>
                <w:szCs w:val="20"/>
              </w:rPr>
              <w:t>Вид заказа</w:t>
            </w:r>
          </w:p>
        </w:tc>
        <w:tc>
          <w:tcPr>
            <w:tcW w:w="1016" w:type="pct"/>
            <w:tcBorders>
              <w:top w:val="single" w:sz="12" w:space="0" w:color="auto"/>
              <w:left w:val="nil"/>
              <w:bottom w:val="single" w:sz="4" w:space="0" w:color="auto"/>
              <w:right w:val="single" w:sz="8" w:space="0" w:color="auto"/>
            </w:tcBorders>
            <w:shd w:val="clear" w:color="auto" w:fill="FFC000"/>
            <w:tcMar>
              <w:top w:w="0" w:type="dxa"/>
              <w:left w:w="108" w:type="dxa"/>
              <w:bottom w:w="0" w:type="dxa"/>
              <w:right w:w="108" w:type="dxa"/>
            </w:tcMar>
            <w:vAlign w:val="center"/>
            <w:hideMark/>
          </w:tcPr>
          <w:p w14:paraId="14534A9A" w14:textId="77777777" w:rsidR="005E58B8" w:rsidRPr="00F00EDF" w:rsidRDefault="005E58B8"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b/>
                <w:bCs/>
                <w:color w:val="000000"/>
                <w:sz w:val="20"/>
                <w:szCs w:val="20"/>
              </w:rPr>
              <w:t>Описание</w:t>
            </w:r>
          </w:p>
        </w:tc>
        <w:tc>
          <w:tcPr>
            <w:tcW w:w="1524" w:type="pct"/>
            <w:tcBorders>
              <w:top w:val="single" w:sz="12" w:space="0" w:color="auto"/>
              <w:left w:val="nil"/>
              <w:bottom w:val="single" w:sz="4" w:space="0" w:color="auto"/>
              <w:right w:val="single" w:sz="8" w:space="0" w:color="auto"/>
            </w:tcBorders>
            <w:shd w:val="clear" w:color="auto" w:fill="FFC000"/>
            <w:tcMar>
              <w:top w:w="0" w:type="dxa"/>
              <w:left w:w="108" w:type="dxa"/>
              <w:bottom w:w="0" w:type="dxa"/>
              <w:right w:w="108" w:type="dxa"/>
            </w:tcMar>
            <w:hideMark/>
          </w:tcPr>
          <w:p w14:paraId="5A61B914" w14:textId="77777777" w:rsidR="005E58B8" w:rsidRPr="00F00EDF" w:rsidRDefault="005E58B8"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b/>
                <w:bCs/>
                <w:color w:val="000000"/>
                <w:sz w:val="20"/>
                <w:szCs w:val="20"/>
              </w:rPr>
              <w:t>Нумерация заказов</w:t>
            </w:r>
          </w:p>
        </w:tc>
        <w:tc>
          <w:tcPr>
            <w:tcW w:w="1523" w:type="pct"/>
            <w:tcBorders>
              <w:top w:val="single" w:sz="12" w:space="0" w:color="auto"/>
              <w:left w:val="nil"/>
              <w:bottom w:val="single" w:sz="4" w:space="0" w:color="auto"/>
              <w:right w:val="single" w:sz="8" w:space="0" w:color="auto"/>
            </w:tcBorders>
            <w:shd w:val="clear" w:color="auto" w:fill="FFC000"/>
          </w:tcPr>
          <w:p w14:paraId="72062AE0" w14:textId="77777777" w:rsidR="005E58B8" w:rsidRPr="00F00EDF" w:rsidRDefault="005E58B8" w:rsidP="00632245">
            <w:pPr>
              <w:spacing w:before="100" w:beforeAutospacing="1" w:after="100" w:afterAutospacing="1" w:line="259" w:lineRule="atLeast"/>
              <w:rPr>
                <w:rFonts w:ascii="Arial" w:hAnsi="Arial" w:cs="Arial"/>
                <w:b/>
                <w:bCs/>
                <w:color w:val="000000"/>
                <w:sz w:val="20"/>
                <w:szCs w:val="20"/>
              </w:rPr>
            </w:pPr>
            <w:r w:rsidRPr="00F00EDF">
              <w:rPr>
                <w:rFonts w:ascii="Arial" w:hAnsi="Arial" w:cs="Arial"/>
                <w:b/>
                <w:bCs/>
                <w:color w:val="000000"/>
                <w:sz w:val="20"/>
                <w:szCs w:val="20"/>
              </w:rPr>
              <w:t>Комментарий</w:t>
            </w:r>
          </w:p>
        </w:tc>
      </w:tr>
      <w:tr w:rsidR="005E58B8" w:rsidRPr="00F00EDF" w14:paraId="41959323" w14:textId="77777777" w:rsidTr="00632245">
        <w:trPr>
          <w:trHeight w:val="397"/>
        </w:trPr>
        <w:tc>
          <w:tcPr>
            <w:tcW w:w="937"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BC3653D" w14:textId="77777777" w:rsidR="005E58B8" w:rsidRPr="00F00EDF" w:rsidRDefault="005E58B8" w:rsidP="00632245">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lang w:val="en-US"/>
              </w:rPr>
              <w:t>APP1</w:t>
            </w:r>
          </w:p>
        </w:tc>
        <w:tc>
          <w:tcPr>
            <w:tcW w:w="101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20FA7CF" w14:textId="77777777" w:rsidR="005E58B8" w:rsidRPr="00F00EDF" w:rsidRDefault="005E58B8" w:rsidP="00632245">
            <w:pPr>
              <w:spacing w:before="100" w:beforeAutospacing="1" w:after="100" w:afterAutospacing="1" w:line="259" w:lineRule="atLeast"/>
              <w:rPr>
                <w:rFonts w:ascii="Arial" w:hAnsi="Arial" w:cs="Arial"/>
                <w:color w:val="000000"/>
                <w:sz w:val="20"/>
                <w:szCs w:val="20"/>
                <w:lang w:val="en-US"/>
              </w:rPr>
            </w:pPr>
            <w:r w:rsidRPr="00F00EDF">
              <w:rPr>
                <w:rFonts w:ascii="Arial" w:hAnsi="Arial" w:cs="Arial"/>
                <w:color w:val="000000"/>
                <w:sz w:val="20"/>
                <w:szCs w:val="20"/>
                <w:lang w:val="en-US"/>
              </w:rPr>
              <w:t>ТОРО по ППР</w:t>
            </w:r>
          </w:p>
        </w:tc>
        <w:tc>
          <w:tcPr>
            <w:tcW w:w="1524"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DA57116" w14:textId="77777777" w:rsidR="005E58B8" w:rsidRPr="00F00EDF" w:rsidRDefault="005E58B8" w:rsidP="00632245">
            <w:pPr>
              <w:spacing w:before="100" w:beforeAutospacing="1" w:after="100" w:afterAutospacing="1" w:line="259" w:lineRule="atLeast"/>
              <w:rPr>
                <w:rFonts w:ascii="Arial" w:hAnsi="Arial" w:cs="Arial"/>
                <w:color w:val="000000"/>
                <w:sz w:val="20"/>
                <w:szCs w:val="20"/>
                <w:lang w:val="en-US"/>
              </w:rPr>
            </w:pPr>
            <w:r w:rsidRPr="00F00EDF">
              <w:rPr>
                <w:rFonts w:ascii="Arial" w:hAnsi="Arial" w:cs="Arial"/>
                <w:color w:val="000000"/>
                <w:sz w:val="20"/>
                <w:szCs w:val="20"/>
                <w:lang w:val="en-US"/>
              </w:rPr>
              <w:t>1100000000 - 1199999999</w:t>
            </w:r>
          </w:p>
        </w:tc>
        <w:tc>
          <w:tcPr>
            <w:tcW w:w="1523" w:type="pct"/>
            <w:tcBorders>
              <w:top w:val="single" w:sz="4" w:space="0" w:color="auto"/>
              <w:left w:val="single" w:sz="4" w:space="0" w:color="auto"/>
              <w:bottom w:val="single" w:sz="4" w:space="0" w:color="auto"/>
              <w:right w:val="single" w:sz="4" w:space="0" w:color="auto"/>
            </w:tcBorders>
            <w:shd w:val="clear" w:color="auto" w:fill="FFFFFF"/>
          </w:tcPr>
          <w:p w14:paraId="5EF03E5E" w14:textId="761148CA" w:rsidR="005E58B8" w:rsidRPr="00F00EDF" w:rsidRDefault="005E58B8">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rPr>
              <w:t>Заказ ТОРО создается для планирования и учета планово-предупредительных работ, работ по восстановлению, не включая ЭПБ в объемах капитально</w:t>
            </w:r>
            <w:r w:rsidR="00E8680A" w:rsidRPr="00F00EDF">
              <w:rPr>
                <w:rFonts w:ascii="Arial" w:hAnsi="Arial" w:cs="Arial"/>
                <w:color w:val="000000"/>
                <w:sz w:val="20"/>
                <w:szCs w:val="20"/>
              </w:rPr>
              <w:t>го, среднего, текущего ремон</w:t>
            </w:r>
            <w:r w:rsidRPr="00F00EDF">
              <w:rPr>
                <w:rFonts w:ascii="Arial" w:hAnsi="Arial" w:cs="Arial"/>
                <w:color w:val="000000"/>
                <w:sz w:val="20"/>
                <w:szCs w:val="20"/>
              </w:rPr>
              <w:t xml:space="preserve">тов, ТО, работ на поверку и калибровку. На заказе планируются материалы разового потребления, услуги сторонних организаций (по смете и по договорам c по тарифам работ, работы собственных подразделений. </w:t>
            </w:r>
            <w:ins w:id="2924" w:author="Дмитрий Ковтун" w:date="2021-03-12T20:55:00Z">
              <w:r w:rsidR="00744E28" w:rsidRPr="00744E28">
                <w:rPr>
                  <w:rFonts w:ascii="Arial" w:hAnsi="Arial" w:cs="Arial"/>
                  <w:color w:val="000000"/>
                  <w:sz w:val="20"/>
                  <w:szCs w:val="20"/>
                  <w:rPrChange w:id="2925" w:author="Дмитрий Ковтун" w:date="2021-03-12T20:56:00Z">
                    <w:rPr>
                      <w:szCs w:val="20"/>
                    </w:rPr>
                  </w:rPrChange>
                </w:rPr>
                <w:t xml:space="preserve">Заказы данного вида рассчитываются на МВЗ цеха/подразделения, либо на карточку НКС (в </w:t>
              </w:r>
              <w:r w:rsidR="00744E28" w:rsidRPr="00744E28">
                <w:rPr>
                  <w:rFonts w:ascii="Arial" w:hAnsi="Arial" w:cs="Arial"/>
                  <w:color w:val="000000"/>
                  <w:sz w:val="20"/>
                  <w:szCs w:val="20"/>
                  <w:rPrChange w:id="2926" w:author="Дмитрий Ковтун" w:date="2021-03-12T20:56:00Z">
                    <w:rPr>
                      <w:color w:val="000000"/>
                    </w:rPr>
                  </w:rPrChange>
                </w:rPr>
                <w:t>случае капитализируемого ремонта).</w:t>
              </w:r>
            </w:ins>
            <w:del w:id="2927" w:author="Дмитрий Ковтун" w:date="2021-03-12T20:55:00Z">
              <w:r w:rsidRPr="00F00EDF" w:rsidDel="00744E28">
                <w:rPr>
                  <w:rFonts w:ascii="Arial" w:hAnsi="Arial" w:cs="Arial"/>
                  <w:color w:val="000000"/>
                  <w:sz w:val="20"/>
                  <w:szCs w:val="20"/>
                </w:rPr>
                <w:delText>Фактические затраты заказа ТОРО рассчитываются на МВЗ отремонтированного объекта.</w:delText>
              </w:r>
            </w:del>
          </w:p>
        </w:tc>
      </w:tr>
      <w:tr w:rsidR="00FF2F92" w:rsidRPr="00F00EDF" w14:paraId="0C539986" w14:textId="77777777" w:rsidTr="00FF2F92">
        <w:trPr>
          <w:trHeight w:val="397"/>
        </w:trPr>
        <w:tc>
          <w:tcPr>
            <w:tcW w:w="937"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5B4F259" w14:textId="01C257EF" w:rsidR="00FF2F92" w:rsidRPr="00F00EDF" w:rsidRDefault="00FF2F92" w:rsidP="00632245">
            <w:pPr>
              <w:spacing w:before="100" w:beforeAutospacing="1" w:after="100" w:afterAutospacing="1" w:line="259" w:lineRule="atLeast"/>
              <w:rPr>
                <w:rFonts w:ascii="Arial" w:hAnsi="Arial" w:cs="Arial"/>
                <w:color w:val="000000"/>
                <w:sz w:val="20"/>
                <w:szCs w:val="20"/>
                <w:lang w:val="en-US"/>
              </w:rPr>
            </w:pPr>
            <w:r w:rsidRPr="00F00EDF">
              <w:rPr>
                <w:rFonts w:ascii="Arial" w:hAnsi="Arial" w:cs="Arial"/>
                <w:color w:val="000000"/>
                <w:sz w:val="20"/>
                <w:szCs w:val="20"/>
                <w:lang w:val="en-US"/>
              </w:rPr>
              <w:t>AV01</w:t>
            </w:r>
          </w:p>
        </w:tc>
        <w:tc>
          <w:tcPr>
            <w:tcW w:w="101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9C200B2" w14:textId="5403B4C5" w:rsidR="00FF2F92" w:rsidRPr="00F00EDF" w:rsidRDefault="00FF2F92" w:rsidP="00632245">
            <w:pPr>
              <w:spacing w:before="100" w:beforeAutospacing="1" w:after="100" w:afterAutospacing="1" w:line="259" w:lineRule="atLeast"/>
              <w:rPr>
                <w:rFonts w:ascii="Arial" w:hAnsi="Arial" w:cs="Arial"/>
                <w:color w:val="000000"/>
                <w:sz w:val="20"/>
                <w:szCs w:val="20"/>
                <w:lang w:val="en-US"/>
              </w:rPr>
            </w:pPr>
            <w:r w:rsidRPr="00632245">
              <w:rPr>
                <w:rFonts w:ascii="Arial" w:hAnsi="Arial" w:cs="Arial"/>
                <w:color w:val="000000"/>
                <w:sz w:val="20"/>
                <w:szCs w:val="20"/>
                <w:lang w:val="en-US"/>
              </w:rPr>
              <w:t>Восстановление узлов/запчастей</w:t>
            </w:r>
          </w:p>
        </w:tc>
        <w:tc>
          <w:tcPr>
            <w:tcW w:w="1524"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2A187A1" w14:textId="00A4E3F0" w:rsidR="00FF2F92" w:rsidRPr="00F00EDF" w:rsidRDefault="00FF2F92" w:rsidP="00632245">
            <w:pPr>
              <w:spacing w:before="100" w:beforeAutospacing="1" w:after="100" w:afterAutospacing="1" w:line="259" w:lineRule="atLeast"/>
              <w:rPr>
                <w:rFonts w:ascii="Arial" w:hAnsi="Arial" w:cs="Arial"/>
                <w:color w:val="000000"/>
                <w:sz w:val="20"/>
                <w:szCs w:val="20"/>
                <w:lang w:val="en-US"/>
              </w:rPr>
            </w:pPr>
            <w:r w:rsidRPr="00F00EDF">
              <w:rPr>
                <w:rFonts w:ascii="Arial" w:hAnsi="Arial" w:cs="Arial"/>
                <w:color w:val="000000"/>
                <w:sz w:val="20"/>
                <w:szCs w:val="20"/>
                <w:lang w:val="en-US"/>
              </w:rPr>
              <w:t>1900000000 - 1999999999</w:t>
            </w:r>
          </w:p>
        </w:tc>
        <w:tc>
          <w:tcPr>
            <w:tcW w:w="1523" w:type="pct"/>
            <w:tcBorders>
              <w:top w:val="single" w:sz="4" w:space="0" w:color="auto"/>
              <w:left w:val="single" w:sz="4" w:space="0" w:color="auto"/>
              <w:bottom w:val="single" w:sz="4" w:space="0" w:color="auto"/>
              <w:right w:val="single" w:sz="4" w:space="0" w:color="auto"/>
            </w:tcBorders>
            <w:shd w:val="clear" w:color="auto" w:fill="FFFFFF"/>
          </w:tcPr>
          <w:p w14:paraId="59DCF298" w14:textId="24FC9785" w:rsidR="00FF2F92" w:rsidRPr="00744E28" w:rsidRDefault="00FF2F92">
            <w:pPr>
              <w:spacing w:before="100" w:beforeAutospacing="1" w:after="100" w:afterAutospacing="1" w:line="259" w:lineRule="atLeast"/>
              <w:rPr>
                <w:rFonts w:ascii="Arial" w:hAnsi="Arial" w:cs="Arial"/>
                <w:color w:val="000000"/>
                <w:sz w:val="20"/>
                <w:szCs w:val="20"/>
                <w:rPrChange w:id="2928" w:author="Дмитрий Ковтун" w:date="2021-03-12T20:56:00Z">
                  <w:rPr>
                    <w:rFonts w:ascii="Arial" w:hAnsi="Arial" w:cs="Arial"/>
                    <w:color w:val="000000"/>
                    <w:sz w:val="20"/>
                    <w:szCs w:val="20"/>
                    <w:lang w:val="en-US"/>
                  </w:rPr>
                </w:rPrChange>
              </w:rPr>
            </w:pPr>
            <w:r w:rsidRPr="0075778F">
              <w:rPr>
                <w:rFonts w:ascii="Arial" w:hAnsi="Arial" w:cs="Arial"/>
                <w:color w:val="000000"/>
                <w:sz w:val="20"/>
                <w:szCs w:val="20"/>
                <w:rPrChange w:id="2929" w:author="Дмитрий Ковтун" w:date="2021-03-12T21:16:00Z">
                  <w:rPr>
                    <w:szCs w:val="20"/>
                  </w:rPr>
                </w:rPrChange>
              </w:rPr>
              <w:t xml:space="preserve">Используется для </w:t>
            </w:r>
            <w:r w:rsidRPr="0075778F">
              <w:rPr>
                <w:rFonts w:ascii="Arial" w:hAnsi="Arial" w:cs="Arial"/>
                <w:color w:val="000000"/>
                <w:sz w:val="20"/>
                <w:szCs w:val="20"/>
              </w:rPr>
              <w:t xml:space="preserve">планирования восстановления узлов и запасных частей обменного фонда (работы, не связанные с ППР). </w:t>
            </w:r>
            <w:ins w:id="2930" w:author="Дмитрий Ковтун" w:date="2021-03-12T20:56:00Z">
              <w:r w:rsidR="00744E28" w:rsidRPr="0075778F">
                <w:rPr>
                  <w:rFonts w:ascii="Arial" w:hAnsi="Arial" w:cs="Arial"/>
                  <w:color w:val="000000"/>
                  <w:sz w:val="20"/>
                  <w:szCs w:val="20"/>
                  <w:rPrChange w:id="2931" w:author="Дмитрий Ковтун" w:date="2021-03-12T21:16:00Z">
                    <w:rPr>
                      <w:szCs w:val="20"/>
                    </w:rPr>
                  </w:rPrChange>
                </w:rPr>
                <w:t xml:space="preserve">Заказы данного вида </w:t>
              </w:r>
              <w:r w:rsidR="00744E28" w:rsidRPr="0075778F">
                <w:rPr>
                  <w:rFonts w:ascii="Arial" w:hAnsi="Arial" w:cs="Arial"/>
                  <w:color w:val="000000"/>
                  <w:sz w:val="20"/>
                  <w:szCs w:val="20"/>
                  <w:rPrChange w:id="2932" w:author="Дмитрий Ковтун" w:date="2021-03-12T21:16:00Z">
                    <w:rPr>
                      <w:color w:val="000000"/>
                    </w:rPr>
                  </w:rPrChange>
                </w:rPr>
                <w:t>рассчитываются на МВЗ цеха/подразделения, либо на карточку НКС (в случае капитализируемого</w:t>
              </w:r>
              <w:r w:rsidR="00744E28" w:rsidRPr="00744E28">
                <w:rPr>
                  <w:rFonts w:ascii="Arial" w:hAnsi="Arial" w:cs="Arial"/>
                  <w:color w:val="000000"/>
                  <w:sz w:val="20"/>
                  <w:szCs w:val="20"/>
                  <w:rPrChange w:id="2933" w:author="Дмитрий Ковтун" w:date="2021-03-12T20:56:00Z">
                    <w:rPr>
                      <w:color w:val="000000"/>
                    </w:rPr>
                  </w:rPrChange>
                </w:rPr>
                <w:t xml:space="preserve"> ремонта).</w:t>
              </w:r>
            </w:ins>
            <w:del w:id="2934" w:author="Дмитрий Ковтун" w:date="2021-03-12T20:56:00Z">
              <w:r w:rsidRPr="00632245" w:rsidDel="00744E28">
                <w:rPr>
                  <w:rFonts w:ascii="Arial" w:hAnsi="Arial" w:cs="Arial"/>
                  <w:color w:val="000000"/>
                  <w:sz w:val="20"/>
                  <w:szCs w:val="20"/>
                </w:rPr>
                <w:delText>Заказы данного вида рассчитываются на МВЗ цеха/подразделения</w:delText>
              </w:r>
            </w:del>
            <w:r w:rsidR="00C1749A" w:rsidRPr="00744E28">
              <w:rPr>
                <w:rFonts w:ascii="Arial" w:hAnsi="Arial" w:cs="Arial"/>
                <w:color w:val="000000"/>
                <w:sz w:val="20"/>
                <w:szCs w:val="20"/>
                <w:rPrChange w:id="2935" w:author="Дмитрий Ковтун" w:date="2021-03-12T20:56:00Z">
                  <w:rPr>
                    <w:rFonts w:ascii="Arial" w:hAnsi="Arial" w:cs="Arial"/>
                    <w:color w:val="000000"/>
                    <w:sz w:val="20"/>
                    <w:szCs w:val="20"/>
                    <w:lang w:val="en-US"/>
                  </w:rPr>
                </w:rPrChange>
              </w:rPr>
              <w:t>.</w:t>
            </w:r>
          </w:p>
        </w:tc>
      </w:tr>
      <w:tr w:rsidR="00744E28" w:rsidRPr="00F00EDF" w14:paraId="3AFD0EC6" w14:textId="77777777" w:rsidTr="00FF2F92">
        <w:trPr>
          <w:trHeight w:val="397"/>
          <w:ins w:id="2936" w:author="Дмитрий Ковтун" w:date="2021-03-12T20:54:00Z"/>
        </w:trPr>
        <w:tc>
          <w:tcPr>
            <w:tcW w:w="937"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E03FEBD" w14:textId="3DF4C4DB" w:rsidR="00744E28" w:rsidRPr="00744E28" w:rsidRDefault="00744E28" w:rsidP="00632245">
            <w:pPr>
              <w:spacing w:before="100" w:beforeAutospacing="1" w:after="100" w:afterAutospacing="1" w:line="259" w:lineRule="atLeast"/>
              <w:rPr>
                <w:ins w:id="2937" w:author="Дмитрий Ковтун" w:date="2021-03-12T20:54:00Z"/>
                <w:rFonts w:ascii="Arial" w:hAnsi="Arial" w:cs="Arial"/>
                <w:color w:val="000000"/>
                <w:sz w:val="20"/>
                <w:szCs w:val="20"/>
                <w:rPrChange w:id="2938" w:author="Дмитрий Ковтун" w:date="2021-03-12T20:56:00Z">
                  <w:rPr>
                    <w:ins w:id="2939" w:author="Дмитрий Ковтун" w:date="2021-03-12T20:54:00Z"/>
                    <w:rFonts w:ascii="Arial" w:hAnsi="Arial" w:cs="Arial"/>
                    <w:color w:val="000000"/>
                    <w:sz w:val="20"/>
                    <w:szCs w:val="20"/>
                    <w:lang w:val="en-US"/>
                  </w:rPr>
                </w:rPrChange>
              </w:rPr>
            </w:pPr>
            <w:ins w:id="2940" w:author="Дмитрий Ковтун" w:date="2021-03-12T20:56:00Z">
              <w:r w:rsidRPr="00F00EDF">
                <w:rPr>
                  <w:rFonts w:ascii="Arial" w:hAnsi="Arial" w:cs="Arial"/>
                  <w:color w:val="000000"/>
                  <w:sz w:val="20"/>
                  <w:szCs w:val="20"/>
                  <w:lang w:val="en-US"/>
                </w:rPr>
                <w:t>AV01</w:t>
              </w:r>
            </w:ins>
          </w:p>
        </w:tc>
        <w:tc>
          <w:tcPr>
            <w:tcW w:w="1016"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A506F0D" w14:textId="3E67E5CD" w:rsidR="00744E28" w:rsidRPr="00744E28" w:rsidRDefault="00744E28" w:rsidP="00632245">
            <w:pPr>
              <w:spacing w:before="100" w:beforeAutospacing="1" w:after="100" w:afterAutospacing="1" w:line="259" w:lineRule="atLeast"/>
              <w:rPr>
                <w:ins w:id="2941" w:author="Дмитрий Ковтун" w:date="2021-03-12T20:54:00Z"/>
                <w:rFonts w:ascii="Arial" w:hAnsi="Arial" w:cs="Arial"/>
                <w:color w:val="000000"/>
                <w:sz w:val="20"/>
                <w:szCs w:val="20"/>
                <w:rPrChange w:id="2942" w:author="Дмитрий Ковтун" w:date="2021-03-12T20:56:00Z">
                  <w:rPr>
                    <w:ins w:id="2943" w:author="Дмитрий Ковтун" w:date="2021-03-12T20:54:00Z"/>
                    <w:rFonts w:ascii="Arial" w:hAnsi="Arial" w:cs="Arial"/>
                    <w:color w:val="000000"/>
                    <w:sz w:val="20"/>
                    <w:szCs w:val="20"/>
                    <w:lang w:val="en-US"/>
                  </w:rPr>
                </w:rPrChange>
              </w:rPr>
            </w:pPr>
            <w:ins w:id="2944" w:author="Дмитрий Ковтун" w:date="2021-03-12T20:56:00Z">
              <w:r w:rsidRPr="00744E28">
                <w:rPr>
                  <w:rFonts w:ascii="Arial" w:hAnsi="Arial" w:cs="Arial"/>
                  <w:color w:val="000000"/>
                  <w:sz w:val="20"/>
                  <w:szCs w:val="20"/>
                  <w:rPrChange w:id="2945" w:author="Дмитрий Ковтун" w:date="2021-03-12T20:56:00Z">
                    <w:rPr>
                      <w:rFonts w:ascii="Arial" w:hAnsi="Arial" w:cs="Arial"/>
                      <w:color w:val="000000"/>
                      <w:sz w:val="20"/>
                      <w:szCs w:val="20"/>
                      <w:lang w:val="en-US"/>
                    </w:rPr>
                  </w:rPrChange>
                </w:rPr>
                <w:t>Восстановление узлов/запчастей</w:t>
              </w:r>
              <w:r>
                <w:rPr>
                  <w:rFonts w:ascii="Arial" w:hAnsi="Arial" w:cs="Arial"/>
                  <w:color w:val="000000"/>
                  <w:sz w:val="20"/>
                  <w:szCs w:val="20"/>
                </w:rPr>
                <w:t xml:space="preserve"> (материал ОФ)</w:t>
              </w:r>
            </w:ins>
          </w:p>
        </w:tc>
        <w:tc>
          <w:tcPr>
            <w:tcW w:w="1524"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AC1301F" w14:textId="54070196" w:rsidR="00744E28" w:rsidRPr="00744E28" w:rsidRDefault="00744E28">
            <w:pPr>
              <w:spacing w:before="100" w:beforeAutospacing="1" w:after="100" w:afterAutospacing="1" w:line="259" w:lineRule="atLeast"/>
              <w:rPr>
                <w:ins w:id="2946" w:author="Дмитрий Ковтун" w:date="2021-03-12T20:54:00Z"/>
                <w:szCs w:val="20"/>
                <w:rPrChange w:id="2947" w:author="Дмитрий Ковтун" w:date="2021-03-12T20:54:00Z">
                  <w:rPr>
                    <w:ins w:id="2948" w:author="Дмитрий Ковтун" w:date="2021-03-12T20:54:00Z"/>
                    <w:rFonts w:ascii="Arial" w:hAnsi="Arial" w:cs="Arial"/>
                    <w:color w:val="000000"/>
                    <w:sz w:val="20"/>
                    <w:szCs w:val="20"/>
                    <w:lang w:val="en-US"/>
                  </w:rPr>
                </w:rPrChange>
              </w:rPr>
            </w:pPr>
            <w:ins w:id="2949" w:author="Дмитрий Ковтун" w:date="2021-03-12T20:56:00Z">
              <w:r w:rsidRPr="00F00EDF">
                <w:rPr>
                  <w:rFonts w:ascii="Arial" w:hAnsi="Arial" w:cs="Arial"/>
                  <w:color w:val="000000"/>
                  <w:sz w:val="20"/>
                  <w:szCs w:val="20"/>
                  <w:lang w:val="en-US"/>
                </w:rPr>
                <w:t>1</w:t>
              </w:r>
              <w:r>
                <w:rPr>
                  <w:rFonts w:ascii="Arial" w:hAnsi="Arial" w:cs="Arial"/>
                  <w:color w:val="000000"/>
                  <w:sz w:val="20"/>
                  <w:szCs w:val="20"/>
                </w:rPr>
                <w:t>5</w:t>
              </w:r>
              <w:r w:rsidRPr="00F00EDF">
                <w:rPr>
                  <w:rFonts w:ascii="Arial" w:hAnsi="Arial" w:cs="Arial"/>
                  <w:color w:val="000000"/>
                  <w:sz w:val="20"/>
                  <w:szCs w:val="20"/>
                  <w:lang w:val="en-US"/>
                </w:rPr>
                <w:t>00000000 - 1</w:t>
              </w:r>
              <w:r>
                <w:rPr>
                  <w:rFonts w:ascii="Arial" w:hAnsi="Arial" w:cs="Arial"/>
                  <w:color w:val="000000"/>
                  <w:sz w:val="20"/>
                  <w:szCs w:val="20"/>
                </w:rPr>
                <w:t>5</w:t>
              </w:r>
              <w:r w:rsidRPr="00F00EDF">
                <w:rPr>
                  <w:rFonts w:ascii="Arial" w:hAnsi="Arial" w:cs="Arial"/>
                  <w:color w:val="000000"/>
                  <w:sz w:val="20"/>
                  <w:szCs w:val="20"/>
                  <w:lang w:val="en-US"/>
                </w:rPr>
                <w:t>99999999</w:t>
              </w:r>
            </w:ins>
          </w:p>
        </w:tc>
        <w:tc>
          <w:tcPr>
            <w:tcW w:w="1523" w:type="pct"/>
            <w:tcBorders>
              <w:top w:val="single" w:sz="4" w:space="0" w:color="auto"/>
              <w:left w:val="single" w:sz="4" w:space="0" w:color="auto"/>
              <w:bottom w:val="single" w:sz="4" w:space="0" w:color="auto"/>
              <w:right w:val="single" w:sz="4" w:space="0" w:color="auto"/>
            </w:tcBorders>
            <w:shd w:val="clear" w:color="auto" w:fill="FFFFFF"/>
          </w:tcPr>
          <w:p w14:paraId="405FEC67" w14:textId="296D7F4D" w:rsidR="00744E28" w:rsidRPr="00F00EDF" w:rsidRDefault="00744E28">
            <w:pPr>
              <w:spacing w:before="100" w:beforeAutospacing="1" w:after="100" w:afterAutospacing="1" w:line="259" w:lineRule="atLeast"/>
              <w:rPr>
                <w:ins w:id="2950" w:author="Дмитрий Ковтун" w:date="2021-03-12T20:54:00Z"/>
                <w:szCs w:val="20"/>
              </w:rPr>
            </w:pPr>
            <w:ins w:id="2951" w:author="Дмитрий Ковтун" w:date="2021-03-12T20:54:00Z">
              <w:r w:rsidRPr="0075778F">
                <w:rPr>
                  <w:rFonts w:ascii="Arial" w:hAnsi="Arial" w:cs="Arial"/>
                  <w:color w:val="000000"/>
                  <w:sz w:val="20"/>
                  <w:szCs w:val="20"/>
                  <w:rPrChange w:id="2952" w:author="Дмитрий Ковтун" w:date="2021-03-12T21:16:00Z">
                    <w:rPr>
                      <w:color w:val="000000"/>
                      <w:szCs w:val="20"/>
                    </w:rPr>
                  </w:rPrChange>
                </w:rPr>
                <w:t>Используется для планирования восстановления узлов и</w:t>
              </w:r>
              <w:r w:rsidRPr="0075778F">
                <w:rPr>
                  <w:rFonts w:ascii="Arial" w:hAnsi="Arial" w:cs="Arial"/>
                  <w:color w:val="000000"/>
                  <w:sz w:val="20"/>
                  <w:szCs w:val="20"/>
                  <w:rPrChange w:id="2953" w:author="Дмитрий Ковтун" w:date="2021-03-12T21:16:00Z">
                    <w:rPr>
                      <w:szCs w:val="20"/>
                    </w:rPr>
                  </w:rPrChange>
                </w:rPr>
                <w:t xml:space="preserve"> запасных частей обменного фонда (работы, не связанные с ППР), не объектами БДО. </w:t>
              </w:r>
              <w:r w:rsidRPr="00744E28">
                <w:rPr>
                  <w:rFonts w:ascii="Arial" w:hAnsi="Arial" w:cs="Arial"/>
                  <w:color w:val="000000"/>
                  <w:sz w:val="20"/>
                  <w:szCs w:val="20"/>
                  <w:lang w:val="en-US"/>
                  <w:rPrChange w:id="2954" w:author="Дмитрий Ковтун" w:date="2021-03-12T20:55:00Z">
                    <w:rPr>
                      <w:szCs w:val="20"/>
                    </w:rPr>
                  </w:rPrChange>
                </w:rPr>
                <w:t xml:space="preserve">Заказы данного вида </w:t>
              </w:r>
              <w:r w:rsidRPr="00744E28">
                <w:rPr>
                  <w:rFonts w:ascii="Arial" w:hAnsi="Arial" w:cs="Arial"/>
                  <w:color w:val="000000"/>
                  <w:sz w:val="20"/>
                  <w:szCs w:val="20"/>
                  <w:lang w:val="en-US"/>
                  <w:rPrChange w:id="2955" w:author="Дмитрий Ковтун" w:date="2021-03-12T20:55:00Z">
                    <w:rPr>
                      <w:color w:val="000000"/>
                    </w:rPr>
                  </w:rPrChange>
                </w:rPr>
                <w:t>рассчитываются на материал.</w:t>
              </w:r>
            </w:ins>
          </w:p>
        </w:tc>
      </w:tr>
    </w:tbl>
    <w:p w14:paraId="7242257F" w14:textId="77777777" w:rsidR="005E58B8" w:rsidRPr="00F00EDF" w:rsidRDefault="005E58B8">
      <w:pPr>
        <w:pStyle w:val="afa"/>
        <w:spacing w:after="240" w:line="276" w:lineRule="auto"/>
        <w:ind w:left="720"/>
        <w:rPr>
          <w:rFonts w:ascii="Arial" w:hAnsi="Arial" w:cs="Arial"/>
        </w:rPr>
      </w:pPr>
    </w:p>
    <w:p w14:paraId="6EA57D75" w14:textId="0EAC8642" w:rsidR="005E58B8" w:rsidRPr="00F00EDF" w:rsidRDefault="005E58B8">
      <w:pPr>
        <w:spacing w:after="240" w:line="276" w:lineRule="auto"/>
        <w:rPr>
          <w:rFonts w:ascii="Arial" w:hAnsi="Arial" w:cs="Arial"/>
        </w:rPr>
      </w:pPr>
      <w:r w:rsidRPr="00F00EDF">
        <w:rPr>
          <w:rFonts w:ascii="Arial" w:hAnsi="Arial" w:cs="Arial"/>
        </w:rPr>
        <w:t xml:space="preserve">Создаётся заказ на восстановление </w:t>
      </w:r>
      <w:r w:rsidR="008E0AA0" w:rsidRPr="00F00EDF">
        <w:rPr>
          <w:rFonts w:ascii="Arial" w:hAnsi="Arial" w:cs="Arial"/>
        </w:rPr>
        <w:t>ОФ</w:t>
      </w:r>
      <w:r w:rsidRPr="00F00EDF">
        <w:rPr>
          <w:rFonts w:ascii="Arial" w:hAnsi="Arial" w:cs="Arial"/>
        </w:rPr>
        <w:t xml:space="preserve"> как плановый заказ и заказ с работами по демонтажу, монтажу.</w:t>
      </w:r>
    </w:p>
    <w:p w14:paraId="5DCAE950" w14:textId="6FF5B791" w:rsidR="005E58B8" w:rsidRPr="00F00EDF" w:rsidRDefault="005E58B8">
      <w:pPr>
        <w:spacing w:after="240" w:line="276" w:lineRule="auto"/>
        <w:rPr>
          <w:rFonts w:ascii="Arial" w:hAnsi="Arial" w:cs="Arial"/>
        </w:rPr>
      </w:pPr>
      <w:r w:rsidRPr="00F00EDF">
        <w:rPr>
          <w:rFonts w:ascii="Arial" w:hAnsi="Arial" w:cs="Arial"/>
        </w:rPr>
        <w:t>Для точного определения работ в плановых заказах ТОРО указываются специальные виды работ:</w:t>
      </w:r>
    </w:p>
    <w:p w14:paraId="40901E6D" w14:textId="4023ABED" w:rsidR="002E6C84" w:rsidRPr="00F00EDF" w:rsidRDefault="002E6C84" w:rsidP="00632245">
      <w:pPr>
        <w:pStyle w:val="afa"/>
        <w:spacing w:line="312" w:lineRule="auto"/>
        <w:ind w:left="720"/>
        <w:textAlignment w:val="top"/>
        <w:rPr>
          <w:rFonts w:ascii="Arial" w:hAnsi="Arial" w:cs="Arial"/>
          <w:color w:val="000000"/>
        </w:rPr>
      </w:pPr>
      <w:r w:rsidRPr="00F00EDF">
        <w:rPr>
          <w:rFonts w:ascii="Arial" w:hAnsi="Arial" w:cs="Arial"/>
          <w:b/>
          <w:sz w:val="22"/>
        </w:rPr>
        <w:lastRenderedPageBreak/>
        <w:t>Таблица 4</w:t>
      </w:r>
      <w:r w:rsidR="00DE4E77" w:rsidRPr="00F00EDF">
        <w:rPr>
          <w:rFonts w:ascii="Arial" w:hAnsi="Arial" w:cs="Arial"/>
          <w:b/>
          <w:sz w:val="22"/>
        </w:rPr>
        <w:t>5</w:t>
      </w:r>
      <w:r w:rsidRPr="00F00EDF">
        <w:rPr>
          <w:rFonts w:ascii="Arial" w:hAnsi="Arial" w:cs="Arial"/>
          <w:b/>
          <w:sz w:val="22"/>
        </w:rPr>
        <w:t>. Виды работ</w:t>
      </w:r>
    </w:p>
    <w:tbl>
      <w:tblPr>
        <w:tblW w:w="4938" w:type="pct"/>
        <w:tblCellMar>
          <w:left w:w="0" w:type="dxa"/>
          <w:right w:w="0" w:type="dxa"/>
        </w:tblCellMar>
        <w:tblLook w:val="04A0" w:firstRow="1" w:lastRow="0" w:firstColumn="1" w:lastColumn="0" w:noHBand="0" w:noVBand="1"/>
      </w:tblPr>
      <w:tblGrid>
        <w:gridCol w:w="1970"/>
        <w:gridCol w:w="8080"/>
      </w:tblGrid>
      <w:tr w:rsidR="005E58B8" w:rsidRPr="00F00EDF" w14:paraId="690BAF50" w14:textId="77777777" w:rsidTr="00802EBE">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4C658CFC" w14:textId="77777777" w:rsidR="005E58B8" w:rsidRPr="00F00EDF" w:rsidRDefault="005E58B8" w:rsidP="00632245">
            <w:pPr>
              <w:spacing w:before="100" w:beforeAutospacing="1" w:after="100" w:afterAutospacing="1" w:line="259" w:lineRule="atLeast"/>
              <w:rPr>
                <w:rFonts w:ascii="Arial" w:hAnsi="Arial" w:cs="Arial"/>
                <w:b/>
                <w:bCs/>
                <w:color w:val="000000"/>
                <w:sz w:val="20"/>
                <w:szCs w:val="20"/>
              </w:rPr>
            </w:pPr>
            <w:r w:rsidRPr="00F00EDF">
              <w:rPr>
                <w:rFonts w:ascii="Arial" w:hAnsi="Arial" w:cs="Arial"/>
                <w:b/>
                <w:bCs/>
                <w:color w:val="000000"/>
                <w:sz w:val="20"/>
                <w:szCs w:val="20"/>
              </w:rPr>
              <w:t>Вид работ</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6EDE811A" w14:textId="77777777" w:rsidR="005E58B8" w:rsidRPr="00F00EDF" w:rsidRDefault="005E58B8" w:rsidP="00632245">
            <w:pPr>
              <w:spacing w:before="100" w:beforeAutospacing="1" w:after="100" w:afterAutospacing="1" w:line="259" w:lineRule="atLeast"/>
              <w:rPr>
                <w:rFonts w:ascii="Arial" w:hAnsi="Arial" w:cs="Arial"/>
                <w:b/>
                <w:bCs/>
                <w:color w:val="000000"/>
                <w:sz w:val="20"/>
                <w:szCs w:val="20"/>
              </w:rPr>
            </w:pPr>
            <w:r w:rsidRPr="00F00EDF">
              <w:rPr>
                <w:rFonts w:ascii="Arial" w:hAnsi="Arial" w:cs="Arial"/>
                <w:b/>
                <w:bCs/>
                <w:color w:val="000000"/>
                <w:sz w:val="20"/>
                <w:szCs w:val="20"/>
              </w:rPr>
              <w:t>Наименование вида работ</w:t>
            </w:r>
          </w:p>
        </w:tc>
      </w:tr>
      <w:tr w:rsidR="005E58B8" w:rsidRPr="00F00EDF" w14:paraId="65A94E6B" w14:textId="77777777" w:rsidTr="00802EBE">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0518D6C" w14:textId="77777777" w:rsidR="005E58B8" w:rsidRPr="00F00EDF" w:rsidRDefault="005E58B8">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rPr>
              <w:t>ВО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3AB174A" w14:textId="77777777" w:rsidR="005E58B8" w:rsidRPr="00F00EDF" w:rsidRDefault="005E58B8">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rPr>
              <w:t>Восстановление оборудования</w:t>
            </w:r>
          </w:p>
        </w:tc>
      </w:tr>
      <w:tr w:rsidR="005E58B8" w:rsidRPr="00F00EDF" w14:paraId="56A9F085" w14:textId="77777777" w:rsidTr="00802EBE">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B32539C" w14:textId="77777777" w:rsidR="005E58B8" w:rsidRPr="00F00EDF" w:rsidRDefault="005E58B8">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rPr>
              <w:t>МД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4BE615C" w14:textId="77777777" w:rsidR="005E58B8" w:rsidRPr="00F00EDF" w:rsidRDefault="005E58B8">
            <w:pPr>
              <w:spacing w:before="100" w:beforeAutospacing="1" w:after="100" w:afterAutospacing="1" w:line="259" w:lineRule="atLeast"/>
              <w:rPr>
                <w:rFonts w:ascii="Arial" w:hAnsi="Arial" w:cs="Arial"/>
                <w:color w:val="000000"/>
                <w:sz w:val="20"/>
                <w:szCs w:val="20"/>
              </w:rPr>
            </w:pPr>
            <w:r w:rsidRPr="00F00EDF">
              <w:rPr>
                <w:rFonts w:ascii="Arial" w:hAnsi="Arial" w:cs="Arial"/>
                <w:color w:val="000000"/>
                <w:sz w:val="20"/>
                <w:szCs w:val="20"/>
              </w:rPr>
              <w:t>Монтаж/демонтаж</w:t>
            </w:r>
          </w:p>
        </w:tc>
      </w:tr>
    </w:tbl>
    <w:p w14:paraId="507CFFF3" w14:textId="77777777" w:rsidR="005E58B8" w:rsidRPr="00F00EDF" w:rsidRDefault="005E58B8">
      <w:pPr>
        <w:spacing w:after="240" w:line="276" w:lineRule="auto"/>
        <w:rPr>
          <w:rFonts w:ascii="Arial" w:hAnsi="Arial" w:cs="Arial"/>
        </w:rPr>
      </w:pPr>
    </w:p>
    <w:p w14:paraId="6673DAC0" w14:textId="338775E5" w:rsidR="005E58B8" w:rsidRPr="00F00EDF" w:rsidRDefault="005E58B8">
      <w:pPr>
        <w:spacing w:after="240" w:line="276" w:lineRule="auto"/>
        <w:rPr>
          <w:rFonts w:ascii="Arial" w:hAnsi="Arial" w:cs="Arial"/>
        </w:rPr>
      </w:pPr>
      <w:r w:rsidRPr="00F00EDF">
        <w:rPr>
          <w:rFonts w:ascii="Arial" w:hAnsi="Arial" w:cs="Arial"/>
        </w:rPr>
        <w:t xml:space="preserve">Заказ на восстановление создаётся со ссылкой на единицу оборудования из </w:t>
      </w:r>
      <w:r w:rsidR="008E0AA0" w:rsidRPr="00F00EDF">
        <w:rPr>
          <w:rFonts w:ascii="Arial" w:hAnsi="Arial" w:cs="Arial"/>
        </w:rPr>
        <w:t>ОФ</w:t>
      </w:r>
      <w:r w:rsidRPr="00F00EDF">
        <w:rPr>
          <w:rFonts w:ascii="Arial" w:hAnsi="Arial" w:cs="Arial"/>
        </w:rPr>
        <w:t xml:space="preserve">. Заказ </w:t>
      </w:r>
      <w:r w:rsidR="00C1749A" w:rsidRPr="00F00EDF">
        <w:rPr>
          <w:rFonts w:ascii="Arial" w:hAnsi="Arial" w:cs="Arial"/>
        </w:rPr>
        <w:t>с видом работ «</w:t>
      </w:r>
      <w:r w:rsidRPr="00F00EDF">
        <w:rPr>
          <w:rFonts w:ascii="Arial" w:hAnsi="Arial" w:cs="Arial"/>
        </w:rPr>
        <w:t>монтаж/демонтаж</w:t>
      </w:r>
      <w:r w:rsidR="00C1749A" w:rsidRPr="00F00EDF">
        <w:rPr>
          <w:rFonts w:ascii="Arial" w:hAnsi="Arial" w:cs="Arial"/>
        </w:rPr>
        <w:t>»</w:t>
      </w:r>
      <w:r w:rsidRPr="00F00EDF">
        <w:rPr>
          <w:rFonts w:ascii="Arial" w:hAnsi="Arial" w:cs="Arial"/>
        </w:rPr>
        <w:t xml:space="preserve"> создаётся на объект уровня выше единицы оборудования из </w:t>
      </w:r>
      <w:r w:rsidR="008E0AA0" w:rsidRPr="00F00EDF">
        <w:rPr>
          <w:rFonts w:ascii="Arial" w:hAnsi="Arial" w:cs="Arial"/>
        </w:rPr>
        <w:t>ОФ</w:t>
      </w:r>
      <w:r w:rsidRPr="00F00EDF">
        <w:rPr>
          <w:rFonts w:ascii="Arial" w:hAnsi="Arial" w:cs="Arial"/>
        </w:rPr>
        <w:t>.</w:t>
      </w:r>
    </w:p>
    <w:p w14:paraId="059BF0EA" w14:textId="43EEFD5E" w:rsidR="005E58B8" w:rsidRPr="00F00EDF" w:rsidRDefault="005E58B8">
      <w:pPr>
        <w:pStyle w:val="afa"/>
        <w:numPr>
          <w:ilvl w:val="0"/>
          <w:numId w:val="32"/>
        </w:numPr>
        <w:spacing w:after="240" w:line="276" w:lineRule="auto"/>
        <w:rPr>
          <w:rFonts w:ascii="Arial" w:hAnsi="Arial" w:cs="Arial"/>
        </w:rPr>
      </w:pPr>
      <w:r w:rsidRPr="00F00EDF">
        <w:rPr>
          <w:rFonts w:ascii="Arial" w:hAnsi="Arial" w:cs="Arial"/>
        </w:rPr>
        <w:t xml:space="preserve">В заказе </w:t>
      </w:r>
      <w:r w:rsidR="00C1749A" w:rsidRPr="00F00EDF">
        <w:rPr>
          <w:rFonts w:ascii="Arial" w:hAnsi="Arial" w:cs="Arial"/>
        </w:rPr>
        <w:t>с видом работ</w:t>
      </w:r>
      <w:r w:rsidR="00C1749A" w:rsidRPr="00F00EDF" w:rsidDel="00C1749A">
        <w:rPr>
          <w:rFonts w:ascii="Arial" w:hAnsi="Arial" w:cs="Arial"/>
        </w:rPr>
        <w:t xml:space="preserve"> </w:t>
      </w:r>
      <w:r w:rsidR="00C1749A" w:rsidRPr="00F00EDF">
        <w:rPr>
          <w:rFonts w:ascii="Arial" w:hAnsi="Arial" w:cs="Arial"/>
        </w:rPr>
        <w:t>«</w:t>
      </w:r>
      <w:r w:rsidRPr="00F00EDF">
        <w:rPr>
          <w:rFonts w:ascii="Arial" w:hAnsi="Arial" w:cs="Arial"/>
        </w:rPr>
        <w:t>монтаж/демонтаж</w:t>
      </w:r>
      <w:r w:rsidR="00C1749A" w:rsidRPr="00F00EDF">
        <w:rPr>
          <w:rFonts w:ascii="Arial" w:hAnsi="Arial" w:cs="Arial"/>
        </w:rPr>
        <w:t>»</w:t>
      </w:r>
      <w:r w:rsidRPr="00F00EDF">
        <w:rPr>
          <w:rFonts w:ascii="Arial" w:hAnsi="Arial" w:cs="Arial"/>
        </w:rPr>
        <w:t xml:space="preserve"> в операции демонтажа должна быть указана единица оборудования из </w:t>
      </w:r>
      <w:r w:rsidR="008E0AA0" w:rsidRPr="00F00EDF">
        <w:rPr>
          <w:rFonts w:ascii="Arial" w:hAnsi="Arial" w:cs="Arial"/>
        </w:rPr>
        <w:t>ОФ</w:t>
      </w:r>
      <w:r w:rsidRPr="00F00EDF">
        <w:rPr>
          <w:rFonts w:ascii="Arial" w:hAnsi="Arial" w:cs="Arial"/>
        </w:rPr>
        <w:t>, которая будет демонтироваться.</w:t>
      </w:r>
    </w:p>
    <w:p w14:paraId="4A75E978" w14:textId="427AD5B1" w:rsidR="005E58B8" w:rsidRPr="00F00EDF" w:rsidRDefault="005E58B8">
      <w:pPr>
        <w:pStyle w:val="afa"/>
        <w:numPr>
          <w:ilvl w:val="0"/>
          <w:numId w:val="32"/>
        </w:numPr>
        <w:spacing w:after="240" w:line="276" w:lineRule="auto"/>
        <w:rPr>
          <w:rFonts w:ascii="Arial" w:hAnsi="Arial" w:cs="Arial"/>
        </w:rPr>
      </w:pPr>
      <w:r w:rsidRPr="00F00EDF">
        <w:rPr>
          <w:rFonts w:ascii="Arial" w:hAnsi="Arial" w:cs="Arial"/>
        </w:rPr>
        <w:t xml:space="preserve">Заказы </w:t>
      </w:r>
      <w:r w:rsidR="00C1749A" w:rsidRPr="00F00EDF">
        <w:rPr>
          <w:rFonts w:ascii="Arial" w:hAnsi="Arial" w:cs="Arial"/>
        </w:rPr>
        <w:t xml:space="preserve">с видами работ </w:t>
      </w:r>
      <w:r w:rsidRPr="00F00EDF">
        <w:rPr>
          <w:rFonts w:ascii="Arial" w:hAnsi="Arial" w:cs="Arial"/>
        </w:rPr>
        <w:t xml:space="preserve">«Монтаж/демонтаж» и «Восстановление» должны быть связаны друг с другом через используемые единицы оборудования. Связь необходима для работы оптимизатора по использованию </w:t>
      </w:r>
      <w:r w:rsidR="008E0AA0" w:rsidRPr="00F00EDF">
        <w:rPr>
          <w:rFonts w:ascii="Arial" w:hAnsi="Arial" w:cs="Arial"/>
        </w:rPr>
        <w:t>ОФ</w:t>
      </w:r>
      <w:r w:rsidRPr="00F00EDF">
        <w:rPr>
          <w:rFonts w:ascii="Arial" w:hAnsi="Arial" w:cs="Arial"/>
        </w:rPr>
        <w:t>.</w:t>
      </w:r>
    </w:p>
    <w:p w14:paraId="288A7DBB" w14:textId="45B38ABC" w:rsidR="005E58B8" w:rsidRPr="00F00EDF" w:rsidRDefault="005E58B8">
      <w:pPr>
        <w:pStyle w:val="afa"/>
        <w:numPr>
          <w:ilvl w:val="0"/>
          <w:numId w:val="32"/>
        </w:numPr>
        <w:spacing w:after="240" w:line="276" w:lineRule="auto"/>
        <w:rPr>
          <w:rFonts w:ascii="Arial" w:hAnsi="Arial" w:cs="Arial"/>
        </w:rPr>
      </w:pPr>
      <w:r w:rsidRPr="00F00EDF">
        <w:rPr>
          <w:rFonts w:ascii="Arial" w:hAnsi="Arial" w:cs="Arial"/>
        </w:rPr>
        <w:t xml:space="preserve">В целях сокращения трудозатрат при планировании и оптимизации использования </w:t>
      </w:r>
      <w:r w:rsidR="008E0AA0" w:rsidRPr="00F00EDF">
        <w:rPr>
          <w:rFonts w:ascii="Arial" w:hAnsi="Arial" w:cs="Arial"/>
        </w:rPr>
        <w:t>ОФ</w:t>
      </w:r>
      <w:r w:rsidRPr="00F00EDF">
        <w:rPr>
          <w:rFonts w:ascii="Arial" w:hAnsi="Arial" w:cs="Arial"/>
        </w:rPr>
        <w:t xml:space="preserve"> предусмотрена разработка «PM20 - Отчёт о состоянии </w:t>
      </w:r>
      <w:r w:rsidR="008E0AA0" w:rsidRPr="00F00EDF">
        <w:rPr>
          <w:rFonts w:ascii="Arial" w:hAnsi="Arial" w:cs="Arial"/>
        </w:rPr>
        <w:t>ОФ</w:t>
      </w:r>
      <w:r w:rsidRPr="00F00EDF">
        <w:rPr>
          <w:rFonts w:ascii="Arial" w:hAnsi="Arial" w:cs="Arial"/>
        </w:rPr>
        <w:t xml:space="preserve">». Разработка представляет собой автоматизированное рабочее место планировщика для планирования использования </w:t>
      </w:r>
      <w:r w:rsidR="008E0AA0" w:rsidRPr="00F00EDF">
        <w:rPr>
          <w:rFonts w:ascii="Arial" w:hAnsi="Arial" w:cs="Arial"/>
        </w:rPr>
        <w:t>ОФ</w:t>
      </w:r>
      <w:r w:rsidRPr="00F00EDF">
        <w:rPr>
          <w:rFonts w:ascii="Arial" w:hAnsi="Arial" w:cs="Arial"/>
        </w:rPr>
        <w:t xml:space="preserve">. </w:t>
      </w:r>
    </w:p>
    <w:p w14:paraId="6406404E" w14:textId="77777777" w:rsidR="005E58B8" w:rsidRPr="00F00EDF" w:rsidRDefault="005E58B8">
      <w:pPr>
        <w:pStyle w:val="afa"/>
        <w:spacing w:after="240" w:line="276" w:lineRule="auto"/>
        <w:ind w:left="720"/>
        <w:rPr>
          <w:rFonts w:ascii="Arial" w:hAnsi="Arial" w:cs="Arial"/>
        </w:rPr>
      </w:pPr>
      <w:r w:rsidRPr="00F00EDF">
        <w:rPr>
          <w:rFonts w:ascii="Arial" w:hAnsi="Arial" w:cs="Arial"/>
        </w:rPr>
        <w:t>Разработка обладает следующими функциями:</w:t>
      </w:r>
    </w:p>
    <w:p w14:paraId="7F2320B0" w14:textId="77777777" w:rsidR="005E58B8" w:rsidRPr="00F00EDF" w:rsidRDefault="005E58B8">
      <w:pPr>
        <w:pStyle w:val="afa"/>
        <w:spacing w:after="240" w:line="276" w:lineRule="auto"/>
        <w:ind w:left="1440"/>
        <w:rPr>
          <w:rFonts w:ascii="Arial" w:hAnsi="Arial" w:cs="Arial"/>
        </w:rPr>
      </w:pPr>
      <w:r w:rsidRPr="00F00EDF">
        <w:rPr>
          <w:rFonts w:ascii="Arial" w:hAnsi="Arial" w:cs="Arial"/>
        </w:rPr>
        <w:t>- Отображать созданные заказы на восстановление, связанные с ними заказы на демонтаж и монтаж;</w:t>
      </w:r>
    </w:p>
    <w:p w14:paraId="01A9F08F" w14:textId="77777777" w:rsidR="005E58B8" w:rsidRPr="00F00EDF" w:rsidRDefault="005E58B8">
      <w:pPr>
        <w:pStyle w:val="afa"/>
        <w:spacing w:after="240" w:line="276" w:lineRule="auto"/>
        <w:ind w:left="1440"/>
        <w:rPr>
          <w:rFonts w:ascii="Arial" w:hAnsi="Arial" w:cs="Arial"/>
        </w:rPr>
      </w:pPr>
      <w:r w:rsidRPr="00F00EDF">
        <w:rPr>
          <w:rFonts w:ascii="Arial" w:hAnsi="Arial" w:cs="Arial"/>
        </w:rPr>
        <w:t>- Отражать недостающую/избыточную потребность в материалах ОФ по месяцам/дням;</w:t>
      </w:r>
    </w:p>
    <w:p w14:paraId="3C8CA78F" w14:textId="77777777" w:rsidR="005E58B8" w:rsidRPr="00F00EDF" w:rsidRDefault="005E58B8">
      <w:pPr>
        <w:pStyle w:val="afa"/>
        <w:spacing w:after="240" w:line="276" w:lineRule="auto"/>
        <w:ind w:left="1440"/>
        <w:rPr>
          <w:rFonts w:ascii="Arial" w:hAnsi="Arial" w:cs="Arial"/>
        </w:rPr>
      </w:pPr>
      <w:r w:rsidRPr="00F00EDF">
        <w:rPr>
          <w:rFonts w:ascii="Arial" w:hAnsi="Arial" w:cs="Arial"/>
        </w:rPr>
        <w:t>- Выводить информацию о доступных ЕО для использования;</w:t>
      </w:r>
    </w:p>
    <w:p w14:paraId="7B04E79F" w14:textId="77777777" w:rsidR="005E58B8" w:rsidRPr="00F00EDF" w:rsidRDefault="005E58B8">
      <w:pPr>
        <w:pStyle w:val="afa"/>
        <w:spacing w:after="240" w:line="276" w:lineRule="auto"/>
        <w:ind w:left="1440"/>
        <w:rPr>
          <w:rFonts w:ascii="Arial" w:hAnsi="Arial" w:cs="Arial"/>
        </w:rPr>
      </w:pPr>
      <w:r w:rsidRPr="00F00EDF">
        <w:rPr>
          <w:rFonts w:ascii="Arial" w:hAnsi="Arial" w:cs="Arial"/>
        </w:rPr>
        <w:t>- Пересчитывать результаты планирования использования ОФ после внесения изменений в заказы ТОРО;</w:t>
      </w:r>
    </w:p>
    <w:p w14:paraId="0636B454" w14:textId="77777777" w:rsidR="005E58B8" w:rsidRPr="00F00EDF" w:rsidRDefault="005E58B8">
      <w:pPr>
        <w:pStyle w:val="afa"/>
        <w:spacing w:after="240" w:line="276" w:lineRule="auto"/>
        <w:ind w:left="1440"/>
        <w:rPr>
          <w:rFonts w:ascii="Arial" w:hAnsi="Arial" w:cs="Arial"/>
        </w:rPr>
      </w:pPr>
      <w:r w:rsidRPr="00F00EDF">
        <w:rPr>
          <w:rFonts w:ascii="Arial" w:hAnsi="Arial" w:cs="Arial"/>
        </w:rPr>
        <w:t>- Отображать количество доступных восстановлений для ЕО ОФ.</w:t>
      </w:r>
    </w:p>
    <w:p w14:paraId="7BB0ADD7" w14:textId="77777777" w:rsidR="005E58B8" w:rsidRPr="00F00EDF" w:rsidRDefault="005E58B8">
      <w:pPr>
        <w:pStyle w:val="afa"/>
        <w:numPr>
          <w:ilvl w:val="0"/>
          <w:numId w:val="32"/>
        </w:numPr>
        <w:spacing w:after="240" w:line="276" w:lineRule="auto"/>
        <w:rPr>
          <w:rFonts w:ascii="Arial" w:hAnsi="Arial" w:cs="Arial"/>
        </w:rPr>
      </w:pPr>
      <w:r w:rsidRPr="00F00EDF">
        <w:rPr>
          <w:rFonts w:ascii="Arial" w:hAnsi="Arial" w:cs="Arial"/>
        </w:rPr>
        <w:t>Предусмотреть ведение признака в классификации единиц оборудования, в котором необходимо автоматически заполнять количество восстановлений для данной единицы оборудования после установки статуса ТЗКР для заказов с видом работ ВО-Восстановление оборудования.</w:t>
      </w:r>
    </w:p>
    <w:p w14:paraId="72BECC2C" w14:textId="696CA4B3" w:rsidR="005E58B8" w:rsidRPr="00F00EDF" w:rsidRDefault="005E58B8">
      <w:pPr>
        <w:pStyle w:val="afa"/>
        <w:numPr>
          <w:ilvl w:val="0"/>
          <w:numId w:val="32"/>
        </w:numPr>
        <w:spacing w:after="240" w:line="276" w:lineRule="auto"/>
        <w:rPr>
          <w:rFonts w:ascii="Arial" w:hAnsi="Arial" w:cs="Arial"/>
        </w:rPr>
      </w:pPr>
      <w:r w:rsidRPr="00F00EDF">
        <w:rPr>
          <w:rFonts w:ascii="Arial" w:hAnsi="Arial" w:cs="Arial"/>
        </w:rPr>
        <w:t xml:space="preserve">В разработке </w:t>
      </w:r>
      <w:r w:rsidRPr="00F00EDF">
        <w:rPr>
          <w:rFonts w:ascii="Arial" w:hAnsi="Arial" w:cs="Arial"/>
          <w:lang w:val="en-US"/>
        </w:rPr>
        <w:t>PM</w:t>
      </w:r>
      <w:r w:rsidRPr="00F00EDF">
        <w:rPr>
          <w:rFonts w:ascii="Arial" w:hAnsi="Arial" w:cs="Arial"/>
        </w:rPr>
        <w:t>21 «Оптимизация плана-графика» необходимо предусмотреть проверку на изменение сроков заказов ТОРО на монтаж/демон</w:t>
      </w:r>
      <w:r w:rsidR="00932AAE" w:rsidRPr="00F00EDF">
        <w:rPr>
          <w:rFonts w:ascii="Arial" w:hAnsi="Arial" w:cs="Arial"/>
        </w:rPr>
        <w:t>таж и восстановление узлов из ОФ</w:t>
      </w:r>
      <w:r w:rsidRPr="00F00EDF">
        <w:rPr>
          <w:rFonts w:ascii="Arial" w:hAnsi="Arial" w:cs="Arial"/>
        </w:rPr>
        <w:t xml:space="preserve">. </w:t>
      </w:r>
    </w:p>
    <w:p w14:paraId="1CABA760" w14:textId="77777777" w:rsidR="005E58B8" w:rsidRPr="00F00EDF" w:rsidRDefault="005E58B8">
      <w:pPr>
        <w:pStyle w:val="afa"/>
        <w:spacing w:after="240" w:line="276" w:lineRule="auto"/>
        <w:ind w:left="720"/>
        <w:rPr>
          <w:rFonts w:ascii="Arial" w:hAnsi="Arial" w:cs="Arial"/>
        </w:rPr>
      </w:pPr>
      <w:r w:rsidRPr="00F00EDF">
        <w:rPr>
          <w:rFonts w:ascii="Arial" w:hAnsi="Arial" w:cs="Arial"/>
        </w:rPr>
        <w:lastRenderedPageBreak/>
        <w:t>Например, если при выполнении алгоритма оптимизации меняются сроки одного из заказов ТОРО на демонтаж или заказа на восстановление со связанными единицами оборудования, то необходимо предложить замену сроков последующего связанного заказа на монтаж той же восстановленной единицы оборудования. Все предлагаемые изменения заносить в специальный отчет-лог и выводить по запросу пользователя.</w:t>
      </w:r>
    </w:p>
    <w:p w14:paraId="0040DD3A" w14:textId="4844EC1B" w:rsidR="005E58B8" w:rsidRPr="00F00EDF" w:rsidRDefault="005E58B8">
      <w:pPr>
        <w:pStyle w:val="afa"/>
        <w:numPr>
          <w:ilvl w:val="0"/>
          <w:numId w:val="32"/>
        </w:numPr>
        <w:spacing w:after="240" w:line="276" w:lineRule="auto"/>
        <w:rPr>
          <w:rFonts w:ascii="Arial" w:hAnsi="Arial" w:cs="Arial"/>
        </w:rPr>
      </w:pPr>
      <w:r w:rsidRPr="00F00EDF">
        <w:rPr>
          <w:rFonts w:ascii="Arial" w:hAnsi="Arial" w:cs="Arial"/>
        </w:rPr>
        <w:t xml:space="preserve">Для ведения и </w:t>
      </w:r>
      <w:r w:rsidR="00932AAE" w:rsidRPr="00F00EDF">
        <w:rPr>
          <w:rFonts w:ascii="Arial" w:hAnsi="Arial" w:cs="Arial"/>
        </w:rPr>
        <w:t>учета ОФ</w:t>
      </w:r>
      <w:r w:rsidRPr="00F00EDF">
        <w:rPr>
          <w:rFonts w:ascii="Arial" w:hAnsi="Arial" w:cs="Arial"/>
        </w:rPr>
        <w:t xml:space="preserve"> должны быть выполнены следующие предпосылки:</w:t>
      </w:r>
    </w:p>
    <w:p w14:paraId="5373BB42" w14:textId="77777777" w:rsidR="005E58B8" w:rsidRPr="00F00EDF" w:rsidRDefault="005E58B8">
      <w:pPr>
        <w:pStyle w:val="afa"/>
        <w:numPr>
          <w:ilvl w:val="0"/>
          <w:numId w:val="33"/>
        </w:numPr>
        <w:rPr>
          <w:rFonts w:ascii="Arial" w:hAnsi="Arial" w:cs="Arial"/>
        </w:rPr>
      </w:pPr>
      <w:r w:rsidRPr="00F00EDF">
        <w:rPr>
          <w:rFonts w:ascii="Arial" w:hAnsi="Arial" w:cs="Arial"/>
        </w:rPr>
        <w:t>при создании основная запись материала расширяется на следующие виды оценки:</w:t>
      </w:r>
    </w:p>
    <w:p w14:paraId="19E3ADDE" w14:textId="4DC9A424" w:rsidR="005E58B8" w:rsidRPr="00F00EDF" w:rsidDel="00744E28" w:rsidRDefault="005E58B8">
      <w:pPr>
        <w:pStyle w:val="afa"/>
        <w:ind w:left="2148"/>
        <w:rPr>
          <w:del w:id="2956" w:author="Дмитрий Ковтун" w:date="2021-03-12T20:59:00Z"/>
          <w:rFonts w:ascii="Arial" w:hAnsi="Arial" w:cs="Arial"/>
        </w:rPr>
      </w:pPr>
      <w:del w:id="2957" w:author="Дмитрий Ковтун" w:date="2021-03-12T20:59:00Z">
        <w:r w:rsidRPr="00F00EDF" w:rsidDel="00744E28">
          <w:rPr>
            <w:rFonts w:ascii="Arial" w:hAnsi="Arial" w:cs="Arial"/>
          </w:rPr>
          <w:delText>Для покупных материалов с типом оценки А – ПОКУПНОЙ – Покупной материал виды оценки:</w:delText>
        </w:r>
      </w:del>
    </w:p>
    <w:p w14:paraId="4E91EC2C" w14:textId="4BAACC2C" w:rsidR="005E58B8" w:rsidRPr="00F00EDF" w:rsidDel="00744E28" w:rsidRDefault="005E58B8">
      <w:pPr>
        <w:pStyle w:val="afa"/>
        <w:numPr>
          <w:ilvl w:val="1"/>
          <w:numId w:val="33"/>
        </w:numPr>
        <w:rPr>
          <w:del w:id="2958" w:author="Дмитрий Ковтун" w:date="2021-03-12T20:59:00Z"/>
          <w:rFonts w:ascii="Arial" w:hAnsi="Arial" w:cs="Arial"/>
        </w:rPr>
      </w:pPr>
      <w:del w:id="2959" w:author="Дмитрий Ковтун" w:date="2021-03-12T20:59:00Z">
        <w:r w:rsidRPr="00F00EDF" w:rsidDel="00744E28">
          <w:rPr>
            <w:rFonts w:ascii="Arial" w:hAnsi="Arial" w:cs="Arial"/>
          </w:rPr>
          <w:delText xml:space="preserve">ПОКУПНОЙ </w:delText>
        </w:r>
      </w:del>
    </w:p>
    <w:p w14:paraId="4F1E3B9C" w14:textId="48716B8C" w:rsidR="005E58B8" w:rsidRPr="00F00EDF" w:rsidRDefault="002A7CE7">
      <w:pPr>
        <w:pStyle w:val="afa"/>
        <w:numPr>
          <w:ilvl w:val="1"/>
          <w:numId w:val="33"/>
        </w:numPr>
        <w:rPr>
          <w:rFonts w:ascii="Arial" w:hAnsi="Arial" w:cs="Arial"/>
        </w:rPr>
      </w:pPr>
      <w:r w:rsidRPr="00F00EDF">
        <w:rPr>
          <w:rFonts w:ascii="Arial" w:hAnsi="Arial" w:cs="Arial"/>
        </w:rPr>
        <w:t>НЕИСПРАВН</w:t>
      </w:r>
    </w:p>
    <w:p w14:paraId="55E1B187" w14:textId="4D32B75F" w:rsidR="005E58B8" w:rsidRPr="00F00EDF" w:rsidRDefault="00CF5941">
      <w:pPr>
        <w:pStyle w:val="afa"/>
        <w:numPr>
          <w:ilvl w:val="1"/>
          <w:numId w:val="33"/>
        </w:numPr>
        <w:rPr>
          <w:rFonts w:ascii="Arial" w:hAnsi="Arial" w:cs="Arial"/>
        </w:rPr>
      </w:pPr>
      <w:r w:rsidRPr="00F00EDF">
        <w:rPr>
          <w:rFonts w:ascii="Arial" w:hAnsi="Arial" w:cs="Arial"/>
        </w:rPr>
        <w:t>ИСПРАВНЫЙ</w:t>
      </w:r>
    </w:p>
    <w:p w14:paraId="4E646A6C" w14:textId="3E86D93E" w:rsidR="005E58B8" w:rsidRPr="00F00EDF" w:rsidDel="00744E28" w:rsidRDefault="005E58B8">
      <w:pPr>
        <w:pStyle w:val="afa"/>
        <w:numPr>
          <w:ilvl w:val="1"/>
          <w:numId w:val="33"/>
        </w:numPr>
        <w:ind w:left="1788"/>
        <w:rPr>
          <w:del w:id="2960" w:author="Дмитрий Ковтун" w:date="2021-03-12T21:00:00Z"/>
          <w:rFonts w:ascii="Arial" w:hAnsi="Arial" w:cs="Arial"/>
        </w:rPr>
        <w:pPrChange w:id="2961" w:author="Дмитрий Ковтун" w:date="2021-03-12T21:00:00Z">
          <w:pPr>
            <w:pStyle w:val="afa"/>
            <w:numPr>
              <w:ilvl w:val="1"/>
              <w:numId w:val="33"/>
            </w:numPr>
            <w:ind w:left="2148" w:hanging="360"/>
          </w:pPr>
        </w:pPrChange>
      </w:pPr>
      <w:del w:id="2962" w:author="Дмитрий Ковтун" w:date="2021-03-12T21:00:00Z">
        <w:r w:rsidRPr="00F00EDF" w:rsidDel="00744E28">
          <w:rPr>
            <w:rFonts w:ascii="Arial" w:hAnsi="Arial" w:cs="Arial"/>
          </w:rPr>
          <w:delText>Для производимых материалов с типом оценки B – ПРОИЗВОДИМ – Материал собственного производства виды оценки:</w:delText>
        </w:r>
      </w:del>
    </w:p>
    <w:p w14:paraId="7D539E07" w14:textId="56490234" w:rsidR="005E58B8" w:rsidRPr="00F00EDF" w:rsidDel="00744E28" w:rsidRDefault="005E58B8">
      <w:pPr>
        <w:pStyle w:val="afa"/>
        <w:numPr>
          <w:ilvl w:val="1"/>
          <w:numId w:val="33"/>
        </w:numPr>
        <w:ind w:left="1788"/>
        <w:rPr>
          <w:del w:id="2963" w:author="Дмитрий Ковтун" w:date="2021-03-12T21:00:00Z"/>
          <w:rFonts w:ascii="Arial" w:hAnsi="Arial" w:cs="Arial"/>
        </w:rPr>
        <w:pPrChange w:id="2964" w:author="Дмитрий Ковтун" w:date="2021-03-12T21:00:00Z">
          <w:pPr>
            <w:pStyle w:val="afa"/>
            <w:numPr>
              <w:ilvl w:val="1"/>
              <w:numId w:val="33"/>
            </w:numPr>
            <w:ind w:left="2148" w:hanging="360"/>
          </w:pPr>
        </w:pPrChange>
      </w:pPr>
      <w:del w:id="2965" w:author="Дмитрий Ковтун" w:date="2021-03-12T21:00:00Z">
        <w:r w:rsidRPr="00F00EDF" w:rsidDel="00744E28">
          <w:rPr>
            <w:rFonts w:ascii="Arial" w:hAnsi="Arial" w:cs="Arial"/>
          </w:rPr>
          <w:delText xml:space="preserve">ПРОИЗВОДИМ </w:delText>
        </w:r>
      </w:del>
    </w:p>
    <w:p w14:paraId="0BE268DC" w14:textId="2711CEFE" w:rsidR="005E58B8" w:rsidRPr="00F00EDF" w:rsidDel="00744E28" w:rsidRDefault="002A7CE7">
      <w:pPr>
        <w:pStyle w:val="afa"/>
        <w:numPr>
          <w:ilvl w:val="1"/>
          <w:numId w:val="33"/>
        </w:numPr>
        <w:ind w:left="1788"/>
        <w:rPr>
          <w:del w:id="2966" w:author="Дмитрий Ковтун" w:date="2021-03-12T21:00:00Z"/>
          <w:rFonts w:ascii="Arial" w:hAnsi="Arial" w:cs="Arial"/>
        </w:rPr>
        <w:pPrChange w:id="2967" w:author="Дмитрий Ковтун" w:date="2021-03-12T21:00:00Z">
          <w:pPr>
            <w:pStyle w:val="afa"/>
            <w:numPr>
              <w:ilvl w:val="1"/>
              <w:numId w:val="33"/>
            </w:numPr>
            <w:ind w:left="2148" w:hanging="360"/>
          </w:pPr>
        </w:pPrChange>
      </w:pPr>
      <w:del w:id="2968" w:author="Дмитрий Ковтун" w:date="2021-03-12T21:00:00Z">
        <w:r w:rsidRPr="00F00EDF" w:rsidDel="00744E28">
          <w:rPr>
            <w:rFonts w:ascii="Arial" w:hAnsi="Arial" w:cs="Arial"/>
          </w:rPr>
          <w:delText>НЕИСПРАВН</w:delText>
        </w:r>
      </w:del>
    </w:p>
    <w:p w14:paraId="07DD6C35" w14:textId="0E7F942B" w:rsidR="005E58B8" w:rsidRPr="00F00EDF" w:rsidDel="00744E28" w:rsidRDefault="00CF5941">
      <w:pPr>
        <w:pStyle w:val="afa"/>
        <w:numPr>
          <w:ilvl w:val="1"/>
          <w:numId w:val="33"/>
        </w:numPr>
        <w:ind w:left="1788"/>
        <w:rPr>
          <w:del w:id="2969" w:author="Дмитрий Ковтун" w:date="2021-03-12T21:00:00Z"/>
          <w:rFonts w:ascii="Arial" w:hAnsi="Arial" w:cs="Arial"/>
        </w:rPr>
        <w:pPrChange w:id="2970" w:author="Дмитрий Ковтун" w:date="2021-03-12T21:00:00Z">
          <w:pPr>
            <w:pStyle w:val="afa"/>
            <w:numPr>
              <w:ilvl w:val="1"/>
              <w:numId w:val="33"/>
            </w:numPr>
            <w:ind w:left="2148" w:hanging="360"/>
          </w:pPr>
        </w:pPrChange>
      </w:pPr>
      <w:del w:id="2971" w:author="Дмитрий Ковтун" w:date="2021-03-12T21:00:00Z">
        <w:r w:rsidRPr="00F00EDF" w:rsidDel="00744E28">
          <w:rPr>
            <w:rFonts w:ascii="Arial" w:hAnsi="Arial" w:cs="Arial"/>
          </w:rPr>
          <w:delText>ИСПРАВНЫЙ</w:delText>
        </w:r>
        <w:r w:rsidR="005E58B8" w:rsidRPr="00F00EDF" w:rsidDel="00744E28">
          <w:rPr>
            <w:rFonts w:ascii="Arial" w:hAnsi="Arial" w:cs="Arial"/>
          </w:rPr>
          <w:delText xml:space="preserve"> </w:delText>
        </w:r>
      </w:del>
    </w:p>
    <w:p w14:paraId="548CEE24" w14:textId="5BF912C1" w:rsidR="005E58B8" w:rsidRPr="00F00EDF" w:rsidRDefault="005E58B8">
      <w:pPr>
        <w:ind w:left="1428"/>
        <w:rPr>
          <w:rFonts w:ascii="Arial" w:hAnsi="Arial" w:cs="Arial"/>
        </w:rPr>
        <w:pPrChange w:id="2972" w:author="Дмитрий Ковтун" w:date="2021-03-12T21:00:00Z">
          <w:pPr>
            <w:ind w:left="1788"/>
          </w:pPr>
        </w:pPrChange>
      </w:pPr>
      <w:r w:rsidRPr="00F00EDF">
        <w:rPr>
          <w:rFonts w:ascii="Arial" w:hAnsi="Arial" w:cs="Arial"/>
        </w:rPr>
        <w:t xml:space="preserve">Более подробно виды оценки описаны в КД </w:t>
      </w:r>
      <w:r w:rsidRPr="00F00EDF">
        <w:rPr>
          <w:rFonts w:ascii="Arial" w:hAnsi="Arial" w:cs="Arial"/>
          <w:lang w:val="en-US"/>
        </w:rPr>
        <w:t>ERP</w:t>
      </w:r>
      <w:r w:rsidRPr="00F00EDF">
        <w:rPr>
          <w:rFonts w:ascii="Arial" w:hAnsi="Arial" w:cs="Arial"/>
        </w:rPr>
        <w:t>.</w:t>
      </w:r>
      <w:r w:rsidR="007C7B48" w:rsidRPr="00F00EDF">
        <w:rPr>
          <w:rFonts w:ascii="Arial" w:hAnsi="Arial" w:cs="Arial"/>
        </w:rPr>
        <w:t>9</w:t>
      </w:r>
      <w:r w:rsidRPr="00F00EDF">
        <w:rPr>
          <w:rFonts w:ascii="Arial" w:hAnsi="Arial" w:cs="Arial"/>
        </w:rPr>
        <w:t>.</w:t>
      </w:r>
      <w:r w:rsidR="007C7B48" w:rsidRPr="00F00EDF">
        <w:rPr>
          <w:rFonts w:ascii="Arial" w:hAnsi="Arial" w:cs="Arial"/>
        </w:rPr>
        <w:t>9</w:t>
      </w:r>
      <w:r w:rsidRPr="00F00EDF">
        <w:rPr>
          <w:rFonts w:ascii="Arial" w:hAnsi="Arial" w:cs="Arial"/>
        </w:rPr>
        <w:t>.</w:t>
      </w:r>
      <w:r w:rsidR="007C7B48" w:rsidRPr="00F00EDF">
        <w:rPr>
          <w:rFonts w:ascii="Arial" w:hAnsi="Arial" w:cs="Arial"/>
        </w:rPr>
        <w:t>2.</w:t>
      </w:r>
      <w:r w:rsidRPr="00F00EDF">
        <w:rPr>
          <w:rFonts w:ascii="Arial" w:hAnsi="Arial" w:cs="Arial"/>
        </w:rPr>
        <w:t>47_Концепция по нормативно-справочной информации.</w:t>
      </w:r>
    </w:p>
    <w:p w14:paraId="3D98C075" w14:textId="77777777" w:rsidR="005E58B8" w:rsidRPr="00F00EDF" w:rsidRDefault="005E58B8">
      <w:pPr>
        <w:ind w:left="1788"/>
        <w:rPr>
          <w:rFonts w:ascii="Arial" w:hAnsi="Arial" w:cs="Arial"/>
        </w:rPr>
      </w:pPr>
    </w:p>
    <w:p w14:paraId="281C1921" w14:textId="4CE77630" w:rsidR="005E58B8" w:rsidRPr="00F00EDF" w:rsidRDefault="005E58B8">
      <w:pPr>
        <w:pStyle w:val="afa"/>
        <w:numPr>
          <w:ilvl w:val="0"/>
          <w:numId w:val="33"/>
        </w:numPr>
        <w:rPr>
          <w:rFonts w:ascii="Arial" w:hAnsi="Arial" w:cs="Arial"/>
        </w:rPr>
      </w:pPr>
      <w:r w:rsidRPr="00F00EDF">
        <w:rPr>
          <w:rFonts w:ascii="Arial" w:hAnsi="Arial" w:cs="Arial"/>
        </w:rPr>
        <w:t xml:space="preserve">для учета </w:t>
      </w:r>
      <w:r w:rsidR="008E0AA0" w:rsidRPr="00F00EDF">
        <w:rPr>
          <w:rFonts w:ascii="Arial" w:hAnsi="Arial" w:cs="Arial"/>
        </w:rPr>
        <w:t>ОФ</w:t>
      </w:r>
      <w:r w:rsidRPr="00F00EDF">
        <w:rPr>
          <w:rFonts w:ascii="Arial" w:hAnsi="Arial" w:cs="Arial"/>
        </w:rPr>
        <w:t xml:space="preserve"> в основной записи единицы оборудования в ракурсе «Данные сериализации» должны быть заполнены поля «Материал» и «Серийный номер».</w:t>
      </w:r>
    </w:p>
    <w:p w14:paraId="16497AD0" w14:textId="77777777" w:rsidR="002F400F" w:rsidRPr="00F00EDF" w:rsidRDefault="002F400F">
      <w:pPr>
        <w:pStyle w:val="1"/>
        <w:overflowPunct w:val="0"/>
        <w:autoSpaceDE w:val="0"/>
        <w:autoSpaceDN w:val="0"/>
        <w:adjustRightInd w:val="0"/>
        <w:spacing w:before="360" w:after="120"/>
        <w:ind w:left="0" w:firstLine="0"/>
        <w:textAlignment w:val="baseline"/>
      </w:pPr>
      <w:bookmarkStart w:id="2973" w:name="_Toc524373225"/>
      <w:bookmarkStart w:id="2974" w:name="_Toc524373261"/>
      <w:bookmarkStart w:id="2975" w:name="_Toc524373269"/>
      <w:bookmarkStart w:id="2976" w:name="_Toc524373270"/>
      <w:bookmarkStart w:id="2977" w:name="_Toc524373271"/>
      <w:bookmarkStart w:id="2978" w:name="_Toc524373282"/>
      <w:bookmarkStart w:id="2979" w:name="_Toc524373283"/>
      <w:bookmarkStart w:id="2980" w:name="_Toc524373284"/>
      <w:bookmarkStart w:id="2981" w:name="_Toc524373285"/>
      <w:bookmarkStart w:id="2982" w:name="_Toc524373286"/>
      <w:bookmarkStart w:id="2983" w:name="_Toc524373287"/>
      <w:bookmarkStart w:id="2984" w:name="_Toc524373288"/>
      <w:bookmarkStart w:id="2985" w:name="_Toc524373289"/>
      <w:bookmarkStart w:id="2986" w:name="_Toc524373290"/>
      <w:bookmarkStart w:id="2987" w:name="_Toc524373291"/>
      <w:bookmarkStart w:id="2988" w:name="_Toc524373292"/>
      <w:bookmarkStart w:id="2989" w:name="_Toc524373293"/>
      <w:bookmarkStart w:id="2990" w:name="_Toc524373294"/>
      <w:bookmarkStart w:id="2991" w:name="_Toc524373295"/>
      <w:bookmarkStart w:id="2992" w:name="_Toc524373312"/>
      <w:bookmarkStart w:id="2993" w:name="_Toc524373313"/>
      <w:bookmarkStart w:id="2994" w:name="_Toc524373314"/>
      <w:bookmarkStart w:id="2995" w:name="_Toc524373315"/>
      <w:bookmarkStart w:id="2996" w:name="_Toc524373337"/>
      <w:bookmarkStart w:id="2997" w:name="_Toc524373338"/>
      <w:bookmarkStart w:id="2998" w:name="_Toc524373339"/>
      <w:bookmarkStart w:id="2999" w:name="_Toc524373340"/>
      <w:bookmarkStart w:id="3000" w:name="_Toc524373341"/>
      <w:bookmarkStart w:id="3001" w:name="_Toc524373342"/>
      <w:bookmarkStart w:id="3002" w:name="_Toc68543359"/>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r w:rsidRPr="00F00EDF">
        <w:t>Информационная Безопасность</w:t>
      </w:r>
      <w:bookmarkEnd w:id="2630"/>
      <w:bookmarkEnd w:id="2631"/>
      <w:bookmarkEnd w:id="3002"/>
    </w:p>
    <w:p w14:paraId="1BF94C77" w14:textId="18B64897" w:rsidR="003B1C3D" w:rsidRPr="00F00EDF" w:rsidRDefault="003B1C3D">
      <w:pPr>
        <w:spacing w:after="240" w:line="276" w:lineRule="auto"/>
        <w:ind w:firstLine="567"/>
        <w:rPr>
          <w:rFonts w:ascii="Arial" w:hAnsi="Arial" w:cs="Arial"/>
          <w:bCs/>
        </w:rPr>
      </w:pPr>
      <w:r w:rsidRPr="00F00EDF">
        <w:rPr>
          <w:rFonts w:ascii="Arial" w:hAnsi="Arial" w:cs="Arial"/>
          <w:bCs/>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r w:rsidR="002B398C" w:rsidRPr="00F00EDF">
        <w:rPr>
          <w:rFonts w:ascii="Arial" w:hAnsi="Arial" w:cs="Arial"/>
          <w:color w:val="000000"/>
        </w:rPr>
        <w:t xml:space="preserve"> </w:t>
      </w:r>
      <w:r w:rsidR="002B398C" w:rsidRPr="00F00EDF">
        <w:rPr>
          <w:rFonts w:ascii="Arial" w:hAnsi="Arial" w:cs="Arial"/>
          <w:color w:val="000000"/>
          <w:lang w:val="en-US"/>
        </w:rPr>
        <w:t>S</w:t>
      </w:r>
      <w:r w:rsidR="002B398C" w:rsidRPr="00F00EDF">
        <w:rPr>
          <w:rFonts w:ascii="Arial" w:hAnsi="Arial" w:cs="Arial"/>
          <w:color w:val="000000"/>
        </w:rPr>
        <w:t xml:space="preserve">/4 </w:t>
      </w:r>
      <w:r w:rsidR="002B398C" w:rsidRPr="00F00EDF">
        <w:rPr>
          <w:rFonts w:ascii="Arial" w:hAnsi="Arial" w:cs="Arial"/>
          <w:color w:val="000000"/>
          <w:lang w:val="en-US"/>
        </w:rPr>
        <w:t>HANA</w:t>
      </w:r>
      <w:r w:rsidRPr="00F00EDF">
        <w:rPr>
          <w:rFonts w:ascii="Arial" w:hAnsi="Arial" w:cs="Arial"/>
          <w:bCs/>
        </w:rPr>
        <w:t>».</w:t>
      </w:r>
    </w:p>
    <w:p w14:paraId="6A4ADBFB" w14:textId="77777777" w:rsidR="00104DA6" w:rsidRPr="00F00EDF" w:rsidRDefault="00104DA6">
      <w:pPr>
        <w:pStyle w:val="1"/>
        <w:rPr>
          <w:rFonts w:eastAsia="Calibri"/>
        </w:rPr>
      </w:pPr>
      <w:bookmarkStart w:id="3003" w:name="_Toc68543360"/>
      <w:r w:rsidRPr="00F00EDF">
        <w:rPr>
          <w:rFonts w:eastAsia="Calibri"/>
        </w:rPr>
        <w:lastRenderedPageBreak/>
        <w:t>Организационные изменения</w:t>
      </w:r>
      <w:bookmarkEnd w:id="3003"/>
    </w:p>
    <w:p w14:paraId="54E626EA" w14:textId="77777777" w:rsidR="00104DA6" w:rsidRPr="00F00EDF" w:rsidRDefault="00104DA6">
      <w:pPr>
        <w:pStyle w:val="22"/>
        <w:keepNext/>
        <w:keepLines/>
        <w:numPr>
          <w:ilvl w:val="1"/>
          <w:numId w:val="8"/>
        </w:numPr>
        <w:spacing w:before="160" w:after="120" w:line="276" w:lineRule="auto"/>
        <w:rPr>
          <w:rFonts w:eastAsiaTheme="majorEastAsia" w:cstheme="majorBidi"/>
          <w:bCs w:val="0"/>
          <w:iCs w:val="0"/>
          <w:szCs w:val="26"/>
        </w:rPr>
      </w:pPr>
      <w:bookmarkStart w:id="3004" w:name="_Toc68543361"/>
      <w:r w:rsidRPr="00F00EDF">
        <w:rPr>
          <w:rFonts w:eastAsiaTheme="majorEastAsia" w:cstheme="majorBidi"/>
          <w:bCs w:val="0"/>
          <w:iCs w:val="0"/>
          <w:szCs w:val="26"/>
        </w:rPr>
        <w:t>Ключевые процессные изменения и области улучшений</w:t>
      </w:r>
      <w:bookmarkEnd w:id="3004"/>
    </w:p>
    <w:p w14:paraId="117B8648" w14:textId="7D515BCA" w:rsidR="00122B07" w:rsidRPr="00F00EDF" w:rsidRDefault="00122B07" w:rsidP="00632245">
      <w:pPr>
        <w:pStyle w:val="a7"/>
        <w:keepNext/>
        <w:spacing w:after="240" w:afterAutospacing="0" w:line="276" w:lineRule="auto"/>
        <w:rPr>
          <w:rFonts w:ascii="Arial" w:hAnsi="Arial" w:cs="Arial"/>
          <w:b/>
          <w:sz w:val="22"/>
        </w:rPr>
      </w:pPr>
      <w:r w:rsidRPr="00F00EDF">
        <w:rPr>
          <w:rFonts w:ascii="Arial" w:hAnsi="Arial" w:cs="Arial"/>
          <w:b/>
          <w:sz w:val="22"/>
        </w:rPr>
        <w:t>Таблица 4</w:t>
      </w:r>
      <w:r w:rsidR="00DE4E77" w:rsidRPr="00F00EDF">
        <w:rPr>
          <w:rFonts w:ascii="Arial" w:hAnsi="Arial" w:cs="Arial"/>
          <w:b/>
          <w:sz w:val="22"/>
        </w:rPr>
        <w:t>6</w:t>
      </w:r>
      <w:r w:rsidRPr="00F00EDF">
        <w:rPr>
          <w:rFonts w:ascii="Arial" w:hAnsi="Arial" w:cs="Arial"/>
          <w:b/>
          <w:sz w:val="22"/>
        </w:rPr>
        <w:t>. Ключевые процессные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84"/>
        <w:gridCol w:w="1134"/>
        <w:gridCol w:w="1003"/>
        <w:gridCol w:w="1105"/>
        <w:gridCol w:w="1187"/>
        <w:gridCol w:w="2027"/>
        <w:gridCol w:w="826"/>
        <w:gridCol w:w="1162"/>
        <w:gridCol w:w="1248"/>
      </w:tblGrid>
      <w:tr w:rsidR="00122B07" w:rsidRPr="00F00EDF" w14:paraId="34470B61" w14:textId="77777777" w:rsidTr="00EF07D6">
        <w:trPr>
          <w:cantSplit/>
          <w:trHeight w:val="397"/>
          <w:tblHeader/>
        </w:trPr>
        <w:tc>
          <w:tcPr>
            <w:tcW w:w="238" w:type="pct"/>
            <w:shd w:val="clear" w:color="auto" w:fill="FFC000"/>
            <w:vAlign w:val="center"/>
          </w:tcPr>
          <w:p w14:paraId="4ADB4059" w14:textId="77777777" w:rsidR="00122B07" w:rsidRPr="00F00EDF" w:rsidRDefault="00122B07">
            <w:pPr>
              <w:rPr>
                <w:rFonts w:ascii="Arial" w:hAnsi="Arial" w:cs="Arial"/>
                <w:b/>
                <w:sz w:val="18"/>
                <w:szCs w:val="18"/>
              </w:rPr>
            </w:pPr>
            <w:r w:rsidRPr="00F00EDF">
              <w:rPr>
                <w:rFonts w:ascii="Arial" w:hAnsi="Arial" w:cs="Arial"/>
                <w:b/>
                <w:sz w:val="18"/>
                <w:szCs w:val="18"/>
              </w:rPr>
              <w:t>№</w:t>
            </w:r>
          </w:p>
          <w:p w14:paraId="584083C3" w14:textId="77777777" w:rsidR="00122B07" w:rsidRPr="00F00EDF" w:rsidRDefault="00122B07">
            <w:pPr>
              <w:rPr>
                <w:rFonts w:ascii="Arial" w:hAnsi="Arial" w:cs="Arial"/>
                <w:b/>
                <w:sz w:val="18"/>
                <w:szCs w:val="18"/>
              </w:rPr>
            </w:pPr>
            <w:r w:rsidRPr="00F00EDF">
              <w:rPr>
                <w:rFonts w:ascii="Arial" w:hAnsi="Arial" w:cs="Arial"/>
                <w:b/>
                <w:sz w:val="18"/>
                <w:szCs w:val="18"/>
              </w:rPr>
              <w:t>п</w:t>
            </w:r>
            <w:r w:rsidRPr="00F00EDF">
              <w:rPr>
                <w:rFonts w:ascii="Arial" w:hAnsi="Arial" w:cs="Arial"/>
                <w:b/>
                <w:sz w:val="18"/>
                <w:szCs w:val="18"/>
                <w:lang w:val="en-US"/>
              </w:rPr>
              <w:t>/</w:t>
            </w:r>
            <w:r w:rsidRPr="00F00EDF">
              <w:rPr>
                <w:rFonts w:ascii="Arial" w:hAnsi="Arial" w:cs="Arial"/>
                <w:b/>
                <w:sz w:val="18"/>
                <w:szCs w:val="18"/>
              </w:rPr>
              <w:t>п</w:t>
            </w:r>
          </w:p>
        </w:tc>
        <w:tc>
          <w:tcPr>
            <w:tcW w:w="557" w:type="pct"/>
            <w:shd w:val="clear" w:color="auto" w:fill="FFC000"/>
            <w:vAlign w:val="center"/>
          </w:tcPr>
          <w:p w14:paraId="3E0BC7E0" w14:textId="77777777" w:rsidR="00122B07" w:rsidRPr="00F00EDF" w:rsidRDefault="00122B07" w:rsidP="00632245">
            <w:pPr>
              <w:rPr>
                <w:rFonts w:ascii="Arial" w:hAnsi="Arial" w:cs="Arial"/>
                <w:b/>
                <w:sz w:val="20"/>
                <w:szCs w:val="20"/>
              </w:rPr>
            </w:pPr>
            <w:r w:rsidRPr="00F00EDF">
              <w:rPr>
                <w:rFonts w:ascii="Arial" w:hAnsi="Arial" w:cs="Arial"/>
                <w:b/>
                <w:bCs/>
                <w:color w:val="000000"/>
                <w:sz w:val="18"/>
                <w:szCs w:val="18"/>
              </w:rPr>
              <w:t>Код и наименование бизнес-процесса</w:t>
            </w:r>
            <w:r w:rsidRPr="00F00EDF">
              <w:rPr>
                <w:rFonts w:ascii="Arial" w:hAnsi="Arial" w:cs="Arial"/>
                <w:b/>
                <w:bCs/>
                <w:color w:val="000000"/>
                <w:sz w:val="18"/>
                <w:szCs w:val="18"/>
              </w:rPr>
              <w:br/>
              <w:t xml:space="preserve">(1-ый ур-нь) </w:t>
            </w:r>
          </w:p>
        </w:tc>
        <w:tc>
          <w:tcPr>
            <w:tcW w:w="493" w:type="pct"/>
            <w:shd w:val="clear" w:color="auto" w:fill="FFC000"/>
            <w:vAlign w:val="center"/>
          </w:tcPr>
          <w:p w14:paraId="64FFB5C3" w14:textId="77777777" w:rsidR="00122B07" w:rsidRPr="00F00EDF" w:rsidRDefault="00122B07" w:rsidP="00632245">
            <w:pPr>
              <w:rPr>
                <w:rFonts w:ascii="Arial" w:hAnsi="Arial" w:cs="Arial"/>
                <w:b/>
                <w:sz w:val="20"/>
                <w:szCs w:val="20"/>
              </w:rPr>
            </w:pPr>
            <w:r w:rsidRPr="00F00EDF">
              <w:rPr>
                <w:rFonts w:ascii="Arial" w:hAnsi="Arial" w:cs="Arial"/>
                <w:b/>
                <w:bCs/>
                <w:color w:val="000000"/>
                <w:sz w:val="18"/>
                <w:szCs w:val="18"/>
              </w:rPr>
              <w:t>Наименование</w:t>
            </w:r>
            <w:r w:rsidRPr="00F00EDF">
              <w:rPr>
                <w:rFonts w:ascii="Arial" w:hAnsi="Arial" w:cs="Arial"/>
                <w:b/>
                <w:bCs/>
                <w:color w:val="000000"/>
                <w:sz w:val="18"/>
                <w:szCs w:val="18"/>
              </w:rPr>
              <w:br/>
              <w:t>бизнес-процесса</w:t>
            </w:r>
            <w:r w:rsidRPr="00F00EDF">
              <w:rPr>
                <w:rFonts w:ascii="Arial" w:hAnsi="Arial" w:cs="Arial"/>
                <w:b/>
                <w:bCs/>
                <w:color w:val="000000"/>
                <w:sz w:val="18"/>
                <w:szCs w:val="18"/>
              </w:rPr>
              <w:br/>
              <w:t>(2-ой ур-нь)</w:t>
            </w:r>
          </w:p>
        </w:tc>
        <w:tc>
          <w:tcPr>
            <w:tcW w:w="543" w:type="pct"/>
            <w:shd w:val="clear" w:color="auto" w:fill="FFC000"/>
            <w:vAlign w:val="center"/>
          </w:tcPr>
          <w:p w14:paraId="40ECEE6E" w14:textId="77777777" w:rsidR="00122B07" w:rsidRPr="00F00EDF" w:rsidRDefault="00122B07" w:rsidP="00632245">
            <w:pPr>
              <w:rPr>
                <w:rFonts w:ascii="Arial" w:hAnsi="Arial" w:cs="Arial"/>
                <w:b/>
                <w:sz w:val="20"/>
                <w:szCs w:val="20"/>
              </w:rPr>
            </w:pPr>
            <w:r w:rsidRPr="00F00EDF">
              <w:rPr>
                <w:rFonts w:ascii="Arial" w:hAnsi="Arial" w:cs="Arial"/>
                <w:b/>
                <w:bCs/>
                <w:color w:val="000000"/>
                <w:sz w:val="18"/>
                <w:szCs w:val="18"/>
              </w:rPr>
              <w:t>Область улучшения</w:t>
            </w:r>
          </w:p>
        </w:tc>
        <w:tc>
          <w:tcPr>
            <w:tcW w:w="583" w:type="pct"/>
            <w:shd w:val="clear" w:color="auto" w:fill="FFC000"/>
            <w:vAlign w:val="center"/>
          </w:tcPr>
          <w:p w14:paraId="5C83BDB6" w14:textId="77777777" w:rsidR="00122B07" w:rsidRPr="00F00EDF" w:rsidRDefault="00122B07" w:rsidP="00632245">
            <w:pPr>
              <w:rPr>
                <w:rFonts w:ascii="Arial" w:hAnsi="Arial" w:cs="Arial"/>
                <w:b/>
                <w:sz w:val="20"/>
                <w:szCs w:val="20"/>
              </w:rPr>
            </w:pPr>
            <w:r w:rsidRPr="00F00EDF">
              <w:rPr>
                <w:rFonts w:ascii="Arial" w:hAnsi="Arial" w:cs="Arial"/>
                <w:b/>
                <w:bCs/>
                <w:color w:val="000000"/>
                <w:sz w:val="18"/>
                <w:szCs w:val="18"/>
              </w:rPr>
              <w:t>Код и название</w:t>
            </w:r>
            <w:r w:rsidRPr="00F00EDF">
              <w:rPr>
                <w:rFonts w:ascii="Arial" w:hAnsi="Arial" w:cs="Arial"/>
                <w:b/>
                <w:bCs/>
                <w:color w:val="000000"/>
                <w:sz w:val="18"/>
                <w:szCs w:val="18"/>
              </w:rPr>
              <w:br/>
              <w:t>процессного изменения</w:t>
            </w:r>
          </w:p>
        </w:tc>
        <w:tc>
          <w:tcPr>
            <w:tcW w:w="996" w:type="pct"/>
            <w:shd w:val="clear" w:color="auto" w:fill="FFC000"/>
            <w:vAlign w:val="center"/>
          </w:tcPr>
          <w:p w14:paraId="4511E175" w14:textId="77777777" w:rsidR="00122B07" w:rsidRPr="00F00EDF" w:rsidRDefault="00122B07" w:rsidP="00632245">
            <w:pPr>
              <w:rPr>
                <w:rFonts w:ascii="Arial" w:hAnsi="Arial" w:cs="Arial"/>
                <w:b/>
                <w:sz w:val="20"/>
                <w:szCs w:val="20"/>
              </w:rPr>
            </w:pPr>
            <w:r w:rsidRPr="00F00EDF">
              <w:rPr>
                <w:rFonts w:ascii="Arial" w:hAnsi="Arial" w:cs="Arial"/>
                <w:b/>
                <w:bCs/>
                <w:color w:val="000000"/>
                <w:sz w:val="18"/>
                <w:szCs w:val="18"/>
              </w:rPr>
              <w:t>Описание изменения</w:t>
            </w:r>
          </w:p>
        </w:tc>
        <w:tc>
          <w:tcPr>
            <w:tcW w:w="406" w:type="pct"/>
            <w:shd w:val="clear" w:color="auto" w:fill="FFC000"/>
            <w:vAlign w:val="center"/>
          </w:tcPr>
          <w:p w14:paraId="5A032663" w14:textId="77777777" w:rsidR="00122B07" w:rsidRPr="00F00EDF" w:rsidRDefault="00122B07" w:rsidP="00632245">
            <w:pPr>
              <w:rPr>
                <w:rFonts w:ascii="Arial" w:hAnsi="Arial" w:cs="Arial"/>
                <w:b/>
                <w:sz w:val="20"/>
                <w:szCs w:val="20"/>
              </w:rPr>
            </w:pPr>
            <w:r w:rsidRPr="00F00EDF">
              <w:rPr>
                <w:rFonts w:ascii="Arial" w:hAnsi="Arial" w:cs="Arial"/>
                <w:b/>
                <w:bCs/>
                <w:color w:val="000000"/>
                <w:sz w:val="18"/>
                <w:szCs w:val="18"/>
              </w:rPr>
              <w:t xml:space="preserve">Вид </w:t>
            </w:r>
            <w:r w:rsidRPr="00F00EDF">
              <w:rPr>
                <w:rFonts w:ascii="Arial" w:hAnsi="Arial" w:cs="Arial"/>
                <w:b/>
                <w:bCs/>
                <w:color w:val="000000"/>
                <w:sz w:val="18"/>
                <w:szCs w:val="18"/>
              </w:rPr>
              <w:br/>
              <w:t>изменения</w:t>
            </w:r>
          </w:p>
        </w:tc>
        <w:tc>
          <w:tcPr>
            <w:tcW w:w="571" w:type="pct"/>
            <w:shd w:val="clear" w:color="auto" w:fill="FFC000"/>
            <w:vAlign w:val="center"/>
          </w:tcPr>
          <w:p w14:paraId="45E4787C" w14:textId="77777777" w:rsidR="00122B07" w:rsidRPr="00F00EDF" w:rsidRDefault="00122B07" w:rsidP="00632245">
            <w:pPr>
              <w:rPr>
                <w:rFonts w:ascii="Arial" w:hAnsi="Arial" w:cs="Arial"/>
                <w:b/>
                <w:sz w:val="20"/>
                <w:szCs w:val="20"/>
              </w:rPr>
            </w:pPr>
            <w:r w:rsidRPr="00F00EDF">
              <w:rPr>
                <w:rFonts w:ascii="Arial" w:hAnsi="Arial" w:cs="Arial"/>
                <w:b/>
                <w:bCs/>
                <w:color w:val="000000"/>
                <w:sz w:val="18"/>
                <w:szCs w:val="18"/>
              </w:rPr>
              <w:t xml:space="preserve">Показатели улучшений </w:t>
            </w:r>
          </w:p>
        </w:tc>
        <w:tc>
          <w:tcPr>
            <w:tcW w:w="613" w:type="pct"/>
            <w:shd w:val="clear" w:color="auto" w:fill="FFC000"/>
            <w:vAlign w:val="center"/>
          </w:tcPr>
          <w:p w14:paraId="68EF02B0" w14:textId="77777777" w:rsidR="00122B07" w:rsidRPr="00F00EDF" w:rsidRDefault="00122B07" w:rsidP="00632245">
            <w:pPr>
              <w:rPr>
                <w:rFonts w:ascii="Arial" w:hAnsi="Arial" w:cs="Arial"/>
                <w:b/>
                <w:bCs/>
                <w:color w:val="000000"/>
                <w:sz w:val="18"/>
                <w:szCs w:val="18"/>
              </w:rPr>
            </w:pPr>
            <w:r w:rsidRPr="00F00EDF">
              <w:rPr>
                <w:rFonts w:ascii="Arial" w:hAnsi="Arial" w:cs="Arial"/>
                <w:b/>
                <w:bCs/>
                <w:color w:val="000000"/>
                <w:sz w:val="18"/>
                <w:szCs w:val="18"/>
              </w:rPr>
              <w:t>Подход к расчету (бизнес терминами)</w:t>
            </w:r>
          </w:p>
        </w:tc>
      </w:tr>
      <w:tr w:rsidR="00122B07" w:rsidRPr="00F00EDF" w14:paraId="2F56F7D4" w14:textId="77777777" w:rsidTr="00EF07D6">
        <w:trPr>
          <w:cantSplit/>
        </w:trPr>
        <w:tc>
          <w:tcPr>
            <w:tcW w:w="238" w:type="pct"/>
            <w:shd w:val="clear" w:color="auto" w:fill="auto"/>
          </w:tcPr>
          <w:p w14:paraId="7552F5A2" w14:textId="1F6577EF" w:rsidR="00122B07" w:rsidRPr="00F00EDF" w:rsidRDefault="00495AB0">
            <w:pPr>
              <w:rPr>
                <w:rFonts w:ascii="Arial" w:hAnsi="Arial" w:cs="Arial"/>
                <w:color w:val="000000"/>
                <w:sz w:val="18"/>
                <w:szCs w:val="18"/>
              </w:rPr>
            </w:pPr>
            <w:r w:rsidRPr="00F00EDF">
              <w:rPr>
                <w:rFonts w:ascii="Arial" w:hAnsi="Arial" w:cs="Arial"/>
                <w:color w:val="000000"/>
                <w:sz w:val="18"/>
                <w:szCs w:val="18"/>
                <w:lang w:val="en-US"/>
              </w:rPr>
              <w:t>1</w:t>
            </w:r>
          </w:p>
        </w:tc>
        <w:tc>
          <w:tcPr>
            <w:tcW w:w="557" w:type="pct"/>
          </w:tcPr>
          <w:p w14:paraId="0AA645A9" w14:textId="77777777" w:rsidR="00122B07" w:rsidRPr="00F00EDF" w:rsidRDefault="00122B07">
            <w:pPr>
              <w:rPr>
                <w:rFonts w:ascii="Arial" w:hAnsi="Arial" w:cs="Arial"/>
                <w:sz w:val="18"/>
                <w:szCs w:val="18"/>
              </w:rPr>
            </w:pPr>
            <w:r w:rsidRPr="00F00EDF">
              <w:rPr>
                <w:rFonts w:ascii="Arial" w:hAnsi="Arial" w:cs="Arial"/>
                <w:sz w:val="18"/>
                <w:szCs w:val="18"/>
              </w:rPr>
              <w:t xml:space="preserve">ПП-07 </w:t>
            </w:r>
            <w:r w:rsidRPr="00F00EDF">
              <w:rPr>
                <w:rFonts w:ascii="Arial" w:hAnsi="Arial" w:cs="Arial"/>
                <w:sz w:val="18"/>
                <w:szCs w:val="18"/>
              </w:rPr>
              <w:br/>
              <w:t>Управление производственными активами</w:t>
            </w:r>
          </w:p>
        </w:tc>
        <w:tc>
          <w:tcPr>
            <w:tcW w:w="493" w:type="pct"/>
          </w:tcPr>
          <w:p w14:paraId="27CB16F9" w14:textId="77777777" w:rsidR="00122B07" w:rsidRPr="00F00EDF" w:rsidRDefault="00122B07">
            <w:pPr>
              <w:rPr>
                <w:rFonts w:ascii="Arial" w:hAnsi="Arial" w:cs="Arial"/>
                <w:sz w:val="18"/>
                <w:szCs w:val="18"/>
              </w:rPr>
            </w:pPr>
            <w:r w:rsidRPr="00F00EDF">
              <w:rPr>
                <w:rFonts w:ascii="Arial" w:hAnsi="Arial" w:cs="Arial"/>
                <w:sz w:val="18"/>
                <w:szCs w:val="18"/>
              </w:rPr>
              <w:t> </w:t>
            </w:r>
          </w:p>
        </w:tc>
        <w:tc>
          <w:tcPr>
            <w:tcW w:w="543" w:type="pct"/>
          </w:tcPr>
          <w:p w14:paraId="353D193D" w14:textId="353B40E1" w:rsidR="00122B07" w:rsidRPr="00F00EDF" w:rsidRDefault="00122B07">
            <w:pPr>
              <w:rPr>
                <w:rFonts w:ascii="Arial" w:hAnsi="Arial" w:cs="Arial"/>
                <w:sz w:val="18"/>
                <w:szCs w:val="18"/>
              </w:rPr>
            </w:pPr>
            <w:r w:rsidRPr="00F00EDF">
              <w:rPr>
                <w:rFonts w:ascii="Arial" w:hAnsi="Arial" w:cs="Arial"/>
                <w:sz w:val="18"/>
                <w:szCs w:val="18"/>
              </w:rPr>
              <w:t xml:space="preserve">Повышение прозрачности/точности планирования мероприятий </w:t>
            </w:r>
            <w:r w:rsidR="00A023C8" w:rsidRPr="00F00EDF">
              <w:rPr>
                <w:rFonts w:ascii="Arial" w:hAnsi="Arial" w:cs="Arial"/>
                <w:sz w:val="18"/>
                <w:szCs w:val="18"/>
              </w:rPr>
              <w:t>ТОиР</w:t>
            </w:r>
            <w:r w:rsidRPr="00F00EDF">
              <w:rPr>
                <w:rFonts w:ascii="Arial" w:hAnsi="Arial" w:cs="Arial"/>
                <w:sz w:val="18"/>
                <w:szCs w:val="18"/>
              </w:rPr>
              <w:t xml:space="preserve"> </w:t>
            </w:r>
          </w:p>
        </w:tc>
        <w:tc>
          <w:tcPr>
            <w:tcW w:w="583" w:type="pct"/>
          </w:tcPr>
          <w:p w14:paraId="03FDF748" w14:textId="77777777" w:rsidR="00122B07" w:rsidRPr="00F00EDF" w:rsidRDefault="00122B07">
            <w:pPr>
              <w:rPr>
                <w:rFonts w:ascii="Arial" w:hAnsi="Arial" w:cs="Arial"/>
                <w:sz w:val="18"/>
                <w:szCs w:val="18"/>
              </w:rPr>
            </w:pPr>
            <w:r w:rsidRPr="00F00EDF">
              <w:rPr>
                <w:rFonts w:ascii="Arial" w:hAnsi="Arial" w:cs="Arial"/>
                <w:sz w:val="18"/>
                <w:szCs w:val="18"/>
              </w:rPr>
              <w:t>PM.PC.1.6 Организация процедуры ранжирования активов в системе</w:t>
            </w:r>
          </w:p>
          <w:p w14:paraId="41042886" w14:textId="77777777" w:rsidR="00122B07" w:rsidRPr="00F00EDF" w:rsidRDefault="00122B07">
            <w:pPr>
              <w:rPr>
                <w:rFonts w:ascii="Arial" w:hAnsi="Arial" w:cs="Arial"/>
                <w:sz w:val="18"/>
                <w:szCs w:val="18"/>
              </w:rPr>
            </w:pPr>
          </w:p>
        </w:tc>
        <w:tc>
          <w:tcPr>
            <w:tcW w:w="996" w:type="pct"/>
          </w:tcPr>
          <w:p w14:paraId="57936C54" w14:textId="77777777" w:rsidR="00122B07" w:rsidRPr="00F00EDF" w:rsidRDefault="00122B07">
            <w:pPr>
              <w:rPr>
                <w:rFonts w:ascii="Arial" w:hAnsi="Arial" w:cs="Arial"/>
                <w:sz w:val="18"/>
                <w:szCs w:val="18"/>
              </w:rPr>
            </w:pPr>
            <w:r w:rsidRPr="00F00EDF">
              <w:rPr>
                <w:rFonts w:ascii="Arial" w:hAnsi="Arial" w:cs="Arial"/>
                <w:sz w:val="18"/>
                <w:szCs w:val="18"/>
              </w:rPr>
              <w:t xml:space="preserve">В системе создаётся и ведётся перечень оборудования </w:t>
            </w:r>
          </w:p>
          <w:p w14:paraId="4DAFAF93" w14:textId="77777777" w:rsidR="00122B07" w:rsidRPr="00F00EDF" w:rsidRDefault="00122B07">
            <w:pPr>
              <w:rPr>
                <w:rFonts w:ascii="Arial" w:hAnsi="Arial" w:cs="Arial"/>
                <w:sz w:val="18"/>
                <w:szCs w:val="18"/>
              </w:rPr>
            </w:pPr>
            <w:r w:rsidRPr="00F00EDF">
              <w:rPr>
                <w:rFonts w:ascii="Arial" w:hAnsi="Arial" w:cs="Arial"/>
                <w:sz w:val="18"/>
                <w:szCs w:val="18"/>
              </w:rPr>
              <w:t>В методике «Определение критичности оборудования» будут определены критерии критичности оборудования</w:t>
            </w:r>
          </w:p>
          <w:p w14:paraId="67EF8B2B" w14:textId="77777777" w:rsidR="00122B07" w:rsidRPr="00F00EDF" w:rsidRDefault="00122B07">
            <w:pPr>
              <w:rPr>
                <w:rFonts w:ascii="Arial" w:hAnsi="Arial" w:cs="Arial"/>
                <w:sz w:val="18"/>
                <w:szCs w:val="18"/>
              </w:rPr>
            </w:pPr>
            <w:r w:rsidRPr="00F00EDF">
              <w:rPr>
                <w:rFonts w:ascii="Arial" w:hAnsi="Arial" w:cs="Arial"/>
                <w:b/>
                <w:color w:val="000000" w:themeColor="text1"/>
                <w:sz w:val="18"/>
                <w:szCs w:val="18"/>
              </w:rPr>
              <w:t>Роль Инженер по надёжности</w:t>
            </w:r>
            <w:r w:rsidRPr="00F00EDF">
              <w:rPr>
                <w:rFonts w:ascii="Arial" w:hAnsi="Arial" w:cs="Arial"/>
                <w:color w:val="000000" w:themeColor="text1"/>
                <w:sz w:val="18"/>
                <w:szCs w:val="18"/>
              </w:rPr>
              <w:t xml:space="preserve"> </w:t>
            </w:r>
            <w:r w:rsidRPr="00F00EDF">
              <w:rPr>
                <w:rFonts w:ascii="Arial" w:hAnsi="Arial" w:cs="Arial"/>
                <w:sz w:val="18"/>
                <w:szCs w:val="18"/>
              </w:rPr>
              <w:t>определяет критичность оборудования на основании критериев критичности и вносит информацию в систему</w:t>
            </w:r>
          </w:p>
          <w:p w14:paraId="6BBAD89F" w14:textId="77777777" w:rsidR="00122B07" w:rsidRPr="00F00EDF" w:rsidRDefault="00122B07">
            <w:pPr>
              <w:rPr>
                <w:rFonts w:ascii="Arial" w:hAnsi="Arial" w:cs="Arial"/>
                <w:sz w:val="18"/>
                <w:szCs w:val="18"/>
              </w:rPr>
            </w:pPr>
            <w:r w:rsidRPr="00F00EDF">
              <w:rPr>
                <w:rFonts w:ascii="Arial" w:hAnsi="Arial" w:cs="Arial"/>
                <w:sz w:val="18"/>
                <w:szCs w:val="18"/>
              </w:rPr>
              <w:t>В системе формируется отчетность в разрезе единиц оборудования для обоснования бюджета ремонтов (критичность, тех состояние, даты проведения ремонтов, графики воздействия)</w:t>
            </w:r>
          </w:p>
          <w:p w14:paraId="7A152A18" w14:textId="77777777" w:rsidR="00122B07" w:rsidRPr="00F00EDF" w:rsidRDefault="00122B07">
            <w:pPr>
              <w:rPr>
                <w:rFonts w:ascii="Arial" w:hAnsi="Arial" w:cs="Arial"/>
                <w:sz w:val="18"/>
                <w:szCs w:val="18"/>
              </w:rPr>
            </w:pPr>
            <w:r w:rsidRPr="00F00EDF">
              <w:rPr>
                <w:rFonts w:ascii="Arial" w:hAnsi="Arial" w:cs="Arial"/>
                <w:sz w:val="18"/>
                <w:szCs w:val="18"/>
              </w:rPr>
              <w:t>На основании ранга единиц оборудования в системе происходит приоритизирование воздействий на заказах ТОРО и сетевых графиках в соответствии с методикой ранжирование</w:t>
            </w:r>
          </w:p>
          <w:p w14:paraId="18FCCEEF" w14:textId="77777777" w:rsidR="00122B07" w:rsidRPr="00F00EDF" w:rsidRDefault="00122B07">
            <w:pPr>
              <w:rPr>
                <w:rFonts w:ascii="Arial" w:hAnsi="Arial" w:cs="Arial"/>
                <w:sz w:val="18"/>
                <w:szCs w:val="18"/>
              </w:rPr>
            </w:pPr>
            <w:r w:rsidRPr="00F00EDF">
              <w:rPr>
                <w:rFonts w:ascii="Arial" w:hAnsi="Arial" w:cs="Arial"/>
                <w:sz w:val="18"/>
                <w:szCs w:val="18"/>
              </w:rPr>
              <w:t>Приоритизация проектов выполняется в системе SAP BPC в соответствии с методикой планирования</w:t>
            </w:r>
          </w:p>
        </w:tc>
        <w:tc>
          <w:tcPr>
            <w:tcW w:w="406" w:type="pct"/>
          </w:tcPr>
          <w:p w14:paraId="359B762D" w14:textId="77777777" w:rsidR="00122B07" w:rsidRPr="00F00EDF" w:rsidRDefault="00122B07">
            <w:pPr>
              <w:rPr>
                <w:rFonts w:ascii="Arial" w:hAnsi="Arial" w:cs="Arial"/>
                <w:sz w:val="18"/>
                <w:szCs w:val="18"/>
              </w:rPr>
            </w:pPr>
            <w:r w:rsidRPr="00F00EDF">
              <w:rPr>
                <w:rFonts w:ascii="Arial" w:hAnsi="Arial" w:cs="Arial"/>
                <w:sz w:val="18"/>
                <w:szCs w:val="18"/>
              </w:rPr>
              <w:t>Новые функции</w:t>
            </w:r>
          </w:p>
        </w:tc>
        <w:tc>
          <w:tcPr>
            <w:tcW w:w="571" w:type="pct"/>
            <w:shd w:val="clear" w:color="auto" w:fill="auto"/>
          </w:tcPr>
          <w:p w14:paraId="28115D89" w14:textId="77777777" w:rsidR="00122B07" w:rsidRPr="00F00EDF" w:rsidRDefault="00122B07">
            <w:pPr>
              <w:rPr>
                <w:rFonts w:ascii="Arial" w:hAnsi="Arial" w:cs="Arial"/>
                <w:sz w:val="18"/>
                <w:szCs w:val="18"/>
              </w:rPr>
            </w:pPr>
            <w:r w:rsidRPr="00F00EDF">
              <w:rPr>
                <w:rFonts w:ascii="Arial" w:hAnsi="Arial" w:cs="Arial"/>
                <w:sz w:val="18"/>
                <w:szCs w:val="18"/>
              </w:rPr>
              <w:t>Полнота покрытия всех объектов при планировании воздействий</w:t>
            </w:r>
          </w:p>
          <w:p w14:paraId="3D3E2BA8" w14:textId="77777777" w:rsidR="00122B07" w:rsidRPr="00F00EDF" w:rsidRDefault="00122B07">
            <w:pPr>
              <w:rPr>
                <w:rFonts w:ascii="Arial" w:hAnsi="Arial" w:cs="Arial"/>
                <w:sz w:val="18"/>
                <w:szCs w:val="18"/>
              </w:rPr>
            </w:pPr>
          </w:p>
        </w:tc>
        <w:tc>
          <w:tcPr>
            <w:tcW w:w="613" w:type="pct"/>
          </w:tcPr>
          <w:p w14:paraId="151DB289" w14:textId="77777777" w:rsidR="00122B07" w:rsidRPr="00F00EDF" w:rsidRDefault="00122B07">
            <w:pPr>
              <w:rPr>
                <w:rFonts w:ascii="Arial" w:hAnsi="Arial" w:cs="Arial"/>
                <w:sz w:val="18"/>
                <w:szCs w:val="18"/>
              </w:rPr>
            </w:pPr>
            <w:r w:rsidRPr="00F00EDF">
              <w:rPr>
                <w:rFonts w:ascii="Arial" w:hAnsi="Arial" w:cs="Arial"/>
                <w:sz w:val="18"/>
                <w:szCs w:val="18"/>
              </w:rPr>
              <w:t>Качественный показатель</w:t>
            </w:r>
          </w:p>
        </w:tc>
      </w:tr>
      <w:tr w:rsidR="00122B07" w:rsidRPr="00F00EDF" w14:paraId="659290F1" w14:textId="77777777" w:rsidTr="00EF07D6">
        <w:trPr>
          <w:cantSplit/>
        </w:trPr>
        <w:tc>
          <w:tcPr>
            <w:tcW w:w="238" w:type="pct"/>
            <w:shd w:val="clear" w:color="auto" w:fill="auto"/>
          </w:tcPr>
          <w:p w14:paraId="618285FA" w14:textId="12B6D149" w:rsidR="00122B07" w:rsidRPr="00F00EDF" w:rsidRDefault="00122B07">
            <w:pPr>
              <w:rPr>
                <w:rFonts w:ascii="Arial" w:hAnsi="Arial" w:cs="Arial"/>
                <w:color w:val="000000"/>
                <w:sz w:val="18"/>
                <w:szCs w:val="18"/>
                <w:lang w:val="en-US"/>
              </w:rPr>
            </w:pPr>
            <w:r w:rsidRPr="00F00EDF">
              <w:rPr>
                <w:rFonts w:ascii="Arial" w:hAnsi="Arial" w:cs="Arial"/>
                <w:color w:val="000000"/>
                <w:sz w:val="18"/>
                <w:szCs w:val="18"/>
                <w:lang w:val="en-US"/>
              </w:rPr>
              <w:lastRenderedPageBreak/>
              <w:t>2</w:t>
            </w:r>
          </w:p>
        </w:tc>
        <w:tc>
          <w:tcPr>
            <w:tcW w:w="557" w:type="pct"/>
          </w:tcPr>
          <w:p w14:paraId="675AA2DB" w14:textId="77777777" w:rsidR="00122B07" w:rsidRPr="00F00EDF" w:rsidRDefault="00122B07">
            <w:pPr>
              <w:rPr>
                <w:rFonts w:ascii="Arial" w:hAnsi="Arial" w:cs="Arial"/>
                <w:sz w:val="18"/>
                <w:szCs w:val="18"/>
              </w:rPr>
            </w:pPr>
            <w:r w:rsidRPr="00F00EDF">
              <w:rPr>
                <w:rFonts w:ascii="Arial" w:hAnsi="Arial" w:cs="Arial"/>
                <w:sz w:val="18"/>
                <w:szCs w:val="18"/>
              </w:rPr>
              <w:t xml:space="preserve">ПП-07 </w:t>
            </w:r>
            <w:r w:rsidRPr="00F00EDF">
              <w:rPr>
                <w:rFonts w:ascii="Arial" w:hAnsi="Arial" w:cs="Arial"/>
                <w:sz w:val="18"/>
                <w:szCs w:val="18"/>
              </w:rPr>
              <w:br/>
              <w:t>Управление производственными активами</w:t>
            </w:r>
          </w:p>
        </w:tc>
        <w:tc>
          <w:tcPr>
            <w:tcW w:w="493" w:type="pct"/>
          </w:tcPr>
          <w:p w14:paraId="1B26A000" w14:textId="77777777" w:rsidR="00122B07" w:rsidRPr="00F00EDF" w:rsidRDefault="00122B07">
            <w:pPr>
              <w:rPr>
                <w:rFonts w:ascii="Arial" w:hAnsi="Arial" w:cs="Arial"/>
                <w:sz w:val="18"/>
                <w:szCs w:val="18"/>
              </w:rPr>
            </w:pPr>
            <w:r w:rsidRPr="00F00EDF">
              <w:rPr>
                <w:rFonts w:ascii="Arial" w:hAnsi="Arial" w:cs="Arial"/>
                <w:sz w:val="18"/>
                <w:szCs w:val="18"/>
              </w:rPr>
              <w:t> </w:t>
            </w:r>
          </w:p>
        </w:tc>
        <w:tc>
          <w:tcPr>
            <w:tcW w:w="543" w:type="pct"/>
          </w:tcPr>
          <w:p w14:paraId="33D4DDD1" w14:textId="3D34D22D" w:rsidR="00122B07" w:rsidRPr="00F00EDF" w:rsidRDefault="00122B07">
            <w:pPr>
              <w:spacing w:after="240"/>
              <w:rPr>
                <w:rFonts w:ascii="Arial" w:hAnsi="Arial" w:cs="Arial"/>
                <w:sz w:val="18"/>
                <w:szCs w:val="18"/>
              </w:rPr>
            </w:pPr>
            <w:r w:rsidRPr="00F00EDF">
              <w:rPr>
                <w:rFonts w:ascii="Arial" w:hAnsi="Arial" w:cs="Arial"/>
                <w:sz w:val="18"/>
                <w:szCs w:val="18"/>
              </w:rPr>
              <w:t xml:space="preserve">Повышение эффективности процессов </w:t>
            </w:r>
            <w:r w:rsidR="00A023C8" w:rsidRPr="00F00EDF">
              <w:rPr>
                <w:rFonts w:ascii="Arial" w:hAnsi="Arial" w:cs="Arial"/>
                <w:sz w:val="18"/>
                <w:szCs w:val="18"/>
              </w:rPr>
              <w:t>ТОиР</w:t>
            </w:r>
          </w:p>
        </w:tc>
        <w:tc>
          <w:tcPr>
            <w:tcW w:w="583" w:type="pct"/>
          </w:tcPr>
          <w:p w14:paraId="084E6F26" w14:textId="77777777" w:rsidR="00122B07" w:rsidRPr="00F00EDF" w:rsidRDefault="00122B07">
            <w:pPr>
              <w:rPr>
                <w:rFonts w:ascii="Arial" w:hAnsi="Arial" w:cs="Arial"/>
                <w:sz w:val="18"/>
                <w:szCs w:val="18"/>
              </w:rPr>
            </w:pPr>
            <w:r w:rsidRPr="00F00EDF">
              <w:rPr>
                <w:rFonts w:ascii="Arial" w:hAnsi="Arial" w:cs="Arial"/>
                <w:sz w:val="18"/>
                <w:szCs w:val="18"/>
              </w:rPr>
              <w:t xml:space="preserve">PM.PC.2.1 Централизованное ведение унифицированной БДО/БДН </w:t>
            </w:r>
            <w:r w:rsidRPr="00F00EDF">
              <w:rPr>
                <w:rFonts w:ascii="Arial" w:hAnsi="Arial" w:cs="Arial"/>
                <w:sz w:val="18"/>
                <w:szCs w:val="18"/>
              </w:rPr>
              <w:br/>
              <w:t xml:space="preserve">(тех. места, единицы оборудования, стратегии обслуживания, </w:t>
            </w:r>
            <w:r w:rsidRPr="00F00EDF">
              <w:rPr>
                <w:rFonts w:ascii="Arial" w:hAnsi="Arial" w:cs="Arial"/>
                <w:sz w:val="18"/>
                <w:szCs w:val="18"/>
              </w:rPr>
              <w:br/>
              <w:t>тех. карты, операции, нормы)</w:t>
            </w:r>
          </w:p>
        </w:tc>
        <w:tc>
          <w:tcPr>
            <w:tcW w:w="996" w:type="pct"/>
          </w:tcPr>
          <w:p w14:paraId="440ABE93" w14:textId="77777777" w:rsidR="00122B07" w:rsidRPr="00F00EDF" w:rsidRDefault="00122B07">
            <w:pPr>
              <w:rPr>
                <w:rFonts w:ascii="Arial" w:hAnsi="Arial" w:cs="Arial"/>
                <w:sz w:val="18"/>
                <w:szCs w:val="18"/>
              </w:rPr>
            </w:pPr>
            <w:r w:rsidRPr="00F00EDF">
              <w:rPr>
                <w:rFonts w:ascii="Arial" w:hAnsi="Arial" w:cs="Arial"/>
                <w:sz w:val="18"/>
                <w:szCs w:val="18"/>
              </w:rPr>
              <w:t>Централизованное управление БДО/БДН</w:t>
            </w:r>
          </w:p>
          <w:p w14:paraId="6B3DE8F6" w14:textId="2E6FEB67" w:rsidR="00122B07" w:rsidRPr="00F00EDF" w:rsidRDefault="00122B07">
            <w:pPr>
              <w:rPr>
                <w:rFonts w:ascii="Arial" w:hAnsi="Arial" w:cs="Arial"/>
                <w:sz w:val="18"/>
                <w:szCs w:val="18"/>
              </w:rPr>
            </w:pPr>
            <w:r w:rsidRPr="00F00EDF">
              <w:rPr>
                <w:rFonts w:ascii="Arial" w:hAnsi="Arial" w:cs="Arial"/>
                <w:sz w:val="18"/>
                <w:szCs w:val="18"/>
              </w:rPr>
              <w:t xml:space="preserve">Единый инструмент ведения и актуализации пооперационных временных нормативов на выполнение работ мероприятий </w:t>
            </w:r>
            <w:r w:rsidR="00A023C8" w:rsidRPr="00F00EDF">
              <w:rPr>
                <w:rFonts w:ascii="Arial" w:hAnsi="Arial" w:cs="Arial"/>
                <w:sz w:val="18"/>
                <w:szCs w:val="18"/>
              </w:rPr>
              <w:t>ТОиР</w:t>
            </w:r>
          </w:p>
          <w:p w14:paraId="411F2439" w14:textId="77777777" w:rsidR="00122B07" w:rsidRPr="00F00EDF" w:rsidRDefault="00122B07">
            <w:pPr>
              <w:rPr>
                <w:rFonts w:ascii="Arial" w:hAnsi="Arial" w:cs="Arial"/>
                <w:sz w:val="18"/>
                <w:szCs w:val="18"/>
              </w:rPr>
            </w:pPr>
            <w:r w:rsidRPr="00F00EDF">
              <w:rPr>
                <w:rFonts w:ascii="Arial" w:hAnsi="Arial" w:cs="Arial"/>
                <w:sz w:val="18"/>
                <w:szCs w:val="18"/>
              </w:rPr>
              <w:t>Единый инструмент ведения квалификационных требований к выполнению работ в технологических картах</w:t>
            </w:r>
          </w:p>
          <w:p w14:paraId="62BD661D" w14:textId="16A6AD35" w:rsidR="00122B07" w:rsidRPr="00F00EDF" w:rsidRDefault="00122B07">
            <w:pPr>
              <w:rPr>
                <w:rFonts w:ascii="Arial" w:hAnsi="Arial" w:cs="Arial"/>
                <w:sz w:val="18"/>
                <w:szCs w:val="18"/>
              </w:rPr>
            </w:pPr>
            <w:r w:rsidRPr="00F00EDF">
              <w:rPr>
                <w:rFonts w:ascii="Arial" w:hAnsi="Arial" w:cs="Arial"/>
                <w:sz w:val="18"/>
                <w:szCs w:val="18"/>
              </w:rPr>
              <w:t xml:space="preserve">Ведение и поддержание в актуальном состоянии НСИ </w:t>
            </w:r>
            <w:r w:rsidR="00A023C8" w:rsidRPr="00F00EDF">
              <w:rPr>
                <w:rFonts w:ascii="Arial" w:hAnsi="Arial" w:cs="Arial"/>
                <w:sz w:val="18"/>
                <w:szCs w:val="18"/>
              </w:rPr>
              <w:t>ТОиР</w:t>
            </w:r>
            <w:r w:rsidRPr="00F00EDF">
              <w:rPr>
                <w:rFonts w:ascii="Arial" w:hAnsi="Arial" w:cs="Arial"/>
                <w:sz w:val="18"/>
                <w:szCs w:val="18"/>
              </w:rPr>
              <w:t xml:space="preserve"> в системе SAP</w:t>
            </w:r>
            <w:r w:rsidR="002B398C" w:rsidRPr="00F00EDF">
              <w:t xml:space="preserve"> </w:t>
            </w:r>
            <w:r w:rsidR="002B398C" w:rsidRPr="00F00EDF">
              <w:rPr>
                <w:rFonts w:ascii="Arial" w:hAnsi="Arial" w:cs="Arial"/>
                <w:sz w:val="18"/>
                <w:szCs w:val="18"/>
              </w:rPr>
              <w:t>S/4 HANA</w:t>
            </w:r>
          </w:p>
          <w:p w14:paraId="17034459" w14:textId="77777777" w:rsidR="00122B07" w:rsidRPr="00F00EDF" w:rsidRDefault="00122B07">
            <w:pPr>
              <w:rPr>
                <w:rFonts w:ascii="Arial" w:hAnsi="Arial" w:cs="Arial"/>
                <w:sz w:val="18"/>
                <w:szCs w:val="18"/>
              </w:rPr>
            </w:pPr>
            <w:r w:rsidRPr="00F00EDF">
              <w:rPr>
                <w:rFonts w:ascii="Arial" w:hAnsi="Arial" w:cs="Arial"/>
                <w:sz w:val="18"/>
                <w:szCs w:val="18"/>
              </w:rPr>
              <w:t>Корректировка нормативов на основание накопленной статистики по фактическим данным</w:t>
            </w:r>
          </w:p>
        </w:tc>
        <w:tc>
          <w:tcPr>
            <w:tcW w:w="406" w:type="pct"/>
          </w:tcPr>
          <w:p w14:paraId="7361CDB1" w14:textId="77777777" w:rsidR="00122B07" w:rsidRPr="00F00EDF" w:rsidRDefault="00122B07">
            <w:pPr>
              <w:rPr>
                <w:rFonts w:ascii="Arial" w:hAnsi="Arial" w:cs="Arial"/>
                <w:sz w:val="18"/>
                <w:szCs w:val="18"/>
              </w:rPr>
            </w:pPr>
            <w:r w:rsidRPr="00F00EDF">
              <w:rPr>
                <w:rFonts w:ascii="Arial" w:hAnsi="Arial" w:cs="Arial"/>
                <w:sz w:val="18"/>
                <w:szCs w:val="18"/>
              </w:rPr>
              <w:t>Изменяемые функции</w:t>
            </w:r>
          </w:p>
        </w:tc>
        <w:tc>
          <w:tcPr>
            <w:tcW w:w="571" w:type="pct"/>
            <w:shd w:val="clear" w:color="auto" w:fill="auto"/>
          </w:tcPr>
          <w:p w14:paraId="0A1CE475" w14:textId="77777777" w:rsidR="00122B07" w:rsidRPr="00F00EDF" w:rsidRDefault="00122B07">
            <w:pPr>
              <w:rPr>
                <w:rFonts w:ascii="Arial" w:hAnsi="Arial" w:cs="Arial"/>
                <w:sz w:val="18"/>
                <w:szCs w:val="18"/>
              </w:rPr>
            </w:pPr>
            <w:r w:rsidRPr="00F00EDF">
              <w:rPr>
                <w:rFonts w:ascii="Arial" w:hAnsi="Arial" w:cs="Arial"/>
                <w:sz w:val="18"/>
                <w:szCs w:val="18"/>
              </w:rPr>
              <w:t>1. Планирование воздействий на все ПА с учетом критичности с использованием нормативов, %</w:t>
            </w:r>
          </w:p>
          <w:p w14:paraId="11751860" w14:textId="77777777" w:rsidR="00122B07" w:rsidRPr="00F00EDF" w:rsidRDefault="00122B07">
            <w:pPr>
              <w:rPr>
                <w:rFonts w:ascii="Arial" w:hAnsi="Arial" w:cs="Arial"/>
                <w:sz w:val="18"/>
                <w:szCs w:val="18"/>
              </w:rPr>
            </w:pPr>
            <w:r w:rsidRPr="00F00EDF">
              <w:rPr>
                <w:rFonts w:ascii="Arial" w:hAnsi="Arial" w:cs="Arial"/>
                <w:sz w:val="18"/>
                <w:szCs w:val="18"/>
              </w:rPr>
              <w:t>2. Снижение рисков производственных инцидентов за счет автоматизации нарядов-допусков</w:t>
            </w:r>
          </w:p>
          <w:p w14:paraId="5434D35F" w14:textId="77777777" w:rsidR="00122B07" w:rsidRPr="00F00EDF" w:rsidRDefault="00122B07">
            <w:pPr>
              <w:rPr>
                <w:rFonts w:ascii="Arial" w:hAnsi="Arial" w:cs="Arial"/>
                <w:sz w:val="18"/>
                <w:szCs w:val="18"/>
              </w:rPr>
            </w:pPr>
          </w:p>
        </w:tc>
        <w:tc>
          <w:tcPr>
            <w:tcW w:w="613" w:type="pct"/>
          </w:tcPr>
          <w:p w14:paraId="099DBBB5" w14:textId="77777777" w:rsidR="00122B07" w:rsidRPr="00F00EDF" w:rsidRDefault="00122B07">
            <w:pPr>
              <w:rPr>
                <w:rFonts w:ascii="Arial" w:hAnsi="Arial" w:cs="Arial"/>
                <w:sz w:val="18"/>
                <w:szCs w:val="18"/>
              </w:rPr>
            </w:pPr>
            <w:r w:rsidRPr="00F00EDF">
              <w:rPr>
                <w:rFonts w:ascii="Arial" w:hAnsi="Arial" w:cs="Arial"/>
                <w:sz w:val="18"/>
                <w:szCs w:val="18"/>
              </w:rPr>
              <w:t>1. Качественный показатель </w:t>
            </w:r>
          </w:p>
          <w:p w14:paraId="0336BA37" w14:textId="77777777" w:rsidR="00122B07" w:rsidRPr="00F00EDF" w:rsidRDefault="00122B07">
            <w:pPr>
              <w:rPr>
                <w:rFonts w:ascii="Arial" w:hAnsi="Arial" w:cs="Arial"/>
                <w:sz w:val="18"/>
                <w:szCs w:val="18"/>
              </w:rPr>
            </w:pPr>
            <w:r w:rsidRPr="00F00EDF">
              <w:rPr>
                <w:rFonts w:ascii="Arial" w:hAnsi="Arial" w:cs="Arial"/>
                <w:sz w:val="18"/>
                <w:szCs w:val="18"/>
              </w:rPr>
              <w:t>2. Качественный показатель </w:t>
            </w:r>
          </w:p>
        </w:tc>
      </w:tr>
      <w:tr w:rsidR="00122B07" w:rsidRPr="00F00EDF" w14:paraId="5FE2D99F" w14:textId="77777777" w:rsidTr="00EF07D6">
        <w:trPr>
          <w:cantSplit/>
        </w:trPr>
        <w:tc>
          <w:tcPr>
            <w:tcW w:w="238" w:type="pct"/>
            <w:shd w:val="clear" w:color="auto" w:fill="auto"/>
          </w:tcPr>
          <w:p w14:paraId="7FDD4C5B" w14:textId="27AA773F" w:rsidR="00122B07" w:rsidRPr="00F00EDF" w:rsidRDefault="00495AB0">
            <w:pPr>
              <w:rPr>
                <w:rFonts w:ascii="Arial" w:hAnsi="Arial" w:cs="Arial"/>
                <w:color w:val="000000"/>
                <w:sz w:val="18"/>
                <w:szCs w:val="18"/>
                <w:lang w:val="en-US"/>
              </w:rPr>
            </w:pPr>
            <w:r w:rsidRPr="00F00EDF">
              <w:rPr>
                <w:rFonts w:ascii="Arial" w:hAnsi="Arial" w:cs="Arial"/>
                <w:color w:val="000000"/>
                <w:sz w:val="18"/>
                <w:szCs w:val="18"/>
                <w:lang w:val="en-US"/>
              </w:rPr>
              <w:lastRenderedPageBreak/>
              <w:t>3</w:t>
            </w:r>
          </w:p>
        </w:tc>
        <w:tc>
          <w:tcPr>
            <w:tcW w:w="557" w:type="pct"/>
          </w:tcPr>
          <w:p w14:paraId="67C74780" w14:textId="77777777" w:rsidR="00122B07" w:rsidRPr="00F00EDF" w:rsidRDefault="00122B07">
            <w:pPr>
              <w:rPr>
                <w:rFonts w:ascii="Arial" w:hAnsi="Arial" w:cs="Arial"/>
                <w:sz w:val="18"/>
                <w:szCs w:val="18"/>
              </w:rPr>
            </w:pPr>
            <w:r w:rsidRPr="00F00EDF">
              <w:rPr>
                <w:rFonts w:ascii="Arial" w:hAnsi="Arial" w:cs="Arial"/>
                <w:sz w:val="18"/>
                <w:szCs w:val="18"/>
              </w:rPr>
              <w:t xml:space="preserve">ПП-07 </w:t>
            </w:r>
            <w:r w:rsidRPr="00F00EDF">
              <w:rPr>
                <w:rFonts w:ascii="Arial" w:hAnsi="Arial" w:cs="Arial"/>
                <w:sz w:val="18"/>
                <w:szCs w:val="18"/>
              </w:rPr>
              <w:br/>
              <w:t>Управление производственными активами</w:t>
            </w:r>
          </w:p>
        </w:tc>
        <w:tc>
          <w:tcPr>
            <w:tcW w:w="493" w:type="pct"/>
          </w:tcPr>
          <w:p w14:paraId="630EF0DC" w14:textId="134F751E" w:rsidR="00122B07" w:rsidRPr="00F00EDF" w:rsidRDefault="00122B07">
            <w:pPr>
              <w:rPr>
                <w:rFonts w:ascii="Arial" w:hAnsi="Arial" w:cs="Arial"/>
                <w:sz w:val="18"/>
                <w:szCs w:val="18"/>
              </w:rPr>
            </w:pPr>
            <w:r w:rsidRPr="00F00EDF">
              <w:rPr>
                <w:rFonts w:ascii="Arial" w:hAnsi="Arial" w:cs="Arial"/>
                <w:sz w:val="18"/>
                <w:szCs w:val="18"/>
              </w:rPr>
              <w:t xml:space="preserve">ПП-07.05 Ресурсное обеспечение </w:t>
            </w:r>
            <w:r w:rsidR="00A023C8" w:rsidRPr="00F00EDF">
              <w:rPr>
                <w:rFonts w:ascii="Arial" w:hAnsi="Arial" w:cs="Arial"/>
                <w:sz w:val="18"/>
                <w:szCs w:val="18"/>
              </w:rPr>
              <w:t>ТОиР</w:t>
            </w:r>
          </w:p>
        </w:tc>
        <w:tc>
          <w:tcPr>
            <w:tcW w:w="543" w:type="pct"/>
          </w:tcPr>
          <w:p w14:paraId="4F3B0F53" w14:textId="6A4CAF7A" w:rsidR="00122B07" w:rsidRPr="00F00EDF" w:rsidRDefault="00122B07">
            <w:pPr>
              <w:rPr>
                <w:rFonts w:ascii="Arial" w:hAnsi="Arial" w:cs="Arial"/>
                <w:sz w:val="18"/>
                <w:szCs w:val="18"/>
              </w:rPr>
            </w:pPr>
            <w:r w:rsidRPr="00F00EDF">
              <w:rPr>
                <w:rFonts w:ascii="Arial" w:hAnsi="Arial" w:cs="Arial"/>
                <w:sz w:val="18"/>
                <w:szCs w:val="18"/>
              </w:rPr>
              <w:t xml:space="preserve">Повышение обеспеченности мероприятий </w:t>
            </w:r>
            <w:r w:rsidR="00A023C8" w:rsidRPr="00F00EDF">
              <w:rPr>
                <w:rFonts w:ascii="Arial" w:hAnsi="Arial" w:cs="Arial"/>
                <w:sz w:val="18"/>
                <w:szCs w:val="18"/>
              </w:rPr>
              <w:t>ТОиР</w:t>
            </w:r>
            <w:r w:rsidRPr="00F00EDF">
              <w:rPr>
                <w:rFonts w:ascii="Arial" w:hAnsi="Arial" w:cs="Arial"/>
                <w:sz w:val="18"/>
                <w:szCs w:val="18"/>
              </w:rPr>
              <w:t xml:space="preserve"> ресурсами </w:t>
            </w:r>
          </w:p>
        </w:tc>
        <w:tc>
          <w:tcPr>
            <w:tcW w:w="583" w:type="pct"/>
          </w:tcPr>
          <w:p w14:paraId="27C7B01B" w14:textId="1AF4C246" w:rsidR="00122B07" w:rsidRPr="00F00EDF" w:rsidRDefault="00122B07">
            <w:pPr>
              <w:rPr>
                <w:rFonts w:ascii="Arial" w:hAnsi="Arial" w:cs="Arial"/>
                <w:sz w:val="18"/>
                <w:szCs w:val="18"/>
              </w:rPr>
            </w:pPr>
            <w:r w:rsidRPr="00F00EDF">
              <w:rPr>
                <w:rFonts w:ascii="Arial" w:hAnsi="Arial" w:cs="Arial"/>
                <w:sz w:val="18"/>
                <w:szCs w:val="18"/>
              </w:rPr>
              <w:t xml:space="preserve">PM.PC.3.1 Реализация процессов </w:t>
            </w:r>
            <w:r w:rsidR="00A023C8" w:rsidRPr="00F00EDF">
              <w:rPr>
                <w:rFonts w:ascii="Arial" w:hAnsi="Arial" w:cs="Arial"/>
                <w:sz w:val="18"/>
                <w:szCs w:val="18"/>
              </w:rPr>
              <w:t>ТОиР</w:t>
            </w:r>
            <w:r w:rsidRPr="00F00EDF">
              <w:rPr>
                <w:rFonts w:ascii="Arial" w:hAnsi="Arial" w:cs="Arial"/>
                <w:sz w:val="18"/>
                <w:szCs w:val="18"/>
              </w:rPr>
              <w:t xml:space="preserve"> и Обеспечения ресурсами (МТР, УСО) в единой системе с едиными аналитиками</w:t>
            </w:r>
          </w:p>
          <w:p w14:paraId="32BBC431" w14:textId="77777777" w:rsidR="00122B07" w:rsidRPr="00F00EDF" w:rsidRDefault="00122B07">
            <w:pPr>
              <w:rPr>
                <w:rFonts w:ascii="Arial" w:hAnsi="Arial" w:cs="Arial"/>
                <w:sz w:val="18"/>
                <w:szCs w:val="18"/>
              </w:rPr>
            </w:pPr>
          </w:p>
        </w:tc>
        <w:tc>
          <w:tcPr>
            <w:tcW w:w="996" w:type="pct"/>
          </w:tcPr>
          <w:p w14:paraId="6862511B" w14:textId="77777777" w:rsidR="00122B07" w:rsidRPr="00F00EDF" w:rsidRDefault="00122B07">
            <w:pPr>
              <w:rPr>
                <w:rFonts w:ascii="Arial" w:hAnsi="Arial" w:cs="Arial"/>
                <w:sz w:val="18"/>
                <w:szCs w:val="18"/>
              </w:rPr>
            </w:pPr>
            <w:r w:rsidRPr="00F00EDF">
              <w:rPr>
                <w:rFonts w:ascii="Arial" w:hAnsi="Arial" w:cs="Arial"/>
                <w:sz w:val="18"/>
                <w:szCs w:val="18"/>
              </w:rPr>
              <w:t>Для всех БЕ на основе заказов ТОРО и сетевых графиков будет формироваться потребность в закупке МТР, производстве запасных частей, работ/услуг, необходимых для выполнения воздействий на ПА</w:t>
            </w:r>
          </w:p>
          <w:p w14:paraId="1ECE79B0" w14:textId="77777777" w:rsidR="00122B07" w:rsidRPr="00F00EDF" w:rsidRDefault="00122B07">
            <w:pPr>
              <w:rPr>
                <w:rFonts w:ascii="Arial" w:hAnsi="Arial" w:cs="Arial"/>
                <w:sz w:val="18"/>
                <w:szCs w:val="18"/>
              </w:rPr>
            </w:pPr>
            <w:r w:rsidRPr="00F00EDF">
              <w:rPr>
                <w:rFonts w:ascii="Arial" w:hAnsi="Arial" w:cs="Arial"/>
                <w:sz w:val="18"/>
                <w:szCs w:val="18"/>
              </w:rPr>
              <w:t>Подготовка опросных листов на основании операций заказов ТОРО и сетевых графиков</w:t>
            </w:r>
          </w:p>
          <w:p w14:paraId="721F1898" w14:textId="77777777" w:rsidR="00122B07" w:rsidRPr="00F00EDF" w:rsidRDefault="00122B07">
            <w:pPr>
              <w:rPr>
                <w:rFonts w:ascii="Arial" w:hAnsi="Arial" w:cs="Arial"/>
                <w:sz w:val="18"/>
                <w:szCs w:val="18"/>
              </w:rPr>
            </w:pPr>
            <w:r w:rsidRPr="00F00EDF">
              <w:rPr>
                <w:rFonts w:ascii="Arial" w:hAnsi="Arial" w:cs="Arial"/>
                <w:sz w:val="18"/>
                <w:szCs w:val="18"/>
              </w:rPr>
              <w:t>Проверка доступности МТР</w:t>
            </w:r>
          </w:p>
          <w:p w14:paraId="2DFF803F" w14:textId="77777777" w:rsidR="00122B07" w:rsidRPr="00F00EDF" w:rsidRDefault="00122B07">
            <w:pPr>
              <w:rPr>
                <w:rFonts w:ascii="Arial" w:hAnsi="Arial" w:cs="Arial"/>
                <w:sz w:val="18"/>
                <w:szCs w:val="18"/>
              </w:rPr>
            </w:pPr>
            <w:r w:rsidRPr="00F00EDF">
              <w:rPr>
                <w:rFonts w:ascii="Arial" w:hAnsi="Arial" w:cs="Arial"/>
                <w:sz w:val="18"/>
                <w:szCs w:val="18"/>
              </w:rPr>
              <w:t xml:space="preserve">Для всех БЕ доступность информации о статусе выполнения закупки в единой системе. Отчетность по статусу исполнения закупки </w:t>
            </w:r>
          </w:p>
          <w:p w14:paraId="3DE7C2A2" w14:textId="77777777" w:rsidR="00122B07" w:rsidRPr="00F00EDF" w:rsidRDefault="00122B07">
            <w:pPr>
              <w:rPr>
                <w:rFonts w:ascii="Arial" w:hAnsi="Arial" w:cs="Arial"/>
                <w:sz w:val="18"/>
                <w:szCs w:val="18"/>
              </w:rPr>
            </w:pPr>
            <w:r w:rsidRPr="00F00EDF">
              <w:rPr>
                <w:rFonts w:ascii="Arial" w:hAnsi="Arial" w:cs="Arial"/>
                <w:sz w:val="18"/>
                <w:szCs w:val="18"/>
              </w:rPr>
              <w:t>Фактический учет потребления МТР, подтверждение актов выполненных работ по УСО в разрезе заказов ТОРО</w:t>
            </w:r>
          </w:p>
          <w:p w14:paraId="7F22A135" w14:textId="77777777" w:rsidR="00122B07" w:rsidRPr="00F00EDF" w:rsidRDefault="00122B07">
            <w:pPr>
              <w:rPr>
                <w:rFonts w:ascii="Arial" w:hAnsi="Arial" w:cs="Arial"/>
                <w:sz w:val="18"/>
                <w:szCs w:val="18"/>
              </w:rPr>
            </w:pPr>
            <w:r w:rsidRPr="00F00EDF">
              <w:rPr>
                <w:rFonts w:ascii="Arial" w:hAnsi="Arial" w:cs="Arial"/>
                <w:sz w:val="18"/>
                <w:szCs w:val="18"/>
              </w:rPr>
              <w:t>Автоматическое определение плановой цены МТР в заказах ТОРО по расцененным позициям</w:t>
            </w:r>
          </w:p>
        </w:tc>
        <w:tc>
          <w:tcPr>
            <w:tcW w:w="406" w:type="pct"/>
          </w:tcPr>
          <w:p w14:paraId="6E8F5EB8" w14:textId="77777777" w:rsidR="00122B07" w:rsidRPr="00F00EDF" w:rsidRDefault="00122B07">
            <w:pPr>
              <w:rPr>
                <w:rFonts w:ascii="Arial" w:hAnsi="Arial" w:cs="Arial"/>
                <w:sz w:val="18"/>
                <w:szCs w:val="18"/>
              </w:rPr>
            </w:pPr>
            <w:r w:rsidRPr="00F00EDF">
              <w:rPr>
                <w:rFonts w:ascii="Arial" w:hAnsi="Arial" w:cs="Arial"/>
                <w:sz w:val="18"/>
                <w:szCs w:val="18"/>
              </w:rPr>
              <w:t>Изменяемые функции</w:t>
            </w:r>
          </w:p>
        </w:tc>
        <w:tc>
          <w:tcPr>
            <w:tcW w:w="571" w:type="pct"/>
            <w:shd w:val="clear" w:color="auto" w:fill="auto"/>
          </w:tcPr>
          <w:p w14:paraId="0D31AB6A" w14:textId="77777777" w:rsidR="00122B07" w:rsidRPr="00F00EDF" w:rsidRDefault="00122B07">
            <w:pPr>
              <w:rPr>
                <w:rFonts w:ascii="Arial" w:hAnsi="Arial" w:cs="Arial"/>
                <w:sz w:val="18"/>
                <w:szCs w:val="18"/>
              </w:rPr>
            </w:pPr>
            <w:r w:rsidRPr="00F00EDF">
              <w:rPr>
                <w:rFonts w:ascii="Arial" w:hAnsi="Arial" w:cs="Arial"/>
                <w:sz w:val="18"/>
                <w:szCs w:val="18"/>
              </w:rPr>
              <w:t xml:space="preserve">1. Количество заказов с потребностью вне </w:t>
            </w:r>
            <w:r w:rsidRPr="00F00EDF">
              <w:rPr>
                <w:rFonts w:ascii="Arial" w:hAnsi="Arial" w:cs="Arial"/>
                <w:sz w:val="18"/>
                <w:szCs w:val="18"/>
                <w:lang w:val="en-US"/>
              </w:rPr>
              <w:t>LT</w:t>
            </w:r>
            <w:r w:rsidRPr="00F00EDF">
              <w:rPr>
                <w:rFonts w:ascii="Arial" w:hAnsi="Arial" w:cs="Arial"/>
                <w:sz w:val="18"/>
                <w:szCs w:val="18"/>
              </w:rPr>
              <w:t>, шт.</w:t>
            </w:r>
          </w:p>
          <w:p w14:paraId="4589AAA5" w14:textId="77777777" w:rsidR="00122B07" w:rsidRPr="00F00EDF" w:rsidRDefault="00122B07">
            <w:pPr>
              <w:rPr>
                <w:rFonts w:ascii="Arial" w:hAnsi="Arial" w:cs="Arial"/>
                <w:sz w:val="18"/>
                <w:szCs w:val="18"/>
              </w:rPr>
            </w:pPr>
          </w:p>
          <w:p w14:paraId="4D644B11" w14:textId="77777777" w:rsidR="00122B07" w:rsidRPr="00F00EDF" w:rsidRDefault="00122B07">
            <w:pPr>
              <w:rPr>
                <w:rFonts w:ascii="Arial" w:hAnsi="Arial" w:cs="Arial"/>
                <w:sz w:val="18"/>
                <w:szCs w:val="18"/>
              </w:rPr>
            </w:pPr>
            <w:r w:rsidRPr="00F00EDF">
              <w:rPr>
                <w:rFonts w:ascii="Arial" w:hAnsi="Arial" w:cs="Arial"/>
                <w:sz w:val="18"/>
                <w:szCs w:val="18"/>
              </w:rPr>
              <w:t>2. Оборачиваемость запасных частей, %</w:t>
            </w:r>
          </w:p>
          <w:p w14:paraId="1BA09DD3" w14:textId="77777777" w:rsidR="00122B07" w:rsidRPr="00F00EDF" w:rsidRDefault="00122B07">
            <w:pPr>
              <w:rPr>
                <w:rFonts w:ascii="Arial" w:hAnsi="Arial" w:cs="Arial"/>
                <w:sz w:val="18"/>
                <w:szCs w:val="18"/>
              </w:rPr>
            </w:pPr>
          </w:p>
          <w:p w14:paraId="7BD36889" w14:textId="77777777" w:rsidR="00122B07" w:rsidRPr="00F00EDF" w:rsidRDefault="00122B07">
            <w:pPr>
              <w:rPr>
                <w:rFonts w:ascii="Arial" w:hAnsi="Arial" w:cs="Arial"/>
                <w:sz w:val="18"/>
                <w:szCs w:val="18"/>
              </w:rPr>
            </w:pPr>
            <w:r w:rsidRPr="00F00EDF">
              <w:rPr>
                <w:rFonts w:ascii="Arial" w:hAnsi="Arial" w:cs="Arial"/>
                <w:sz w:val="18"/>
                <w:szCs w:val="18"/>
              </w:rPr>
              <w:t>3. Отношение количества просроченных заказов к общему количеству, коэф. (по причине</w:t>
            </w:r>
          </w:p>
        </w:tc>
        <w:tc>
          <w:tcPr>
            <w:tcW w:w="613" w:type="pct"/>
          </w:tcPr>
          <w:p w14:paraId="785E5B82" w14:textId="77777777" w:rsidR="00122B07" w:rsidRPr="00F00EDF" w:rsidRDefault="00122B07">
            <w:pPr>
              <w:rPr>
                <w:rFonts w:ascii="Arial" w:hAnsi="Arial" w:cs="Arial"/>
                <w:sz w:val="18"/>
                <w:szCs w:val="18"/>
              </w:rPr>
            </w:pPr>
            <w:r w:rsidRPr="00F00EDF">
              <w:rPr>
                <w:rFonts w:ascii="Arial" w:hAnsi="Arial" w:cs="Arial"/>
                <w:sz w:val="18"/>
                <w:szCs w:val="18"/>
              </w:rPr>
              <w:t xml:space="preserve"> 1. Количество заказов с потребностью вне </w:t>
            </w:r>
            <w:r w:rsidRPr="00F00EDF">
              <w:rPr>
                <w:rFonts w:ascii="Arial" w:hAnsi="Arial" w:cs="Arial"/>
                <w:sz w:val="18"/>
                <w:szCs w:val="18"/>
                <w:lang w:val="en-US"/>
              </w:rPr>
              <w:t>LT</w:t>
            </w:r>
            <w:r w:rsidRPr="00F00EDF">
              <w:rPr>
                <w:rFonts w:ascii="Arial" w:hAnsi="Arial" w:cs="Arial"/>
                <w:sz w:val="18"/>
                <w:szCs w:val="18"/>
              </w:rPr>
              <w:t>, шт.</w:t>
            </w:r>
          </w:p>
          <w:p w14:paraId="56E98149" w14:textId="77777777" w:rsidR="00122B07" w:rsidRPr="00F00EDF" w:rsidRDefault="00122B07">
            <w:pPr>
              <w:rPr>
                <w:rFonts w:ascii="Arial" w:hAnsi="Arial" w:cs="Arial"/>
                <w:sz w:val="18"/>
                <w:szCs w:val="18"/>
              </w:rPr>
            </w:pPr>
          </w:p>
          <w:p w14:paraId="5711BF7C" w14:textId="77777777" w:rsidR="00122B07" w:rsidRPr="00F00EDF" w:rsidRDefault="00122B07">
            <w:pPr>
              <w:rPr>
                <w:rFonts w:ascii="Arial" w:hAnsi="Arial" w:cs="Arial"/>
                <w:sz w:val="18"/>
                <w:szCs w:val="18"/>
              </w:rPr>
            </w:pPr>
          </w:p>
          <w:p w14:paraId="5EEBDC73" w14:textId="77777777" w:rsidR="00122B07" w:rsidRPr="00F00EDF" w:rsidRDefault="00122B07">
            <w:pPr>
              <w:rPr>
                <w:rFonts w:ascii="Arial" w:hAnsi="Arial" w:cs="Arial"/>
                <w:sz w:val="18"/>
                <w:szCs w:val="18"/>
              </w:rPr>
            </w:pPr>
            <w:r w:rsidRPr="00F00EDF">
              <w:rPr>
                <w:rFonts w:ascii="Arial" w:hAnsi="Arial" w:cs="Arial"/>
                <w:sz w:val="18"/>
                <w:szCs w:val="18"/>
              </w:rPr>
              <w:t>2. Среднее значение уровня запасов в стоимостном выражении по категории (запасные части) к сумме списаний запасных частей за период, умноженное на количество дней в периоде, где средний уровень запасов рассчитывается как среднее арифметическое уровней запасов на конец месяцев.</w:t>
            </w:r>
          </w:p>
          <w:p w14:paraId="197510E8" w14:textId="77777777" w:rsidR="00122B07" w:rsidRPr="00F00EDF" w:rsidRDefault="00122B07">
            <w:pPr>
              <w:rPr>
                <w:rFonts w:ascii="Arial" w:hAnsi="Arial" w:cs="Arial"/>
                <w:sz w:val="18"/>
                <w:szCs w:val="18"/>
              </w:rPr>
            </w:pPr>
          </w:p>
          <w:p w14:paraId="3B1641B0" w14:textId="77777777" w:rsidR="00122B07" w:rsidRPr="00F00EDF" w:rsidRDefault="00122B07">
            <w:pPr>
              <w:rPr>
                <w:rFonts w:ascii="Arial" w:hAnsi="Arial" w:cs="Arial"/>
                <w:sz w:val="18"/>
                <w:szCs w:val="18"/>
              </w:rPr>
            </w:pPr>
            <w:r w:rsidRPr="00F00EDF">
              <w:rPr>
                <w:rFonts w:ascii="Arial" w:hAnsi="Arial" w:cs="Arial"/>
                <w:sz w:val="18"/>
                <w:szCs w:val="18"/>
              </w:rPr>
              <w:t>3. Количество заказов с просроченной плановой датой/ общее количество заказов</w:t>
            </w:r>
          </w:p>
        </w:tc>
      </w:tr>
      <w:tr w:rsidR="00122B07" w:rsidRPr="00F00EDF" w14:paraId="25F869AD" w14:textId="77777777" w:rsidTr="00EF07D6">
        <w:trPr>
          <w:cantSplit/>
        </w:trPr>
        <w:tc>
          <w:tcPr>
            <w:tcW w:w="238" w:type="pct"/>
            <w:shd w:val="clear" w:color="auto" w:fill="auto"/>
          </w:tcPr>
          <w:p w14:paraId="1CC39D0E" w14:textId="17172355" w:rsidR="00122B07" w:rsidRPr="00F00EDF" w:rsidRDefault="00495AB0">
            <w:pPr>
              <w:rPr>
                <w:rFonts w:ascii="Arial" w:hAnsi="Arial" w:cs="Arial"/>
                <w:color w:val="000000"/>
                <w:sz w:val="18"/>
                <w:szCs w:val="18"/>
                <w:lang w:val="en-US"/>
              </w:rPr>
            </w:pPr>
            <w:r w:rsidRPr="00F00EDF">
              <w:rPr>
                <w:rFonts w:ascii="Arial" w:hAnsi="Arial" w:cs="Arial"/>
                <w:color w:val="000000"/>
                <w:sz w:val="18"/>
                <w:szCs w:val="18"/>
                <w:lang w:val="en-US"/>
              </w:rPr>
              <w:lastRenderedPageBreak/>
              <w:t>4</w:t>
            </w:r>
          </w:p>
        </w:tc>
        <w:tc>
          <w:tcPr>
            <w:tcW w:w="557" w:type="pct"/>
          </w:tcPr>
          <w:p w14:paraId="176CD1F8" w14:textId="77777777" w:rsidR="00122B07" w:rsidRPr="00F00EDF" w:rsidRDefault="00122B07">
            <w:pPr>
              <w:rPr>
                <w:rFonts w:ascii="Arial" w:hAnsi="Arial" w:cs="Arial"/>
                <w:sz w:val="18"/>
                <w:szCs w:val="18"/>
              </w:rPr>
            </w:pPr>
            <w:r w:rsidRPr="00F00EDF">
              <w:rPr>
                <w:rFonts w:ascii="Arial" w:hAnsi="Arial" w:cs="Arial"/>
                <w:sz w:val="18"/>
                <w:szCs w:val="18"/>
              </w:rPr>
              <w:t xml:space="preserve">ПП-07 </w:t>
            </w:r>
            <w:r w:rsidRPr="00F00EDF">
              <w:rPr>
                <w:rFonts w:ascii="Arial" w:hAnsi="Arial" w:cs="Arial"/>
                <w:sz w:val="18"/>
                <w:szCs w:val="18"/>
              </w:rPr>
              <w:br/>
              <w:t>Управление производственными активами</w:t>
            </w:r>
          </w:p>
        </w:tc>
        <w:tc>
          <w:tcPr>
            <w:tcW w:w="493" w:type="pct"/>
          </w:tcPr>
          <w:p w14:paraId="44BFCD31" w14:textId="77777777" w:rsidR="00122B07" w:rsidRPr="00F00EDF" w:rsidRDefault="00122B07">
            <w:pPr>
              <w:rPr>
                <w:rFonts w:ascii="Arial" w:hAnsi="Arial" w:cs="Arial"/>
                <w:sz w:val="18"/>
                <w:szCs w:val="18"/>
              </w:rPr>
            </w:pPr>
            <w:r w:rsidRPr="00F00EDF">
              <w:rPr>
                <w:rFonts w:ascii="Arial" w:hAnsi="Arial" w:cs="Arial"/>
                <w:sz w:val="18"/>
                <w:szCs w:val="18"/>
              </w:rPr>
              <w:t> </w:t>
            </w:r>
          </w:p>
        </w:tc>
        <w:tc>
          <w:tcPr>
            <w:tcW w:w="543" w:type="pct"/>
          </w:tcPr>
          <w:p w14:paraId="0D2FB030" w14:textId="3ACDC0EF" w:rsidR="00122B07" w:rsidRPr="00F00EDF" w:rsidRDefault="00122B07">
            <w:pPr>
              <w:rPr>
                <w:rFonts w:ascii="Arial" w:hAnsi="Arial" w:cs="Arial"/>
                <w:sz w:val="18"/>
                <w:szCs w:val="18"/>
              </w:rPr>
            </w:pPr>
            <w:r w:rsidRPr="00F00EDF">
              <w:rPr>
                <w:rFonts w:ascii="Arial" w:hAnsi="Arial" w:cs="Arial"/>
                <w:sz w:val="18"/>
                <w:szCs w:val="18"/>
              </w:rPr>
              <w:t xml:space="preserve">Повышение обеспеченности мероприятий </w:t>
            </w:r>
            <w:r w:rsidR="00A023C8" w:rsidRPr="00F00EDF">
              <w:rPr>
                <w:rFonts w:ascii="Arial" w:hAnsi="Arial" w:cs="Arial"/>
                <w:sz w:val="18"/>
                <w:szCs w:val="18"/>
              </w:rPr>
              <w:t>ТОиР</w:t>
            </w:r>
            <w:r w:rsidRPr="00F00EDF">
              <w:rPr>
                <w:rFonts w:ascii="Arial" w:hAnsi="Arial" w:cs="Arial"/>
                <w:sz w:val="18"/>
                <w:szCs w:val="18"/>
              </w:rPr>
              <w:t xml:space="preserve"> ресурсами </w:t>
            </w:r>
          </w:p>
        </w:tc>
        <w:tc>
          <w:tcPr>
            <w:tcW w:w="583" w:type="pct"/>
          </w:tcPr>
          <w:p w14:paraId="7986DDAD" w14:textId="1DEAE635" w:rsidR="00122B07" w:rsidRPr="00F00EDF" w:rsidRDefault="00122B07">
            <w:pPr>
              <w:rPr>
                <w:rFonts w:ascii="Arial" w:hAnsi="Arial" w:cs="Arial"/>
                <w:sz w:val="18"/>
                <w:szCs w:val="18"/>
              </w:rPr>
            </w:pPr>
            <w:r w:rsidRPr="00F00EDF">
              <w:rPr>
                <w:rFonts w:ascii="Arial" w:hAnsi="Arial" w:cs="Arial"/>
                <w:sz w:val="18"/>
                <w:szCs w:val="18"/>
              </w:rPr>
              <w:t xml:space="preserve">PM.PC.3.2 </w:t>
            </w:r>
            <w:r w:rsidR="002D0FC5" w:rsidRPr="00F00EDF">
              <w:rPr>
                <w:rFonts w:ascii="Arial" w:hAnsi="Arial" w:cs="Arial"/>
                <w:sz w:val="18"/>
                <w:szCs w:val="18"/>
              </w:rPr>
              <w:t>Управление аналогами и взаимо</w:t>
            </w:r>
            <w:r w:rsidRPr="00F00EDF">
              <w:rPr>
                <w:rFonts w:ascii="Arial" w:hAnsi="Arial" w:cs="Arial"/>
                <w:sz w:val="18"/>
                <w:szCs w:val="18"/>
              </w:rPr>
              <w:t xml:space="preserve">заменяемостью материалов и запасных частей </w:t>
            </w:r>
          </w:p>
        </w:tc>
        <w:tc>
          <w:tcPr>
            <w:tcW w:w="996" w:type="pct"/>
          </w:tcPr>
          <w:p w14:paraId="45F3378C" w14:textId="026F71EF" w:rsidR="00122B07" w:rsidRPr="00F00EDF" w:rsidRDefault="00122B07">
            <w:pPr>
              <w:spacing w:after="240"/>
              <w:rPr>
                <w:rFonts w:ascii="Arial" w:hAnsi="Arial" w:cs="Arial"/>
                <w:sz w:val="18"/>
                <w:szCs w:val="18"/>
              </w:rPr>
            </w:pPr>
            <w:r w:rsidRPr="00F00EDF">
              <w:rPr>
                <w:rFonts w:ascii="Arial" w:hAnsi="Arial" w:cs="Arial"/>
                <w:sz w:val="18"/>
                <w:szCs w:val="18"/>
              </w:rPr>
              <w:t xml:space="preserve">Ведение базы аналогов и статистической информации их применения в рамках мероприятий </w:t>
            </w:r>
            <w:r w:rsidR="00A023C8" w:rsidRPr="00F00EDF">
              <w:rPr>
                <w:rFonts w:ascii="Arial" w:hAnsi="Arial" w:cs="Arial"/>
                <w:sz w:val="18"/>
                <w:szCs w:val="18"/>
              </w:rPr>
              <w:t>ТОиР</w:t>
            </w:r>
          </w:p>
          <w:p w14:paraId="1EA6DFE3" w14:textId="77777777" w:rsidR="00122B07" w:rsidRPr="00F00EDF" w:rsidRDefault="00122B07">
            <w:pPr>
              <w:spacing w:after="240"/>
              <w:rPr>
                <w:rFonts w:ascii="Arial" w:hAnsi="Arial" w:cs="Arial"/>
                <w:sz w:val="18"/>
                <w:szCs w:val="18"/>
              </w:rPr>
            </w:pPr>
            <w:r w:rsidRPr="00F00EDF">
              <w:rPr>
                <w:rFonts w:ascii="Arial" w:hAnsi="Arial" w:cs="Arial"/>
                <w:sz w:val="18"/>
                <w:szCs w:val="18"/>
              </w:rPr>
              <w:t>Автоматизированный поиск аналогов при внеплановой потребности</w:t>
            </w:r>
          </w:p>
        </w:tc>
        <w:tc>
          <w:tcPr>
            <w:tcW w:w="406" w:type="pct"/>
          </w:tcPr>
          <w:p w14:paraId="02E7BBC5" w14:textId="77777777" w:rsidR="00122B07" w:rsidRPr="00F00EDF" w:rsidRDefault="00122B07">
            <w:pPr>
              <w:rPr>
                <w:rFonts w:ascii="Arial" w:hAnsi="Arial" w:cs="Arial"/>
                <w:sz w:val="18"/>
                <w:szCs w:val="18"/>
              </w:rPr>
            </w:pPr>
            <w:r w:rsidRPr="00F00EDF">
              <w:rPr>
                <w:rFonts w:ascii="Arial" w:hAnsi="Arial" w:cs="Arial"/>
                <w:sz w:val="18"/>
                <w:szCs w:val="18"/>
              </w:rPr>
              <w:t>Новые функции</w:t>
            </w:r>
          </w:p>
        </w:tc>
        <w:tc>
          <w:tcPr>
            <w:tcW w:w="571" w:type="pct"/>
            <w:shd w:val="clear" w:color="auto" w:fill="auto"/>
          </w:tcPr>
          <w:p w14:paraId="0F1B1FCE" w14:textId="77777777" w:rsidR="00122B07" w:rsidRPr="00F00EDF" w:rsidRDefault="00122B07">
            <w:pPr>
              <w:rPr>
                <w:rFonts w:ascii="Arial" w:hAnsi="Arial" w:cs="Arial"/>
                <w:sz w:val="18"/>
                <w:szCs w:val="18"/>
              </w:rPr>
            </w:pPr>
            <w:r w:rsidRPr="00F00EDF">
              <w:rPr>
                <w:rFonts w:ascii="Arial" w:hAnsi="Arial" w:cs="Arial"/>
                <w:sz w:val="18"/>
                <w:szCs w:val="18"/>
              </w:rPr>
              <w:t>1. Оптимизация бюджета в условиях ограничений</w:t>
            </w:r>
          </w:p>
          <w:p w14:paraId="1E9FCDE6" w14:textId="77777777" w:rsidR="00122B07" w:rsidRPr="00F00EDF" w:rsidRDefault="00122B07">
            <w:pPr>
              <w:rPr>
                <w:rFonts w:ascii="Arial" w:hAnsi="Arial" w:cs="Arial"/>
                <w:sz w:val="18"/>
                <w:szCs w:val="18"/>
              </w:rPr>
            </w:pPr>
            <w:r w:rsidRPr="00F00EDF">
              <w:rPr>
                <w:rFonts w:ascii="Arial" w:hAnsi="Arial" w:cs="Arial"/>
                <w:sz w:val="18"/>
                <w:szCs w:val="18"/>
              </w:rPr>
              <w:t>2. Возможность выполнения ремонта при отсутствии оригинальной зап. Части</w:t>
            </w:r>
          </w:p>
          <w:p w14:paraId="73AAB38A" w14:textId="77777777" w:rsidR="00122B07" w:rsidRPr="00F00EDF" w:rsidRDefault="00122B07">
            <w:pPr>
              <w:rPr>
                <w:rFonts w:ascii="Arial" w:hAnsi="Arial" w:cs="Arial"/>
                <w:sz w:val="18"/>
                <w:szCs w:val="18"/>
              </w:rPr>
            </w:pPr>
          </w:p>
        </w:tc>
        <w:tc>
          <w:tcPr>
            <w:tcW w:w="613" w:type="pct"/>
          </w:tcPr>
          <w:p w14:paraId="76B69DCE" w14:textId="77777777" w:rsidR="00122B07" w:rsidRPr="00F00EDF" w:rsidRDefault="00122B07">
            <w:pPr>
              <w:rPr>
                <w:rFonts w:ascii="Arial" w:hAnsi="Arial" w:cs="Arial"/>
                <w:sz w:val="18"/>
                <w:szCs w:val="18"/>
              </w:rPr>
            </w:pPr>
            <w:r w:rsidRPr="00F00EDF">
              <w:rPr>
                <w:rFonts w:ascii="Arial" w:hAnsi="Arial" w:cs="Arial"/>
                <w:sz w:val="18"/>
                <w:szCs w:val="18"/>
              </w:rPr>
              <w:t>1. Качественный показатель</w:t>
            </w:r>
          </w:p>
          <w:p w14:paraId="56D0DE99" w14:textId="77777777" w:rsidR="00122B07" w:rsidRPr="00F00EDF" w:rsidRDefault="00122B07">
            <w:pPr>
              <w:rPr>
                <w:rFonts w:ascii="Arial" w:hAnsi="Arial" w:cs="Arial"/>
                <w:sz w:val="18"/>
                <w:szCs w:val="18"/>
              </w:rPr>
            </w:pPr>
            <w:r w:rsidRPr="00F00EDF">
              <w:rPr>
                <w:rFonts w:ascii="Arial" w:hAnsi="Arial" w:cs="Arial"/>
                <w:sz w:val="18"/>
                <w:szCs w:val="18"/>
              </w:rPr>
              <w:t>2. Качественный показатель</w:t>
            </w:r>
          </w:p>
        </w:tc>
      </w:tr>
      <w:tr w:rsidR="00122B07" w:rsidRPr="00F00EDF" w14:paraId="32804DBB" w14:textId="77777777" w:rsidTr="00EF07D6">
        <w:trPr>
          <w:cantSplit/>
        </w:trPr>
        <w:tc>
          <w:tcPr>
            <w:tcW w:w="238" w:type="pct"/>
            <w:shd w:val="clear" w:color="auto" w:fill="auto"/>
          </w:tcPr>
          <w:p w14:paraId="45FAE05F" w14:textId="634B9BA8" w:rsidR="00122B07" w:rsidRPr="00F00EDF" w:rsidRDefault="00495AB0">
            <w:pPr>
              <w:rPr>
                <w:rFonts w:ascii="Arial" w:hAnsi="Arial" w:cs="Arial"/>
                <w:color w:val="000000"/>
                <w:sz w:val="18"/>
                <w:szCs w:val="18"/>
                <w:lang w:val="en-US"/>
              </w:rPr>
            </w:pPr>
            <w:r w:rsidRPr="00F00EDF">
              <w:rPr>
                <w:rFonts w:ascii="Arial" w:hAnsi="Arial" w:cs="Arial"/>
                <w:color w:val="000000"/>
                <w:sz w:val="18"/>
                <w:szCs w:val="18"/>
                <w:lang w:val="en-US"/>
              </w:rPr>
              <w:t>5</w:t>
            </w:r>
          </w:p>
        </w:tc>
        <w:tc>
          <w:tcPr>
            <w:tcW w:w="557" w:type="pct"/>
          </w:tcPr>
          <w:p w14:paraId="447E8423" w14:textId="77777777" w:rsidR="00122B07" w:rsidRPr="00F00EDF" w:rsidRDefault="00122B07">
            <w:pPr>
              <w:rPr>
                <w:rFonts w:ascii="Arial" w:hAnsi="Arial" w:cs="Arial"/>
                <w:sz w:val="18"/>
                <w:szCs w:val="18"/>
              </w:rPr>
            </w:pPr>
            <w:r w:rsidRPr="00F00EDF">
              <w:rPr>
                <w:rFonts w:ascii="Arial" w:hAnsi="Arial" w:cs="Arial"/>
                <w:sz w:val="18"/>
                <w:szCs w:val="18"/>
              </w:rPr>
              <w:t xml:space="preserve">ПП-07 </w:t>
            </w:r>
            <w:r w:rsidRPr="00F00EDF">
              <w:rPr>
                <w:rFonts w:ascii="Arial" w:hAnsi="Arial" w:cs="Arial"/>
                <w:sz w:val="18"/>
                <w:szCs w:val="18"/>
              </w:rPr>
              <w:br/>
              <w:t>Управление производственными активами</w:t>
            </w:r>
          </w:p>
        </w:tc>
        <w:tc>
          <w:tcPr>
            <w:tcW w:w="493" w:type="pct"/>
          </w:tcPr>
          <w:p w14:paraId="44A01492" w14:textId="77777777" w:rsidR="00122B07" w:rsidRPr="00F00EDF" w:rsidRDefault="00122B07">
            <w:pPr>
              <w:rPr>
                <w:rFonts w:ascii="Arial" w:hAnsi="Arial" w:cs="Arial"/>
                <w:sz w:val="18"/>
                <w:szCs w:val="18"/>
              </w:rPr>
            </w:pPr>
            <w:r w:rsidRPr="00F00EDF">
              <w:rPr>
                <w:rFonts w:ascii="Arial" w:hAnsi="Arial" w:cs="Arial"/>
                <w:sz w:val="18"/>
                <w:szCs w:val="18"/>
              </w:rPr>
              <w:t> </w:t>
            </w:r>
          </w:p>
        </w:tc>
        <w:tc>
          <w:tcPr>
            <w:tcW w:w="543" w:type="pct"/>
          </w:tcPr>
          <w:p w14:paraId="4C42076B" w14:textId="0872A0E4" w:rsidR="00122B07" w:rsidRPr="00F00EDF" w:rsidRDefault="00122B07">
            <w:pPr>
              <w:rPr>
                <w:rFonts w:ascii="Arial" w:hAnsi="Arial" w:cs="Arial"/>
                <w:sz w:val="18"/>
                <w:szCs w:val="18"/>
              </w:rPr>
            </w:pPr>
            <w:r w:rsidRPr="00F00EDF">
              <w:rPr>
                <w:rFonts w:ascii="Arial" w:hAnsi="Arial" w:cs="Arial"/>
                <w:sz w:val="18"/>
                <w:szCs w:val="18"/>
              </w:rPr>
              <w:t xml:space="preserve">Повышение обеспеченности мероприятий </w:t>
            </w:r>
            <w:r w:rsidR="00A023C8" w:rsidRPr="00F00EDF">
              <w:rPr>
                <w:rFonts w:ascii="Arial" w:hAnsi="Arial" w:cs="Arial"/>
                <w:sz w:val="18"/>
                <w:szCs w:val="18"/>
              </w:rPr>
              <w:t>ТОиР</w:t>
            </w:r>
            <w:r w:rsidRPr="00F00EDF">
              <w:rPr>
                <w:rFonts w:ascii="Arial" w:hAnsi="Arial" w:cs="Arial"/>
                <w:sz w:val="18"/>
                <w:szCs w:val="18"/>
              </w:rPr>
              <w:t xml:space="preserve"> ресурсами </w:t>
            </w:r>
          </w:p>
        </w:tc>
        <w:tc>
          <w:tcPr>
            <w:tcW w:w="583" w:type="pct"/>
          </w:tcPr>
          <w:p w14:paraId="1C2380AB" w14:textId="3092EDC0" w:rsidR="00122B07" w:rsidRPr="00F00EDF" w:rsidRDefault="00122B07">
            <w:pPr>
              <w:rPr>
                <w:rFonts w:ascii="Arial" w:hAnsi="Arial" w:cs="Arial"/>
                <w:sz w:val="18"/>
                <w:szCs w:val="18"/>
              </w:rPr>
            </w:pPr>
            <w:r w:rsidRPr="00F00EDF">
              <w:rPr>
                <w:rFonts w:ascii="Arial" w:hAnsi="Arial" w:cs="Arial"/>
                <w:sz w:val="18"/>
                <w:szCs w:val="18"/>
              </w:rPr>
              <w:t xml:space="preserve">PM.PC.3.3 Централизованное ведение нормативно-справочной информации </w:t>
            </w:r>
            <w:r w:rsidR="00A023C8" w:rsidRPr="00F00EDF">
              <w:rPr>
                <w:rFonts w:ascii="Arial" w:hAnsi="Arial" w:cs="Arial"/>
                <w:sz w:val="18"/>
                <w:szCs w:val="18"/>
              </w:rPr>
              <w:t>ТОиР</w:t>
            </w:r>
            <w:r w:rsidRPr="00F00EDF">
              <w:rPr>
                <w:rFonts w:ascii="Arial" w:hAnsi="Arial" w:cs="Arial"/>
                <w:sz w:val="18"/>
                <w:szCs w:val="18"/>
              </w:rPr>
              <w:t xml:space="preserve"> в системе </w:t>
            </w:r>
            <w:r w:rsidRPr="00F00EDF">
              <w:rPr>
                <w:rFonts w:ascii="Arial" w:hAnsi="Arial" w:cs="Arial"/>
                <w:sz w:val="18"/>
                <w:szCs w:val="18"/>
                <w:lang w:val="en-US"/>
              </w:rPr>
              <w:t>SAP</w:t>
            </w:r>
            <w:r w:rsidR="002B398C" w:rsidRPr="00F00EDF">
              <w:rPr>
                <w:rFonts w:ascii="Arial" w:hAnsi="Arial" w:cs="Arial"/>
                <w:sz w:val="18"/>
                <w:szCs w:val="18"/>
              </w:rPr>
              <w:t xml:space="preserve"> </w:t>
            </w:r>
            <w:r w:rsidR="002B398C" w:rsidRPr="00F00EDF">
              <w:rPr>
                <w:rFonts w:ascii="Arial" w:hAnsi="Arial" w:cs="Arial"/>
                <w:sz w:val="18"/>
                <w:szCs w:val="18"/>
                <w:lang w:val="en-US"/>
              </w:rPr>
              <w:t>S</w:t>
            </w:r>
            <w:r w:rsidR="002B398C" w:rsidRPr="00F00EDF">
              <w:rPr>
                <w:rFonts w:ascii="Arial" w:hAnsi="Arial" w:cs="Arial"/>
                <w:sz w:val="18"/>
                <w:szCs w:val="18"/>
              </w:rPr>
              <w:t xml:space="preserve">/4 </w:t>
            </w:r>
            <w:r w:rsidR="002B398C" w:rsidRPr="00F00EDF">
              <w:rPr>
                <w:rFonts w:ascii="Arial" w:hAnsi="Arial" w:cs="Arial"/>
                <w:sz w:val="18"/>
                <w:szCs w:val="18"/>
                <w:lang w:val="en-US"/>
              </w:rPr>
              <w:t>HANA</w:t>
            </w:r>
            <w:r w:rsidRPr="00F00EDF">
              <w:rPr>
                <w:rFonts w:ascii="Arial" w:hAnsi="Arial" w:cs="Arial"/>
                <w:sz w:val="18"/>
                <w:szCs w:val="18"/>
              </w:rPr>
              <w:t xml:space="preserve"> (стратегии обслуживания, тех. карты, операции, нормы – более 30 справочников)</w:t>
            </w:r>
          </w:p>
        </w:tc>
        <w:tc>
          <w:tcPr>
            <w:tcW w:w="996" w:type="pct"/>
          </w:tcPr>
          <w:p w14:paraId="190BF013" w14:textId="0FB79B96" w:rsidR="00122B07" w:rsidRPr="00F00EDF" w:rsidRDefault="00122B07">
            <w:pPr>
              <w:rPr>
                <w:rFonts w:ascii="Arial" w:hAnsi="Arial" w:cs="Arial"/>
                <w:sz w:val="18"/>
                <w:szCs w:val="18"/>
              </w:rPr>
            </w:pPr>
            <w:r w:rsidRPr="00F00EDF">
              <w:rPr>
                <w:rFonts w:ascii="Arial" w:hAnsi="Arial" w:cs="Arial"/>
                <w:sz w:val="18"/>
                <w:szCs w:val="18"/>
              </w:rPr>
              <w:t xml:space="preserve">Централизованное ведение части объектов БДО/БДН в КСУ НСИ с единым подходом по созданию и обработки заявок на корректировку/создание НСИ </w:t>
            </w:r>
            <w:r w:rsidR="00A023C8" w:rsidRPr="00F00EDF">
              <w:rPr>
                <w:rFonts w:ascii="Arial" w:hAnsi="Arial" w:cs="Arial"/>
                <w:sz w:val="18"/>
                <w:szCs w:val="18"/>
              </w:rPr>
              <w:t>ТОиР</w:t>
            </w:r>
            <w:r w:rsidRPr="00F00EDF">
              <w:rPr>
                <w:rFonts w:ascii="Arial" w:hAnsi="Arial" w:cs="Arial"/>
                <w:sz w:val="18"/>
                <w:szCs w:val="18"/>
              </w:rPr>
              <w:t>, включая маршруты согласования на разных уровнях управления</w:t>
            </w:r>
          </w:p>
          <w:p w14:paraId="7A05B51B" w14:textId="11D8809B" w:rsidR="00122B07" w:rsidRPr="00F00EDF" w:rsidRDefault="00122B07">
            <w:pPr>
              <w:rPr>
                <w:rFonts w:ascii="Arial" w:hAnsi="Arial" w:cs="Arial"/>
                <w:sz w:val="18"/>
                <w:szCs w:val="18"/>
              </w:rPr>
            </w:pPr>
            <w:r w:rsidRPr="00F00EDF">
              <w:rPr>
                <w:rFonts w:ascii="Arial" w:hAnsi="Arial" w:cs="Arial"/>
                <w:sz w:val="18"/>
                <w:szCs w:val="18"/>
              </w:rPr>
              <w:t>Ведение объектов в БДО/БДН в SAP</w:t>
            </w:r>
            <w:r w:rsidR="002B398C" w:rsidRPr="00F00EDF">
              <w:rPr>
                <w:rFonts w:ascii="Arial" w:hAnsi="Arial" w:cs="Arial"/>
                <w:sz w:val="18"/>
                <w:szCs w:val="18"/>
              </w:rPr>
              <w:t xml:space="preserve"> </w:t>
            </w:r>
            <w:r w:rsidR="002B398C" w:rsidRPr="00F00EDF">
              <w:rPr>
                <w:rFonts w:ascii="Arial" w:hAnsi="Arial" w:cs="Arial"/>
                <w:sz w:val="18"/>
                <w:szCs w:val="18"/>
                <w:lang w:val="en-US"/>
              </w:rPr>
              <w:t>S</w:t>
            </w:r>
            <w:r w:rsidR="002B398C" w:rsidRPr="00F00EDF">
              <w:rPr>
                <w:rFonts w:ascii="Arial" w:hAnsi="Arial" w:cs="Arial"/>
                <w:sz w:val="18"/>
                <w:szCs w:val="18"/>
              </w:rPr>
              <w:t xml:space="preserve">/4 </w:t>
            </w:r>
            <w:r w:rsidR="002B398C" w:rsidRPr="00F00EDF">
              <w:rPr>
                <w:rFonts w:ascii="Arial" w:hAnsi="Arial" w:cs="Arial"/>
                <w:sz w:val="18"/>
                <w:szCs w:val="18"/>
                <w:lang w:val="en-US"/>
              </w:rPr>
              <w:t>HANA</w:t>
            </w:r>
            <w:r w:rsidRPr="00F00EDF">
              <w:rPr>
                <w:rFonts w:ascii="Arial" w:hAnsi="Arial" w:cs="Arial"/>
                <w:sz w:val="18"/>
                <w:szCs w:val="18"/>
              </w:rPr>
              <w:t xml:space="preserve">, включая статусную схему согласования. Единый подход по созданию и обработки заявок на корректировку/создание НСИ </w:t>
            </w:r>
            <w:r w:rsidR="00A023C8" w:rsidRPr="00F00EDF">
              <w:rPr>
                <w:rFonts w:ascii="Arial" w:hAnsi="Arial" w:cs="Arial"/>
                <w:sz w:val="18"/>
                <w:szCs w:val="18"/>
              </w:rPr>
              <w:t>ТОиР</w:t>
            </w:r>
            <w:r w:rsidRPr="00F00EDF">
              <w:rPr>
                <w:rFonts w:ascii="Arial" w:hAnsi="Arial" w:cs="Arial"/>
                <w:sz w:val="18"/>
                <w:szCs w:val="18"/>
              </w:rPr>
              <w:t xml:space="preserve"> в КСУ НСИ</w:t>
            </w:r>
          </w:p>
        </w:tc>
        <w:tc>
          <w:tcPr>
            <w:tcW w:w="406" w:type="pct"/>
          </w:tcPr>
          <w:p w14:paraId="4801D374" w14:textId="77777777" w:rsidR="00122B07" w:rsidRPr="00F00EDF" w:rsidRDefault="00122B07">
            <w:pPr>
              <w:rPr>
                <w:rFonts w:ascii="Arial" w:hAnsi="Arial" w:cs="Arial"/>
                <w:sz w:val="18"/>
                <w:szCs w:val="18"/>
              </w:rPr>
            </w:pPr>
            <w:r w:rsidRPr="00F00EDF">
              <w:rPr>
                <w:rFonts w:ascii="Arial" w:hAnsi="Arial" w:cs="Arial"/>
                <w:sz w:val="18"/>
                <w:szCs w:val="18"/>
              </w:rPr>
              <w:t>Изменяемые функции</w:t>
            </w:r>
          </w:p>
        </w:tc>
        <w:tc>
          <w:tcPr>
            <w:tcW w:w="571" w:type="pct"/>
            <w:shd w:val="clear" w:color="auto" w:fill="auto"/>
          </w:tcPr>
          <w:p w14:paraId="0919F2B8" w14:textId="77777777" w:rsidR="00122B07" w:rsidRPr="00F00EDF" w:rsidRDefault="00122B07">
            <w:pPr>
              <w:rPr>
                <w:rFonts w:ascii="Arial" w:hAnsi="Arial" w:cs="Arial"/>
                <w:sz w:val="18"/>
                <w:szCs w:val="18"/>
              </w:rPr>
            </w:pPr>
            <w:r w:rsidRPr="00F00EDF">
              <w:rPr>
                <w:rFonts w:ascii="Arial" w:hAnsi="Arial" w:cs="Arial"/>
                <w:sz w:val="18"/>
                <w:szCs w:val="18"/>
              </w:rPr>
              <w:t>1. Планирование воздействий на все ПА с учетом критичности с использованием нормативов, %</w:t>
            </w:r>
          </w:p>
          <w:p w14:paraId="43812DB2" w14:textId="77777777" w:rsidR="00122B07" w:rsidRPr="00F00EDF" w:rsidRDefault="00122B07">
            <w:pPr>
              <w:rPr>
                <w:rFonts w:ascii="Arial" w:hAnsi="Arial" w:cs="Arial"/>
                <w:sz w:val="18"/>
                <w:szCs w:val="18"/>
              </w:rPr>
            </w:pPr>
            <w:r w:rsidRPr="00F00EDF">
              <w:rPr>
                <w:rFonts w:ascii="Arial" w:hAnsi="Arial" w:cs="Arial"/>
                <w:sz w:val="18"/>
                <w:szCs w:val="18"/>
              </w:rPr>
              <w:t xml:space="preserve">2. Точность и полнота планирования материально-технических ресурсов и персонала </w:t>
            </w:r>
          </w:p>
          <w:p w14:paraId="4DC2EFFD" w14:textId="77777777" w:rsidR="00122B07" w:rsidRPr="00F00EDF" w:rsidRDefault="00122B07">
            <w:pPr>
              <w:rPr>
                <w:rFonts w:ascii="Arial" w:hAnsi="Arial" w:cs="Arial"/>
                <w:sz w:val="18"/>
                <w:szCs w:val="18"/>
              </w:rPr>
            </w:pPr>
          </w:p>
        </w:tc>
        <w:tc>
          <w:tcPr>
            <w:tcW w:w="613" w:type="pct"/>
          </w:tcPr>
          <w:p w14:paraId="4A7D8D15" w14:textId="77777777" w:rsidR="00122B07" w:rsidRPr="00F00EDF" w:rsidRDefault="00122B07">
            <w:pPr>
              <w:rPr>
                <w:rFonts w:ascii="Arial" w:hAnsi="Arial" w:cs="Arial"/>
                <w:sz w:val="18"/>
                <w:szCs w:val="18"/>
              </w:rPr>
            </w:pPr>
            <w:r w:rsidRPr="00F00EDF">
              <w:rPr>
                <w:rFonts w:ascii="Arial" w:hAnsi="Arial" w:cs="Arial"/>
                <w:sz w:val="18"/>
                <w:szCs w:val="18"/>
              </w:rPr>
              <w:t> 1. Качественный показатель</w:t>
            </w:r>
          </w:p>
          <w:p w14:paraId="4D9A461B" w14:textId="77777777" w:rsidR="00122B07" w:rsidRPr="00F00EDF" w:rsidRDefault="00122B07">
            <w:pPr>
              <w:rPr>
                <w:rFonts w:ascii="Arial" w:hAnsi="Arial" w:cs="Arial"/>
                <w:sz w:val="18"/>
                <w:szCs w:val="18"/>
              </w:rPr>
            </w:pPr>
            <w:r w:rsidRPr="00F00EDF">
              <w:rPr>
                <w:rFonts w:ascii="Arial" w:hAnsi="Arial" w:cs="Arial"/>
                <w:sz w:val="18"/>
                <w:szCs w:val="18"/>
              </w:rPr>
              <w:t>2. Качественный показатель</w:t>
            </w:r>
          </w:p>
        </w:tc>
      </w:tr>
      <w:tr w:rsidR="00122B07" w:rsidRPr="00F00EDF" w14:paraId="7BD0BAC2" w14:textId="77777777" w:rsidTr="00EF07D6">
        <w:trPr>
          <w:cantSplit/>
        </w:trPr>
        <w:tc>
          <w:tcPr>
            <w:tcW w:w="238" w:type="pct"/>
            <w:shd w:val="clear" w:color="auto" w:fill="auto"/>
          </w:tcPr>
          <w:p w14:paraId="7F32C331" w14:textId="67EF057D" w:rsidR="00122B07" w:rsidRPr="00F00EDF" w:rsidRDefault="00495AB0">
            <w:pPr>
              <w:rPr>
                <w:rFonts w:ascii="Arial" w:hAnsi="Arial" w:cs="Arial"/>
                <w:color w:val="000000"/>
                <w:sz w:val="18"/>
                <w:szCs w:val="18"/>
                <w:lang w:val="en-US"/>
              </w:rPr>
            </w:pPr>
            <w:r w:rsidRPr="00F00EDF">
              <w:rPr>
                <w:rFonts w:ascii="Arial" w:hAnsi="Arial" w:cs="Arial"/>
                <w:color w:val="000000"/>
                <w:sz w:val="18"/>
                <w:szCs w:val="18"/>
                <w:lang w:val="en-US"/>
              </w:rPr>
              <w:t>6</w:t>
            </w:r>
          </w:p>
        </w:tc>
        <w:tc>
          <w:tcPr>
            <w:tcW w:w="557" w:type="pct"/>
          </w:tcPr>
          <w:p w14:paraId="59771AD9" w14:textId="77777777" w:rsidR="00122B07" w:rsidRPr="00F00EDF" w:rsidRDefault="00122B07">
            <w:pPr>
              <w:rPr>
                <w:rFonts w:ascii="Arial" w:hAnsi="Arial" w:cs="Arial"/>
                <w:sz w:val="18"/>
                <w:szCs w:val="18"/>
              </w:rPr>
            </w:pPr>
            <w:r w:rsidRPr="00F00EDF">
              <w:rPr>
                <w:rFonts w:ascii="Arial" w:hAnsi="Arial" w:cs="Arial"/>
                <w:sz w:val="18"/>
                <w:szCs w:val="18"/>
              </w:rPr>
              <w:t xml:space="preserve">ПП-07 </w:t>
            </w:r>
            <w:r w:rsidRPr="00F00EDF">
              <w:rPr>
                <w:rFonts w:ascii="Arial" w:hAnsi="Arial" w:cs="Arial"/>
                <w:sz w:val="18"/>
                <w:szCs w:val="18"/>
              </w:rPr>
              <w:br/>
              <w:t>Управление производственными активами</w:t>
            </w:r>
          </w:p>
        </w:tc>
        <w:tc>
          <w:tcPr>
            <w:tcW w:w="493" w:type="pct"/>
          </w:tcPr>
          <w:p w14:paraId="494DCDF9" w14:textId="77777777" w:rsidR="00122B07" w:rsidRPr="00F00EDF" w:rsidRDefault="00122B07">
            <w:pPr>
              <w:rPr>
                <w:rFonts w:ascii="Arial" w:hAnsi="Arial" w:cs="Arial"/>
                <w:sz w:val="18"/>
                <w:szCs w:val="18"/>
              </w:rPr>
            </w:pPr>
            <w:r w:rsidRPr="00F00EDF">
              <w:rPr>
                <w:rFonts w:ascii="Arial" w:hAnsi="Arial" w:cs="Arial"/>
                <w:sz w:val="18"/>
                <w:szCs w:val="18"/>
              </w:rPr>
              <w:t> </w:t>
            </w:r>
          </w:p>
        </w:tc>
        <w:tc>
          <w:tcPr>
            <w:tcW w:w="543" w:type="pct"/>
          </w:tcPr>
          <w:p w14:paraId="48E3ACD0" w14:textId="39CA717E" w:rsidR="00122B07" w:rsidRPr="00F00EDF" w:rsidRDefault="00122B07">
            <w:pPr>
              <w:rPr>
                <w:rFonts w:ascii="Arial" w:hAnsi="Arial" w:cs="Arial"/>
                <w:sz w:val="18"/>
                <w:szCs w:val="18"/>
              </w:rPr>
            </w:pPr>
            <w:r w:rsidRPr="00F00EDF">
              <w:rPr>
                <w:rFonts w:ascii="Arial" w:hAnsi="Arial" w:cs="Arial"/>
                <w:sz w:val="18"/>
                <w:szCs w:val="18"/>
              </w:rPr>
              <w:t xml:space="preserve">Нормирование </w:t>
            </w:r>
            <w:r w:rsidR="00A023C8" w:rsidRPr="00F00EDF">
              <w:rPr>
                <w:rFonts w:ascii="Arial" w:hAnsi="Arial" w:cs="Arial"/>
                <w:sz w:val="18"/>
                <w:szCs w:val="18"/>
              </w:rPr>
              <w:t>ТОиР</w:t>
            </w:r>
            <w:r w:rsidRPr="00F00EDF">
              <w:rPr>
                <w:rFonts w:ascii="Arial" w:hAnsi="Arial" w:cs="Arial"/>
                <w:sz w:val="18"/>
                <w:szCs w:val="18"/>
              </w:rPr>
              <w:t xml:space="preserve"> всего оборудования. Реализация аналитической отчетности  с учетом требований РиК.</w:t>
            </w:r>
          </w:p>
        </w:tc>
        <w:tc>
          <w:tcPr>
            <w:tcW w:w="583" w:type="pct"/>
          </w:tcPr>
          <w:p w14:paraId="61697BDB" w14:textId="77777777" w:rsidR="00122B07" w:rsidRPr="00F00EDF" w:rsidRDefault="00122B07">
            <w:pPr>
              <w:rPr>
                <w:rFonts w:ascii="Arial" w:hAnsi="Arial" w:cs="Arial"/>
                <w:sz w:val="18"/>
                <w:szCs w:val="18"/>
              </w:rPr>
            </w:pPr>
            <w:r w:rsidRPr="00F00EDF">
              <w:rPr>
                <w:rFonts w:ascii="Arial" w:hAnsi="Arial" w:cs="Arial"/>
                <w:sz w:val="18"/>
                <w:szCs w:val="18"/>
              </w:rPr>
              <w:t>PM.PC.4.1 Реализация контрольных процедур в ERP</w:t>
            </w:r>
          </w:p>
        </w:tc>
        <w:tc>
          <w:tcPr>
            <w:tcW w:w="996" w:type="pct"/>
          </w:tcPr>
          <w:p w14:paraId="26C167A9" w14:textId="3C1D5F4C" w:rsidR="00122B07" w:rsidRPr="00F00EDF" w:rsidRDefault="00122B07">
            <w:pPr>
              <w:rPr>
                <w:rFonts w:ascii="Arial" w:hAnsi="Arial" w:cs="Arial"/>
                <w:sz w:val="18"/>
                <w:szCs w:val="18"/>
              </w:rPr>
            </w:pPr>
            <w:r w:rsidRPr="00F00EDF">
              <w:rPr>
                <w:rFonts w:ascii="Arial" w:hAnsi="Arial"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w:t>
            </w:r>
            <w:r w:rsidR="002B398C" w:rsidRPr="00F00EDF">
              <w:rPr>
                <w:rFonts w:ascii="Arial" w:hAnsi="Arial" w:cs="Arial"/>
                <w:sz w:val="18"/>
                <w:szCs w:val="18"/>
              </w:rPr>
              <w:t xml:space="preserve"> </w:t>
            </w:r>
            <w:r w:rsidR="002B398C" w:rsidRPr="00F00EDF">
              <w:rPr>
                <w:rFonts w:ascii="Arial" w:hAnsi="Arial" w:cs="Arial"/>
                <w:sz w:val="18"/>
                <w:szCs w:val="18"/>
                <w:lang w:val="en-US"/>
              </w:rPr>
              <w:t>S</w:t>
            </w:r>
            <w:r w:rsidR="002B398C" w:rsidRPr="00F00EDF">
              <w:rPr>
                <w:rFonts w:ascii="Arial" w:hAnsi="Arial" w:cs="Arial"/>
                <w:sz w:val="18"/>
                <w:szCs w:val="18"/>
              </w:rPr>
              <w:t xml:space="preserve">/4 </w:t>
            </w:r>
            <w:r w:rsidR="002B398C" w:rsidRPr="00F00EDF">
              <w:rPr>
                <w:rFonts w:ascii="Arial" w:hAnsi="Arial" w:cs="Arial"/>
                <w:sz w:val="18"/>
                <w:szCs w:val="18"/>
                <w:lang w:val="en-US"/>
              </w:rPr>
              <w:t>HANA</w:t>
            </w:r>
            <w:r w:rsidRPr="00F00EDF">
              <w:rPr>
                <w:rFonts w:ascii="Arial" w:hAnsi="Arial" w:cs="Arial"/>
                <w:sz w:val="18"/>
                <w:szCs w:val="18"/>
              </w:rPr>
              <w:t xml:space="preserve"> и повысить качество управления процессами</w:t>
            </w:r>
          </w:p>
        </w:tc>
        <w:tc>
          <w:tcPr>
            <w:tcW w:w="406" w:type="pct"/>
          </w:tcPr>
          <w:p w14:paraId="64B295D5" w14:textId="77777777" w:rsidR="00122B07" w:rsidRPr="00F00EDF" w:rsidRDefault="00122B07">
            <w:pPr>
              <w:rPr>
                <w:rFonts w:ascii="Arial" w:hAnsi="Arial" w:cs="Arial"/>
                <w:sz w:val="18"/>
                <w:szCs w:val="18"/>
              </w:rPr>
            </w:pPr>
            <w:r w:rsidRPr="00F00EDF">
              <w:rPr>
                <w:rFonts w:ascii="Arial" w:hAnsi="Arial" w:cs="Arial"/>
                <w:sz w:val="18"/>
                <w:szCs w:val="18"/>
              </w:rPr>
              <w:t>Новые функции</w:t>
            </w:r>
          </w:p>
        </w:tc>
        <w:tc>
          <w:tcPr>
            <w:tcW w:w="571" w:type="pct"/>
            <w:shd w:val="clear" w:color="auto" w:fill="auto"/>
          </w:tcPr>
          <w:p w14:paraId="322B0B9C" w14:textId="77777777" w:rsidR="00122B07" w:rsidRPr="00F00EDF" w:rsidRDefault="00122B07">
            <w:pPr>
              <w:rPr>
                <w:rFonts w:ascii="Arial" w:hAnsi="Arial" w:cs="Arial"/>
                <w:sz w:val="18"/>
                <w:szCs w:val="18"/>
              </w:rPr>
            </w:pPr>
            <w:r w:rsidRPr="00F00EDF">
              <w:rPr>
                <w:rFonts w:ascii="Arial" w:hAnsi="Arial" w:cs="Arial"/>
                <w:sz w:val="18"/>
                <w:szCs w:val="18"/>
              </w:rPr>
              <w:t>1.Количество контрольных процедур</w:t>
            </w:r>
          </w:p>
          <w:p w14:paraId="3869237C" w14:textId="77777777" w:rsidR="00122B07" w:rsidRPr="00F00EDF" w:rsidRDefault="00122B07">
            <w:pPr>
              <w:rPr>
                <w:rFonts w:ascii="Arial" w:hAnsi="Arial" w:cs="Arial"/>
                <w:sz w:val="18"/>
                <w:szCs w:val="18"/>
              </w:rPr>
            </w:pPr>
          </w:p>
          <w:p w14:paraId="34830E49" w14:textId="77777777" w:rsidR="00122B07" w:rsidRPr="00F00EDF" w:rsidRDefault="00122B07">
            <w:pPr>
              <w:rPr>
                <w:rFonts w:ascii="Arial" w:hAnsi="Arial" w:cs="Arial"/>
                <w:sz w:val="18"/>
                <w:szCs w:val="18"/>
              </w:rPr>
            </w:pPr>
            <w:r w:rsidRPr="00F00EDF">
              <w:rPr>
                <w:rFonts w:ascii="Arial" w:hAnsi="Arial" w:cs="Arial"/>
                <w:sz w:val="18"/>
                <w:szCs w:val="18"/>
              </w:rPr>
              <w:t>2.Доля автоматизированных контрольных процедур</w:t>
            </w:r>
          </w:p>
        </w:tc>
        <w:tc>
          <w:tcPr>
            <w:tcW w:w="613" w:type="pct"/>
          </w:tcPr>
          <w:p w14:paraId="22C7CFE0" w14:textId="77777777" w:rsidR="00122B07" w:rsidRPr="00F00EDF" w:rsidRDefault="00122B07">
            <w:pPr>
              <w:rPr>
                <w:rFonts w:ascii="Arial" w:hAnsi="Arial" w:cs="Arial"/>
                <w:sz w:val="18"/>
                <w:szCs w:val="18"/>
              </w:rPr>
            </w:pPr>
            <w:r w:rsidRPr="00F00EDF">
              <w:rPr>
                <w:rFonts w:ascii="Arial" w:hAnsi="Arial" w:cs="Arial"/>
                <w:sz w:val="18"/>
                <w:szCs w:val="18"/>
              </w:rPr>
              <w:t>1.Общее количество контрольных процедур</w:t>
            </w:r>
          </w:p>
          <w:p w14:paraId="667E978B" w14:textId="77777777" w:rsidR="00122B07" w:rsidRPr="00F00EDF" w:rsidRDefault="00122B07">
            <w:pPr>
              <w:rPr>
                <w:rFonts w:ascii="Arial" w:hAnsi="Arial" w:cs="Arial"/>
                <w:sz w:val="18"/>
                <w:szCs w:val="18"/>
              </w:rPr>
            </w:pPr>
            <w:r w:rsidRPr="00F00EDF">
              <w:rPr>
                <w:rFonts w:ascii="Arial" w:hAnsi="Arial" w:cs="Arial"/>
                <w:sz w:val="18"/>
                <w:szCs w:val="18"/>
              </w:rPr>
              <w:t xml:space="preserve"> </w:t>
            </w:r>
          </w:p>
          <w:p w14:paraId="2188A12A" w14:textId="77777777" w:rsidR="00122B07" w:rsidRPr="00F00EDF" w:rsidRDefault="00122B07">
            <w:pPr>
              <w:rPr>
                <w:rFonts w:ascii="Arial" w:hAnsi="Arial" w:cs="Arial"/>
                <w:sz w:val="18"/>
                <w:szCs w:val="18"/>
              </w:rPr>
            </w:pPr>
          </w:p>
          <w:p w14:paraId="119B90CB" w14:textId="77777777" w:rsidR="00122B07" w:rsidRPr="00F00EDF" w:rsidRDefault="00122B07">
            <w:pPr>
              <w:rPr>
                <w:rFonts w:ascii="Arial" w:hAnsi="Arial" w:cs="Arial"/>
                <w:sz w:val="18"/>
                <w:szCs w:val="18"/>
              </w:rPr>
            </w:pPr>
            <w:r w:rsidRPr="00F00EDF">
              <w:rPr>
                <w:rFonts w:ascii="Arial" w:hAnsi="Arial" w:cs="Arial"/>
                <w:sz w:val="18"/>
                <w:szCs w:val="18"/>
              </w:rPr>
              <w:t xml:space="preserve">2.Количество автоматизированных контрольных процедур к общему количеству контрольных процедур в % </w:t>
            </w:r>
          </w:p>
          <w:p w14:paraId="180E68A2" w14:textId="77777777" w:rsidR="00122B07" w:rsidRPr="00F00EDF" w:rsidRDefault="00122B07">
            <w:pPr>
              <w:rPr>
                <w:rFonts w:ascii="Arial" w:hAnsi="Arial" w:cs="Arial"/>
                <w:sz w:val="18"/>
                <w:szCs w:val="18"/>
              </w:rPr>
            </w:pPr>
          </w:p>
        </w:tc>
      </w:tr>
    </w:tbl>
    <w:p w14:paraId="071D5844" w14:textId="77777777" w:rsidR="00122B07" w:rsidRPr="00F00EDF" w:rsidRDefault="00122B07">
      <w:pPr>
        <w:rPr>
          <w:rFonts w:ascii="Arial" w:eastAsia="Calibri" w:hAnsi="Arial" w:cs="Arial"/>
        </w:rPr>
      </w:pPr>
    </w:p>
    <w:p w14:paraId="0BCFED1E" w14:textId="77777777" w:rsidR="00122B07" w:rsidRPr="00F00EDF" w:rsidRDefault="00122B07">
      <w:pPr>
        <w:pStyle w:val="22"/>
        <w:keepNext/>
        <w:keepLines/>
        <w:numPr>
          <w:ilvl w:val="1"/>
          <w:numId w:val="8"/>
        </w:numPr>
        <w:spacing w:before="160" w:after="120" w:line="276" w:lineRule="auto"/>
        <w:rPr>
          <w:rFonts w:eastAsiaTheme="majorEastAsia" w:cstheme="majorBidi"/>
          <w:bCs w:val="0"/>
          <w:iCs w:val="0"/>
          <w:szCs w:val="26"/>
        </w:rPr>
      </w:pPr>
      <w:bookmarkStart w:id="3005" w:name="_Toc68543362"/>
      <w:r w:rsidRPr="00F00EDF">
        <w:rPr>
          <w:rFonts w:eastAsiaTheme="majorEastAsia" w:cstheme="majorBidi"/>
          <w:bCs w:val="0"/>
          <w:iCs w:val="0"/>
          <w:szCs w:val="26"/>
        </w:rPr>
        <w:lastRenderedPageBreak/>
        <w:t>Организационные аспекты</w:t>
      </w:r>
      <w:bookmarkEnd w:id="3005"/>
    </w:p>
    <w:p w14:paraId="1811DE49" w14:textId="2670D34B" w:rsidR="00122B07" w:rsidRPr="00F00EDF" w:rsidRDefault="00122B07"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00DE4E77" w:rsidRPr="00F00EDF">
        <w:rPr>
          <w:rFonts w:ascii="Arial" w:hAnsi="Arial" w:cs="Arial"/>
          <w:b/>
          <w:sz w:val="22"/>
        </w:rPr>
        <w:t>47</w:t>
      </w:r>
      <w:r w:rsidRPr="00F00EDF">
        <w:rPr>
          <w:rFonts w:ascii="Arial" w:hAnsi="Arial" w:cs="Arial"/>
          <w:b/>
          <w:sz w:val="22"/>
        </w:rPr>
        <w:t>. Ключевые орг.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84"/>
        <w:gridCol w:w="1488"/>
        <w:gridCol w:w="1290"/>
        <w:gridCol w:w="1587"/>
        <w:gridCol w:w="1191"/>
        <w:gridCol w:w="2182"/>
        <w:gridCol w:w="1854"/>
      </w:tblGrid>
      <w:tr w:rsidR="00122B07" w:rsidRPr="00F00EDF" w14:paraId="335E4F9C" w14:textId="77777777" w:rsidTr="00EF07D6">
        <w:trPr>
          <w:cantSplit/>
          <w:trHeight w:val="410"/>
          <w:tblHeader/>
        </w:trPr>
        <w:tc>
          <w:tcPr>
            <w:tcW w:w="287" w:type="pct"/>
            <w:shd w:val="clear" w:color="auto" w:fill="FFC000"/>
            <w:vAlign w:val="center"/>
          </w:tcPr>
          <w:p w14:paraId="00894654" w14:textId="77777777" w:rsidR="00122B07" w:rsidRPr="00F00EDF" w:rsidRDefault="00122B07">
            <w:pPr>
              <w:rPr>
                <w:rFonts w:ascii="Arial" w:hAnsi="Arial" w:cs="Arial"/>
                <w:b/>
                <w:sz w:val="18"/>
                <w:szCs w:val="18"/>
              </w:rPr>
            </w:pPr>
            <w:r w:rsidRPr="00F00EDF">
              <w:rPr>
                <w:rFonts w:ascii="Arial" w:hAnsi="Arial" w:cs="Arial"/>
                <w:b/>
                <w:sz w:val="18"/>
                <w:szCs w:val="18"/>
              </w:rPr>
              <w:t>№</w:t>
            </w:r>
          </w:p>
          <w:p w14:paraId="2D5BB3A6" w14:textId="77777777" w:rsidR="00122B07" w:rsidRPr="00F00EDF" w:rsidRDefault="00122B07">
            <w:pPr>
              <w:rPr>
                <w:rFonts w:ascii="Arial" w:hAnsi="Arial" w:cs="Arial"/>
                <w:b/>
                <w:sz w:val="18"/>
                <w:szCs w:val="18"/>
              </w:rPr>
            </w:pPr>
            <w:r w:rsidRPr="00F00EDF">
              <w:rPr>
                <w:rFonts w:ascii="Arial" w:hAnsi="Arial" w:cs="Arial"/>
                <w:b/>
                <w:sz w:val="18"/>
                <w:szCs w:val="18"/>
              </w:rPr>
              <w:t>п</w:t>
            </w:r>
            <w:r w:rsidRPr="00F00EDF">
              <w:rPr>
                <w:rFonts w:ascii="Arial" w:hAnsi="Arial" w:cs="Arial"/>
                <w:b/>
                <w:sz w:val="18"/>
                <w:szCs w:val="18"/>
                <w:lang w:val="en-US"/>
              </w:rPr>
              <w:t>/</w:t>
            </w:r>
            <w:r w:rsidRPr="00F00EDF">
              <w:rPr>
                <w:rFonts w:ascii="Arial" w:hAnsi="Arial" w:cs="Arial"/>
                <w:b/>
                <w:sz w:val="18"/>
                <w:szCs w:val="18"/>
              </w:rPr>
              <w:t>п</w:t>
            </w:r>
          </w:p>
        </w:tc>
        <w:tc>
          <w:tcPr>
            <w:tcW w:w="731" w:type="pct"/>
            <w:shd w:val="clear" w:color="auto" w:fill="FFC000"/>
            <w:vAlign w:val="center"/>
          </w:tcPr>
          <w:p w14:paraId="3207A473" w14:textId="77777777" w:rsidR="00122B07" w:rsidRPr="00F00EDF" w:rsidRDefault="00122B07" w:rsidP="00632245">
            <w:pPr>
              <w:rPr>
                <w:rFonts w:ascii="Arial" w:hAnsi="Arial" w:cs="Arial"/>
                <w:b/>
                <w:sz w:val="18"/>
                <w:szCs w:val="18"/>
              </w:rPr>
            </w:pPr>
            <w:r w:rsidRPr="00F00EDF">
              <w:rPr>
                <w:rFonts w:ascii="Arial" w:hAnsi="Arial" w:cs="Arial"/>
                <w:b/>
                <w:bCs/>
                <w:color w:val="000000"/>
                <w:sz w:val="18"/>
                <w:szCs w:val="18"/>
              </w:rPr>
              <w:t>Код и наименование бизнес-процесса</w:t>
            </w:r>
            <w:r w:rsidRPr="00F00EDF">
              <w:rPr>
                <w:rFonts w:ascii="Arial" w:hAnsi="Arial" w:cs="Arial"/>
                <w:b/>
                <w:bCs/>
                <w:color w:val="000000"/>
                <w:sz w:val="18"/>
                <w:szCs w:val="18"/>
              </w:rPr>
              <w:br/>
              <w:t xml:space="preserve">(1-ый ур-нь) </w:t>
            </w:r>
          </w:p>
        </w:tc>
        <w:tc>
          <w:tcPr>
            <w:tcW w:w="634" w:type="pct"/>
            <w:shd w:val="clear" w:color="auto" w:fill="FFC000"/>
            <w:vAlign w:val="center"/>
          </w:tcPr>
          <w:p w14:paraId="6A3C9725" w14:textId="77777777" w:rsidR="00122B07" w:rsidRPr="00F00EDF" w:rsidRDefault="00122B07" w:rsidP="00632245">
            <w:pPr>
              <w:rPr>
                <w:rFonts w:ascii="Arial" w:hAnsi="Arial" w:cs="Arial"/>
                <w:b/>
                <w:sz w:val="18"/>
                <w:szCs w:val="18"/>
              </w:rPr>
            </w:pPr>
            <w:r w:rsidRPr="00F00EDF">
              <w:rPr>
                <w:rFonts w:ascii="Arial" w:hAnsi="Arial" w:cs="Arial"/>
                <w:b/>
                <w:bCs/>
                <w:color w:val="000000"/>
                <w:sz w:val="18"/>
                <w:szCs w:val="18"/>
              </w:rPr>
              <w:t>Наименование</w:t>
            </w:r>
            <w:r w:rsidRPr="00F00EDF">
              <w:rPr>
                <w:rFonts w:ascii="Arial" w:hAnsi="Arial" w:cs="Arial"/>
                <w:b/>
                <w:bCs/>
                <w:color w:val="000000"/>
                <w:sz w:val="18"/>
                <w:szCs w:val="18"/>
              </w:rPr>
              <w:br/>
              <w:t>бизнес-процесса</w:t>
            </w:r>
            <w:r w:rsidRPr="00F00EDF">
              <w:rPr>
                <w:rFonts w:ascii="Arial" w:hAnsi="Arial" w:cs="Arial"/>
                <w:b/>
                <w:bCs/>
                <w:color w:val="000000"/>
                <w:sz w:val="18"/>
                <w:szCs w:val="18"/>
              </w:rPr>
              <w:br/>
              <w:t>(2-ой ур-нь)</w:t>
            </w:r>
          </w:p>
        </w:tc>
        <w:tc>
          <w:tcPr>
            <w:tcW w:w="780" w:type="pct"/>
            <w:shd w:val="clear" w:color="auto" w:fill="FFC000"/>
            <w:vAlign w:val="center"/>
          </w:tcPr>
          <w:p w14:paraId="317F53F3" w14:textId="77777777" w:rsidR="00122B07" w:rsidRPr="00F00EDF" w:rsidRDefault="00122B07" w:rsidP="00632245">
            <w:pPr>
              <w:rPr>
                <w:rFonts w:ascii="Arial" w:hAnsi="Arial" w:cs="Arial"/>
                <w:b/>
                <w:sz w:val="18"/>
                <w:szCs w:val="18"/>
              </w:rPr>
            </w:pPr>
            <w:r w:rsidRPr="00F00EDF">
              <w:rPr>
                <w:rFonts w:ascii="Arial" w:hAnsi="Arial" w:cs="Arial"/>
                <w:b/>
                <w:bCs/>
                <w:color w:val="000000"/>
                <w:sz w:val="18"/>
                <w:szCs w:val="18"/>
              </w:rPr>
              <w:t>Код и название организационного изменения</w:t>
            </w:r>
          </w:p>
        </w:tc>
        <w:tc>
          <w:tcPr>
            <w:tcW w:w="585" w:type="pct"/>
            <w:shd w:val="clear" w:color="auto" w:fill="FFC000"/>
            <w:vAlign w:val="center"/>
          </w:tcPr>
          <w:p w14:paraId="7CC469D7" w14:textId="77777777" w:rsidR="00122B07" w:rsidRPr="00F00EDF" w:rsidRDefault="00122B07" w:rsidP="00632245">
            <w:pPr>
              <w:rPr>
                <w:rFonts w:ascii="Arial" w:hAnsi="Arial" w:cs="Arial"/>
                <w:b/>
                <w:sz w:val="18"/>
                <w:szCs w:val="18"/>
              </w:rPr>
            </w:pPr>
            <w:r w:rsidRPr="00F00EDF">
              <w:rPr>
                <w:rFonts w:ascii="Arial" w:hAnsi="Arial" w:cs="Arial"/>
                <w:b/>
                <w:bCs/>
                <w:color w:val="000000"/>
                <w:sz w:val="18"/>
                <w:szCs w:val="18"/>
              </w:rPr>
              <w:t>Область организационного влияния</w:t>
            </w:r>
          </w:p>
        </w:tc>
        <w:tc>
          <w:tcPr>
            <w:tcW w:w="1072" w:type="pct"/>
            <w:shd w:val="clear" w:color="auto" w:fill="FFC000"/>
            <w:vAlign w:val="center"/>
          </w:tcPr>
          <w:p w14:paraId="161D51C6" w14:textId="77777777" w:rsidR="00122B07" w:rsidRPr="00F00EDF" w:rsidRDefault="00122B07" w:rsidP="00632245">
            <w:pPr>
              <w:rPr>
                <w:rFonts w:ascii="Arial" w:hAnsi="Arial" w:cs="Arial"/>
                <w:b/>
                <w:sz w:val="18"/>
                <w:szCs w:val="18"/>
              </w:rPr>
            </w:pPr>
            <w:r w:rsidRPr="00F00EDF">
              <w:rPr>
                <w:rFonts w:ascii="Arial" w:hAnsi="Arial" w:cs="Arial"/>
                <w:b/>
                <w:bCs/>
                <w:color w:val="000000"/>
                <w:sz w:val="18"/>
                <w:szCs w:val="18"/>
              </w:rPr>
              <w:t>Описание орг. изменения / целевое состояние</w:t>
            </w:r>
          </w:p>
        </w:tc>
        <w:tc>
          <w:tcPr>
            <w:tcW w:w="911" w:type="pct"/>
            <w:shd w:val="clear" w:color="auto" w:fill="FFC000"/>
            <w:vAlign w:val="center"/>
          </w:tcPr>
          <w:p w14:paraId="7DD6C55C" w14:textId="77777777" w:rsidR="00122B07" w:rsidRPr="00F00EDF" w:rsidRDefault="00122B07" w:rsidP="00632245">
            <w:pPr>
              <w:rPr>
                <w:rFonts w:ascii="Arial" w:hAnsi="Arial" w:cs="Arial"/>
                <w:b/>
                <w:sz w:val="18"/>
                <w:szCs w:val="18"/>
              </w:rPr>
            </w:pPr>
            <w:r w:rsidRPr="00F00EDF">
              <w:rPr>
                <w:rFonts w:ascii="Arial" w:hAnsi="Arial" w:cs="Arial"/>
                <w:b/>
                <w:bCs/>
                <w:color w:val="000000"/>
                <w:sz w:val="18"/>
                <w:szCs w:val="18"/>
              </w:rPr>
              <w:t xml:space="preserve">Влияние на запуск системы  в эксплуатацию </w:t>
            </w:r>
          </w:p>
        </w:tc>
      </w:tr>
      <w:tr w:rsidR="00122B07" w:rsidRPr="00F00EDF" w14:paraId="34BA15C7" w14:textId="77777777" w:rsidTr="00EF07D6">
        <w:trPr>
          <w:cantSplit/>
          <w:trHeight w:val="227"/>
        </w:trPr>
        <w:tc>
          <w:tcPr>
            <w:tcW w:w="287" w:type="pct"/>
            <w:shd w:val="clear" w:color="auto" w:fill="auto"/>
          </w:tcPr>
          <w:p w14:paraId="2EA92AEB" w14:textId="6A39ED03" w:rsidR="00122B07" w:rsidRPr="00F00EDF" w:rsidRDefault="00495AB0">
            <w:pPr>
              <w:rPr>
                <w:rFonts w:ascii="Arial" w:hAnsi="Arial" w:cs="Arial"/>
                <w:color w:val="000000"/>
                <w:sz w:val="18"/>
                <w:szCs w:val="18"/>
              </w:rPr>
            </w:pPr>
            <w:r w:rsidRPr="00F00EDF">
              <w:rPr>
                <w:rFonts w:ascii="Arial" w:hAnsi="Arial" w:cs="Arial"/>
                <w:color w:val="000000"/>
                <w:sz w:val="18"/>
                <w:szCs w:val="18"/>
                <w:lang w:val="en-US"/>
              </w:rPr>
              <w:t>1</w:t>
            </w:r>
          </w:p>
        </w:tc>
        <w:tc>
          <w:tcPr>
            <w:tcW w:w="731" w:type="pct"/>
          </w:tcPr>
          <w:p w14:paraId="2AE03A8F"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 xml:space="preserve">ПП-07 </w:t>
            </w:r>
            <w:r w:rsidRPr="00F00EDF">
              <w:rPr>
                <w:rFonts w:ascii="Arial" w:hAnsi="Arial" w:cs="Arial"/>
                <w:color w:val="000000"/>
                <w:sz w:val="18"/>
                <w:szCs w:val="18"/>
              </w:rPr>
              <w:br/>
              <w:t>Управление производственными активами</w:t>
            </w:r>
          </w:p>
        </w:tc>
        <w:tc>
          <w:tcPr>
            <w:tcW w:w="634" w:type="pct"/>
          </w:tcPr>
          <w:p w14:paraId="77335AD6" w14:textId="51669E3D" w:rsidR="00122B07" w:rsidRPr="00F00EDF" w:rsidRDefault="00122B07">
            <w:pPr>
              <w:rPr>
                <w:rFonts w:ascii="Arial" w:hAnsi="Arial" w:cs="Arial"/>
                <w:color w:val="000000"/>
                <w:sz w:val="18"/>
                <w:szCs w:val="18"/>
              </w:rPr>
            </w:pPr>
            <w:r w:rsidRPr="00F00EDF">
              <w:rPr>
                <w:rFonts w:ascii="Arial" w:hAnsi="Arial" w:cs="Arial"/>
                <w:color w:val="000000"/>
                <w:sz w:val="18"/>
                <w:szCs w:val="18"/>
              </w:rPr>
              <w:t>ПП-07.07</w:t>
            </w:r>
            <w:r w:rsidRPr="00F00EDF">
              <w:rPr>
                <w:rFonts w:ascii="Arial" w:hAnsi="Arial" w:cs="Arial"/>
                <w:color w:val="000000"/>
                <w:sz w:val="18"/>
                <w:szCs w:val="18"/>
              </w:rPr>
              <w:br/>
              <w:t xml:space="preserve">Ресурсное обеспечение </w:t>
            </w:r>
            <w:r w:rsidR="00A023C8" w:rsidRPr="00F00EDF">
              <w:rPr>
                <w:rFonts w:ascii="Arial" w:hAnsi="Arial" w:cs="Arial"/>
                <w:color w:val="000000"/>
                <w:sz w:val="18"/>
                <w:szCs w:val="18"/>
              </w:rPr>
              <w:t>ТОиР</w:t>
            </w:r>
          </w:p>
        </w:tc>
        <w:tc>
          <w:tcPr>
            <w:tcW w:w="780" w:type="pct"/>
          </w:tcPr>
          <w:p w14:paraId="0830AA3F"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PM.ORG.02 Централизация функции планирования и ресурсного обеспечения воздействий на ПА – ролевая модель</w:t>
            </w:r>
          </w:p>
        </w:tc>
        <w:tc>
          <w:tcPr>
            <w:tcW w:w="585" w:type="pct"/>
          </w:tcPr>
          <w:p w14:paraId="4DFFF8F2" w14:textId="77777777" w:rsidR="00122B07" w:rsidRPr="00F00EDF" w:rsidRDefault="00122B07">
            <w:pPr>
              <w:rPr>
                <w:rFonts w:ascii="Arial" w:hAnsi="Arial" w:cs="Arial"/>
                <w:color w:val="000000"/>
                <w:sz w:val="20"/>
                <w:szCs w:val="20"/>
              </w:rPr>
            </w:pPr>
            <w:r w:rsidRPr="00F00EDF">
              <w:rPr>
                <w:rFonts w:ascii="Arial" w:hAnsi="Arial" w:cs="Arial"/>
                <w:color w:val="000000"/>
                <w:sz w:val="20"/>
                <w:szCs w:val="20"/>
              </w:rPr>
              <w:t>Роли и ответственность сотрудников</w:t>
            </w:r>
          </w:p>
        </w:tc>
        <w:tc>
          <w:tcPr>
            <w:tcW w:w="1072" w:type="pct"/>
          </w:tcPr>
          <w:p w14:paraId="6FFE2F62" w14:textId="6C20FBDA" w:rsidR="00122B07" w:rsidRPr="00F00EDF" w:rsidRDefault="00122B07">
            <w:pPr>
              <w:rPr>
                <w:rFonts w:ascii="Arial" w:hAnsi="Arial" w:cs="Arial"/>
                <w:color w:val="000000"/>
                <w:sz w:val="18"/>
                <w:szCs w:val="18"/>
              </w:rPr>
            </w:pPr>
            <w:r w:rsidRPr="00F00EDF">
              <w:rPr>
                <w:rFonts w:ascii="Arial" w:hAnsi="Arial" w:cs="Arial"/>
                <w:b/>
                <w:bCs/>
                <w:color w:val="000000"/>
                <w:sz w:val="18"/>
                <w:szCs w:val="18"/>
              </w:rPr>
              <w:t xml:space="preserve">Расширение функционала для ролей, задействованных в бизнес-процессе. </w:t>
            </w:r>
            <w:r w:rsidRPr="00F00EDF">
              <w:rPr>
                <w:rFonts w:ascii="Arial" w:hAnsi="Arial" w:cs="Arial"/>
                <w:color w:val="000000"/>
                <w:sz w:val="18"/>
                <w:szCs w:val="18"/>
              </w:rPr>
              <w:t xml:space="preserve">Роли: член ТК УК/БЕ, Планировщик бюджета УА, Старший планировщик/Планировщик </w:t>
            </w:r>
            <w:r w:rsidR="00A023C8" w:rsidRPr="00F00EDF">
              <w:rPr>
                <w:rFonts w:ascii="Arial" w:hAnsi="Arial" w:cs="Arial"/>
                <w:color w:val="000000"/>
                <w:sz w:val="18"/>
                <w:szCs w:val="18"/>
              </w:rPr>
              <w:t>ТОиР</w:t>
            </w:r>
            <w:r w:rsidRPr="00F00EDF">
              <w:rPr>
                <w:rFonts w:ascii="Arial" w:hAnsi="Arial" w:cs="Arial"/>
                <w:color w:val="000000"/>
                <w:sz w:val="18"/>
                <w:szCs w:val="18"/>
              </w:rPr>
              <w:t xml:space="preserve">, Специалист по надёжности </w:t>
            </w:r>
            <w:r w:rsidRPr="00F00EDF">
              <w:rPr>
                <w:rFonts w:ascii="Arial" w:hAnsi="Arial" w:cs="Arial"/>
                <w:b/>
                <w:bCs/>
                <w:color w:val="000000"/>
                <w:sz w:val="18"/>
                <w:szCs w:val="18"/>
              </w:rPr>
              <w:br/>
              <w:t xml:space="preserve">Член ТК УК/БЕ - </w:t>
            </w:r>
            <w:r w:rsidRPr="00F00EDF">
              <w:rPr>
                <w:rFonts w:ascii="Arial" w:hAnsi="Arial" w:cs="Arial"/>
                <w:color w:val="000000"/>
                <w:sz w:val="18"/>
                <w:szCs w:val="18"/>
              </w:rPr>
              <w:t>Рассмотрение и утверждение программ воздействий и их корректировок</w:t>
            </w:r>
            <w:r w:rsidRPr="00F00EDF">
              <w:rPr>
                <w:rFonts w:ascii="Arial" w:hAnsi="Arial" w:cs="Arial"/>
                <w:color w:val="000000"/>
                <w:sz w:val="18"/>
                <w:szCs w:val="18"/>
              </w:rPr>
              <w:br/>
            </w:r>
            <w:r w:rsidRPr="00F00EDF">
              <w:rPr>
                <w:rFonts w:ascii="Arial" w:hAnsi="Arial" w:cs="Arial"/>
                <w:b/>
                <w:bCs/>
                <w:color w:val="000000"/>
                <w:sz w:val="18"/>
                <w:szCs w:val="18"/>
              </w:rPr>
              <w:t>Планировщик бюджета УА:</w:t>
            </w:r>
            <w:r w:rsidRPr="00F00EDF">
              <w:rPr>
                <w:rFonts w:ascii="Arial" w:hAnsi="Arial" w:cs="Arial"/>
                <w:color w:val="000000"/>
                <w:sz w:val="18"/>
                <w:szCs w:val="18"/>
              </w:rPr>
              <w:br/>
            </w:r>
            <w:r w:rsidRPr="00F00EDF">
              <w:rPr>
                <w:rFonts w:ascii="Arial" w:hAnsi="Arial" w:cs="Arial"/>
                <w:b/>
                <w:bCs/>
                <w:color w:val="000000"/>
                <w:sz w:val="18"/>
                <w:szCs w:val="18"/>
              </w:rPr>
              <w:t>УК</w:t>
            </w:r>
            <w:r w:rsidRPr="00F00EDF">
              <w:rPr>
                <w:rFonts w:ascii="Arial" w:hAnsi="Arial" w:cs="Arial"/>
                <w:color w:val="000000"/>
                <w:sz w:val="18"/>
                <w:szCs w:val="18"/>
              </w:rPr>
              <w:t xml:space="preserve"> - Согласование долгосрочных и среднесрочных программ воздействий, подготовка материалов на ТК УК/БЕ</w:t>
            </w:r>
            <w:r w:rsidRPr="00F00EDF">
              <w:rPr>
                <w:rFonts w:ascii="Arial" w:hAnsi="Arial" w:cs="Arial"/>
                <w:color w:val="000000"/>
                <w:sz w:val="18"/>
                <w:szCs w:val="18"/>
              </w:rPr>
              <w:br/>
            </w:r>
            <w:proofErr w:type="spellStart"/>
            <w:r w:rsidRPr="00F00EDF">
              <w:rPr>
                <w:rFonts w:ascii="Arial" w:hAnsi="Arial" w:cs="Arial"/>
                <w:b/>
                <w:bCs/>
                <w:color w:val="000000"/>
                <w:sz w:val="18"/>
                <w:szCs w:val="18"/>
              </w:rPr>
              <w:t>БЕ</w:t>
            </w:r>
            <w:proofErr w:type="spellEnd"/>
            <w:r w:rsidRPr="00F00EDF">
              <w:rPr>
                <w:rFonts w:ascii="Arial" w:hAnsi="Arial" w:cs="Arial"/>
                <w:b/>
                <w:bCs/>
                <w:color w:val="000000"/>
                <w:sz w:val="18"/>
                <w:szCs w:val="18"/>
              </w:rPr>
              <w:t xml:space="preserve"> </w:t>
            </w:r>
            <w:r w:rsidRPr="00F00EDF">
              <w:rPr>
                <w:rFonts w:ascii="Arial" w:hAnsi="Arial" w:cs="Arial"/>
                <w:color w:val="000000"/>
                <w:sz w:val="18"/>
                <w:szCs w:val="18"/>
              </w:rPr>
              <w:t>Формирование и актуализация долгосрочных и среднесрочных программ воздействий, , подготовка материалов на ТК УК/БЕ</w:t>
            </w:r>
            <w:r w:rsidRPr="00F00EDF">
              <w:rPr>
                <w:rFonts w:ascii="Arial" w:hAnsi="Arial" w:cs="Arial"/>
                <w:color w:val="000000"/>
                <w:sz w:val="18"/>
                <w:szCs w:val="18"/>
              </w:rPr>
              <w:br/>
            </w:r>
            <w:r w:rsidRPr="00F00EDF">
              <w:rPr>
                <w:rFonts w:ascii="Arial" w:hAnsi="Arial" w:cs="Arial"/>
                <w:b/>
                <w:bCs/>
                <w:color w:val="000000"/>
                <w:sz w:val="18"/>
                <w:szCs w:val="18"/>
              </w:rPr>
              <w:t xml:space="preserve">Планировщик / Старший планировщик </w:t>
            </w:r>
            <w:r w:rsidR="00A023C8" w:rsidRPr="00F00EDF">
              <w:rPr>
                <w:rFonts w:ascii="Arial" w:hAnsi="Arial" w:cs="Arial"/>
                <w:b/>
                <w:bCs/>
                <w:color w:val="000000"/>
                <w:sz w:val="18"/>
                <w:szCs w:val="18"/>
              </w:rPr>
              <w:t>ТОиР</w:t>
            </w:r>
            <w:r w:rsidRPr="00F00EDF">
              <w:rPr>
                <w:rFonts w:ascii="Arial" w:hAnsi="Arial" w:cs="Arial"/>
                <w:b/>
                <w:bCs/>
                <w:color w:val="000000"/>
                <w:sz w:val="18"/>
                <w:szCs w:val="18"/>
              </w:rPr>
              <w:t xml:space="preserve"> БЕ:</w:t>
            </w:r>
            <w:r w:rsidRPr="00F00EDF">
              <w:rPr>
                <w:rFonts w:ascii="Arial" w:hAnsi="Arial" w:cs="Arial"/>
                <w:color w:val="000000"/>
                <w:sz w:val="18"/>
                <w:szCs w:val="18"/>
              </w:rPr>
              <w:br/>
              <w:t xml:space="preserve">- Создание заказов </w:t>
            </w:r>
            <w:r w:rsidR="00A023C8" w:rsidRPr="00F00EDF">
              <w:rPr>
                <w:rFonts w:ascii="Arial" w:hAnsi="Arial" w:cs="Arial"/>
                <w:color w:val="000000"/>
                <w:sz w:val="18"/>
                <w:szCs w:val="18"/>
              </w:rPr>
              <w:t>ТОиР</w:t>
            </w:r>
            <w:r w:rsidRPr="00F00EDF">
              <w:rPr>
                <w:rFonts w:ascii="Arial" w:hAnsi="Arial" w:cs="Arial"/>
                <w:color w:val="000000"/>
                <w:sz w:val="18"/>
                <w:szCs w:val="18"/>
              </w:rPr>
              <w:t xml:space="preserve"> и сетевых графиков, проверка наличия доступности ресурсов (МТР и персонал) и их балансировка, анализ и корректировка объема выполняемых работ (заказы, операции в заказах)</w:t>
            </w:r>
            <w:r w:rsidRPr="00F00EDF">
              <w:rPr>
                <w:rFonts w:ascii="Arial" w:hAnsi="Arial" w:cs="Arial"/>
                <w:color w:val="000000"/>
                <w:sz w:val="18"/>
                <w:szCs w:val="18"/>
              </w:rPr>
              <w:br/>
              <w:t>- Планирование остановочных работ в системе,  составление детального сетевого график</w:t>
            </w:r>
            <w:r w:rsidRPr="00F00EDF">
              <w:rPr>
                <w:rFonts w:ascii="Arial" w:hAnsi="Arial" w:cs="Arial"/>
                <w:color w:val="000000"/>
                <w:sz w:val="18"/>
                <w:szCs w:val="18"/>
              </w:rPr>
              <w:br/>
            </w:r>
            <w:r w:rsidRPr="00F00EDF">
              <w:rPr>
                <w:rFonts w:ascii="Arial" w:hAnsi="Arial" w:cs="Arial"/>
                <w:b/>
                <w:bCs/>
                <w:color w:val="000000"/>
                <w:sz w:val="18"/>
                <w:szCs w:val="18"/>
              </w:rPr>
              <w:t>Специалист по надёжности :</w:t>
            </w:r>
            <w:r w:rsidRPr="00F00EDF">
              <w:rPr>
                <w:rFonts w:ascii="Arial" w:hAnsi="Arial" w:cs="Arial"/>
                <w:color w:val="000000"/>
                <w:sz w:val="18"/>
                <w:szCs w:val="18"/>
              </w:rPr>
              <w:t xml:space="preserve"> </w:t>
            </w:r>
            <w:r w:rsidRPr="00F00EDF">
              <w:rPr>
                <w:rFonts w:ascii="Arial" w:hAnsi="Arial" w:cs="Arial"/>
                <w:color w:val="000000"/>
                <w:sz w:val="18"/>
                <w:szCs w:val="18"/>
              </w:rPr>
              <w:br/>
              <w:t xml:space="preserve">- Формирование мероприятий по надежности, включение их в план </w:t>
            </w:r>
            <w:r w:rsidRPr="00F00EDF">
              <w:rPr>
                <w:rFonts w:ascii="Arial" w:hAnsi="Arial" w:cs="Arial"/>
                <w:color w:val="000000"/>
                <w:sz w:val="18"/>
                <w:szCs w:val="18"/>
              </w:rPr>
              <w:br/>
              <w:t xml:space="preserve">НМД </w:t>
            </w:r>
          </w:p>
        </w:tc>
        <w:tc>
          <w:tcPr>
            <w:tcW w:w="911" w:type="pct"/>
            <w:shd w:val="clear" w:color="auto" w:fill="auto"/>
          </w:tcPr>
          <w:p w14:paraId="056CA9C8"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ОИ должно быть реализовано не позднее чем за 3 месяца до старта</w:t>
            </w:r>
          </w:p>
        </w:tc>
      </w:tr>
      <w:tr w:rsidR="00122B07" w:rsidRPr="00F00EDF" w14:paraId="56412AFD" w14:textId="77777777" w:rsidTr="00EF07D6">
        <w:trPr>
          <w:cantSplit/>
          <w:trHeight w:val="2856"/>
        </w:trPr>
        <w:tc>
          <w:tcPr>
            <w:tcW w:w="287" w:type="pct"/>
            <w:shd w:val="clear" w:color="auto" w:fill="auto"/>
          </w:tcPr>
          <w:p w14:paraId="3FDFE4F0" w14:textId="77ED80C4" w:rsidR="00122B07" w:rsidRPr="00F00EDF" w:rsidRDefault="00495AB0">
            <w:pPr>
              <w:rPr>
                <w:rFonts w:ascii="Arial" w:hAnsi="Arial" w:cs="Arial"/>
                <w:color w:val="000000"/>
                <w:sz w:val="18"/>
                <w:szCs w:val="18"/>
              </w:rPr>
            </w:pPr>
            <w:r w:rsidRPr="00F00EDF">
              <w:rPr>
                <w:rFonts w:ascii="Arial" w:hAnsi="Arial" w:cs="Arial"/>
                <w:color w:val="000000"/>
                <w:sz w:val="18"/>
                <w:szCs w:val="18"/>
                <w:lang w:val="en-US"/>
              </w:rPr>
              <w:lastRenderedPageBreak/>
              <w:t>2</w:t>
            </w:r>
          </w:p>
        </w:tc>
        <w:tc>
          <w:tcPr>
            <w:tcW w:w="731" w:type="pct"/>
          </w:tcPr>
          <w:p w14:paraId="0B5E9033"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 xml:space="preserve">ПП-07 </w:t>
            </w:r>
            <w:r w:rsidRPr="00F00EDF">
              <w:rPr>
                <w:rFonts w:ascii="Arial" w:hAnsi="Arial" w:cs="Arial"/>
                <w:color w:val="000000"/>
                <w:sz w:val="18"/>
                <w:szCs w:val="18"/>
              </w:rPr>
              <w:br/>
              <w:t>Управление производственными активами</w:t>
            </w:r>
          </w:p>
        </w:tc>
        <w:tc>
          <w:tcPr>
            <w:tcW w:w="634" w:type="pct"/>
          </w:tcPr>
          <w:p w14:paraId="45CEB32B"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 </w:t>
            </w:r>
          </w:p>
        </w:tc>
        <w:tc>
          <w:tcPr>
            <w:tcW w:w="780" w:type="pct"/>
          </w:tcPr>
          <w:p w14:paraId="25BC4CC4"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PM.ORG.04 Актуализация перечня НМД Компании</w:t>
            </w:r>
          </w:p>
        </w:tc>
        <w:tc>
          <w:tcPr>
            <w:tcW w:w="585" w:type="pct"/>
          </w:tcPr>
          <w:p w14:paraId="43D9D45E"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Нормативно-методологическая документация</w:t>
            </w:r>
          </w:p>
        </w:tc>
        <w:tc>
          <w:tcPr>
            <w:tcW w:w="1072" w:type="pct"/>
          </w:tcPr>
          <w:p w14:paraId="16B4F9D6" w14:textId="11515E05" w:rsidR="00122B07" w:rsidRPr="00F00EDF" w:rsidRDefault="00122B07">
            <w:pPr>
              <w:rPr>
                <w:rFonts w:ascii="Arial" w:hAnsi="Arial" w:cs="Arial"/>
                <w:color w:val="000000"/>
                <w:sz w:val="18"/>
                <w:szCs w:val="18"/>
              </w:rPr>
            </w:pPr>
            <w:r w:rsidRPr="00F00EDF">
              <w:rPr>
                <w:rFonts w:ascii="Arial" w:hAnsi="Arial" w:cs="Arial"/>
                <w:color w:val="000000"/>
                <w:sz w:val="18"/>
                <w:szCs w:val="18"/>
              </w:rPr>
              <w:t>Перечень документов для актуализации на последующих этапах зафиксирован в проектном документе:  ERP.3.16_ОСМ_Перечень процессных и ор</w:t>
            </w:r>
            <w:r w:rsidR="00911209" w:rsidRPr="00F00EDF">
              <w:rPr>
                <w:rFonts w:ascii="Arial" w:hAnsi="Arial" w:cs="Arial"/>
                <w:color w:val="000000"/>
                <w:sz w:val="18"/>
                <w:szCs w:val="18"/>
              </w:rPr>
              <w:t>ганизационных изменений с оценк</w:t>
            </w:r>
            <w:r w:rsidRPr="00F00EDF">
              <w:rPr>
                <w:rFonts w:ascii="Arial" w:hAnsi="Arial" w:cs="Arial"/>
                <w:color w:val="000000"/>
                <w:sz w:val="18"/>
                <w:szCs w:val="18"/>
              </w:rPr>
              <w:t>ой влияния</w:t>
            </w:r>
          </w:p>
        </w:tc>
        <w:tc>
          <w:tcPr>
            <w:tcW w:w="911" w:type="pct"/>
            <w:shd w:val="clear" w:color="auto" w:fill="auto"/>
          </w:tcPr>
          <w:p w14:paraId="37E1387F"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ОИ должно быть реализовано до начала определённого этапа Программы</w:t>
            </w:r>
          </w:p>
        </w:tc>
      </w:tr>
      <w:tr w:rsidR="00122B07" w:rsidRPr="00F00EDF" w14:paraId="35822837" w14:textId="77777777" w:rsidTr="00EF07D6">
        <w:trPr>
          <w:cantSplit/>
          <w:trHeight w:val="2856"/>
        </w:trPr>
        <w:tc>
          <w:tcPr>
            <w:tcW w:w="287" w:type="pct"/>
            <w:shd w:val="clear" w:color="auto" w:fill="auto"/>
          </w:tcPr>
          <w:p w14:paraId="1D1B175C" w14:textId="468EA0C5" w:rsidR="00122B07" w:rsidRPr="00F00EDF" w:rsidRDefault="00495AB0">
            <w:pPr>
              <w:rPr>
                <w:rFonts w:ascii="Arial" w:hAnsi="Arial" w:cs="Arial"/>
                <w:color w:val="000000"/>
                <w:sz w:val="18"/>
                <w:szCs w:val="18"/>
              </w:rPr>
            </w:pPr>
            <w:r w:rsidRPr="00F00EDF">
              <w:rPr>
                <w:rFonts w:ascii="Arial" w:hAnsi="Arial" w:cs="Arial"/>
                <w:color w:val="000000"/>
                <w:sz w:val="18"/>
                <w:szCs w:val="18"/>
                <w:lang w:val="en-US"/>
              </w:rPr>
              <w:lastRenderedPageBreak/>
              <w:t>3</w:t>
            </w:r>
          </w:p>
        </w:tc>
        <w:tc>
          <w:tcPr>
            <w:tcW w:w="731" w:type="pct"/>
          </w:tcPr>
          <w:p w14:paraId="335BEA08"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 xml:space="preserve">ПП-07 </w:t>
            </w:r>
            <w:r w:rsidRPr="00F00EDF">
              <w:rPr>
                <w:rFonts w:ascii="Arial" w:hAnsi="Arial" w:cs="Arial"/>
                <w:color w:val="000000"/>
                <w:sz w:val="18"/>
                <w:szCs w:val="18"/>
              </w:rPr>
              <w:br/>
              <w:t>Управление производственными активами</w:t>
            </w:r>
          </w:p>
        </w:tc>
        <w:tc>
          <w:tcPr>
            <w:tcW w:w="634" w:type="pct"/>
          </w:tcPr>
          <w:p w14:paraId="682E04ED" w14:textId="77777777" w:rsidR="00122B07" w:rsidRPr="00F00EDF" w:rsidRDefault="00122B07">
            <w:pPr>
              <w:rPr>
                <w:rFonts w:ascii="Arial" w:hAnsi="Arial" w:cs="Arial"/>
                <w:color w:val="000000"/>
                <w:sz w:val="18"/>
                <w:szCs w:val="18"/>
              </w:rPr>
            </w:pPr>
          </w:p>
        </w:tc>
        <w:tc>
          <w:tcPr>
            <w:tcW w:w="780" w:type="pct"/>
          </w:tcPr>
          <w:p w14:paraId="487FF800" w14:textId="44410449" w:rsidR="00122B07" w:rsidRPr="00F00EDF" w:rsidRDefault="00122B07">
            <w:pPr>
              <w:rPr>
                <w:rFonts w:ascii="Arial" w:hAnsi="Arial" w:cs="Arial"/>
                <w:color w:val="000000"/>
                <w:sz w:val="18"/>
                <w:szCs w:val="18"/>
              </w:rPr>
            </w:pPr>
            <w:bookmarkStart w:id="3006" w:name="_Hlk525234841"/>
            <w:r w:rsidRPr="00F00EDF">
              <w:rPr>
                <w:rFonts w:ascii="Arial" w:hAnsi="Arial" w:cs="Arial"/>
                <w:color w:val="000000"/>
                <w:sz w:val="18"/>
                <w:szCs w:val="18"/>
              </w:rPr>
              <w:t xml:space="preserve">PM.ORG.08 Организация  группы ведения НСИ </w:t>
            </w:r>
            <w:r w:rsidR="00A023C8" w:rsidRPr="00F00EDF">
              <w:rPr>
                <w:rFonts w:ascii="Arial" w:hAnsi="Arial" w:cs="Arial"/>
                <w:color w:val="000000"/>
                <w:sz w:val="18"/>
                <w:szCs w:val="18"/>
              </w:rPr>
              <w:t>ТОиР</w:t>
            </w:r>
            <w:r w:rsidRPr="00F00EDF">
              <w:rPr>
                <w:rFonts w:ascii="Arial" w:hAnsi="Arial" w:cs="Arial"/>
                <w:color w:val="000000"/>
                <w:sz w:val="18"/>
                <w:szCs w:val="18"/>
              </w:rPr>
              <w:t xml:space="preserve"> и группы методологов </w:t>
            </w:r>
            <w:bookmarkEnd w:id="3006"/>
            <w:r w:rsidR="00A023C8" w:rsidRPr="00F00EDF">
              <w:rPr>
                <w:rFonts w:ascii="Arial" w:hAnsi="Arial" w:cs="Arial"/>
                <w:color w:val="000000"/>
                <w:sz w:val="18"/>
                <w:szCs w:val="18"/>
              </w:rPr>
              <w:t>ТОиР</w:t>
            </w:r>
          </w:p>
        </w:tc>
        <w:tc>
          <w:tcPr>
            <w:tcW w:w="585" w:type="pct"/>
          </w:tcPr>
          <w:p w14:paraId="7059F429" w14:textId="77777777" w:rsidR="00122B07" w:rsidRPr="00F00EDF" w:rsidRDefault="00122B07">
            <w:pPr>
              <w:rPr>
                <w:rFonts w:ascii="Arial" w:hAnsi="Arial" w:cs="Arial"/>
                <w:color w:val="000000"/>
                <w:sz w:val="18"/>
                <w:szCs w:val="18"/>
                <w:lang w:val="en-US"/>
              </w:rPr>
            </w:pPr>
            <w:r w:rsidRPr="00F00EDF">
              <w:rPr>
                <w:rFonts w:ascii="Arial" w:hAnsi="Arial" w:cs="Arial"/>
                <w:color w:val="000000"/>
                <w:sz w:val="18"/>
                <w:szCs w:val="18"/>
              </w:rPr>
              <w:t>Роли и ответственность</w:t>
            </w:r>
          </w:p>
        </w:tc>
        <w:tc>
          <w:tcPr>
            <w:tcW w:w="1072" w:type="pct"/>
          </w:tcPr>
          <w:p w14:paraId="45F8B2C5" w14:textId="77777777" w:rsidR="00122B07" w:rsidRPr="00F00EDF" w:rsidRDefault="00122B07">
            <w:pPr>
              <w:rPr>
                <w:rFonts w:ascii="Arial" w:hAnsi="Arial" w:cs="Arial"/>
                <w:bCs/>
                <w:color w:val="000000"/>
                <w:sz w:val="18"/>
                <w:szCs w:val="18"/>
              </w:rPr>
            </w:pPr>
            <w:r w:rsidRPr="00F00EDF">
              <w:rPr>
                <w:rFonts w:ascii="Arial" w:hAnsi="Arial" w:cs="Arial"/>
                <w:bCs/>
                <w:color w:val="000000"/>
                <w:sz w:val="18"/>
                <w:szCs w:val="18"/>
              </w:rPr>
              <w:t>Новый функционал для ролей, задействованных в бизнес-процессе.</w:t>
            </w:r>
          </w:p>
          <w:p w14:paraId="70EEFC5E" w14:textId="77777777" w:rsidR="00122B07" w:rsidRPr="00F00EDF" w:rsidRDefault="00122B07">
            <w:pPr>
              <w:rPr>
                <w:rFonts w:ascii="Arial" w:hAnsi="Arial" w:cs="Arial"/>
                <w:bCs/>
                <w:color w:val="000000"/>
                <w:sz w:val="18"/>
                <w:szCs w:val="18"/>
              </w:rPr>
            </w:pPr>
          </w:p>
          <w:p w14:paraId="1B5482F5" w14:textId="0C8D4EAD" w:rsidR="00122B07" w:rsidRPr="00F00EDF" w:rsidRDefault="00122B07">
            <w:pPr>
              <w:rPr>
                <w:rFonts w:ascii="Arial" w:hAnsi="Arial" w:cs="Arial"/>
                <w:b/>
                <w:bCs/>
                <w:color w:val="000000"/>
                <w:sz w:val="18"/>
                <w:szCs w:val="18"/>
              </w:rPr>
            </w:pPr>
            <w:r w:rsidRPr="00F00EDF">
              <w:rPr>
                <w:rFonts w:ascii="Arial" w:hAnsi="Arial" w:cs="Arial"/>
                <w:bCs/>
                <w:color w:val="000000"/>
                <w:sz w:val="18"/>
                <w:szCs w:val="18"/>
              </w:rPr>
              <w:t>Роли:</w:t>
            </w:r>
            <w:r w:rsidRPr="00F00EDF">
              <w:rPr>
                <w:rFonts w:ascii="Arial" w:hAnsi="Arial" w:cs="Arial"/>
                <w:b/>
                <w:bCs/>
                <w:color w:val="000000"/>
                <w:sz w:val="18"/>
                <w:szCs w:val="18"/>
              </w:rPr>
              <w:t xml:space="preserve"> </w:t>
            </w:r>
            <w:r w:rsidRPr="00F00EDF">
              <w:rPr>
                <w:rFonts w:ascii="Arial" w:hAnsi="Arial" w:cs="Arial"/>
                <w:bCs/>
                <w:color w:val="000000"/>
                <w:sz w:val="18"/>
                <w:szCs w:val="18"/>
              </w:rPr>
              <w:t xml:space="preserve">Специалист </w:t>
            </w:r>
            <w:proofErr w:type="gramStart"/>
            <w:r w:rsidRPr="00F00EDF">
              <w:rPr>
                <w:rFonts w:ascii="Arial" w:hAnsi="Arial" w:cs="Arial"/>
                <w:bCs/>
                <w:color w:val="000000"/>
                <w:sz w:val="18"/>
                <w:szCs w:val="18"/>
              </w:rPr>
              <w:t>под-держки</w:t>
            </w:r>
            <w:proofErr w:type="gramEnd"/>
            <w:r w:rsidRPr="00F00EDF">
              <w:rPr>
                <w:rFonts w:ascii="Arial" w:hAnsi="Arial" w:cs="Arial"/>
                <w:bCs/>
                <w:color w:val="000000"/>
                <w:sz w:val="18"/>
                <w:szCs w:val="18"/>
              </w:rPr>
              <w:t xml:space="preserve"> SD, Методолог </w:t>
            </w:r>
            <w:r w:rsidR="00A023C8" w:rsidRPr="00F00EDF">
              <w:rPr>
                <w:rFonts w:ascii="Arial" w:hAnsi="Arial" w:cs="Arial"/>
                <w:bCs/>
                <w:color w:val="000000"/>
                <w:sz w:val="18"/>
                <w:szCs w:val="18"/>
              </w:rPr>
              <w:t>ТОиР</w:t>
            </w:r>
            <w:r w:rsidRPr="00F00EDF">
              <w:rPr>
                <w:rFonts w:ascii="Arial" w:hAnsi="Arial" w:cs="Arial"/>
                <w:bCs/>
                <w:color w:val="000000"/>
                <w:sz w:val="18"/>
                <w:szCs w:val="18"/>
              </w:rPr>
              <w:t xml:space="preserve">, Технический специалист НСИ </w:t>
            </w:r>
            <w:r w:rsidR="00A023C8" w:rsidRPr="00F00EDF">
              <w:rPr>
                <w:rFonts w:ascii="Arial" w:hAnsi="Arial" w:cs="Arial"/>
                <w:bCs/>
                <w:color w:val="000000"/>
                <w:sz w:val="18"/>
                <w:szCs w:val="18"/>
              </w:rPr>
              <w:t>ТОиР</w:t>
            </w:r>
          </w:p>
          <w:p w14:paraId="1430BE8F" w14:textId="77777777" w:rsidR="00122B07" w:rsidRPr="00F00EDF" w:rsidRDefault="00122B07">
            <w:pPr>
              <w:rPr>
                <w:rFonts w:ascii="Arial" w:hAnsi="Arial" w:cs="Arial"/>
                <w:bCs/>
                <w:color w:val="000000"/>
                <w:sz w:val="18"/>
                <w:szCs w:val="18"/>
              </w:rPr>
            </w:pPr>
            <w:r w:rsidRPr="00F00EDF">
              <w:rPr>
                <w:rFonts w:ascii="Arial" w:hAnsi="Arial" w:cs="Arial"/>
                <w:bCs/>
                <w:color w:val="000000"/>
                <w:sz w:val="18"/>
                <w:szCs w:val="18"/>
              </w:rPr>
              <w:t>Основные функции:</w:t>
            </w:r>
          </w:p>
          <w:p w14:paraId="2D0B275A" w14:textId="77777777" w:rsidR="00122B07" w:rsidRPr="00F00EDF" w:rsidRDefault="00122B07">
            <w:pPr>
              <w:rPr>
                <w:rFonts w:ascii="Arial" w:hAnsi="Arial" w:cs="Arial"/>
                <w:b/>
                <w:bCs/>
                <w:color w:val="000000"/>
                <w:sz w:val="18"/>
                <w:szCs w:val="18"/>
              </w:rPr>
            </w:pPr>
            <w:r w:rsidRPr="00F00EDF">
              <w:rPr>
                <w:rFonts w:ascii="Arial" w:hAnsi="Arial" w:cs="Arial"/>
                <w:b/>
                <w:bCs/>
                <w:color w:val="000000"/>
                <w:sz w:val="18"/>
                <w:szCs w:val="18"/>
              </w:rPr>
              <w:t xml:space="preserve">Специалист поддержки </w:t>
            </w:r>
            <w:r w:rsidRPr="00F00EDF">
              <w:rPr>
                <w:rFonts w:ascii="Arial" w:hAnsi="Arial" w:cs="Arial"/>
                <w:b/>
                <w:bCs/>
                <w:color w:val="000000"/>
                <w:sz w:val="18"/>
                <w:szCs w:val="18"/>
                <w:lang w:val="en-US"/>
              </w:rPr>
              <w:t>SD</w:t>
            </w:r>
            <w:r w:rsidRPr="00F00EDF">
              <w:rPr>
                <w:rFonts w:ascii="Arial" w:hAnsi="Arial" w:cs="Arial"/>
                <w:b/>
                <w:bCs/>
                <w:color w:val="000000"/>
                <w:sz w:val="18"/>
                <w:szCs w:val="18"/>
              </w:rPr>
              <w:t>:</w:t>
            </w:r>
          </w:p>
          <w:p w14:paraId="1FF17267" w14:textId="24100097"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 xml:space="preserve">Распределение запросов по специалистам НСИ </w:t>
            </w:r>
            <w:r w:rsidR="00A023C8" w:rsidRPr="00F00EDF">
              <w:rPr>
                <w:rFonts w:ascii="Arial" w:hAnsi="Arial" w:cs="Arial"/>
                <w:bCs/>
                <w:color w:val="000000"/>
                <w:sz w:val="18"/>
                <w:szCs w:val="18"/>
              </w:rPr>
              <w:t>ТОиР</w:t>
            </w:r>
          </w:p>
          <w:p w14:paraId="0CBE9092" w14:textId="14F36E1C" w:rsidR="00122B07" w:rsidRPr="00F00EDF" w:rsidRDefault="00122B07">
            <w:pPr>
              <w:rPr>
                <w:rFonts w:ascii="Arial" w:hAnsi="Arial" w:cs="Arial"/>
                <w:b/>
                <w:bCs/>
                <w:color w:val="000000"/>
                <w:sz w:val="18"/>
                <w:szCs w:val="18"/>
              </w:rPr>
            </w:pPr>
            <w:r w:rsidRPr="00F00EDF">
              <w:rPr>
                <w:rFonts w:ascii="Arial" w:hAnsi="Arial" w:cs="Arial"/>
                <w:b/>
                <w:bCs/>
                <w:color w:val="000000"/>
                <w:sz w:val="18"/>
                <w:szCs w:val="18"/>
              </w:rPr>
              <w:t xml:space="preserve">Технический специалист НСИ </w:t>
            </w:r>
            <w:r w:rsidR="00A023C8" w:rsidRPr="00F00EDF">
              <w:rPr>
                <w:rFonts w:ascii="Arial" w:hAnsi="Arial" w:cs="Arial"/>
                <w:b/>
                <w:bCs/>
                <w:color w:val="000000"/>
                <w:sz w:val="18"/>
                <w:szCs w:val="18"/>
              </w:rPr>
              <w:t>ТОиР</w:t>
            </w:r>
            <w:r w:rsidRPr="00F00EDF">
              <w:rPr>
                <w:rFonts w:ascii="Arial" w:hAnsi="Arial" w:cs="Arial"/>
                <w:b/>
                <w:bCs/>
                <w:color w:val="000000"/>
                <w:sz w:val="18"/>
                <w:szCs w:val="18"/>
              </w:rPr>
              <w:t>:</w:t>
            </w:r>
          </w:p>
          <w:p w14:paraId="05BCD888" w14:textId="77777777"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Выполнение первичных проверок</w:t>
            </w:r>
          </w:p>
          <w:p w14:paraId="38CB8251" w14:textId="59D3E610"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 xml:space="preserve">Взаимодействие с методологами </w:t>
            </w:r>
            <w:r w:rsidR="00A023C8" w:rsidRPr="00F00EDF">
              <w:rPr>
                <w:rFonts w:ascii="Arial" w:hAnsi="Arial" w:cs="Arial"/>
                <w:bCs/>
                <w:color w:val="000000"/>
                <w:sz w:val="18"/>
                <w:szCs w:val="18"/>
              </w:rPr>
              <w:t>ТОиР</w:t>
            </w:r>
            <w:r w:rsidRPr="00F00EDF">
              <w:rPr>
                <w:rFonts w:ascii="Arial" w:hAnsi="Arial" w:cs="Arial"/>
                <w:bCs/>
                <w:color w:val="000000"/>
                <w:sz w:val="18"/>
                <w:szCs w:val="18"/>
              </w:rPr>
              <w:t xml:space="preserve"> (местные/центральные)</w:t>
            </w:r>
          </w:p>
          <w:p w14:paraId="72533E01" w14:textId="77777777"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Контроль сроков выполнения запросов</w:t>
            </w:r>
          </w:p>
          <w:p w14:paraId="7E7EB1BB" w14:textId="77777777"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 xml:space="preserve">Проверка и подтверждение полноты, </w:t>
            </w:r>
            <w:proofErr w:type="gramStart"/>
            <w:r w:rsidRPr="00F00EDF">
              <w:rPr>
                <w:rFonts w:ascii="Arial" w:hAnsi="Arial" w:cs="Arial"/>
                <w:bCs/>
                <w:color w:val="000000"/>
                <w:sz w:val="18"/>
                <w:szCs w:val="18"/>
              </w:rPr>
              <w:t>корректности  данных</w:t>
            </w:r>
            <w:proofErr w:type="gramEnd"/>
            <w:r w:rsidRPr="00F00EDF">
              <w:rPr>
                <w:rFonts w:ascii="Arial" w:hAnsi="Arial" w:cs="Arial"/>
                <w:bCs/>
                <w:color w:val="000000"/>
                <w:sz w:val="18"/>
                <w:szCs w:val="18"/>
              </w:rPr>
              <w:t xml:space="preserve"> и обоснованности нормативов для изменения/создания записи справочника</w:t>
            </w:r>
          </w:p>
          <w:p w14:paraId="5D755F6C" w14:textId="312DCF00" w:rsidR="00122B07" w:rsidRPr="00F00EDF" w:rsidRDefault="00122B07">
            <w:pPr>
              <w:rPr>
                <w:rFonts w:ascii="Arial" w:hAnsi="Arial" w:cs="Arial"/>
                <w:bCs/>
                <w:color w:val="000000"/>
                <w:sz w:val="18"/>
                <w:szCs w:val="18"/>
              </w:rPr>
            </w:pPr>
            <w:r w:rsidRPr="00F00EDF">
              <w:rPr>
                <w:rFonts w:ascii="Arial" w:hAnsi="Arial" w:cs="Arial"/>
                <w:b/>
                <w:bCs/>
                <w:color w:val="000000"/>
                <w:sz w:val="18"/>
                <w:szCs w:val="18"/>
              </w:rPr>
              <w:t xml:space="preserve">Методолог </w:t>
            </w:r>
            <w:r w:rsidR="00A023C8" w:rsidRPr="00F00EDF">
              <w:rPr>
                <w:rFonts w:ascii="Arial" w:hAnsi="Arial" w:cs="Arial"/>
                <w:b/>
                <w:bCs/>
                <w:color w:val="000000"/>
                <w:sz w:val="18"/>
                <w:szCs w:val="18"/>
              </w:rPr>
              <w:t>ТОиР</w:t>
            </w:r>
            <w:r w:rsidRPr="00F00EDF">
              <w:rPr>
                <w:rFonts w:ascii="Arial" w:hAnsi="Arial" w:cs="Arial"/>
                <w:b/>
                <w:bCs/>
                <w:color w:val="000000"/>
                <w:sz w:val="18"/>
                <w:szCs w:val="18"/>
              </w:rPr>
              <w:t xml:space="preserve"> (централизованный)</w:t>
            </w:r>
            <w:r w:rsidRPr="00F00EDF">
              <w:rPr>
                <w:rFonts w:ascii="Arial" w:hAnsi="Arial" w:cs="Arial"/>
                <w:bCs/>
                <w:color w:val="000000"/>
                <w:sz w:val="18"/>
                <w:szCs w:val="18"/>
              </w:rPr>
              <w:t>:</w:t>
            </w:r>
          </w:p>
          <w:p w14:paraId="7ADAA240" w14:textId="77777777"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 xml:space="preserve">Проверка и подтверждение полноты, </w:t>
            </w:r>
            <w:proofErr w:type="gramStart"/>
            <w:r w:rsidRPr="00F00EDF">
              <w:rPr>
                <w:rFonts w:ascii="Arial" w:hAnsi="Arial" w:cs="Arial"/>
                <w:bCs/>
                <w:color w:val="000000"/>
                <w:sz w:val="18"/>
                <w:szCs w:val="18"/>
              </w:rPr>
              <w:t>корректности  данных</w:t>
            </w:r>
            <w:proofErr w:type="gramEnd"/>
            <w:r w:rsidRPr="00F00EDF">
              <w:rPr>
                <w:rFonts w:ascii="Arial" w:hAnsi="Arial" w:cs="Arial"/>
                <w:bCs/>
                <w:color w:val="000000"/>
                <w:sz w:val="18"/>
                <w:szCs w:val="18"/>
              </w:rPr>
              <w:t xml:space="preserve"> и обоснованности нормативов для изменения/создания записи справочника</w:t>
            </w:r>
          </w:p>
          <w:p w14:paraId="308F604C" w14:textId="77777777"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Проверка возможности применения записи справочника для всех БЕ</w:t>
            </w:r>
          </w:p>
          <w:p w14:paraId="076DFE95" w14:textId="456B0F03" w:rsidR="00122B07" w:rsidRPr="00F00EDF" w:rsidRDefault="00122B07">
            <w:pPr>
              <w:pStyle w:val="afa"/>
              <w:numPr>
                <w:ilvl w:val="0"/>
                <w:numId w:val="37"/>
              </w:numPr>
              <w:ind w:left="259" w:hanging="284"/>
              <w:rPr>
                <w:rFonts w:ascii="Arial" w:hAnsi="Arial" w:cs="Arial"/>
                <w:bCs/>
                <w:color w:val="000000"/>
                <w:sz w:val="18"/>
                <w:szCs w:val="18"/>
              </w:rPr>
            </w:pPr>
            <w:r w:rsidRPr="00F00EDF">
              <w:rPr>
                <w:rFonts w:ascii="Arial" w:hAnsi="Arial" w:cs="Arial"/>
                <w:bCs/>
                <w:color w:val="000000"/>
                <w:sz w:val="18"/>
                <w:szCs w:val="18"/>
              </w:rPr>
              <w:t xml:space="preserve">Решение противоречий между местными методологами </w:t>
            </w:r>
            <w:r w:rsidR="00A023C8" w:rsidRPr="00F00EDF">
              <w:rPr>
                <w:rFonts w:ascii="Arial" w:hAnsi="Arial" w:cs="Arial"/>
                <w:bCs/>
                <w:color w:val="000000"/>
                <w:sz w:val="18"/>
                <w:szCs w:val="18"/>
              </w:rPr>
              <w:t>ТОиР</w:t>
            </w:r>
          </w:p>
        </w:tc>
        <w:tc>
          <w:tcPr>
            <w:tcW w:w="911" w:type="pct"/>
            <w:shd w:val="clear" w:color="auto" w:fill="auto"/>
          </w:tcPr>
          <w:p w14:paraId="21CC4BBC" w14:textId="77777777" w:rsidR="00122B07" w:rsidRPr="00F00EDF" w:rsidRDefault="00122B07">
            <w:pPr>
              <w:rPr>
                <w:rFonts w:ascii="Arial" w:hAnsi="Arial" w:cs="Arial"/>
                <w:color w:val="000000"/>
                <w:sz w:val="18"/>
                <w:szCs w:val="18"/>
              </w:rPr>
            </w:pPr>
            <w:r w:rsidRPr="00F00EDF">
              <w:rPr>
                <w:rFonts w:ascii="Arial" w:hAnsi="Arial" w:cs="Arial"/>
                <w:color w:val="000000"/>
                <w:sz w:val="18"/>
                <w:szCs w:val="18"/>
              </w:rPr>
              <w:t>ОИ должно быть реализовано до начала определённого этапа Программы</w:t>
            </w:r>
          </w:p>
        </w:tc>
      </w:tr>
    </w:tbl>
    <w:p w14:paraId="5D4D934E" w14:textId="77777777" w:rsidR="00122B07" w:rsidRPr="00F00EDF" w:rsidRDefault="00122B07">
      <w:pPr>
        <w:rPr>
          <w:rFonts w:ascii="Arial" w:eastAsia="Calibri" w:hAnsi="Arial" w:cs="Arial"/>
        </w:rPr>
      </w:pPr>
    </w:p>
    <w:p w14:paraId="04190290" w14:textId="77777777" w:rsidR="00122B07" w:rsidRPr="00F00EDF" w:rsidRDefault="00122B07">
      <w:pPr>
        <w:rPr>
          <w:rFonts w:ascii="Arial" w:eastAsia="Calibri" w:hAnsi="Arial" w:cs="Arial"/>
        </w:rPr>
      </w:pPr>
      <w:r w:rsidRPr="00F00EDF">
        <w:rPr>
          <w:rFonts w:ascii="Arial" w:eastAsia="Calibri" w:hAnsi="Arial" w:cs="Arial"/>
        </w:rPr>
        <w:t>* не включая перечень НМД</w:t>
      </w:r>
    </w:p>
    <w:p w14:paraId="05500049" w14:textId="77777777" w:rsidR="007D791B" w:rsidRPr="00F00EDF" w:rsidRDefault="007D791B">
      <w:pPr>
        <w:pStyle w:val="a7"/>
        <w:keepNext/>
        <w:spacing w:after="240" w:afterAutospacing="0" w:line="276" w:lineRule="auto"/>
        <w:rPr>
          <w:rFonts w:ascii="Arial" w:hAnsi="Arial" w:cs="Arial"/>
          <w:b/>
          <w:sz w:val="22"/>
        </w:rPr>
      </w:pPr>
    </w:p>
    <w:p w14:paraId="7F39088D" w14:textId="77777777" w:rsidR="00104DA6" w:rsidRPr="00F00EDF" w:rsidRDefault="00104DA6">
      <w:pPr>
        <w:pStyle w:val="1"/>
        <w:rPr>
          <w:rFonts w:eastAsia="Calibri"/>
        </w:rPr>
      </w:pPr>
      <w:bookmarkStart w:id="3007" w:name="_Toc68543363"/>
      <w:r w:rsidRPr="00F00EDF">
        <w:rPr>
          <w:rFonts w:eastAsia="Calibri"/>
        </w:rPr>
        <w:t>Открытые вопросы</w:t>
      </w:r>
      <w:bookmarkEnd w:id="3007"/>
    </w:p>
    <w:p w14:paraId="4A09FDE3" w14:textId="7ACC2DF5" w:rsidR="00104DA6" w:rsidRPr="00F00EDF" w:rsidRDefault="00104DA6" w:rsidP="00632245">
      <w:pPr>
        <w:pStyle w:val="a7"/>
        <w:keepNext/>
        <w:spacing w:after="240" w:afterAutospacing="0" w:line="276" w:lineRule="auto"/>
        <w:rPr>
          <w:rFonts w:ascii="Arial" w:hAnsi="Arial" w:cs="Arial"/>
          <w:b/>
          <w:sz w:val="22"/>
        </w:rPr>
      </w:pPr>
      <w:r w:rsidRPr="00F00EDF">
        <w:rPr>
          <w:rFonts w:ascii="Arial" w:hAnsi="Arial" w:cs="Arial"/>
          <w:b/>
          <w:sz w:val="22"/>
        </w:rPr>
        <w:t xml:space="preserve">Таблица </w:t>
      </w:r>
      <w:r w:rsidR="00DE4E77" w:rsidRPr="00F00EDF">
        <w:rPr>
          <w:rFonts w:ascii="Arial" w:hAnsi="Arial" w:cs="Arial"/>
          <w:b/>
          <w:sz w:val="22"/>
        </w:rPr>
        <w:t>48</w:t>
      </w:r>
      <w:r w:rsidRPr="00D82F33">
        <w:rPr>
          <w:rFonts w:ascii="Arial" w:hAnsi="Arial" w:cs="Arial"/>
          <w:b/>
          <w:sz w:val="22"/>
        </w:rPr>
        <w:fldChar w:fldCharType="begin"/>
      </w:r>
      <w:r w:rsidRPr="00F00EDF">
        <w:rPr>
          <w:rFonts w:ascii="Arial" w:hAnsi="Arial" w:cs="Arial"/>
          <w:b/>
          <w:sz w:val="22"/>
        </w:rPr>
        <w:instrText xml:space="preserve"> SEQ Таблица \* ARABIC </w:instrText>
      </w:r>
      <w:r w:rsidR="008176EC">
        <w:rPr>
          <w:rFonts w:ascii="Arial" w:hAnsi="Arial" w:cs="Arial"/>
          <w:b/>
          <w:sz w:val="22"/>
        </w:rPr>
        <w:fldChar w:fldCharType="separate"/>
      </w:r>
      <w:ins w:id="3008" w:author="Дмитрий Ковтун" w:date="2021-04-05T19:28:00Z">
        <w:r w:rsidR="008176EC">
          <w:rPr>
            <w:rFonts w:ascii="Arial" w:hAnsi="Arial" w:cs="Arial"/>
            <w:b/>
            <w:noProof/>
            <w:sz w:val="22"/>
          </w:rPr>
          <w:t>9</w:t>
        </w:r>
      </w:ins>
      <w:r w:rsidRPr="00D82F33">
        <w:rPr>
          <w:rFonts w:ascii="Arial" w:hAnsi="Arial" w:cs="Arial"/>
          <w:b/>
          <w:sz w:val="22"/>
        </w:rPr>
        <w:fldChar w:fldCharType="end"/>
      </w:r>
      <w:r w:rsidRPr="00F00EDF">
        <w:rPr>
          <w:rFonts w:ascii="Arial" w:hAnsi="Arial" w:cs="Arial"/>
          <w:b/>
          <w:sz w:val="22"/>
        </w:rPr>
        <w:t>. Открытые вопросы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2"/>
        <w:gridCol w:w="2049"/>
        <w:gridCol w:w="3828"/>
        <w:gridCol w:w="1699"/>
        <w:gridCol w:w="1828"/>
      </w:tblGrid>
      <w:tr w:rsidR="00104DA6" w:rsidRPr="00F00EDF" w14:paraId="0E07EEC1" w14:textId="77777777" w:rsidTr="00104DA6">
        <w:trPr>
          <w:cantSplit/>
          <w:trHeight w:val="397"/>
          <w:tblHeader/>
        </w:trPr>
        <w:tc>
          <w:tcPr>
            <w:tcW w:w="379" w:type="pct"/>
            <w:shd w:val="clear" w:color="auto" w:fill="FFC000"/>
            <w:vAlign w:val="center"/>
          </w:tcPr>
          <w:p w14:paraId="7C5DC042" w14:textId="77777777" w:rsidR="00104DA6" w:rsidRPr="00F00EDF" w:rsidRDefault="00104DA6" w:rsidP="00632245">
            <w:pPr>
              <w:rPr>
                <w:rFonts w:ascii="Arial" w:hAnsi="Arial" w:cs="Arial"/>
                <w:b/>
                <w:sz w:val="20"/>
                <w:szCs w:val="20"/>
              </w:rPr>
            </w:pPr>
            <w:r w:rsidRPr="00F00EDF">
              <w:rPr>
                <w:rFonts w:ascii="Arial" w:hAnsi="Arial" w:cs="Arial"/>
                <w:b/>
                <w:sz w:val="20"/>
                <w:szCs w:val="20"/>
              </w:rPr>
              <w:t xml:space="preserve">№ из реестра </w:t>
            </w:r>
          </w:p>
        </w:tc>
        <w:tc>
          <w:tcPr>
            <w:tcW w:w="1007" w:type="pct"/>
            <w:shd w:val="clear" w:color="auto" w:fill="FFC000"/>
            <w:vAlign w:val="center"/>
          </w:tcPr>
          <w:p w14:paraId="33A5992A" w14:textId="77777777" w:rsidR="00104DA6" w:rsidRPr="00F00EDF" w:rsidRDefault="00104DA6" w:rsidP="00632245">
            <w:pPr>
              <w:rPr>
                <w:rFonts w:ascii="Arial" w:hAnsi="Arial" w:cs="Arial"/>
                <w:b/>
                <w:sz w:val="20"/>
                <w:szCs w:val="20"/>
              </w:rPr>
            </w:pPr>
            <w:r w:rsidRPr="00F00EDF">
              <w:rPr>
                <w:rFonts w:ascii="Arial" w:hAnsi="Arial" w:cs="Arial"/>
                <w:b/>
                <w:sz w:val="20"/>
                <w:szCs w:val="20"/>
              </w:rPr>
              <w:t>Наименование ОВ</w:t>
            </w:r>
          </w:p>
        </w:tc>
        <w:tc>
          <w:tcPr>
            <w:tcW w:w="1881" w:type="pct"/>
            <w:shd w:val="clear" w:color="auto" w:fill="FFC000"/>
            <w:vAlign w:val="center"/>
          </w:tcPr>
          <w:p w14:paraId="72F1BD64" w14:textId="77777777" w:rsidR="00104DA6" w:rsidRPr="00F00EDF" w:rsidRDefault="00104DA6" w:rsidP="00632245">
            <w:pPr>
              <w:rPr>
                <w:rFonts w:ascii="Arial" w:hAnsi="Arial" w:cs="Arial"/>
                <w:b/>
                <w:sz w:val="20"/>
                <w:szCs w:val="20"/>
              </w:rPr>
            </w:pPr>
            <w:r w:rsidRPr="00F00EDF">
              <w:rPr>
                <w:rFonts w:ascii="Arial" w:hAnsi="Arial" w:cs="Arial"/>
                <w:b/>
                <w:sz w:val="20"/>
                <w:szCs w:val="20"/>
              </w:rPr>
              <w:t>Краткое описание ОВ</w:t>
            </w:r>
          </w:p>
        </w:tc>
        <w:tc>
          <w:tcPr>
            <w:tcW w:w="835" w:type="pct"/>
            <w:shd w:val="clear" w:color="auto" w:fill="FFC000"/>
            <w:vAlign w:val="center"/>
          </w:tcPr>
          <w:p w14:paraId="3EFB9D10" w14:textId="77777777" w:rsidR="00104DA6" w:rsidRPr="00F00EDF" w:rsidRDefault="00104DA6" w:rsidP="00632245">
            <w:pPr>
              <w:rPr>
                <w:rFonts w:ascii="Arial" w:hAnsi="Arial" w:cs="Arial"/>
                <w:b/>
                <w:sz w:val="20"/>
                <w:szCs w:val="20"/>
              </w:rPr>
            </w:pPr>
            <w:r w:rsidRPr="00F00EDF">
              <w:rPr>
                <w:rFonts w:ascii="Arial" w:hAnsi="Arial" w:cs="Arial"/>
                <w:b/>
                <w:sz w:val="20"/>
                <w:szCs w:val="20"/>
              </w:rPr>
              <w:t>Ответственный за решение</w:t>
            </w:r>
          </w:p>
        </w:tc>
        <w:tc>
          <w:tcPr>
            <w:tcW w:w="898" w:type="pct"/>
            <w:shd w:val="clear" w:color="auto" w:fill="FFC000"/>
            <w:vAlign w:val="center"/>
          </w:tcPr>
          <w:p w14:paraId="55C552D7" w14:textId="77777777" w:rsidR="00104DA6" w:rsidRPr="00F00EDF" w:rsidRDefault="00104DA6" w:rsidP="00632245">
            <w:pPr>
              <w:rPr>
                <w:rFonts w:ascii="Arial" w:hAnsi="Arial" w:cs="Arial"/>
                <w:b/>
                <w:sz w:val="20"/>
                <w:szCs w:val="20"/>
              </w:rPr>
            </w:pPr>
            <w:r w:rsidRPr="00F00EDF">
              <w:rPr>
                <w:rFonts w:ascii="Arial" w:hAnsi="Arial" w:cs="Arial"/>
                <w:b/>
                <w:sz w:val="20"/>
                <w:szCs w:val="20"/>
              </w:rPr>
              <w:t>Крайний срок решения</w:t>
            </w:r>
          </w:p>
        </w:tc>
      </w:tr>
      <w:tr w:rsidR="00104DA6" w:rsidRPr="00F00EDF" w14:paraId="375E89A6" w14:textId="77777777" w:rsidTr="00104DA6">
        <w:trPr>
          <w:cantSplit/>
        </w:trPr>
        <w:tc>
          <w:tcPr>
            <w:tcW w:w="379" w:type="pct"/>
            <w:shd w:val="clear" w:color="auto" w:fill="auto"/>
          </w:tcPr>
          <w:p w14:paraId="615F2420" w14:textId="49034ED7" w:rsidR="00104DA6" w:rsidRPr="00F00EDF" w:rsidRDefault="00104DA6">
            <w:pPr>
              <w:rPr>
                <w:rFonts w:ascii="Arial" w:hAnsi="Arial" w:cs="Arial"/>
                <w:sz w:val="20"/>
                <w:szCs w:val="20"/>
              </w:rPr>
            </w:pPr>
          </w:p>
        </w:tc>
        <w:tc>
          <w:tcPr>
            <w:tcW w:w="1007" w:type="pct"/>
          </w:tcPr>
          <w:p w14:paraId="19F9BA71" w14:textId="4A340727" w:rsidR="00104DA6" w:rsidRPr="00F00EDF" w:rsidRDefault="00104DA6" w:rsidP="00632245">
            <w:pPr>
              <w:rPr>
                <w:rFonts w:ascii="Arial" w:hAnsi="Arial" w:cs="Arial"/>
                <w:sz w:val="20"/>
                <w:szCs w:val="20"/>
              </w:rPr>
            </w:pPr>
          </w:p>
        </w:tc>
        <w:tc>
          <w:tcPr>
            <w:tcW w:w="1881" w:type="pct"/>
          </w:tcPr>
          <w:p w14:paraId="1C723A39" w14:textId="5FC6017D" w:rsidR="00104DA6" w:rsidRPr="00F00EDF" w:rsidRDefault="00104DA6" w:rsidP="00632245">
            <w:pPr>
              <w:rPr>
                <w:rFonts w:ascii="Arial" w:hAnsi="Arial" w:cs="Arial"/>
                <w:sz w:val="20"/>
                <w:szCs w:val="20"/>
              </w:rPr>
            </w:pPr>
          </w:p>
        </w:tc>
        <w:tc>
          <w:tcPr>
            <w:tcW w:w="835" w:type="pct"/>
            <w:shd w:val="clear" w:color="auto" w:fill="auto"/>
          </w:tcPr>
          <w:p w14:paraId="653066E2" w14:textId="12E46A12" w:rsidR="00104DA6" w:rsidRPr="00F00EDF" w:rsidRDefault="00104DA6" w:rsidP="00632245">
            <w:pPr>
              <w:rPr>
                <w:rFonts w:ascii="Arial" w:hAnsi="Arial" w:cs="Arial"/>
                <w:sz w:val="20"/>
                <w:szCs w:val="20"/>
              </w:rPr>
            </w:pPr>
          </w:p>
        </w:tc>
        <w:tc>
          <w:tcPr>
            <w:tcW w:w="898" w:type="pct"/>
            <w:shd w:val="clear" w:color="auto" w:fill="auto"/>
          </w:tcPr>
          <w:p w14:paraId="0CE7E590" w14:textId="0658ACA8" w:rsidR="00104DA6" w:rsidRPr="00F00EDF" w:rsidRDefault="00104DA6" w:rsidP="00632245">
            <w:pPr>
              <w:rPr>
                <w:rFonts w:ascii="Arial" w:hAnsi="Arial" w:cs="Arial"/>
                <w:sz w:val="20"/>
                <w:szCs w:val="20"/>
              </w:rPr>
            </w:pPr>
          </w:p>
        </w:tc>
      </w:tr>
    </w:tbl>
    <w:p w14:paraId="21CEA9D9" w14:textId="77777777" w:rsidR="005F2EFF" w:rsidRPr="00F00EDF" w:rsidRDefault="005F2EFF" w:rsidP="00632245">
      <w:pPr>
        <w:pStyle w:val="a7"/>
        <w:keepNext/>
        <w:spacing w:after="240" w:afterAutospacing="0" w:line="276" w:lineRule="auto"/>
        <w:rPr>
          <w:rFonts w:ascii="Arial" w:hAnsi="Arial" w:cs="Arial"/>
          <w:sz w:val="22"/>
        </w:rPr>
      </w:pPr>
    </w:p>
    <w:p w14:paraId="1056A0AF" w14:textId="77777777" w:rsidR="00FB3F4C" w:rsidRPr="00F00EDF" w:rsidRDefault="00FB3F4C">
      <w:pPr>
        <w:pStyle w:val="1"/>
        <w:rPr>
          <w:rFonts w:eastAsia="Calibri"/>
        </w:rPr>
      </w:pPr>
      <w:bookmarkStart w:id="3009" w:name="_Toc68543364"/>
      <w:bookmarkEnd w:id="0"/>
      <w:bookmarkEnd w:id="1"/>
      <w:bookmarkEnd w:id="2"/>
      <w:bookmarkEnd w:id="3"/>
      <w:bookmarkEnd w:id="345"/>
      <w:bookmarkEnd w:id="348"/>
      <w:r w:rsidRPr="00F00EDF">
        <w:rPr>
          <w:rFonts w:eastAsia="Calibri"/>
        </w:rPr>
        <w:t>Приложения</w:t>
      </w:r>
      <w:bookmarkEnd w:id="3009"/>
    </w:p>
    <w:p w14:paraId="665F0B8D" w14:textId="77777777" w:rsidR="00FB3F4C" w:rsidRPr="00F00EDF" w:rsidRDefault="00386C3A" w:rsidP="00632245">
      <w:pPr>
        <w:pStyle w:val="22"/>
        <w:keepNext/>
        <w:keepLines/>
        <w:numPr>
          <w:ilvl w:val="1"/>
          <w:numId w:val="8"/>
        </w:numPr>
        <w:tabs>
          <w:tab w:val="left" w:pos="3119"/>
        </w:tabs>
        <w:spacing w:before="160" w:after="120" w:line="276" w:lineRule="auto"/>
        <w:rPr>
          <w:rFonts w:eastAsiaTheme="majorEastAsia" w:cstheme="majorBidi"/>
          <w:bCs w:val="0"/>
          <w:iCs w:val="0"/>
          <w:szCs w:val="26"/>
        </w:rPr>
      </w:pPr>
      <w:bookmarkStart w:id="3010" w:name="_Toc68543365"/>
      <w:r w:rsidRPr="00F00EDF">
        <w:rPr>
          <w:rFonts w:eastAsiaTheme="majorEastAsia" w:cstheme="majorBidi"/>
          <w:bCs w:val="0"/>
          <w:iCs w:val="0"/>
          <w:szCs w:val="26"/>
        </w:rPr>
        <w:t xml:space="preserve">Приложение </w:t>
      </w:r>
      <w:r w:rsidR="00D51D39" w:rsidRPr="00F00EDF">
        <w:rPr>
          <w:rFonts w:eastAsiaTheme="majorEastAsia" w:cstheme="majorBidi"/>
          <w:bCs w:val="0"/>
          <w:iCs w:val="0"/>
          <w:szCs w:val="26"/>
        </w:rPr>
        <w:t xml:space="preserve">№ </w:t>
      </w:r>
      <w:r w:rsidRPr="00F00EDF">
        <w:rPr>
          <w:rFonts w:eastAsiaTheme="majorEastAsia" w:cstheme="majorBidi"/>
          <w:bCs w:val="0"/>
          <w:iCs w:val="0"/>
          <w:szCs w:val="26"/>
        </w:rPr>
        <w:t xml:space="preserve">1.  </w:t>
      </w:r>
      <w:r w:rsidR="00952581" w:rsidRPr="00F00EDF">
        <w:rPr>
          <w:rFonts w:eastAsiaTheme="majorEastAsia" w:cstheme="majorBidi"/>
          <w:bCs w:val="0"/>
          <w:iCs w:val="0"/>
          <w:szCs w:val="26"/>
        </w:rPr>
        <w:t>Модели</w:t>
      </w:r>
      <w:r w:rsidRPr="00F00EDF">
        <w:rPr>
          <w:rFonts w:eastAsiaTheme="majorEastAsia" w:cstheme="majorBidi"/>
          <w:bCs w:val="0"/>
          <w:iCs w:val="0"/>
          <w:szCs w:val="26"/>
        </w:rPr>
        <w:t xml:space="preserve"> бизнес-процесс</w:t>
      </w:r>
      <w:r w:rsidR="00952581" w:rsidRPr="00F00EDF">
        <w:rPr>
          <w:rFonts w:eastAsiaTheme="majorEastAsia" w:cstheme="majorBidi"/>
          <w:bCs w:val="0"/>
          <w:iCs w:val="0"/>
          <w:szCs w:val="26"/>
        </w:rPr>
        <w:t>ов</w:t>
      </w:r>
      <w:bookmarkEnd w:id="3010"/>
    </w:p>
    <w:bookmarkStart w:id="3011" w:name="_MON_1679160203"/>
    <w:bookmarkEnd w:id="3011"/>
    <w:p w14:paraId="674AFFFB" w14:textId="0CC675D0" w:rsidR="003B5E9D" w:rsidRPr="00F00EDF" w:rsidRDefault="000B5B55" w:rsidP="005E7982">
      <w:pPr>
        <w:rPr>
          <w:rFonts w:eastAsiaTheme="majorEastAsia"/>
        </w:rPr>
      </w:pPr>
      <w:ins w:id="3012" w:author="Дмитрий Ковтун" w:date="2021-04-05T20:35:00Z">
        <w:r>
          <w:rPr>
            <w:rFonts w:eastAsiaTheme="majorEastAsia"/>
            <w:noProof/>
          </w:rPr>
          <w:object w:dxaOrig="1520" w:dyaOrig="985" w14:anchorId="34A26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75.8pt;height:49.1pt" o:ole="">
              <v:imagedata r:id="rId15" o:title=""/>
            </v:shape>
            <o:OLEObject Type="Embed" ProgID="Word.Document.12" ShapeID="_x0000_i1064" DrawAspect="Icon" ObjectID="_1679161623" r:id="rId16">
              <o:FieldCodes>\s</o:FieldCodes>
            </o:OLEObject>
          </w:object>
        </w:r>
      </w:ins>
      <w:bookmarkStart w:id="3013" w:name="_MON_1602334177"/>
      <w:bookmarkEnd w:id="3013"/>
      <w:del w:id="3014" w:author="Дмитрий Ковтун" w:date="2021-04-05T19:32:00Z">
        <w:r w:rsidR="001020AC" w:rsidRPr="001020AC" w:rsidDel="00A45D08">
          <w:rPr>
            <w:rFonts w:eastAsiaTheme="majorEastAsia"/>
            <w:noProof/>
          </w:rPr>
          <w:object w:dxaOrig="2040" w:dyaOrig="1339" w14:anchorId="78C9F5CC">
            <v:shape id="_x0000_i1025" type="#_x0000_t75" style="width:102pt;height:67.65pt" o:ole="">
              <v:imagedata r:id="rId17" o:title=""/>
            </v:shape>
            <o:OLEObject Type="Embed" ProgID="Word.Document.8" ShapeID="_x0000_i1025" DrawAspect="Icon" ObjectID="_1679161624" r:id="rId18">
              <o:FieldCodes>\s</o:FieldCodes>
            </o:OLEObject>
          </w:object>
        </w:r>
      </w:del>
      <w:bookmarkStart w:id="3015" w:name="_MON_1601719740"/>
      <w:bookmarkEnd w:id="3015"/>
      <w:r w:rsidR="003A5116" w:rsidRPr="00632245">
        <w:rPr>
          <w:rFonts w:eastAsiaTheme="majorEastAsia"/>
          <w:noProof/>
        </w:rPr>
        <w:object w:dxaOrig="1376" w:dyaOrig="899" w14:anchorId="78CF8665">
          <v:shape id="_x0000_i1026" type="#_x0000_t75" style="width:68.2pt;height:45.8pt" o:ole="">
            <v:imagedata r:id="rId19" o:title=""/>
          </v:shape>
          <o:OLEObject Type="Embed" ProgID="Word.Document.8" ShapeID="_x0000_i1026" DrawAspect="Icon" ObjectID="_1679161625" r:id="rId20">
            <o:FieldCodes>\s</o:FieldCodes>
          </o:OLEObject>
        </w:object>
      </w:r>
    </w:p>
    <w:p w14:paraId="434B1F45" w14:textId="77777777" w:rsidR="003B5E9D" w:rsidRPr="00F00EDF" w:rsidRDefault="003B5E9D">
      <w:pPr>
        <w:rPr>
          <w:rFonts w:eastAsiaTheme="majorEastAsia"/>
        </w:rPr>
      </w:pPr>
    </w:p>
    <w:p w14:paraId="33FB60CD" w14:textId="77777777" w:rsidR="00386C3A" w:rsidRPr="00F00EDF" w:rsidRDefault="00386C3A">
      <w:pPr>
        <w:pStyle w:val="22"/>
        <w:keepNext/>
        <w:keepLines/>
        <w:numPr>
          <w:ilvl w:val="1"/>
          <w:numId w:val="8"/>
        </w:numPr>
        <w:spacing w:before="160" w:after="120" w:line="276" w:lineRule="auto"/>
        <w:rPr>
          <w:rFonts w:eastAsiaTheme="majorEastAsia" w:cstheme="majorBidi"/>
          <w:bCs w:val="0"/>
          <w:iCs w:val="0"/>
          <w:szCs w:val="26"/>
        </w:rPr>
      </w:pPr>
      <w:bookmarkStart w:id="3016" w:name="_Toc68543366"/>
      <w:r w:rsidRPr="00F00EDF">
        <w:rPr>
          <w:rFonts w:eastAsiaTheme="majorEastAsia" w:cstheme="majorBidi"/>
          <w:bCs w:val="0"/>
          <w:iCs w:val="0"/>
          <w:szCs w:val="26"/>
        </w:rPr>
        <w:t xml:space="preserve">Приложение </w:t>
      </w:r>
      <w:r w:rsidR="00D51D39" w:rsidRPr="00F00EDF">
        <w:rPr>
          <w:rFonts w:eastAsiaTheme="majorEastAsia" w:cstheme="majorBidi"/>
          <w:bCs w:val="0"/>
          <w:iCs w:val="0"/>
          <w:szCs w:val="26"/>
        </w:rPr>
        <w:t xml:space="preserve">№ </w:t>
      </w:r>
      <w:r w:rsidRPr="00F00EDF">
        <w:rPr>
          <w:rFonts w:eastAsiaTheme="majorEastAsia" w:cstheme="majorBidi"/>
          <w:bCs w:val="0"/>
          <w:iCs w:val="0"/>
          <w:szCs w:val="26"/>
        </w:rPr>
        <w:t xml:space="preserve">2. </w:t>
      </w:r>
      <w:r w:rsidR="00D45D95" w:rsidRPr="00F00EDF">
        <w:rPr>
          <w:rFonts w:eastAsiaTheme="majorEastAsia" w:cstheme="majorBidi"/>
          <w:bCs w:val="0"/>
          <w:iCs w:val="0"/>
          <w:szCs w:val="26"/>
        </w:rPr>
        <w:t>Р</w:t>
      </w:r>
      <w:r w:rsidR="00363CBE" w:rsidRPr="00F00EDF">
        <w:rPr>
          <w:rFonts w:eastAsiaTheme="majorEastAsia" w:cstheme="majorBidi"/>
          <w:bCs w:val="0"/>
          <w:iCs w:val="0"/>
          <w:szCs w:val="26"/>
        </w:rPr>
        <w:t>еестр бизнес-требований</w:t>
      </w:r>
      <w:bookmarkEnd w:id="3016"/>
    </w:p>
    <w:bookmarkStart w:id="3017" w:name="_Hlk524372269"/>
    <w:bookmarkStart w:id="3018" w:name="_MON_1597496859"/>
    <w:bookmarkEnd w:id="3018"/>
    <w:p w14:paraId="4DBD5DEE" w14:textId="0F01A86C" w:rsidR="003B5E9D" w:rsidRPr="00F00EDF" w:rsidRDefault="00507AFB">
      <w:pPr>
        <w:rPr>
          <w:rFonts w:eastAsiaTheme="majorEastAsia"/>
        </w:rPr>
      </w:pPr>
      <w:del w:id="3019" w:author="KovtunDV" w:date="2021-03-26T11:14:00Z">
        <w:r w:rsidRPr="00632245" w:rsidDel="00507AFB">
          <w:rPr>
            <w:rFonts w:eastAsiaTheme="majorEastAsia"/>
            <w:noProof/>
          </w:rPr>
          <w:object w:dxaOrig="1309" w:dyaOrig="850" w14:anchorId="383973AA">
            <v:shape id="_x0000_i1027" type="#_x0000_t75" alt="" style="width:66.55pt;height:41.45pt" o:ole="">
              <v:imagedata r:id="rId21" o:title=""/>
            </v:shape>
            <o:OLEObject Type="Embed" ProgID="Excel.Sheet.12" ShapeID="_x0000_i1027" DrawAspect="Icon" ObjectID="_1679161626" r:id="rId22"/>
          </w:object>
        </w:r>
      </w:del>
      <w:bookmarkEnd w:id="3017"/>
      <w:ins w:id="3020" w:author="KovtunDV" w:date="2021-03-26T11:15:00Z">
        <w:r>
          <w:rPr>
            <w:rFonts w:eastAsiaTheme="majorEastAsia"/>
            <w:noProof/>
          </w:rPr>
          <w:object w:dxaOrig="1534" w:dyaOrig="993" w14:anchorId="4DA6FF64">
            <v:shape id="_x0000_i1028" type="#_x0000_t75" style="width:76.35pt;height:49.65pt" o:ole="">
              <v:imagedata r:id="rId23" o:title=""/>
            </v:shape>
            <o:OLEObject Type="Embed" ProgID="Excel.Sheet.12" ShapeID="_x0000_i1028" DrawAspect="Icon" ObjectID="_1679161627" r:id="rId24"/>
          </w:object>
        </w:r>
      </w:ins>
    </w:p>
    <w:p w14:paraId="74C95BE8" w14:textId="77777777" w:rsidR="003A7324" w:rsidRPr="00F00EDF" w:rsidRDefault="003A7324">
      <w:pPr>
        <w:rPr>
          <w:rFonts w:eastAsiaTheme="majorEastAsia"/>
        </w:rPr>
      </w:pPr>
    </w:p>
    <w:p w14:paraId="6BD7DB6C" w14:textId="77777777" w:rsidR="00363CBE" w:rsidRPr="00F00EDF" w:rsidRDefault="00363CBE">
      <w:pPr>
        <w:pStyle w:val="22"/>
        <w:keepNext/>
        <w:keepLines/>
        <w:numPr>
          <w:ilvl w:val="1"/>
          <w:numId w:val="8"/>
        </w:numPr>
        <w:spacing w:before="160" w:after="120" w:line="276" w:lineRule="auto"/>
        <w:rPr>
          <w:rFonts w:eastAsiaTheme="majorEastAsia" w:cstheme="majorBidi"/>
          <w:bCs w:val="0"/>
          <w:iCs w:val="0"/>
          <w:szCs w:val="26"/>
        </w:rPr>
      </w:pPr>
      <w:bookmarkStart w:id="3021" w:name="_Toc68543367"/>
      <w:r w:rsidRPr="00F00EDF">
        <w:rPr>
          <w:rFonts w:eastAsiaTheme="majorEastAsia" w:cstheme="majorBidi"/>
          <w:bCs w:val="0"/>
          <w:iCs w:val="0"/>
          <w:szCs w:val="26"/>
        </w:rPr>
        <w:t xml:space="preserve">Приложение № 3. </w:t>
      </w:r>
      <w:r w:rsidR="00D45D95" w:rsidRPr="00F00EDF">
        <w:rPr>
          <w:rFonts w:eastAsiaTheme="majorEastAsia" w:cstheme="majorBidi"/>
          <w:bCs w:val="0"/>
          <w:iCs w:val="0"/>
          <w:szCs w:val="26"/>
        </w:rPr>
        <w:t>Описание шагов бизнес-процессов</w:t>
      </w:r>
      <w:bookmarkEnd w:id="3021"/>
    </w:p>
    <w:bookmarkStart w:id="3022" w:name="_MON_1594103959"/>
    <w:bookmarkEnd w:id="3022"/>
    <w:p w14:paraId="5309C016" w14:textId="0D1232D6" w:rsidR="00363CBE" w:rsidRPr="00F00EDF" w:rsidRDefault="00A93B00">
      <w:pPr>
        <w:rPr>
          <w:rFonts w:eastAsiaTheme="majorEastAsia"/>
        </w:rPr>
      </w:pPr>
      <w:r w:rsidRPr="00632245">
        <w:rPr>
          <w:rFonts w:eastAsiaTheme="majorEastAsia"/>
          <w:noProof/>
        </w:rPr>
        <w:object w:dxaOrig="1309" w:dyaOrig="850" w14:anchorId="52EC9C83">
          <v:shape id="_x0000_i1029" type="#_x0000_t75" alt="" style="width:1in;height:42pt" o:ole="">
            <v:imagedata r:id="rId25" o:title=""/>
          </v:shape>
          <o:OLEObject Type="Embed" ProgID="Excel.Sheet.12" ShapeID="_x0000_i1029" DrawAspect="Icon" ObjectID="_1679161628" r:id="rId26"/>
        </w:object>
      </w:r>
    </w:p>
    <w:p w14:paraId="381ADD97" w14:textId="77777777" w:rsidR="00D45D95" w:rsidRPr="00F00EDF" w:rsidRDefault="00D45D95">
      <w:pPr>
        <w:rPr>
          <w:rFonts w:eastAsiaTheme="majorEastAsia"/>
        </w:rPr>
      </w:pPr>
    </w:p>
    <w:p w14:paraId="79B3BC46" w14:textId="77777777" w:rsidR="00363CBE" w:rsidRPr="00F00EDF" w:rsidRDefault="00363CBE">
      <w:pPr>
        <w:pStyle w:val="22"/>
        <w:keepNext/>
        <w:keepLines/>
        <w:numPr>
          <w:ilvl w:val="1"/>
          <w:numId w:val="8"/>
        </w:numPr>
        <w:spacing w:before="160" w:after="120" w:line="276" w:lineRule="auto"/>
        <w:rPr>
          <w:rFonts w:eastAsiaTheme="majorEastAsia" w:cstheme="majorBidi"/>
          <w:bCs w:val="0"/>
          <w:iCs w:val="0"/>
          <w:szCs w:val="26"/>
        </w:rPr>
      </w:pPr>
      <w:bookmarkStart w:id="3023" w:name="_Toc68543368"/>
      <w:r w:rsidRPr="00F00EDF">
        <w:rPr>
          <w:rFonts w:eastAsiaTheme="majorEastAsia" w:cstheme="majorBidi"/>
          <w:bCs w:val="0"/>
          <w:iCs w:val="0"/>
          <w:szCs w:val="26"/>
        </w:rPr>
        <w:t xml:space="preserve">Приложение № 4. </w:t>
      </w:r>
      <w:r w:rsidR="00D45D95" w:rsidRPr="00F00EDF">
        <w:rPr>
          <w:rFonts w:eastAsiaTheme="majorEastAsia" w:cstheme="majorBidi"/>
          <w:bCs w:val="0"/>
          <w:iCs w:val="0"/>
          <w:szCs w:val="26"/>
        </w:rPr>
        <w:t>П</w:t>
      </w:r>
      <w:r w:rsidRPr="00F00EDF">
        <w:rPr>
          <w:rFonts w:eastAsiaTheme="majorEastAsia" w:cstheme="majorBidi"/>
          <w:bCs w:val="0"/>
          <w:iCs w:val="0"/>
          <w:szCs w:val="26"/>
        </w:rPr>
        <w:t>рочее</w:t>
      </w:r>
      <w:bookmarkEnd w:id="3023"/>
    </w:p>
    <w:p w14:paraId="7F4AC223" w14:textId="143D0FA3" w:rsidR="00363CBE" w:rsidRPr="00F00EDF" w:rsidRDefault="00744E28">
      <w:pPr>
        <w:rPr>
          <w:rFonts w:eastAsiaTheme="majorEastAsia"/>
        </w:rPr>
      </w:pPr>
      <w:r w:rsidRPr="00632245">
        <w:rPr>
          <w:rFonts w:eastAsiaTheme="majorEastAsia"/>
          <w:noProof/>
        </w:rPr>
        <w:object w:dxaOrig="1520" w:dyaOrig="985" w14:anchorId="218A23E7">
          <v:shape id="_x0000_i1030" type="#_x0000_t75" style="width:76.35pt;height:49.65pt" o:ole="">
            <v:imagedata r:id="rId27" o:title=""/>
          </v:shape>
          <o:OLEObject Type="Embed" ProgID="Excel.Sheet.12" ShapeID="_x0000_i1030" DrawAspect="Icon" ObjectID="_1679161629" r:id="rId28"/>
        </w:object>
      </w:r>
    </w:p>
    <w:p w14:paraId="7206AA87" w14:textId="77777777" w:rsidR="00363CBE" w:rsidRPr="00F00EDF" w:rsidRDefault="00363CBE">
      <w:pPr>
        <w:rPr>
          <w:rFonts w:eastAsiaTheme="majorEastAsia"/>
        </w:rPr>
      </w:pPr>
    </w:p>
    <w:p w14:paraId="04C8F9F4" w14:textId="718DB240" w:rsidR="00F662E9" w:rsidRPr="00F00EDF" w:rsidRDefault="00F662E9">
      <w:pPr>
        <w:pStyle w:val="22"/>
        <w:keepNext/>
        <w:keepLines/>
        <w:numPr>
          <w:ilvl w:val="1"/>
          <w:numId w:val="8"/>
        </w:numPr>
        <w:spacing w:before="160" w:after="120" w:line="276" w:lineRule="auto"/>
        <w:rPr>
          <w:rFonts w:eastAsiaTheme="majorEastAsia" w:cstheme="majorBidi"/>
          <w:bCs w:val="0"/>
          <w:iCs w:val="0"/>
          <w:szCs w:val="26"/>
        </w:rPr>
      </w:pPr>
      <w:bookmarkStart w:id="3024" w:name="_Toc68543369"/>
      <w:r w:rsidRPr="00F00EDF">
        <w:rPr>
          <w:rFonts w:eastAsiaTheme="majorEastAsia" w:cstheme="majorBidi"/>
          <w:bCs w:val="0"/>
          <w:iCs w:val="0"/>
          <w:szCs w:val="26"/>
        </w:rPr>
        <w:t xml:space="preserve">Приложение </w:t>
      </w:r>
      <w:r w:rsidR="00D51D39" w:rsidRPr="00F00EDF">
        <w:rPr>
          <w:rFonts w:eastAsiaTheme="majorEastAsia" w:cstheme="majorBidi"/>
          <w:bCs w:val="0"/>
          <w:iCs w:val="0"/>
          <w:szCs w:val="26"/>
        </w:rPr>
        <w:t xml:space="preserve">№ </w:t>
      </w:r>
      <w:r w:rsidR="00611D04" w:rsidRPr="00F00EDF">
        <w:rPr>
          <w:rFonts w:eastAsiaTheme="majorEastAsia" w:cstheme="majorBidi"/>
          <w:bCs w:val="0"/>
          <w:iCs w:val="0"/>
          <w:szCs w:val="26"/>
        </w:rPr>
        <w:t>РП1-6</w:t>
      </w:r>
      <w:r w:rsidRPr="00F00EDF">
        <w:rPr>
          <w:rFonts w:eastAsiaTheme="majorEastAsia" w:cstheme="majorBidi"/>
          <w:bCs w:val="0"/>
          <w:iCs w:val="0"/>
          <w:szCs w:val="26"/>
        </w:rPr>
        <w:t>: Роли и полномочия</w:t>
      </w:r>
      <w:bookmarkEnd w:id="3024"/>
    </w:p>
    <w:p w14:paraId="63FC31B7" w14:textId="684B3249" w:rsidR="00C02F45" w:rsidRPr="00F00EDF" w:rsidRDefault="009411F5">
      <w:pPr>
        <w:rPr>
          <w:rFonts w:eastAsiaTheme="majorEastAsia"/>
        </w:rPr>
      </w:pPr>
      <w:ins w:id="3025" w:author="Дмитрий Ковтун" w:date="2021-04-05T17:11:00Z">
        <w:r>
          <w:rPr>
            <w:rFonts w:eastAsiaTheme="majorEastAsia"/>
          </w:rPr>
          <w:object w:dxaOrig="1520" w:dyaOrig="985" w14:anchorId="40340A37">
            <v:shape id="_x0000_i1066" type="#_x0000_t75" style="width:75.8pt;height:49.1pt" o:ole="">
              <v:imagedata r:id="rId29" o:title=""/>
            </v:shape>
            <o:OLEObject Type="Embed" ProgID="Excel.Sheet.12" ShapeID="_x0000_i1066" DrawAspect="Icon" ObjectID="_1679161630" r:id="rId30"/>
          </w:object>
        </w:r>
      </w:ins>
      <w:ins w:id="3026" w:author="KovtunDV" w:date="2021-04-02T17:02:00Z">
        <w:del w:id="3027" w:author="Дмитрий Ковтун" w:date="2021-04-05T17:10:00Z">
          <w:r w:rsidR="007B72C9" w:rsidDel="00E24F11">
            <w:rPr>
              <w:rFonts w:eastAsiaTheme="majorEastAsia"/>
            </w:rPr>
            <w:object w:dxaOrig="1534" w:dyaOrig="993" w14:anchorId="042C6C58">
              <v:shape id="_x0000_i1031" type="#_x0000_t75" style="width:76.35pt;height:49.65pt" o:ole="">
                <v:imagedata r:id="rId31" o:title=""/>
              </v:shape>
              <o:OLEObject Type="Embed" ProgID="Excel.Sheet.12" ShapeID="_x0000_i1031" DrawAspect="Icon" ObjectID="_1679161631" r:id="rId32"/>
            </w:object>
          </w:r>
        </w:del>
      </w:ins>
      <w:del w:id="3028" w:author="KovtunDV" w:date="2021-04-02T17:02:00Z">
        <w:r w:rsidR="00361BB8" w:rsidDel="007B72C9">
          <w:rPr>
            <w:rFonts w:eastAsiaTheme="majorEastAsia"/>
          </w:rPr>
          <w:fldChar w:fldCharType="begin"/>
        </w:r>
        <w:r w:rsidR="00361BB8" w:rsidDel="007B72C9">
          <w:rPr>
            <w:rFonts w:eastAsiaTheme="majorEastAsia"/>
          </w:rPr>
          <w:fldChar w:fldCharType="end"/>
        </w:r>
      </w:del>
      <w:ins w:id="3029" w:author="Дмитрий Ковтун" w:date="2021-03-12T21:03:00Z">
        <w:del w:id="3030" w:author="KovtunDV" w:date="2021-03-19T16:20:00Z">
          <w:r w:rsidR="00744E28" w:rsidDel="00361BB8">
            <w:rPr>
              <w:rFonts w:eastAsiaTheme="majorEastAsia"/>
            </w:rPr>
            <w:object w:dxaOrig="1520" w:dyaOrig="985" w14:anchorId="14C058B1">
              <v:shape id="_x0000_i1032" type="#_x0000_t75" style="width:76.35pt;height:49.65pt" o:ole="">
                <v:imagedata r:id="rId33" o:title=""/>
              </v:shape>
              <o:OLEObject Type="Embed" ProgID="Excel.Sheet.12" ShapeID="_x0000_i1032" DrawAspect="Icon" ObjectID="_1679161632" r:id="rId34"/>
            </w:object>
          </w:r>
        </w:del>
      </w:ins>
      <w:bookmarkStart w:id="3031" w:name="_MON_1649588648"/>
      <w:bookmarkEnd w:id="3031"/>
      <w:del w:id="3032" w:author="Дмитрий Ковтун" w:date="2021-03-12T21:03:00Z">
        <w:r w:rsidR="00744E28" w:rsidRPr="00632245" w:rsidDel="00744E28">
          <w:rPr>
            <w:rFonts w:eastAsiaTheme="majorEastAsia"/>
          </w:rPr>
          <w:object w:dxaOrig="1155" w:dyaOrig="752" w14:anchorId="1F02048D">
            <v:shape id="_x0000_i1033" type="#_x0000_t75" style="width:58.35pt;height:37.65pt" o:ole="">
              <v:imagedata r:id="rId35" o:title=""/>
            </v:shape>
            <o:OLEObject Type="Embed" ProgID="Excel.Sheet.12" ShapeID="_x0000_i1033" DrawAspect="Icon" ObjectID="_1679161633" r:id="rId36"/>
          </w:object>
        </w:r>
      </w:del>
    </w:p>
    <w:p w14:paraId="33849305" w14:textId="77777777" w:rsidR="00F97148" w:rsidRPr="00F00EDF" w:rsidRDefault="00F97148">
      <w:pPr>
        <w:pStyle w:val="22"/>
        <w:keepNext/>
        <w:keepLines/>
        <w:numPr>
          <w:ilvl w:val="1"/>
          <w:numId w:val="8"/>
        </w:numPr>
        <w:spacing w:before="160" w:after="120" w:line="276" w:lineRule="auto"/>
        <w:rPr>
          <w:rFonts w:eastAsiaTheme="majorEastAsia" w:cstheme="majorBidi"/>
          <w:bCs w:val="0"/>
          <w:iCs w:val="0"/>
          <w:szCs w:val="26"/>
        </w:rPr>
      </w:pPr>
      <w:bookmarkStart w:id="3033" w:name="_Toc68543370"/>
      <w:r w:rsidRPr="00F00EDF">
        <w:rPr>
          <w:rFonts w:eastAsiaTheme="majorEastAsia" w:cstheme="majorBidi"/>
          <w:bCs w:val="0"/>
          <w:iCs w:val="0"/>
          <w:szCs w:val="26"/>
        </w:rPr>
        <w:lastRenderedPageBreak/>
        <w:t>Приложение № РиК1. Матрица рисков и контрольных процедур</w:t>
      </w:r>
      <w:bookmarkEnd w:id="3033"/>
    </w:p>
    <w:p w14:paraId="000906CE" w14:textId="200BBC7F" w:rsidR="00F97148" w:rsidRPr="00F00EDF" w:rsidRDefault="00C02026">
      <w:pPr>
        <w:rPr>
          <w:rFonts w:ascii="Arial" w:eastAsia="Calibri" w:hAnsi="Arial" w:cs="Arial"/>
        </w:rPr>
      </w:pPr>
      <w:ins w:id="3034" w:author="NazarovaVA" w:date="2021-03-17T13:51:00Z">
        <w:r>
          <w:rPr>
            <w:rFonts w:ascii="Arial" w:eastAsia="Calibri" w:hAnsi="Arial" w:cs="Arial"/>
            <w:noProof/>
          </w:rPr>
          <w:object w:dxaOrig="1535" w:dyaOrig="993" w14:anchorId="7D4B19F7">
            <v:shape id="_x0000_i1034" type="#_x0000_t75" style="width:76.35pt;height:49.65pt" o:ole="">
              <v:imagedata r:id="rId37" o:title=""/>
            </v:shape>
            <o:OLEObject Type="Embed" ProgID="Excel.Sheet.12" ShapeID="_x0000_i1034" DrawAspect="Icon" ObjectID="_1679161634" r:id="rId38"/>
          </w:object>
        </w:r>
      </w:ins>
      <w:bookmarkStart w:id="3035" w:name="_MON_1649698249"/>
      <w:bookmarkEnd w:id="3035"/>
      <w:del w:id="3036" w:author="NazarovaVA" w:date="2021-03-17T13:51:00Z">
        <w:r w:rsidR="00D82F33" w:rsidRPr="00632245" w:rsidDel="00C02026">
          <w:rPr>
            <w:rFonts w:ascii="Arial" w:eastAsia="Calibri" w:hAnsi="Arial" w:cs="Arial"/>
            <w:noProof/>
          </w:rPr>
          <w:object w:dxaOrig="1311" w:dyaOrig="849" w14:anchorId="45BCD84B">
            <v:shape id="_x0000_i1035" type="#_x0000_t75" style="width:65.45pt;height:43.65pt" o:ole="">
              <v:imagedata r:id="rId39" o:title=""/>
            </v:shape>
            <o:OLEObject Type="Embed" ProgID="Excel.Sheet.12" ShapeID="_x0000_i1035" DrawAspect="Icon" ObjectID="_1679161635" r:id="rId40"/>
          </w:object>
        </w:r>
      </w:del>
    </w:p>
    <w:p w14:paraId="7556B418" w14:textId="77777777" w:rsidR="00F97148" w:rsidRPr="00F00EDF" w:rsidRDefault="00F97148">
      <w:pPr>
        <w:pStyle w:val="22"/>
        <w:keepNext/>
        <w:keepLines/>
        <w:numPr>
          <w:ilvl w:val="1"/>
          <w:numId w:val="8"/>
        </w:numPr>
        <w:spacing w:before="160" w:after="120" w:line="276" w:lineRule="auto"/>
        <w:rPr>
          <w:rFonts w:eastAsiaTheme="majorEastAsia" w:cstheme="majorBidi"/>
          <w:bCs w:val="0"/>
          <w:iCs w:val="0"/>
          <w:szCs w:val="26"/>
        </w:rPr>
      </w:pPr>
      <w:bookmarkStart w:id="3037" w:name="_Toc68543371"/>
      <w:r w:rsidRPr="00F00EDF">
        <w:rPr>
          <w:rFonts w:eastAsiaTheme="majorEastAsia" w:cstheme="majorBidi"/>
          <w:bCs w:val="0"/>
          <w:iCs w:val="0"/>
          <w:szCs w:val="26"/>
        </w:rPr>
        <w:t>Приложение № КП1. Матрица конфликтов полномочий</w:t>
      </w:r>
      <w:bookmarkEnd w:id="3037"/>
    </w:p>
    <w:p w14:paraId="1A4803D2" w14:textId="3417EF87" w:rsidR="00F97148" w:rsidRPr="00F00EDF" w:rsidRDefault="00F97148">
      <w:pPr>
        <w:rPr>
          <w:rFonts w:ascii="Arial" w:eastAsia="Calibri" w:hAnsi="Arial" w:cs="Arial"/>
        </w:rPr>
      </w:pPr>
    </w:p>
    <w:bookmarkStart w:id="3038" w:name="_MON_1649251884"/>
    <w:bookmarkEnd w:id="3038"/>
    <w:p w14:paraId="7CB77A6C" w14:textId="279FAF7F" w:rsidR="00E923F1" w:rsidRPr="00F94454" w:rsidRDefault="005D48C9">
      <w:pPr>
        <w:rPr>
          <w:rFonts w:ascii="Arial" w:eastAsia="Calibri" w:hAnsi="Arial" w:cs="Arial"/>
        </w:rPr>
      </w:pPr>
      <w:r w:rsidRPr="00632245">
        <w:rPr>
          <w:rFonts w:ascii="Arial" w:eastAsia="Calibri" w:hAnsi="Arial" w:cs="Arial"/>
        </w:rPr>
        <w:object w:dxaOrig="1534" w:dyaOrig="993" w14:anchorId="386423C5">
          <v:shape id="_x0000_i1036" type="#_x0000_t75" style="width:76.35pt;height:49.65pt" o:ole="">
            <v:imagedata r:id="rId41" o:title=""/>
          </v:shape>
          <o:OLEObject Type="Embed" ProgID="Excel.Sheet.12" ShapeID="_x0000_i1036" DrawAspect="Icon" ObjectID="_1679161636" r:id="rId42"/>
        </w:object>
      </w:r>
    </w:p>
    <w:sectPr w:rsidR="00E923F1" w:rsidRPr="00F94454" w:rsidSect="000F4678">
      <w:headerReference w:type="default" r:id="rId43"/>
      <w:footerReference w:type="default" r:id="rId44"/>
      <w:headerReference w:type="first" r:id="rId45"/>
      <w:footerReference w:type="first" r:id="rId46"/>
      <w:pgSz w:w="11907" w:h="16840" w:code="9"/>
      <w:pgMar w:top="1134" w:right="567" w:bottom="1134" w:left="1134" w:header="737" w:footer="68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5AC3A1" w16cid:durableId="222F60C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C82FD" w14:textId="77777777" w:rsidR="00D12454" w:rsidRDefault="00D12454" w:rsidP="006C0925">
      <w:r>
        <w:separator/>
      </w:r>
    </w:p>
  </w:endnote>
  <w:endnote w:type="continuationSeparator" w:id="0">
    <w:p w14:paraId="08D9010E" w14:textId="77777777" w:rsidR="00D12454" w:rsidRDefault="00D12454" w:rsidP="006C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0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Arial"/>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2389672"/>
      <w:docPartObj>
        <w:docPartGallery w:val="Page Numbers (Bottom of Page)"/>
        <w:docPartUnique/>
      </w:docPartObj>
    </w:sdtPr>
    <w:sdtEndPr>
      <w:rPr>
        <w:noProof/>
      </w:rPr>
    </w:sdtEndPr>
    <w:sdtContent>
      <w:p w14:paraId="25001120" w14:textId="604A67A5" w:rsidR="00A45D08" w:rsidRDefault="00A45D08">
        <w:pPr>
          <w:pStyle w:val="a5"/>
          <w:jc w:val="right"/>
        </w:pPr>
        <w:r>
          <w:fldChar w:fldCharType="begin"/>
        </w:r>
        <w:r>
          <w:instrText xml:space="preserve"> PAGE   \* MERGEFORMAT </w:instrText>
        </w:r>
        <w:r>
          <w:fldChar w:fldCharType="separate"/>
        </w:r>
        <w:r w:rsidR="000905EE">
          <w:rPr>
            <w:noProof/>
          </w:rPr>
          <w:t>80</w:t>
        </w:r>
        <w:r>
          <w:rPr>
            <w:noProof/>
          </w:rPr>
          <w:fldChar w:fldCharType="end"/>
        </w:r>
      </w:p>
    </w:sdtContent>
  </w:sdt>
  <w:p w14:paraId="460D65CE" w14:textId="3C459714" w:rsidR="00A45D08" w:rsidRDefault="00A45D08" w:rsidP="00EE6B15">
    <w:pPr>
      <w:pStyle w:val="a5"/>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805473"/>
      <w:docPartObj>
        <w:docPartGallery w:val="Page Numbers (Bottom of Page)"/>
        <w:docPartUnique/>
      </w:docPartObj>
    </w:sdtPr>
    <w:sdtEndPr>
      <w:rPr>
        <w:noProof/>
      </w:rPr>
    </w:sdtEndPr>
    <w:sdtContent>
      <w:p w14:paraId="7FBC9BD3" w14:textId="707D5B28" w:rsidR="00A45D08" w:rsidRDefault="00A45D08">
        <w:pPr>
          <w:pStyle w:val="a5"/>
          <w:jc w:val="right"/>
        </w:pPr>
      </w:p>
    </w:sdtContent>
  </w:sdt>
  <w:p w14:paraId="3514F30A" w14:textId="77777777" w:rsidR="00A45D08" w:rsidRDefault="00A45D0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814BB3" w14:textId="77777777" w:rsidR="00D12454" w:rsidRDefault="00D12454" w:rsidP="006C0925">
      <w:r>
        <w:separator/>
      </w:r>
    </w:p>
  </w:footnote>
  <w:footnote w:type="continuationSeparator" w:id="0">
    <w:p w14:paraId="221B7A9C" w14:textId="77777777" w:rsidR="00D12454" w:rsidRDefault="00D12454" w:rsidP="006C0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A45D08" w14:paraId="329341EB" w14:textId="77777777" w:rsidTr="00E30D22">
      <w:trPr>
        <w:cantSplit/>
        <w:trHeight w:val="244"/>
      </w:trPr>
      <w:tc>
        <w:tcPr>
          <w:tcW w:w="3496" w:type="dxa"/>
          <w:vMerge w:val="restart"/>
          <w:tcBorders>
            <w:top w:val="nil"/>
            <w:left w:val="nil"/>
            <w:bottom w:val="nil"/>
            <w:right w:val="nil"/>
          </w:tcBorders>
          <w:vAlign w:val="center"/>
        </w:tcPr>
        <w:p w14:paraId="1C602DC9" w14:textId="77777777" w:rsidR="00A45D08" w:rsidRDefault="00A45D08" w:rsidP="00A54CF5">
          <w:pPr>
            <w:pStyle w:val="a3"/>
            <w:ind w:left="-241" w:hanging="1"/>
            <w:rPr>
              <w:b/>
              <w:bCs/>
            </w:rPr>
          </w:pPr>
          <w:r>
            <w:rPr>
              <w:b/>
              <w:bCs/>
              <w:noProof/>
            </w:rPr>
            <w:drawing>
              <wp:inline distT="0" distB="0" distL="0" distR="0" wp14:anchorId="414174C2" wp14:editId="072915CA">
                <wp:extent cx="2240329" cy="504000"/>
                <wp:effectExtent l="0" t="0" r="0" b="0"/>
                <wp:docPr id="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30C938C2" w14:textId="2D88ED7C" w:rsidR="00A45D08" w:rsidRPr="00916FAB" w:rsidRDefault="00A45D08" w:rsidP="0001642B">
          <w:pPr>
            <w:pStyle w:val="InR1"/>
          </w:pPr>
          <w:r>
            <w:t>Концептуальный дизайн</w:t>
          </w:r>
          <w:r>
            <w:br/>
            <w:t>ТОиР</w:t>
          </w:r>
          <w:r>
            <w:br/>
            <w:t xml:space="preserve">КД </w:t>
          </w:r>
          <w:r w:rsidRPr="004640E6">
            <w:t xml:space="preserve">Ресурсное обеспечение </w:t>
          </w:r>
          <w:r>
            <w:t>ТОиР</w:t>
          </w:r>
        </w:p>
      </w:tc>
    </w:tr>
    <w:tr w:rsidR="00A45D08" w:rsidRPr="00DB4B2F" w14:paraId="11A5D2B2" w14:textId="77777777" w:rsidTr="00E30D22">
      <w:trPr>
        <w:cantSplit/>
        <w:trHeight w:val="244"/>
      </w:trPr>
      <w:tc>
        <w:tcPr>
          <w:tcW w:w="3496" w:type="dxa"/>
          <w:vMerge/>
          <w:tcBorders>
            <w:top w:val="nil"/>
            <w:left w:val="nil"/>
            <w:bottom w:val="nil"/>
            <w:right w:val="nil"/>
          </w:tcBorders>
          <w:vAlign w:val="center"/>
        </w:tcPr>
        <w:p w14:paraId="5654AD3C" w14:textId="77777777" w:rsidR="00A45D08" w:rsidRDefault="00A45D08" w:rsidP="00A54CF5">
          <w:pPr>
            <w:pStyle w:val="a3"/>
            <w:jc w:val="center"/>
          </w:pPr>
        </w:p>
      </w:tc>
      <w:tc>
        <w:tcPr>
          <w:tcW w:w="6716" w:type="dxa"/>
          <w:vMerge/>
          <w:tcBorders>
            <w:top w:val="single" w:sz="8" w:space="0" w:color="auto"/>
            <w:left w:val="nil"/>
            <w:bottom w:val="single" w:sz="8" w:space="0" w:color="FEC816"/>
            <w:right w:val="single" w:sz="8" w:space="0" w:color="FEC816"/>
          </w:tcBorders>
        </w:tcPr>
        <w:p w14:paraId="0986C0F9" w14:textId="77777777" w:rsidR="00A45D08" w:rsidRPr="000B5B67" w:rsidRDefault="00A45D08" w:rsidP="00A54CF5">
          <w:pPr>
            <w:jc w:val="center"/>
            <w:rPr>
              <w:b/>
              <w:bCs/>
            </w:rPr>
          </w:pPr>
        </w:p>
      </w:tc>
    </w:tr>
  </w:tbl>
  <w:p w14:paraId="2190C005" w14:textId="77777777" w:rsidR="00A45D08" w:rsidRDefault="00A45D08">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A45D08" w14:paraId="01D959D7" w14:textId="77777777" w:rsidTr="00E30D22">
      <w:trPr>
        <w:cantSplit/>
        <w:trHeight w:val="244"/>
      </w:trPr>
      <w:tc>
        <w:tcPr>
          <w:tcW w:w="3496" w:type="dxa"/>
          <w:vMerge w:val="restart"/>
          <w:tcBorders>
            <w:top w:val="nil"/>
            <w:left w:val="nil"/>
            <w:bottom w:val="nil"/>
            <w:right w:val="nil"/>
          </w:tcBorders>
          <w:vAlign w:val="center"/>
        </w:tcPr>
        <w:p w14:paraId="6B337F36" w14:textId="77777777" w:rsidR="00A45D08" w:rsidRDefault="00A45D08" w:rsidP="00B307BD">
          <w:pPr>
            <w:pStyle w:val="a3"/>
            <w:ind w:left="-241" w:hanging="1"/>
            <w:rPr>
              <w:b/>
              <w:bCs/>
            </w:rPr>
          </w:pPr>
          <w:r>
            <w:rPr>
              <w:b/>
              <w:bCs/>
              <w:noProof/>
            </w:rPr>
            <w:drawing>
              <wp:inline distT="0" distB="0" distL="0" distR="0" wp14:anchorId="4E359BA8" wp14:editId="79A15B7D">
                <wp:extent cx="2240329" cy="504000"/>
                <wp:effectExtent l="0" t="0" r="0" b="0"/>
                <wp:docPr id="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31A42983" w14:textId="4763A3ED" w:rsidR="00A45D08" w:rsidRPr="00916FAB" w:rsidRDefault="00A45D08" w:rsidP="0001642B">
          <w:pPr>
            <w:pStyle w:val="InR1"/>
          </w:pPr>
          <w:r>
            <w:t>Концептуальный дизайн</w:t>
          </w:r>
          <w:r>
            <w:br/>
            <w:t>ТОиР</w:t>
          </w:r>
          <w:r>
            <w:br/>
            <w:t xml:space="preserve">КД </w:t>
          </w:r>
          <w:r w:rsidRPr="004640E6">
            <w:t xml:space="preserve">Ресурсное обеспечение </w:t>
          </w:r>
          <w:r>
            <w:t>ТОиР</w:t>
          </w:r>
        </w:p>
      </w:tc>
    </w:tr>
    <w:tr w:rsidR="00A45D08" w:rsidRPr="00DB4B2F" w14:paraId="333092E6" w14:textId="77777777" w:rsidTr="00E30D22">
      <w:trPr>
        <w:cantSplit/>
        <w:trHeight w:val="244"/>
      </w:trPr>
      <w:tc>
        <w:tcPr>
          <w:tcW w:w="3496" w:type="dxa"/>
          <w:vMerge/>
          <w:tcBorders>
            <w:top w:val="nil"/>
            <w:left w:val="nil"/>
            <w:bottom w:val="nil"/>
            <w:right w:val="nil"/>
          </w:tcBorders>
          <w:vAlign w:val="center"/>
        </w:tcPr>
        <w:p w14:paraId="0A583904" w14:textId="77777777" w:rsidR="00A45D08" w:rsidRDefault="00A45D08" w:rsidP="00B307BD">
          <w:pPr>
            <w:pStyle w:val="a3"/>
            <w:jc w:val="center"/>
          </w:pPr>
        </w:p>
      </w:tc>
      <w:tc>
        <w:tcPr>
          <w:tcW w:w="6716" w:type="dxa"/>
          <w:vMerge/>
          <w:tcBorders>
            <w:top w:val="single" w:sz="8" w:space="0" w:color="auto"/>
            <w:left w:val="nil"/>
            <w:bottom w:val="single" w:sz="8" w:space="0" w:color="FEC816"/>
            <w:right w:val="single" w:sz="8" w:space="0" w:color="FEC816"/>
          </w:tcBorders>
        </w:tcPr>
        <w:p w14:paraId="759012DD" w14:textId="77777777" w:rsidR="00A45D08" w:rsidRPr="000B5B67" w:rsidRDefault="00A45D08" w:rsidP="00B307BD">
          <w:pPr>
            <w:jc w:val="center"/>
            <w:rPr>
              <w:b/>
              <w:bCs/>
            </w:rPr>
          </w:pPr>
        </w:p>
      </w:tc>
    </w:tr>
  </w:tbl>
  <w:p w14:paraId="69805E63" w14:textId="77777777" w:rsidR="00A45D08" w:rsidRDefault="00A45D08" w:rsidP="00720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F4F"/>
    <w:multiLevelType w:val="multilevel"/>
    <w:tmpl w:val="F3907702"/>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28E1F58"/>
    <w:multiLevelType w:val="hybridMultilevel"/>
    <w:tmpl w:val="0E787198"/>
    <w:lvl w:ilvl="0" w:tplc="81A62BC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2CE5A30"/>
    <w:multiLevelType w:val="hybridMultilevel"/>
    <w:tmpl w:val="595EC36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552586F"/>
    <w:multiLevelType w:val="hybridMultilevel"/>
    <w:tmpl w:val="A28C63C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56A6A93"/>
    <w:multiLevelType w:val="hybridMultilevel"/>
    <w:tmpl w:val="891A336C"/>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6" w15:restartNumberingAfterBreak="0">
    <w:nsid w:val="0847425E"/>
    <w:multiLevelType w:val="hybridMultilevel"/>
    <w:tmpl w:val="A404B08E"/>
    <w:lvl w:ilvl="0" w:tplc="0419000B">
      <w:start w:val="1"/>
      <w:numFmt w:val="bullet"/>
      <w:lvlText w:val=""/>
      <w:lvlJc w:val="left"/>
      <w:pPr>
        <w:ind w:left="2148" w:hanging="360"/>
      </w:pPr>
      <w:rPr>
        <w:rFonts w:ascii="Wingdings" w:hAnsi="Wingdings"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7" w15:restartNumberingAfterBreak="0">
    <w:nsid w:val="0AD24D7D"/>
    <w:multiLevelType w:val="hybridMultilevel"/>
    <w:tmpl w:val="D6028F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D5352D2"/>
    <w:multiLevelType w:val="hybridMultilevel"/>
    <w:tmpl w:val="24F2B8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cs="Wingdings" w:hint="default"/>
      </w:rPr>
    </w:lvl>
    <w:lvl w:ilvl="3" w:tplc="04190001" w:tentative="1">
      <w:start w:val="1"/>
      <w:numFmt w:val="bullet"/>
      <w:lvlText w:val=""/>
      <w:lvlJc w:val="left"/>
      <w:pPr>
        <w:ind w:left="3588" w:hanging="360"/>
      </w:pPr>
      <w:rPr>
        <w:rFonts w:ascii="Symbol" w:hAnsi="Symbol" w:cs="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cs="Wingdings" w:hint="default"/>
      </w:rPr>
    </w:lvl>
    <w:lvl w:ilvl="6" w:tplc="04190001" w:tentative="1">
      <w:start w:val="1"/>
      <w:numFmt w:val="bullet"/>
      <w:lvlText w:val=""/>
      <w:lvlJc w:val="left"/>
      <w:pPr>
        <w:ind w:left="5748" w:hanging="360"/>
      </w:pPr>
      <w:rPr>
        <w:rFonts w:ascii="Symbol" w:hAnsi="Symbol" w:cs="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cs="Wingdings" w:hint="default"/>
      </w:rPr>
    </w:lvl>
  </w:abstractNum>
  <w:abstractNum w:abstractNumId="9" w15:restartNumberingAfterBreak="0">
    <w:nsid w:val="0DD310E8"/>
    <w:multiLevelType w:val="hybridMultilevel"/>
    <w:tmpl w:val="9880169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12AD312B"/>
    <w:multiLevelType w:val="hybridMultilevel"/>
    <w:tmpl w:val="D6E21CA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3FA00D9"/>
    <w:multiLevelType w:val="hybridMultilevel"/>
    <w:tmpl w:val="747061BC"/>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179F71E1"/>
    <w:multiLevelType w:val="hybridMultilevel"/>
    <w:tmpl w:val="328C74EE"/>
    <w:lvl w:ilvl="0" w:tplc="40F0A7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18300D27"/>
    <w:multiLevelType w:val="hybridMultilevel"/>
    <w:tmpl w:val="6E9E37F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A4A473A"/>
    <w:multiLevelType w:val="hybridMultilevel"/>
    <w:tmpl w:val="794CDF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1A7FD9"/>
    <w:multiLevelType w:val="hybridMultilevel"/>
    <w:tmpl w:val="57E2F17C"/>
    <w:lvl w:ilvl="0" w:tplc="706ECE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1FEC6061"/>
    <w:multiLevelType w:val="hybridMultilevel"/>
    <w:tmpl w:val="4E22F4EC"/>
    <w:lvl w:ilvl="0" w:tplc="81A62BC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20146A3C"/>
    <w:multiLevelType w:val="hybridMultilevel"/>
    <w:tmpl w:val="7F766B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39A168C"/>
    <w:multiLevelType w:val="hybridMultilevel"/>
    <w:tmpl w:val="74241F16"/>
    <w:lvl w:ilvl="0" w:tplc="36085CCA">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25934134"/>
    <w:multiLevelType w:val="hybridMultilevel"/>
    <w:tmpl w:val="4AF6481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29BC5A89"/>
    <w:multiLevelType w:val="hybridMultilevel"/>
    <w:tmpl w:val="F31C38B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2A220651"/>
    <w:multiLevelType w:val="hybridMultilevel"/>
    <w:tmpl w:val="1AA454A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2AA35866"/>
    <w:multiLevelType w:val="hybridMultilevel"/>
    <w:tmpl w:val="263C440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2CC96501"/>
    <w:multiLevelType w:val="hybridMultilevel"/>
    <w:tmpl w:val="5D68C0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326A3931"/>
    <w:multiLevelType w:val="hybridMultilevel"/>
    <w:tmpl w:val="8D509BBC"/>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36B459B0"/>
    <w:multiLevelType w:val="hybridMultilevel"/>
    <w:tmpl w:val="C248C2D0"/>
    <w:lvl w:ilvl="0" w:tplc="0D942DFE">
      <w:start w:val="1"/>
      <w:numFmt w:val="bullet"/>
      <w:pStyle w:val="10"/>
      <w:lvlText w:val=""/>
      <w:lvlJc w:val="left"/>
      <w:pPr>
        <w:ind w:left="984"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0D2514"/>
    <w:multiLevelType w:val="hybridMultilevel"/>
    <w:tmpl w:val="523E6DE6"/>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39831624"/>
    <w:multiLevelType w:val="hybridMultilevel"/>
    <w:tmpl w:val="3BBE301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3C2772D8"/>
    <w:multiLevelType w:val="hybridMultilevel"/>
    <w:tmpl w:val="156067B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418E1831"/>
    <w:multiLevelType w:val="hybridMultilevel"/>
    <w:tmpl w:val="CD303F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3AF53E9"/>
    <w:multiLevelType w:val="hybridMultilevel"/>
    <w:tmpl w:val="EEFCD1C8"/>
    <w:lvl w:ilvl="0" w:tplc="DEFE42C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79C78FF"/>
    <w:multiLevelType w:val="hybridMultilevel"/>
    <w:tmpl w:val="C00AF0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6" w15:restartNumberingAfterBreak="0">
    <w:nsid w:val="4ACF1AFC"/>
    <w:multiLevelType w:val="hybridMultilevel"/>
    <w:tmpl w:val="F974A1E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4EDB7F60"/>
    <w:multiLevelType w:val="hybridMultilevel"/>
    <w:tmpl w:val="B69C2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16B2E16"/>
    <w:multiLevelType w:val="hybridMultilevel"/>
    <w:tmpl w:val="1BFE689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521252C"/>
    <w:multiLevelType w:val="hybridMultilevel"/>
    <w:tmpl w:val="68E8EC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6814923"/>
    <w:multiLevelType w:val="multilevel"/>
    <w:tmpl w:val="95A8FA92"/>
    <w:lvl w:ilvl="0">
      <w:start w:val="1"/>
      <w:numFmt w:val="russianLower"/>
      <w:pStyle w:val="Bullet1"/>
      <w:lvlText w:val="%1)"/>
      <w:lvlJc w:val="left"/>
      <w:pPr>
        <w:ind w:left="0" w:firstLine="709"/>
      </w:pPr>
      <w:rPr>
        <w:rFonts w:hint="default"/>
        <w:b w:val="0"/>
        <w:i w:val="0"/>
        <w:color w:val="auto"/>
        <w:sz w:val="24"/>
        <w:u w:val="none"/>
      </w:rPr>
    </w:lvl>
    <w:lvl w:ilvl="1">
      <w:start w:val="1"/>
      <w:numFmt w:val="bullet"/>
      <w:pStyle w:val="Bullet2"/>
      <w:lvlText w:val="­"/>
      <w:lvlJc w:val="left"/>
      <w:pPr>
        <w:tabs>
          <w:tab w:val="num" w:pos="2089"/>
        </w:tabs>
        <w:ind w:left="425" w:firstLine="709"/>
      </w:pPr>
      <w:rPr>
        <w:rFonts w:ascii="Courier New" w:hAnsi="Courier New" w:hint="default"/>
        <w:sz w:val="18"/>
      </w:rPr>
    </w:lvl>
    <w:lvl w:ilvl="2">
      <w:start w:val="1"/>
      <w:numFmt w:val="bullet"/>
      <w:lvlText w:val="§"/>
      <w:lvlJc w:val="left"/>
      <w:pPr>
        <w:tabs>
          <w:tab w:val="num" w:pos="2684"/>
        </w:tabs>
        <w:ind w:left="850" w:firstLine="709"/>
      </w:pPr>
      <w:rPr>
        <w:rFonts w:ascii="Wingdings" w:hAnsi="Wingdings" w:hint="default"/>
        <w:sz w:val="18"/>
      </w:rPr>
    </w:lvl>
    <w:lvl w:ilvl="3">
      <w:start w:val="1"/>
      <w:numFmt w:val="bullet"/>
      <w:lvlText w:val="§"/>
      <w:lvlJc w:val="left"/>
      <w:pPr>
        <w:tabs>
          <w:tab w:val="num" w:pos="3279"/>
        </w:tabs>
        <w:ind w:left="1275" w:firstLine="709"/>
      </w:pPr>
      <w:rPr>
        <w:rFonts w:ascii="Wingdings" w:hAnsi="Wingdings" w:hint="default"/>
        <w:sz w:val="18"/>
      </w:rPr>
    </w:lvl>
    <w:lvl w:ilvl="4">
      <w:start w:val="1"/>
      <w:numFmt w:val="bullet"/>
      <w:lvlText w:val="§"/>
      <w:lvlJc w:val="left"/>
      <w:pPr>
        <w:tabs>
          <w:tab w:val="num" w:pos="3874"/>
        </w:tabs>
        <w:ind w:left="1700" w:firstLine="709"/>
      </w:pPr>
      <w:rPr>
        <w:rFonts w:ascii="Wingdings" w:hAnsi="Wingdings" w:hint="default"/>
        <w:sz w:val="18"/>
      </w:rPr>
    </w:lvl>
    <w:lvl w:ilvl="5">
      <w:start w:val="1"/>
      <w:numFmt w:val="bullet"/>
      <w:lvlText w:val="§"/>
      <w:lvlJc w:val="left"/>
      <w:pPr>
        <w:tabs>
          <w:tab w:val="num" w:pos="4470"/>
        </w:tabs>
        <w:ind w:left="2125" w:firstLine="709"/>
      </w:pPr>
      <w:rPr>
        <w:rFonts w:ascii="Wingdings" w:hAnsi="Wingdings" w:hint="default"/>
        <w:sz w:val="18"/>
      </w:rPr>
    </w:lvl>
    <w:lvl w:ilvl="6">
      <w:start w:val="1"/>
      <w:numFmt w:val="bullet"/>
      <w:lvlText w:val="§"/>
      <w:lvlJc w:val="left"/>
      <w:pPr>
        <w:tabs>
          <w:tab w:val="num" w:pos="5065"/>
        </w:tabs>
        <w:ind w:left="2550" w:firstLine="709"/>
      </w:pPr>
      <w:rPr>
        <w:rFonts w:ascii="Wingdings" w:hAnsi="Wingdings" w:hint="default"/>
        <w:sz w:val="18"/>
      </w:rPr>
    </w:lvl>
    <w:lvl w:ilvl="7">
      <w:start w:val="1"/>
      <w:numFmt w:val="bullet"/>
      <w:lvlText w:val="§"/>
      <w:lvlJc w:val="left"/>
      <w:pPr>
        <w:tabs>
          <w:tab w:val="num" w:pos="5660"/>
        </w:tabs>
        <w:ind w:left="2975" w:firstLine="709"/>
      </w:pPr>
      <w:rPr>
        <w:rFonts w:ascii="Wingdings" w:hAnsi="Wingdings" w:hint="default"/>
        <w:sz w:val="18"/>
      </w:rPr>
    </w:lvl>
    <w:lvl w:ilvl="8">
      <w:start w:val="1"/>
      <w:numFmt w:val="bullet"/>
      <w:lvlText w:val="§"/>
      <w:lvlJc w:val="left"/>
      <w:pPr>
        <w:tabs>
          <w:tab w:val="num" w:pos="5660"/>
        </w:tabs>
        <w:ind w:left="3400" w:firstLine="709"/>
      </w:pPr>
      <w:rPr>
        <w:rFonts w:ascii="Wingdings" w:hAnsi="Wingdings" w:hint="default"/>
        <w:sz w:val="18"/>
      </w:rPr>
    </w:lvl>
  </w:abstractNum>
  <w:abstractNum w:abstractNumId="42" w15:restartNumberingAfterBreak="0">
    <w:nsid w:val="585C073E"/>
    <w:multiLevelType w:val="hybridMultilevel"/>
    <w:tmpl w:val="876A8C7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58D70BB3"/>
    <w:multiLevelType w:val="multilevel"/>
    <w:tmpl w:val="901865EA"/>
    <w:lvl w:ilvl="0">
      <w:start w:val="1"/>
      <w:numFmt w:val="decimal"/>
      <w:pStyle w:val="11"/>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D8D4499"/>
    <w:multiLevelType w:val="hybridMultilevel"/>
    <w:tmpl w:val="614E75E2"/>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6" w15:restartNumberingAfterBreak="0">
    <w:nsid w:val="5FDD5F2E"/>
    <w:multiLevelType w:val="multilevel"/>
    <w:tmpl w:val="7F0ED33A"/>
    <w:lvl w:ilvl="0">
      <w:start w:val="1"/>
      <w:numFmt w:val="decimal"/>
      <w:pStyle w:val="12"/>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0"/>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62385CFA"/>
    <w:multiLevelType w:val="hybridMultilevel"/>
    <w:tmpl w:val="55B80B48"/>
    <w:lvl w:ilvl="0" w:tplc="04190001">
      <w:start w:val="1"/>
      <w:numFmt w:val="bullet"/>
      <w:lvlText w:val=""/>
      <w:lvlJc w:val="left"/>
      <w:pPr>
        <w:ind w:left="1293" w:hanging="360"/>
      </w:pPr>
      <w:rPr>
        <w:rFonts w:ascii="Symbol" w:hAnsi="Symbol" w:hint="default"/>
      </w:rPr>
    </w:lvl>
    <w:lvl w:ilvl="1" w:tplc="04190003" w:tentative="1">
      <w:start w:val="1"/>
      <w:numFmt w:val="bullet"/>
      <w:lvlText w:val="o"/>
      <w:lvlJc w:val="left"/>
      <w:pPr>
        <w:ind w:left="2013" w:hanging="360"/>
      </w:pPr>
      <w:rPr>
        <w:rFonts w:ascii="Courier New" w:hAnsi="Courier New" w:cs="Courier New" w:hint="default"/>
      </w:rPr>
    </w:lvl>
    <w:lvl w:ilvl="2" w:tplc="04190005" w:tentative="1">
      <w:start w:val="1"/>
      <w:numFmt w:val="bullet"/>
      <w:lvlText w:val=""/>
      <w:lvlJc w:val="left"/>
      <w:pPr>
        <w:ind w:left="2733" w:hanging="360"/>
      </w:pPr>
      <w:rPr>
        <w:rFonts w:ascii="Wingdings" w:hAnsi="Wingdings" w:hint="default"/>
      </w:rPr>
    </w:lvl>
    <w:lvl w:ilvl="3" w:tplc="04190001" w:tentative="1">
      <w:start w:val="1"/>
      <w:numFmt w:val="bullet"/>
      <w:lvlText w:val=""/>
      <w:lvlJc w:val="left"/>
      <w:pPr>
        <w:ind w:left="3453" w:hanging="360"/>
      </w:pPr>
      <w:rPr>
        <w:rFonts w:ascii="Symbol" w:hAnsi="Symbol" w:hint="default"/>
      </w:rPr>
    </w:lvl>
    <w:lvl w:ilvl="4" w:tplc="04190003" w:tentative="1">
      <w:start w:val="1"/>
      <w:numFmt w:val="bullet"/>
      <w:lvlText w:val="o"/>
      <w:lvlJc w:val="left"/>
      <w:pPr>
        <w:ind w:left="4173" w:hanging="360"/>
      </w:pPr>
      <w:rPr>
        <w:rFonts w:ascii="Courier New" w:hAnsi="Courier New" w:cs="Courier New" w:hint="default"/>
      </w:rPr>
    </w:lvl>
    <w:lvl w:ilvl="5" w:tplc="04190005" w:tentative="1">
      <w:start w:val="1"/>
      <w:numFmt w:val="bullet"/>
      <w:lvlText w:val=""/>
      <w:lvlJc w:val="left"/>
      <w:pPr>
        <w:ind w:left="4893" w:hanging="360"/>
      </w:pPr>
      <w:rPr>
        <w:rFonts w:ascii="Wingdings" w:hAnsi="Wingdings" w:hint="default"/>
      </w:rPr>
    </w:lvl>
    <w:lvl w:ilvl="6" w:tplc="04190001" w:tentative="1">
      <w:start w:val="1"/>
      <w:numFmt w:val="bullet"/>
      <w:lvlText w:val=""/>
      <w:lvlJc w:val="left"/>
      <w:pPr>
        <w:ind w:left="5613" w:hanging="360"/>
      </w:pPr>
      <w:rPr>
        <w:rFonts w:ascii="Symbol" w:hAnsi="Symbol" w:hint="default"/>
      </w:rPr>
    </w:lvl>
    <w:lvl w:ilvl="7" w:tplc="04190003" w:tentative="1">
      <w:start w:val="1"/>
      <w:numFmt w:val="bullet"/>
      <w:lvlText w:val="o"/>
      <w:lvlJc w:val="left"/>
      <w:pPr>
        <w:ind w:left="6333" w:hanging="360"/>
      </w:pPr>
      <w:rPr>
        <w:rFonts w:ascii="Courier New" w:hAnsi="Courier New" w:cs="Courier New" w:hint="default"/>
      </w:rPr>
    </w:lvl>
    <w:lvl w:ilvl="8" w:tplc="04190005" w:tentative="1">
      <w:start w:val="1"/>
      <w:numFmt w:val="bullet"/>
      <w:lvlText w:val=""/>
      <w:lvlJc w:val="left"/>
      <w:pPr>
        <w:ind w:left="7053" w:hanging="360"/>
      </w:pPr>
      <w:rPr>
        <w:rFonts w:ascii="Wingdings" w:hAnsi="Wingdings" w:hint="default"/>
      </w:rPr>
    </w:lvl>
  </w:abstractNum>
  <w:abstractNum w:abstractNumId="48" w15:restartNumberingAfterBreak="0">
    <w:nsid w:val="63F74571"/>
    <w:multiLevelType w:val="hybridMultilevel"/>
    <w:tmpl w:val="46164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62C6053"/>
    <w:multiLevelType w:val="hybridMultilevel"/>
    <w:tmpl w:val="2D5A404E"/>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50" w15:restartNumberingAfterBreak="0">
    <w:nsid w:val="69CF06CD"/>
    <w:multiLevelType w:val="hybridMultilevel"/>
    <w:tmpl w:val="23D044A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1"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53" w15:restartNumberingAfterBreak="0">
    <w:nsid w:val="70136007"/>
    <w:multiLevelType w:val="hybridMultilevel"/>
    <w:tmpl w:val="D316768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4" w15:restartNumberingAfterBreak="0">
    <w:nsid w:val="72311CC1"/>
    <w:multiLevelType w:val="hybridMultilevel"/>
    <w:tmpl w:val="C2B2CE22"/>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5" w15:restartNumberingAfterBreak="0">
    <w:nsid w:val="766E293E"/>
    <w:multiLevelType w:val="hybridMultilevel"/>
    <w:tmpl w:val="B25E3D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15:restartNumberingAfterBreak="0">
    <w:nsid w:val="79C70719"/>
    <w:multiLevelType w:val="hybridMultilevel"/>
    <w:tmpl w:val="6D9A04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51"/>
  </w:num>
  <w:num w:numId="2">
    <w:abstractNumId w:val="57"/>
  </w:num>
  <w:num w:numId="3">
    <w:abstractNumId w:val="37"/>
  </w:num>
  <w:num w:numId="4">
    <w:abstractNumId w:val="43"/>
  </w:num>
  <w:num w:numId="5">
    <w:abstractNumId w:val="3"/>
  </w:num>
  <w:num w:numId="6">
    <w:abstractNumId w:val="23"/>
  </w:num>
  <w:num w:numId="7">
    <w:abstractNumId w:val="52"/>
  </w:num>
  <w:num w:numId="8">
    <w:abstractNumId w:val="0"/>
  </w:num>
  <w:num w:numId="9">
    <w:abstractNumId w:val="30"/>
  </w:num>
  <w:num w:numId="10">
    <w:abstractNumId w:val="44"/>
  </w:num>
  <w:num w:numId="11">
    <w:abstractNumId w:val="33"/>
  </w:num>
  <w:num w:numId="12">
    <w:abstractNumId w:val="35"/>
  </w:num>
  <w:num w:numId="13">
    <w:abstractNumId w:val="46"/>
  </w:num>
  <w:num w:numId="14">
    <w:abstractNumId w:val="20"/>
  </w:num>
  <w:num w:numId="15">
    <w:abstractNumId w:val="5"/>
  </w:num>
  <w:num w:numId="16">
    <w:abstractNumId w:val="34"/>
  </w:num>
  <w:num w:numId="17">
    <w:abstractNumId w:val="26"/>
  </w:num>
  <w:num w:numId="18">
    <w:abstractNumId w:val="38"/>
  </w:num>
  <w:num w:numId="19">
    <w:abstractNumId w:val="14"/>
  </w:num>
  <w:num w:numId="20">
    <w:abstractNumId w:val="28"/>
  </w:num>
  <w:num w:numId="21">
    <w:abstractNumId w:val="7"/>
  </w:num>
  <w:num w:numId="22">
    <w:abstractNumId w:val="24"/>
  </w:num>
  <w:num w:numId="23">
    <w:abstractNumId w:val="4"/>
  </w:num>
  <w:num w:numId="24">
    <w:abstractNumId w:val="29"/>
  </w:num>
  <w:num w:numId="25">
    <w:abstractNumId w:val="22"/>
  </w:num>
  <w:num w:numId="26">
    <w:abstractNumId w:val="19"/>
  </w:num>
  <w:num w:numId="27">
    <w:abstractNumId w:val="36"/>
  </w:num>
  <w:num w:numId="28">
    <w:abstractNumId w:val="2"/>
  </w:num>
  <w:num w:numId="29">
    <w:abstractNumId w:val="41"/>
  </w:num>
  <w:num w:numId="30">
    <w:abstractNumId w:val="13"/>
  </w:num>
  <w:num w:numId="31">
    <w:abstractNumId w:val="55"/>
  </w:num>
  <w:num w:numId="32">
    <w:abstractNumId w:val="56"/>
  </w:num>
  <w:num w:numId="33">
    <w:abstractNumId w:val="18"/>
  </w:num>
  <w:num w:numId="34">
    <w:abstractNumId w:val="15"/>
  </w:num>
  <w:num w:numId="35">
    <w:abstractNumId w:val="34"/>
  </w:num>
  <w:num w:numId="36">
    <w:abstractNumId w:val="48"/>
  </w:num>
  <w:num w:numId="37">
    <w:abstractNumId w:val="40"/>
  </w:num>
  <w:num w:numId="38">
    <w:abstractNumId w:val="50"/>
  </w:num>
  <w:num w:numId="39">
    <w:abstractNumId w:val="31"/>
  </w:num>
  <w:num w:numId="40">
    <w:abstractNumId w:val="25"/>
  </w:num>
  <w:num w:numId="41">
    <w:abstractNumId w:val="21"/>
  </w:num>
  <w:num w:numId="42">
    <w:abstractNumId w:val="41"/>
  </w:num>
  <w:num w:numId="43">
    <w:abstractNumId w:val="0"/>
  </w:num>
  <w:num w:numId="44">
    <w:abstractNumId w:val="0"/>
  </w:num>
  <w:num w:numId="45">
    <w:abstractNumId w:val="1"/>
  </w:num>
  <w:num w:numId="46">
    <w:abstractNumId w:val="27"/>
  </w:num>
  <w:num w:numId="47">
    <w:abstractNumId w:val="39"/>
  </w:num>
  <w:num w:numId="48">
    <w:abstractNumId w:val="17"/>
  </w:num>
  <w:num w:numId="49">
    <w:abstractNumId w:val="45"/>
  </w:num>
  <w:num w:numId="50">
    <w:abstractNumId w:val="11"/>
  </w:num>
  <w:num w:numId="51">
    <w:abstractNumId w:val="6"/>
  </w:num>
  <w:num w:numId="52">
    <w:abstractNumId w:val="10"/>
  </w:num>
  <w:num w:numId="53">
    <w:abstractNumId w:val="16"/>
  </w:num>
  <w:num w:numId="54">
    <w:abstractNumId w:val="32"/>
  </w:num>
  <w:num w:numId="55">
    <w:abstractNumId w:val="49"/>
  </w:num>
  <w:num w:numId="56">
    <w:abstractNumId w:val="8"/>
  </w:num>
  <w:num w:numId="57">
    <w:abstractNumId w:val="0"/>
  </w:num>
  <w:num w:numId="58">
    <w:abstractNumId w:val="47"/>
  </w:num>
  <w:num w:numId="59">
    <w:abstractNumId w:val="54"/>
  </w:num>
  <w:num w:numId="60">
    <w:abstractNumId w:val="53"/>
  </w:num>
  <w:num w:numId="61">
    <w:abstractNumId w:val="12"/>
  </w:num>
  <w:num w:numId="62">
    <w:abstractNumId w:val="9"/>
  </w:num>
  <w:num w:numId="63">
    <w:abstractNumId w:val="42"/>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Дмитрий Ковтун">
    <w15:presenceInfo w15:providerId="None" w15:userId="Дмитрий Ковтун"/>
  </w15:person>
  <w15:person w15:author="NazarovaVA">
    <w15:presenceInfo w15:providerId="None" w15:userId="NazarovaVA"/>
  </w15:person>
  <w15:person w15:author="Лазарев Артем Андреевич (Подрядчик. ООО БерингПойнт)">
    <w15:presenceInfo w15:providerId="None" w15:userId="Лазарев Артем Андреевич (Подрядчик. ООО БерингПойнт)"/>
  </w15:person>
  <w15:person w15:author="KovtunDV">
    <w15:presenceInfo w15:providerId="None" w15:userId="KovtunD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ru-RU" w:vendorID="64" w:dllVersion="131078" w:nlCheck="1" w:checkStyle="0"/>
  <w:activeWritingStyle w:appName="MSWord" w:lang="en-US" w:vendorID="64" w:dllVersion="131078" w:nlCheck="1" w:checkStyle="0"/>
  <w:proofState w:spelling="clean" w:grammar="clean"/>
  <w:trackRevisions/>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0E65"/>
    <w:rsid w:val="000014C7"/>
    <w:rsid w:val="000017A3"/>
    <w:rsid w:val="00001B85"/>
    <w:rsid w:val="00002E6A"/>
    <w:rsid w:val="000030ED"/>
    <w:rsid w:val="00005384"/>
    <w:rsid w:val="00005B12"/>
    <w:rsid w:val="000069D2"/>
    <w:rsid w:val="0001046C"/>
    <w:rsid w:val="0001171D"/>
    <w:rsid w:val="00013D76"/>
    <w:rsid w:val="00016279"/>
    <w:rsid w:val="0001642B"/>
    <w:rsid w:val="00017072"/>
    <w:rsid w:val="0002032A"/>
    <w:rsid w:val="00020872"/>
    <w:rsid w:val="00020A02"/>
    <w:rsid w:val="00020C17"/>
    <w:rsid w:val="00020C34"/>
    <w:rsid w:val="0002102A"/>
    <w:rsid w:val="00021196"/>
    <w:rsid w:val="00021B25"/>
    <w:rsid w:val="000223F3"/>
    <w:rsid w:val="00022528"/>
    <w:rsid w:val="00022BD8"/>
    <w:rsid w:val="00022C33"/>
    <w:rsid w:val="000256BB"/>
    <w:rsid w:val="000257ED"/>
    <w:rsid w:val="0002640E"/>
    <w:rsid w:val="00026C23"/>
    <w:rsid w:val="00027BF3"/>
    <w:rsid w:val="000300B2"/>
    <w:rsid w:val="00030719"/>
    <w:rsid w:val="00031214"/>
    <w:rsid w:val="00031353"/>
    <w:rsid w:val="00032F3E"/>
    <w:rsid w:val="0003300F"/>
    <w:rsid w:val="00034486"/>
    <w:rsid w:val="000352D3"/>
    <w:rsid w:val="00036ED7"/>
    <w:rsid w:val="0003771C"/>
    <w:rsid w:val="000378AC"/>
    <w:rsid w:val="000378F2"/>
    <w:rsid w:val="00037B44"/>
    <w:rsid w:val="000409A7"/>
    <w:rsid w:val="000409BC"/>
    <w:rsid w:val="00041909"/>
    <w:rsid w:val="00041BBD"/>
    <w:rsid w:val="00041DE9"/>
    <w:rsid w:val="00042B24"/>
    <w:rsid w:val="00042D94"/>
    <w:rsid w:val="00043BFF"/>
    <w:rsid w:val="00044538"/>
    <w:rsid w:val="00044962"/>
    <w:rsid w:val="00046446"/>
    <w:rsid w:val="00046EAC"/>
    <w:rsid w:val="00046EB2"/>
    <w:rsid w:val="00046F4F"/>
    <w:rsid w:val="0005148A"/>
    <w:rsid w:val="00052F89"/>
    <w:rsid w:val="0005357E"/>
    <w:rsid w:val="0005553D"/>
    <w:rsid w:val="00055F21"/>
    <w:rsid w:val="00056222"/>
    <w:rsid w:val="00060BBA"/>
    <w:rsid w:val="000629A8"/>
    <w:rsid w:val="000662D7"/>
    <w:rsid w:val="00066BCF"/>
    <w:rsid w:val="000702A3"/>
    <w:rsid w:val="00070870"/>
    <w:rsid w:val="000723CD"/>
    <w:rsid w:val="00072BB4"/>
    <w:rsid w:val="00072BD2"/>
    <w:rsid w:val="0007301A"/>
    <w:rsid w:val="0007327D"/>
    <w:rsid w:val="00074099"/>
    <w:rsid w:val="00075D26"/>
    <w:rsid w:val="00075E1F"/>
    <w:rsid w:val="00075F87"/>
    <w:rsid w:val="00077EF6"/>
    <w:rsid w:val="00080790"/>
    <w:rsid w:val="0008085E"/>
    <w:rsid w:val="00081169"/>
    <w:rsid w:val="0008321B"/>
    <w:rsid w:val="000835FE"/>
    <w:rsid w:val="00084014"/>
    <w:rsid w:val="0008539D"/>
    <w:rsid w:val="00086169"/>
    <w:rsid w:val="0008660E"/>
    <w:rsid w:val="000866F1"/>
    <w:rsid w:val="00087FEB"/>
    <w:rsid w:val="000904D2"/>
    <w:rsid w:val="000905EE"/>
    <w:rsid w:val="000908CE"/>
    <w:rsid w:val="00090FD1"/>
    <w:rsid w:val="000926CA"/>
    <w:rsid w:val="0009329E"/>
    <w:rsid w:val="000938D9"/>
    <w:rsid w:val="000951FC"/>
    <w:rsid w:val="000953E3"/>
    <w:rsid w:val="00095EE1"/>
    <w:rsid w:val="00095FC6"/>
    <w:rsid w:val="00096AEB"/>
    <w:rsid w:val="000A0237"/>
    <w:rsid w:val="000A1C0B"/>
    <w:rsid w:val="000A3339"/>
    <w:rsid w:val="000A4890"/>
    <w:rsid w:val="000A7AB0"/>
    <w:rsid w:val="000A7CBF"/>
    <w:rsid w:val="000B0322"/>
    <w:rsid w:val="000B16C5"/>
    <w:rsid w:val="000B1E00"/>
    <w:rsid w:val="000B2F49"/>
    <w:rsid w:val="000B3833"/>
    <w:rsid w:val="000B3C36"/>
    <w:rsid w:val="000B52B4"/>
    <w:rsid w:val="000B53AF"/>
    <w:rsid w:val="000B5B55"/>
    <w:rsid w:val="000B674F"/>
    <w:rsid w:val="000B6885"/>
    <w:rsid w:val="000B6982"/>
    <w:rsid w:val="000C11AE"/>
    <w:rsid w:val="000C28D5"/>
    <w:rsid w:val="000C2CC0"/>
    <w:rsid w:val="000C36B2"/>
    <w:rsid w:val="000C55D7"/>
    <w:rsid w:val="000C569C"/>
    <w:rsid w:val="000C65C8"/>
    <w:rsid w:val="000D01FE"/>
    <w:rsid w:val="000D3351"/>
    <w:rsid w:val="000D5E73"/>
    <w:rsid w:val="000D7086"/>
    <w:rsid w:val="000D7FE2"/>
    <w:rsid w:val="000E10E2"/>
    <w:rsid w:val="000E14F2"/>
    <w:rsid w:val="000E29B5"/>
    <w:rsid w:val="000E3EAF"/>
    <w:rsid w:val="000E490E"/>
    <w:rsid w:val="000E4BE5"/>
    <w:rsid w:val="000E4F0E"/>
    <w:rsid w:val="000E573D"/>
    <w:rsid w:val="000E62EF"/>
    <w:rsid w:val="000E7188"/>
    <w:rsid w:val="000F06F3"/>
    <w:rsid w:val="000F15F5"/>
    <w:rsid w:val="000F18F7"/>
    <w:rsid w:val="000F290B"/>
    <w:rsid w:val="000F4678"/>
    <w:rsid w:val="000F6264"/>
    <w:rsid w:val="000F7B37"/>
    <w:rsid w:val="001005AC"/>
    <w:rsid w:val="00100A29"/>
    <w:rsid w:val="001013DC"/>
    <w:rsid w:val="00101E1D"/>
    <w:rsid w:val="00101F69"/>
    <w:rsid w:val="00101FE3"/>
    <w:rsid w:val="001020AC"/>
    <w:rsid w:val="0010251A"/>
    <w:rsid w:val="00102A61"/>
    <w:rsid w:val="0010395D"/>
    <w:rsid w:val="0010468A"/>
    <w:rsid w:val="001046C8"/>
    <w:rsid w:val="00104DA6"/>
    <w:rsid w:val="0010508D"/>
    <w:rsid w:val="001060D3"/>
    <w:rsid w:val="0010632D"/>
    <w:rsid w:val="00106AE3"/>
    <w:rsid w:val="00110F3D"/>
    <w:rsid w:val="001123FF"/>
    <w:rsid w:val="00112D43"/>
    <w:rsid w:val="001135C1"/>
    <w:rsid w:val="001137EA"/>
    <w:rsid w:val="00113FF8"/>
    <w:rsid w:val="00114F0B"/>
    <w:rsid w:val="001160D6"/>
    <w:rsid w:val="00120FDA"/>
    <w:rsid w:val="0012135C"/>
    <w:rsid w:val="0012218F"/>
    <w:rsid w:val="001227F8"/>
    <w:rsid w:val="0012296B"/>
    <w:rsid w:val="00122B07"/>
    <w:rsid w:val="00123600"/>
    <w:rsid w:val="001239B3"/>
    <w:rsid w:val="00124E5A"/>
    <w:rsid w:val="00125D87"/>
    <w:rsid w:val="0012614B"/>
    <w:rsid w:val="00126F41"/>
    <w:rsid w:val="00127492"/>
    <w:rsid w:val="00127D34"/>
    <w:rsid w:val="0013114D"/>
    <w:rsid w:val="0013142E"/>
    <w:rsid w:val="00133E59"/>
    <w:rsid w:val="00133F21"/>
    <w:rsid w:val="00135A0C"/>
    <w:rsid w:val="00136A70"/>
    <w:rsid w:val="00136BA6"/>
    <w:rsid w:val="001371B8"/>
    <w:rsid w:val="0014032E"/>
    <w:rsid w:val="00143715"/>
    <w:rsid w:val="00143F7E"/>
    <w:rsid w:val="00144F3F"/>
    <w:rsid w:val="001456C4"/>
    <w:rsid w:val="0014596D"/>
    <w:rsid w:val="00145B59"/>
    <w:rsid w:val="001465C1"/>
    <w:rsid w:val="00146FDE"/>
    <w:rsid w:val="00151AC3"/>
    <w:rsid w:val="001528AA"/>
    <w:rsid w:val="00152A17"/>
    <w:rsid w:val="0015398F"/>
    <w:rsid w:val="00155139"/>
    <w:rsid w:val="0015615A"/>
    <w:rsid w:val="00157223"/>
    <w:rsid w:val="00157D57"/>
    <w:rsid w:val="00160E9F"/>
    <w:rsid w:val="00162F4F"/>
    <w:rsid w:val="00164BB3"/>
    <w:rsid w:val="00166EBC"/>
    <w:rsid w:val="001672D4"/>
    <w:rsid w:val="00171927"/>
    <w:rsid w:val="001741AB"/>
    <w:rsid w:val="00175B15"/>
    <w:rsid w:val="001806D8"/>
    <w:rsid w:val="00180D02"/>
    <w:rsid w:val="00181B80"/>
    <w:rsid w:val="00182B29"/>
    <w:rsid w:val="001830C1"/>
    <w:rsid w:val="001831D4"/>
    <w:rsid w:val="001857F2"/>
    <w:rsid w:val="00185BAF"/>
    <w:rsid w:val="00186E56"/>
    <w:rsid w:val="00190F93"/>
    <w:rsid w:val="00193343"/>
    <w:rsid w:val="00196052"/>
    <w:rsid w:val="0019665A"/>
    <w:rsid w:val="00197FA2"/>
    <w:rsid w:val="001A079A"/>
    <w:rsid w:val="001A0D2C"/>
    <w:rsid w:val="001A19B8"/>
    <w:rsid w:val="001A2810"/>
    <w:rsid w:val="001A2FBF"/>
    <w:rsid w:val="001A31C0"/>
    <w:rsid w:val="001A3F9C"/>
    <w:rsid w:val="001A4DF3"/>
    <w:rsid w:val="001A523A"/>
    <w:rsid w:val="001A5B72"/>
    <w:rsid w:val="001A652A"/>
    <w:rsid w:val="001A66E4"/>
    <w:rsid w:val="001A68BC"/>
    <w:rsid w:val="001A6BBD"/>
    <w:rsid w:val="001A7B41"/>
    <w:rsid w:val="001B0193"/>
    <w:rsid w:val="001B0B0A"/>
    <w:rsid w:val="001B19C5"/>
    <w:rsid w:val="001B3BC2"/>
    <w:rsid w:val="001B4800"/>
    <w:rsid w:val="001B4C55"/>
    <w:rsid w:val="001B5077"/>
    <w:rsid w:val="001B5FB8"/>
    <w:rsid w:val="001B7128"/>
    <w:rsid w:val="001B714A"/>
    <w:rsid w:val="001C0462"/>
    <w:rsid w:val="001C0657"/>
    <w:rsid w:val="001C112A"/>
    <w:rsid w:val="001C11D2"/>
    <w:rsid w:val="001C2358"/>
    <w:rsid w:val="001C3310"/>
    <w:rsid w:val="001C4093"/>
    <w:rsid w:val="001C45C5"/>
    <w:rsid w:val="001C47BD"/>
    <w:rsid w:val="001C49EC"/>
    <w:rsid w:val="001C4E0C"/>
    <w:rsid w:val="001C5FA5"/>
    <w:rsid w:val="001C7E7C"/>
    <w:rsid w:val="001D06EA"/>
    <w:rsid w:val="001D1D90"/>
    <w:rsid w:val="001D6464"/>
    <w:rsid w:val="001D6C25"/>
    <w:rsid w:val="001D7D52"/>
    <w:rsid w:val="001D7FD1"/>
    <w:rsid w:val="001E0883"/>
    <w:rsid w:val="001E1007"/>
    <w:rsid w:val="001E13F4"/>
    <w:rsid w:val="001E1988"/>
    <w:rsid w:val="001E1DFC"/>
    <w:rsid w:val="001E272C"/>
    <w:rsid w:val="001E2FD8"/>
    <w:rsid w:val="001E34D8"/>
    <w:rsid w:val="001E3CB5"/>
    <w:rsid w:val="001E3D54"/>
    <w:rsid w:val="001E3EB1"/>
    <w:rsid w:val="001E3FC4"/>
    <w:rsid w:val="001E43D0"/>
    <w:rsid w:val="001E4B8E"/>
    <w:rsid w:val="001E4DBA"/>
    <w:rsid w:val="001E4FFA"/>
    <w:rsid w:val="001E59C3"/>
    <w:rsid w:val="001E7970"/>
    <w:rsid w:val="001F060F"/>
    <w:rsid w:val="001F08B0"/>
    <w:rsid w:val="001F0A47"/>
    <w:rsid w:val="001F0BD6"/>
    <w:rsid w:val="001F15E7"/>
    <w:rsid w:val="001F1FA0"/>
    <w:rsid w:val="001F20B5"/>
    <w:rsid w:val="001F2932"/>
    <w:rsid w:val="001F352C"/>
    <w:rsid w:val="001F38E1"/>
    <w:rsid w:val="001F39DC"/>
    <w:rsid w:val="001F3F84"/>
    <w:rsid w:val="001F4EE7"/>
    <w:rsid w:val="001F592D"/>
    <w:rsid w:val="001F665A"/>
    <w:rsid w:val="001F73A0"/>
    <w:rsid w:val="002001F0"/>
    <w:rsid w:val="00200C0D"/>
    <w:rsid w:val="00201349"/>
    <w:rsid w:val="002024E8"/>
    <w:rsid w:val="002037C4"/>
    <w:rsid w:val="002048F1"/>
    <w:rsid w:val="002061CE"/>
    <w:rsid w:val="00206422"/>
    <w:rsid w:val="00207DEF"/>
    <w:rsid w:val="002104C6"/>
    <w:rsid w:val="002109BE"/>
    <w:rsid w:val="00210DE6"/>
    <w:rsid w:val="00210EF4"/>
    <w:rsid w:val="00212F49"/>
    <w:rsid w:val="00213668"/>
    <w:rsid w:val="0021371D"/>
    <w:rsid w:val="00215551"/>
    <w:rsid w:val="00215D71"/>
    <w:rsid w:val="00216D1E"/>
    <w:rsid w:val="00217A68"/>
    <w:rsid w:val="00220199"/>
    <w:rsid w:val="00220F8C"/>
    <w:rsid w:val="0022145F"/>
    <w:rsid w:val="00222186"/>
    <w:rsid w:val="00222296"/>
    <w:rsid w:val="002241DD"/>
    <w:rsid w:val="00224710"/>
    <w:rsid w:val="00225AD6"/>
    <w:rsid w:val="00225B77"/>
    <w:rsid w:val="00225C95"/>
    <w:rsid w:val="0022676E"/>
    <w:rsid w:val="00227421"/>
    <w:rsid w:val="00227B5C"/>
    <w:rsid w:val="00230C28"/>
    <w:rsid w:val="002324ED"/>
    <w:rsid w:val="00233115"/>
    <w:rsid w:val="0023490D"/>
    <w:rsid w:val="00234C2D"/>
    <w:rsid w:val="00235220"/>
    <w:rsid w:val="00235D05"/>
    <w:rsid w:val="00236483"/>
    <w:rsid w:val="00237DA5"/>
    <w:rsid w:val="002400D2"/>
    <w:rsid w:val="00240ADD"/>
    <w:rsid w:val="00242191"/>
    <w:rsid w:val="00243A9D"/>
    <w:rsid w:val="00244A4C"/>
    <w:rsid w:val="00244D60"/>
    <w:rsid w:val="00247676"/>
    <w:rsid w:val="002478C2"/>
    <w:rsid w:val="0025057F"/>
    <w:rsid w:val="0025064F"/>
    <w:rsid w:val="00251A2F"/>
    <w:rsid w:val="00252823"/>
    <w:rsid w:val="00252C11"/>
    <w:rsid w:val="00252D72"/>
    <w:rsid w:val="00253411"/>
    <w:rsid w:val="00254A3E"/>
    <w:rsid w:val="0025544C"/>
    <w:rsid w:val="0025627B"/>
    <w:rsid w:val="002566CA"/>
    <w:rsid w:val="00257C15"/>
    <w:rsid w:val="00260AC8"/>
    <w:rsid w:val="00260C77"/>
    <w:rsid w:val="00262081"/>
    <w:rsid w:val="00262172"/>
    <w:rsid w:val="00262BCB"/>
    <w:rsid w:val="00262EA8"/>
    <w:rsid w:val="00263EFE"/>
    <w:rsid w:val="00266899"/>
    <w:rsid w:val="00266A87"/>
    <w:rsid w:val="00270FCD"/>
    <w:rsid w:val="00271D9E"/>
    <w:rsid w:val="0027315E"/>
    <w:rsid w:val="00274A86"/>
    <w:rsid w:val="00274B73"/>
    <w:rsid w:val="00275914"/>
    <w:rsid w:val="0027608B"/>
    <w:rsid w:val="00277DE4"/>
    <w:rsid w:val="00280FFB"/>
    <w:rsid w:val="00281F60"/>
    <w:rsid w:val="00282500"/>
    <w:rsid w:val="00282F04"/>
    <w:rsid w:val="0028481B"/>
    <w:rsid w:val="00286371"/>
    <w:rsid w:val="00287829"/>
    <w:rsid w:val="00290F6A"/>
    <w:rsid w:val="00290FEA"/>
    <w:rsid w:val="002911BD"/>
    <w:rsid w:val="00291C80"/>
    <w:rsid w:val="00292319"/>
    <w:rsid w:val="00293064"/>
    <w:rsid w:val="00293EA3"/>
    <w:rsid w:val="00295820"/>
    <w:rsid w:val="002962BC"/>
    <w:rsid w:val="00296D7C"/>
    <w:rsid w:val="00297F24"/>
    <w:rsid w:val="002A1507"/>
    <w:rsid w:val="002A18E3"/>
    <w:rsid w:val="002A2717"/>
    <w:rsid w:val="002A534A"/>
    <w:rsid w:val="002A5916"/>
    <w:rsid w:val="002A767E"/>
    <w:rsid w:val="002A7CE7"/>
    <w:rsid w:val="002B002B"/>
    <w:rsid w:val="002B10C1"/>
    <w:rsid w:val="002B1885"/>
    <w:rsid w:val="002B398C"/>
    <w:rsid w:val="002B3CDF"/>
    <w:rsid w:val="002B4346"/>
    <w:rsid w:val="002B4940"/>
    <w:rsid w:val="002B5ED6"/>
    <w:rsid w:val="002B63D9"/>
    <w:rsid w:val="002B6CFD"/>
    <w:rsid w:val="002C0BEC"/>
    <w:rsid w:val="002C0F01"/>
    <w:rsid w:val="002C3A9E"/>
    <w:rsid w:val="002C4EE9"/>
    <w:rsid w:val="002C5FA4"/>
    <w:rsid w:val="002C6B17"/>
    <w:rsid w:val="002C6B33"/>
    <w:rsid w:val="002C6C05"/>
    <w:rsid w:val="002D0532"/>
    <w:rsid w:val="002D0983"/>
    <w:rsid w:val="002D0D0A"/>
    <w:rsid w:val="002D0FC5"/>
    <w:rsid w:val="002D1233"/>
    <w:rsid w:val="002D1828"/>
    <w:rsid w:val="002D31CC"/>
    <w:rsid w:val="002D4B04"/>
    <w:rsid w:val="002D6619"/>
    <w:rsid w:val="002D7C6B"/>
    <w:rsid w:val="002E16C4"/>
    <w:rsid w:val="002E2564"/>
    <w:rsid w:val="002E3A9D"/>
    <w:rsid w:val="002E551C"/>
    <w:rsid w:val="002E594D"/>
    <w:rsid w:val="002E5B97"/>
    <w:rsid w:val="002E63EB"/>
    <w:rsid w:val="002E67E7"/>
    <w:rsid w:val="002E6C84"/>
    <w:rsid w:val="002E74AA"/>
    <w:rsid w:val="002E7901"/>
    <w:rsid w:val="002F073D"/>
    <w:rsid w:val="002F1911"/>
    <w:rsid w:val="002F21FD"/>
    <w:rsid w:val="002F230E"/>
    <w:rsid w:val="002F2377"/>
    <w:rsid w:val="002F28DA"/>
    <w:rsid w:val="002F2DC6"/>
    <w:rsid w:val="002F334B"/>
    <w:rsid w:val="002F3AB3"/>
    <w:rsid w:val="002F400F"/>
    <w:rsid w:val="002F4E7F"/>
    <w:rsid w:val="002F63B9"/>
    <w:rsid w:val="00300491"/>
    <w:rsid w:val="003010FC"/>
    <w:rsid w:val="00301834"/>
    <w:rsid w:val="00301E4D"/>
    <w:rsid w:val="0030241F"/>
    <w:rsid w:val="00302871"/>
    <w:rsid w:val="00303B55"/>
    <w:rsid w:val="00304848"/>
    <w:rsid w:val="00307BFA"/>
    <w:rsid w:val="003108A1"/>
    <w:rsid w:val="0031090D"/>
    <w:rsid w:val="00310C7D"/>
    <w:rsid w:val="00312DD8"/>
    <w:rsid w:val="00315178"/>
    <w:rsid w:val="003151DA"/>
    <w:rsid w:val="003159C7"/>
    <w:rsid w:val="003167B1"/>
    <w:rsid w:val="00317011"/>
    <w:rsid w:val="00317F24"/>
    <w:rsid w:val="00320140"/>
    <w:rsid w:val="0032046A"/>
    <w:rsid w:val="00320BA6"/>
    <w:rsid w:val="003241B6"/>
    <w:rsid w:val="003247C1"/>
    <w:rsid w:val="00324D59"/>
    <w:rsid w:val="00327C2F"/>
    <w:rsid w:val="00327E05"/>
    <w:rsid w:val="00327EE3"/>
    <w:rsid w:val="0033013D"/>
    <w:rsid w:val="00330E82"/>
    <w:rsid w:val="00333EDF"/>
    <w:rsid w:val="0033493C"/>
    <w:rsid w:val="00335C80"/>
    <w:rsid w:val="00337B70"/>
    <w:rsid w:val="00340485"/>
    <w:rsid w:val="003426B1"/>
    <w:rsid w:val="00343CF9"/>
    <w:rsid w:val="00343FAA"/>
    <w:rsid w:val="00344D35"/>
    <w:rsid w:val="00345542"/>
    <w:rsid w:val="003460C7"/>
    <w:rsid w:val="003468C5"/>
    <w:rsid w:val="0034725C"/>
    <w:rsid w:val="00347262"/>
    <w:rsid w:val="00347934"/>
    <w:rsid w:val="00350084"/>
    <w:rsid w:val="0035045A"/>
    <w:rsid w:val="00350C6A"/>
    <w:rsid w:val="003521E8"/>
    <w:rsid w:val="003522DC"/>
    <w:rsid w:val="00353B21"/>
    <w:rsid w:val="00354BEF"/>
    <w:rsid w:val="00355B58"/>
    <w:rsid w:val="0035628A"/>
    <w:rsid w:val="003563E6"/>
    <w:rsid w:val="00356C09"/>
    <w:rsid w:val="00357B63"/>
    <w:rsid w:val="00357FBB"/>
    <w:rsid w:val="0036100C"/>
    <w:rsid w:val="00361BB8"/>
    <w:rsid w:val="00361CA4"/>
    <w:rsid w:val="003639E5"/>
    <w:rsid w:val="00363CBE"/>
    <w:rsid w:val="0036403C"/>
    <w:rsid w:val="0036404B"/>
    <w:rsid w:val="00364289"/>
    <w:rsid w:val="003646FF"/>
    <w:rsid w:val="0036472F"/>
    <w:rsid w:val="00366859"/>
    <w:rsid w:val="00366FD1"/>
    <w:rsid w:val="00367E4A"/>
    <w:rsid w:val="003701C2"/>
    <w:rsid w:val="0037258E"/>
    <w:rsid w:val="00373DC6"/>
    <w:rsid w:val="00374123"/>
    <w:rsid w:val="003744EE"/>
    <w:rsid w:val="00375F0B"/>
    <w:rsid w:val="00376BD9"/>
    <w:rsid w:val="00380038"/>
    <w:rsid w:val="00380F07"/>
    <w:rsid w:val="0038322D"/>
    <w:rsid w:val="00383728"/>
    <w:rsid w:val="003842AF"/>
    <w:rsid w:val="00385691"/>
    <w:rsid w:val="00386538"/>
    <w:rsid w:val="00386654"/>
    <w:rsid w:val="00386C3A"/>
    <w:rsid w:val="00387BF7"/>
    <w:rsid w:val="003901FE"/>
    <w:rsid w:val="00390831"/>
    <w:rsid w:val="00394AB7"/>
    <w:rsid w:val="0039585D"/>
    <w:rsid w:val="003960A8"/>
    <w:rsid w:val="00397462"/>
    <w:rsid w:val="003A0336"/>
    <w:rsid w:val="003A08B3"/>
    <w:rsid w:val="003A0E11"/>
    <w:rsid w:val="003A13C8"/>
    <w:rsid w:val="003A1731"/>
    <w:rsid w:val="003A2160"/>
    <w:rsid w:val="003A21EB"/>
    <w:rsid w:val="003A25D6"/>
    <w:rsid w:val="003A2914"/>
    <w:rsid w:val="003A2E54"/>
    <w:rsid w:val="003A43E4"/>
    <w:rsid w:val="003A5116"/>
    <w:rsid w:val="003A7324"/>
    <w:rsid w:val="003A7727"/>
    <w:rsid w:val="003A7ED4"/>
    <w:rsid w:val="003B09EA"/>
    <w:rsid w:val="003B0F6E"/>
    <w:rsid w:val="003B1C3D"/>
    <w:rsid w:val="003B1E6C"/>
    <w:rsid w:val="003B2317"/>
    <w:rsid w:val="003B2F53"/>
    <w:rsid w:val="003B4E12"/>
    <w:rsid w:val="003B5E9D"/>
    <w:rsid w:val="003C0C39"/>
    <w:rsid w:val="003C2186"/>
    <w:rsid w:val="003C57BD"/>
    <w:rsid w:val="003C62FE"/>
    <w:rsid w:val="003C639F"/>
    <w:rsid w:val="003C6718"/>
    <w:rsid w:val="003C6DC1"/>
    <w:rsid w:val="003C717E"/>
    <w:rsid w:val="003C7366"/>
    <w:rsid w:val="003C7485"/>
    <w:rsid w:val="003C77D3"/>
    <w:rsid w:val="003C7B93"/>
    <w:rsid w:val="003D0704"/>
    <w:rsid w:val="003D1D35"/>
    <w:rsid w:val="003D2C43"/>
    <w:rsid w:val="003D365E"/>
    <w:rsid w:val="003D3A23"/>
    <w:rsid w:val="003D3A4D"/>
    <w:rsid w:val="003D4A99"/>
    <w:rsid w:val="003D5605"/>
    <w:rsid w:val="003D6870"/>
    <w:rsid w:val="003D6EAE"/>
    <w:rsid w:val="003E027A"/>
    <w:rsid w:val="003E06D3"/>
    <w:rsid w:val="003E0A28"/>
    <w:rsid w:val="003E0F72"/>
    <w:rsid w:val="003E1A21"/>
    <w:rsid w:val="003E1BBF"/>
    <w:rsid w:val="003E1FC2"/>
    <w:rsid w:val="003E29A7"/>
    <w:rsid w:val="003E2EB3"/>
    <w:rsid w:val="003E5613"/>
    <w:rsid w:val="003E6FD9"/>
    <w:rsid w:val="003E74A1"/>
    <w:rsid w:val="003E7F74"/>
    <w:rsid w:val="003F0066"/>
    <w:rsid w:val="003F1E4B"/>
    <w:rsid w:val="003F23C7"/>
    <w:rsid w:val="003F26FB"/>
    <w:rsid w:val="003F32F3"/>
    <w:rsid w:val="003F35CD"/>
    <w:rsid w:val="003F50FF"/>
    <w:rsid w:val="003F62DC"/>
    <w:rsid w:val="003F71ED"/>
    <w:rsid w:val="003F72AF"/>
    <w:rsid w:val="004014FB"/>
    <w:rsid w:val="00401534"/>
    <w:rsid w:val="004024A4"/>
    <w:rsid w:val="004024E8"/>
    <w:rsid w:val="004039FA"/>
    <w:rsid w:val="00403C27"/>
    <w:rsid w:val="004051AC"/>
    <w:rsid w:val="004066B3"/>
    <w:rsid w:val="00406B7D"/>
    <w:rsid w:val="0040779D"/>
    <w:rsid w:val="00407BF2"/>
    <w:rsid w:val="00412125"/>
    <w:rsid w:val="00412B62"/>
    <w:rsid w:val="00413190"/>
    <w:rsid w:val="0041355C"/>
    <w:rsid w:val="004137D0"/>
    <w:rsid w:val="00414BC2"/>
    <w:rsid w:val="0041608A"/>
    <w:rsid w:val="0041651B"/>
    <w:rsid w:val="00420440"/>
    <w:rsid w:val="00420825"/>
    <w:rsid w:val="00421084"/>
    <w:rsid w:val="00421BB0"/>
    <w:rsid w:val="004222CE"/>
    <w:rsid w:val="00422CC6"/>
    <w:rsid w:val="004241D1"/>
    <w:rsid w:val="00424712"/>
    <w:rsid w:val="004248BA"/>
    <w:rsid w:val="0042690D"/>
    <w:rsid w:val="00427AA2"/>
    <w:rsid w:val="00430202"/>
    <w:rsid w:val="00430408"/>
    <w:rsid w:val="00433181"/>
    <w:rsid w:val="00434476"/>
    <w:rsid w:val="0043622A"/>
    <w:rsid w:val="00436389"/>
    <w:rsid w:val="00437CC5"/>
    <w:rsid w:val="0044136D"/>
    <w:rsid w:val="00442A9D"/>
    <w:rsid w:val="00442DC2"/>
    <w:rsid w:val="00443B7D"/>
    <w:rsid w:val="00443B8C"/>
    <w:rsid w:val="00444557"/>
    <w:rsid w:val="004445DF"/>
    <w:rsid w:val="00445005"/>
    <w:rsid w:val="004454D0"/>
    <w:rsid w:val="00451032"/>
    <w:rsid w:val="004513F0"/>
    <w:rsid w:val="00453453"/>
    <w:rsid w:val="004536E0"/>
    <w:rsid w:val="004552A5"/>
    <w:rsid w:val="004555AC"/>
    <w:rsid w:val="00455CA7"/>
    <w:rsid w:val="004574C1"/>
    <w:rsid w:val="00460C2D"/>
    <w:rsid w:val="00460F5D"/>
    <w:rsid w:val="00461CFD"/>
    <w:rsid w:val="004625B5"/>
    <w:rsid w:val="004640E6"/>
    <w:rsid w:val="00464E8C"/>
    <w:rsid w:val="00465279"/>
    <w:rsid w:val="0046584A"/>
    <w:rsid w:val="00465C44"/>
    <w:rsid w:val="00465F17"/>
    <w:rsid w:val="00466734"/>
    <w:rsid w:val="00466B4E"/>
    <w:rsid w:val="00467379"/>
    <w:rsid w:val="00470F52"/>
    <w:rsid w:val="0047169D"/>
    <w:rsid w:val="0047297B"/>
    <w:rsid w:val="00472AC5"/>
    <w:rsid w:val="00472BFA"/>
    <w:rsid w:val="004732B6"/>
    <w:rsid w:val="0047462B"/>
    <w:rsid w:val="0047496E"/>
    <w:rsid w:val="0047594B"/>
    <w:rsid w:val="0047711C"/>
    <w:rsid w:val="00477218"/>
    <w:rsid w:val="00477B3C"/>
    <w:rsid w:val="0048013A"/>
    <w:rsid w:val="004801A9"/>
    <w:rsid w:val="00481752"/>
    <w:rsid w:val="00481F32"/>
    <w:rsid w:val="00481F9A"/>
    <w:rsid w:val="00483BC2"/>
    <w:rsid w:val="0048472F"/>
    <w:rsid w:val="0048480C"/>
    <w:rsid w:val="00485AD4"/>
    <w:rsid w:val="0048601B"/>
    <w:rsid w:val="00486455"/>
    <w:rsid w:val="004864B7"/>
    <w:rsid w:val="0048740F"/>
    <w:rsid w:val="00490FF7"/>
    <w:rsid w:val="00492169"/>
    <w:rsid w:val="00492FB5"/>
    <w:rsid w:val="004933AE"/>
    <w:rsid w:val="00493599"/>
    <w:rsid w:val="00493F64"/>
    <w:rsid w:val="00494348"/>
    <w:rsid w:val="00495AB0"/>
    <w:rsid w:val="004963B9"/>
    <w:rsid w:val="00496EAB"/>
    <w:rsid w:val="00497361"/>
    <w:rsid w:val="004A025A"/>
    <w:rsid w:val="004A0266"/>
    <w:rsid w:val="004A0D1C"/>
    <w:rsid w:val="004A1A34"/>
    <w:rsid w:val="004A265B"/>
    <w:rsid w:val="004A3FAA"/>
    <w:rsid w:val="004A493F"/>
    <w:rsid w:val="004A5647"/>
    <w:rsid w:val="004A619C"/>
    <w:rsid w:val="004A6505"/>
    <w:rsid w:val="004B1231"/>
    <w:rsid w:val="004B1D2C"/>
    <w:rsid w:val="004B1DCC"/>
    <w:rsid w:val="004B2466"/>
    <w:rsid w:val="004B30DF"/>
    <w:rsid w:val="004B3549"/>
    <w:rsid w:val="004B3768"/>
    <w:rsid w:val="004B4388"/>
    <w:rsid w:val="004B534B"/>
    <w:rsid w:val="004C022A"/>
    <w:rsid w:val="004C06EF"/>
    <w:rsid w:val="004C0F44"/>
    <w:rsid w:val="004C248F"/>
    <w:rsid w:val="004C27E6"/>
    <w:rsid w:val="004C3C56"/>
    <w:rsid w:val="004C44BF"/>
    <w:rsid w:val="004C6FDC"/>
    <w:rsid w:val="004D1096"/>
    <w:rsid w:val="004D176F"/>
    <w:rsid w:val="004D1BB8"/>
    <w:rsid w:val="004D3391"/>
    <w:rsid w:val="004D6335"/>
    <w:rsid w:val="004D6680"/>
    <w:rsid w:val="004D6DAE"/>
    <w:rsid w:val="004D7CD1"/>
    <w:rsid w:val="004E077E"/>
    <w:rsid w:val="004E12A3"/>
    <w:rsid w:val="004E2532"/>
    <w:rsid w:val="004E40AA"/>
    <w:rsid w:val="004E6135"/>
    <w:rsid w:val="004E6A4E"/>
    <w:rsid w:val="004E7F6B"/>
    <w:rsid w:val="004F012B"/>
    <w:rsid w:val="004F022A"/>
    <w:rsid w:val="004F04B5"/>
    <w:rsid w:val="004F0C56"/>
    <w:rsid w:val="004F339D"/>
    <w:rsid w:val="004F509C"/>
    <w:rsid w:val="004F64DC"/>
    <w:rsid w:val="004F6A72"/>
    <w:rsid w:val="004F75B6"/>
    <w:rsid w:val="00500A66"/>
    <w:rsid w:val="005017AA"/>
    <w:rsid w:val="00502E81"/>
    <w:rsid w:val="00503749"/>
    <w:rsid w:val="00504B33"/>
    <w:rsid w:val="005056B9"/>
    <w:rsid w:val="0050587B"/>
    <w:rsid w:val="005065B1"/>
    <w:rsid w:val="00507AFB"/>
    <w:rsid w:val="005103C3"/>
    <w:rsid w:val="00510BC9"/>
    <w:rsid w:val="00511649"/>
    <w:rsid w:val="00512811"/>
    <w:rsid w:val="00512E9D"/>
    <w:rsid w:val="005138DA"/>
    <w:rsid w:val="00513EF2"/>
    <w:rsid w:val="00514A38"/>
    <w:rsid w:val="00516939"/>
    <w:rsid w:val="0051772B"/>
    <w:rsid w:val="0052023C"/>
    <w:rsid w:val="00521EEA"/>
    <w:rsid w:val="00521F5D"/>
    <w:rsid w:val="0052280E"/>
    <w:rsid w:val="00522F35"/>
    <w:rsid w:val="00524878"/>
    <w:rsid w:val="00524E4E"/>
    <w:rsid w:val="005252B1"/>
    <w:rsid w:val="005253A9"/>
    <w:rsid w:val="005267CD"/>
    <w:rsid w:val="00530099"/>
    <w:rsid w:val="00530427"/>
    <w:rsid w:val="00530D9C"/>
    <w:rsid w:val="005318CF"/>
    <w:rsid w:val="00534420"/>
    <w:rsid w:val="00535E0B"/>
    <w:rsid w:val="0054014B"/>
    <w:rsid w:val="00540D2F"/>
    <w:rsid w:val="005417A4"/>
    <w:rsid w:val="0054267C"/>
    <w:rsid w:val="0054502F"/>
    <w:rsid w:val="00546955"/>
    <w:rsid w:val="00550C65"/>
    <w:rsid w:val="00550F37"/>
    <w:rsid w:val="00550FA3"/>
    <w:rsid w:val="0055118D"/>
    <w:rsid w:val="005528EC"/>
    <w:rsid w:val="00552985"/>
    <w:rsid w:val="005531C7"/>
    <w:rsid w:val="00553C8E"/>
    <w:rsid w:val="00554225"/>
    <w:rsid w:val="00554D62"/>
    <w:rsid w:val="005551FC"/>
    <w:rsid w:val="005552E8"/>
    <w:rsid w:val="00555FB0"/>
    <w:rsid w:val="00556C0C"/>
    <w:rsid w:val="005573AF"/>
    <w:rsid w:val="00557479"/>
    <w:rsid w:val="00561867"/>
    <w:rsid w:val="00562BBF"/>
    <w:rsid w:val="00563519"/>
    <w:rsid w:val="0056388F"/>
    <w:rsid w:val="00563CAA"/>
    <w:rsid w:val="005649DF"/>
    <w:rsid w:val="005649EA"/>
    <w:rsid w:val="00564D3D"/>
    <w:rsid w:val="00564DB2"/>
    <w:rsid w:val="00566321"/>
    <w:rsid w:val="00567BD4"/>
    <w:rsid w:val="00567BF4"/>
    <w:rsid w:val="00567DDE"/>
    <w:rsid w:val="005711A4"/>
    <w:rsid w:val="0057172D"/>
    <w:rsid w:val="00573BAA"/>
    <w:rsid w:val="00573F35"/>
    <w:rsid w:val="00574D35"/>
    <w:rsid w:val="00575C91"/>
    <w:rsid w:val="00576931"/>
    <w:rsid w:val="00577E3A"/>
    <w:rsid w:val="00577E43"/>
    <w:rsid w:val="00580207"/>
    <w:rsid w:val="005806A8"/>
    <w:rsid w:val="00580C7D"/>
    <w:rsid w:val="00582C4C"/>
    <w:rsid w:val="00583EA1"/>
    <w:rsid w:val="00584085"/>
    <w:rsid w:val="005849CC"/>
    <w:rsid w:val="0058540A"/>
    <w:rsid w:val="00586886"/>
    <w:rsid w:val="0058722B"/>
    <w:rsid w:val="005878AE"/>
    <w:rsid w:val="00592242"/>
    <w:rsid w:val="005922E9"/>
    <w:rsid w:val="005924A2"/>
    <w:rsid w:val="005949B9"/>
    <w:rsid w:val="005A1077"/>
    <w:rsid w:val="005A1280"/>
    <w:rsid w:val="005A41A5"/>
    <w:rsid w:val="005A6DAD"/>
    <w:rsid w:val="005B1136"/>
    <w:rsid w:val="005B1E68"/>
    <w:rsid w:val="005B2A06"/>
    <w:rsid w:val="005B2E56"/>
    <w:rsid w:val="005B51CE"/>
    <w:rsid w:val="005B5231"/>
    <w:rsid w:val="005B5247"/>
    <w:rsid w:val="005B5E1C"/>
    <w:rsid w:val="005B6782"/>
    <w:rsid w:val="005B73BA"/>
    <w:rsid w:val="005C1E79"/>
    <w:rsid w:val="005C2676"/>
    <w:rsid w:val="005C2B61"/>
    <w:rsid w:val="005C4CCA"/>
    <w:rsid w:val="005C65B5"/>
    <w:rsid w:val="005D0110"/>
    <w:rsid w:val="005D012A"/>
    <w:rsid w:val="005D05BF"/>
    <w:rsid w:val="005D122E"/>
    <w:rsid w:val="005D131B"/>
    <w:rsid w:val="005D1B75"/>
    <w:rsid w:val="005D1C91"/>
    <w:rsid w:val="005D1D51"/>
    <w:rsid w:val="005D218C"/>
    <w:rsid w:val="005D2634"/>
    <w:rsid w:val="005D2673"/>
    <w:rsid w:val="005D28F7"/>
    <w:rsid w:val="005D3843"/>
    <w:rsid w:val="005D4581"/>
    <w:rsid w:val="005D48C9"/>
    <w:rsid w:val="005D544F"/>
    <w:rsid w:val="005D570B"/>
    <w:rsid w:val="005D6454"/>
    <w:rsid w:val="005D75F5"/>
    <w:rsid w:val="005E0193"/>
    <w:rsid w:val="005E0E1A"/>
    <w:rsid w:val="005E1E88"/>
    <w:rsid w:val="005E22FE"/>
    <w:rsid w:val="005E394A"/>
    <w:rsid w:val="005E58B8"/>
    <w:rsid w:val="005E795B"/>
    <w:rsid w:val="005E7982"/>
    <w:rsid w:val="005F00A5"/>
    <w:rsid w:val="005F1756"/>
    <w:rsid w:val="005F1932"/>
    <w:rsid w:val="005F2EFF"/>
    <w:rsid w:val="005F4037"/>
    <w:rsid w:val="005F58F9"/>
    <w:rsid w:val="005F68B7"/>
    <w:rsid w:val="005F7DD1"/>
    <w:rsid w:val="005F7FB9"/>
    <w:rsid w:val="00601048"/>
    <w:rsid w:val="00601A0F"/>
    <w:rsid w:val="00602631"/>
    <w:rsid w:val="00603DBA"/>
    <w:rsid w:val="0060464A"/>
    <w:rsid w:val="006069CE"/>
    <w:rsid w:val="006071F7"/>
    <w:rsid w:val="00607327"/>
    <w:rsid w:val="006118CA"/>
    <w:rsid w:val="00611D04"/>
    <w:rsid w:val="00612CA5"/>
    <w:rsid w:val="00612DF0"/>
    <w:rsid w:val="006133F4"/>
    <w:rsid w:val="00614552"/>
    <w:rsid w:val="00617375"/>
    <w:rsid w:val="00617C0D"/>
    <w:rsid w:val="0062067D"/>
    <w:rsid w:val="00620822"/>
    <w:rsid w:val="00620B2C"/>
    <w:rsid w:val="006217CB"/>
    <w:rsid w:val="00621930"/>
    <w:rsid w:val="006221C8"/>
    <w:rsid w:val="006227C5"/>
    <w:rsid w:val="00623055"/>
    <w:rsid w:val="0062373F"/>
    <w:rsid w:val="006241FF"/>
    <w:rsid w:val="0062594F"/>
    <w:rsid w:val="00626AE7"/>
    <w:rsid w:val="00626C16"/>
    <w:rsid w:val="0063138C"/>
    <w:rsid w:val="00632245"/>
    <w:rsid w:val="00635430"/>
    <w:rsid w:val="00636783"/>
    <w:rsid w:val="0064072C"/>
    <w:rsid w:val="0064151C"/>
    <w:rsid w:val="00641BFD"/>
    <w:rsid w:val="00641D16"/>
    <w:rsid w:val="00643098"/>
    <w:rsid w:val="0064499B"/>
    <w:rsid w:val="00644DA9"/>
    <w:rsid w:val="00644EA7"/>
    <w:rsid w:val="00647EA7"/>
    <w:rsid w:val="006503C4"/>
    <w:rsid w:val="0065140E"/>
    <w:rsid w:val="0065258C"/>
    <w:rsid w:val="00653ACA"/>
    <w:rsid w:val="00654A8F"/>
    <w:rsid w:val="00657DA7"/>
    <w:rsid w:val="006607DB"/>
    <w:rsid w:val="00661009"/>
    <w:rsid w:val="0066117E"/>
    <w:rsid w:val="00661310"/>
    <w:rsid w:val="0066208D"/>
    <w:rsid w:val="0066240E"/>
    <w:rsid w:val="00663E52"/>
    <w:rsid w:val="006658AA"/>
    <w:rsid w:val="00667F39"/>
    <w:rsid w:val="00670E40"/>
    <w:rsid w:val="00671120"/>
    <w:rsid w:val="006723F9"/>
    <w:rsid w:val="00673FC4"/>
    <w:rsid w:val="006740E3"/>
    <w:rsid w:val="00676323"/>
    <w:rsid w:val="00677032"/>
    <w:rsid w:val="006800F6"/>
    <w:rsid w:val="00680744"/>
    <w:rsid w:val="006829EB"/>
    <w:rsid w:val="00682D0B"/>
    <w:rsid w:val="00682DAC"/>
    <w:rsid w:val="00683CA1"/>
    <w:rsid w:val="00684C40"/>
    <w:rsid w:val="00684C93"/>
    <w:rsid w:val="00685CC3"/>
    <w:rsid w:val="00686633"/>
    <w:rsid w:val="00686E03"/>
    <w:rsid w:val="00687976"/>
    <w:rsid w:val="00691E6F"/>
    <w:rsid w:val="00693ACF"/>
    <w:rsid w:val="00695202"/>
    <w:rsid w:val="00697A33"/>
    <w:rsid w:val="006A30E9"/>
    <w:rsid w:val="006A40CE"/>
    <w:rsid w:val="006A4B2A"/>
    <w:rsid w:val="006A5174"/>
    <w:rsid w:val="006A5319"/>
    <w:rsid w:val="006A5B12"/>
    <w:rsid w:val="006A6500"/>
    <w:rsid w:val="006A7308"/>
    <w:rsid w:val="006A7EC2"/>
    <w:rsid w:val="006B0C54"/>
    <w:rsid w:val="006B0D52"/>
    <w:rsid w:val="006B1CF6"/>
    <w:rsid w:val="006B299F"/>
    <w:rsid w:val="006B2F93"/>
    <w:rsid w:val="006B51DA"/>
    <w:rsid w:val="006B57AB"/>
    <w:rsid w:val="006B6189"/>
    <w:rsid w:val="006B73B8"/>
    <w:rsid w:val="006C057D"/>
    <w:rsid w:val="006C0925"/>
    <w:rsid w:val="006C12DF"/>
    <w:rsid w:val="006C2633"/>
    <w:rsid w:val="006C294D"/>
    <w:rsid w:val="006C49F8"/>
    <w:rsid w:val="006C568A"/>
    <w:rsid w:val="006D033F"/>
    <w:rsid w:val="006D0997"/>
    <w:rsid w:val="006D0FE1"/>
    <w:rsid w:val="006D174B"/>
    <w:rsid w:val="006D186A"/>
    <w:rsid w:val="006D1906"/>
    <w:rsid w:val="006D2469"/>
    <w:rsid w:val="006D2FB7"/>
    <w:rsid w:val="006D474B"/>
    <w:rsid w:val="006D5381"/>
    <w:rsid w:val="006D55BD"/>
    <w:rsid w:val="006D5F80"/>
    <w:rsid w:val="006E1F10"/>
    <w:rsid w:val="006E6AF0"/>
    <w:rsid w:val="006E76F1"/>
    <w:rsid w:val="006F01BB"/>
    <w:rsid w:val="006F1D12"/>
    <w:rsid w:val="006F27C7"/>
    <w:rsid w:val="006F2F10"/>
    <w:rsid w:val="006F4575"/>
    <w:rsid w:val="006F5656"/>
    <w:rsid w:val="006F664D"/>
    <w:rsid w:val="006F72EF"/>
    <w:rsid w:val="006F7DCA"/>
    <w:rsid w:val="00700BD1"/>
    <w:rsid w:val="0070274B"/>
    <w:rsid w:val="00702E13"/>
    <w:rsid w:val="00702F47"/>
    <w:rsid w:val="007037BF"/>
    <w:rsid w:val="0070489F"/>
    <w:rsid w:val="007056F3"/>
    <w:rsid w:val="0070596A"/>
    <w:rsid w:val="0070670B"/>
    <w:rsid w:val="0070748C"/>
    <w:rsid w:val="00710462"/>
    <w:rsid w:val="007107BB"/>
    <w:rsid w:val="007110BB"/>
    <w:rsid w:val="00711AA6"/>
    <w:rsid w:val="0071246E"/>
    <w:rsid w:val="00712F94"/>
    <w:rsid w:val="00713043"/>
    <w:rsid w:val="007146A9"/>
    <w:rsid w:val="0071560C"/>
    <w:rsid w:val="007160D1"/>
    <w:rsid w:val="007168DF"/>
    <w:rsid w:val="00716D36"/>
    <w:rsid w:val="007178F4"/>
    <w:rsid w:val="007200B1"/>
    <w:rsid w:val="0072061A"/>
    <w:rsid w:val="0072063D"/>
    <w:rsid w:val="007212B8"/>
    <w:rsid w:val="00722225"/>
    <w:rsid w:val="007225C2"/>
    <w:rsid w:val="0072492C"/>
    <w:rsid w:val="00724CD0"/>
    <w:rsid w:val="0072506E"/>
    <w:rsid w:val="0072632E"/>
    <w:rsid w:val="00726783"/>
    <w:rsid w:val="00731189"/>
    <w:rsid w:val="00732563"/>
    <w:rsid w:val="00732723"/>
    <w:rsid w:val="00733F6B"/>
    <w:rsid w:val="00735BD2"/>
    <w:rsid w:val="00737E7E"/>
    <w:rsid w:val="00741D35"/>
    <w:rsid w:val="00742174"/>
    <w:rsid w:val="00744E28"/>
    <w:rsid w:val="00746929"/>
    <w:rsid w:val="00746A32"/>
    <w:rsid w:val="00746F46"/>
    <w:rsid w:val="0074749A"/>
    <w:rsid w:val="00750F5C"/>
    <w:rsid w:val="007515E9"/>
    <w:rsid w:val="00751DD3"/>
    <w:rsid w:val="007528FB"/>
    <w:rsid w:val="00752A5D"/>
    <w:rsid w:val="00753A8B"/>
    <w:rsid w:val="007542E0"/>
    <w:rsid w:val="007550E1"/>
    <w:rsid w:val="0075548F"/>
    <w:rsid w:val="007569DE"/>
    <w:rsid w:val="0075778F"/>
    <w:rsid w:val="00757930"/>
    <w:rsid w:val="00757CEA"/>
    <w:rsid w:val="0076054E"/>
    <w:rsid w:val="00761BD3"/>
    <w:rsid w:val="00762703"/>
    <w:rsid w:val="00762A5B"/>
    <w:rsid w:val="00765454"/>
    <w:rsid w:val="00765A9C"/>
    <w:rsid w:val="007700C5"/>
    <w:rsid w:val="00770E36"/>
    <w:rsid w:val="0077135D"/>
    <w:rsid w:val="007722EF"/>
    <w:rsid w:val="00772AE4"/>
    <w:rsid w:val="00772E98"/>
    <w:rsid w:val="0077613F"/>
    <w:rsid w:val="007767AB"/>
    <w:rsid w:val="00776967"/>
    <w:rsid w:val="00777166"/>
    <w:rsid w:val="00777655"/>
    <w:rsid w:val="00777F5F"/>
    <w:rsid w:val="00780075"/>
    <w:rsid w:val="00780299"/>
    <w:rsid w:val="00780D46"/>
    <w:rsid w:val="007812BD"/>
    <w:rsid w:val="00781E67"/>
    <w:rsid w:val="007826CF"/>
    <w:rsid w:val="00784D9E"/>
    <w:rsid w:val="0078502F"/>
    <w:rsid w:val="007851B5"/>
    <w:rsid w:val="00786292"/>
    <w:rsid w:val="007866B5"/>
    <w:rsid w:val="00790CCE"/>
    <w:rsid w:val="0079140C"/>
    <w:rsid w:val="0079177F"/>
    <w:rsid w:val="00791B91"/>
    <w:rsid w:val="00791BB7"/>
    <w:rsid w:val="00792ED8"/>
    <w:rsid w:val="007930ED"/>
    <w:rsid w:val="0079353C"/>
    <w:rsid w:val="00793D81"/>
    <w:rsid w:val="00795C76"/>
    <w:rsid w:val="0079652F"/>
    <w:rsid w:val="00796CC4"/>
    <w:rsid w:val="00796DB0"/>
    <w:rsid w:val="00796FEB"/>
    <w:rsid w:val="00797966"/>
    <w:rsid w:val="00797F67"/>
    <w:rsid w:val="007A0A95"/>
    <w:rsid w:val="007A0DD2"/>
    <w:rsid w:val="007A1214"/>
    <w:rsid w:val="007A1499"/>
    <w:rsid w:val="007A2512"/>
    <w:rsid w:val="007A2BAF"/>
    <w:rsid w:val="007A3559"/>
    <w:rsid w:val="007A537B"/>
    <w:rsid w:val="007A5489"/>
    <w:rsid w:val="007A5D30"/>
    <w:rsid w:val="007A62FA"/>
    <w:rsid w:val="007A6AEF"/>
    <w:rsid w:val="007A6F0E"/>
    <w:rsid w:val="007A778F"/>
    <w:rsid w:val="007A79DF"/>
    <w:rsid w:val="007B0019"/>
    <w:rsid w:val="007B01F0"/>
    <w:rsid w:val="007B1EA3"/>
    <w:rsid w:val="007B24AB"/>
    <w:rsid w:val="007B33A1"/>
    <w:rsid w:val="007B3FA0"/>
    <w:rsid w:val="007B445C"/>
    <w:rsid w:val="007B5337"/>
    <w:rsid w:val="007B69BC"/>
    <w:rsid w:val="007B72C9"/>
    <w:rsid w:val="007B77AC"/>
    <w:rsid w:val="007B7B3F"/>
    <w:rsid w:val="007C0266"/>
    <w:rsid w:val="007C0DF2"/>
    <w:rsid w:val="007C1CFA"/>
    <w:rsid w:val="007C4829"/>
    <w:rsid w:val="007C4895"/>
    <w:rsid w:val="007C5168"/>
    <w:rsid w:val="007C604E"/>
    <w:rsid w:val="007C6D1B"/>
    <w:rsid w:val="007C77D1"/>
    <w:rsid w:val="007C7B48"/>
    <w:rsid w:val="007C7DB3"/>
    <w:rsid w:val="007D1FBE"/>
    <w:rsid w:val="007D24C2"/>
    <w:rsid w:val="007D296F"/>
    <w:rsid w:val="007D307F"/>
    <w:rsid w:val="007D32D8"/>
    <w:rsid w:val="007D3628"/>
    <w:rsid w:val="007D5A3B"/>
    <w:rsid w:val="007D64E6"/>
    <w:rsid w:val="007D73AF"/>
    <w:rsid w:val="007D7641"/>
    <w:rsid w:val="007D791B"/>
    <w:rsid w:val="007E1DEC"/>
    <w:rsid w:val="007E3364"/>
    <w:rsid w:val="007E364E"/>
    <w:rsid w:val="007E3D53"/>
    <w:rsid w:val="007E47DA"/>
    <w:rsid w:val="007E5078"/>
    <w:rsid w:val="007E750C"/>
    <w:rsid w:val="007E7C2B"/>
    <w:rsid w:val="007F0FAF"/>
    <w:rsid w:val="007F1DC5"/>
    <w:rsid w:val="007F2540"/>
    <w:rsid w:val="007F3EC6"/>
    <w:rsid w:val="007F4095"/>
    <w:rsid w:val="007F492A"/>
    <w:rsid w:val="007F4A8D"/>
    <w:rsid w:val="007F52BE"/>
    <w:rsid w:val="007F5600"/>
    <w:rsid w:val="007F5EDB"/>
    <w:rsid w:val="007F67E7"/>
    <w:rsid w:val="007F6A32"/>
    <w:rsid w:val="007F6B7F"/>
    <w:rsid w:val="007F7691"/>
    <w:rsid w:val="007F7A5E"/>
    <w:rsid w:val="007F7D5C"/>
    <w:rsid w:val="007F7DC6"/>
    <w:rsid w:val="00800D06"/>
    <w:rsid w:val="008011A1"/>
    <w:rsid w:val="00801626"/>
    <w:rsid w:val="00802EBE"/>
    <w:rsid w:val="008052E2"/>
    <w:rsid w:val="008065EE"/>
    <w:rsid w:val="0080733F"/>
    <w:rsid w:val="00810384"/>
    <w:rsid w:val="0081043D"/>
    <w:rsid w:val="008110E1"/>
    <w:rsid w:val="008112C8"/>
    <w:rsid w:val="008114A3"/>
    <w:rsid w:val="00812213"/>
    <w:rsid w:val="00812637"/>
    <w:rsid w:val="00814176"/>
    <w:rsid w:val="00815D66"/>
    <w:rsid w:val="00816AE2"/>
    <w:rsid w:val="00816E68"/>
    <w:rsid w:val="00816F45"/>
    <w:rsid w:val="008176EC"/>
    <w:rsid w:val="00817892"/>
    <w:rsid w:val="00820477"/>
    <w:rsid w:val="00820951"/>
    <w:rsid w:val="0082145D"/>
    <w:rsid w:val="00821801"/>
    <w:rsid w:val="0082199A"/>
    <w:rsid w:val="00823E6B"/>
    <w:rsid w:val="00824305"/>
    <w:rsid w:val="0082477C"/>
    <w:rsid w:val="00824D20"/>
    <w:rsid w:val="0082567F"/>
    <w:rsid w:val="0083011C"/>
    <w:rsid w:val="008320DF"/>
    <w:rsid w:val="0083303F"/>
    <w:rsid w:val="008332D7"/>
    <w:rsid w:val="008344D8"/>
    <w:rsid w:val="00834BC2"/>
    <w:rsid w:val="00835397"/>
    <w:rsid w:val="008354C4"/>
    <w:rsid w:val="008354D0"/>
    <w:rsid w:val="00836B65"/>
    <w:rsid w:val="00837284"/>
    <w:rsid w:val="00837373"/>
    <w:rsid w:val="008373A8"/>
    <w:rsid w:val="008373C3"/>
    <w:rsid w:val="008404C3"/>
    <w:rsid w:val="0084096C"/>
    <w:rsid w:val="00840EE8"/>
    <w:rsid w:val="00843020"/>
    <w:rsid w:val="0084406F"/>
    <w:rsid w:val="008449AE"/>
    <w:rsid w:val="00844CBD"/>
    <w:rsid w:val="00844DB1"/>
    <w:rsid w:val="00851406"/>
    <w:rsid w:val="008518DF"/>
    <w:rsid w:val="00852202"/>
    <w:rsid w:val="00852D07"/>
    <w:rsid w:val="00853C77"/>
    <w:rsid w:val="00853D2A"/>
    <w:rsid w:val="008544E3"/>
    <w:rsid w:val="008552B0"/>
    <w:rsid w:val="00855871"/>
    <w:rsid w:val="00856745"/>
    <w:rsid w:val="00857567"/>
    <w:rsid w:val="00860171"/>
    <w:rsid w:val="00860594"/>
    <w:rsid w:val="008623F6"/>
    <w:rsid w:val="00862F08"/>
    <w:rsid w:val="008635A4"/>
    <w:rsid w:val="00863DDB"/>
    <w:rsid w:val="008644BE"/>
    <w:rsid w:val="0086487D"/>
    <w:rsid w:val="008652D8"/>
    <w:rsid w:val="00867311"/>
    <w:rsid w:val="00870291"/>
    <w:rsid w:val="008708BD"/>
    <w:rsid w:val="00870E5A"/>
    <w:rsid w:val="00871A12"/>
    <w:rsid w:val="00872418"/>
    <w:rsid w:val="00872744"/>
    <w:rsid w:val="00873ABD"/>
    <w:rsid w:val="0087413B"/>
    <w:rsid w:val="00876678"/>
    <w:rsid w:val="00877660"/>
    <w:rsid w:val="0088011B"/>
    <w:rsid w:val="00880557"/>
    <w:rsid w:val="00880C66"/>
    <w:rsid w:val="00882AFC"/>
    <w:rsid w:val="00882E52"/>
    <w:rsid w:val="008835ED"/>
    <w:rsid w:val="00884140"/>
    <w:rsid w:val="00884210"/>
    <w:rsid w:val="0088562F"/>
    <w:rsid w:val="00885ACA"/>
    <w:rsid w:val="00890839"/>
    <w:rsid w:val="00891CE2"/>
    <w:rsid w:val="00893858"/>
    <w:rsid w:val="0089397D"/>
    <w:rsid w:val="0089467C"/>
    <w:rsid w:val="0089502E"/>
    <w:rsid w:val="00895A65"/>
    <w:rsid w:val="0089708E"/>
    <w:rsid w:val="008A06E2"/>
    <w:rsid w:val="008A1348"/>
    <w:rsid w:val="008A38D4"/>
    <w:rsid w:val="008A6601"/>
    <w:rsid w:val="008A7A93"/>
    <w:rsid w:val="008A7E1E"/>
    <w:rsid w:val="008B0DB7"/>
    <w:rsid w:val="008B4219"/>
    <w:rsid w:val="008B490B"/>
    <w:rsid w:val="008B4B1E"/>
    <w:rsid w:val="008B5656"/>
    <w:rsid w:val="008B5D0D"/>
    <w:rsid w:val="008B7BB4"/>
    <w:rsid w:val="008C1EA2"/>
    <w:rsid w:val="008C266A"/>
    <w:rsid w:val="008C4245"/>
    <w:rsid w:val="008C44AB"/>
    <w:rsid w:val="008C4604"/>
    <w:rsid w:val="008C5119"/>
    <w:rsid w:val="008C558B"/>
    <w:rsid w:val="008C5E8E"/>
    <w:rsid w:val="008C74D7"/>
    <w:rsid w:val="008C7E4D"/>
    <w:rsid w:val="008C7F95"/>
    <w:rsid w:val="008D0677"/>
    <w:rsid w:val="008D0957"/>
    <w:rsid w:val="008D23CF"/>
    <w:rsid w:val="008D4138"/>
    <w:rsid w:val="008D46EC"/>
    <w:rsid w:val="008D5010"/>
    <w:rsid w:val="008D566A"/>
    <w:rsid w:val="008D790F"/>
    <w:rsid w:val="008D7AC1"/>
    <w:rsid w:val="008E0AA0"/>
    <w:rsid w:val="008E18AF"/>
    <w:rsid w:val="008E1C31"/>
    <w:rsid w:val="008E54A7"/>
    <w:rsid w:val="008E596B"/>
    <w:rsid w:val="008E6A15"/>
    <w:rsid w:val="008E6C15"/>
    <w:rsid w:val="008E79BE"/>
    <w:rsid w:val="008F0434"/>
    <w:rsid w:val="008F218C"/>
    <w:rsid w:val="008F298E"/>
    <w:rsid w:val="008F30E6"/>
    <w:rsid w:val="008F3A12"/>
    <w:rsid w:val="008F456C"/>
    <w:rsid w:val="008F49CE"/>
    <w:rsid w:val="008F4BA0"/>
    <w:rsid w:val="008F5319"/>
    <w:rsid w:val="008F774E"/>
    <w:rsid w:val="008F79A3"/>
    <w:rsid w:val="008F7D23"/>
    <w:rsid w:val="0090037A"/>
    <w:rsid w:val="00900E62"/>
    <w:rsid w:val="009016D3"/>
    <w:rsid w:val="00902D5A"/>
    <w:rsid w:val="00902F13"/>
    <w:rsid w:val="009038F3"/>
    <w:rsid w:val="00903A0F"/>
    <w:rsid w:val="009040E6"/>
    <w:rsid w:val="00904D12"/>
    <w:rsid w:val="00906262"/>
    <w:rsid w:val="00906C0F"/>
    <w:rsid w:val="00911209"/>
    <w:rsid w:val="00913117"/>
    <w:rsid w:val="009135B5"/>
    <w:rsid w:val="009160EE"/>
    <w:rsid w:val="00916ED5"/>
    <w:rsid w:val="00916FAB"/>
    <w:rsid w:val="00920080"/>
    <w:rsid w:val="00920224"/>
    <w:rsid w:val="0092044E"/>
    <w:rsid w:val="00920943"/>
    <w:rsid w:val="00922120"/>
    <w:rsid w:val="00922262"/>
    <w:rsid w:val="00922A5C"/>
    <w:rsid w:val="00922D5B"/>
    <w:rsid w:val="0092503F"/>
    <w:rsid w:val="009260E3"/>
    <w:rsid w:val="00926277"/>
    <w:rsid w:val="00927225"/>
    <w:rsid w:val="00927642"/>
    <w:rsid w:val="00927813"/>
    <w:rsid w:val="00927CCC"/>
    <w:rsid w:val="00930A3E"/>
    <w:rsid w:val="009310EE"/>
    <w:rsid w:val="00932AAE"/>
    <w:rsid w:val="00933975"/>
    <w:rsid w:val="009339A5"/>
    <w:rsid w:val="009355EA"/>
    <w:rsid w:val="00935B93"/>
    <w:rsid w:val="00935C46"/>
    <w:rsid w:val="009361C2"/>
    <w:rsid w:val="00936648"/>
    <w:rsid w:val="0094015F"/>
    <w:rsid w:val="009404C1"/>
    <w:rsid w:val="00940558"/>
    <w:rsid w:val="009411F5"/>
    <w:rsid w:val="00942BFE"/>
    <w:rsid w:val="00942E45"/>
    <w:rsid w:val="009432E4"/>
    <w:rsid w:val="0094342C"/>
    <w:rsid w:val="00943476"/>
    <w:rsid w:val="00943B17"/>
    <w:rsid w:val="00944663"/>
    <w:rsid w:val="00944FF0"/>
    <w:rsid w:val="009458A5"/>
    <w:rsid w:val="0094679E"/>
    <w:rsid w:val="00946982"/>
    <w:rsid w:val="00947741"/>
    <w:rsid w:val="009515D4"/>
    <w:rsid w:val="00952076"/>
    <w:rsid w:val="009522DE"/>
    <w:rsid w:val="00952581"/>
    <w:rsid w:val="00952F78"/>
    <w:rsid w:val="009536EF"/>
    <w:rsid w:val="00954BE3"/>
    <w:rsid w:val="00956536"/>
    <w:rsid w:val="00957AD6"/>
    <w:rsid w:val="0096072E"/>
    <w:rsid w:val="00960E74"/>
    <w:rsid w:val="00961E5B"/>
    <w:rsid w:val="00962ED8"/>
    <w:rsid w:val="009642C8"/>
    <w:rsid w:val="009656F0"/>
    <w:rsid w:val="00967D0E"/>
    <w:rsid w:val="00970B89"/>
    <w:rsid w:val="009726B4"/>
    <w:rsid w:val="00973397"/>
    <w:rsid w:val="00975D7E"/>
    <w:rsid w:val="00975DAD"/>
    <w:rsid w:val="009767F3"/>
    <w:rsid w:val="00977170"/>
    <w:rsid w:val="00977C5E"/>
    <w:rsid w:val="00977D4E"/>
    <w:rsid w:val="009817B1"/>
    <w:rsid w:val="009836A5"/>
    <w:rsid w:val="009842EF"/>
    <w:rsid w:val="0098618C"/>
    <w:rsid w:val="00986429"/>
    <w:rsid w:val="00986A1C"/>
    <w:rsid w:val="00986ADF"/>
    <w:rsid w:val="009933A0"/>
    <w:rsid w:val="00994101"/>
    <w:rsid w:val="00994184"/>
    <w:rsid w:val="009966B0"/>
    <w:rsid w:val="009967CD"/>
    <w:rsid w:val="00996A79"/>
    <w:rsid w:val="00996B7D"/>
    <w:rsid w:val="00997A37"/>
    <w:rsid w:val="009A0A30"/>
    <w:rsid w:val="009A0EAA"/>
    <w:rsid w:val="009A11F2"/>
    <w:rsid w:val="009A156C"/>
    <w:rsid w:val="009A1C23"/>
    <w:rsid w:val="009A2B20"/>
    <w:rsid w:val="009A3CB9"/>
    <w:rsid w:val="009A4308"/>
    <w:rsid w:val="009A4DB8"/>
    <w:rsid w:val="009A5113"/>
    <w:rsid w:val="009A5381"/>
    <w:rsid w:val="009A6106"/>
    <w:rsid w:val="009A62FC"/>
    <w:rsid w:val="009B086A"/>
    <w:rsid w:val="009B0B37"/>
    <w:rsid w:val="009B1610"/>
    <w:rsid w:val="009B1F20"/>
    <w:rsid w:val="009B3546"/>
    <w:rsid w:val="009B3C23"/>
    <w:rsid w:val="009B41AE"/>
    <w:rsid w:val="009B6733"/>
    <w:rsid w:val="009B70E1"/>
    <w:rsid w:val="009B7FDF"/>
    <w:rsid w:val="009C0A29"/>
    <w:rsid w:val="009C0AC4"/>
    <w:rsid w:val="009C1010"/>
    <w:rsid w:val="009C1F1F"/>
    <w:rsid w:val="009C38DD"/>
    <w:rsid w:val="009C40A1"/>
    <w:rsid w:val="009C49E2"/>
    <w:rsid w:val="009C4B62"/>
    <w:rsid w:val="009C56DE"/>
    <w:rsid w:val="009C5EA9"/>
    <w:rsid w:val="009C66B3"/>
    <w:rsid w:val="009C6D93"/>
    <w:rsid w:val="009C7153"/>
    <w:rsid w:val="009C724B"/>
    <w:rsid w:val="009C7E42"/>
    <w:rsid w:val="009D0594"/>
    <w:rsid w:val="009D2D42"/>
    <w:rsid w:val="009D32E0"/>
    <w:rsid w:val="009D33D2"/>
    <w:rsid w:val="009D3500"/>
    <w:rsid w:val="009D5D8E"/>
    <w:rsid w:val="009D6A26"/>
    <w:rsid w:val="009D6C83"/>
    <w:rsid w:val="009E1D65"/>
    <w:rsid w:val="009E1FA8"/>
    <w:rsid w:val="009E24D5"/>
    <w:rsid w:val="009E4196"/>
    <w:rsid w:val="009E4B4A"/>
    <w:rsid w:val="009E54FD"/>
    <w:rsid w:val="009E56FD"/>
    <w:rsid w:val="009E5A6D"/>
    <w:rsid w:val="009E5E69"/>
    <w:rsid w:val="009E6037"/>
    <w:rsid w:val="009E610C"/>
    <w:rsid w:val="009E6436"/>
    <w:rsid w:val="009E7729"/>
    <w:rsid w:val="009F17F8"/>
    <w:rsid w:val="009F2534"/>
    <w:rsid w:val="009F27E6"/>
    <w:rsid w:val="009F2DC4"/>
    <w:rsid w:val="009F2DF6"/>
    <w:rsid w:val="009F5EA5"/>
    <w:rsid w:val="009F618C"/>
    <w:rsid w:val="009F701C"/>
    <w:rsid w:val="00A00396"/>
    <w:rsid w:val="00A008AA"/>
    <w:rsid w:val="00A01DFB"/>
    <w:rsid w:val="00A023C8"/>
    <w:rsid w:val="00A02452"/>
    <w:rsid w:val="00A0271C"/>
    <w:rsid w:val="00A02E6B"/>
    <w:rsid w:val="00A0313A"/>
    <w:rsid w:val="00A05E81"/>
    <w:rsid w:val="00A06B08"/>
    <w:rsid w:val="00A079B5"/>
    <w:rsid w:val="00A101B4"/>
    <w:rsid w:val="00A10240"/>
    <w:rsid w:val="00A1113B"/>
    <w:rsid w:val="00A13568"/>
    <w:rsid w:val="00A139BB"/>
    <w:rsid w:val="00A13E20"/>
    <w:rsid w:val="00A13E82"/>
    <w:rsid w:val="00A13E9F"/>
    <w:rsid w:val="00A152FB"/>
    <w:rsid w:val="00A15A67"/>
    <w:rsid w:val="00A15BA5"/>
    <w:rsid w:val="00A1656F"/>
    <w:rsid w:val="00A17913"/>
    <w:rsid w:val="00A17C7D"/>
    <w:rsid w:val="00A203DA"/>
    <w:rsid w:val="00A205FE"/>
    <w:rsid w:val="00A2266A"/>
    <w:rsid w:val="00A244DD"/>
    <w:rsid w:val="00A24A8B"/>
    <w:rsid w:val="00A25D4B"/>
    <w:rsid w:val="00A27D73"/>
    <w:rsid w:val="00A3008C"/>
    <w:rsid w:val="00A3024A"/>
    <w:rsid w:val="00A3198C"/>
    <w:rsid w:val="00A339C1"/>
    <w:rsid w:val="00A359D4"/>
    <w:rsid w:val="00A35BC9"/>
    <w:rsid w:val="00A35EC1"/>
    <w:rsid w:val="00A369A0"/>
    <w:rsid w:val="00A37193"/>
    <w:rsid w:val="00A4024D"/>
    <w:rsid w:val="00A405B7"/>
    <w:rsid w:val="00A410C8"/>
    <w:rsid w:val="00A41531"/>
    <w:rsid w:val="00A41651"/>
    <w:rsid w:val="00A41C75"/>
    <w:rsid w:val="00A42330"/>
    <w:rsid w:val="00A43964"/>
    <w:rsid w:val="00A44001"/>
    <w:rsid w:val="00A44741"/>
    <w:rsid w:val="00A44863"/>
    <w:rsid w:val="00A44B58"/>
    <w:rsid w:val="00A4588C"/>
    <w:rsid w:val="00A45D08"/>
    <w:rsid w:val="00A46104"/>
    <w:rsid w:val="00A46114"/>
    <w:rsid w:val="00A462BD"/>
    <w:rsid w:val="00A47B9C"/>
    <w:rsid w:val="00A506C4"/>
    <w:rsid w:val="00A51292"/>
    <w:rsid w:val="00A53D35"/>
    <w:rsid w:val="00A54BF7"/>
    <w:rsid w:val="00A54CF5"/>
    <w:rsid w:val="00A553E7"/>
    <w:rsid w:val="00A56EE6"/>
    <w:rsid w:val="00A57B5C"/>
    <w:rsid w:val="00A6025C"/>
    <w:rsid w:val="00A6082F"/>
    <w:rsid w:val="00A624C4"/>
    <w:rsid w:val="00A63A74"/>
    <w:rsid w:val="00A65643"/>
    <w:rsid w:val="00A659DA"/>
    <w:rsid w:val="00A66844"/>
    <w:rsid w:val="00A67B7C"/>
    <w:rsid w:val="00A704FF"/>
    <w:rsid w:val="00A70E98"/>
    <w:rsid w:val="00A7247E"/>
    <w:rsid w:val="00A74A88"/>
    <w:rsid w:val="00A75987"/>
    <w:rsid w:val="00A77495"/>
    <w:rsid w:val="00A7757F"/>
    <w:rsid w:val="00A8071C"/>
    <w:rsid w:val="00A816E4"/>
    <w:rsid w:val="00A8186B"/>
    <w:rsid w:val="00A82D1F"/>
    <w:rsid w:val="00A8389E"/>
    <w:rsid w:val="00A84116"/>
    <w:rsid w:val="00A84801"/>
    <w:rsid w:val="00A86295"/>
    <w:rsid w:val="00A86680"/>
    <w:rsid w:val="00A866A7"/>
    <w:rsid w:val="00A90C1A"/>
    <w:rsid w:val="00A90CDA"/>
    <w:rsid w:val="00A912E8"/>
    <w:rsid w:val="00A91732"/>
    <w:rsid w:val="00A92AE6"/>
    <w:rsid w:val="00A9343B"/>
    <w:rsid w:val="00A93B00"/>
    <w:rsid w:val="00A941FB"/>
    <w:rsid w:val="00A945BB"/>
    <w:rsid w:val="00A94CA7"/>
    <w:rsid w:val="00A95AB6"/>
    <w:rsid w:val="00A95D6D"/>
    <w:rsid w:val="00A97FA4"/>
    <w:rsid w:val="00AA1952"/>
    <w:rsid w:val="00AA26F6"/>
    <w:rsid w:val="00AA32DC"/>
    <w:rsid w:val="00AA3F7A"/>
    <w:rsid w:val="00AA47AA"/>
    <w:rsid w:val="00AA5163"/>
    <w:rsid w:val="00AA51A5"/>
    <w:rsid w:val="00AA6571"/>
    <w:rsid w:val="00AA674F"/>
    <w:rsid w:val="00AB098B"/>
    <w:rsid w:val="00AB318C"/>
    <w:rsid w:val="00AB3EE8"/>
    <w:rsid w:val="00AB4A9E"/>
    <w:rsid w:val="00AB596B"/>
    <w:rsid w:val="00AB6169"/>
    <w:rsid w:val="00AB6F87"/>
    <w:rsid w:val="00AC0CEF"/>
    <w:rsid w:val="00AC0EC7"/>
    <w:rsid w:val="00AC171C"/>
    <w:rsid w:val="00AC2009"/>
    <w:rsid w:val="00AC2D14"/>
    <w:rsid w:val="00AC2FD8"/>
    <w:rsid w:val="00AC3361"/>
    <w:rsid w:val="00AC3652"/>
    <w:rsid w:val="00AC3AFF"/>
    <w:rsid w:val="00AC3EC1"/>
    <w:rsid w:val="00AC4C64"/>
    <w:rsid w:val="00AC5CB5"/>
    <w:rsid w:val="00AC63E8"/>
    <w:rsid w:val="00AC6F0A"/>
    <w:rsid w:val="00AC7946"/>
    <w:rsid w:val="00AD0460"/>
    <w:rsid w:val="00AD0750"/>
    <w:rsid w:val="00AD189B"/>
    <w:rsid w:val="00AD1A1E"/>
    <w:rsid w:val="00AD2A18"/>
    <w:rsid w:val="00AD2B69"/>
    <w:rsid w:val="00AD2CC0"/>
    <w:rsid w:val="00AD3079"/>
    <w:rsid w:val="00AD3E1D"/>
    <w:rsid w:val="00AD54E2"/>
    <w:rsid w:val="00AD591D"/>
    <w:rsid w:val="00AD743F"/>
    <w:rsid w:val="00AD7AB4"/>
    <w:rsid w:val="00AD7D41"/>
    <w:rsid w:val="00AE0159"/>
    <w:rsid w:val="00AE0DDE"/>
    <w:rsid w:val="00AE16FA"/>
    <w:rsid w:val="00AE1907"/>
    <w:rsid w:val="00AE3289"/>
    <w:rsid w:val="00AE5F4F"/>
    <w:rsid w:val="00AE7F20"/>
    <w:rsid w:val="00AF0189"/>
    <w:rsid w:val="00AF076F"/>
    <w:rsid w:val="00AF0C70"/>
    <w:rsid w:val="00AF20A8"/>
    <w:rsid w:val="00AF2878"/>
    <w:rsid w:val="00AF3374"/>
    <w:rsid w:val="00AF7018"/>
    <w:rsid w:val="00AF736A"/>
    <w:rsid w:val="00AF7858"/>
    <w:rsid w:val="00B00E3E"/>
    <w:rsid w:val="00B02119"/>
    <w:rsid w:val="00B02B42"/>
    <w:rsid w:val="00B041D9"/>
    <w:rsid w:val="00B0521E"/>
    <w:rsid w:val="00B06265"/>
    <w:rsid w:val="00B0706E"/>
    <w:rsid w:val="00B078F1"/>
    <w:rsid w:val="00B1064E"/>
    <w:rsid w:val="00B10674"/>
    <w:rsid w:val="00B11BED"/>
    <w:rsid w:val="00B11C88"/>
    <w:rsid w:val="00B1260E"/>
    <w:rsid w:val="00B13301"/>
    <w:rsid w:val="00B13A24"/>
    <w:rsid w:val="00B13B2E"/>
    <w:rsid w:val="00B1417B"/>
    <w:rsid w:val="00B14896"/>
    <w:rsid w:val="00B14FEF"/>
    <w:rsid w:val="00B150C0"/>
    <w:rsid w:val="00B15101"/>
    <w:rsid w:val="00B16CD7"/>
    <w:rsid w:val="00B16D71"/>
    <w:rsid w:val="00B208E1"/>
    <w:rsid w:val="00B2091F"/>
    <w:rsid w:val="00B20FEF"/>
    <w:rsid w:val="00B22361"/>
    <w:rsid w:val="00B229A9"/>
    <w:rsid w:val="00B23D52"/>
    <w:rsid w:val="00B24268"/>
    <w:rsid w:val="00B26E1B"/>
    <w:rsid w:val="00B27EF6"/>
    <w:rsid w:val="00B3000F"/>
    <w:rsid w:val="00B307BD"/>
    <w:rsid w:val="00B312F8"/>
    <w:rsid w:val="00B32E93"/>
    <w:rsid w:val="00B3365D"/>
    <w:rsid w:val="00B36404"/>
    <w:rsid w:val="00B36F96"/>
    <w:rsid w:val="00B37556"/>
    <w:rsid w:val="00B4018C"/>
    <w:rsid w:val="00B4138A"/>
    <w:rsid w:val="00B415C8"/>
    <w:rsid w:val="00B41A57"/>
    <w:rsid w:val="00B41FB9"/>
    <w:rsid w:val="00B44311"/>
    <w:rsid w:val="00B453E9"/>
    <w:rsid w:val="00B45991"/>
    <w:rsid w:val="00B47EF2"/>
    <w:rsid w:val="00B50C40"/>
    <w:rsid w:val="00B50F26"/>
    <w:rsid w:val="00B519D0"/>
    <w:rsid w:val="00B54379"/>
    <w:rsid w:val="00B54ED9"/>
    <w:rsid w:val="00B56796"/>
    <w:rsid w:val="00B609B5"/>
    <w:rsid w:val="00B60BEC"/>
    <w:rsid w:val="00B613FB"/>
    <w:rsid w:val="00B61C4B"/>
    <w:rsid w:val="00B61DC6"/>
    <w:rsid w:val="00B6263B"/>
    <w:rsid w:val="00B64FE0"/>
    <w:rsid w:val="00B65AC6"/>
    <w:rsid w:val="00B65E0E"/>
    <w:rsid w:val="00B65F35"/>
    <w:rsid w:val="00B66184"/>
    <w:rsid w:val="00B66476"/>
    <w:rsid w:val="00B6649B"/>
    <w:rsid w:val="00B6676A"/>
    <w:rsid w:val="00B66D6A"/>
    <w:rsid w:val="00B674A8"/>
    <w:rsid w:val="00B7116F"/>
    <w:rsid w:val="00B71313"/>
    <w:rsid w:val="00B714F6"/>
    <w:rsid w:val="00B71C01"/>
    <w:rsid w:val="00B7205B"/>
    <w:rsid w:val="00B72357"/>
    <w:rsid w:val="00B736F2"/>
    <w:rsid w:val="00B73D0A"/>
    <w:rsid w:val="00B76FE6"/>
    <w:rsid w:val="00B7718F"/>
    <w:rsid w:val="00B778C7"/>
    <w:rsid w:val="00B77DC5"/>
    <w:rsid w:val="00B802A8"/>
    <w:rsid w:val="00B81002"/>
    <w:rsid w:val="00B81641"/>
    <w:rsid w:val="00B82222"/>
    <w:rsid w:val="00B83CF4"/>
    <w:rsid w:val="00B850F3"/>
    <w:rsid w:val="00B852D0"/>
    <w:rsid w:val="00B90317"/>
    <w:rsid w:val="00B91376"/>
    <w:rsid w:val="00B919DC"/>
    <w:rsid w:val="00B92DA8"/>
    <w:rsid w:val="00B92E10"/>
    <w:rsid w:val="00B931BF"/>
    <w:rsid w:val="00B953FD"/>
    <w:rsid w:val="00B9591F"/>
    <w:rsid w:val="00B9681B"/>
    <w:rsid w:val="00B968EF"/>
    <w:rsid w:val="00B97AD0"/>
    <w:rsid w:val="00BA0059"/>
    <w:rsid w:val="00BA03C2"/>
    <w:rsid w:val="00BA0C64"/>
    <w:rsid w:val="00BA2147"/>
    <w:rsid w:val="00BA2C7B"/>
    <w:rsid w:val="00BA349A"/>
    <w:rsid w:val="00BA3AD8"/>
    <w:rsid w:val="00BA4F5A"/>
    <w:rsid w:val="00BA5ACC"/>
    <w:rsid w:val="00BA5D9F"/>
    <w:rsid w:val="00BA6F49"/>
    <w:rsid w:val="00BA7106"/>
    <w:rsid w:val="00BA77AC"/>
    <w:rsid w:val="00BA78C6"/>
    <w:rsid w:val="00BA79C7"/>
    <w:rsid w:val="00BB139A"/>
    <w:rsid w:val="00BB33F2"/>
    <w:rsid w:val="00BB3DA3"/>
    <w:rsid w:val="00BB430C"/>
    <w:rsid w:val="00BB4715"/>
    <w:rsid w:val="00BB65E5"/>
    <w:rsid w:val="00BB71C5"/>
    <w:rsid w:val="00BC0685"/>
    <w:rsid w:val="00BC0F5A"/>
    <w:rsid w:val="00BC10CF"/>
    <w:rsid w:val="00BC1314"/>
    <w:rsid w:val="00BC1526"/>
    <w:rsid w:val="00BC2D7A"/>
    <w:rsid w:val="00BC52AC"/>
    <w:rsid w:val="00BC56DB"/>
    <w:rsid w:val="00BC59B1"/>
    <w:rsid w:val="00BC5B03"/>
    <w:rsid w:val="00BC5E85"/>
    <w:rsid w:val="00BC67EF"/>
    <w:rsid w:val="00BC6C39"/>
    <w:rsid w:val="00BC6D03"/>
    <w:rsid w:val="00BC6DAE"/>
    <w:rsid w:val="00BC7A32"/>
    <w:rsid w:val="00BD0544"/>
    <w:rsid w:val="00BD2859"/>
    <w:rsid w:val="00BD5100"/>
    <w:rsid w:val="00BD57A9"/>
    <w:rsid w:val="00BD62EB"/>
    <w:rsid w:val="00BE0060"/>
    <w:rsid w:val="00BE014D"/>
    <w:rsid w:val="00BE0F9B"/>
    <w:rsid w:val="00BE1B4E"/>
    <w:rsid w:val="00BE29B2"/>
    <w:rsid w:val="00BE4725"/>
    <w:rsid w:val="00BE59C5"/>
    <w:rsid w:val="00BE5C08"/>
    <w:rsid w:val="00BE7A01"/>
    <w:rsid w:val="00BF0AAE"/>
    <w:rsid w:val="00BF1772"/>
    <w:rsid w:val="00BF1A38"/>
    <w:rsid w:val="00BF36AF"/>
    <w:rsid w:val="00BF370F"/>
    <w:rsid w:val="00BF478F"/>
    <w:rsid w:val="00BF47F7"/>
    <w:rsid w:val="00BF4B39"/>
    <w:rsid w:val="00BF5AC0"/>
    <w:rsid w:val="00BF5C5E"/>
    <w:rsid w:val="00BF6949"/>
    <w:rsid w:val="00BF7D32"/>
    <w:rsid w:val="00C0051F"/>
    <w:rsid w:val="00C0164E"/>
    <w:rsid w:val="00C02026"/>
    <w:rsid w:val="00C02B8C"/>
    <w:rsid w:val="00C02CEB"/>
    <w:rsid w:val="00C02F45"/>
    <w:rsid w:val="00C03849"/>
    <w:rsid w:val="00C039C7"/>
    <w:rsid w:val="00C05421"/>
    <w:rsid w:val="00C0578C"/>
    <w:rsid w:val="00C068FA"/>
    <w:rsid w:val="00C0714E"/>
    <w:rsid w:val="00C10235"/>
    <w:rsid w:val="00C11D29"/>
    <w:rsid w:val="00C131C9"/>
    <w:rsid w:val="00C134DF"/>
    <w:rsid w:val="00C13944"/>
    <w:rsid w:val="00C13ED5"/>
    <w:rsid w:val="00C16091"/>
    <w:rsid w:val="00C1749A"/>
    <w:rsid w:val="00C17766"/>
    <w:rsid w:val="00C1797E"/>
    <w:rsid w:val="00C215F2"/>
    <w:rsid w:val="00C316FE"/>
    <w:rsid w:val="00C32E29"/>
    <w:rsid w:val="00C33337"/>
    <w:rsid w:val="00C33BE6"/>
    <w:rsid w:val="00C3411B"/>
    <w:rsid w:val="00C348AC"/>
    <w:rsid w:val="00C34E6F"/>
    <w:rsid w:val="00C35A68"/>
    <w:rsid w:val="00C35F27"/>
    <w:rsid w:val="00C369E5"/>
    <w:rsid w:val="00C36F07"/>
    <w:rsid w:val="00C37433"/>
    <w:rsid w:val="00C37A9D"/>
    <w:rsid w:val="00C40503"/>
    <w:rsid w:val="00C413E8"/>
    <w:rsid w:val="00C415CB"/>
    <w:rsid w:val="00C42016"/>
    <w:rsid w:val="00C4245D"/>
    <w:rsid w:val="00C431CB"/>
    <w:rsid w:val="00C43BBB"/>
    <w:rsid w:val="00C43F39"/>
    <w:rsid w:val="00C441A1"/>
    <w:rsid w:val="00C44B19"/>
    <w:rsid w:val="00C455C3"/>
    <w:rsid w:val="00C46864"/>
    <w:rsid w:val="00C46C7D"/>
    <w:rsid w:val="00C46D3C"/>
    <w:rsid w:val="00C5060F"/>
    <w:rsid w:val="00C51FF0"/>
    <w:rsid w:val="00C52665"/>
    <w:rsid w:val="00C53079"/>
    <w:rsid w:val="00C5318E"/>
    <w:rsid w:val="00C53696"/>
    <w:rsid w:val="00C54719"/>
    <w:rsid w:val="00C57158"/>
    <w:rsid w:val="00C6056A"/>
    <w:rsid w:val="00C609BD"/>
    <w:rsid w:val="00C61D23"/>
    <w:rsid w:val="00C6265C"/>
    <w:rsid w:val="00C63926"/>
    <w:rsid w:val="00C63BEA"/>
    <w:rsid w:val="00C644D9"/>
    <w:rsid w:val="00C660E1"/>
    <w:rsid w:val="00C6648A"/>
    <w:rsid w:val="00C66596"/>
    <w:rsid w:val="00C66C9F"/>
    <w:rsid w:val="00C66CEB"/>
    <w:rsid w:val="00C67AFE"/>
    <w:rsid w:val="00C714C9"/>
    <w:rsid w:val="00C7367F"/>
    <w:rsid w:val="00C73DE6"/>
    <w:rsid w:val="00C77353"/>
    <w:rsid w:val="00C774BF"/>
    <w:rsid w:val="00C82C42"/>
    <w:rsid w:val="00C85EC5"/>
    <w:rsid w:val="00C8680F"/>
    <w:rsid w:val="00C86895"/>
    <w:rsid w:val="00C876E5"/>
    <w:rsid w:val="00C91BD6"/>
    <w:rsid w:val="00C921C9"/>
    <w:rsid w:val="00C92487"/>
    <w:rsid w:val="00C929DC"/>
    <w:rsid w:val="00C92A65"/>
    <w:rsid w:val="00C94EF2"/>
    <w:rsid w:val="00C96133"/>
    <w:rsid w:val="00C97E23"/>
    <w:rsid w:val="00CA0298"/>
    <w:rsid w:val="00CA1983"/>
    <w:rsid w:val="00CA25D2"/>
    <w:rsid w:val="00CA3136"/>
    <w:rsid w:val="00CA3914"/>
    <w:rsid w:val="00CA4E33"/>
    <w:rsid w:val="00CA5536"/>
    <w:rsid w:val="00CA56F0"/>
    <w:rsid w:val="00CA63B1"/>
    <w:rsid w:val="00CA6887"/>
    <w:rsid w:val="00CA7ABE"/>
    <w:rsid w:val="00CB0935"/>
    <w:rsid w:val="00CB2085"/>
    <w:rsid w:val="00CB7ABD"/>
    <w:rsid w:val="00CB7BFF"/>
    <w:rsid w:val="00CC1600"/>
    <w:rsid w:val="00CC2DE5"/>
    <w:rsid w:val="00CC30D5"/>
    <w:rsid w:val="00CC400E"/>
    <w:rsid w:val="00CC40ED"/>
    <w:rsid w:val="00CC4616"/>
    <w:rsid w:val="00CC47B7"/>
    <w:rsid w:val="00CC4CCE"/>
    <w:rsid w:val="00CC5AAE"/>
    <w:rsid w:val="00CC6074"/>
    <w:rsid w:val="00CC6CE0"/>
    <w:rsid w:val="00CD2A5B"/>
    <w:rsid w:val="00CD4235"/>
    <w:rsid w:val="00CD470D"/>
    <w:rsid w:val="00CD5E35"/>
    <w:rsid w:val="00CD6BF2"/>
    <w:rsid w:val="00CD6FC8"/>
    <w:rsid w:val="00CD7971"/>
    <w:rsid w:val="00CD7BB3"/>
    <w:rsid w:val="00CE0361"/>
    <w:rsid w:val="00CE0429"/>
    <w:rsid w:val="00CE4552"/>
    <w:rsid w:val="00CE4A54"/>
    <w:rsid w:val="00CE55C6"/>
    <w:rsid w:val="00CE5771"/>
    <w:rsid w:val="00CE58AF"/>
    <w:rsid w:val="00CE5BBE"/>
    <w:rsid w:val="00CE5D21"/>
    <w:rsid w:val="00CE6E71"/>
    <w:rsid w:val="00CE71C5"/>
    <w:rsid w:val="00CE7416"/>
    <w:rsid w:val="00CE7CF8"/>
    <w:rsid w:val="00CF18EA"/>
    <w:rsid w:val="00CF2192"/>
    <w:rsid w:val="00CF257A"/>
    <w:rsid w:val="00CF27EF"/>
    <w:rsid w:val="00CF45AE"/>
    <w:rsid w:val="00CF4EA8"/>
    <w:rsid w:val="00CF58C3"/>
    <w:rsid w:val="00CF5941"/>
    <w:rsid w:val="00CF61AD"/>
    <w:rsid w:val="00CF7555"/>
    <w:rsid w:val="00CF792A"/>
    <w:rsid w:val="00D000BA"/>
    <w:rsid w:val="00D00A7F"/>
    <w:rsid w:val="00D00AEC"/>
    <w:rsid w:val="00D00CD5"/>
    <w:rsid w:val="00D00D65"/>
    <w:rsid w:val="00D0266C"/>
    <w:rsid w:val="00D029D6"/>
    <w:rsid w:val="00D02E58"/>
    <w:rsid w:val="00D03A4C"/>
    <w:rsid w:val="00D042BF"/>
    <w:rsid w:val="00D04AC9"/>
    <w:rsid w:val="00D0687B"/>
    <w:rsid w:val="00D072B3"/>
    <w:rsid w:val="00D07761"/>
    <w:rsid w:val="00D11FBA"/>
    <w:rsid w:val="00D12454"/>
    <w:rsid w:val="00D1262D"/>
    <w:rsid w:val="00D12ECC"/>
    <w:rsid w:val="00D1493F"/>
    <w:rsid w:val="00D14FE6"/>
    <w:rsid w:val="00D15905"/>
    <w:rsid w:val="00D15B89"/>
    <w:rsid w:val="00D16721"/>
    <w:rsid w:val="00D169DD"/>
    <w:rsid w:val="00D16A4B"/>
    <w:rsid w:val="00D20D7C"/>
    <w:rsid w:val="00D213CD"/>
    <w:rsid w:val="00D21F49"/>
    <w:rsid w:val="00D2438B"/>
    <w:rsid w:val="00D25A71"/>
    <w:rsid w:val="00D25F3C"/>
    <w:rsid w:val="00D2616F"/>
    <w:rsid w:val="00D274C3"/>
    <w:rsid w:val="00D27A57"/>
    <w:rsid w:val="00D27A5D"/>
    <w:rsid w:val="00D27AFE"/>
    <w:rsid w:val="00D27D8C"/>
    <w:rsid w:val="00D30474"/>
    <w:rsid w:val="00D31789"/>
    <w:rsid w:val="00D32714"/>
    <w:rsid w:val="00D328FE"/>
    <w:rsid w:val="00D32BC7"/>
    <w:rsid w:val="00D32FC5"/>
    <w:rsid w:val="00D33B13"/>
    <w:rsid w:val="00D35915"/>
    <w:rsid w:val="00D35DCF"/>
    <w:rsid w:val="00D36FD6"/>
    <w:rsid w:val="00D37410"/>
    <w:rsid w:val="00D3777B"/>
    <w:rsid w:val="00D4042A"/>
    <w:rsid w:val="00D406A5"/>
    <w:rsid w:val="00D40715"/>
    <w:rsid w:val="00D41E00"/>
    <w:rsid w:val="00D41EC0"/>
    <w:rsid w:val="00D42197"/>
    <w:rsid w:val="00D422D7"/>
    <w:rsid w:val="00D4236F"/>
    <w:rsid w:val="00D42EC8"/>
    <w:rsid w:val="00D440C5"/>
    <w:rsid w:val="00D44D0E"/>
    <w:rsid w:val="00D44F0E"/>
    <w:rsid w:val="00D45599"/>
    <w:rsid w:val="00D45D95"/>
    <w:rsid w:val="00D475C4"/>
    <w:rsid w:val="00D47A85"/>
    <w:rsid w:val="00D47ED2"/>
    <w:rsid w:val="00D51D39"/>
    <w:rsid w:val="00D5456A"/>
    <w:rsid w:val="00D56D22"/>
    <w:rsid w:val="00D60F1E"/>
    <w:rsid w:val="00D610B3"/>
    <w:rsid w:val="00D62575"/>
    <w:rsid w:val="00D64505"/>
    <w:rsid w:val="00D66D11"/>
    <w:rsid w:val="00D674DB"/>
    <w:rsid w:val="00D67E2A"/>
    <w:rsid w:val="00D67E2D"/>
    <w:rsid w:val="00D744AB"/>
    <w:rsid w:val="00D77565"/>
    <w:rsid w:val="00D80E61"/>
    <w:rsid w:val="00D81523"/>
    <w:rsid w:val="00D82E4A"/>
    <w:rsid w:val="00D82F33"/>
    <w:rsid w:val="00D85833"/>
    <w:rsid w:val="00D8683A"/>
    <w:rsid w:val="00D878F1"/>
    <w:rsid w:val="00D87CCE"/>
    <w:rsid w:val="00D91431"/>
    <w:rsid w:val="00D91AFA"/>
    <w:rsid w:val="00D93253"/>
    <w:rsid w:val="00D94C38"/>
    <w:rsid w:val="00D94DFE"/>
    <w:rsid w:val="00D96979"/>
    <w:rsid w:val="00D97366"/>
    <w:rsid w:val="00D97463"/>
    <w:rsid w:val="00D97F93"/>
    <w:rsid w:val="00DA08B0"/>
    <w:rsid w:val="00DA18C7"/>
    <w:rsid w:val="00DA19C9"/>
    <w:rsid w:val="00DA2509"/>
    <w:rsid w:val="00DA2CCD"/>
    <w:rsid w:val="00DA3802"/>
    <w:rsid w:val="00DA3CA2"/>
    <w:rsid w:val="00DA52A4"/>
    <w:rsid w:val="00DA53F0"/>
    <w:rsid w:val="00DA628C"/>
    <w:rsid w:val="00DA647B"/>
    <w:rsid w:val="00DA6A77"/>
    <w:rsid w:val="00DA6B6D"/>
    <w:rsid w:val="00DA76FF"/>
    <w:rsid w:val="00DA7976"/>
    <w:rsid w:val="00DB05C8"/>
    <w:rsid w:val="00DB0F5B"/>
    <w:rsid w:val="00DB1271"/>
    <w:rsid w:val="00DB1C1C"/>
    <w:rsid w:val="00DB4DB1"/>
    <w:rsid w:val="00DB504F"/>
    <w:rsid w:val="00DB5C7F"/>
    <w:rsid w:val="00DB6200"/>
    <w:rsid w:val="00DC0DD0"/>
    <w:rsid w:val="00DC16FC"/>
    <w:rsid w:val="00DC3B4A"/>
    <w:rsid w:val="00DC62D2"/>
    <w:rsid w:val="00DC6883"/>
    <w:rsid w:val="00DD0086"/>
    <w:rsid w:val="00DD07B9"/>
    <w:rsid w:val="00DD2665"/>
    <w:rsid w:val="00DD2FDC"/>
    <w:rsid w:val="00DD3120"/>
    <w:rsid w:val="00DD3198"/>
    <w:rsid w:val="00DD5012"/>
    <w:rsid w:val="00DD56A5"/>
    <w:rsid w:val="00DD591D"/>
    <w:rsid w:val="00DD594F"/>
    <w:rsid w:val="00DD7549"/>
    <w:rsid w:val="00DD781E"/>
    <w:rsid w:val="00DE1155"/>
    <w:rsid w:val="00DE217E"/>
    <w:rsid w:val="00DE3013"/>
    <w:rsid w:val="00DE3A2C"/>
    <w:rsid w:val="00DE452B"/>
    <w:rsid w:val="00DE4901"/>
    <w:rsid w:val="00DE4E77"/>
    <w:rsid w:val="00DF0C7C"/>
    <w:rsid w:val="00DF0ED6"/>
    <w:rsid w:val="00DF0EEA"/>
    <w:rsid w:val="00DF2965"/>
    <w:rsid w:val="00DF4130"/>
    <w:rsid w:val="00DF424B"/>
    <w:rsid w:val="00DF475A"/>
    <w:rsid w:val="00DF5917"/>
    <w:rsid w:val="00DF5E11"/>
    <w:rsid w:val="00DF643C"/>
    <w:rsid w:val="00DF6480"/>
    <w:rsid w:val="00E000A5"/>
    <w:rsid w:val="00E0149C"/>
    <w:rsid w:val="00E02293"/>
    <w:rsid w:val="00E02E8D"/>
    <w:rsid w:val="00E03A10"/>
    <w:rsid w:val="00E03AC1"/>
    <w:rsid w:val="00E04A84"/>
    <w:rsid w:val="00E05770"/>
    <w:rsid w:val="00E058C2"/>
    <w:rsid w:val="00E0683C"/>
    <w:rsid w:val="00E069A5"/>
    <w:rsid w:val="00E06E95"/>
    <w:rsid w:val="00E07CB0"/>
    <w:rsid w:val="00E07D15"/>
    <w:rsid w:val="00E10215"/>
    <w:rsid w:val="00E1112D"/>
    <w:rsid w:val="00E11CAA"/>
    <w:rsid w:val="00E12A16"/>
    <w:rsid w:val="00E12F0F"/>
    <w:rsid w:val="00E1327C"/>
    <w:rsid w:val="00E13306"/>
    <w:rsid w:val="00E13693"/>
    <w:rsid w:val="00E13AF0"/>
    <w:rsid w:val="00E144A1"/>
    <w:rsid w:val="00E14649"/>
    <w:rsid w:val="00E15175"/>
    <w:rsid w:val="00E15CE2"/>
    <w:rsid w:val="00E160FA"/>
    <w:rsid w:val="00E16EBA"/>
    <w:rsid w:val="00E17117"/>
    <w:rsid w:val="00E21576"/>
    <w:rsid w:val="00E2236A"/>
    <w:rsid w:val="00E23D21"/>
    <w:rsid w:val="00E24047"/>
    <w:rsid w:val="00E24F11"/>
    <w:rsid w:val="00E2549C"/>
    <w:rsid w:val="00E25B78"/>
    <w:rsid w:val="00E25F14"/>
    <w:rsid w:val="00E25FDF"/>
    <w:rsid w:val="00E263BC"/>
    <w:rsid w:val="00E26B09"/>
    <w:rsid w:val="00E27FAC"/>
    <w:rsid w:val="00E30D22"/>
    <w:rsid w:val="00E32E85"/>
    <w:rsid w:val="00E331CF"/>
    <w:rsid w:val="00E347C5"/>
    <w:rsid w:val="00E375DF"/>
    <w:rsid w:val="00E40CA0"/>
    <w:rsid w:val="00E40CBD"/>
    <w:rsid w:val="00E410F7"/>
    <w:rsid w:val="00E4124F"/>
    <w:rsid w:val="00E44A8D"/>
    <w:rsid w:val="00E44D87"/>
    <w:rsid w:val="00E46228"/>
    <w:rsid w:val="00E4697B"/>
    <w:rsid w:val="00E47104"/>
    <w:rsid w:val="00E5101C"/>
    <w:rsid w:val="00E518A4"/>
    <w:rsid w:val="00E5291C"/>
    <w:rsid w:val="00E53E4D"/>
    <w:rsid w:val="00E540E3"/>
    <w:rsid w:val="00E5571A"/>
    <w:rsid w:val="00E5585A"/>
    <w:rsid w:val="00E56165"/>
    <w:rsid w:val="00E56B8F"/>
    <w:rsid w:val="00E6247B"/>
    <w:rsid w:val="00E63E20"/>
    <w:rsid w:val="00E642A6"/>
    <w:rsid w:val="00E6440B"/>
    <w:rsid w:val="00E64834"/>
    <w:rsid w:val="00E64B44"/>
    <w:rsid w:val="00E65B91"/>
    <w:rsid w:val="00E6641B"/>
    <w:rsid w:val="00E66DB0"/>
    <w:rsid w:val="00E67B4D"/>
    <w:rsid w:val="00E72D13"/>
    <w:rsid w:val="00E731AE"/>
    <w:rsid w:val="00E73803"/>
    <w:rsid w:val="00E74024"/>
    <w:rsid w:val="00E750B1"/>
    <w:rsid w:val="00E75F43"/>
    <w:rsid w:val="00E76B18"/>
    <w:rsid w:val="00E7771E"/>
    <w:rsid w:val="00E81A7B"/>
    <w:rsid w:val="00E81CC5"/>
    <w:rsid w:val="00E82127"/>
    <w:rsid w:val="00E82860"/>
    <w:rsid w:val="00E82F86"/>
    <w:rsid w:val="00E8380C"/>
    <w:rsid w:val="00E8403C"/>
    <w:rsid w:val="00E84315"/>
    <w:rsid w:val="00E84405"/>
    <w:rsid w:val="00E84AC8"/>
    <w:rsid w:val="00E8680A"/>
    <w:rsid w:val="00E87F08"/>
    <w:rsid w:val="00E9033C"/>
    <w:rsid w:val="00E903EC"/>
    <w:rsid w:val="00E9118A"/>
    <w:rsid w:val="00E91C9A"/>
    <w:rsid w:val="00E920B4"/>
    <w:rsid w:val="00E9211F"/>
    <w:rsid w:val="00E923F1"/>
    <w:rsid w:val="00E9255A"/>
    <w:rsid w:val="00E92C3B"/>
    <w:rsid w:val="00E93058"/>
    <w:rsid w:val="00E934AF"/>
    <w:rsid w:val="00E934B7"/>
    <w:rsid w:val="00E949E1"/>
    <w:rsid w:val="00E971E8"/>
    <w:rsid w:val="00EA0306"/>
    <w:rsid w:val="00EA3237"/>
    <w:rsid w:val="00EA325D"/>
    <w:rsid w:val="00EA3BAF"/>
    <w:rsid w:val="00EA442B"/>
    <w:rsid w:val="00EA4A9A"/>
    <w:rsid w:val="00EA6194"/>
    <w:rsid w:val="00EA6DEA"/>
    <w:rsid w:val="00EB0AEE"/>
    <w:rsid w:val="00EB0B3B"/>
    <w:rsid w:val="00EB1AF1"/>
    <w:rsid w:val="00EB27D7"/>
    <w:rsid w:val="00EB3909"/>
    <w:rsid w:val="00EB4CB6"/>
    <w:rsid w:val="00EC00D2"/>
    <w:rsid w:val="00EC1411"/>
    <w:rsid w:val="00EC19D6"/>
    <w:rsid w:val="00EC1BAA"/>
    <w:rsid w:val="00EC2B57"/>
    <w:rsid w:val="00EC305D"/>
    <w:rsid w:val="00EC36B7"/>
    <w:rsid w:val="00EC3870"/>
    <w:rsid w:val="00EC4876"/>
    <w:rsid w:val="00EC541A"/>
    <w:rsid w:val="00EC70E9"/>
    <w:rsid w:val="00EC7938"/>
    <w:rsid w:val="00EC7C6B"/>
    <w:rsid w:val="00ED0526"/>
    <w:rsid w:val="00ED1358"/>
    <w:rsid w:val="00ED226F"/>
    <w:rsid w:val="00ED4AA0"/>
    <w:rsid w:val="00ED63CA"/>
    <w:rsid w:val="00ED6E53"/>
    <w:rsid w:val="00ED6EDF"/>
    <w:rsid w:val="00EE0E2C"/>
    <w:rsid w:val="00EE0F5C"/>
    <w:rsid w:val="00EE38EA"/>
    <w:rsid w:val="00EE3911"/>
    <w:rsid w:val="00EE4D66"/>
    <w:rsid w:val="00EE6B15"/>
    <w:rsid w:val="00EE761D"/>
    <w:rsid w:val="00EE772D"/>
    <w:rsid w:val="00EE78A9"/>
    <w:rsid w:val="00EE7939"/>
    <w:rsid w:val="00EF0266"/>
    <w:rsid w:val="00EF07D6"/>
    <w:rsid w:val="00EF2731"/>
    <w:rsid w:val="00EF2FDE"/>
    <w:rsid w:val="00EF3EF3"/>
    <w:rsid w:val="00EF4392"/>
    <w:rsid w:val="00EF5166"/>
    <w:rsid w:val="00EF5DA4"/>
    <w:rsid w:val="00F004CA"/>
    <w:rsid w:val="00F00EDF"/>
    <w:rsid w:val="00F022BC"/>
    <w:rsid w:val="00F02A19"/>
    <w:rsid w:val="00F02AB2"/>
    <w:rsid w:val="00F031F1"/>
    <w:rsid w:val="00F03454"/>
    <w:rsid w:val="00F03973"/>
    <w:rsid w:val="00F05D1E"/>
    <w:rsid w:val="00F0690C"/>
    <w:rsid w:val="00F07375"/>
    <w:rsid w:val="00F10E71"/>
    <w:rsid w:val="00F11760"/>
    <w:rsid w:val="00F15C88"/>
    <w:rsid w:val="00F1600C"/>
    <w:rsid w:val="00F162AE"/>
    <w:rsid w:val="00F16401"/>
    <w:rsid w:val="00F16B13"/>
    <w:rsid w:val="00F1753C"/>
    <w:rsid w:val="00F17B68"/>
    <w:rsid w:val="00F17C44"/>
    <w:rsid w:val="00F20530"/>
    <w:rsid w:val="00F239EF"/>
    <w:rsid w:val="00F242DD"/>
    <w:rsid w:val="00F25497"/>
    <w:rsid w:val="00F27D93"/>
    <w:rsid w:val="00F31C95"/>
    <w:rsid w:val="00F32AA3"/>
    <w:rsid w:val="00F34553"/>
    <w:rsid w:val="00F350EC"/>
    <w:rsid w:val="00F35836"/>
    <w:rsid w:val="00F37C18"/>
    <w:rsid w:val="00F42170"/>
    <w:rsid w:val="00F42F3B"/>
    <w:rsid w:val="00F43150"/>
    <w:rsid w:val="00F43312"/>
    <w:rsid w:val="00F43EE1"/>
    <w:rsid w:val="00F443A1"/>
    <w:rsid w:val="00F44A30"/>
    <w:rsid w:val="00F45467"/>
    <w:rsid w:val="00F505DC"/>
    <w:rsid w:val="00F50955"/>
    <w:rsid w:val="00F5214F"/>
    <w:rsid w:val="00F5429D"/>
    <w:rsid w:val="00F5489D"/>
    <w:rsid w:val="00F55519"/>
    <w:rsid w:val="00F56578"/>
    <w:rsid w:val="00F56B90"/>
    <w:rsid w:val="00F56D4F"/>
    <w:rsid w:val="00F56F43"/>
    <w:rsid w:val="00F61232"/>
    <w:rsid w:val="00F61571"/>
    <w:rsid w:val="00F624C2"/>
    <w:rsid w:val="00F639DD"/>
    <w:rsid w:val="00F65DA8"/>
    <w:rsid w:val="00F66058"/>
    <w:rsid w:val="00F662E9"/>
    <w:rsid w:val="00F66ECE"/>
    <w:rsid w:val="00F72CD5"/>
    <w:rsid w:val="00F73B2C"/>
    <w:rsid w:val="00F75F06"/>
    <w:rsid w:val="00F773DD"/>
    <w:rsid w:val="00F77665"/>
    <w:rsid w:val="00F77CFC"/>
    <w:rsid w:val="00F81D4C"/>
    <w:rsid w:val="00F843F9"/>
    <w:rsid w:val="00F8520F"/>
    <w:rsid w:val="00F85259"/>
    <w:rsid w:val="00F8692F"/>
    <w:rsid w:val="00F92EA6"/>
    <w:rsid w:val="00F93EC1"/>
    <w:rsid w:val="00F93EE4"/>
    <w:rsid w:val="00F94454"/>
    <w:rsid w:val="00F962F9"/>
    <w:rsid w:val="00F97148"/>
    <w:rsid w:val="00F97934"/>
    <w:rsid w:val="00FA0D74"/>
    <w:rsid w:val="00FA1752"/>
    <w:rsid w:val="00FA2420"/>
    <w:rsid w:val="00FA3F4E"/>
    <w:rsid w:val="00FA4315"/>
    <w:rsid w:val="00FA5075"/>
    <w:rsid w:val="00FA572B"/>
    <w:rsid w:val="00FA6187"/>
    <w:rsid w:val="00FB14A9"/>
    <w:rsid w:val="00FB2EA4"/>
    <w:rsid w:val="00FB355C"/>
    <w:rsid w:val="00FB371F"/>
    <w:rsid w:val="00FB3780"/>
    <w:rsid w:val="00FB3BA2"/>
    <w:rsid w:val="00FB3BF0"/>
    <w:rsid w:val="00FB3F4C"/>
    <w:rsid w:val="00FB466A"/>
    <w:rsid w:val="00FB4923"/>
    <w:rsid w:val="00FB645A"/>
    <w:rsid w:val="00FB74F8"/>
    <w:rsid w:val="00FC0026"/>
    <w:rsid w:val="00FC0B24"/>
    <w:rsid w:val="00FC24CB"/>
    <w:rsid w:val="00FC2C9A"/>
    <w:rsid w:val="00FC4BCE"/>
    <w:rsid w:val="00FC5BB5"/>
    <w:rsid w:val="00FD0E01"/>
    <w:rsid w:val="00FD1460"/>
    <w:rsid w:val="00FD15D7"/>
    <w:rsid w:val="00FD1AD0"/>
    <w:rsid w:val="00FD1D21"/>
    <w:rsid w:val="00FD3013"/>
    <w:rsid w:val="00FD4385"/>
    <w:rsid w:val="00FD4F7E"/>
    <w:rsid w:val="00FD554F"/>
    <w:rsid w:val="00FD612D"/>
    <w:rsid w:val="00FD61BE"/>
    <w:rsid w:val="00FD6645"/>
    <w:rsid w:val="00FD6A7C"/>
    <w:rsid w:val="00FD7089"/>
    <w:rsid w:val="00FD7BFD"/>
    <w:rsid w:val="00FE01CA"/>
    <w:rsid w:val="00FE140C"/>
    <w:rsid w:val="00FE1590"/>
    <w:rsid w:val="00FE2527"/>
    <w:rsid w:val="00FE330F"/>
    <w:rsid w:val="00FE33E6"/>
    <w:rsid w:val="00FE3680"/>
    <w:rsid w:val="00FE3A27"/>
    <w:rsid w:val="00FE3C17"/>
    <w:rsid w:val="00FE42C7"/>
    <w:rsid w:val="00FE56D1"/>
    <w:rsid w:val="00FE58CD"/>
    <w:rsid w:val="00FE7284"/>
    <w:rsid w:val="00FE74FD"/>
    <w:rsid w:val="00FF0A85"/>
    <w:rsid w:val="00FF0E3C"/>
    <w:rsid w:val="00FF0F9C"/>
    <w:rsid w:val="00FF12FC"/>
    <w:rsid w:val="00FF2F92"/>
    <w:rsid w:val="00FF5232"/>
    <w:rsid w:val="00FF5258"/>
    <w:rsid w:val="00FF7A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8A1D7"/>
  <w15:docId w15:val="{187C6D24-DAA7-4AE3-9EA4-6C6645E5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1600"/>
    <w:pPr>
      <w:spacing w:after="0" w:line="240" w:lineRule="auto"/>
    </w:pPr>
    <w:rPr>
      <w:rFonts w:ascii="Times New Roman" w:eastAsia="Times New Roman" w:hAnsi="Times New Roman" w:cs="Times New Roman"/>
      <w:sz w:val="24"/>
      <w:szCs w:val="24"/>
      <w:lang w:eastAsia="ru-RU"/>
    </w:rPr>
  </w:style>
  <w:style w:type="paragraph" w:styleId="1">
    <w:name w:val="heading 1"/>
    <w:aliases w:val="H1,H11,H12,H13,H14,H15,H16,H17,H18,H19,H110,H111,H112,H113,H114,H115,H116,H121,H131,H141,H151,H161,H171,H181,H191,H1101,H1111,H1121,H1131,H1141,H1151,H117,H118,H119,H120,H122,H123,H124,H125,H126,H1110,H132,H142,H152,H162,H172,H182,H127,H1112"/>
    <w:basedOn w:val="a"/>
    <w:next w:val="a"/>
    <w:link w:val="13"/>
    <w:autoRedefine/>
    <w:qFormat/>
    <w:rsid w:val="00882AFC"/>
    <w:pPr>
      <w:keepNext/>
      <w:numPr>
        <w:numId w:val="8"/>
      </w:numPr>
      <w:spacing w:before="240" w:after="240"/>
      <w:outlineLvl w:val="0"/>
    </w:pPr>
    <w:rPr>
      <w:rFonts w:ascii="Arial" w:hAnsi="Arial" w:cs="Arial"/>
      <w:b/>
      <w:bCs/>
      <w:caps/>
      <w:kern w:val="32"/>
      <w:sz w:val="28"/>
      <w:szCs w:val="32"/>
    </w:rPr>
  </w:style>
  <w:style w:type="paragraph" w:styleId="22">
    <w:name w:val="heading 2"/>
    <w:aliases w:val="2 Заголовок 2"/>
    <w:basedOn w:val="a"/>
    <w:next w:val="a"/>
    <w:link w:val="23"/>
    <w:uiPriority w:val="9"/>
    <w:qFormat/>
    <w:rsid w:val="00E11CAA"/>
    <w:pPr>
      <w:spacing w:before="240" w:after="240"/>
      <w:outlineLvl w:val="1"/>
    </w:pPr>
    <w:rPr>
      <w:rFonts w:ascii="Arial" w:hAnsi="Arial"/>
      <w:b/>
      <w:bCs/>
      <w:iCs/>
      <w:caps/>
      <w:szCs w:val="28"/>
    </w:rPr>
  </w:style>
  <w:style w:type="paragraph" w:styleId="31">
    <w:name w:val="heading 3"/>
    <w:aliases w:val="3 Заголовок 3"/>
    <w:basedOn w:val="a"/>
    <w:next w:val="a"/>
    <w:link w:val="32"/>
    <w:autoRedefine/>
    <w:uiPriority w:val="9"/>
    <w:qFormat/>
    <w:rsid w:val="00E11CAA"/>
    <w:pPr>
      <w:keepNext/>
      <w:spacing w:before="240" w:after="240"/>
      <w:outlineLvl w:val="2"/>
    </w:pPr>
    <w:rPr>
      <w:rFonts w:ascii="Arial" w:eastAsia="Calibri" w:hAnsi="Arial"/>
      <w:b/>
      <w:caps/>
      <w:sz w:val="20"/>
      <w:szCs w:val="20"/>
    </w:rPr>
  </w:style>
  <w:style w:type="paragraph" w:styleId="4">
    <w:name w:val="heading 4"/>
    <w:aliases w:val="H4,заголовок 4"/>
    <w:basedOn w:val="a"/>
    <w:next w:val="a"/>
    <w:link w:val="42"/>
    <w:qFormat/>
    <w:rsid w:val="003E2EB3"/>
    <w:pPr>
      <w:keepNext/>
      <w:numPr>
        <w:ilvl w:val="3"/>
        <w:numId w:val="8"/>
      </w:numPr>
      <w:outlineLvl w:val="3"/>
    </w:pPr>
    <w:rPr>
      <w:rFonts w:ascii="Arial" w:eastAsia="Calibri" w:hAnsi="Arial"/>
      <w:b/>
      <w:szCs w:val="20"/>
    </w:rPr>
  </w:style>
  <w:style w:type="paragraph" w:styleId="5">
    <w:name w:val="heading 5"/>
    <w:aliases w:val="H5"/>
    <w:basedOn w:val="a"/>
    <w:next w:val="a"/>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3">
    <w:name w:val="Заголовок 1 Знак"/>
    <w:aliases w:val="H1 Знак,H11 Знак,H12 Знак,H13 Знак,H14 Знак,H15 Знак,H16 Знак,H17 Знак,H18 Знак,H19 Знак,H110 Знак,H111 Знак,H112 Знак,H113 Знак,H114 Знак,H115 Знак,H116 Знак,H121 Знак,H131 Знак,H141 Знак,H151 Знак,H161 Знак,H171 Знак,H181 Знак"/>
    <w:basedOn w:val="a0"/>
    <w:link w:val="1"/>
    <w:rsid w:val="00882AFC"/>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0"/>
    <w:link w:val="22"/>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0"/>
    <w:link w:val="31"/>
    <w:uiPriority w:val="9"/>
    <w:rsid w:val="00E11CAA"/>
    <w:rPr>
      <w:rFonts w:ascii="Arial" w:eastAsia="Calibri" w:hAnsi="Arial" w:cs="Times New Roman"/>
      <w:b/>
      <w:caps/>
      <w:sz w:val="20"/>
      <w:szCs w:val="20"/>
    </w:rPr>
  </w:style>
  <w:style w:type="character" w:customStyle="1" w:styleId="42">
    <w:name w:val="Заголовок 4 Знак"/>
    <w:aliases w:val="H4 Знак,заголовок 4 Знак"/>
    <w:basedOn w:val="a0"/>
    <w:link w:val="4"/>
    <w:rsid w:val="003E2EB3"/>
    <w:rPr>
      <w:rFonts w:ascii="Arial" w:eastAsia="Calibri" w:hAnsi="Arial" w:cs="Times New Roman"/>
      <w:b/>
      <w:sz w:val="24"/>
      <w:szCs w:val="20"/>
    </w:rPr>
  </w:style>
  <w:style w:type="paragraph" w:styleId="a3">
    <w:name w:val="header"/>
    <w:basedOn w:val="a"/>
    <w:link w:val="a4"/>
    <w:rsid w:val="006C0925"/>
    <w:pPr>
      <w:tabs>
        <w:tab w:val="center" w:pos="4677"/>
        <w:tab w:val="right" w:pos="9355"/>
      </w:tabs>
    </w:pPr>
    <w:rPr>
      <w:rFonts w:ascii="Calibri" w:eastAsia="Calibri" w:hAnsi="Calibri"/>
      <w:sz w:val="20"/>
      <w:szCs w:val="20"/>
    </w:rPr>
  </w:style>
  <w:style w:type="character" w:customStyle="1" w:styleId="a4">
    <w:name w:val="Верхний колонтитул Знак"/>
    <w:basedOn w:val="a0"/>
    <w:link w:val="a3"/>
    <w:rsid w:val="006C0925"/>
    <w:rPr>
      <w:rFonts w:ascii="Calibri" w:eastAsia="Calibri" w:hAnsi="Calibri" w:cs="Times New Roman"/>
      <w:sz w:val="20"/>
      <w:szCs w:val="20"/>
    </w:rPr>
  </w:style>
  <w:style w:type="paragraph" w:styleId="a5">
    <w:name w:val="footer"/>
    <w:basedOn w:val="a"/>
    <w:link w:val="a6"/>
    <w:uiPriority w:val="99"/>
    <w:rsid w:val="006C0925"/>
    <w:pPr>
      <w:tabs>
        <w:tab w:val="center" w:pos="4677"/>
        <w:tab w:val="right" w:pos="9355"/>
      </w:tabs>
    </w:pPr>
    <w:rPr>
      <w:rFonts w:ascii="Calibri" w:eastAsia="Calibri" w:hAnsi="Calibri"/>
      <w:sz w:val="20"/>
      <w:szCs w:val="20"/>
    </w:rPr>
  </w:style>
  <w:style w:type="character" w:customStyle="1" w:styleId="a6">
    <w:name w:val="Нижний колонтитул Знак"/>
    <w:basedOn w:val="a0"/>
    <w:link w:val="a5"/>
    <w:uiPriority w:val="99"/>
    <w:rsid w:val="006C0925"/>
    <w:rPr>
      <w:rFonts w:ascii="Calibri" w:eastAsia="Calibri" w:hAnsi="Calibri" w:cs="Times New Roman"/>
      <w:sz w:val="20"/>
      <w:szCs w:val="20"/>
    </w:rPr>
  </w:style>
  <w:style w:type="paragraph" w:customStyle="1" w:styleId="14">
    <w:name w:val="Без интервала1"/>
    <w:rsid w:val="006C0925"/>
    <w:pPr>
      <w:spacing w:after="0" w:line="240" w:lineRule="auto"/>
    </w:pPr>
    <w:rPr>
      <w:rFonts w:ascii="Calibri" w:eastAsia="Times New Roman" w:hAnsi="Calibri" w:cs="Times New Roman"/>
    </w:rPr>
  </w:style>
  <w:style w:type="paragraph" w:styleId="a7">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
    <w:basedOn w:val="a"/>
    <w:link w:val="a8"/>
    <w:qFormat/>
    <w:rsid w:val="006C0925"/>
    <w:pPr>
      <w:spacing w:before="100" w:beforeAutospacing="1" w:after="100" w:afterAutospacing="1"/>
    </w:pPr>
    <w:rPr>
      <w:rFonts w:eastAsia="Calibri"/>
    </w:rPr>
  </w:style>
  <w:style w:type="paragraph" w:styleId="15">
    <w:name w:val="toc 1"/>
    <w:basedOn w:val="a"/>
    <w:next w:val="a"/>
    <w:autoRedefine/>
    <w:uiPriority w:val="39"/>
    <w:rsid w:val="006C0925"/>
    <w:pPr>
      <w:tabs>
        <w:tab w:val="left" w:pos="426"/>
        <w:tab w:val="right" w:leader="dot" w:pos="9628"/>
      </w:tabs>
      <w:spacing w:before="120"/>
      <w:ind w:left="426" w:hanging="426"/>
    </w:pPr>
    <w:rPr>
      <w:rFonts w:ascii="Arial" w:hAnsi="Arial" w:cs="Arial"/>
      <w:b/>
      <w:noProof/>
      <w:sz w:val="20"/>
      <w:szCs w:val="20"/>
    </w:rPr>
  </w:style>
  <w:style w:type="paragraph" w:styleId="24">
    <w:name w:val="toc 2"/>
    <w:basedOn w:val="a"/>
    <w:next w:val="a"/>
    <w:autoRedefine/>
    <w:uiPriority w:val="39"/>
    <w:rsid w:val="00252D72"/>
    <w:pPr>
      <w:tabs>
        <w:tab w:val="left" w:pos="880"/>
        <w:tab w:val="right" w:leader="dot" w:pos="9629"/>
      </w:tabs>
      <w:ind w:left="240"/>
    </w:pPr>
    <w:rPr>
      <w:rFonts w:asciiTheme="minorHAnsi" w:hAnsiTheme="minorHAnsi"/>
      <w:b/>
      <w:sz w:val="22"/>
    </w:rPr>
  </w:style>
  <w:style w:type="paragraph" w:styleId="33">
    <w:name w:val="toc 3"/>
    <w:basedOn w:val="a"/>
    <w:next w:val="a"/>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
    <w:next w:val="a"/>
    <w:autoRedefine/>
    <w:semiHidden/>
    <w:rsid w:val="006C0925"/>
    <w:pPr>
      <w:ind w:left="1200"/>
    </w:pPr>
    <w:rPr>
      <w:rFonts w:asciiTheme="minorHAnsi" w:hAnsiTheme="minorHAnsi"/>
      <w:sz w:val="20"/>
      <w:szCs w:val="20"/>
    </w:rPr>
  </w:style>
  <w:style w:type="paragraph" w:styleId="81">
    <w:name w:val="toc 8"/>
    <w:basedOn w:val="a"/>
    <w:next w:val="a"/>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
    <w:link w:val="ab"/>
    <w:uiPriority w:val="99"/>
    <w:rsid w:val="006C0925"/>
    <w:rPr>
      <w:sz w:val="20"/>
      <w:szCs w:val="20"/>
    </w:rPr>
  </w:style>
  <w:style w:type="character" w:customStyle="1" w:styleId="ab">
    <w:name w:val="Текст примечания Знак"/>
    <w:basedOn w:val="a0"/>
    <w:link w:val="aa"/>
    <w:uiPriority w:val="99"/>
    <w:rsid w:val="006C0925"/>
    <w:rPr>
      <w:rFonts w:ascii="Times New Roman" w:eastAsia="Times New Roman" w:hAnsi="Times New Roman" w:cs="Times New Roman"/>
      <w:sz w:val="20"/>
      <w:szCs w:val="20"/>
    </w:rPr>
  </w:style>
  <w:style w:type="character" w:customStyle="1" w:styleId="ac">
    <w:name w:val="Тема примечания Знак"/>
    <w:basedOn w:val="ab"/>
    <w:link w:val="ad"/>
    <w:semiHidden/>
    <w:rsid w:val="006C0925"/>
    <w:rPr>
      <w:rFonts w:ascii="Times New Roman" w:eastAsia="Times New Roman" w:hAnsi="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0"/>
    <w:link w:val="af"/>
    <w:semiHidden/>
    <w:rsid w:val="006C0925"/>
    <w:rPr>
      <w:rFonts w:ascii="Tahoma" w:eastAsia="Times New Roman" w:hAnsi="Tahoma" w:cs="Tahoma"/>
      <w:sz w:val="16"/>
      <w:szCs w:val="16"/>
    </w:rPr>
  </w:style>
  <w:style w:type="paragraph" w:styleId="af">
    <w:name w:val="Balloon Text"/>
    <w:basedOn w:val="a"/>
    <w:link w:val="ae"/>
    <w:semiHidden/>
    <w:rsid w:val="006C0925"/>
    <w:rPr>
      <w:rFonts w:ascii="Tahoma" w:hAnsi="Tahoma" w:cs="Tahoma"/>
      <w:sz w:val="16"/>
      <w:szCs w:val="16"/>
    </w:rPr>
  </w:style>
  <w:style w:type="paragraph" w:styleId="34">
    <w:name w:val="Body Text 3"/>
    <w:basedOn w:val="a"/>
    <w:link w:val="35"/>
    <w:rsid w:val="006C0925"/>
    <w:pPr>
      <w:spacing w:before="240" w:after="240"/>
    </w:pPr>
    <w:rPr>
      <w:rFonts w:eastAsia="Calibri"/>
    </w:rPr>
  </w:style>
  <w:style w:type="character" w:customStyle="1" w:styleId="35">
    <w:name w:val="Основной текст 3 Знак"/>
    <w:basedOn w:val="a0"/>
    <w:link w:val="34"/>
    <w:rsid w:val="006C0925"/>
    <w:rPr>
      <w:rFonts w:ascii="Times New Roman" w:eastAsia="Calibri" w:hAnsi="Times New Roman" w:cs="Times New Roman"/>
      <w:sz w:val="24"/>
      <w:szCs w:val="24"/>
      <w:lang w:eastAsia="ru-RU"/>
    </w:rPr>
  </w:style>
  <w:style w:type="paragraph" w:customStyle="1" w:styleId="af0">
    <w:name w:val="ФИО"/>
    <w:basedOn w:val="a"/>
    <w:rsid w:val="006C0925"/>
    <w:pPr>
      <w:spacing w:after="180"/>
      <w:ind w:left="5670"/>
    </w:pPr>
    <w:rPr>
      <w:rFonts w:eastAsia="Calibri"/>
      <w:szCs w:val="20"/>
    </w:rPr>
  </w:style>
  <w:style w:type="paragraph" w:styleId="af1">
    <w:name w:val="footnote text"/>
    <w:basedOn w:val="a"/>
    <w:link w:val="af2"/>
    <w:uiPriority w:val="99"/>
    <w:semiHidden/>
    <w:rsid w:val="006C0925"/>
    <w:rPr>
      <w:rFonts w:eastAsia="Calibri"/>
      <w:sz w:val="20"/>
      <w:szCs w:val="20"/>
    </w:rPr>
  </w:style>
  <w:style w:type="character" w:customStyle="1" w:styleId="af2">
    <w:name w:val="Текст сноски Знак"/>
    <w:basedOn w:val="a0"/>
    <w:link w:val="af1"/>
    <w:uiPriority w:val="99"/>
    <w:semiHidden/>
    <w:rsid w:val="006C0925"/>
    <w:rPr>
      <w:rFonts w:ascii="Times New Roman" w:eastAsia="Calibri" w:hAnsi="Times New Roman" w:cs="Times New Roman"/>
      <w:sz w:val="20"/>
      <w:szCs w:val="20"/>
      <w:lang w:eastAsia="ru-RU"/>
    </w:rPr>
  </w:style>
  <w:style w:type="paragraph" w:customStyle="1" w:styleId="af3">
    <w:name w:val="Текст таблица"/>
    <w:basedOn w:val="a"/>
    <w:rsid w:val="006C0925"/>
    <w:pPr>
      <w:numPr>
        <w:ilvl w:val="12"/>
      </w:numPr>
      <w:spacing w:before="60"/>
    </w:pPr>
    <w:rPr>
      <w:rFonts w:eastAsia="Calibri"/>
      <w:iCs/>
      <w:sz w:val="22"/>
      <w:szCs w:val="20"/>
    </w:rPr>
  </w:style>
  <w:style w:type="character" w:styleId="af4">
    <w:name w:val="footnote reference"/>
    <w:rsid w:val="006C0925"/>
    <w:rPr>
      <w:vertAlign w:val="superscript"/>
    </w:rPr>
  </w:style>
  <w:style w:type="paragraph" w:styleId="21">
    <w:name w:val="List 2"/>
    <w:basedOn w:val="a"/>
    <w:rsid w:val="006C0925"/>
    <w:pPr>
      <w:widowControl w:val="0"/>
      <w:numPr>
        <w:numId w:val="1"/>
      </w:numPr>
      <w:overflowPunct w:val="0"/>
      <w:autoSpaceDE w:val="0"/>
      <w:autoSpaceDN w:val="0"/>
      <w:adjustRightInd w:val="0"/>
      <w:spacing w:before="60"/>
      <w:textAlignment w:val="baseline"/>
    </w:pPr>
    <w:rPr>
      <w:rFonts w:eastAsia="Calibri"/>
      <w:szCs w:val="20"/>
    </w:rPr>
  </w:style>
  <w:style w:type="character" w:styleId="af5">
    <w:name w:val="Strong"/>
    <w:qFormat/>
    <w:rsid w:val="006C0925"/>
    <w:rPr>
      <w:b/>
    </w:rPr>
  </w:style>
  <w:style w:type="paragraph" w:styleId="36">
    <w:name w:val="Body Text Indent 3"/>
    <w:basedOn w:val="a"/>
    <w:link w:val="37"/>
    <w:rsid w:val="006C0925"/>
    <w:pPr>
      <w:spacing w:after="120"/>
      <w:ind w:left="283"/>
    </w:pPr>
    <w:rPr>
      <w:rFonts w:eastAsia="Calibri"/>
      <w:sz w:val="16"/>
      <w:szCs w:val="16"/>
    </w:rPr>
  </w:style>
  <w:style w:type="character" w:customStyle="1" w:styleId="37">
    <w:name w:val="Основной текст с отступом 3 Знак"/>
    <w:basedOn w:val="a0"/>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
    <w:uiPriority w:val="99"/>
    <w:rsid w:val="006C0925"/>
    <w:pPr>
      <w:spacing w:before="100" w:beforeAutospacing="1" w:after="100" w:afterAutospacing="1"/>
    </w:pPr>
    <w:rPr>
      <w:rFonts w:eastAsia="Calibri"/>
    </w:rPr>
  </w:style>
  <w:style w:type="character" w:customStyle="1" w:styleId="urtxtemph">
    <w:name w:val="urtxtemph"/>
    <w:rsid w:val="006C0925"/>
    <w:rPr>
      <w:rFonts w:cs="Times New Roman"/>
    </w:rPr>
  </w:style>
  <w:style w:type="paragraph" w:customStyle="1" w:styleId="16">
    <w:name w:val="Абзац списка1"/>
    <w:basedOn w:val="a"/>
    <w:rsid w:val="006C0925"/>
    <w:pPr>
      <w:ind w:left="708"/>
    </w:pPr>
  </w:style>
  <w:style w:type="paragraph" w:customStyle="1" w:styleId="S0">
    <w:name w:val="S_Обычный"/>
    <w:basedOn w:val="a"/>
    <w:link w:val="S4"/>
    <w:rsid w:val="006C0925"/>
    <w:pPr>
      <w:widowControl w:val="0"/>
    </w:p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7">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7">
    <w:name w:val="Table Grid"/>
    <w:basedOn w:val="a1"/>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Текст концевой сноски Знак"/>
    <w:basedOn w:val="a0"/>
    <w:link w:val="af9"/>
    <w:semiHidden/>
    <w:rsid w:val="006C0925"/>
    <w:rPr>
      <w:rFonts w:ascii="Times New Roman" w:eastAsia="Calibri" w:hAnsi="Times New Roman" w:cs="Times New Roman"/>
      <w:sz w:val="20"/>
      <w:szCs w:val="20"/>
    </w:rPr>
  </w:style>
  <w:style w:type="paragraph" w:styleId="af9">
    <w:name w:val="endnote text"/>
    <w:basedOn w:val="a"/>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
    <w:uiPriority w:val="99"/>
    <w:qFormat/>
    <w:rsid w:val="006C0925"/>
    <w:pPr>
      <w:spacing w:after="200" w:line="276" w:lineRule="auto"/>
      <w:ind w:left="720"/>
      <w:contextualSpacing/>
    </w:pPr>
    <w:rPr>
      <w:rFonts w:ascii="Calibri" w:eastAsia="Calibri" w:hAnsi="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0"/>
    <w:link w:val="afa"/>
    <w:uiPriority w:val="34"/>
    <w:locked/>
    <w:rsid w:val="006C0925"/>
    <w:rPr>
      <w:rFonts w:ascii="Times New Roman" w:eastAsia="Times New Roman" w:hAnsi="Times New Roman" w:cs="Times New Roman"/>
      <w:sz w:val="24"/>
    </w:rPr>
  </w:style>
  <w:style w:type="paragraph" w:styleId="afc">
    <w:name w:val="TOC Heading"/>
    <w:basedOn w:val="1"/>
    <w:next w:val="a"/>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8">
    <w:name w:val="index 1"/>
    <w:basedOn w:val="a"/>
    <w:next w:val="a"/>
    <w:autoRedefine/>
    <w:rsid w:val="006C0925"/>
    <w:rPr>
      <w:rFonts w:cs="Arial"/>
      <w:i/>
      <w:sz w:val="20"/>
    </w:rPr>
  </w:style>
  <w:style w:type="paragraph" w:styleId="afd">
    <w:name w:val="Normal Indent"/>
    <w:basedOn w:val="a"/>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6">
    <w:name w:val="Body Text 2"/>
    <w:basedOn w:val="a"/>
    <w:link w:val="27"/>
    <w:rsid w:val="006C0925"/>
    <w:pPr>
      <w:spacing w:after="120" w:line="480" w:lineRule="auto"/>
    </w:pPr>
  </w:style>
  <w:style w:type="character" w:customStyle="1" w:styleId="27">
    <w:name w:val="Основной текст 2 Знак"/>
    <w:basedOn w:val="a0"/>
    <w:link w:val="26"/>
    <w:rsid w:val="006C0925"/>
    <w:rPr>
      <w:rFonts w:ascii="Times New Roman" w:eastAsia="Times New Roman" w:hAnsi="Times New Roman" w:cs="Times New Roman"/>
      <w:sz w:val="24"/>
    </w:rPr>
  </w:style>
  <w:style w:type="paragraph" w:styleId="afe">
    <w:name w:val="Subtitle"/>
    <w:basedOn w:val="a"/>
    <w:next w:val="a"/>
    <w:link w:val="aff"/>
    <w:qFormat/>
    <w:rsid w:val="006C0925"/>
    <w:pPr>
      <w:numPr>
        <w:ilvl w:val="1"/>
      </w:numPr>
    </w:pPr>
    <w:rPr>
      <w:rFonts w:asciiTheme="majorHAnsi" w:eastAsiaTheme="majorEastAsia" w:hAnsiTheme="majorHAnsi" w:cstheme="majorBidi"/>
      <w:i/>
      <w:iCs/>
      <w:color w:val="4F81BD" w:themeColor="accent1"/>
      <w:spacing w:val="15"/>
    </w:rPr>
  </w:style>
  <w:style w:type="character" w:customStyle="1" w:styleId="aff">
    <w:name w:val="Подзаголовок Знак"/>
    <w:basedOn w:val="a0"/>
    <w:link w:val="afe"/>
    <w:rsid w:val="006C0925"/>
    <w:rPr>
      <w:rFonts w:asciiTheme="majorHAnsi" w:eastAsiaTheme="majorEastAsia" w:hAnsiTheme="majorHAnsi" w:cstheme="majorBidi"/>
      <w:i/>
      <w:iCs/>
      <w:color w:val="4F81BD" w:themeColor="accent1"/>
      <w:spacing w:val="15"/>
      <w:sz w:val="24"/>
      <w:szCs w:val="24"/>
    </w:rPr>
  </w:style>
  <w:style w:type="paragraph" w:customStyle="1" w:styleId="19">
    <w:name w:val="Название объекта1"/>
    <w:basedOn w:val="a"/>
    <w:next w:val="a"/>
    <w:rsid w:val="006C0925"/>
    <w:pPr>
      <w:suppressAutoHyphens/>
      <w:jc w:val="center"/>
    </w:pPr>
    <w:rPr>
      <w:rFonts w:ascii="Arial Narrow" w:hAnsi="Arial Narrow" w:cs="Arial Narrow"/>
      <w:b/>
      <w:bCs/>
      <w:color w:val="000080"/>
      <w:sz w:val="20"/>
      <w:lang w:eastAsia="ar-SA"/>
    </w:rPr>
  </w:style>
  <w:style w:type="paragraph" w:styleId="aff0">
    <w:name w:val="No Spacing"/>
    <w:aliases w:val="Table text"/>
    <w:link w:val="aff1"/>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rPr>
  </w:style>
  <w:style w:type="paragraph" w:styleId="aff2">
    <w:name w:val="Body Text"/>
    <w:basedOn w:val="a"/>
    <w:link w:val="aff3"/>
    <w:rsid w:val="006C0925"/>
    <w:pPr>
      <w:spacing w:after="120"/>
    </w:pPr>
  </w:style>
  <w:style w:type="character" w:customStyle="1" w:styleId="aff3">
    <w:name w:val="Основной текст Знак"/>
    <w:basedOn w:val="a0"/>
    <w:link w:val="aff2"/>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
    <w:next w:val="S0"/>
    <w:rsid w:val="006C0925"/>
    <w:pPr>
      <w:keepNext/>
      <w:pageBreakBefore/>
      <w:outlineLvl w:val="0"/>
    </w:pPr>
    <w:rPr>
      <w:rFonts w:ascii="Arial" w:hAnsi="Arial"/>
      <w:b/>
      <w:caps/>
      <w:sz w:val="32"/>
      <w:szCs w:val="32"/>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
    <w:next w:val="S0"/>
    <w:rsid w:val="006C0925"/>
    <w:pPr>
      <w:keepNext/>
      <w:outlineLvl w:val="1"/>
    </w:pPr>
    <w:rPr>
      <w:rFonts w:ascii="Arial" w:hAnsi="Arial"/>
      <w:b/>
      <w:caps/>
    </w:rPr>
  </w:style>
  <w:style w:type="paragraph" w:customStyle="1" w:styleId="S21">
    <w:name w:val="S_Заголовок2_Прил_СписокН"/>
    <w:basedOn w:val="S0"/>
    <w:next w:val="S0"/>
    <w:rsid w:val="006C0925"/>
    <w:pPr>
      <w:keepNext/>
      <w:keepLines/>
      <w:numPr>
        <w:ilvl w:val="2"/>
        <w:numId w:val="2"/>
      </w:numPr>
      <w:tabs>
        <w:tab w:val="left" w:pos="720"/>
      </w:tabs>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
    <w:next w:val="S0"/>
    <w:rsid w:val="006C0925"/>
    <w:pPr>
      <w:keepNext/>
      <w:numPr>
        <w:ilvl w:val="2"/>
        <w:numId w:val="3"/>
      </w:numPr>
      <w:ind w:left="0" w:firstLine="0"/>
    </w:pPr>
    <w:rPr>
      <w:rFonts w:ascii="Arial" w:hAnsi="Arial"/>
      <w:b/>
      <w:i/>
      <w:caps/>
      <w:sz w:val="20"/>
      <w:szCs w:val="20"/>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
    <w:next w:val="S0"/>
    <w:rsid w:val="006C0925"/>
    <w:pPr>
      <w:spacing w:before="60"/>
      <w:jc w:val="center"/>
    </w:pPr>
    <w:rPr>
      <w:rFonts w:ascii="Arial" w:hAnsi="Arial"/>
      <w:b/>
      <w:sz w:val="20"/>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pPr>
    <w:rPr>
      <w:rFonts w:ascii="Arial" w:hAnsi="Arial"/>
      <w:b/>
      <w:caps/>
    </w:rPr>
  </w:style>
  <w:style w:type="paragraph" w:customStyle="1" w:styleId="Sf3">
    <w:name w:val="S_НижнКолонтЛев"/>
    <w:basedOn w:val="S0"/>
    <w:next w:val="S0"/>
    <w:rsid w:val="006C0925"/>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0"/>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
    <w:rsid w:val="009F5EA5"/>
    <w:pPr>
      <w:keepLines/>
      <w:spacing w:after="160" w:line="240" w:lineRule="exact"/>
    </w:pPr>
    <w:rPr>
      <w:rFonts w:ascii="Verdana" w:eastAsia="MS Mincho" w:hAnsi="Verdana" w:cs="Franklin Gothic Book"/>
      <w:lang w:val="en-US"/>
    </w:rPr>
  </w:style>
  <w:style w:type="character" w:styleId="aff5">
    <w:name w:val="annotation reference"/>
    <w:basedOn w:val="a0"/>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7">
    <w:name w:val="Шапка таблицы"/>
    <w:basedOn w:val="a"/>
    <w:link w:val="aff8"/>
    <w:qFormat/>
    <w:rsid w:val="00F022BC"/>
    <w:pPr>
      <w:spacing w:before="60" w:after="60"/>
    </w:pPr>
    <w:rPr>
      <w:rFonts w:ascii="Arial" w:eastAsia="Calibri" w:hAnsi="Arial" w:cs="Arial"/>
      <w:b/>
    </w:rPr>
  </w:style>
  <w:style w:type="character" w:customStyle="1" w:styleId="aff8">
    <w:name w:val="Шапка таблицы Знак"/>
    <w:basedOn w:val="a0"/>
    <w:link w:val="aff7"/>
    <w:rsid w:val="00F022BC"/>
    <w:rPr>
      <w:rFonts w:ascii="Arial" w:eastAsia="Calibri" w:hAnsi="Arial" w:cs="Arial"/>
      <w:b/>
      <w:sz w:val="24"/>
      <w:szCs w:val="24"/>
      <w:lang w:eastAsia="ru-RU"/>
    </w:rPr>
  </w:style>
  <w:style w:type="paragraph" w:styleId="aff9">
    <w:name w:val="Body Text Indent"/>
    <w:basedOn w:val="a"/>
    <w:link w:val="affa"/>
    <w:uiPriority w:val="99"/>
    <w:unhideWhenUsed/>
    <w:rsid w:val="00F022BC"/>
    <w:pPr>
      <w:spacing w:before="60" w:after="120"/>
      <w:ind w:left="283" w:firstLine="567"/>
    </w:pPr>
    <w:rPr>
      <w:rFonts w:ascii="Arial" w:hAnsi="Arial"/>
    </w:rPr>
  </w:style>
  <w:style w:type="character" w:customStyle="1" w:styleId="affa">
    <w:name w:val="Основной текст с отступом Знак"/>
    <w:basedOn w:val="a0"/>
    <w:link w:val="aff9"/>
    <w:uiPriority w:val="99"/>
    <w:rsid w:val="00F022BC"/>
    <w:rPr>
      <w:rFonts w:ascii="Arial" w:eastAsia="Times New Roman" w:hAnsi="Arial" w:cs="Times New Roman"/>
      <w:sz w:val="24"/>
      <w:szCs w:val="24"/>
    </w:rPr>
  </w:style>
  <w:style w:type="character" w:customStyle="1" w:styleId="aff1">
    <w:name w:val="Без интервала Знак"/>
    <w:aliases w:val="Table text Знак"/>
    <w:basedOn w:val="a0"/>
    <w:link w:val="aff0"/>
    <w:uiPriority w:val="1"/>
    <w:rsid w:val="00D42EC8"/>
    <w:rPr>
      <w:rFonts w:ascii="Calibri" w:eastAsia="Calibri" w:hAnsi="Calibri" w:cs="Times New Roman"/>
    </w:rPr>
  </w:style>
  <w:style w:type="character" w:customStyle="1" w:styleId="50">
    <w:name w:val="Заголовок 5 Знак"/>
    <w:aliases w:val="H5 Знак"/>
    <w:basedOn w:val="a0"/>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0"/>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0"/>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0"/>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
    <w:rsid w:val="004F64DC"/>
    <w:pPr>
      <w:numPr>
        <w:numId w:val="9"/>
      </w:numPr>
      <w:spacing w:before="100" w:beforeAutospacing="1" w:after="100" w:afterAutospacing="1"/>
    </w:pPr>
    <w:rPr>
      <w:rFonts w:ascii="Arial Unicode MS" w:eastAsia="Arial Unicode MS" w:hAnsi="Arial Unicode MS" w:cs="Arial Unicode MS"/>
      <w:lang w:val="en-US"/>
    </w:rPr>
  </w:style>
  <w:style w:type="paragraph" w:customStyle="1" w:styleId="11">
    <w:name w:val="САП_Заголовок 1"/>
    <w:basedOn w:val="a"/>
    <w:next w:val="a"/>
    <w:link w:val="1a"/>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rPr>
  </w:style>
  <w:style w:type="paragraph" w:customStyle="1" w:styleId="2">
    <w:name w:val="САП_Заголовок 2"/>
    <w:basedOn w:val="11"/>
    <w:next w:val="a"/>
    <w:link w:val="28"/>
    <w:autoRedefine/>
    <w:qFormat/>
    <w:rsid w:val="00BA77AC"/>
    <w:pPr>
      <w:numPr>
        <w:ilvl w:val="1"/>
      </w:numPr>
      <w:outlineLvl w:val="1"/>
    </w:pPr>
    <w:rPr>
      <w:b/>
      <w:bCs w:val="0"/>
      <w:kern w:val="28"/>
      <w:sz w:val="26"/>
      <w:szCs w:val="24"/>
    </w:rPr>
  </w:style>
  <w:style w:type="paragraph" w:customStyle="1" w:styleId="3">
    <w:name w:val="САП_Заголовок 3"/>
    <w:basedOn w:val="2"/>
    <w:link w:val="38"/>
    <w:autoRedefine/>
    <w:qFormat/>
    <w:rsid w:val="00BA77AC"/>
    <w:pPr>
      <w:numPr>
        <w:ilvl w:val="2"/>
      </w:numPr>
      <w:tabs>
        <w:tab w:val="num" w:pos="360"/>
      </w:tabs>
      <w:outlineLvl w:val="2"/>
    </w:pPr>
  </w:style>
  <w:style w:type="paragraph" w:customStyle="1" w:styleId="40">
    <w:name w:val="САП_Заголовок 4"/>
    <w:basedOn w:val="3"/>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eastAsia="Times New Roman" w:hAnsi="Times New Roman" w:cs="Times New Roman"/>
      <w:b/>
      <w:kern w:val="28"/>
      <w:sz w:val="26"/>
      <w:szCs w:val="24"/>
      <w:lang w:eastAsia="ru-RU"/>
    </w:rPr>
  </w:style>
  <w:style w:type="character" w:customStyle="1" w:styleId="1a">
    <w:name w:val="САП_Заголовок 1 Знак"/>
    <w:link w:val="11"/>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b">
    <w:name w:val="САП_ТаблицаЗаголовок"/>
    <w:basedOn w:val="a"/>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eastAsia="Times New Roman" w:hAnsi="Times New Roman" w:cs="Times New Roman"/>
      <w:b/>
      <w:sz w:val="20"/>
      <w:szCs w:val="20"/>
    </w:rPr>
  </w:style>
  <w:style w:type="paragraph" w:styleId="affd">
    <w:name w:val="Document Map"/>
    <w:basedOn w:val="a"/>
    <w:link w:val="affe"/>
    <w:uiPriority w:val="99"/>
    <w:semiHidden/>
    <w:unhideWhenUsed/>
    <w:rsid w:val="00D15905"/>
  </w:style>
  <w:style w:type="character" w:customStyle="1" w:styleId="affe">
    <w:name w:val="Схема документа Знак"/>
    <w:basedOn w:val="a0"/>
    <w:link w:val="affd"/>
    <w:uiPriority w:val="99"/>
    <w:semiHidden/>
    <w:rsid w:val="00D15905"/>
    <w:rPr>
      <w:rFonts w:ascii="Times New Roman" w:eastAsia="Times New Roman" w:hAnsi="Times New Roman" w:cs="Times New Roman"/>
      <w:sz w:val="24"/>
      <w:szCs w:val="24"/>
    </w:rPr>
  </w:style>
  <w:style w:type="paragraph" w:customStyle="1" w:styleId="afff">
    <w:name w:val="ЗагТабл"/>
    <w:basedOn w:val="a"/>
    <w:link w:val="afff0"/>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0">
    <w:name w:val="ЗагТабл Знак"/>
    <w:basedOn w:val="a0"/>
    <w:link w:val="afff"/>
    <w:rsid w:val="00403C27"/>
    <w:rPr>
      <w:rFonts w:ascii="Arial" w:hAnsi="Arial"/>
      <w:b/>
      <w:color w:val="FFFFFF" w:themeColor="background1"/>
      <w:spacing w:val="-10"/>
      <w:sz w:val="20"/>
    </w:rPr>
  </w:style>
  <w:style w:type="paragraph" w:customStyle="1" w:styleId="1KD-Normal">
    <w:name w:val="1 KD - Normal для таблиц"/>
    <w:basedOn w:val="a"/>
    <w:link w:val="1KD-NormalChar"/>
    <w:qFormat/>
    <w:rsid w:val="00F239EF"/>
    <w:pPr>
      <w:spacing w:before="4" w:after="4"/>
      <w:contextualSpacing/>
    </w:pPr>
    <w:rPr>
      <w:rFonts w:ascii="Arial" w:hAnsi="Arial"/>
      <w:sz w:val="18"/>
    </w:rPr>
  </w:style>
  <w:style w:type="character" w:customStyle="1" w:styleId="1KD-NormalChar">
    <w:name w:val="1 KD - Normal для таблиц Char"/>
    <w:basedOn w:val="a0"/>
    <w:link w:val="1KD-Normal"/>
    <w:rsid w:val="00F239EF"/>
    <w:rPr>
      <w:rFonts w:ascii="Arial" w:eastAsia="Times New Roman" w:hAnsi="Arial" w:cs="Times New Roman"/>
      <w:sz w:val="18"/>
      <w:szCs w:val="24"/>
      <w:lang w:eastAsia="ru-RU"/>
    </w:rPr>
  </w:style>
  <w:style w:type="paragraph" w:customStyle="1" w:styleId="afff1">
    <w:name w:val="САП_Текст простой"/>
    <w:basedOn w:val="a"/>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eastAsia="Times New Roman" w:hAnsi="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
    <w:autoRedefine/>
    <w:qFormat/>
    <w:rsid w:val="00AA47AA"/>
    <w:pPr>
      <w:spacing w:after="240" w:line="276" w:lineRule="auto"/>
      <w:ind w:left="57" w:firstLine="567"/>
      <w:jc w:val="right"/>
    </w:pPr>
    <w:rPr>
      <w:rFonts w:ascii="Arial" w:eastAsiaTheme="minorHAnsi" w:hAnsi="Arial" w:cs="Arial"/>
      <w:b/>
      <w:bCs/>
      <w:sz w:val="20"/>
    </w:rPr>
  </w:style>
  <w:style w:type="paragraph" w:customStyle="1" w:styleId="12">
    <w:name w:val="МИ_Заголовок 1"/>
    <w:basedOn w:val="1"/>
    <w:qFormat/>
    <w:rsid w:val="0012135C"/>
    <w:pPr>
      <w:keepLines/>
      <w:pageBreakBefore/>
      <w:numPr>
        <w:numId w:val="13"/>
      </w:numPr>
      <w:spacing w:before="0" w:line="276" w:lineRule="auto"/>
    </w:pPr>
    <w:rPr>
      <w:rFonts w:ascii="Meta Offc Pro" w:eastAsiaTheme="majorEastAsia" w:hAnsi="Meta Offc Pro" w:cstheme="majorBidi"/>
      <w:bCs w:val="0"/>
      <w:caps w:val="0"/>
      <w:kern w:val="0"/>
      <w:sz w:val="32"/>
    </w:rPr>
  </w:style>
  <w:style w:type="paragraph" w:customStyle="1" w:styleId="20">
    <w:name w:val="МИ_Заголовок 2"/>
    <w:basedOn w:val="22"/>
    <w:qFormat/>
    <w:rsid w:val="0012135C"/>
    <w:pPr>
      <w:keepNext/>
      <w:keepLines/>
      <w:numPr>
        <w:ilvl w:val="1"/>
        <w:numId w:val="13"/>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0">
    <w:name w:val="МИ_Заголовок 3"/>
    <w:basedOn w:val="31"/>
    <w:qFormat/>
    <w:rsid w:val="0012135C"/>
    <w:pPr>
      <w:keepLines/>
      <w:numPr>
        <w:ilvl w:val="2"/>
        <w:numId w:val="13"/>
      </w:numPr>
      <w:spacing w:before="120" w:after="120" w:line="276" w:lineRule="auto"/>
    </w:pPr>
    <w:rPr>
      <w:rFonts w:ascii="Meta Offc Pro" w:eastAsiaTheme="majorEastAsia" w:hAnsi="Meta Offc Pro" w:cstheme="majorBidi"/>
      <w:caps w:val="0"/>
      <w:sz w:val="26"/>
      <w:szCs w:val="26"/>
    </w:rPr>
  </w:style>
  <w:style w:type="paragraph" w:customStyle="1" w:styleId="41">
    <w:name w:val="МИ_Заголовок 4"/>
    <w:basedOn w:val="4"/>
    <w:qFormat/>
    <w:rsid w:val="0012135C"/>
    <w:pPr>
      <w:keepLines/>
      <w:numPr>
        <w:numId w:val="13"/>
      </w:numPr>
      <w:spacing w:before="120" w:after="120" w:line="276" w:lineRule="auto"/>
      <w:ind w:left="864"/>
    </w:pPr>
    <w:rPr>
      <w:rFonts w:ascii="Meta Offc Pro" w:eastAsiaTheme="majorEastAsia" w:hAnsi="Meta Offc Pro" w:cstheme="majorBidi"/>
      <w:b w:val="0"/>
      <w:iCs/>
      <w:caps/>
      <w:szCs w:val="22"/>
    </w:rPr>
  </w:style>
  <w:style w:type="paragraph" w:customStyle="1" w:styleId="bbb">
    <w:name w:val="bbb"/>
    <w:rsid w:val="00EE761D"/>
    <w:pPr>
      <w:spacing w:after="0" w:line="240" w:lineRule="auto"/>
    </w:pPr>
    <w:rPr>
      <w:rFonts w:ascii="Arial" w:eastAsia="Arial" w:hAnsi="Arial" w:cs="Arial"/>
      <w:color w:val="000000"/>
      <w:sz w:val="18"/>
      <w:szCs w:val="20"/>
      <w:lang w:eastAsia="ru-RU"/>
    </w:rPr>
  </w:style>
  <w:style w:type="paragraph" w:customStyle="1" w:styleId="Tabname">
    <w:name w:val="Tab_name"/>
    <w:link w:val="TabnameChar"/>
    <w:qFormat/>
    <w:rsid w:val="006D0997"/>
    <w:pPr>
      <w:widowControl w:val="0"/>
      <w:spacing w:before="240" w:after="0" w:line="240" w:lineRule="auto"/>
    </w:pPr>
    <w:rPr>
      <w:rFonts w:ascii="Arial" w:eastAsia="Times New Roman" w:hAnsi="Arial" w:cs="Times New Roman"/>
      <w:b/>
      <w:iCs/>
      <w:sz w:val="20"/>
      <w:szCs w:val="24"/>
    </w:rPr>
  </w:style>
  <w:style w:type="character" w:customStyle="1" w:styleId="TabnameChar">
    <w:name w:val="Tab_name Char"/>
    <w:basedOn w:val="a0"/>
    <w:link w:val="Tabname"/>
    <w:rsid w:val="006D0997"/>
    <w:rPr>
      <w:rFonts w:ascii="Arial" w:eastAsia="Times New Roman" w:hAnsi="Arial" w:cs="Times New Roman"/>
      <w:b/>
      <w:iCs/>
      <w:sz w:val="20"/>
      <w:szCs w:val="24"/>
    </w:rPr>
  </w:style>
  <w:style w:type="character" w:customStyle="1" w:styleId="a8">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7"/>
    <w:locked/>
    <w:rsid w:val="004640E6"/>
    <w:rPr>
      <w:rFonts w:ascii="Times New Roman" w:eastAsia="Calibri" w:hAnsi="Times New Roman" w:cs="Times New Roman"/>
      <w:sz w:val="24"/>
      <w:szCs w:val="24"/>
      <w:lang w:eastAsia="ru-RU"/>
    </w:rPr>
  </w:style>
  <w:style w:type="paragraph" w:customStyle="1" w:styleId="ECON">
    <w:name w:val="ECON Основной текст с отступом"/>
    <w:basedOn w:val="a"/>
    <w:link w:val="ECON0"/>
    <w:rsid w:val="00920080"/>
    <w:pPr>
      <w:spacing w:before="80" w:after="80"/>
      <w:ind w:firstLine="357"/>
    </w:pPr>
    <w:rPr>
      <w:lang w:eastAsia="x-none"/>
    </w:rPr>
  </w:style>
  <w:style w:type="character" w:customStyle="1" w:styleId="ECON0">
    <w:name w:val="ECON Основной текст с отступом Знак"/>
    <w:link w:val="ECON"/>
    <w:rsid w:val="00920080"/>
    <w:rPr>
      <w:rFonts w:ascii="Times New Roman" w:eastAsia="Times New Roman" w:hAnsi="Times New Roman" w:cs="Times New Roman"/>
      <w:sz w:val="24"/>
      <w:lang w:eastAsia="x-none"/>
    </w:rPr>
  </w:style>
  <w:style w:type="paragraph" w:customStyle="1" w:styleId="10">
    <w:name w:val="Выделенный 1"/>
    <w:basedOn w:val="a"/>
    <w:link w:val="1Char"/>
    <w:qFormat/>
    <w:rsid w:val="0080733F"/>
    <w:pPr>
      <w:widowControl w:val="0"/>
      <w:numPr>
        <w:numId w:val="17"/>
      </w:numPr>
      <w:spacing w:after="100" w:afterAutospacing="1" w:line="360" w:lineRule="auto"/>
    </w:pPr>
    <w:rPr>
      <w:rFonts w:ascii="Arial" w:hAnsi="Arial"/>
    </w:rPr>
  </w:style>
  <w:style w:type="character" w:customStyle="1" w:styleId="1Char">
    <w:name w:val="Выделенный 1 Char"/>
    <w:basedOn w:val="a0"/>
    <w:link w:val="10"/>
    <w:rsid w:val="0080733F"/>
    <w:rPr>
      <w:rFonts w:ascii="Arial" w:eastAsia="Times New Roman" w:hAnsi="Arial" w:cs="Times New Roman"/>
      <w:sz w:val="24"/>
      <w:szCs w:val="24"/>
      <w:lang w:eastAsia="ru-RU"/>
    </w:rPr>
  </w:style>
  <w:style w:type="paragraph" w:customStyle="1" w:styleId="afff4">
    <w:name w:val="Текст таблицы"/>
    <w:basedOn w:val="a"/>
    <w:qFormat/>
    <w:rsid w:val="00880557"/>
    <w:rPr>
      <w:rFonts w:ascii="Arial" w:eastAsia="Calibri" w:hAnsi="Arial" w:cs="Arial"/>
      <w:szCs w:val="28"/>
    </w:rPr>
  </w:style>
  <w:style w:type="paragraph" w:customStyle="1" w:styleId="xl66">
    <w:name w:val="xl66"/>
    <w:basedOn w:val="a"/>
    <w:rsid w:val="00A95D6D"/>
    <w:pPr>
      <w:pBdr>
        <w:top w:val="single" w:sz="4" w:space="0" w:color="auto"/>
        <w:left w:val="single" w:sz="4" w:space="0" w:color="auto"/>
        <w:bottom w:val="single" w:sz="4" w:space="0" w:color="auto"/>
        <w:right w:val="single" w:sz="4" w:space="0" w:color="auto"/>
      </w:pBdr>
      <w:spacing w:before="100" w:beforeAutospacing="1" w:after="100" w:afterAutospacing="1" w:line="276" w:lineRule="auto"/>
      <w:ind w:firstLine="567"/>
      <w:textAlignment w:val="center"/>
    </w:pPr>
    <w:rPr>
      <w:rFonts w:ascii="Arial" w:hAnsi="Arial" w:cs="Arial"/>
      <w:sz w:val="20"/>
      <w:szCs w:val="20"/>
    </w:rPr>
  </w:style>
  <w:style w:type="character" w:customStyle="1" w:styleId="ilfuvd">
    <w:name w:val="ilfuvd"/>
    <w:basedOn w:val="a0"/>
    <w:rsid w:val="004933AE"/>
  </w:style>
  <w:style w:type="paragraph" w:customStyle="1" w:styleId="afff5">
    <w:name w:val="КД обычный текст"/>
    <w:basedOn w:val="a"/>
    <w:link w:val="afff6"/>
    <w:qFormat/>
    <w:rsid w:val="004137D0"/>
    <w:pPr>
      <w:overflowPunct w:val="0"/>
      <w:autoSpaceDE w:val="0"/>
      <w:autoSpaceDN w:val="0"/>
      <w:adjustRightInd w:val="0"/>
      <w:spacing w:before="60"/>
      <w:ind w:firstLine="720"/>
      <w:textAlignment w:val="baseline"/>
    </w:pPr>
    <w:rPr>
      <w:sz w:val="26"/>
      <w:szCs w:val="20"/>
    </w:rPr>
  </w:style>
  <w:style w:type="character" w:customStyle="1" w:styleId="afff6">
    <w:name w:val="КД обычный текст Знак"/>
    <w:basedOn w:val="a0"/>
    <w:link w:val="afff5"/>
    <w:rsid w:val="004137D0"/>
    <w:rPr>
      <w:rFonts w:ascii="Times New Roman" w:eastAsia="Times New Roman" w:hAnsi="Times New Roman" w:cs="Times New Roman"/>
      <w:sz w:val="26"/>
      <w:szCs w:val="20"/>
      <w:lang w:eastAsia="ru-RU"/>
    </w:rPr>
  </w:style>
  <w:style w:type="paragraph" w:customStyle="1" w:styleId="afff7">
    <w:name w:val="ПР_таблица Текст"/>
    <w:basedOn w:val="a"/>
    <w:qFormat/>
    <w:rsid w:val="004137D0"/>
    <w:pPr>
      <w:spacing w:before="40" w:after="40"/>
    </w:pPr>
    <w:rPr>
      <w:rFonts w:asciiTheme="minorHAnsi" w:hAnsiTheme="minorHAnsi" w:cs="Arial"/>
      <w:noProof/>
      <w:sz w:val="22"/>
    </w:rPr>
  </w:style>
  <w:style w:type="character" w:customStyle="1" w:styleId="afff8">
    <w:name w:val="ЗнакФон"/>
    <w:rsid w:val="00A41531"/>
    <w:rPr>
      <w:bdr w:val="none" w:sz="0" w:space="0" w:color="auto"/>
      <w:shd w:val="clear" w:color="auto" w:fill="auto"/>
    </w:rPr>
  </w:style>
  <w:style w:type="character" w:customStyle="1" w:styleId="38">
    <w:name w:val="САП_Заголовок 3 Знак"/>
    <w:link w:val="3"/>
    <w:rsid w:val="00FC0B24"/>
    <w:rPr>
      <w:rFonts w:ascii="Times New Roman" w:eastAsia="Times New Roman" w:hAnsi="Times New Roman" w:cs="Times New Roman"/>
      <w:b/>
      <w:kern w:val="28"/>
      <w:sz w:val="26"/>
      <w:szCs w:val="24"/>
      <w:lang w:eastAsia="ru-RU"/>
    </w:rPr>
  </w:style>
  <w:style w:type="character" w:customStyle="1" w:styleId="UnresolvedMention1">
    <w:name w:val="Unresolved Mention1"/>
    <w:basedOn w:val="a0"/>
    <w:uiPriority w:val="99"/>
    <w:semiHidden/>
    <w:unhideWhenUsed/>
    <w:rsid w:val="00D27A5D"/>
    <w:rPr>
      <w:color w:val="808080"/>
      <w:shd w:val="clear" w:color="auto" w:fill="E6E6E6"/>
    </w:rPr>
  </w:style>
  <w:style w:type="paragraph" w:customStyle="1" w:styleId="afff9">
    <w:name w:val="САП_ТаблицаТекстЛ"/>
    <w:basedOn w:val="a"/>
    <w:link w:val="afffa"/>
    <w:qFormat/>
    <w:rsid w:val="00751DD3"/>
    <w:pPr>
      <w:numPr>
        <w:ilvl w:val="12"/>
      </w:numPr>
      <w:spacing w:before="60"/>
    </w:pPr>
    <w:rPr>
      <w:iCs/>
      <w:sz w:val="22"/>
      <w:szCs w:val="20"/>
    </w:rPr>
  </w:style>
  <w:style w:type="character" w:customStyle="1" w:styleId="afffa">
    <w:name w:val="САП_ТаблицаТекстЛ Знак"/>
    <w:link w:val="afff9"/>
    <w:rsid w:val="00751DD3"/>
    <w:rPr>
      <w:rFonts w:ascii="Times New Roman" w:eastAsia="Times New Roman" w:hAnsi="Times New Roman" w:cs="Times New Roman"/>
      <w:iCs/>
      <w:szCs w:val="20"/>
    </w:rPr>
  </w:style>
  <w:style w:type="paragraph" w:customStyle="1" w:styleId="afffb">
    <w:name w:val="Шаг процесса"/>
    <w:basedOn w:val="5"/>
    <w:link w:val="afffc"/>
    <w:qFormat/>
    <w:rsid w:val="00751DD3"/>
    <w:pPr>
      <w:keepNext w:val="0"/>
      <w:keepLines w:val="0"/>
      <w:widowControl w:val="0"/>
      <w:numPr>
        <w:ilvl w:val="0"/>
        <w:numId w:val="0"/>
      </w:numPr>
      <w:overflowPunct w:val="0"/>
      <w:autoSpaceDE w:val="0"/>
      <w:autoSpaceDN w:val="0"/>
      <w:adjustRightInd w:val="0"/>
      <w:spacing w:before="60"/>
      <w:textAlignment w:val="baseline"/>
    </w:pPr>
    <w:rPr>
      <w:rFonts w:ascii="Times New Roman" w:eastAsia="Times New Roman" w:hAnsi="Times New Roman" w:cs="Times New Roman"/>
      <w:b/>
      <w:color w:val="0070C0"/>
      <w:sz w:val="26"/>
      <w:szCs w:val="20"/>
      <w:lang w:eastAsia="de-DE"/>
    </w:rPr>
  </w:style>
  <w:style w:type="character" w:customStyle="1" w:styleId="afffc">
    <w:name w:val="Шаг процесса Знак"/>
    <w:link w:val="afffb"/>
    <w:rsid w:val="00751DD3"/>
    <w:rPr>
      <w:rFonts w:ascii="Times New Roman" w:eastAsia="Times New Roman" w:hAnsi="Times New Roman" w:cs="Times New Roman"/>
      <w:b/>
      <w:color w:val="0070C0"/>
      <w:sz w:val="26"/>
      <w:szCs w:val="20"/>
      <w:lang w:eastAsia="de-DE"/>
    </w:rPr>
  </w:style>
  <w:style w:type="character" w:customStyle="1" w:styleId="10TableContent1CharChar">
    <w:name w:val="10_Table_Content_1 Char Char"/>
    <w:link w:val="10TableContent1"/>
    <w:rsid w:val="0041651B"/>
    <w:rPr>
      <w:rFonts w:ascii="Arial" w:hAnsi="Arial"/>
      <w:lang w:val="en-GB"/>
    </w:rPr>
  </w:style>
  <w:style w:type="paragraph" w:customStyle="1" w:styleId="10TableContent1">
    <w:name w:val="10_Table_Content_1"/>
    <w:basedOn w:val="a"/>
    <w:link w:val="10TableContent1CharChar"/>
    <w:rsid w:val="0041651B"/>
    <w:pPr>
      <w:spacing w:line="260" w:lineRule="exact"/>
    </w:pPr>
    <w:rPr>
      <w:rFonts w:ascii="Arial" w:eastAsiaTheme="minorHAnsi" w:hAnsi="Arial" w:cstheme="minorBidi"/>
      <w:sz w:val="22"/>
      <w:lang w:val="en-GB"/>
    </w:rPr>
  </w:style>
  <w:style w:type="paragraph" w:customStyle="1" w:styleId="Bullet1">
    <w:name w:val="МИ_Bullet 1"/>
    <w:basedOn w:val="a"/>
    <w:qFormat/>
    <w:rsid w:val="006D174B"/>
    <w:pPr>
      <w:numPr>
        <w:numId w:val="29"/>
      </w:numPr>
      <w:spacing w:after="120" w:line="276" w:lineRule="auto"/>
    </w:pPr>
    <w:rPr>
      <w:rFonts w:ascii="Meta Offc Pro" w:hAnsi="Meta Offc Pro" w:cstheme="minorBidi"/>
    </w:rPr>
  </w:style>
  <w:style w:type="paragraph" w:customStyle="1" w:styleId="Bullet2">
    <w:name w:val="МИ_Bullet 2"/>
    <w:basedOn w:val="a"/>
    <w:qFormat/>
    <w:rsid w:val="006D174B"/>
    <w:pPr>
      <w:numPr>
        <w:ilvl w:val="1"/>
        <w:numId w:val="29"/>
      </w:numPr>
      <w:spacing w:after="120" w:line="276" w:lineRule="auto"/>
    </w:pPr>
    <w:rPr>
      <w:rFonts w:ascii="Meta Offc Pro" w:hAnsi="Meta Offc Pro" w:cstheme="minorBidi"/>
    </w:rPr>
  </w:style>
  <w:style w:type="table" w:customStyle="1" w:styleId="TableGrid1">
    <w:name w:val="Table Grid1"/>
    <w:basedOn w:val="a1"/>
    <w:next w:val="af7"/>
    <w:uiPriority w:val="39"/>
    <w:rsid w:val="006D174B"/>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d">
    <w:name w:val="List Bullet"/>
    <w:basedOn w:val="a"/>
    <w:uiPriority w:val="99"/>
    <w:semiHidden/>
    <w:unhideWhenUsed/>
    <w:rsid w:val="00F42F3B"/>
    <w:pPr>
      <w:spacing w:before="100" w:beforeAutospacing="1" w:after="100" w:afterAutospacing="1"/>
    </w:pPr>
  </w:style>
  <w:style w:type="character" w:customStyle="1" w:styleId="StylePolChar">
    <w:name w:val="StylePol Char"/>
    <w:basedOn w:val="a0"/>
    <w:link w:val="StylePol"/>
    <w:locked/>
    <w:rsid w:val="00855871"/>
    <w:rPr>
      <w:rFonts w:ascii="Arial" w:eastAsia="Calibri" w:hAnsi="Arial" w:cs="Times New Roman"/>
      <w:b/>
      <w:szCs w:val="20"/>
    </w:rPr>
  </w:style>
  <w:style w:type="paragraph" w:customStyle="1" w:styleId="StylePol">
    <w:name w:val="StylePol"/>
    <w:basedOn w:val="4"/>
    <w:link w:val="StylePolChar"/>
    <w:qFormat/>
    <w:rsid w:val="00855871"/>
    <w:pPr>
      <w:numPr>
        <w:ilvl w:val="0"/>
        <w:numId w:val="0"/>
      </w:numPr>
      <w:tabs>
        <w:tab w:val="num" w:pos="2880"/>
      </w:tabs>
      <w:ind w:left="2880" w:hanging="360"/>
    </w:pPr>
    <w:rPr>
      <w:sz w:val="22"/>
    </w:rPr>
  </w:style>
  <w:style w:type="character" w:customStyle="1" w:styleId="--">
    <w:name w:val="текст - конц - васо Знак"/>
    <w:link w:val="--0"/>
    <w:locked/>
    <w:rsid w:val="00855871"/>
    <w:rPr>
      <w:rFonts w:ascii="Times New Roman" w:eastAsia="Times New Roman" w:hAnsi="Times New Roman" w:cs="Times New Roman"/>
      <w:sz w:val="20"/>
      <w:szCs w:val="20"/>
      <w:lang w:val="x-none" w:eastAsia="x-none"/>
    </w:rPr>
  </w:style>
  <w:style w:type="paragraph" w:customStyle="1" w:styleId="--0">
    <w:name w:val="текст - конц - васо"/>
    <w:basedOn w:val="a"/>
    <w:link w:val="--"/>
    <w:rsid w:val="00855871"/>
    <w:pPr>
      <w:spacing w:before="120"/>
    </w:pPr>
    <w:rPr>
      <w:sz w:val="20"/>
      <w:szCs w:val="20"/>
      <w:lang w:val="x-none" w:eastAsia="x-none"/>
    </w:rPr>
  </w:style>
  <w:style w:type="character" w:customStyle="1" w:styleId="05BodyCopyChar">
    <w:name w:val="05_Body_Copy Char"/>
    <w:link w:val="05BodyCopy"/>
    <w:locked/>
    <w:rsid w:val="00855871"/>
    <w:rPr>
      <w:rFonts w:ascii="Arial" w:eastAsia="Times New Roman" w:hAnsi="Arial" w:cs="Times New Roman"/>
      <w:sz w:val="20"/>
      <w:szCs w:val="20"/>
      <w:lang w:val="en-GB"/>
    </w:rPr>
  </w:style>
  <w:style w:type="paragraph" w:customStyle="1" w:styleId="05BodyCopy">
    <w:name w:val="05_Body_Copy"/>
    <w:basedOn w:val="a"/>
    <w:link w:val="05BodyCopyChar"/>
    <w:rsid w:val="00855871"/>
    <w:pPr>
      <w:spacing w:line="260" w:lineRule="exact"/>
    </w:pPr>
    <w:rPr>
      <w:rFonts w:ascii="Arial" w:hAnsi="Arial"/>
      <w:sz w:val="20"/>
      <w:szCs w:val="20"/>
      <w:lang w:val="en-GB"/>
    </w:rPr>
  </w:style>
  <w:style w:type="paragraph" w:customStyle="1" w:styleId="TABLECONTENT">
    <w:name w:val="TABLE_CONTENT"/>
    <w:basedOn w:val="a"/>
    <w:link w:val="TABLECONTENTChar"/>
    <w:qFormat/>
    <w:rsid w:val="006723F9"/>
    <w:pPr>
      <w:tabs>
        <w:tab w:val="left" w:pos="567"/>
      </w:tabs>
    </w:pPr>
    <w:rPr>
      <w:rFonts w:ascii="Arial" w:hAnsi="Arial" w:cs="Arial"/>
      <w:sz w:val="20"/>
      <w:szCs w:val="22"/>
      <w:lang w:eastAsia="en-US"/>
    </w:rPr>
  </w:style>
  <w:style w:type="character" w:customStyle="1" w:styleId="TABLECONTENTChar">
    <w:name w:val="TABLE_CONTENT Char"/>
    <w:basedOn w:val="a0"/>
    <w:link w:val="TABLECONTENT"/>
    <w:rsid w:val="006723F9"/>
    <w:rPr>
      <w:rFonts w:ascii="Arial" w:eastAsia="Times New Roman" w:hAnsi="Arial" w:cs="Arial"/>
      <w:sz w:val="20"/>
    </w:rPr>
  </w:style>
  <w:style w:type="paragraph" w:customStyle="1" w:styleId="afffe">
    <w:name w:val="МИ_Текст"/>
    <w:basedOn w:val="a"/>
    <w:link w:val="affff"/>
    <w:qFormat/>
    <w:rsid w:val="00E84315"/>
    <w:pPr>
      <w:spacing w:before="120" w:after="120" w:line="276" w:lineRule="auto"/>
      <w:ind w:firstLine="709"/>
      <w:jc w:val="both"/>
    </w:pPr>
    <w:rPr>
      <w:rFonts w:ascii="Meta Offc Pro" w:hAnsi="Meta Offc Pro" w:cstheme="minorBidi"/>
      <w:szCs w:val="22"/>
      <w:lang w:eastAsia="en-US"/>
    </w:rPr>
  </w:style>
  <w:style w:type="character" w:customStyle="1" w:styleId="affff">
    <w:name w:val="МИ_Текст Знак"/>
    <w:basedOn w:val="a0"/>
    <w:link w:val="afffe"/>
    <w:locked/>
    <w:rsid w:val="00E84315"/>
    <w:rPr>
      <w:rFonts w:ascii="Meta Offc Pro" w:eastAsia="Times New Roman" w:hAnsi="Meta Offc Pr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4048">
      <w:bodyDiv w:val="1"/>
      <w:marLeft w:val="0"/>
      <w:marRight w:val="0"/>
      <w:marTop w:val="0"/>
      <w:marBottom w:val="0"/>
      <w:divBdr>
        <w:top w:val="none" w:sz="0" w:space="0" w:color="auto"/>
        <w:left w:val="none" w:sz="0" w:space="0" w:color="auto"/>
        <w:bottom w:val="none" w:sz="0" w:space="0" w:color="auto"/>
        <w:right w:val="none" w:sz="0" w:space="0" w:color="auto"/>
      </w:divBdr>
    </w:div>
    <w:div w:id="136923411">
      <w:bodyDiv w:val="1"/>
      <w:marLeft w:val="0"/>
      <w:marRight w:val="0"/>
      <w:marTop w:val="0"/>
      <w:marBottom w:val="0"/>
      <w:divBdr>
        <w:top w:val="none" w:sz="0" w:space="0" w:color="auto"/>
        <w:left w:val="none" w:sz="0" w:space="0" w:color="auto"/>
        <w:bottom w:val="none" w:sz="0" w:space="0" w:color="auto"/>
        <w:right w:val="none" w:sz="0" w:space="0" w:color="auto"/>
      </w:divBdr>
      <w:divsChild>
        <w:div w:id="394206597">
          <w:marLeft w:val="274"/>
          <w:marRight w:val="0"/>
          <w:marTop w:val="0"/>
          <w:marBottom w:val="0"/>
          <w:divBdr>
            <w:top w:val="none" w:sz="0" w:space="0" w:color="auto"/>
            <w:left w:val="none" w:sz="0" w:space="0" w:color="auto"/>
            <w:bottom w:val="none" w:sz="0" w:space="0" w:color="auto"/>
            <w:right w:val="none" w:sz="0" w:space="0" w:color="auto"/>
          </w:divBdr>
        </w:div>
      </w:divsChild>
    </w:div>
    <w:div w:id="199324871">
      <w:bodyDiv w:val="1"/>
      <w:marLeft w:val="0"/>
      <w:marRight w:val="0"/>
      <w:marTop w:val="0"/>
      <w:marBottom w:val="0"/>
      <w:divBdr>
        <w:top w:val="none" w:sz="0" w:space="0" w:color="auto"/>
        <w:left w:val="none" w:sz="0" w:space="0" w:color="auto"/>
        <w:bottom w:val="none" w:sz="0" w:space="0" w:color="auto"/>
        <w:right w:val="none" w:sz="0" w:space="0" w:color="auto"/>
      </w:divBdr>
    </w:div>
    <w:div w:id="305358959">
      <w:bodyDiv w:val="1"/>
      <w:marLeft w:val="0"/>
      <w:marRight w:val="0"/>
      <w:marTop w:val="0"/>
      <w:marBottom w:val="0"/>
      <w:divBdr>
        <w:top w:val="none" w:sz="0" w:space="0" w:color="auto"/>
        <w:left w:val="none" w:sz="0" w:space="0" w:color="auto"/>
        <w:bottom w:val="none" w:sz="0" w:space="0" w:color="auto"/>
        <w:right w:val="none" w:sz="0" w:space="0" w:color="auto"/>
      </w:divBdr>
      <w:divsChild>
        <w:div w:id="549192701">
          <w:marLeft w:val="274"/>
          <w:marRight w:val="0"/>
          <w:marTop w:val="0"/>
          <w:marBottom w:val="0"/>
          <w:divBdr>
            <w:top w:val="none" w:sz="0" w:space="0" w:color="auto"/>
            <w:left w:val="none" w:sz="0" w:space="0" w:color="auto"/>
            <w:bottom w:val="none" w:sz="0" w:space="0" w:color="auto"/>
            <w:right w:val="none" w:sz="0" w:space="0" w:color="auto"/>
          </w:divBdr>
        </w:div>
      </w:divsChild>
    </w:div>
    <w:div w:id="321352832">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44276307">
      <w:bodyDiv w:val="1"/>
      <w:marLeft w:val="0"/>
      <w:marRight w:val="0"/>
      <w:marTop w:val="0"/>
      <w:marBottom w:val="0"/>
      <w:divBdr>
        <w:top w:val="none" w:sz="0" w:space="0" w:color="auto"/>
        <w:left w:val="none" w:sz="0" w:space="0" w:color="auto"/>
        <w:bottom w:val="none" w:sz="0" w:space="0" w:color="auto"/>
        <w:right w:val="none" w:sz="0" w:space="0" w:color="auto"/>
      </w:divBdr>
    </w:div>
    <w:div w:id="445395442">
      <w:bodyDiv w:val="1"/>
      <w:marLeft w:val="0"/>
      <w:marRight w:val="0"/>
      <w:marTop w:val="0"/>
      <w:marBottom w:val="0"/>
      <w:divBdr>
        <w:top w:val="none" w:sz="0" w:space="0" w:color="auto"/>
        <w:left w:val="none" w:sz="0" w:space="0" w:color="auto"/>
        <w:bottom w:val="none" w:sz="0" w:space="0" w:color="auto"/>
        <w:right w:val="none" w:sz="0" w:space="0" w:color="auto"/>
      </w:divBdr>
    </w:div>
    <w:div w:id="458424928">
      <w:bodyDiv w:val="1"/>
      <w:marLeft w:val="0"/>
      <w:marRight w:val="0"/>
      <w:marTop w:val="0"/>
      <w:marBottom w:val="0"/>
      <w:divBdr>
        <w:top w:val="none" w:sz="0" w:space="0" w:color="auto"/>
        <w:left w:val="none" w:sz="0" w:space="0" w:color="auto"/>
        <w:bottom w:val="none" w:sz="0" w:space="0" w:color="auto"/>
        <w:right w:val="none" w:sz="0" w:space="0" w:color="auto"/>
      </w:divBdr>
    </w:div>
    <w:div w:id="517887134">
      <w:bodyDiv w:val="1"/>
      <w:marLeft w:val="0"/>
      <w:marRight w:val="0"/>
      <w:marTop w:val="0"/>
      <w:marBottom w:val="0"/>
      <w:divBdr>
        <w:top w:val="none" w:sz="0" w:space="0" w:color="auto"/>
        <w:left w:val="none" w:sz="0" w:space="0" w:color="auto"/>
        <w:bottom w:val="none" w:sz="0" w:space="0" w:color="auto"/>
        <w:right w:val="none" w:sz="0" w:space="0" w:color="auto"/>
      </w:divBdr>
    </w:div>
    <w:div w:id="579370516">
      <w:bodyDiv w:val="1"/>
      <w:marLeft w:val="0"/>
      <w:marRight w:val="0"/>
      <w:marTop w:val="0"/>
      <w:marBottom w:val="0"/>
      <w:divBdr>
        <w:top w:val="none" w:sz="0" w:space="0" w:color="auto"/>
        <w:left w:val="none" w:sz="0" w:space="0" w:color="auto"/>
        <w:bottom w:val="none" w:sz="0" w:space="0" w:color="auto"/>
        <w:right w:val="none" w:sz="0" w:space="0" w:color="auto"/>
      </w:divBdr>
      <w:divsChild>
        <w:div w:id="1124618890">
          <w:marLeft w:val="274"/>
          <w:marRight w:val="0"/>
          <w:marTop w:val="0"/>
          <w:marBottom w:val="0"/>
          <w:divBdr>
            <w:top w:val="none" w:sz="0" w:space="0" w:color="auto"/>
            <w:left w:val="none" w:sz="0" w:space="0" w:color="auto"/>
            <w:bottom w:val="none" w:sz="0" w:space="0" w:color="auto"/>
            <w:right w:val="none" w:sz="0" w:space="0" w:color="auto"/>
          </w:divBdr>
        </w:div>
      </w:divsChild>
    </w:div>
    <w:div w:id="604458076">
      <w:bodyDiv w:val="1"/>
      <w:marLeft w:val="0"/>
      <w:marRight w:val="0"/>
      <w:marTop w:val="0"/>
      <w:marBottom w:val="0"/>
      <w:divBdr>
        <w:top w:val="none" w:sz="0" w:space="0" w:color="auto"/>
        <w:left w:val="none" w:sz="0" w:space="0" w:color="auto"/>
        <w:bottom w:val="none" w:sz="0" w:space="0" w:color="auto"/>
        <w:right w:val="none" w:sz="0" w:space="0" w:color="auto"/>
      </w:divBdr>
    </w:div>
    <w:div w:id="632490089">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681710065">
      <w:bodyDiv w:val="1"/>
      <w:marLeft w:val="0"/>
      <w:marRight w:val="0"/>
      <w:marTop w:val="0"/>
      <w:marBottom w:val="0"/>
      <w:divBdr>
        <w:top w:val="none" w:sz="0" w:space="0" w:color="auto"/>
        <w:left w:val="none" w:sz="0" w:space="0" w:color="auto"/>
        <w:bottom w:val="none" w:sz="0" w:space="0" w:color="auto"/>
        <w:right w:val="none" w:sz="0" w:space="0" w:color="auto"/>
      </w:divBdr>
    </w:div>
    <w:div w:id="682244355">
      <w:bodyDiv w:val="1"/>
      <w:marLeft w:val="0"/>
      <w:marRight w:val="0"/>
      <w:marTop w:val="0"/>
      <w:marBottom w:val="0"/>
      <w:divBdr>
        <w:top w:val="none" w:sz="0" w:space="0" w:color="auto"/>
        <w:left w:val="none" w:sz="0" w:space="0" w:color="auto"/>
        <w:bottom w:val="none" w:sz="0" w:space="0" w:color="auto"/>
        <w:right w:val="none" w:sz="0" w:space="0" w:color="auto"/>
      </w:divBdr>
      <w:divsChild>
        <w:div w:id="467745604">
          <w:marLeft w:val="274"/>
          <w:marRight w:val="0"/>
          <w:marTop w:val="0"/>
          <w:marBottom w:val="0"/>
          <w:divBdr>
            <w:top w:val="none" w:sz="0" w:space="0" w:color="auto"/>
            <w:left w:val="none" w:sz="0" w:space="0" w:color="auto"/>
            <w:bottom w:val="none" w:sz="0" w:space="0" w:color="auto"/>
            <w:right w:val="none" w:sz="0" w:space="0" w:color="auto"/>
          </w:divBdr>
        </w:div>
      </w:divsChild>
    </w:div>
    <w:div w:id="706027886">
      <w:bodyDiv w:val="1"/>
      <w:marLeft w:val="0"/>
      <w:marRight w:val="0"/>
      <w:marTop w:val="0"/>
      <w:marBottom w:val="0"/>
      <w:divBdr>
        <w:top w:val="none" w:sz="0" w:space="0" w:color="auto"/>
        <w:left w:val="none" w:sz="0" w:space="0" w:color="auto"/>
        <w:bottom w:val="none" w:sz="0" w:space="0" w:color="auto"/>
        <w:right w:val="none" w:sz="0" w:space="0" w:color="auto"/>
      </w:divBdr>
    </w:div>
    <w:div w:id="919758365">
      <w:bodyDiv w:val="1"/>
      <w:marLeft w:val="0"/>
      <w:marRight w:val="0"/>
      <w:marTop w:val="0"/>
      <w:marBottom w:val="0"/>
      <w:divBdr>
        <w:top w:val="none" w:sz="0" w:space="0" w:color="auto"/>
        <w:left w:val="none" w:sz="0" w:space="0" w:color="auto"/>
        <w:bottom w:val="none" w:sz="0" w:space="0" w:color="auto"/>
        <w:right w:val="none" w:sz="0" w:space="0" w:color="auto"/>
      </w:divBdr>
      <w:divsChild>
        <w:div w:id="677579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5698">
              <w:marLeft w:val="0"/>
              <w:marRight w:val="0"/>
              <w:marTop w:val="0"/>
              <w:marBottom w:val="0"/>
              <w:divBdr>
                <w:top w:val="none" w:sz="0" w:space="0" w:color="auto"/>
                <w:left w:val="none" w:sz="0" w:space="0" w:color="auto"/>
                <w:bottom w:val="none" w:sz="0" w:space="0" w:color="auto"/>
                <w:right w:val="none" w:sz="0" w:space="0" w:color="auto"/>
              </w:divBdr>
              <w:divsChild>
                <w:div w:id="8207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92191">
      <w:bodyDiv w:val="1"/>
      <w:marLeft w:val="0"/>
      <w:marRight w:val="0"/>
      <w:marTop w:val="0"/>
      <w:marBottom w:val="0"/>
      <w:divBdr>
        <w:top w:val="none" w:sz="0" w:space="0" w:color="auto"/>
        <w:left w:val="none" w:sz="0" w:space="0" w:color="auto"/>
        <w:bottom w:val="none" w:sz="0" w:space="0" w:color="auto"/>
        <w:right w:val="none" w:sz="0" w:space="0" w:color="auto"/>
      </w:divBdr>
    </w:div>
    <w:div w:id="966618149">
      <w:bodyDiv w:val="1"/>
      <w:marLeft w:val="0"/>
      <w:marRight w:val="0"/>
      <w:marTop w:val="0"/>
      <w:marBottom w:val="0"/>
      <w:divBdr>
        <w:top w:val="none" w:sz="0" w:space="0" w:color="auto"/>
        <w:left w:val="none" w:sz="0" w:space="0" w:color="auto"/>
        <w:bottom w:val="none" w:sz="0" w:space="0" w:color="auto"/>
        <w:right w:val="none" w:sz="0" w:space="0" w:color="auto"/>
      </w:divBdr>
    </w:div>
    <w:div w:id="966735467">
      <w:bodyDiv w:val="1"/>
      <w:marLeft w:val="0"/>
      <w:marRight w:val="0"/>
      <w:marTop w:val="0"/>
      <w:marBottom w:val="0"/>
      <w:divBdr>
        <w:top w:val="none" w:sz="0" w:space="0" w:color="auto"/>
        <w:left w:val="none" w:sz="0" w:space="0" w:color="auto"/>
        <w:bottom w:val="none" w:sz="0" w:space="0" w:color="auto"/>
        <w:right w:val="none" w:sz="0" w:space="0" w:color="auto"/>
      </w:divBdr>
    </w:div>
    <w:div w:id="1028799580">
      <w:bodyDiv w:val="1"/>
      <w:marLeft w:val="0"/>
      <w:marRight w:val="0"/>
      <w:marTop w:val="0"/>
      <w:marBottom w:val="0"/>
      <w:divBdr>
        <w:top w:val="none" w:sz="0" w:space="0" w:color="auto"/>
        <w:left w:val="none" w:sz="0" w:space="0" w:color="auto"/>
        <w:bottom w:val="none" w:sz="0" w:space="0" w:color="auto"/>
        <w:right w:val="none" w:sz="0" w:space="0" w:color="auto"/>
      </w:divBdr>
    </w:div>
    <w:div w:id="1087580305">
      <w:bodyDiv w:val="1"/>
      <w:marLeft w:val="0"/>
      <w:marRight w:val="0"/>
      <w:marTop w:val="0"/>
      <w:marBottom w:val="0"/>
      <w:divBdr>
        <w:top w:val="none" w:sz="0" w:space="0" w:color="auto"/>
        <w:left w:val="none" w:sz="0" w:space="0" w:color="auto"/>
        <w:bottom w:val="none" w:sz="0" w:space="0" w:color="auto"/>
        <w:right w:val="none" w:sz="0" w:space="0" w:color="auto"/>
      </w:divBdr>
      <w:divsChild>
        <w:div w:id="1957640891">
          <w:marLeft w:val="274"/>
          <w:marRight w:val="0"/>
          <w:marTop w:val="0"/>
          <w:marBottom w:val="0"/>
          <w:divBdr>
            <w:top w:val="none" w:sz="0" w:space="0" w:color="auto"/>
            <w:left w:val="none" w:sz="0" w:space="0" w:color="auto"/>
            <w:bottom w:val="none" w:sz="0" w:space="0" w:color="auto"/>
            <w:right w:val="none" w:sz="0" w:space="0" w:color="auto"/>
          </w:divBdr>
        </w:div>
      </w:divsChild>
    </w:div>
    <w:div w:id="1094741201">
      <w:bodyDiv w:val="1"/>
      <w:marLeft w:val="0"/>
      <w:marRight w:val="0"/>
      <w:marTop w:val="0"/>
      <w:marBottom w:val="0"/>
      <w:divBdr>
        <w:top w:val="none" w:sz="0" w:space="0" w:color="auto"/>
        <w:left w:val="none" w:sz="0" w:space="0" w:color="auto"/>
        <w:bottom w:val="none" w:sz="0" w:space="0" w:color="auto"/>
        <w:right w:val="none" w:sz="0" w:space="0" w:color="auto"/>
      </w:divBdr>
    </w:div>
    <w:div w:id="1165588115">
      <w:bodyDiv w:val="1"/>
      <w:marLeft w:val="0"/>
      <w:marRight w:val="0"/>
      <w:marTop w:val="0"/>
      <w:marBottom w:val="0"/>
      <w:divBdr>
        <w:top w:val="none" w:sz="0" w:space="0" w:color="auto"/>
        <w:left w:val="none" w:sz="0" w:space="0" w:color="auto"/>
        <w:bottom w:val="none" w:sz="0" w:space="0" w:color="auto"/>
        <w:right w:val="none" w:sz="0" w:space="0" w:color="auto"/>
      </w:divBdr>
    </w:div>
    <w:div w:id="1167985722">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21356936">
      <w:bodyDiv w:val="1"/>
      <w:marLeft w:val="0"/>
      <w:marRight w:val="0"/>
      <w:marTop w:val="0"/>
      <w:marBottom w:val="0"/>
      <w:divBdr>
        <w:top w:val="none" w:sz="0" w:space="0" w:color="auto"/>
        <w:left w:val="none" w:sz="0" w:space="0" w:color="auto"/>
        <w:bottom w:val="none" w:sz="0" w:space="0" w:color="auto"/>
        <w:right w:val="none" w:sz="0" w:space="0" w:color="auto"/>
      </w:divBdr>
    </w:div>
    <w:div w:id="1346902956">
      <w:bodyDiv w:val="1"/>
      <w:marLeft w:val="0"/>
      <w:marRight w:val="0"/>
      <w:marTop w:val="0"/>
      <w:marBottom w:val="0"/>
      <w:divBdr>
        <w:top w:val="none" w:sz="0" w:space="0" w:color="auto"/>
        <w:left w:val="none" w:sz="0" w:space="0" w:color="auto"/>
        <w:bottom w:val="none" w:sz="0" w:space="0" w:color="auto"/>
        <w:right w:val="none" w:sz="0" w:space="0" w:color="auto"/>
      </w:divBdr>
    </w:div>
    <w:div w:id="1381981521">
      <w:bodyDiv w:val="1"/>
      <w:marLeft w:val="0"/>
      <w:marRight w:val="0"/>
      <w:marTop w:val="0"/>
      <w:marBottom w:val="0"/>
      <w:divBdr>
        <w:top w:val="none" w:sz="0" w:space="0" w:color="auto"/>
        <w:left w:val="none" w:sz="0" w:space="0" w:color="auto"/>
        <w:bottom w:val="none" w:sz="0" w:space="0" w:color="auto"/>
        <w:right w:val="none" w:sz="0" w:space="0" w:color="auto"/>
      </w:divBdr>
    </w:div>
    <w:div w:id="1424302072">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461074748">
      <w:bodyDiv w:val="1"/>
      <w:marLeft w:val="0"/>
      <w:marRight w:val="0"/>
      <w:marTop w:val="0"/>
      <w:marBottom w:val="0"/>
      <w:divBdr>
        <w:top w:val="none" w:sz="0" w:space="0" w:color="auto"/>
        <w:left w:val="none" w:sz="0" w:space="0" w:color="auto"/>
        <w:bottom w:val="none" w:sz="0" w:space="0" w:color="auto"/>
        <w:right w:val="none" w:sz="0" w:space="0" w:color="auto"/>
      </w:divBdr>
    </w:div>
    <w:div w:id="1503663648">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88096981">
      <w:bodyDiv w:val="1"/>
      <w:marLeft w:val="0"/>
      <w:marRight w:val="0"/>
      <w:marTop w:val="0"/>
      <w:marBottom w:val="0"/>
      <w:divBdr>
        <w:top w:val="none" w:sz="0" w:space="0" w:color="auto"/>
        <w:left w:val="none" w:sz="0" w:space="0" w:color="auto"/>
        <w:bottom w:val="none" w:sz="0" w:space="0" w:color="auto"/>
        <w:right w:val="none" w:sz="0" w:space="0" w:color="auto"/>
      </w:divBdr>
    </w:div>
    <w:div w:id="1704595906">
      <w:bodyDiv w:val="1"/>
      <w:marLeft w:val="0"/>
      <w:marRight w:val="0"/>
      <w:marTop w:val="0"/>
      <w:marBottom w:val="0"/>
      <w:divBdr>
        <w:top w:val="none" w:sz="0" w:space="0" w:color="auto"/>
        <w:left w:val="none" w:sz="0" w:space="0" w:color="auto"/>
        <w:bottom w:val="none" w:sz="0" w:space="0" w:color="auto"/>
        <w:right w:val="none" w:sz="0" w:space="0" w:color="auto"/>
      </w:divBdr>
    </w:div>
    <w:div w:id="1717775380">
      <w:bodyDiv w:val="1"/>
      <w:marLeft w:val="0"/>
      <w:marRight w:val="0"/>
      <w:marTop w:val="0"/>
      <w:marBottom w:val="0"/>
      <w:divBdr>
        <w:top w:val="none" w:sz="0" w:space="0" w:color="auto"/>
        <w:left w:val="none" w:sz="0" w:space="0" w:color="auto"/>
        <w:bottom w:val="none" w:sz="0" w:space="0" w:color="auto"/>
        <w:right w:val="none" w:sz="0" w:space="0" w:color="auto"/>
      </w:divBdr>
    </w:div>
    <w:div w:id="1763724895">
      <w:bodyDiv w:val="1"/>
      <w:marLeft w:val="0"/>
      <w:marRight w:val="0"/>
      <w:marTop w:val="0"/>
      <w:marBottom w:val="0"/>
      <w:divBdr>
        <w:top w:val="none" w:sz="0" w:space="0" w:color="auto"/>
        <w:left w:val="none" w:sz="0" w:space="0" w:color="auto"/>
        <w:bottom w:val="none" w:sz="0" w:space="0" w:color="auto"/>
        <w:right w:val="none" w:sz="0" w:space="0" w:color="auto"/>
      </w:divBdr>
    </w:div>
    <w:div w:id="1804156439">
      <w:bodyDiv w:val="1"/>
      <w:marLeft w:val="0"/>
      <w:marRight w:val="0"/>
      <w:marTop w:val="0"/>
      <w:marBottom w:val="0"/>
      <w:divBdr>
        <w:top w:val="none" w:sz="0" w:space="0" w:color="auto"/>
        <w:left w:val="none" w:sz="0" w:space="0" w:color="auto"/>
        <w:bottom w:val="none" w:sz="0" w:space="0" w:color="auto"/>
        <w:right w:val="none" w:sz="0" w:space="0" w:color="auto"/>
      </w:divBdr>
    </w:div>
    <w:div w:id="1896818191">
      <w:bodyDiv w:val="1"/>
      <w:marLeft w:val="0"/>
      <w:marRight w:val="0"/>
      <w:marTop w:val="0"/>
      <w:marBottom w:val="0"/>
      <w:divBdr>
        <w:top w:val="none" w:sz="0" w:space="0" w:color="auto"/>
        <w:left w:val="none" w:sz="0" w:space="0" w:color="auto"/>
        <w:bottom w:val="none" w:sz="0" w:space="0" w:color="auto"/>
        <w:right w:val="none" w:sz="0" w:space="0" w:color="auto"/>
      </w:divBdr>
      <w:divsChild>
        <w:div w:id="95177109">
          <w:marLeft w:val="274"/>
          <w:marRight w:val="0"/>
          <w:marTop w:val="0"/>
          <w:marBottom w:val="0"/>
          <w:divBdr>
            <w:top w:val="none" w:sz="0" w:space="0" w:color="auto"/>
            <w:left w:val="none" w:sz="0" w:space="0" w:color="auto"/>
            <w:bottom w:val="none" w:sz="0" w:space="0" w:color="auto"/>
            <w:right w:val="none" w:sz="0" w:space="0" w:color="auto"/>
          </w:divBdr>
        </w:div>
      </w:divsChild>
    </w:div>
    <w:div w:id="1925913157">
      <w:bodyDiv w:val="1"/>
      <w:marLeft w:val="0"/>
      <w:marRight w:val="0"/>
      <w:marTop w:val="0"/>
      <w:marBottom w:val="0"/>
      <w:divBdr>
        <w:top w:val="none" w:sz="0" w:space="0" w:color="auto"/>
        <w:left w:val="none" w:sz="0" w:space="0" w:color="auto"/>
        <w:bottom w:val="none" w:sz="0" w:space="0" w:color="auto"/>
        <w:right w:val="none" w:sz="0" w:space="0" w:color="auto"/>
      </w:divBdr>
    </w:div>
    <w:div w:id="1937864042">
      <w:bodyDiv w:val="1"/>
      <w:marLeft w:val="0"/>
      <w:marRight w:val="0"/>
      <w:marTop w:val="0"/>
      <w:marBottom w:val="0"/>
      <w:divBdr>
        <w:top w:val="none" w:sz="0" w:space="0" w:color="auto"/>
        <w:left w:val="none" w:sz="0" w:space="0" w:color="auto"/>
        <w:bottom w:val="none" w:sz="0" w:space="0" w:color="auto"/>
        <w:right w:val="none" w:sz="0" w:space="0" w:color="auto"/>
      </w:divBdr>
    </w:div>
    <w:div w:id="1975064893">
      <w:bodyDiv w:val="1"/>
      <w:marLeft w:val="0"/>
      <w:marRight w:val="0"/>
      <w:marTop w:val="0"/>
      <w:marBottom w:val="0"/>
      <w:divBdr>
        <w:top w:val="none" w:sz="0" w:space="0" w:color="auto"/>
        <w:left w:val="none" w:sz="0" w:space="0" w:color="auto"/>
        <w:bottom w:val="none" w:sz="0" w:space="0" w:color="auto"/>
        <w:right w:val="none" w:sz="0" w:space="0" w:color="auto"/>
      </w:divBdr>
    </w:div>
    <w:div w:id="2029401392">
      <w:bodyDiv w:val="1"/>
      <w:marLeft w:val="0"/>
      <w:marRight w:val="0"/>
      <w:marTop w:val="0"/>
      <w:marBottom w:val="0"/>
      <w:divBdr>
        <w:top w:val="none" w:sz="0" w:space="0" w:color="auto"/>
        <w:left w:val="none" w:sz="0" w:space="0" w:color="auto"/>
        <w:bottom w:val="none" w:sz="0" w:space="0" w:color="auto"/>
        <w:right w:val="none" w:sz="0" w:space="0" w:color="auto"/>
      </w:divBdr>
    </w:div>
    <w:div w:id="2036349542">
      <w:bodyDiv w:val="1"/>
      <w:marLeft w:val="0"/>
      <w:marRight w:val="0"/>
      <w:marTop w:val="0"/>
      <w:marBottom w:val="0"/>
      <w:divBdr>
        <w:top w:val="none" w:sz="0" w:space="0" w:color="auto"/>
        <w:left w:val="none" w:sz="0" w:space="0" w:color="auto"/>
        <w:bottom w:val="none" w:sz="0" w:space="0" w:color="auto"/>
        <w:right w:val="none" w:sz="0" w:space="0" w:color="auto"/>
      </w:divBdr>
    </w:div>
    <w:div w:id="2041471377">
      <w:bodyDiv w:val="1"/>
      <w:marLeft w:val="0"/>
      <w:marRight w:val="0"/>
      <w:marTop w:val="0"/>
      <w:marBottom w:val="0"/>
      <w:divBdr>
        <w:top w:val="none" w:sz="0" w:space="0" w:color="auto"/>
        <w:left w:val="none" w:sz="0" w:space="0" w:color="auto"/>
        <w:bottom w:val="none" w:sz="0" w:space="0" w:color="auto"/>
        <w:right w:val="none" w:sz="0" w:space="0" w:color="auto"/>
      </w:divBdr>
    </w:div>
    <w:div w:id="206382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_________Microsoft_Word_97_2003.doc"/><Relationship Id="rId26" Type="http://schemas.openxmlformats.org/officeDocument/2006/relationships/package" Target="embeddings/_____Microsoft_Excel2.xlsx"/><Relationship Id="rId39" Type="http://schemas.openxmlformats.org/officeDocument/2006/relationships/image" Target="media/image17.emf"/><Relationship Id="rId21" Type="http://schemas.openxmlformats.org/officeDocument/2006/relationships/image" Target="media/image8.emf"/><Relationship Id="rId34" Type="http://schemas.openxmlformats.org/officeDocument/2006/relationships/package" Target="embeddings/_____Microsoft_Excel6.xlsx"/><Relationship Id="rId42" Type="http://schemas.openxmlformats.org/officeDocument/2006/relationships/package" Target="embeddings/_____Microsoft_Excel10.xlsx"/><Relationship Id="rId47" Type="http://schemas.openxmlformats.org/officeDocument/2006/relationships/fontTable" Target="fontTable.xml"/><Relationship Id="rId50" Type="http://schemas.microsoft.com/office/2016/09/relationships/commentsIds" Target="commentsId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package" Target="embeddings/_________Microsoft_Word.docx"/><Relationship Id="rId29" Type="http://schemas.openxmlformats.org/officeDocument/2006/relationships/image" Target="media/image12.emf"/><Relationship Id="rId11" Type="http://schemas.openxmlformats.org/officeDocument/2006/relationships/image" Target="media/image1.png"/><Relationship Id="rId24" Type="http://schemas.openxmlformats.org/officeDocument/2006/relationships/package" Target="embeddings/_____Microsoft_Excel1.xlsx"/><Relationship Id="rId32" Type="http://schemas.openxmlformats.org/officeDocument/2006/relationships/package" Target="embeddings/_____Microsoft_Excel5.xlsx"/><Relationship Id="rId37" Type="http://schemas.openxmlformats.org/officeDocument/2006/relationships/image" Target="media/image16.emf"/><Relationship Id="rId40" Type="http://schemas.openxmlformats.org/officeDocument/2006/relationships/package" Target="embeddings/_____Microsoft_Excel9.xlsx"/><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_____Microsoft_Excel3.xlsx"/><Relationship Id="rId36" Type="http://schemas.openxmlformats.org/officeDocument/2006/relationships/package" Target="embeddings/_____Microsoft_Excel7.xlsx"/><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image" Target="media/image13.emf"/><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package" Target="embeddings/_____Microsoft_Excel.xlsx"/><Relationship Id="rId27" Type="http://schemas.openxmlformats.org/officeDocument/2006/relationships/image" Target="media/image11.emf"/><Relationship Id="rId30" Type="http://schemas.openxmlformats.org/officeDocument/2006/relationships/package" Target="embeddings/_____Microsoft_Excel4.xlsx"/><Relationship Id="rId35" Type="http://schemas.openxmlformats.org/officeDocument/2006/relationships/image" Target="media/image15.emf"/><Relationship Id="rId43" Type="http://schemas.openxmlformats.org/officeDocument/2006/relationships/header" Target="header1.xm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package" Target="embeddings/_____Microsoft_Excel8.xlsx"/><Relationship Id="rId46" Type="http://schemas.openxmlformats.org/officeDocument/2006/relationships/footer" Target="footer2.xml"/><Relationship Id="rId20" Type="http://schemas.openxmlformats.org/officeDocument/2006/relationships/oleObject" Target="embeddings/_________Microsoft_Word_97_20031.doc"/><Relationship Id="rId41"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_rels/header2.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2.xml><?xml version="1.0" encoding="utf-8"?>
<ds:datastoreItem xmlns:ds="http://schemas.openxmlformats.org/officeDocument/2006/customXml" ds:itemID="{5198B76A-4BA9-47EC-AB5F-D88C6486E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15055D-D02B-49F1-BD99-B33E3032D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C08261C-0CFB-44FF-B846-5497AE290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93</Pages>
  <Words>27765</Words>
  <Characters>158262</Characters>
  <Application>Microsoft Office Word</Application>
  <DocSecurity>0</DocSecurity>
  <Lines>1318</Lines>
  <Paragraphs>371</Paragraphs>
  <ScaleCrop>false</ScaleCrop>
  <HeadingPairs>
    <vt:vector size="6" baseType="variant">
      <vt:variant>
        <vt:lpstr>Название</vt:lpstr>
      </vt:variant>
      <vt:variant>
        <vt:i4>1</vt:i4>
      </vt:variant>
      <vt:variant>
        <vt:lpstr>Title</vt:lpstr>
      </vt:variant>
      <vt:variant>
        <vt:i4>1</vt:i4>
      </vt:variant>
      <vt:variant>
        <vt:lpstr>Headings</vt:lpstr>
      </vt:variant>
      <vt:variant>
        <vt:i4>19</vt:i4>
      </vt:variant>
    </vt:vector>
  </HeadingPairs>
  <TitlesOfParts>
    <vt:vector size="21" baseType="lpstr">
      <vt:lpstr/>
      <vt:lpstr/>
      <vt:lpstr>Оглавление</vt:lpstr>
      <vt:lpstr>Глоссарий</vt:lpstr>
      <vt:lpstr>Назначение документа</vt:lpstr>
      <vt:lpstr>Предпосылки успешной реализации</vt:lpstr>
      <vt:lpstr>Бизнес-требования </vt:lpstr>
      <vt:lpstr>Реализация бизнес-процессов </vt:lpstr>
      <vt:lpstr>    Описание бизнес-процессов</vt:lpstr>
      <vt:lpstr>        Описание бизнес-процесса «ПП-07.05.03-ERP Формирование и потребление ОФ»</vt:lpstr>
      <vt:lpstr>        Описание бизнес-процесса «ПП-07.05.01-ERP Производство деталей и изделий собстве</vt:lpstr>
      <vt:lpstr>    Описание шагов бизнес-процессов</vt:lpstr>
      <vt:lpstr>        Описание шагов бизнес-процесса ПП-07.05.03-ERP Формирование и потребления ОФ</vt:lpstr>
      <vt:lpstr>        Описание шагов бизнес-процесса ПП-07.05.01-ERP Производство деталей и изделий со</vt:lpstr>
      <vt:lpstr>    Роли и полномочия</vt:lpstr>
      <vt:lpstr>    Риски и контрольные процедуры</vt:lpstr>
      <vt:lpstr>        Риски и контроли</vt:lpstr>
      <vt:lpstr>        Разделение полномочий</vt:lpstr>
      <vt:lpstr>    Интеграционные точки со смежными процессами</vt:lpstr>
      <vt:lpstr>    Основные данные</vt:lpstr>
      <vt:lpstr>    Транзакционные данные</vt:lpstr>
    </vt:vector>
  </TitlesOfParts>
  <Company>Полюс</Company>
  <LinksUpToDate>false</LinksUpToDate>
  <CharactersWithSpaces>185656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Дмитрий Ковтун</cp:lastModifiedBy>
  <cp:revision>11</cp:revision>
  <cp:lastPrinted>2018-09-27T12:31:00Z</cp:lastPrinted>
  <dcterms:created xsi:type="dcterms:W3CDTF">2021-04-02T14:04:00Z</dcterms:created>
  <dcterms:modified xsi:type="dcterms:W3CDTF">2021-04-05T17:58:00Z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y fmtid="{D5CDD505-2E9C-101B-9397-08002B2CF9AE}" pid="5" name="Hash">
    <vt:lpwstr>A8601B4F132AD5D6C60EB7B7DA73880C6C2B63C83E29411BF904DCD97830A48D</vt:lpwstr>
  </property>
  <property fmtid="{D5CDD505-2E9C-101B-9397-08002B2CF9AE}" pid="6" name="Hide date">
    <vt:lpwstr>03/04/2020 7:10:27 PM</vt:lpwstr>
  </property>
  <property fmtid="{D5CDD505-2E9C-101B-9397-08002B2CF9AE}" pid="7" name="Classification">
    <vt:lpwstr>Confidential</vt:lpwstr>
  </property>
</Properties>
</file>