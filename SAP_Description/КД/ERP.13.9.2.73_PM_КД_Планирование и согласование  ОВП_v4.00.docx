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2" w:name="_Toc352939869"/>
    <w:bookmarkStart w:id="3" w:name="_Ref353369916"/>
    <w:bookmarkStart w:id="4" w:name="_Toc357586935"/>
    <w:bookmarkStart w:id="5" w:name="_Toc359333746"/>
    <w:p w14:paraId="2076B75E" w14:textId="4F8D02FE" w:rsidR="00F66ECE" w:rsidRPr="007447ED" w:rsidRDefault="004338A3" w:rsidP="00B826E5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248AF" wp14:editId="64A02826">
                <wp:simplePos x="0" y="0"/>
                <wp:positionH relativeFrom="margin">
                  <wp:align>right</wp:align>
                </wp:positionH>
                <wp:positionV relativeFrom="page">
                  <wp:posOffset>152400</wp:posOffset>
                </wp:positionV>
                <wp:extent cx="596900" cy="194945"/>
                <wp:effectExtent l="0" t="0" r="0" b="0"/>
                <wp:wrapNone/>
                <wp:docPr id="14" name="label_C_bl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194945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254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D3D38" id="label_C_black" o:spid="_x0000_s1026" style="position:absolute;margin-left:-4.2pt;margin-top:12pt;width:47pt;height:15.3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" stroked="f" strokecolor="#243f60 [1604]" strokeweight="2pt">
                <v:fill r:id="rId12" o:title="" recolor="t" rotate="t" type="frame"/>
                <w10:wrap anchorx="margin" anchory="page"/>
              </v:rect>
            </w:pict>
          </mc:Fallback>
        </mc:AlternateContent>
      </w:r>
    </w:p>
    <w:p w14:paraId="056556FC" w14:textId="77777777" w:rsidR="00F66ECE" w:rsidRPr="007447ED" w:rsidRDefault="00F66ECE" w:rsidP="00E50E20">
      <w:pPr>
        <w:rPr>
          <w:lang w:eastAsia="ru-RU"/>
        </w:rPr>
      </w:pPr>
    </w:p>
    <w:p w14:paraId="1BC6C01D" w14:textId="77777777" w:rsidR="00F66ECE" w:rsidRPr="007447ED" w:rsidRDefault="00F66ECE" w:rsidP="00E302C5">
      <w:pPr>
        <w:rPr>
          <w:lang w:eastAsia="ru-RU"/>
        </w:rPr>
      </w:pPr>
    </w:p>
    <w:p w14:paraId="21215060" w14:textId="77777777" w:rsidR="00D254EC" w:rsidRPr="007447ED" w:rsidRDefault="00D254EC" w:rsidP="00D254EC">
      <w:pPr>
        <w:jc w:val="center"/>
        <w:rPr>
          <w:b/>
          <w:sz w:val="32"/>
          <w:szCs w:val="32"/>
        </w:rPr>
      </w:pPr>
      <w:r w:rsidRPr="007447ED">
        <w:rPr>
          <w:b/>
          <w:sz w:val="32"/>
          <w:szCs w:val="32"/>
        </w:rPr>
        <w:t>КОНЦЕПТУАЛЬНЫЙ ДИЗАЙН</w:t>
      </w:r>
    </w:p>
    <w:p w14:paraId="1615405B" w14:textId="77777777" w:rsidR="00D254EC" w:rsidRPr="007447ED" w:rsidRDefault="00D254EC" w:rsidP="00D254EC">
      <w:pPr>
        <w:jc w:val="center"/>
        <w:rPr>
          <w:b/>
          <w:sz w:val="32"/>
          <w:szCs w:val="32"/>
        </w:rPr>
      </w:pPr>
    </w:p>
    <w:p w14:paraId="48528F7E" w14:textId="77777777" w:rsidR="00D254EC" w:rsidRPr="007447ED" w:rsidRDefault="00D254EC" w:rsidP="00D254EC">
      <w:pPr>
        <w:jc w:val="center"/>
        <w:rPr>
          <w:bCs/>
          <w:kern w:val="32"/>
          <w:sz w:val="32"/>
          <w:szCs w:val="32"/>
        </w:rPr>
      </w:pPr>
      <w:r w:rsidRPr="007447ED">
        <w:rPr>
          <w:bCs/>
          <w:kern w:val="32"/>
          <w:sz w:val="32"/>
          <w:szCs w:val="32"/>
        </w:rPr>
        <w:t>ТОИР</w:t>
      </w:r>
    </w:p>
    <w:p w14:paraId="2257A39A" w14:textId="77777777" w:rsidR="00D254EC" w:rsidRPr="007447ED" w:rsidRDefault="00D254EC" w:rsidP="00D254EC">
      <w:pPr>
        <w:jc w:val="center"/>
        <w:rPr>
          <w:bCs/>
          <w:kern w:val="32"/>
          <w:sz w:val="32"/>
          <w:szCs w:val="32"/>
        </w:rPr>
      </w:pPr>
      <w:r w:rsidRPr="007447ED">
        <w:rPr>
          <w:bCs/>
          <w:kern w:val="32"/>
          <w:sz w:val="32"/>
          <w:szCs w:val="32"/>
        </w:rPr>
        <w:t xml:space="preserve"> </w:t>
      </w:r>
    </w:p>
    <w:p w14:paraId="172C01B9" w14:textId="77777777" w:rsidR="00D254EC" w:rsidRPr="007447ED" w:rsidRDefault="00D254EC" w:rsidP="00D254EC">
      <w:pPr>
        <w:jc w:val="center"/>
        <w:rPr>
          <w:bCs/>
          <w:kern w:val="32"/>
          <w:sz w:val="32"/>
          <w:szCs w:val="32"/>
        </w:rPr>
      </w:pPr>
      <w:r w:rsidRPr="007447ED">
        <w:rPr>
          <w:bCs/>
          <w:kern w:val="32"/>
          <w:sz w:val="32"/>
          <w:szCs w:val="32"/>
        </w:rPr>
        <w:t>ПЛАНИРОВАНИЕ ПРОГРАММЫ ОВП</w:t>
      </w:r>
    </w:p>
    <w:p w14:paraId="0E4AC138" w14:textId="77777777" w:rsidR="00D254EC" w:rsidRPr="007447ED" w:rsidRDefault="00D254EC" w:rsidP="00D254EC">
      <w:pPr>
        <w:jc w:val="center"/>
        <w:rPr>
          <w:bCs/>
          <w:kern w:val="32"/>
          <w:sz w:val="32"/>
          <w:szCs w:val="32"/>
        </w:rPr>
      </w:pPr>
      <w:r w:rsidRPr="007447ED">
        <w:rPr>
          <w:bCs/>
          <w:kern w:val="32"/>
          <w:sz w:val="32"/>
          <w:szCs w:val="32"/>
        </w:rPr>
        <w:t>В РАМКАХ ПРОГРАММЫ ВОЗДЕЙСТВИЙ НА ПА</w:t>
      </w:r>
    </w:p>
    <w:p w14:paraId="64E33EDC" w14:textId="77777777" w:rsidR="00D254EC" w:rsidRPr="007447ED" w:rsidRDefault="00D254EC" w:rsidP="00D254EC">
      <w:pPr>
        <w:jc w:val="center"/>
        <w:rPr>
          <w:bCs/>
          <w:kern w:val="32"/>
          <w:sz w:val="32"/>
          <w:szCs w:val="32"/>
        </w:rPr>
      </w:pPr>
      <w:r w:rsidRPr="007447ED">
        <w:rPr>
          <w:bCs/>
          <w:kern w:val="32"/>
          <w:sz w:val="32"/>
          <w:szCs w:val="32"/>
        </w:rPr>
        <w:t>И ИНВЕСТИЦИОННОЙ ПРОГРАММЫ</w:t>
      </w:r>
    </w:p>
    <w:p w14:paraId="7CEF5CA1" w14:textId="77777777" w:rsidR="00D254EC" w:rsidRPr="007447ED" w:rsidRDefault="00D254EC" w:rsidP="00D254EC">
      <w:pPr>
        <w:jc w:val="center"/>
        <w:rPr>
          <w:bCs/>
          <w:kern w:val="32"/>
          <w:sz w:val="32"/>
          <w:szCs w:val="32"/>
        </w:rPr>
      </w:pPr>
    </w:p>
    <w:p w14:paraId="05C17D1C" w14:textId="74F63909" w:rsidR="00D254EC" w:rsidRPr="007447ED" w:rsidRDefault="00D254EC" w:rsidP="00D254EC">
      <w:pPr>
        <w:jc w:val="center"/>
        <w:rPr>
          <w:color w:val="FF0000"/>
          <w:sz w:val="32"/>
          <w:szCs w:val="32"/>
        </w:rPr>
      </w:pPr>
      <w:r w:rsidRPr="007447ED">
        <w:rPr>
          <w:sz w:val="32"/>
          <w:szCs w:val="32"/>
        </w:rPr>
        <w:t>ERP.</w:t>
      </w:r>
      <w:ins w:id="6" w:author="Zelenskaya Natalia" w:date="2021-03-12T21:00:00Z">
        <w:r>
          <w:rPr>
            <w:sz w:val="32"/>
            <w:szCs w:val="32"/>
          </w:rPr>
          <w:t>13</w:t>
        </w:r>
      </w:ins>
      <w:del w:id="7" w:author="Zelenskaya Natalia" w:date="2021-03-12T21:00:00Z">
        <w:r w:rsidRPr="007447ED" w:rsidDel="00D254EC">
          <w:rPr>
            <w:sz w:val="32"/>
            <w:szCs w:val="32"/>
          </w:rPr>
          <w:delText>9</w:delText>
        </w:r>
      </w:del>
      <w:r w:rsidRPr="007447ED">
        <w:rPr>
          <w:sz w:val="32"/>
          <w:szCs w:val="32"/>
        </w:rPr>
        <w:t>.9.2.73</w:t>
      </w:r>
    </w:p>
    <w:p w14:paraId="6AE94EF2" w14:textId="77777777" w:rsidR="00D254EC" w:rsidRPr="007447ED" w:rsidRDefault="00D254EC" w:rsidP="00D254EC">
      <w:pPr>
        <w:jc w:val="center"/>
        <w:rPr>
          <w:color w:val="FF0000"/>
          <w:sz w:val="32"/>
          <w:szCs w:val="32"/>
        </w:rPr>
      </w:pPr>
    </w:p>
    <w:p w14:paraId="13868776" w14:textId="77777777" w:rsidR="00D254EC" w:rsidRPr="007447ED" w:rsidRDefault="00D254EC" w:rsidP="00D254EC">
      <w:pPr>
        <w:jc w:val="center"/>
        <w:rPr>
          <w:sz w:val="32"/>
          <w:szCs w:val="32"/>
        </w:rPr>
      </w:pPr>
    </w:p>
    <w:p w14:paraId="2B0782ED" w14:textId="77777777" w:rsidR="00D254EC" w:rsidRPr="007447ED" w:rsidRDefault="00D254EC" w:rsidP="00D254EC">
      <w:pPr>
        <w:jc w:val="center"/>
        <w:rPr>
          <w:sz w:val="32"/>
          <w:szCs w:val="32"/>
        </w:rPr>
      </w:pPr>
      <w:r>
        <w:rPr>
          <w:rFonts w:eastAsiaTheme="majorEastAsia"/>
          <w:caps/>
          <w:spacing w:val="-10"/>
          <w:kern w:val="28"/>
          <w:sz w:val="28"/>
          <w:szCs w:val="32"/>
          <w:lang w:eastAsia="ru-RU"/>
        </w:rPr>
        <w:t>317102</w:t>
      </w:r>
      <w:r w:rsidRPr="007447ED">
        <w:rPr>
          <w:rFonts w:eastAsiaTheme="majorEastAsia"/>
          <w:caps/>
          <w:spacing w:val="-10"/>
          <w:kern w:val="28"/>
          <w:sz w:val="28"/>
          <w:szCs w:val="32"/>
          <w:lang w:eastAsia="ru-RU"/>
        </w:rPr>
        <w:t>. Пилот и стабилизация</w:t>
      </w:r>
    </w:p>
    <w:p w14:paraId="565C418F" w14:textId="77777777" w:rsidR="00D254EC" w:rsidRPr="007447ED" w:rsidRDefault="00D254EC" w:rsidP="00D254EC">
      <w:pPr>
        <w:tabs>
          <w:tab w:val="left" w:pos="3285"/>
        </w:tabs>
        <w:rPr>
          <w:lang w:eastAsia="ru-RU"/>
        </w:rPr>
      </w:pPr>
    </w:p>
    <w:p w14:paraId="2C4BFEF1" w14:textId="77777777" w:rsidR="00D254EC" w:rsidRPr="007447ED" w:rsidRDefault="00D254EC" w:rsidP="00D254EC">
      <w:pPr>
        <w:tabs>
          <w:tab w:val="left" w:pos="3285"/>
        </w:tabs>
        <w:rPr>
          <w:lang w:eastAsia="ru-RU"/>
        </w:rPr>
      </w:pPr>
    </w:p>
    <w:p w14:paraId="7A801DEB" w14:textId="77777777" w:rsidR="00D254EC" w:rsidRPr="007447ED" w:rsidRDefault="00D254EC" w:rsidP="00D254EC">
      <w:pPr>
        <w:tabs>
          <w:tab w:val="left" w:pos="3285"/>
        </w:tabs>
        <w:rPr>
          <w:lang w:eastAsia="ru-RU"/>
        </w:rPr>
      </w:pPr>
    </w:p>
    <w:p w14:paraId="2008AD52" w14:textId="77777777" w:rsidR="00D254EC" w:rsidRPr="007447ED" w:rsidRDefault="00D254EC" w:rsidP="00D254EC">
      <w:pPr>
        <w:tabs>
          <w:tab w:val="left" w:pos="3285"/>
        </w:tabs>
        <w:rPr>
          <w:lang w:eastAsia="ru-RU"/>
        </w:rPr>
      </w:pPr>
    </w:p>
    <w:p w14:paraId="07EDDA77" w14:textId="77777777" w:rsidR="00D254EC" w:rsidRPr="007447ED" w:rsidRDefault="00D254EC" w:rsidP="00D254EC">
      <w:pPr>
        <w:tabs>
          <w:tab w:val="left" w:pos="3285"/>
        </w:tabs>
        <w:rPr>
          <w:lang w:eastAsia="ru-RU"/>
        </w:rPr>
      </w:pPr>
    </w:p>
    <w:p w14:paraId="4AE2B922" w14:textId="5389969D" w:rsidR="00D254EC" w:rsidRPr="007447ED" w:rsidRDefault="00D254EC" w:rsidP="00D254EC">
      <w:pPr>
        <w:jc w:val="center"/>
        <w:rPr>
          <w:b/>
          <w:sz w:val="22"/>
        </w:rPr>
      </w:pPr>
      <w:r w:rsidRPr="007447ED">
        <w:rPr>
          <w:b/>
          <w:sz w:val="22"/>
        </w:rPr>
        <w:t>Москва 202</w:t>
      </w:r>
      <w:ins w:id="8" w:author="Zelenskaya Natalia" w:date="2021-03-12T21:00:00Z">
        <w:r>
          <w:rPr>
            <w:b/>
            <w:sz w:val="22"/>
          </w:rPr>
          <w:t>1</w:t>
        </w:r>
      </w:ins>
      <w:del w:id="9" w:author="Zelenskaya Natalia" w:date="2021-03-12T21:00:00Z">
        <w:r w:rsidRPr="007447ED" w:rsidDel="00D254EC">
          <w:rPr>
            <w:b/>
            <w:sz w:val="22"/>
          </w:rPr>
          <w:delText>0</w:delText>
        </w:r>
      </w:del>
    </w:p>
    <w:p w14:paraId="76E52623" w14:textId="77777777" w:rsidR="00D254EC" w:rsidRPr="007447ED" w:rsidRDefault="00D254EC" w:rsidP="00D254EC">
      <w:pPr>
        <w:spacing w:after="200"/>
        <w:jc w:val="left"/>
        <w:rPr>
          <w:b/>
          <w:sz w:val="20"/>
        </w:rPr>
      </w:pPr>
    </w:p>
    <w:p w14:paraId="11EF569E" w14:textId="01922659" w:rsidR="003701C2" w:rsidRPr="007447ED" w:rsidRDefault="003701C2">
      <w:pPr>
        <w:pStyle w:val="aff7"/>
        <w:pPrChange w:id="10" w:author="Zelenskaya Natalia" w:date="2021-03-12T21:11:00Z">
          <w:pPr>
            <w:pStyle w:val="a7"/>
          </w:pPr>
        </w:pPrChange>
      </w:pPr>
      <w:r w:rsidRPr="007447ED">
        <w:lastRenderedPageBreak/>
        <w:t xml:space="preserve">Таблица </w:t>
      </w:r>
      <w:fldSimple w:instr=" SEQ Таблица \* ARABIC ">
        <w:r w:rsidR="00377EC5">
          <w:rPr>
            <w:noProof/>
          </w:rPr>
          <w:t>1</w:t>
        </w:r>
      </w:fldSimple>
      <w:r w:rsidRPr="007447ED"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1"/>
        <w:gridCol w:w="1985"/>
        <w:gridCol w:w="5299"/>
        <w:gridCol w:w="1641"/>
      </w:tblGrid>
      <w:tr w:rsidR="00175B15" w:rsidRPr="007447ED" w14:paraId="4239B57A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25DA961C" w14:textId="77777777" w:rsidR="00175B15" w:rsidRPr="007447ED" w:rsidRDefault="00175B15">
            <w:pPr>
              <w:pStyle w:val="aff7"/>
              <w:pPrChange w:id="11" w:author="Zelenskaya Natalia" w:date="2021-03-12T21:17:00Z">
                <w:pPr>
                  <w:jc w:val="center"/>
                </w:pPr>
              </w:pPrChange>
            </w:pPr>
            <w:r w:rsidRPr="007447ED"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4DBD782D" w14:textId="77777777" w:rsidR="00175B15" w:rsidRPr="007447ED" w:rsidRDefault="00175B15">
            <w:pPr>
              <w:pStyle w:val="aff7"/>
              <w:pPrChange w:id="12" w:author="Zelenskaya Natalia" w:date="2021-03-12T21:17:00Z">
                <w:pPr>
                  <w:jc w:val="center"/>
                </w:pPr>
              </w:pPrChange>
            </w:pPr>
            <w:r w:rsidRPr="007447ED"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78B8458A" w14:textId="77777777" w:rsidR="00175B15" w:rsidRPr="007447ED" w:rsidRDefault="00175B15">
            <w:pPr>
              <w:pStyle w:val="aff7"/>
              <w:pPrChange w:id="13" w:author="Zelenskaya Natalia" w:date="2021-03-12T21:17:00Z">
                <w:pPr>
                  <w:jc w:val="center"/>
                </w:pPr>
              </w:pPrChange>
            </w:pPr>
            <w:r w:rsidRPr="007447ED"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5050AE40" w14:textId="77777777" w:rsidR="00175B15" w:rsidRPr="007447ED" w:rsidRDefault="00175B15">
            <w:pPr>
              <w:pStyle w:val="aff7"/>
              <w:pPrChange w:id="14" w:author="Zelenskaya Natalia" w:date="2021-03-12T21:17:00Z">
                <w:pPr>
                  <w:jc w:val="center"/>
                </w:pPr>
              </w:pPrChange>
            </w:pPr>
            <w:r w:rsidRPr="007447ED">
              <w:t>Автор</w:t>
            </w:r>
          </w:p>
        </w:tc>
      </w:tr>
      <w:tr w:rsidR="00175B15" w:rsidRPr="007447ED" w14:paraId="38C4B769" w14:textId="77777777" w:rsidTr="00927CCC">
        <w:trPr>
          <w:cantSplit/>
        </w:trPr>
        <w:tc>
          <w:tcPr>
            <w:tcW w:w="581" w:type="pct"/>
          </w:tcPr>
          <w:p w14:paraId="3AF3D633" w14:textId="599DA429" w:rsidR="00175B15" w:rsidRPr="007447ED" w:rsidRDefault="00F27190">
            <w:pPr>
              <w:pPrChange w:id="15" w:author="Zelenskaya Natalia" w:date="2021-03-12T16:36:00Z">
                <w:pPr>
                  <w:jc w:val="center"/>
                </w:pPr>
              </w:pPrChange>
            </w:pPr>
            <w:r w:rsidRPr="007447ED">
              <w:t>1.0</w:t>
            </w:r>
            <w:r w:rsidR="008F442A" w:rsidRPr="007447ED">
              <w:t>0</w:t>
            </w:r>
          </w:p>
        </w:tc>
        <w:tc>
          <w:tcPr>
            <w:tcW w:w="674" w:type="pct"/>
          </w:tcPr>
          <w:p w14:paraId="376D23F1" w14:textId="6C287160" w:rsidR="00175B15" w:rsidRPr="007447ED" w:rsidRDefault="008F442A" w:rsidP="00B826E5">
            <w:r w:rsidRPr="007447ED">
              <w:t>08.04.2020</w:t>
            </w:r>
          </w:p>
        </w:tc>
        <w:tc>
          <w:tcPr>
            <w:tcW w:w="2771" w:type="pct"/>
          </w:tcPr>
          <w:p w14:paraId="71089DFA" w14:textId="4721B64A" w:rsidR="00175B15" w:rsidRPr="007447ED" w:rsidRDefault="00F27190" w:rsidP="00E50E20">
            <w:r w:rsidRPr="007447ED">
              <w:t>Документ создан</w:t>
            </w:r>
          </w:p>
        </w:tc>
        <w:tc>
          <w:tcPr>
            <w:tcW w:w="974" w:type="pct"/>
          </w:tcPr>
          <w:p w14:paraId="72A18052" w14:textId="66925673" w:rsidR="00175B15" w:rsidRPr="007447ED" w:rsidRDefault="008F442A">
            <w:pPr>
              <w:pPrChange w:id="16" w:author="Zelenskaya Natalia" w:date="2021-03-12T16:36:00Z">
                <w:pPr>
                  <w:jc w:val="center"/>
                </w:pPr>
              </w:pPrChange>
            </w:pPr>
            <w:r w:rsidRPr="007447ED">
              <w:t>Зеленская Н.В.</w:t>
            </w:r>
          </w:p>
        </w:tc>
      </w:tr>
      <w:tr w:rsidR="00175B15" w:rsidRPr="007447ED" w14:paraId="78A25781" w14:textId="77777777" w:rsidTr="00927CCC">
        <w:trPr>
          <w:cantSplit/>
        </w:trPr>
        <w:tc>
          <w:tcPr>
            <w:tcW w:w="581" w:type="pct"/>
          </w:tcPr>
          <w:p w14:paraId="6DBD0717" w14:textId="3889BC17" w:rsidR="00175B15" w:rsidRPr="007447ED" w:rsidRDefault="00D254EC">
            <w:pPr>
              <w:pPrChange w:id="17" w:author="Zelenskaya Natalia" w:date="2021-03-12T16:36:00Z">
                <w:pPr>
                  <w:jc w:val="center"/>
                </w:pPr>
              </w:pPrChange>
            </w:pPr>
            <w:ins w:id="18" w:author="Zelenskaya Natalia" w:date="2021-03-12T21:00:00Z">
              <w:r>
                <w:t>4.00</w:t>
              </w:r>
            </w:ins>
          </w:p>
        </w:tc>
        <w:tc>
          <w:tcPr>
            <w:tcW w:w="674" w:type="pct"/>
          </w:tcPr>
          <w:p w14:paraId="07C5F64B" w14:textId="4D410E16" w:rsidR="00175B15" w:rsidRPr="007447ED" w:rsidRDefault="00D254EC" w:rsidP="00B826E5">
            <w:ins w:id="19" w:author="Zelenskaya Natalia" w:date="2021-03-12T21:00:00Z">
              <w:r>
                <w:t>12.03.2021</w:t>
              </w:r>
            </w:ins>
          </w:p>
        </w:tc>
        <w:tc>
          <w:tcPr>
            <w:tcW w:w="2771" w:type="pct"/>
          </w:tcPr>
          <w:p w14:paraId="50865551" w14:textId="538F72D2" w:rsidR="00175B15" w:rsidRPr="007447ED" w:rsidRDefault="00D254EC" w:rsidP="00E50E20">
            <w:ins w:id="20" w:author="Zelenskaya Natalia" w:date="2021-03-12T21:00:00Z">
              <w:r>
                <w:t>Документ актуализирован по результатам ОПЭ</w:t>
              </w:r>
            </w:ins>
          </w:p>
        </w:tc>
        <w:tc>
          <w:tcPr>
            <w:tcW w:w="974" w:type="pct"/>
          </w:tcPr>
          <w:p w14:paraId="4C83D57F" w14:textId="4FF0CA6D" w:rsidR="00175B15" w:rsidRPr="007447ED" w:rsidRDefault="00D254EC">
            <w:pPr>
              <w:pPrChange w:id="21" w:author="Zelenskaya Natalia" w:date="2021-03-12T16:36:00Z">
                <w:pPr>
                  <w:jc w:val="center"/>
                </w:pPr>
              </w:pPrChange>
            </w:pPr>
            <w:ins w:id="22" w:author="Zelenskaya Natalia" w:date="2021-03-12T21:01:00Z">
              <w:r w:rsidRPr="007447ED">
                <w:t>Зеленская Н.В</w:t>
              </w:r>
            </w:ins>
          </w:p>
        </w:tc>
      </w:tr>
      <w:tr w:rsidR="003276A1" w:rsidRPr="007447ED" w14:paraId="32232AD1" w14:textId="77777777" w:rsidTr="00927CCC">
        <w:trPr>
          <w:cantSplit/>
        </w:trPr>
        <w:tc>
          <w:tcPr>
            <w:tcW w:w="581" w:type="pct"/>
          </w:tcPr>
          <w:p w14:paraId="0703DF10" w14:textId="3AC0A9A6" w:rsidR="003276A1" w:rsidRPr="007447ED" w:rsidRDefault="003276A1">
            <w:pPr>
              <w:pPrChange w:id="23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674" w:type="pct"/>
          </w:tcPr>
          <w:p w14:paraId="3A910B35" w14:textId="0C39236B" w:rsidR="003276A1" w:rsidRPr="007447ED" w:rsidRDefault="003276A1" w:rsidP="00B826E5"/>
        </w:tc>
        <w:tc>
          <w:tcPr>
            <w:tcW w:w="2771" w:type="pct"/>
          </w:tcPr>
          <w:p w14:paraId="6967B20A" w14:textId="071078BF" w:rsidR="003276A1" w:rsidRPr="007447ED" w:rsidRDefault="003276A1" w:rsidP="00E50E20"/>
        </w:tc>
        <w:tc>
          <w:tcPr>
            <w:tcW w:w="974" w:type="pct"/>
          </w:tcPr>
          <w:p w14:paraId="4A2615E7" w14:textId="1DF4E5B2" w:rsidR="003276A1" w:rsidRPr="007447ED" w:rsidRDefault="003276A1">
            <w:pPr>
              <w:pPrChange w:id="24" w:author="Zelenskaya Natalia" w:date="2021-03-12T16:36:00Z">
                <w:pPr>
                  <w:jc w:val="center"/>
                </w:pPr>
              </w:pPrChange>
            </w:pPr>
          </w:p>
        </w:tc>
      </w:tr>
      <w:tr w:rsidR="00DB0024" w:rsidRPr="007447ED" w14:paraId="02D95146" w14:textId="77777777" w:rsidTr="00927CCC">
        <w:trPr>
          <w:cantSplit/>
        </w:trPr>
        <w:tc>
          <w:tcPr>
            <w:tcW w:w="581" w:type="pct"/>
          </w:tcPr>
          <w:p w14:paraId="13C64761" w14:textId="7F6E92EF" w:rsidR="00DB0024" w:rsidRPr="007447ED" w:rsidRDefault="00DB0024">
            <w:pPr>
              <w:pPrChange w:id="25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674" w:type="pct"/>
          </w:tcPr>
          <w:p w14:paraId="38AD0A56" w14:textId="5007DBED" w:rsidR="00DB0024" w:rsidRPr="007447ED" w:rsidRDefault="00DB0024" w:rsidP="00B826E5"/>
        </w:tc>
        <w:tc>
          <w:tcPr>
            <w:tcW w:w="2771" w:type="pct"/>
          </w:tcPr>
          <w:p w14:paraId="617264A0" w14:textId="588CEBBD" w:rsidR="00DB0024" w:rsidRPr="007447ED" w:rsidRDefault="00DB0024" w:rsidP="00E50E20"/>
        </w:tc>
        <w:tc>
          <w:tcPr>
            <w:tcW w:w="974" w:type="pct"/>
          </w:tcPr>
          <w:p w14:paraId="7C8B30BA" w14:textId="313C86EE" w:rsidR="00DB0024" w:rsidRPr="007447ED" w:rsidRDefault="00DB0024">
            <w:pPr>
              <w:pPrChange w:id="26" w:author="Zelenskaya Natalia" w:date="2021-03-12T16:36:00Z">
                <w:pPr>
                  <w:jc w:val="center"/>
                </w:pPr>
              </w:pPrChange>
            </w:pPr>
          </w:p>
        </w:tc>
      </w:tr>
      <w:tr w:rsidR="00D848C4" w:rsidRPr="007447ED" w14:paraId="14F590B3" w14:textId="77777777" w:rsidTr="00927CCC">
        <w:trPr>
          <w:cantSplit/>
        </w:trPr>
        <w:tc>
          <w:tcPr>
            <w:tcW w:w="581" w:type="pct"/>
          </w:tcPr>
          <w:p w14:paraId="1C390C71" w14:textId="7A11270F" w:rsidR="00D848C4" w:rsidRPr="007447ED" w:rsidRDefault="00D848C4">
            <w:pPr>
              <w:pPrChange w:id="27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674" w:type="pct"/>
          </w:tcPr>
          <w:p w14:paraId="539F002D" w14:textId="7F14590A" w:rsidR="00D848C4" w:rsidRPr="007447ED" w:rsidRDefault="00D848C4" w:rsidP="00B826E5"/>
        </w:tc>
        <w:tc>
          <w:tcPr>
            <w:tcW w:w="2771" w:type="pct"/>
          </w:tcPr>
          <w:p w14:paraId="15D68FDF" w14:textId="4AA8D8BB" w:rsidR="00D848C4" w:rsidRPr="007447ED" w:rsidRDefault="00D848C4" w:rsidP="00E50E20"/>
        </w:tc>
        <w:tc>
          <w:tcPr>
            <w:tcW w:w="974" w:type="pct"/>
          </w:tcPr>
          <w:p w14:paraId="635A2976" w14:textId="4A8F60C4" w:rsidR="00D848C4" w:rsidRPr="007447ED" w:rsidRDefault="00D848C4">
            <w:pPr>
              <w:pPrChange w:id="28" w:author="Zelenskaya Natalia" w:date="2021-03-12T16:36:00Z">
                <w:pPr>
                  <w:jc w:val="center"/>
                </w:pPr>
              </w:pPrChange>
            </w:pPr>
          </w:p>
        </w:tc>
      </w:tr>
      <w:tr w:rsidR="006C7924" w:rsidRPr="007447ED" w14:paraId="2BCB4F33" w14:textId="77777777" w:rsidTr="00927CCC">
        <w:trPr>
          <w:cantSplit/>
        </w:trPr>
        <w:tc>
          <w:tcPr>
            <w:tcW w:w="581" w:type="pct"/>
          </w:tcPr>
          <w:p w14:paraId="03F52ABF" w14:textId="79800914" w:rsidR="006C7924" w:rsidRPr="007447ED" w:rsidRDefault="006C7924">
            <w:pPr>
              <w:pPrChange w:id="29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674" w:type="pct"/>
          </w:tcPr>
          <w:p w14:paraId="6F75A1E6" w14:textId="3FE94837" w:rsidR="006C7924" w:rsidRPr="007447ED" w:rsidRDefault="006C7924" w:rsidP="00B826E5"/>
        </w:tc>
        <w:tc>
          <w:tcPr>
            <w:tcW w:w="2771" w:type="pct"/>
          </w:tcPr>
          <w:p w14:paraId="0ED0DD75" w14:textId="73843ADF" w:rsidR="006C7924" w:rsidRPr="007447ED" w:rsidRDefault="006C7924" w:rsidP="00E50E20"/>
        </w:tc>
        <w:tc>
          <w:tcPr>
            <w:tcW w:w="974" w:type="pct"/>
          </w:tcPr>
          <w:p w14:paraId="7DCC905E" w14:textId="754F65F8" w:rsidR="006C7924" w:rsidRPr="007447ED" w:rsidRDefault="006C7924">
            <w:pPr>
              <w:pPrChange w:id="30" w:author="Zelenskaya Natalia" w:date="2021-03-12T16:36:00Z">
                <w:pPr>
                  <w:jc w:val="center"/>
                </w:pPr>
              </w:pPrChange>
            </w:pPr>
          </w:p>
        </w:tc>
      </w:tr>
      <w:tr w:rsidR="006C7924" w:rsidRPr="007447ED" w14:paraId="4DFB5A34" w14:textId="77777777" w:rsidTr="00927CCC">
        <w:trPr>
          <w:cantSplit/>
        </w:trPr>
        <w:tc>
          <w:tcPr>
            <w:tcW w:w="581" w:type="pct"/>
          </w:tcPr>
          <w:p w14:paraId="7E34D867" w14:textId="0207DD53" w:rsidR="006C7924" w:rsidRPr="007447ED" w:rsidRDefault="006C7924">
            <w:pPr>
              <w:pPrChange w:id="31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674" w:type="pct"/>
          </w:tcPr>
          <w:p w14:paraId="4C5ED603" w14:textId="02C260F1" w:rsidR="006C7924" w:rsidRPr="007447ED" w:rsidRDefault="006C7924" w:rsidP="00B826E5"/>
        </w:tc>
        <w:tc>
          <w:tcPr>
            <w:tcW w:w="2771" w:type="pct"/>
          </w:tcPr>
          <w:p w14:paraId="6D450ED3" w14:textId="760DC256" w:rsidR="006C7924" w:rsidRPr="007447ED" w:rsidRDefault="006C7924" w:rsidP="00E50E20"/>
        </w:tc>
        <w:tc>
          <w:tcPr>
            <w:tcW w:w="974" w:type="pct"/>
          </w:tcPr>
          <w:p w14:paraId="0D569769" w14:textId="08E54458" w:rsidR="006C7924" w:rsidRPr="007447ED" w:rsidRDefault="006C7924">
            <w:pPr>
              <w:pPrChange w:id="32" w:author="Zelenskaya Natalia" w:date="2021-03-12T16:36:00Z">
                <w:pPr>
                  <w:jc w:val="center"/>
                </w:pPr>
              </w:pPrChange>
            </w:pPr>
          </w:p>
        </w:tc>
      </w:tr>
    </w:tbl>
    <w:p w14:paraId="59CDDA8A" w14:textId="511DBE41" w:rsidR="00CA5D4D" w:rsidRPr="007447ED" w:rsidDel="00BC5F83" w:rsidRDefault="00CA5D4D">
      <w:pPr>
        <w:pStyle w:val="a7"/>
        <w:rPr>
          <w:del w:id="33" w:author="Zelenskaya Natalia" w:date="2021-03-12T21:11:00Z"/>
        </w:rPr>
        <w:pPrChange w:id="34" w:author="Zelenskaya Natalia" w:date="2021-03-12T16:36:00Z">
          <w:pPr>
            <w:pStyle w:val="a7"/>
            <w:keepNext/>
            <w:spacing w:after="240" w:afterAutospacing="0"/>
            <w:jc w:val="right"/>
          </w:pPr>
        </w:pPrChange>
      </w:pPr>
    </w:p>
    <w:p w14:paraId="0A2E5CFC" w14:textId="66264FF6" w:rsidR="00354BEF" w:rsidRPr="007447ED" w:rsidRDefault="00354BEF">
      <w:pPr>
        <w:pStyle w:val="aff7"/>
        <w:pPrChange w:id="35" w:author="Zelenskaya Natalia" w:date="2021-03-12T21:11:00Z">
          <w:pPr>
            <w:pStyle w:val="a7"/>
          </w:pPr>
        </w:pPrChange>
      </w:pPr>
      <w:r w:rsidRPr="007447ED">
        <w:t xml:space="preserve">Таблица </w:t>
      </w:r>
      <w:fldSimple w:instr=" SEQ Таблица \* ARABIC ">
        <w:r w:rsidR="00377EC5">
          <w:rPr>
            <w:noProof/>
          </w:rPr>
          <w:t>2</w:t>
        </w:r>
      </w:fldSimple>
      <w:r w:rsidRPr="007447ED"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373"/>
        <w:gridCol w:w="2853"/>
        <w:gridCol w:w="1950"/>
      </w:tblGrid>
      <w:tr w:rsidR="00175B15" w:rsidRPr="007447ED" w14:paraId="4C29550F" w14:textId="77777777" w:rsidTr="00C97CE9">
        <w:trPr>
          <w:cantSplit/>
          <w:trHeight w:val="397"/>
          <w:tblHeader/>
        </w:trPr>
        <w:tc>
          <w:tcPr>
            <w:tcW w:w="2640" w:type="pct"/>
            <w:shd w:val="clear" w:color="auto" w:fill="FFC000"/>
            <w:vAlign w:val="center"/>
          </w:tcPr>
          <w:p w14:paraId="2FB1E6D8" w14:textId="77777777" w:rsidR="00175B15" w:rsidRPr="007447ED" w:rsidRDefault="00175B15">
            <w:pPr>
              <w:pStyle w:val="aff7"/>
              <w:pPrChange w:id="36" w:author="Zelenskaya Natalia" w:date="2021-03-12T21:17:00Z">
                <w:pPr>
                  <w:jc w:val="center"/>
                </w:pPr>
              </w:pPrChange>
            </w:pPr>
            <w:r w:rsidRPr="007447ED">
              <w:t>Название документа</w:t>
            </w:r>
          </w:p>
        </w:tc>
        <w:tc>
          <w:tcPr>
            <w:tcW w:w="1402" w:type="pct"/>
            <w:shd w:val="clear" w:color="auto" w:fill="FFC000"/>
            <w:vAlign w:val="center"/>
          </w:tcPr>
          <w:p w14:paraId="56F1C841" w14:textId="77777777" w:rsidR="00175B15" w:rsidRPr="007447ED" w:rsidRDefault="00175B15">
            <w:pPr>
              <w:pStyle w:val="aff7"/>
              <w:pPrChange w:id="37" w:author="Zelenskaya Natalia" w:date="2021-03-12T21:17:00Z">
                <w:pPr>
                  <w:jc w:val="center"/>
                </w:pPr>
              </w:pPrChange>
            </w:pPr>
            <w:r w:rsidRPr="007447ED">
              <w:t>Номер версии /</w:t>
            </w:r>
            <w:r w:rsidR="00354BEF" w:rsidRPr="007447ED">
              <w:t xml:space="preserve"> и</w:t>
            </w:r>
            <w:r w:rsidRPr="007447ED"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149C5303" w14:textId="77777777" w:rsidR="00175B15" w:rsidRPr="007447ED" w:rsidRDefault="00175B15">
            <w:pPr>
              <w:pStyle w:val="aff7"/>
              <w:pPrChange w:id="38" w:author="Zelenskaya Natalia" w:date="2021-03-12T21:17:00Z">
                <w:pPr>
                  <w:jc w:val="center"/>
                </w:pPr>
              </w:pPrChange>
            </w:pPr>
            <w:r w:rsidRPr="007447ED">
              <w:t>Дата</w:t>
            </w:r>
          </w:p>
        </w:tc>
      </w:tr>
      <w:tr w:rsidR="0021152E" w:rsidRPr="007447ED" w14:paraId="7735E1A9" w14:textId="77777777" w:rsidTr="00C97CE9">
        <w:trPr>
          <w:cantSplit/>
        </w:trPr>
        <w:tc>
          <w:tcPr>
            <w:tcW w:w="2640" w:type="pct"/>
            <w:shd w:val="clear" w:color="auto" w:fill="auto"/>
          </w:tcPr>
          <w:p w14:paraId="5CFF6477" w14:textId="4745D872" w:rsidR="0021152E" w:rsidRPr="007447ED" w:rsidRDefault="0021152E">
            <w:pPr>
              <w:pPrChange w:id="39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Методика </w:t>
            </w:r>
            <w:r w:rsidR="00397C79" w:rsidRPr="007447ED">
              <w:t xml:space="preserve">формирования </w:t>
            </w:r>
            <w:r w:rsidRPr="007447ED">
              <w:t>иерархической структуры работ</w:t>
            </w:r>
          </w:p>
        </w:tc>
        <w:tc>
          <w:tcPr>
            <w:tcW w:w="1402" w:type="pct"/>
          </w:tcPr>
          <w:p w14:paraId="4CBE1EB8" w14:textId="77777777" w:rsidR="0021152E" w:rsidRPr="007447ED" w:rsidRDefault="0021152E">
            <w:pPr>
              <w:pPrChange w:id="40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34AD4B7E" w14:textId="77777777" w:rsidR="0021152E" w:rsidRPr="007447ED" w:rsidRDefault="0021152E">
            <w:pPr>
              <w:pPrChange w:id="41" w:author="Zelenskaya Natalia" w:date="2021-03-12T16:36:00Z">
                <w:pPr>
                  <w:jc w:val="center"/>
                </w:pPr>
              </w:pPrChange>
            </w:pPr>
          </w:p>
        </w:tc>
      </w:tr>
      <w:tr w:rsidR="001C03DE" w:rsidRPr="007447ED" w14:paraId="68C94A9D" w14:textId="77777777" w:rsidTr="00C97CE9">
        <w:trPr>
          <w:cantSplit/>
        </w:trPr>
        <w:tc>
          <w:tcPr>
            <w:tcW w:w="2640" w:type="pct"/>
          </w:tcPr>
          <w:p w14:paraId="4399080D" w14:textId="732A72B4" w:rsidR="001C03DE" w:rsidRPr="007447ED" w:rsidRDefault="001C03DE">
            <w:pPr>
              <w:pPrChange w:id="42" w:author="Zelenskaya Natalia" w:date="2021-03-12T16:36:00Z">
                <w:pPr>
                  <w:jc w:val="left"/>
                </w:pPr>
              </w:pPrChange>
            </w:pPr>
            <w:r w:rsidRPr="007447ED">
              <w:t>Регламент по управлению инвестиционной деятельностью</w:t>
            </w:r>
          </w:p>
        </w:tc>
        <w:tc>
          <w:tcPr>
            <w:tcW w:w="1402" w:type="pct"/>
          </w:tcPr>
          <w:p w14:paraId="60D6C32C" w14:textId="77777777" w:rsidR="001C03DE" w:rsidRPr="007447ED" w:rsidRDefault="001C03DE">
            <w:pPr>
              <w:pPrChange w:id="43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2A0A50C4" w14:textId="77777777" w:rsidR="001C03DE" w:rsidRPr="007447ED" w:rsidRDefault="001C03DE">
            <w:pPr>
              <w:pPrChange w:id="44" w:author="Zelenskaya Natalia" w:date="2021-03-12T16:36:00Z">
                <w:pPr>
                  <w:jc w:val="center"/>
                </w:pPr>
              </w:pPrChange>
            </w:pPr>
          </w:p>
        </w:tc>
      </w:tr>
      <w:tr w:rsidR="001C03DE" w:rsidRPr="007447ED" w14:paraId="78C33A8B" w14:textId="77777777" w:rsidTr="00C97CE9">
        <w:trPr>
          <w:cantSplit/>
        </w:trPr>
        <w:tc>
          <w:tcPr>
            <w:tcW w:w="2640" w:type="pct"/>
          </w:tcPr>
          <w:p w14:paraId="1652B072" w14:textId="24FEE494" w:rsidR="001C03DE" w:rsidRPr="007447ED" w:rsidRDefault="000A4040">
            <w:pPr>
              <w:pPrChange w:id="45" w:author="Zelenskaya Natalia" w:date="2021-03-12T16:36:00Z">
                <w:pPr>
                  <w:jc w:val="left"/>
                </w:pPr>
              </w:pPrChange>
            </w:pPr>
            <w:r w:rsidRPr="007447ED">
              <w:t>ERP.2.1_17_PM Методика планирования и контроля факта затрат на поддержание производственных активов</w:t>
            </w:r>
          </w:p>
        </w:tc>
        <w:tc>
          <w:tcPr>
            <w:tcW w:w="1402" w:type="pct"/>
          </w:tcPr>
          <w:p w14:paraId="7D47C4E0" w14:textId="77777777" w:rsidR="001C03DE" w:rsidRPr="007447ED" w:rsidRDefault="001C03DE">
            <w:pPr>
              <w:pPrChange w:id="46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4558BFCF" w14:textId="77777777" w:rsidR="001C03DE" w:rsidRPr="007447ED" w:rsidRDefault="001C03DE">
            <w:pPr>
              <w:pPrChange w:id="47" w:author="Zelenskaya Natalia" w:date="2021-03-12T16:36:00Z">
                <w:pPr>
                  <w:jc w:val="center"/>
                </w:pPr>
              </w:pPrChange>
            </w:pPr>
          </w:p>
        </w:tc>
      </w:tr>
      <w:tr w:rsidR="00175B15" w:rsidRPr="007447ED" w14:paraId="15B619FB" w14:textId="77777777" w:rsidTr="00C97CE9">
        <w:trPr>
          <w:cantSplit/>
        </w:trPr>
        <w:tc>
          <w:tcPr>
            <w:tcW w:w="2640" w:type="pct"/>
          </w:tcPr>
          <w:p w14:paraId="68B0F86A" w14:textId="25D3F99B" w:rsidR="00175B15" w:rsidRPr="007447ED" w:rsidRDefault="00F27190">
            <w:pPr>
              <w:pPrChange w:id="48" w:author="Zelenskaya Natalia" w:date="2021-03-12T16:36:00Z">
                <w:pPr>
                  <w:jc w:val="left"/>
                </w:pPr>
              </w:pPrChange>
            </w:pPr>
            <w:r w:rsidRPr="007447ED">
              <w:t>Глоссарий Проекта</w:t>
            </w:r>
          </w:p>
        </w:tc>
        <w:tc>
          <w:tcPr>
            <w:tcW w:w="1402" w:type="pct"/>
          </w:tcPr>
          <w:p w14:paraId="6836DDC9" w14:textId="77777777" w:rsidR="00175B15" w:rsidRPr="007447ED" w:rsidRDefault="00175B15">
            <w:pPr>
              <w:pPrChange w:id="49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1BE75BB6" w14:textId="77777777" w:rsidR="00175B15" w:rsidRPr="007447ED" w:rsidRDefault="00175B15">
            <w:pPr>
              <w:pPrChange w:id="50" w:author="Zelenskaya Natalia" w:date="2021-03-12T16:36:00Z">
                <w:pPr>
                  <w:jc w:val="center"/>
                </w:pPr>
              </w:pPrChange>
            </w:pPr>
          </w:p>
        </w:tc>
      </w:tr>
      <w:tr w:rsidR="00175B15" w:rsidRPr="007447ED" w14:paraId="3829A866" w14:textId="77777777" w:rsidTr="00C97CE9">
        <w:trPr>
          <w:cantSplit/>
        </w:trPr>
        <w:tc>
          <w:tcPr>
            <w:tcW w:w="2640" w:type="pct"/>
          </w:tcPr>
          <w:p w14:paraId="060F62E4" w14:textId="7459A9F2" w:rsidR="00175B15" w:rsidRPr="007447ED" w:rsidRDefault="00397C79">
            <w:pPr>
              <w:pPrChange w:id="51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КД </w:t>
            </w:r>
            <w:r w:rsidR="002A6E26" w:rsidRPr="007447ED">
              <w:t>ERP.</w:t>
            </w:r>
            <w:ins w:id="52" w:author="Zelenskaya Natalia" w:date="2021-03-12T21:01:00Z">
              <w:r w:rsidR="00D254EC">
                <w:t>13</w:t>
              </w:r>
            </w:ins>
            <w:del w:id="53" w:author="Zelenskaya Natalia" w:date="2021-03-12T21:01:00Z">
              <w:r w:rsidR="002A6E26" w:rsidRPr="007447ED" w:rsidDel="00D254EC">
                <w:delText>5</w:delText>
              </w:r>
            </w:del>
            <w:r w:rsidR="002A6E26" w:rsidRPr="007447ED">
              <w:t>.</w:t>
            </w:r>
            <w:ins w:id="54" w:author="Zelenskaya Natalia" w:date="2021-04-02T15:11:00Z">
              <w:r w:rsidR="00294C73">
                <w:t>9.2</w:t>
              </w:r>
            </w:ins>
            <w:del w:id="55" w:author="Zelenskaya Natalia" w:date="2021-04-02T15:11:00Z">
              <w:r w:rsidR="002A6E26" w:rsidRPr="007447ED" w:rsidDel="00294C73">
                <w:delText>1</w:delText>
              </w:r>
            </w:del>
            <w:r w:rsidR="002A6E26" w:rsidRPr="007447ED">
              <w:t>.48 Планирование и реализация проектов Капитального строительства и инвестиций</w:t>
            </w:r>
          </w:p>
        </w:tc>
        <w:tc>
          <w:tcPr>
            <w:tcW w:w="1402" w:type="pct"/>
          </w:tcPr>
          <w:p w14:paraId="17517ADB" w14:textId="77777777" w:rsidR="00175B15" w:rsidRPr="007447ED" w:rsidRDefault="00175B15">
            <w:pPr>
              <w:pPrChange w:id="56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2BE2D59D" w14:textId="77777777" w:rsidR="00175B15" w:rsidRPr="007447ED" w:rsidRDefault="00175B15">
            <w:pPr>
              <w:pPrChange w:id="57" w:author="Zelenskaya Natalia" w:date="2021-03-12T16:36:00Z">
                <w:pPr>
                  <w:jc w:val="center"/>
                </w:pPr>
              </w:pPrChange>
            </w:pPr>
          </w:p>
        </w:tc>
      </w:tr>
      <w:tr w:rsidR="00175B15" w:rsidRPr="007447ED" w14:paraId="25CEAD1E" w14:textId="77777777" w:rsidTr="00C97CE9">
        <w:trPr>
          <w:cantSplit/>
        </w:trPr>
        <w:tc>
          <w:tcPr>
            <w:tcW w:w="2640" w:type="pct"/>
          </w:tcPr>
          <w:p w14:paraId="312E2C05" w14:textId="48D7CE3B" w:rsidR="00175B15" w:rsidRPr="007447ED" w:rsidRDefault="00397C79">
            <w:pPr>
              <w:pPrChange w:id="58" w:author="Zelenskaya Natalia" w:date="2021-03-12T16:36:00Z">
                <w:pPr>
                  <w:jc w:val="left"/>
                </w:pPr>
              </w:pPrChange>
            </w:pPr>
            <w:r w:rsidRPr="007447ED">
              <w:lastRenderedPageBreak/>
              <w:t xml:space="preserve">КД </w:t>
            </w:r>
            <w:r w:rsidR="00AD1DE2" w:rsidRPr="007447ED">
              <w:t>ERP.</w:t>
            </w:r>
            <w:ins w:id="59" w:author="Zelenskaya Natalia" w:date="2021-03-12T21:01:00Z">
              <w:r w:rsidR="00D254EC">
                <w:t>13</w:t>
              </w:r>
            </w:ins>
            <w:del w:id="60" w:author="Zelenskaya Natalia" w:date="2021-03-12T21:01:00Z">
              <w:r w:rsidR="00AD1DE2" w:rsidRPr="007447ED" w:rsidDel="00D254EC">
                <w:delText>5</w:delText>
              </w:r>
            </w:del>
            <w:r w:rsidR="00AD1DE2" w:rsidRPr="007447ED">
              <w:t>.</w:t>
            </w:r>
            <w:ins w:id="61" w:author="Zelenskaya Natalia" w:date="2021-04-02T15:11:00Z">
              <w:r w:rsidR="00294C73">
                <w:t>9.2</w:t>
              </w:r>
            </w:ins>
            <w:del w:id="62" w:author="Zelenskaya Natalia" w:date="2021-04-02T15:11:00Z">
              <w:r w:rsidR="00AD1DE2" w:rsidRPr="007447ED" w:rsidDel="00294C73">
                <w:delText>1</w:delText>
              </w:r>
            </w:del>
            <w:r w:rsidR="00AD1DE2" w:rsidRPr="007447ED">
              <w:t>.12 Управление основными данными по на</w:t>
            </w:r>
            <w:r w:rsidR="00233ADC" w:rsidRPr="007447ED">
              <w:t>правлению Капитальное строитель</w:t>
            </w:r>
            <w:r w:rsidR="00AD1DE2" w:rsidRPr="007447ED">
              <w:t>ство и инвестиции</w:t>
            </w:r>
          </w:p>
        </w:tc>
        <w:tc>
          <w:tcPr>
            <w:tcW w:w="1402" w:type="pct"/>
          </w:tcPr>
          <w:p w14:paraId="535B82EC" w14:textId="77777777" w:rsidR="00175B15" w:rsidRPr="007447ED" w:rsidRDefault="00175B15">
            <w:pPr>
              <w:pPrChange w:id="63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78BA8008" w14:textId="77777777" w:rsidR="00175B15" w:rsidRPr="007447ED" w:rsidRDefault="00175B15">
            <w:pPr>
              <w:pPrChange w:id="64" w:author="Zelenskaya Natalia" w:date="2021-03-12T16:36:00Z">
                <w:pPr>
                  <w:jc w:val="center"/>
                </w:pPr>
              </w:pPrChange>
            </w:pPr>
          </w:p>
        </w:tc>
      </w:tr>
      <w:tr w:rsidR="00202D43" w:rsidRPr="007447ED" w14:paraId="57FE76BB" w14:textId="77777777" w:rsidTr="00C97CE9">
        <w:trPr>
          <w:cantSplit/>
        </w:trPr>
        <w:tc>
          <w:tcPr>
            <w:tcW w:w="2640" w:type="pct"/>
          </w:tcPr>
          <w:p w14:paraId="184126BE" w14:textId="7E8A3E59" w:rsidR="00202D43" w:rsidRPr="007447ED" w:rsidRDefault="00397C79">
            <w:pPr>
              <w:pPrChange w:id="65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КД </w:t>
            </w:r>
            <w:r w:rsidR="00202D43" w:rsidRPr="007447ED">
              <w:t>ERP.</w:t>
            </w:r>
            <w:ins w:id="66" w:author="Zelenskaya Natalia" w:date="2021-03-12T21:01:00Z">
              <w:r w:rsidR="00D254EC">
                <w:t>13</w:t>
              </w:r>
            </w:ins>
            <w:del w:id="67" w:author="Zelenskaya Natalia" w:date="2021-03-12T21:01:00Z">
              <w:r w:rsidR="00202D43" w:rsidRPr="007447ED" w:rsidDel="00D254EC">
                <w:delText>5</w:delText>
              </w:r>
            </w:del>
            <w:r w:rsidR="00202D43" w:rsidRPr="007447ED">
              <w:t>.</w:t>
            </w:r>
            <w:ins w:id="68" w:author="Zelenskaya Natalia" w:date="2021-04-02T15:11:00Z">
              <w:r w:rsidR="00294C73">
                <w:t>9.2</w:t>
              </w:r>
            </w:ins>
            <w:del w:id="69" w:author="Zelenskaya Natalia" w:date="2021-04-02T15:11:00Z">
              <w:r w:rsidR="00202D43" w:rsidRPr="007447ED" w:rsidDel="00294C73">
                <w:delText>1</w:delText>
              </w:r>
            </w:del>
            <w:r w:rsidR="00202D43" w:rsidRPr="007447ED">
              <w:t>.10</w:t>
            </w:r>
            <w:r w:rsidR="00C23086" w:rsidRPr="007447ED">
              <w:t xml:space="preserve"> </w:t>
            </w:r>
            <w:r w:rsidR="00202D43" w:rsidRPr="007447ED">
              <w:t>Управление основными данными</w:t>
            </w:r>
            <w:r w:rsidR="00C23086" w:rsidRPr="007447ED">
              <w:t xml:space="preserve"> контроллинга</w:t>
            </w:r>
          </w:p>
        </w:tc>
        <w:tc>
          <w:tcPr>
            <w:tcW w:w="1402" w:type="pct"/>
          </w:tcPr>
          <w:p w14:paraId="1677F6D5" w14:textId="77777777" w:rsidR="00202D43" w:rsidRPr="007447ED" w:rsidRDefault="00202D43">
            <w:pPr>
              <w:pPrChange w:id="70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1344F883" w14:textId="77777777" w:rsidR="00202D43" w:rsidRPr="007447ED" w:rsidRDefault="00202D43">
            <w:pPr>
              <w:pPrChange w:id="71" w:author="Zelenskaya Natalia" w:date="2021-03-12T16:36:00Z">
                <w:pPr>
                  <w:jc w:val="center"/>
                </w:pPr>
              </w:pPrChange>
            </w:pPr>
          </w:p>
        </w:tc>
      </w:tr>
      <w:tr w:rsidR="004B7033" w:rsidRPr="007447ED" w14:paraId="7708ED2A" w14:textId="77777777" w:rsidTr="00C97CE9">
        <w:trPr>
          <w:cantSplit/>
        </w:trPr>
        <w:tc>
          <w:tcPr>
            <w:tcW w:w="2640" w:type="pct"/>
          </w:tcPr>
          <w:p w14:paraId="3CADC38E" w14:textId="00206265" w:rsidR="004B7033" w:rsidRPr="007447ED" w:rsidRDefault="004B7033">
            <w:pPr>
              <w:pPrChange w:id="72" w:author="Zelenskaya Natalia" w:date="2021-03-12T21:01:00Z">
                <w:pPr>
                  <w:jc w:val="left"/>
                </w:pPr>
              </w:pPrChange>
            </w:pPr>
            <w:r w:rsidRPr="007447ED">
              <w:t>КД ERP.</w:t>
            </w:r>
            <w:del w:id="73" w:author="Zelenskaya Natalia" w:date="2021-03-12T21:01:00Z">
              <w:r w:rsidRPr="007447ED" w:rsidDel="00D254EC">
                <w:delText>5</w:delText>
              </w:r>
            </w:del>
            <w:ins w:id="74" w:author="Zelenskaya Natalia" w:date="2021-03-12T21:01:00Z">
              <w:r w:rsidR="00D254EC">
                <w:t>13</w:t>
              </w:r>
            </w:ins>
            <w:r w:rsidRPr="007447ED">
              <w:t>.</w:t>
            </w:r>
            <w:ins w:id="75" w:author="Zelenskaya Natalia" w:date="2021-04-02T15:11:00Z">
              <w:r w:rsidR="00294C73">
                <w:t>9.2</w:t>
              </w:r>
            </w:ins>
            <w:del w:id="76" w:author="Zelenskaya Natalia" w:date="2021-04-02T15:11:00Z">
              <w:r w:rsidRPr="007447ED" w:rsidDel="00294C73">
                <w:delText>1</w:delText>
              </w:r>
            </w:del>
            <w:r w:rsidRPr="007447ED">
              <w:t>.7 Управление основными данными ТОиР</w:t>
            </w:r>
          </w:p>
        </w:tc>
        <w:tc>
          <w:tcPr>
            <w:tcW w:w="1402" w:type="pct"/>
          </w:tcPr>
          <w:p w14:paraId="7133EDB5" w14:textId="77777777" w:rsidR="004B7033" w:rsidRPr="007447ED" w:rsidRDefault="004B7033">
            <w:pPr>
              <w:pPrChange w:id="77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703331C3" w14:textId="77777777" w:rsidR="004B7033" w:rsidRPr="007447ED" w:rsidRDefault="004B7033">
            <w:pPr>
              <w:pPrChange w:id="78" w:author="Zelenskaya Natalia" w:date="2021-03-12T16:36:00Z">
                <w:pPr>
                  <w:jc w:val="center"/>
                </w:pPr>
              </w:pPrChange>
            </w:pPr>
          </w:p>
        </w:tc>
      </w:tr>
      <w:tr w:rsidR="00397C79" w:rsidRPr="007447ED" w14:paraId="51A5A860" w14:textId="77777777" w:rsidTr="00C97CE9">
        <w:trPr>
          <w:cantSplit/>
        </w:trPr>
        <w:tc>
          <w:tcPr>
            <w:tcW w:w="2640" w:type="pct"/>
          </w:tcPr>
          <w:p w14:paraId="28846A26" w14:textId="3D1EBF3D" w:rsidR="00397C79" w:rsidRPr="007447ED" w:rsidRDefault="00397C79">
            <w:pPr>
              <w:pPrChange w:id="79" w:author="Zelenskaya Natalia" w:date="2021-03-12T21:01:00Z">
                <w:pPr>
                  <w:jc w:val="left"/>
                </w:pPr>
              </w:pPrChange>
            </w:pPr>
            <w:r w:rsidRPr="007447ED">
              <w:t>КД ERP.</w:t>
            </w:r>
            <w:del w:id="80" w:author="Zelenskaya Natalia" w:date="2021-03-12T21:01:00Z">
              <w:r w:rsidRPr="007447ED" w:rsidDel="00D254EC">
                <w:delText>5</w:delText>
              </w:r>
            </w:del>
            <w:ins w:id="81" w:author="Zelenskaya Natalia" w:date="2021-03-12T21:01:00Z">
              <w:r w:rsidR="00D254EC">
                <w:t>13</w:t>
              </w:r>
            </w:ins>
            <w:r w:rsidRPr="007447ED">
              <w:t>.</w:t>
            </w:r>
            <w:ins w:id="82" w:author="Zelenskaya Natalia" w:date="2021-04-02T15:12:00Z">
              <w:r w:rsidR="00294C73">
                <w:t>9.2</w:t>
              </w:r>
            </w:ins>
            <w:del w:id="83" w:author="Zelenskaya Natalia" w:date="2021-04-02T15:12:00Z">
              <w:r w:rsidRPr="007447ED" w:rsidDel="00294C73">
                <w:delText>7</w:delText>
              </w:r>
            </w:del>
            <w:r w:rsidRPr="007447ED">
              <w:t>.1 Концепция миграции данных</w:t>
            </w:r>
          </w:p>
        </w:tc>
        <w:tc>
          <w:tcPr>
            <w:tcW w:w="1402" w:type="pct"/>
          </w:tcPr>
          <w:p w14:paraId="7AE8F0F1" w14:textId="77777777" w:rsidR="00397C79" w:rsidRPr="007447ED" w:rsidRDefault="00397C79">
            <w:pPr>
              <w:pPrChange w:id="84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55705625" w14:textId="77777777" w:rsidR="00397C79" w:rsidRPr="007447ED" w:rsidRDefault="00397C79">
            <w:pPr>
              <w:pPrChange w:id="85" w:author="Zelenskaya Natalia" w:date="2021-03-12T16:36:00Z">
                <w:pPr>
                  <w:jc w:val="center"/>
                </w:pPr>
              </w:pPrChange>
            </w:pPr>
          </w:p>
        </w:tc>
      </w:tr>
      <w:tr w:rsidR="00AD1DE2" w:rsidRPr="007447ED" w14:paraId="4E0706B6" w14:textId="77777777" w:rsidTr="00C97CE9">
        <w:trPr>
          <w:cantSplit/>
        </w:trPr>
        <w:tc>
          <w:tcPr>
            <w:tcW w:w="2640" w:type="pct"/>
          </w:tcPr>
          <w:p w14:paraId="64B65EA9" w14:textId="7165422C" w:rsidR="00AD1DE2" w:rsidRPr="007447ED" w:rsidRDefault="003276A1">
            <w:pPr>
              <w:pPrChange w:id="86" w:author="Zelenskaya Natalia" w:date="2021-03-12T21:01:00Z">
                <w:pPr>
                  <w:jc w:val="left"/>
                </w:pPr>
              </w:pPrChange>
            </w:pPr>
            <w:r w:rsidRPr="007447ED">
              <w:t xml:space="preserve">КД </w:t>
            </w:r>
            <w:r w:rsidR="00363764" w:rsidRPr="007447ED">
              <w:t>ERP.</w:t>
            </w:r>
            <w:del w:id="87" w:author="Zelenskaya Natalia" w:date="2021-03-12T21:01:00Z">
              <w:r w:rsidR="00363764" w:rsidRPr="007447ED" w:rsidDel="00D254EC">
                <w:delText>5</w:delText>
              </w:r>
            </w:del>
            <w:ins w:id="88" w:author="Zelenskaya Natalia" w:date="2021-03-12T21:01:00Z">
              <w:r w:rsidR="00D254EC">
                <w:t>13</w:t>
              </w:r>
            </w:ins>
            <w:r w:rsidR="00363764" w:rsidRPr="007447ED">
              <w:t>.</w:t>
            </w:r>
            <w:ins w:id="89" w:author="Zelenskaya Natalia" w:date="2021-04-02T15:12:00Z">
              <w:r w:rsidR="00294C73">
                <w:t>9.2</w:t>
              </w:r>
            </w:ins>
            <w:del w:id="90" w:author="Zelenskaya Natalia" w:date="2021-04-02T15:12:00Z">
              <w:r w:rsidR="00363764" w:rsidRPr="007447ED" w:rsidDel="00294C73">
                <w:delText>1</w:delText>
              </w:r>
            </w:del>
            <w:r w:rsidR="00363764" w:rsidRPr="007447ED">
              <w:t>.59 Закупка МТР, работ, услуг</w:t>
            </w:r>
          </w:p>
        </w:tc>
        <w:tc>
          <w:tcPr>
            <w:tcW w:w="1402" w:type="pct"/>
          </w:tcPr>
          <w:p w14:paraId="435A63DE" w14:textId="77777777" w:rsidR="00AD1DE2" w:rsidRPr="007447ED" w:rsidRDefault="00AD1DE2">
            <w:pPr>
              <w:pPrChange w:id="91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7DB619C1" w14:textId="77777777" w:rsidR="00AD1DE2" w:rsidRPr="007447ED" w:rsidRDefault="00AD1DE2">
            <w:pPr>
              <w:pPrChange w:id="92" w:author="Zelenskaya Natalia" w:date="2021-03-12T16:36:00Z">
                <w:pPr>
                  <w:jc w:val="center"/>
                </w:pPr>
              </w:pPrChange>
            </w:pPr>
          </w:p>
        </w:tc>
      </w:tr>
      <w:tr w:rsidR="00C97CE9" w:rsidRPr="007447ED" w14:paraId="1C7C4E45" w14:textId="77777777" w:rsidTr="00C97CE9">
        <w:trPr>
          <w:cantSplit/>
        </w:trPr>
        <w:tc>
          <w:tcPr>
            <w:tcW w:w="2640" w:type="pct"/>
          </w:tcPr>
          <w:p w14:paraId="56B81879" w14:textId="21F2914D" w:rsidR="00C97CE9" w:rsidRPr="007447ED" w:rsidRDefault="00C97CE9">
            <w:pPr>
              <w:pPrChange w:id="93" w:author="Zelenskaya Natalia" w:date="2021-03-12T21:01:00Z">
                <w:pPr>
                  <w:jc w:val="left"/>
                </w:pPr>
              </w:pPrChange>
            </w:pPr>
            <w:r w:rsidRPr="007447ED">
              <w:t>СоИ ERP.</w:t>
            </w:r>
            <w:del w:id="94" w:author="Zelenskaya Natalia" w:date="2021-03-12T21:01:00Z">
              <w:r w:rsidRPr="007447ED" w:rsidDel="00D254EC">
                <w:delText>5</w:delText>
              </w:r>
            </w:del>
            <w:ins w:id="95" w:author="Zelenskaya Natalia" w:date="2021-03-12T21:01:00Z">
              <w:r w:rsidR="00D254EC">
                <w:t>13</w:t>
              </w:r>
            </w:ins>
            <w:r w:rsidRPr="007447ED">
              <w:t>.6</w:t>
            </w:r>
            <w:r w:rsidR="00352DEE" w:rsidRPr="007447ED">
              <w:t>.2</w:t>
            </w:r>
            <w:r w:rsidR="00C23086" w:rsidRPr="007447ED">
              <w:t xml:space="preserve"> </w:t>
            </w:r>
            <w:r w:rsidR="00352DEE" w:rsidRPr="007447ED">
              <w:t>Соглашение об интеграции АСКИ</w:t>
            </w:r>
          </w:p>
        </w:tc>
        <w:tc>
          <w:tcPr>
            <w:tcW w:w="1402" w:type="pct"/>
          </w:tcPr>
          <w:p w14:paraId="6F8FBEA8" w14:textId="77777777" w:rsidR="00C97CE9" w:rsidRPr="007447ED" w:rsidRDefault="00C97CE9">
            <w:pPr>
              <w:pPrChange w:id="96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78923807" w14:textId="77777777" w:rsidR="00C97CE9" w:rsidRPr="007447ED" w:rsidRDefault="00C97CE9">
            <w:pPr>
              <w:pPrChange w:id="97" w:author="Zelenskaya Natalia" w:date="2021-03-12T16:36:00Z">
                <w:pPr>
                  <w:jc w:val="center"/>
                </w:pPr>
              </w:pPrChange>
            </w:pPr>
          </w:p>
        </w:tc>
      </w:tr>
    </w:tbl>
    <w:p w14:paraId="04D41545" w14:textId="7A9CC7AF" w:rsidR="00B81641" w:rsidRPr="007447ED" w:rsidRDefault="00B81641">
      <w:pPr>
        <w:pStyle w:val="aff7"/>
        <w:pPrChange w:id="98" w:author="Zelenskaya Natalia" w:date="2021-03-12T21:11:00Z">
          <w:pPr>
            <w:pStyle w:val="a7"/>
          </w:pPr>
        </w:pPrChange>
      </w:pPr>
      <w:r w:rsidRPr="007447ED">
        <w:t xml:space="preserve">Таблица </w:t>
      </w:r>
      <w:fldSimple w:instr=" SEQ Таблица \* ARABIC ">
        <w:r w:rsidR="00377EC5">
          <w:rPr>
            <w:noProof/>
          </w:rPr>
          <w:t>3</w:t>
        </w:r>
      </w:fldSimple>
      <w:r w:rsidRPr="007447ED"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373"/>
        <w:gridCol w:w="2853"/>
        <w:gridCol w:w="1950"/>
      </w:tblGrid>
      <w:tr w:rsidR="00175B15" w:rsidRPr="007447ED" w14:paraId="68F444C7" w14:textId="77777777" w:rsidTr="00C97CE9">
        <w:trPr>
          <w:cantSplit/>
          <w:trHeight w:val="397"/>
          <w:tblHeader/>
        </w:trPr>
        <w:tc>
          <w:tcPr>
            <w:tcW w:w="2640" w:type="pct"/>
            <w:shd w:val="clear" w:color="auto" w:fill="FFC000"/>
            <w:vAlign w:val="center"/>
          </w:tcPr>
          <w:p w14:paraId="5740A27A" w14:textId="77777777" w:rsidR="00175B15" w:rsidRPr="007447ED" w:rsidRDefault="00175B15">
            <w:pPr>
              <w:pStyle w:val="aff7"/>
              <w:pPrChange w:id="99" w:author="Zelenskaya Natalia" w:date="2021-03-12T21:17:00Z">
                <w:pPr>
                  <w:jc w:val="center"/>
                </w:pPr>
              </w:pPrChange>
            </w:pPr>
            <w:r w:rsidRPr="007447ED">
              <w:t>Название документа</w:t>
            </w:r>
          </w:p>
        </w:tc>
        <w:tc>
          <w:tcPr>
            <w:tcW w:w="1402" w:type="pct"/>
            <w:shd w:val="clear" w:color="auto" w:fill="FFC000"/>
            <w:vAlign w:val="center"/>
          </w:tcPr>
          <w:p w14:paraId="65A5F4D0" w14:textId="77777777" w:rsidR="00175B15" w:rsidRPr="007447ED" w:rsidRDefault="00175B15">
            <w:pPr>
              <w:pStyle w:val="aff7"/>
              <w:pPrChange w:id="100" w:author="Zelenskaya Natalia" w:date="2021-03-12T21:17:00Z">
                <w:pPr>
                  <w:jc w:val="center"/>
                </w:pPr>
              </w:pPrChange>
            </w:pPr>
            <w:r w:rsidRPr="007447ED">
              <w:t>Номер версии /</w:t>
            </w:r>
            <w:r w:rsidR="00E6247B" w:rsidRPr="007447ED">
              <w:t xml:space="preserve"> и</w:t>
            </w:r>
            <w:r w:rsidRPr="007447ED"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2AADCF3E" w14:textId="77777777" w:rsidR="00175B15" w:rsidRPr="007447ED" w:rsidRDefault="00175B15">
            <w:pPr>
              <w:pStyle w:val="aff7"/>
              <w:pPrChange w:id="101" w:author="Zelenskaya Natalia" w:date="2021-03-12T21:17:00Z">
                <w:pPr>
                  <w:jc w:val="center"/>
                </w:pPr>
              </w:pPrChange>
            </w:pPr>
            <w:r w:rsidRPr="007447ED">
              <w:t>Дата</w:t>
            </w:r>
          </w:p>
        </w:tc>
      </w:tr>
      <w:tr w:rsidR="00175B15" w:rsidRPr="007447ED" w14:paraId="054848FD" w14:textId="77777777" w:rsidTr="00C97CE9">
        <w:trPr>
          <w:cantSplit/>
        </w:trPr>
        <w:tc>
          <w:tcPr>
            <w:tcW w:w="2640" w:type="pct"/>
          </w:tcPr>
          <w:p w14:paraId="7DFF7C87" w14:textId="77777777" w:rsidR="00175B15" w:rsidRPr="007447ED" w:rsidRDefault="006000B8" w:rsidP="00B826E5">
            <w:r w:rsidRPr="007447ED">
              <w:t>Модели бизнес-процессов</w:t>
            </w:r>
          </w:p>
        </w:tc>
        <w:tc>
          <w:tcPr>
            <w:tcW w:w="1402" w:type="pct"/>
          </w:tcPr>
          <w:p w14:paraId="4D593902" w14:textId="77777777" w:rsidR="00175B15" w:rsidRPr="007447ED" w:rsidRDefault="00175B15">
            <w:pPr>
              <w:pPrChange w:id="102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72ECE634" w14:textId="77777777" w:rsidR="00175B15" w:rsidRPr="007447ED" w:rsidRDefault="00175B15">
            <w:pPr>
              <w:pPrChange w:id="103" w:author="Zelenskaya Natalia" w:date="2021-03-12T16:36:00Z">
                <w:pPr>
                  <w:jc w:val="center"/>
                </w:pPr>
              </w:pPrChange>
            </w:pPr>
          </w:p>
        </w:tc>
      </w:tr>
      <w:tr w:rsidR="00B81641" w:rsidRPr="007447ED" w14:paraId="6A28D2F5" w14:textId="77777777" w:rsidTr="00C97CE9">
        <w:trPr>
          <w:cantSplit/>
        </w:trPr>
        <w:tc>
          <w:tcPr>
            <w:tcW w:w="2640" w:type="pct"/>
          </w:tcPr>
          <w:p w14:paraId="4124BB32" w14:textId="77777777" w:rsidR="00B81641" w:rsidRPr="007447ED" w:rsidRDefault="006000B8" w:rsidP="00B826E5">
            <w:r w:rsidRPr="007447ED">
              <w:t>Описание шагов бизнес-процессов</w:t>
            </w:r>
          </w:p>
        </w:tc>
        <w:tc>
          <w:tcPr>
            <w:tcW w:w="1402" w:type="pct"/>
          </w:tcPr>
          <w:p w14:paraId="392E4A3A" w14:textId="77777777" w:rsidR="00B81641" w:rsidRPr="007447ED" w:rsidRDefault="00B81641">
            <w:pPr>
              <w:pPrChange w:id="104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3FE25D79" w14:textId="77777777" w:rsidR="00B81641" w:rsidRPr="007447ED" w:rsidRDefault="00B81641">
            <w:pPr>
              <w:pPrChange w:id="105" w:author="Zelenskaya Natalia" w:date="2021-03-12T16:36:00Z">
                <w:pPr>
                  <w:jc w:val="center"/>
                </w:pPr>
              </w:pPrChange>
            </w:pPr>
          </w:p>
        </w:tc>
      </w:tr>
      <w:tr w:rsidR="00B81641" w:rsidRPr="007447ED" w14:paraId="370A0DFD" w14:textId="77777777" w:rsidTr="00C97CE9">
        <w:trPr>
          <w:cantSplit/>
        </w:trPr>
        <w:tc>
          <w:tcPr>
            <w:tcW w:w="2640" w:type="pct"/>
          </w:tcPr>
          <w:p w14:paraId="3B31DF57" w14:textId="77777777" w:rsidR="00B81641" w:rsidRPr="007447ED" w:rsidRDefault="006000B8" w:rsidP="00B826E5">
            <w:r w:rsidRPr="007447ED">
              <w:t>Роли и полномочия</w:t>
            </w:r>
          </w:p>
        </w:tc>
        <w:tc>
          <w:tcPr>
            <w:tcW w:w="1402" w:type="pct"/>
          </w:tcPr>
          <w:p w14:paraId="0351DA63" w14:textId="77777777" w:rsidR="00B81641" w:rsidRPr="007447ED" w:rsidRDefault="00B81641">
            <w:pPr>
              <w:pPrChange w:id="106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7633A9E8" w14:textId="77777777" w:rsidR="00B81641" w:rsidRPr="007447ED" w:rsidRDefault="00B81641">
            <w:pPr>
              <w:pPrChange w:id="107" w:author="Zelenskaya Natalia" w:date="2021-03-12T16:36:00Z">
                <w:pPr>
                  <w:jc w:val="center"/>
                </w:pPr>
              </w:pPrChange>
            </w:pPr>
          </w:p>
        </w:tc>
      </w:tr>
      <w:tr w:rsidR="006000B8" w:rsidRPr="007447ED" w14:paraId="3DB4762D" w14:textId="77777777" w:rsidTr="00C97CE9">
        <w:trPr>
          <w:cantSplit/>
        </w:trPr>
        <w:tc>
          <w:tcPr>
            <w:tcW w:w="2640" w:type="pct"/>
          </w:tcPr>
          <w:p w14:paraId="02DD6FBD" w14:textId="511BF042" w:rsidR="006000B8" w:rsidRPr="007447ED" w:rsidRDefault="006000B8" w:rsidP="00B826E5">
            <w:r w:rsidRPr="007447ED">
              <w:t>Матрица рисков и контрольных процедур</w:t>
            </w:r>
          </w:p>
        </w:tc>
        <w:tc>
          <w:tcPr>
            <w:tcW w:w="1402" w:type="pct"/>
          </w:tcPr>
          <w:p w14:paraId="04145B50" w14:textId="77777777" w:rsidR="006000B8" w:rsidRPr="007447ED" w:rsidRDefault="006000B8">
            <w:pPr>
              <w:pPrChange w:id="108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1BFFC1A4" w14:textId="77777777" w:rsidR="006000B8" w:rsidRPr="007447ED" w:rsidRDefault="006000B8">
            <w:pPr>
              <w:pPrChange w:id="109" w:author="Zelenskaya Natalia" w:date="2021-03-12T16:36:00Z">
                <w:pPr>
                  <w:jc w:val="center"/>
                </w:pPr>
              </w:pPrChange>
            </w:pPr>
          </w:p>
        </w:tc>
      </w:tr>
      <w:tr w:rsidR="006000B8" w:rsidRPr="007447ED" w14:paraId="64388404" w14:textId="77777777" w:rsidTr="00C97CE9">
        <w:trPr>
          <w:cantSplit/>
        </w:trPr>
        <w:tc>
          <w:tcPr>
            <w:tcW w:w="2640" w:type="pct"/>
          </w:tcPr>
          <w:p w14:paraId="181A4690" w14:textId="33189E44" w:rsidR="006000B8" w:rsidRPr="007447ED" w:rsidRDefault="006000B8" w:rsidP="00B826E5">
            <w:r w:rsidRPr="007447ED">
              <w:t>Матрица конфликтов полномочий</w:t>
            </w:r>
          </w:p>
        </w:tc>
        <w:tc>
          <w:tcPr>
            <w:tcW w:w="1402" w:type="pct"/>
          </w:tcPr>
          <w:p w14:paraId="4311C7EC" w14:textId="77777777" w:rsidR="006000B8" w:rsidRPr="007447ED" w:rsidRDefault="006000B8">
            <w:pPr>
              <w:pPrChange w:id="110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958" w:type="pct"/>
          </w:tcPr>
          <w:p w14:paraId="1C2F78C3" w14:textId="77777777" w:rsidR="006000B8" w:rsidRPr="007447ED" w:rsidRDefault="006000B8">
            <w:pPr>
              <w:pPrChange w:id="111" w:author="Zelenskaya Natalia" w:date="2021-03-12T16:36:00Z">
                <w:pPr>
                  <w:jc w:val="center"/>
                </w:pPr>
              </w:pPrChange>
            </w:pPr>
          </w:p>
        </w:tc>
      </w:tr>
    </w:tbl>
    <w:p w14:paraId="59773587" w14:textId="5E7B8D8D" w:rsidR="0033013D" w:rsidRPr="007447ED" w:rsidRDefault="0033013D">
      <w:pPr>
        <w:rPr>
          <w:rFonts w:eastAsia="Calibri"/>
          <w:lang w:eastAsia="ru-RU"/>
        </w:rPr>
        <w:pPrChange w:id="112" w:author="Zelenskaya Natalia" w:date="2021-03-12T16:36:00Z">
          <w:pPr>
            <w:spacing w:after="200"/>
            <w:jc w:val="left"/>
          </w:pPr>
        </w:pPrChange>
      </w:pPr>
    </w:p>
    <w:p w14:paraId="5196DB67" w14:textId="236BEE5D" w:rsidR="009355EA" w:rsidRPr="007447ED" w:rsidRDefault="009355EA">
      <w:pPr>
        <w:pStyle w:val="22"/>
        <w:rPr>
          <w:sz w:val="22"/>
        </w:rPr>
        <w:pPrChange w:id="113" w:author="Zelenskaya Natalia" w:date="2021-03-12T21:11:00Z">
          <w:pPr>
            <w:pStyle w:val="a7"/>
            <w:keepNext/>
            <w:spacing w:after="240" w:afterAutospacing="0"/>
            <w:jc w:val="left"/>
          </w:pPr>
        </w:pPrChange>
      </w:pPr>
      <w:bookmarkStart w:id="114" w:name="_Toc392078586"/>
      <w:bookmarkStart w:id="115" w:name="_Toc392838968"/>
      <w:bookmarkStart w:id="116" w:name="_Toc393208389"/>
      <w:r w:rsidRPr="007447ED">
        <w:t>ЛИСТ СОГЛАСОВАНИЯ</w:t>
      </w:r>
      <w:bookmarkEnd w:id="114"/>
      <w:bookmarkEnd w:id="115"/>
      <w:bookmarkEnd w:id="116"/>
    </w:p>
    <w:p w14:paraId="4D4D56EE" w14:textId="33580CDF" w:rsidR="00E0149C" w:rsidRPr="007447ED" w:rsidRDefault="00E0149C">
      <w:pPr>
        <w:pStyle w:val="aff7"/>
        <w:pPrChange w:id="117" w:author="Zelenskaya Natalia" w:date="2021-03-12T21:11:00Z">
          <w:pPr>
            <w:pStyle w:val="a7"/>
          </w:pPr>
        </w:pPrChange>
      </w:pPr>
      <w:r w:rsidRPr="007447ED">
        <w:t xml:space="preserve">Таблица </w:t>
      </w:r>
      <w:fldSimple w:instr=" SEQ Таблица \* ARABIC ">
        <w:r w:rsidR="00377EC5">
          <w:rPr>
            <w:noProof/>
          </w:rPr>
          <w:t>4</w:t>
        </w:r>
      </w:fldSimple>
      <w:r w:rsidRPr="007447ED"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145"/>
        <w:gridCol w:w="1943"/>
        <w:gridCol w:w="2167"/>
      </w:tblGrid>
      <w:tr w:rsidR="00175B15" w:rsidRPr="007447ED" w14:paraId="703A17EB" w14:textId="77777777" w:rsidTr="005F1F16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2B0CCEF7" w14:textId="77777777" w:rsidR="00175B15" w:rsidRPr="007447ED" w:rsidRDefault="00175B15">
            <w:pPr>
              <w:pStyle w:val="aff7"/>
              <w:pPrChange w:id="118" w:author="Zelenskaya Natalia" w:date="2021-03-12T21:27:00Z">
                <w:pPr>
                  <w:jc w:val="center"/>
                </w:pPr>
              </w:pPrChange>
            </w:pPr>
            <w:r w:rsidRPr="007447ED">
              <w:lastRenderedPageBreak/>
              <w:t>Кто утвердил</w:t>
            </w:r>
          </w:p>
        </w:tc>
        <w:tc>
          <w:tcPr>
            <w:tcW w:w="2145" w:type="dxa"/>
            <w:shd w:val="clear" w:color="auto" w:fill="FFC000"/>
            <w:vAlign w:val="center"/>
          </w:tcPr>
          <w:p w14:paraId="256C9FCA" w14:textId="77777777" w:rsidR="00175B15" w:rsidRPr="007447ED" w:rsidRDefault="00175B15">
            <w:pPr>
              <w:pStyle w:val="aff7"/>
              <w:pPrChange w:id="119" w:author="Zelenskaya Natalia" w:date="2021-03-12T21:27:00Z">
                <w:pPr>
                  <w:jc w:val="center"/>
                </w:pPr>
              </w:pPrChange>
            </w:pPr>
            <w:r w:rsidRPr="007447ED">
              <w:t>ФИО</w:t>
            </w:r>
          </w:p>
        </w:tc>
        <w:tc>
          <w:tcPr>
            <w:tcW w:w="1943" w:type="dxa"/>
            <w:shd w:val="clear" w:color="auto" w:fill="FFC000"/>
            <w:vAlign w:val="center"/>
          </w:tcPr>
          <w:p w14:paraId="533ADBDA" w14:textId="77777777" w:rsidR="00175B15" w:rsidRPr="007447ED" w:rsidRDefault="00175B15">
            <w:pPr>
              <w:pStyle w:val="aff7"/>
              <w:pPrChange w:id="120" w:author="Zelenskaya Natalia" w:date="2021-03-12T21:27:00Z">
                <w:pPr>
                  <w:jc w:val="center"/>
                </w:pPr>
              </w:pPrChange>
            </w:pPr>
            <w:r w:rsidRPr="007447ED"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14112160" w14:textId="77777777" w:rsidR="00175B15" w:rsidRPr="007447ED" w:rsidRDefault="00175B15">
            <w:pPr>
              <w:pStyle w:val="aff7"/>
              <w:pPrChange w:id="121" w:author="Zelenskaya Natalia" w:date="2021-03-12T21:27:00Z">
                <w:pPr>
                  <w:jc w:val="center"/>
                </w:pPr>
              </w:pPrChange>
            </w:pPr>
            <w:r w:rsidRPr="007447ED">
              <w:t>Подпись</w:t>
            </w:r>
          </w:p>
        </w:tc>
      </w:tr>
      <w:tr w:rsidR="001A3D98" w:rsidRPr="007447ED" w14:paraId="0132DABE" w14:textId="77777777" w:rsidTr="00AA0192">
        <w:trPr>
          <w:cantSplit/>
          <w:trHeight w:val="51"/>
        </w:trPr>
        <w:tc>
          <w:tcPr>
            <w:tcW w:w="3936" w:type="dxa"/>
            <w:vAlign w:val="center"/>
          </w:tcPr>
          <w:p w14:paraId="74D8FD06" w14:textId="53B745EA" w:rsidR="001A3D98" w:rsidRPr="007447ED" w:rsidRDefault="001A3D98">
            <w:pPr>
              <w:pPrChange w:id="122" w:author="Zelenskaya Natalia" w:date="2021-03-12T16:36:00Z">
                <w:pPr>
                  <w:jc w:val="left"/>
                </w:pPr>
              </w:pPrChange>
            </w:pPr>
            <w:r w:rsidRPr="007447ED">
              <w:t>Вице-президент по производству и технической политике</w:t>
            </w:r>
          </w:p>
        </w:tc>
        <w:tc>
          <w:tcPr>
            <w:tcW w:w="2145" w:type="dxa"/>
            <w:vAlign w:val="center"/>
          </w:tcPr>
          <w:p w14:paraId="436FD860" w14:textId="1B418FDA" w:rsidR="001A3D98" w:rsidRPr="007447ED" w:rsidRDefault="001A3D98">
            <w:pPr>
              <w:pPrChange w:id="123" w:author="Zelenskaya Natalia" w:date="2021-03-12T16:36:00Z">
                <w:pPr>
                  <w:jc w:val="left"/>
                </w:pPr>
              </w:pPrChange>
            </w:pPr>
            <w:r w:rsidRPr="007447ED">
              <w:t>Крылов А.М.</w:t>
            </w:r>
          </w:p>
        </w:tc>
        <w:tc>
          <w:tcPr>
            <w:tcW w:w="1943" w:type="dxa"/>
          </w:tcPr>
          <w:p w14:paraId="34CCA4D5" w14:textId="77777777" w:rsidR="001A3D98" w:rsidRPr="007447ED" w:rsidRDefault="001A3D98">
            <w:pPr>
              <w:pPrChange w:id="124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2167" w:type="dxa"/>
          </w:tcPr>
          <w:p w14:paraId="29DC3D92" w14:textId="77777777" w:rsidR="001A3D98" w:rsidRPr="007447ED" w:rsidRDefault="001A3D98">
            <w:pPr>
              <w:pPrChange w:id="125" w:author="Zelenskaya Natalia" w:date="2021-03-12T16:36:00Z">
                <w:pPr>
                  <w:jc w:val="center"/>
                </w:pPr>
              </w:pPrChange>
            </w:pPr>
          </w:p>
        </w:tc>
      </w:tr>
    </w:tbl>
    <w:p w14:paraId="6417F869" w14:textId="77777777" w:rsidR="005F1F16" w:rsidRPr="007447ED" w:rsidRDefault="005F1F16">
      <w:pPr>
        <w:pStyle w:val="a7"/>
        <w:pPrChange w:id="126" w:author="Zelenskaya Natalia" w:date="2021-03-12T16:36:00Z">
          <w:pPr>
            <w:pStyle w:val="a7"/>
            <w:keepNext/>
            <w:spacing w:after="240" w:afterAutospacing="0"/>
            <w:jc w:val="right"/>
          </w:pPr>
        </w:pPrChange>
      </w:pPr>
    </w:p>
    <w:p w14:paraId="16FE5031" w14:textId="363415F1" w:rsidR="00E0149C" w:rsidRPr="007447ED" w:rsidRDefault="00E0149C">
      <w:pPr>
        <w:pStyle w:val="aff7"/>
        <w:pPrChange w:id="127" w:author="Zelenskaya Natalia" w:date="2021-03-12T21:11:00Z">
          <w:pPr>
            <w:pStyle w:val="a7"/>
          </w:pPr>
        </w:pPrChange>
      </w:pPr>
      <w:r w:rsidRPr="007447ED">
        <w:t xml:space="preserve">Таблица </w:t>
      </w:r>
      <w:fldSimple w:instr=" SEQ Таблица \* ARABIC ">
        <w:r w:rsidR="00377EC5">
          <w:rPr>
            <w:noProof/>
          </w:rPr>
          <w:t>5</w:t>
        </w:r>
      </w:fldSimple>
      <w:r w:rsidRPr="007447ED"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54"/>
        <w:gridCol w:w="2127"/>
        <w:gridCol w:w="1943"/>
        <w:gridCol w:w="2167"/>
      </w:tblGrid>
      <w:tr w:rsidR="00175B15" w:rsidRPr="007447ED" w14:paraId="65370D95" w14:textId="77777777" w:rsidTr="005F1F16">
        <w:trPr>
          <w:cantSplit/>
          <w:trHeight w:val="397"/>
          <w:tblHeader/>
        </w:trPr>
        <w:tc>
          <w:tcPr>
            <w:tcW w:w="3954" w:type="dxa"/>
            <w:shd w:val="clear" w:color="auto" w:fill="FFC000"/>
            <w:vAlign w:val="center"/>
          </w:tcPr>
          <w:p w14:paraId="35571EE0" w14:textId="77777777" w:rsidR="00175B15" w:rsidRPr="007447ED" w:rsidRDefault="00175B15">
            <w:pPr>
              <w:pStyle w:val="aff7"/>
              <w:pPrChange w:id="128" w:author="Zelenskaya Natalia" w:date="2021-03-12T21:27:00Z">
                <w:pPr>
                  <w:jc w:val="center"/>
                </w:pPr>
              </w:pPrChange>
            </w:pPr>
            <w:r w:rsidRPr="007447ED">
              <w:t>Дополнительные визы</w:t>
            </w:r>
          </w:p>
        </w:tc>
        <w:tc>
          <w:tcPr>
            <w:tcW w:w="2127" w:type="dxa"/>
            <w:shd w:val="clear" w:color="auto" w:fill="FFC000"/>
            <w:vAlign w:val="center"/>
          </w:tcPr>
          <w:p w14:paraId="6A4849C2" w14:textId="77777777" w:rsidR="00175B15" w:rsidRPr="007447ED" w:rsidRDefault="00175B15">
            <w:pPr>
              <w:pStyle w:val="aff7"/>
              <w:pPrChange w:id="129" w:author="Zelenskaya Natalia" w:date="2021-03-12T21:27:00Z">
                <w:pPr>
                  <w:jc w:val="center"/>
                </w:pPr>
              </w:pPrChange>
            </w:pPr>
            <w:r w:rsidRPr="007447ED">
              <w:t>ФИО</w:t>
            </w:r>
          </w:p>
        </w:tc>
        <w:tc>
          <w:tcPr>
            <w:tcW w:w="1943" w:type="dxa"/>
            <w:shd w:val="clear" w:color="auto" w:fill="FFC000"/>
            <w:vAlign w:val="center"/>
          </w:tcPr>
          <w:p w14:paraId="72427984" w14:textId="77777777" w:rsidR="00175B15" w:rsidRPr="007447ED" w:rsidRDefault="00175B15">
            <w:pPr>
              <w:pStyle w:val="aff7"/>
              <w:pPrChange w:id="130" w:author="Zelenskaya Natalia" w:date="2021-03-12T21:27:00Z">
                <w:pPr>
                  <w:jc w:val="center"/>
                </w:pPr>
              </w:pPrChange>
            </w:pPr>
            <w:r w:rsidRPr="007447ED"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7B3CC3F8" w14:textId="77777777" w:rsidR="00175B15" w:rsidRPr="007447ED" w:rsidRDefault="00175B15">
            <w:pPr>
              <w:pStyle w:val="aff7"/>
              <w:pPrChange w:id="131" w:author="Zelenskaya Natalia" w:date="2021-03-12T21:27:00Z">
                <w:pPr>
                  <w:jc w:val="center"/>
                </w:pPr>
              </w:pPrChange>
            </w:pPr>
            <w:r w:rsidRPr="007447ED">
              <w:t>Подпись</w:t>
            </w:r>
          </w:p>
        </w:tc>
      </w:tr>
      <w:tr w:rsidR="001A3D98" w:rsidRPr="007447ED" w14:paraId="62C356E4" w14:textId="77777777" w:rsidTr="00AA0192">
        <w:trPr>
          <w:cantSplit/>
          <w:trHeight w:val="624"/>
        </w:trPr>
        <w:tc>
          <w:tcPr>
            <w:tcW w:w="3954" w:type="dxa"/>
          </w:tcPr>
          <w:p w14:paraId="147B89AE" w14:textId="74F15B4E" w:rsidR="001A3D98" w:rsidRPr="007447ED" w:rsidRDefault="001A3D98">
            <w:pPr>
              <w:pPrChange w:id="132" w:author="Zelenskaya Natalia" w:date="2021-03-12T16:36:00Z">
                <w:pPr>
                  <w:jc w:val="left"/>
                </w:pPr>
              </w:pPrChange>
            </w:pPr>
            <w:r w:rsidRPr="007447ED">
              <w:t>Вице-президент по трансформации бизнеса</w:t>
            </w:r>
          </w:p>
        </w:tc>
        <w:tc>
          <w:tcPr>
            <w:tcW w:w="2127" w:type="dxa"/>
          </w:tcPr>
          <w:p w14:paraId="625D9A99" w14:textId="6A48A3AA" w:rsidR="001A3D98" w:rsidRPr="007447ED" w:rsidRDefault="001A3D98">
            <w:pPr>
              <w:pPrChange w:id="133" w:author="Zelenskaya Natalia" w:date="2021-03-12T16:36:00Z">
                <w:pPr>
                  <w:jc w:val="left"/>
                </w:pPr>
              </w:pPrChange>
            </w:pPr>
            <w:r w:rsidRPr="007447ED">
              <w:t>Бондаренко Л.Г.</w:t>
            </w:r>
          </w:p>
        </w:tc>
        <w:tc>
          <w:tcPr>
            <w:tcW w:w="1943" w:type="dxa"/>
            <w:vAlign w:val="center"/>
          </w:tcPr>
          <w:p w14:paraId="3C00C53E" w14:textId="77777777" w:rsidR="001A3D98" w:rsidRPr="007447ED" w:rsidRDefault="001A3D98">
            <w:pPr>
              <w:pPrChange w:id="134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049BA987" w14:textId="77777777" w:rsidR="001A3D98" w:rsidRPr="007447ED" w:rsidRDefault="001A3D98">
            <w:pPr>
              <w:pPrChange w:id="135" w:author="Zelenskaya Natalia" w:date="2021-03-12T16:36:00Z">
                <w:pPr>
                  <w:jc w:val="left"/>
                </w:pPr>
              </w:pPrChange>
            </w:pPr>
          </w:p>
        </w:tc>
      </w:tr>
      <w:tr w:rsidR="001A3D98" w:rsidRPr="007447ED" w14:paraId="00454B34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502F2D6E" w14:textId="77777777" w:rsidR="001A3D98" w:rsidRPr="007447ED" w:rsidRDefault="001A3D98">
            <w:pPr>
              <w:rPr>
                <w:rFonts w:eastAsiaTheme="minorHAnsi"/>
              </w:rPr>
              <w:pPrChange w:id="136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r w:rsidRPr="007447ED">
              <w:rPr>
                <w:rFonts w:eastAsiaTheme="minorHAnsi"/>
              </w:rPr>
              <w:t>Директор департамента</w:t>
            </w:r>
          </w:p>
          <w:p w14:paraId="55CDE6F4" w14:textId="3CEEB3AC" w:rsidR="001A3D98" w:rsidRPr="007447ED" w:rsidRDefault="001A3D98">
            <w:pPr>
              <w:pPrChange w:id="137" w:author="Zelenskaya Natalia" w:date="2021-03-12T16:36:00Z">
                <w:pPr>
                  <w:jc w:val="left"/>
                </w:pPr>
              </w:pPrChange>
            </w:pPr>
            <w:r w:rsidRPr="007447ED">
              <w:rPr>
                <w:rFonts w:eastAsiaTheme="minorHAnsi"/>
              </w:rPr>
              <w:t>ООО УК Полюс</w:t>
            </w:r>
          </w:p>
        </w:tc>
        <w:tc>
          <w:tcPr>
            <w:tcW w:w="2127" w:type="dxa"/>
            <w:vAlign w:val="center"/>
          </w:tcPr>
          <w:p w14:paraId="57220345" w14:textId="3C943F16" w:rsidR="001A3D98" w:rsidRPr="007447ED" w:rsidRDefault="001A3D98">
            <w:pPr>
              <w:pPrChange w:id="138" w:author="Zelenskaya Natalia" w:date="2021-03-12T16:36:00Z">
                <w:pPr>
                  <w:jc w:val="left"/>
                </w:pPr>
              </w:pPrChange>
            </w:pPr>
            <w:r w:rsidRPr="007447ED">
              <w:t>Белоглазов К.В.</w:t>
            </w:r>
          </w:p>
        </w:tc>
        <w:tc>
          <w:tcPr>
            <w:tcW w:w="1943" w:type="dxa"/>
            <w:vAlign w:val="center"/>
          </w:tcPr>
          <w:p w14:paraId="4EE445BB" w14:textId="77777777" w:rsidR="001A3D98" w:rsidRPr="007447ED" w:rsidRDefault="001A3D98">
            <w:pPr>
              <w:pPrChange w:id="139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265404B5" w14:textId="77777777" w:rsidR="001A3D98" w:rsidRPr="007447ED" w:rsidRDefault="001A3D98">
            <w:pPr>
              <w:pPrChange w:id="140" w:author="Zelenskaya Natalia" w:date="2021-03-12T16:36:00Z">
                <w:pPr>
                  <w:jc w:val="left"/>
                </w:pPr>
              </w:pPrChange>
            </w:pPr>
          </w:p>
        </w:tc>
      </w:tr>
      <w:tr w:rsidR="001A3D98" w:rsidRPr="007447ED" w14:paraId="552217DD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6672CC9E" w14:textId="142987C1" w:rsidR="001A3D98" w:rsidRPr="007447ED" w:rsidRDefault="00654862">
            <w:pPr>
              <w:pPrChange w:id="141" w:author="Zelenskaya Natalia" w:date="2021-03-12T16:36:00Z">
                <w:pPr>
                  <w:jc w:val="left"/>
                </w:pPr>
              </w:pPrChange>
            </w:pPr>
            <w:r w:rsidRPr="00654862">
              <w:t>Департамент моделирования операционной деятельности</w:t>
            </w:r>
            <w:r w:rsidR="00770BD3">
              <w:t xml:space="preserve"> </w:t>
            </w:r>
            <w:r w:rsidR="00770BD3" w:rsidRPr="00770BD3">
              <w:t>ООО УК Полюс</w:t>
            </w:r>
          </w:p>
        </w:tc>
        <w:tc>
          <w:tcPr>
            <w:tcW w:w="2127" w:type="dxa"/>
            <w:vAlign w:val="center"/>
          </w:tcPr>
          <w:p w14:paraId="5D20AAA7" w14:textId="7F924005" w:rsidR="001A3D98" w:rsidRPr="007447ED" w:rsidRDefault="00654862">
            <w:pPr>
              <w:pPrChange w:id="142" w:author="Zelenskaya Natalia" w:date="2021-03-12T16:36:00Z">
                <w:pPr>
                  <w:jc w:val="left"/>
                </w:pPr>
              </w:pPrChange>
            </w:pPr>
            <w:r w:rsidRPr="00654862">
              <w:t>Москаленко И</w:t>
            </w:r>
            <w:r>
              <w:t>.</w:t>
            </w:r>
            <w:r w:rsidRPr="00654862">
              <w:t xml:space="preserve"> С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493FC007" w14:textId="77777777" w:rsidR="001A3D98" w:rsidRPr="007447ED" w:rsidRDefault="001A3D98">
            <w:pPr>
              <w:pPrChange w:id="143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2DB6B3F2" w14:textId="77777777" w:rsidR="001A3D98" w:rsidRPr="007447ED" w:rsidRDefault="001A3D98">
            <w:pPr>
              <w:pPrChange w:id="144" w:author="Zelenskaya Natalia" w:date="2021-03-12T16:36:00Z">
                <w:pPr>
                  <w:jc w:val="left"/>
                </w:pPr>
              </w:pPrChange>
            </w:pPr>
          </w:p>
        </w:tc>
      </w:tr>
      <w:tr w:rsidR="00770BD3" w:rsidRPr="007447ED" w14:paraId="4284E68E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1EE344B3" w14:textId="3C0C115B" w:rsidR="00770BD3" w:rsidRPr="007447ED" w:rsidRDefault="00770BD3">
            <w:pPr>
              <w:pPrChange w:id="145" w:author="Zelenskaya Natalia" w:date="2021-03-12T16:36:00Z">
                <w:pPr>
                  <w:jc w:val="left"/>
                </w:pPr>
              </w:pPrChange>
            </w:pPr>
            <w:r w:rsidRPr="00770BD3">
              <w:t>Руководитель направления по автоматизации бизнес-процессов инвестиционной деятельности</w:t>
            </w:r>
          </w:p>
        </w:tc>
        <w:tc>
          <w:tcPr>
            <w:tcW w:w="2127" w:type="dxa"/>
            <w:vAlign w:val="center"/>
          </w:tcPr>
          <w:p w14:paraId="0FCF4BAA" w14:textId="3602AB06" w:rsidR="00770BD3" w:rsidRPr="007447ED" w:rsidRDefault="00770BD3">
            <w:pPr>
              <w:pPrChange w:id="146" w:author="Zelenskaya Natalia" w:date="2021-03-12T16:36:00Z">
                <w:pPr>
                  <w:jc w:val="left"/>
                </w:pPr>
              </w:pPrChange>
            </w:pPr>
            <w:r w:rsidRPr="00770BD3">
              <w:t>Лыткин А.П.</w:t>
            </w:r>
          </w:p>
        </w:tc>
        <w:tc>
          <w:tcPr>
            <w:tcW w:w="1943" w:type="dxa"/>
            <w:vAlign w:val="center"/>
          </w:tcPr>
          <w:p w14:paraId="1E967AEC" w14:textId="77777777" w:rsidR="00770BD3" w:rsidRPr="007447ED" w:rsidRDefault="00770BD3">
            <w:pPr>
              <w:pPrChange w:id="14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0DF67220" w14:textId="77777777" w:rsidR="00770BD3" w:rsidRPr="007447ED" w:rsidRDefault="00770BD3">
            <w:pPr>
              <w:pPrChange w:id="148" w:author="Zelenskaya Natalia" w:date="2021-03-12T16:36:00Z">
                <w:pPr>
                  <w:jc w:val="left"/>
                </w:pPr>
              </w:pPrChange>
            </w:pPr>
          </w:p>
        </w:tc>
      </w:tr>
      <w:tr w:rsidR="00770BD3" w:rsidRPr="007447ED" w14:paraId="793E11B8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7641F648" w14:textId="2FBE9463" w:rsidR="00770BD3" w:rsidRPr="00770BD3" w:rsidRDefault="00770BD3">
            <w:pPr>
              <w:pPrChange w:id="149" w:author="Zelenskaya Natalia" w:date="2021-03-12T16:36:00Z">
                <w:pPr>
                  <w:jc w:val="left"/>
                </w:pPr>
              </w:pPrChange>
            </w:pPr>
            <w:r w:rsidRPr="00770BD3">
              <w:t>Начальник управления ООО УК Полюс</w:t>
            </w:r>
          </w:p>
        </w:tc>
        <w:tc>
          <w:tcPr>
            <w:tcW w:w="2127" w:type="dxa"/>
            <w:vAlign w:val="center"/>
          </w:tcPr>
          <w:p w14:paraId="5B922942" w14:textId="0E062040" w:rsidR="00770BD3" w:rsidRPr="00770BD3" w:rsidRDefault="00770BD3">
            <w:pPr>
              <w:pPrChange w:id="150" w:author="Zelenskaya Natalia" w:date="2021-03-12T16:36:00Z">
                <w:pPr>
                  <w:jc w:val="left"/>
                </w:pPr>
              </w:pPrChange>
            </w:pPr>
            <w:r w:rsidRPr="00770BD3">
              <w:t>Архипов А</w:t>
            </w:r>
            <w:r>
              <w:t>.</w:t>
            </w:r>
            <w:r w:rsidRPr="00770BD3">
              <w:t>А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1145A19F" w14:textId="77777777" w:rsidR="00770BD3" w:rsidRPr="00770BD3" w:rsidRDefault="00770BD3">
            <w:pPr>
              <w:pPrChange w:id="15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3755FFAB" w14:textId="77777777" w:rsidR="00770BD3" w:rsidRPr="00770BD3" w:rsidRDefault="00770BD3">
            <w:pPr>
              <w:pPrChange w:id="152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63F1A231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1B7D6DD0" w14:textId="4F6B1097" w:rsidR="00BB4E95" w:rsidRPr="00770BD3" w:rsidRDefault="00BB4E95">
            <w:pPr>
              <w:pPrChange w:id="153" w:author="Zelenskaya Natalia" w:date="2021-03-12T16:36:00Z">
                <w:pPr>
                  <w:jc w:val="left"/>
                </w:pPr>
              </w:pPrChange>
            </w:pPr>
            <w:r w:rsidRPr="00BB4E95">
              <w:t>Начальник управления ООО «УК Полюс»</w:t>
            </w:r>
          </w:p>
        </w:tc>
        <w:tc>
          <w:tcPr>
            <w:tcW w:w="2127" w:type="dxa"/>
            <w:vAlign w:val="center"/>
          </w:tcPr>
          <w:p w14:paraId="35EA7D5C" w14:textId="6BD68674" w:rsidR="00BB4E95" w:rsidRPr="00770BD3" w:rsidRDefault="00BB4E95">
            <w:pPr>
              <w:pPrChange w:id="154" w:author="Zelenskaya Natalia" w:date="2021-03-12T16:36:00Z">
                <w:pPr>
                  <w:jc w:val="left"/>
                </w:pPr>
              </w:pPrChange>
            </w:pPr>
            <w:r w:rsidRPr="00BB4E95">
              <w:t>Наговицын И</w:t>
            </w:r>
            <w:r>
              <w:t>.</w:t>
            </w:r>
            <w:r w:rsidRPr="00BB4E95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7FD8001E" w14:textId="77777777" w:rsidR="00BB4E95" w:rsidRPr="00770BD3" w:rsidRDefault="00BB4E95">
            <w:pPr>
              <w:pPrChange w:id="15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1C898CF7" w14:textId="77777777" w:rsidR="00BB4E95" w:rsidRPr="00770BD3" w:rsidRDefault="00BB4E95">
            <w:pPr>
              <w:pPrChange w:id="156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0C3E2D3D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5C264956" w14:textId="2D8E092E" w:rsidR="00BB4E95" w:rsidRPr="00770BD3" w:rsidRDefault="00BB4E95">
            <w:pPr>
              <w:pPrChange w:id="157" w:author="Zelenskaya Natalia" w:date="2021-03-12T16:36:00Z">
                <w:pPr>
                  <w:jc w:val="left"/>
                </w:pPr>
              </w:pPrChange>
            </w:pPr>
            <w:r w:rsidRPr="00BB4E95">
              <w:t>Старший эксперт по развитию процессов поддержания производственных активов ООО «УК Полюс»</w:t>
            </w:r>
          </w:p>
        </w:tc>
        <w:tc>
          <w:tcPr>
            <w:tcW w:w="2127" w:type="dxa"/>
            <w:vAlign w:val="center"/>
          </w:tcPr>
          <w:p w14:paraId="43D84D9F" w14:textId="0E41E994" w:rsidR="00BB4E95" w:rsidRPr="00770BD3" w:rsidRDefault="00BB4E95">
            <w:pPr>
              <w:pPrChange w:id="158" w:author="Zelenskaya Natalia" w:date="2021-03-12T16:36:00Z">
                <w:pPr>
                  <w:jc w:val="left"/>
                </w:pPr>
              </w:pPrChange>
            </w:pPr>
            <w:r>
              <w:t>Минеев В.А.</w:t>
            </w:r>
          </w:p>
        </w:tc>
        <w:tc>
          <w:tcPr>
            <w:tcW w:w="1943" w:type="dxa"/>
            <w:vAlign w:val="center"/>
          </w:tcPr>
          <w:p w14:paraId="5C269D62" w14:textId="77777777" w:rsidR="00BB4E95" w:rsidRPr="00770BD3" w:rsidRDefault="00BB4E95">
            <w:pPr>
              <w:pPrChange w:id="159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5070A386" w14:textId="77777777" w:rsidR="00BB4E95" w:rsidRPr="00770BD3" w:rsidRDefault="00BB4E95">
            <w:pPr>
              <w:pPrChange w:id="160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5714F657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4479B3DC" w14:textId="71002D07" w:rsidR="00BB4E95" w:rsidRPr="00BB4E95" w:rsidRDefault="00BB4E95">
            <w:pPr>
              <w:pPrChange w:id="161" w:author="Zelenskaya Natalia" w:date="2021-03-12T16:36:00Z">
                <w:pPr>
                  <w:jc w:val="left"/>
                </w:pPr>
              </w:pPrChange>
            </w:pPr>
            <w:r w:rsidRPr="00770BD3">
              <w:t>Директор по управлению производственными активами</w:t>
            </w:r>
            <w:r>
              <w:t xml:space="preserve"> </w:t>
            </w:r>
            <w:r w:rsidRPr="00770BD3">
              <w:t>АО "Полюс Красноярск"</w:t>
            </w:r>
          </w:p>
        </w:tc>
        <w:tc>
          <w:tcPr>
            <w:tcW w:w="2127" w:type="dxa"/>
            <w:vAlign w:val="center"/>
          </w:tcPr>
          <w:p w14:paraId="0BF5CF79" w14:textId="2ECC6632" w:rsidR="00BB4E95" w:rsidRDefault="00BB4E95">
            <w:pPr>
              <w:pPrChange w:id="162" w:author="Zelenskaya Natalia" w:date="2021-03-12T16:36:00Z">
                <w:pPr>
                  <w:jc w:val="left"/>
                </w:pPr>
              </w:pPrChange>
            </w:pPr>
            <w:r w:rsidRPr="00770BD3">
              <w:t>Бондарец С</w:t>
            </w:r>
            <w:r>
              <w:t>.</w:t>
            </w:r>
            <w:r w:rsidRPr="00770BD3">
              <w:t>А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7025128C" w14:textId="77777777" w:rsidR="00BB4E95" w:rsidRPr="00770BD3" w:rsidRDefault="00BB4E95">
            <w:pPr>
              <w:pPrChange w:id="163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59456A89" w14:textId="77777777" w:rsidR="00BB4E95" w:rsidRPr="00770BD3" w:rsidRDefault="00BB4E95">
            <w:pPr>
              <w:pPrChange w:id="164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26EA654E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5B35C6A8" w14:textId="2F2C9FC9" w:rsidR="00BB4E95" w:rsidRPr="00770BD3" w:rsidRDefault="00BB4E95">
            <w:pPr>
              <w:pPrChange w:id="165" w:author="Zelenskaya Natalia" w:date="2021-03-12T16:36:00Z">
                <w:pPr>
                  <w:jc w:val="left"/>
                </w:pPr>
              </w:pPrChange>
            </w:pPr>
            <w:r w:rsidRPr="00BB4E95">
              <w:lastRenderedPageBreak/>
              <w:t>Директор по производству АО "Полюс Вернинское"</w:t>
            </w:r>
            <w:r>
              <w:t xml:space="preserve"> </w:t>
            </w:r>
          </w:p>
        </w:tc>
        <w:tc>
          <w:tcPr>
            <w:tcW w:w="2127" w:type="dxa"/>
            <w:vAlign w:val="center"/>
          </w:tcPr>
          <w:p w14:paraId="3912FE3D" w14:textId="6C896E68" w:rsidR="00BB4E95" w:rsidRPr="00770BD3" w:rsidRDefault="00BB4E95">
            <w:pPr>
              <w:pPrChange w:id="166" w:author="Zelenskaya Natalia" w:date="2021-03-12T16:36:00Z">
                <w:pPr>
                  <w:jc w:val="left"/>
                </w:pPr>
              </w:pPrChange>
            </w:pPr>
            <w:r w:rsidRPr="00BB4E95">
              <w:t>Ковалев Н</w:t>
            </w:r>
            <w:r>
              <w:t>.</w:t>
            </w:r>
            <w:r w:rsidRPr="00BB4E95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28B03085" w14:textId="77777777" w:rsidR="00BB4E95" w:rsidRPr="00770BD3" w:rsidRDefault="00BB4E95">
            <w:pPr>
              <w:pPrChange w:id="16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0A42274D" w14:textId="77777777" w:rsidR="00BB4E95" w:rsidRPr="00770BD3" w:rsidRDefault="00BB4E95">
            <w:pPr>
              <w:pPrChange w:id="168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1A2CD3CA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23578A0E" w14:textId="04A70290" w:rsidR="00BB4E95" w:rsidRPr="00770BD3" w:rsidRDefault="00BB4E95">
            <w:pPr>
              <w:pPrChange w:id="169" w:author="Zelenskaya Natalia" w:date="2021-03-12T16:36:00Z">
                <w:pPr>
                  <w:jc w:val="left"/>
                </w:pPr>
              </w:pPrChange>
            </w:pPr>
            <w:r w:rsidRPr="00770BD3">
              <w:t>Главный экономист  по планированию и контролю инвестиций</w:t>
            </w:r>
            <w:r>
              <w:t xml:space="preserve"> </w:t>
            </w:r>
            <w:r w:rsidRPr="00770BD3">
              <w:t>АО "Полюс Вернинское"</w:t>
            </w:r>
          </w:p>
        </w:tc>
        <w:tc>
          <w:tcPr>
            <w:tcW w:w="2127" w:type="dxa"/>
            <w:vAlign w:val="center"/>
          </w:tcPr>
          <w:p w14:paraId="7057FA2C" w14:textId="57D81ACB" w:rsidR="00BB4E95" w:rsidRPr="00770BD3" w:rsidRDefault="00BB4E95">
            <w:pPr>
              <w:pPrChange w:id="170" w:author="Zelenskaya Natalia" w:date="2021-03-12T16:36:00Z">
                <w:pPr>
                  <w:jc w:val="left"/>
                </w:pPr>
              </w:pPrChange>
            </w:pPr>
            <w:r w:rsidRPr="00770BD3">
              <w:t>Ангабаев Г</w:t>
            </w:r>
            <w:r>
              <w:t>.</w:t>
            </w:r>
            <w:r w:rsidRPr="00770BD3">
              <w:t>Б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7A2567F0" w14:textId="77777777" w:rsidR="00BB4E95" w:rsidRPr="00770BD3" w:rsidRDefault="00BB4E95">
            <w:pPr>
              <w:pPrChange w:id="17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08114911" w14:textId="77777777" w:rsidR="00BB4E95" w:rsidRPr="00770BD3" w:rsidRDefault="00BB4E95">
            <w:pPr>
              <w:pPrChange w:id="172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144C5C76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155BFC0E" w14:textId="0444F594" w:rsidR="00BB4E95" w:rsidRPr="00770BD3" w:rsidRDefault="00BB4E95">
            <w:pPr>
              <w:pPrChange w:id="173" w:author="Zelenskaya Natalia" w:date="2021-03-12T16:36:00Z">
                <w:pPr>
                  <w:jc w:val="left"/>
                </w:pPr>
              </w:pPrChange>
            </w:pPr>
            <w:r w:rsidRPr="00770BD3">
              <w:t>Начальник отдела</w:t>
            </w:r>
            <w:r>
              <w:t xml:space="preserve"> </w:t>
            </w:r>
            <w:r w:rsidRPr="00770BD3">
              <w:t>АО "Полюс Красноярск"</w:t>
            </w:r>
          </w:p>
        </w:tc>
        <w:tc>
          <w:tcPr>
            <w:tcW w:w="2127" w:type="dxa"/>
            <w:vAlign w:val="center"/>
          </w:tcPr>
          <w:p w14:paraId="04E14EFA" w14:textId="046C3D74" w:rsidR="00BB4E95" w:rsidRPr="00770BD3" w:rsidRDefault="00BB4E95">
            <w:pPr>
              <w:pPrChange w:id="174" w:author="Zelenskaya Natalia" w:date="2021-03-12T16:36:00Z">
                <w:pPr>
                  <w:jc w:val="left"/>
                </w:pPr>
              </w:pPrChange>
            </w:pPr>
            <w:r w:rsidRPr="00770BD3">
              <w:t>Луговкин А</w:t>
            </w:r>
            <w:r>
              <w:t>.</w:t>
            </w:r>
            <w:r w:rsidRPr="00770BD3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529F6E8A" w14:textId="77777777" w:rsidR="00BB4E95" w:rsidRPr="00770BD3" w:rsidRDefault="00BB4E95">
            <w:pPr>
              <w:pPrChange w:id="17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496073EE" w14:textId="77777777" w:rsidR="00BB4E95" w:rsidRPr="00770BD3" w:rsidRDefault="00BB4E95">
            <w:pPr>
              <w:pPrChange w:id="176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3B8BE456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2FB1B1A5" w14:textId="7423A78B" w:rsidR="00BB4E95" w:rsidRPr="00770BD3" w:rsidRDefault="00BB4E95">
            <w:pPr>
              <w:pPrChange w:id="177" w:author="Zelenskaya Natalia" w:date="2021-03-12T16:36:00Z">
                <w:pPr>
                  <w:jc w:val="left"/>
                </w:pPr>
              </w:pPrChange>
            </w:pPr>
            <w:r w:rsidRPr="00770BD3">
              <w:t>Начальник отдела</w:t>
            </w:r>
            <w:r>
              <w:t xml:space="preserve"> </w:t>
            </w:r>
            <w:r w:rsidRPr="00770BD3">
              <w:t>АО "Полюс Вернинское"</w:t>
            </w:r>
          </w:p>
        </w:tc>
        <w:tc>
          <w:tcPr>
            <w:tcW w:w="2127" w:type="dxa"/>
            <w:vAlign w:val="center"/>
          </w:tcPr>
          <w:p w14:paraId="4EF8D6BD" w14:textId="38A11063" w:rsidR="00BB4E95" w:rsidRPr="00770BD3" w:rsidRDefault="00BB4E95">
            <w:pPr>
              <w:pPrChange w:id="178" w:author="Zelenskaya Natalia" w:date="2021-03-12T16:36:00Z">
                <w:pPr>
                  <w:jc w:val="left"/>
                </w:pPr>
              </w:pPrChange>
            </w:pPr>
            <w:r w:rsidRPr="00770BD3">
              <w:t>Москвитин Д</w:t>
            </w:r>
            <w:r>
              <w:t>.</w:t>
            </w:r>
            <w:r w:rsidRPr="00770BD3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3B52FBA9" w14:textId="77777777" w:rsidR="00BB4E95" w:rsidRPr="00770BD3" w:rsidRDefault="00BB4E95">
            <w:pPr>
              <w:pPrChange w:id="179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798D448E" w14:textId="77777777" w:rsidR="00BB4E95" w:rsidRPr="00770BD3" w:rsidRDefault="00BB4E95">
            <w:pPr>
              <w:pPrChange w:id="180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35606CC1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1E1DE473" w14:textId="4C285A8B" w:rsidR="00BB4E95" w:rsidRPr="00770BD3" w:rsidRDefault="00BB4E95">
            <w:pPr>
              <w:pPrChange w:id="181" w:author="Zelenskaya Natalia" w:date="2021-03-12T16:36:00Z">
                <w:pPr>
                  <w:jc w:val="left"/>
                </w:pPr>
              </w:pPrChange>
            </w:pPr>
            <w:r w:rsidRPr="00770BD3">
              <w:t>Заместитель начальника отдела</w:t>
            </w:r>
            <w:r>
              <w:t xml:space="preserve"> </w:t>
            </w:r>
            <w:r w:rsidRPr="00770BD3">
              <w:t>АО "Полюс Вернинское"</w:t>
            </w:r>
          </w:p>
        </w:tc>
        <w:tc>
          <w:tcPr>
            <w:tcW w:w="2127" w:type="dxa"/>
            <w:vAlign w:val="center"/>
          </w:tcPr>
          <w:p w14:paraId="7BD1CC8A" w14:textId="05FA146D" w:rsidR="00BB4E95" w:rsidRPr="00770BD3" w:rsidRDefault="00BB4E95">
            <w:pPr>
              <w:pPrChange w:id="182" w:author="Zelenskaya Natalia" w:date="2021-03-12T16:36:00Z">
                <w:pPr>
                  <w:jc w:val="left"/>
                </w:pPr>
              </w:pPrChange>
            </w:pPr>
            <w:r w:rsidRPr="00770BD3">
              <w:t>Пьянзин С</w:t>
            </w:r>
            <w:r>
              <w:t>.</w:t>
            </w:r>
            <w:r w:rsidRPr="00770BD3">
              <w:t>Р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3AA0D640" w14:textId="77777777" w:rsidR="00BB4E95" w:rsidRPr="00770BD3" w:rsidRDefault="00BB4E95">
            <w:pPr>
              <w:pPrChange w:id="183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47482280" w14:textId="77777777" w:rsidR="00BB4E95" w:rsidRPr="00770BD3" w:rsidRDefault="00BB4E95">
            <w:pPr>
              <w:pPrChange w:id="184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5184835D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55148465" w14:textId="53A8BCF3" w:rsidR="00BB4E95" w:rsidRPr="00770BD3" w:rsidRDefault="00BB4E95">
            <w:pPr>
              <w:pPrChange w:id="185" w:author="Zelenskaya Natalia" w:date="2021-03-12T16:36:00Z">
                <w:pPr>
                  <w:jc w:val="left"/>
                </w:pPr>
              </w:pPrChange>
            </w:pPr>
            <w:r w:rsidRPr="00770BD3">
              <w:t>Начальник отдела</w:t>
            </w:r>
            <w:r>
              <w:t xml:space="preserve"> </w:t>
            </w:r>
            <w:r w:rsidRPr="00770BD3">
              <w:t>АО "Полюс Красноярск"</w:t>
            </w:r>
          </w:p>
        </w:tc>
        <w:tc>
          <w:tcPr>
            <w:tcW w:w="2127" w:type="dxa"/>
            <w:vAlign w:val="center"/>
          </w:tcPr>
          <w:p w14:paraId="0F27FE3F" w14:textId="4B3576A6" w:rsidR="00BB4E95" w:rsidRPr="00770BD3" w:rsidRDefault="00BB4E95">
            <w:pPr>
              <w:pPrChange w:id="186" w:author="Zelenskaya Natalia" w:date="2021-03-12T16:36:00Z">
                <w:pPr>
                  <w:jc w:val="left"/>
                </w:pPr>
              </w:pPrChange>
            </w:pPr>
            <w:r w:rsidRPr="00770BD3">
              <w:t>Попсуев М</w:t>
            </w:r>
            <w:r>
              <w:t>.</w:t>
            </w:r>
            <w:r w:rsidRPr="00770BD3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0C516B6A" w14:textId="77777777" w:rsidR="00BB4E95" w:rsidRPr="00770BD3" w:rsidRDefault="00BB4E95">
            <w:pPr>
              <w:pPrChange w:id="18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2A9281A6" w14:textId="77777777" w:rsidR="00BB4E95" w:rsidRPr="00770BD3" w:rsidRDefault="00BB4E95">
            <w:pPr>
              <w:pPrChange w:id="188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3B64158E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3708F3CC" w14:textId="42373978" w:rsidR="00BB4E95" w:rsidRPr="007447ED" w:rsidRDefault="00BB4E95">
            <w:pPr>
              <w:pPrChange w:id="189" w:author="Zelenskaya Natalia" w:date="2021-03-12T16:36:00Z">
                <w:pPr>
                  <w:jc w:val="left"/>
                </w:pPr>
              </w:pPrChange>
            </w:pPr>
            <w:r w:rsidRPr="00770BD3">
              <w:t>Начальник отдела</w:t>
            </w:r>
            <w:r>
              <w:t xml:space="preserve"> </w:t>
            </w:r>
            <w:r w:rsidRPr="00770BD3">
              <w:t>АО "Полюс Красноярск"</w:t>
            </w:r>
          </w:p>
        </w:tc>
        <w:tc>
          <w:tcPr>
            <w:tcW w:w="2127" w:type="dxa"/>
            <w:vAlign w:val="center"/>
          </w:tcPr>
          <w:p w14:paraId="6D7DA84E" w14:textId="428D46DE" w:rsidR="00BB4E95" w:rsidRPr="007447ED" w:rsidRDefault="00BB4E95">
            <w:pPr>
              <w:pPrChange w:id="190" w:author="Zelenskaya Natalia" w:date="2021-03-12T16:36:00Z">
                <w:pPr>
                  <w:jc w:val="left"/>
                </w:pPr>
              </w:pPrChange>
            </w:pPr>
            <w:r w:rsidRPr="00770BD3">
              <w:t>Малютин Д</w:t>
            </w:r>
            <w:r>
              <w:t>.</w:t>
            </w:r>
            <w:r w:rsidRPr="00770BD3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08AEB851" w14:textId="77777777" w:rsidR="00BB4E95" w:rsidRPr="007447ED" w:rsidRDefault="00BB4E95">
            <w:pPr>
              <w:pPrChange w:id="19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31E1B832" w14:textId="77777777" w:rsidR="00BB4E95" w:rsidRPr="007447ED" w:rsidRDefault="00BB4E95">
            <w:pPr>
              <w:pPrChange w:id="192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17BA7F42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627B26DB" w14:textId="6E963352" w:rsidR="00BB4E95" w:rsidRPr="007447ED" w:rsidRDefault="00BB4E95">
            <w:pPr>
              <w:pPrChange w:id="193" w:author="Zelenskaya Natalia" w:date="2021-03-12T16:36:00Z">
                <w:pPr>
                  <w:jc w:val="left"/>
                </w:pPr>
              </w:pPrChange>
            </w:pPr>
            <w:r w:rsidRPr="00770BD3">
              <w:t>Начальник отдела</w:t>
            </w:r>
            <w:r>
              <w:t xml:space="preserve"> </w:t>
            </w:r>
            <w:r w:rsidRPr="00770BD3">
              <w:t>АО "Полюс Красноярск"</w:t>
            </w:r>
          </w:p>
        </w:tc>
        <w:tc>
          <w:tcPr>
            <w:tcW w:w="2127" w:type="dxa"/>
            <w:vAlign w:val="center"/>
          </w:tcPr>
          <w:p w14:paraId="298E7B1F" w14:textId="2DCA7DAE" w:rsidR="00BB4E95" w:rsidRPr="007447ED" w:rsidRDefault="00BB4E95">
            <w:pPr>
              <w:pPrChange w:id="194" w:author="Zelenskaya Natalia" w:date="2021-03-12T16:36:00Z">
                <w:pPr>
                  <w:jc w:val="left"/>
                </w:pPr>
              </w:pPrChange>
            </w:pPr>
            <w:r w:rsidRPr="00770BD3">
              <w:t>Селянин П</w:t>
            </w:r>
            <w:r>
              <w:t>.</w:t>
            </w:r>
            <w:r w:rsidRPr="00770BD3">
              <w:t>А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5A162CC0" w14:textId="77777777" w:rsidR="00BB4E95" w:rsidRPr="007447ED" w:rsidRDefault="00BB4E95">
            <w:pPr>
              <w:pPrChange w:id="19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1FBFAF73" w14:textId="77777777" w:rsidR="00BB4E95" w:rsidRPr="007447ED" w:rsidRDefault="00BB4E95">
            <w:pPr>
              <w:pPrChange w:id="196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1BE79949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783E5E8E" w14:textId="6A704B6F" w:rsidR="00BB4E95" w:rsidRPr="007447ED" w:rsidRDefault="00BB4E95">
            <w:pPr>
              <w:pPrChange w:id="197" w:author="Zelenskaya Natalia" w:date="2021-03-12T16:36:00Z">
                <w:pPr>
                  <w:jc w:val="left"/>
                </w:pPr>
              </w:pPrChange>
            </w:pPr>
            <w:r w:rsidRPr="00770BD3">
              <w:t>Заместитель операционного директора по автоматизации и метрологии</w:t>
            </w:r>
            <w:r>
              <w:t xml:space="preserve"> </w:t>
            </w:r>
            <w:r w:rsidRPr="00770BD3">
              <w:t>АО "Полюс Красноярск"</w:t>
            </w:r>
          </w:p>
        </w:tc>
        <w:tc>
          <w:tcPr>
            <w:tcW w:w="2127" w:type="dxa"/>
            <w:vAlign w:val="center"/>
          </w:tcPr>
          <w:p w14:paraId="0BBE68C6" w14:textId="5A1822BC" w:rsidR="00BB4E95" w:rsidRPr="007447ED" w:rsidRDefault="00BB4E95">
            <w:pPr>
              <w:pPrChange w:id="198" w:author="Zelenskaya Natalia" w:date="2021-03-12T16:36:00Z">
                <w:pPr>
                  <w:jc w:val="left"/>
                </w:pPr>
              </w:pPrChange>
            </w:pPr>
            <w:r w:rsidRPr="00770BD3">
              <w:t>Силантьев Д</w:t>
            </w:r>
            <w:r>
              <w:t>.</w:t>
            </w:r>
            <w:r w:rsidRPr="00770BD3">
              <w:t>А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22C62FCD" w14:textId="77777777" w:rsidR="00BB4E95" w:rsidRPr="007447ED" w:rsidRDefault="00BB4E95">
            <w:pPr>
              <w:pPrChange w:id="199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282483F8" w14:textId="77777777" w:rsidR="00BB4E95" w:rsidRPr="007447ED" w:rsidRDefault="00BB4E95">
            <w:pPr>
              <w:pPrChange w:id="200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02670C74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53780352" w14:textId="51156C35" w:rsidR="00BB4E95" w:rsidRPr="007447ED" w:rsidRDefault="00BB4E95">
            <w:pPr>
              <w:pPrChange w:id="201" w:author="Zelenskaya Natalia" w:date="2021-03-12T16:36:00Z">
                <w:pPr>
                  <w:jc w:val="left"/>
                </w:pPr>
              </w:pPrChange>
            </w:pPr>
            <w:r w:rsidRPr="00BB4E95">
              <w:t>Главный энергетик</w:t>
            </w:r>
            <w:r>
              <w:t xml:space="preserve"> </w:t>
            </w:r>
            <w:r w:rsidRPr="00BB4E95">
              <w:t>АО "Полюс Красноярск"</w:t>
            </w:r>
          </w:p>
        </w:tc>
        <w:tc>
          <w:tcPr>
            <w:tcW w:w="2127" w:type="dxa"/>
            <w:vAlign w:val="center"/>
          </w:tcPr>
          <w:p w14:paraId="3E244DBC" w14:textId="2347D50E" w:rsidR="00BB4E95" w:rsidRPr="007447ED" w:rsidRDefault="00BB4E95">
            <w:pPr>
              <w:pPrChange w:id="202" w:author="Zelenskaya Natalia" w:date="2021-03-12T16:36:00Z">
                <w:pPr>
                  <w:jc w:val="left"/>
                </w:pPr>
              </w:pPrChange>
            </w:pPr>
            <w:r w:rsidRPr="00BB4E95">
              <w:t>Кос В</w:t>
            </w:r>
            <w:r>
              <w:t>.</w:t>
            </w:r>
            <w:r w:rsidRPr="00BB4E95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11C7032F" w14:textId="77777777" w:rsidR="00BB4E95" w:rsidRPr="007447ED" w:rsidRDefault="00BB4E95">
            <w:pPr>
              <w:pPrChange w:id="203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1AD1EC68" w14:textId="77777777" w:rsidR="00BB4E95" w:rsidRPr="007447ED" w:rsidRDefault="00BB4E95">
            <w:pPr>
              <w:pPrChange w:id="204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2AE2893D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0F747542" w14:textId="4C9F28EB" w:rsidR="00BB4E95" w:rsidRPr="007447ED" w:rsidRDefault="00BB4E95">
            <w:pPr>
              <w:pPrChange w:id="205" w:author="Zelenskaya Natalia" w:date="2021-03-12T16:36:00Z">
                <w:pPr>
                  <w:jc w:val="left"/>
                </w:pPr>
              </w:pPrChange>
            </w:pPr>
            <w:r w:rsidRPr="00BB4E95">
              <w:t>Заместитель операционного директора по производству и технологии</w:t>
            </w:r>
            <w:r>
              <w:t xml:space="preserve"> </w:t>
            </w:r>
            <w:r w:rsidRPr="00BB4E95">
              <w:t>АО "Полюс Красноярск"</w:t>
            </w:r>
          </w:p>
        </w:tc>
        <w:tc>
          <w:tcPr>
            <w:tcW w:w="2127" w:type="dxa"/>
            <w:vAlign w:val="center"/>
          </w:tcPr>
          <w:p w14:paraId="01C31D07" w14:textId="652F02F6" w:rsidR="00BB4E95" w:rsidRPr="007447ED" w:rsidRDefault="00BB4E95">
            <w:pPr>
              <w:pPrChange w:id="206" w:author="Zelenskaya Natalia" w:date="2021-03-12T16:36:00Z">
                <w:pPr>
                  <w:jc w:val="left"/>
                </w:pPr>
              </w:pPrChange>
            </w:pPr>
            <w:r w:rsidRPr="00BB4E95">
              <w:t>Туранов С</w:t>
            </w:r>
            <w:r>
              <w:t>.</w:t>
            </w:r>
            <w:r w:rsidRPr="00BB4E95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353D43ED" w14:textId="77777777" w:rsidR="00BB4E95" w:rsidRPr="007447ED" w:rsidRDefault="00BB4E95">
            <w:pPr>
              <w:pPrChange w:id="20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0A639F4A" w14:textId="77777777" w:rsidR="00BB4E95" w:rsidRPr="007447ED" w:rsidRDefault="00BB4E95">
            <w:pPr>
              <w:pPrChange w:id="208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7733A340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3C813A74" w14:textId="2C879E5C" w:rsidR="00BB4E95" w:rsidRPr="007447ED" w:rsidRDefault="00BB4E95">
            <w:pPr>
              <w:pPrChange w:id="209" w:author="Zelenskaya Natalia" w:date="2021-03-12T16:36:00Z">
                <w:pPr>
                  <w:jc w:val="left"/>
                </w:pPr>
              </w:pPrChange>
            </w:pPr>
            <w:r w:rsidRPr="00BB4E95">
              <w:t>Главный инженер</w:t>
            </w:r>
            <w:r>
              <w:t xml:space="preserve"> </w:t>
            </w:r>
            <w:r w:rsidRPr="00BB4E95">
              <w:t>АО "Полюс Вернинское"</w:t>
            </w:r>
          </w:p>
        </w:tc>
        <w:tc>
          <w:tcPr>
            <w:tcW w:w="2127" w:type="dxa"/>
            <w:vAlign w:val="center"/>
          </w:tcPr>
          <w:p w14:paraId="44AC577F" w14:textId="36FDCF32" w:rsidR="00BB4E95" w:rsidRPr="007447ED" w:rsidRDefault="00BB4E95">
            <w:pPr>
              <w:pPrChange w:id="210" w:author="Zelenskaya Natalia" w:date="2021-03-12T16:36:00Z">
                <w:pPr>
                  <w:jc w:val="left"/>
                </w:pPr>
              </w:pPrChange>
            </w:pPr>
            <w:r w:rsidRPr="00BB4E95">
              <w:t>Руткевич С</w:t>
            </w:r>
            <w:r>
              <w:t>.</w:t>
            </w:r>
            <w:r w:rsidRPr="00BB4E95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22A5776F" w14:textId="77777777" w:rsidR="00BB4E95" w:rsidRPr="007447ED" w:rsidRDefault="00BB4E95">
            <w:pPr>
              <w:pPrChange w:id="21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40E39E10" w14:textId="77777777" w:rsidR="00BB4E95" w:rsidRPr="007447ED" w:rsidRDefault="00BB4E95">
            <w:pPr>
              <w:pPrChange w:id="212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1E253816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130ACD7B" w14:textId="1EEF6E2E" w:rsidR="00BB4E95" w:rsidRPr="007447ED" w:rsidRDefault="00BB4E95">
            <w:pPr>
              <w:pPrChange w:id="213" w:author="Zelenskaya Natalia" w:date="2021-03-12T16:36:00Z">
                <w:pPr>
                  <w:jc w:val="left"/>
                </w:pPr>
              </w:pPrChange>
            </w:pPr>
            <w:r w:rsidRPr="007447ED">
              <w:rPr>
                <w:rFonts w:eastAsiaTheme="minorHAnsi"/>
              </w:rPr>
              <w:lastRenderedPageBreak/>
              <w:t>Руководитель программы</w:t>
            </w:r>
          </w:p>
        </w:tc>
        <w:tc>
          <w:tcPr>
            <w:tcW w:w="2127" w:type="dxa"/>
            <w:vAlign w:val="center"/>
          </w:tcPr>
          <w:p w14:paraId="2079ABA5" w14:textId="6262AAA8" w:rsidR="00BB4E95" w:rsidRPr="007447ED" w:rsidRDefault="00BB4E95">
            <w:pPr>
              <w:pPrChange w:id="214" w:author="Zelenskaya Natalia" w:date="2021-03-12T16:36:00Z">
                <w:pPr>
                  <w:jc w:val="left"/>
                </w:pPr>
              </w:pPrChange>
            </w:pPr>
            <w:r w:rsidRPr="007447ED">
              <w:t>Рындин Е.Б.</w:t>
            </w:r>
          </w:p>
        </w:tc>
        <w:tc>
          <w:tcPr>
            <w:tcW w:w="1943" w:type="dxa"/>
            <w:vAlign w:val="center"/>
          </w:tcPr>
          <w:p w14:paraId="76BAA91D" w14:textId="77777777" w:rsidR="00BB4E95" w:rsidRPr="007447ED" w:rsidRDefault="00BB4E95">
            <w:pPr>
              <w:pPrChange w:id="21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71F6A502" w14:textId="77777777" w:rsidR="00BB4E95" w:rsidRPr="007447ED" w:rsidRDefault="00BB4E95">
            <w:pPr>
              <w:pPrChange w:id="216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1C8D8702" w14:textId="77777777" w:rsidTr="00D26E24">
        <w:trPr>
          <w:cantSplit/>
          <w:trHeight w:val="624"/>
        </w:trPr>
        <w:tc>
          <w:tcPr>
            <w:tcW w:w="3954" w:type="dxa"/>
            <w:vAlign w:val="center"/>
          </w:tcPr>
          <w:p w14:paraId="14E56F4C" w14:textId="28095626" w:rsidR="00BB4E95" w:rsidRPr="007447ED" w:rsidRDefault="00BB4E95">
            <w:pPr>
              <w:pPrChange w:id="217" w:author="Zelenskaya Natalia" w:date="2021-03-12T16:36:00Z">
                <w:pPr>
                  <w:jc w:val="left"/>
                </w:pPr>
              </w:pPrChange>
            </w:pPr>
            <w:r w:rsidRPr="00BB4E95">
              <w:t>Руководитель направления по развитию бизнес-процессов операционной деятельности</w:t>
            </w:r>
            <w:r>
              <w:t xml:space="preserve"> </w:t>
            </w:r>
          </w:p>
        </w:tc>
        <w:tc>
          <w:tcPr>
            <w:tcW w:w="2127" w:type="dxa"/>
            <w:vAlign w:val="center"/>
          </w:tcPr>
          <w:p w14:paraId="40EB7F24" w14:textId="3A80EED5" w:rsidR="00BB4E95" w:rsidRPr="007447ED" w:rsidRDefault="00BB4E95">
            <w:pPr>
              <w:pPrChange w:id="218" w:author="Zelenskaya Natalia" w:date="2021-03-12T16:36:00Z">
                <w:pPr>
                  <w:jc w:val="left"/>
                </w:pPr>
              </w:pPrChange>
            </w:pPr>
            <w:r w:rsidRPr="00BB4E95">
              <w:t>Николаев С</w:t>
            </w:r>
            <w:r>
              <w:t>.</w:t>
            </w:r>
            <w:r w:rsidRPr="00BB4E95">
              <w:t>Г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25795B53" w14:textId="77777777" w:rsidR="00BB4E95" w:rsidRPr="007447ED" w:rsidRDefault="00BB4E95">
            <w:pPr>
              <w:pPrChange w:id="219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3BB1516D" w14:textId="77777777" w:rsidR="00BB4E95" w:rsidRPr="007447ED" w:rsidRDefault="00BB4E95">
            <w:pPr>
              <w:pPrChange w:id="220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1B7FCA56" w14:textId="77777777" w:rsidTr="00BF3D36">
        <w:trPr>
          <w:cantSplit/>
          <w:trHeight w:val="624"/>
        </w:trPr>
        <w:tc>
          <w:tcPr>
            <w:tcW w:w="3954" w:type="dxa"/>
          </w:tcPr>
          <w:p w14:paraId="7C812B58" w14:textId="17EB14DF" w:rsidR="00BB4E95" w:rsidRPr="007447ED" w:rsidRDefault="00BB4E95">
            <w:pPr>
              <w:pPrChange w:id="221" w:author="Zelenskaya Natalia" w:date="2021-03-12T16:36:00Z">
                <w:pPr>
                  <w:jc w:val="left"/>
                </w:pPr>
              </w:pPrChange>
            </w:pPr>
            <w:r w:rsidRPr="00BB4E95">
              <w:t>Руководитель группы по отчетности</w:t>
            </w:r>
          </w:p>
        </w:tc>
        <w:tc>
          <w:tcPr>
            <w:tcW w:w="2127" w:type="dxa"/>
            <w:vAlign w:val="center"/>
          </w:tcPr>
          <w:p w14:paraId="0268C416" w14:textId="7E3150F4" w:rsidR="00BB4E95" w:rsidRPr="007447ED" w:rsidRDefault="00BB4E95">
            <w:pPr>
              <w:pPrChange w:id="222" w:author="Zelenskaya Natalia" w:date="2021-03-12T16:36:00Z">
                <w:pPr>
                  <w:jc w:val="left"/>
                </w:pPr>
              </w:pPrChange>
            </w:pPr>
            <w:r w:rsidRPr="00BB4E95">
              <w:t>Алексеев А</w:t>
            </w:r>
            <w:r>
              <w:t>.</w:t>
            </w:r>
            <w:r w:rsidRPr="00BB4E95">
              <w:t>Б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08372FE0" w14:textId="77777777" w:rsidR="00BB4E95" w:rsidRPr="007447ED" w:rsidRDefault="00BB4E95">
            <w:pPr>
              <w:pPrChange w:id="223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48345A7A" w14:textId="77777777" w:rsidR="00BB4E95" w:rsidRPr="007447ED" w:rsidRDefault="00BB4E95">
            <w:pPr>
              <w:pPrChange w:id="224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5827412B" w14:textId="77777777" w:rsidTr="00BF3D36">
        <w:trPr>
          <w:cantSplit/>
          <w:trHeight w:val="624"/>
        </w:trPr>
        <w:tc>
          <w:tcPr>
            <w:tcW w:w="3954" w:type="dxa"/>
          </w:tcPr>
          <w:p w14:paraId="57AAEC4A" w14:textId="1A3901ED" w:rsidR="00BB4E95" w:rsidRPr="007447ED" w:rsidRDefault="00BB4E95">
            <w:pPr>
              <w:pPrChange w:id="225" w:author="Zelenskaya Natalia" w:date="2021-03-12T16:36:00Z">
                <w:pPr>
                  <w:jc w:val="left"/>
                </w:pPr>
              </w:pPrChange>
            </w:pPr>
            <w:r w:rsidRPr="00BB4E95">
              <w:t>Руководитель программы</w:t>
            </w:r>
          </w:p>
        </w:tc>
        <w:tc>
          <w:tcPr>
            <w:tcW w:w="2127" w:type="dxa"/>
            <w:vAlign w:val="center"/>
          </w:tcPr>
          <w:p w14:paraId="5337A60D" w14:textId="2600E03A" w:rsidR="00BB4E95" w:rsidRPr="00BB4E95" w:rsidRDefault="00BB4E95">
            <w:pPr>
              <w:pPrChange w:id="226" w:author="Zelenskaya Natalia" w:date="2021-03-12T16:36:00Z">
                <w:pPr>
                  <w:jc w:val="left"/>
                </w:pPr>
              </w:pPrChange>
            </w:pPr>
            <w:r w:rsidRPr="00BB4E95">
              <w:t>Загребин В</w:t>
            </w:r>
            <w:r>
              <w:t>.</w:t>
            </w:r>
            <w:r w:rsidRPr="00BB4E95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18EA3264" w14:textId="77777777" w:rsidR="00BB4E95" w:rsidRPr="007447ED" w:rsidRDefault="00BB4E95">
            <w:pPr>
              <w:pPrChange w:id="22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6B9BEEDB" w14:textId="77777777" w:rsidR="00BB4E95" w:rsidRPr="007447ED" w:rsidRDefault="00BB4E95">
            <w:pPr>
              <w:pPrChange w:id="228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77822517" w14:textId="77777777" w:rsidTr="00BF3D36">
        <w:trPr>
          <w:cantSplit/>
          <w:trHeight w:val="624"/>
        </w:trPr>
        <w:tc>
          <w:tcPr>
            <w:tcW w:w="3954" w:type="dxa"/>
          </w:tcPr>
          <w:p w14:paraId="10820F80" w14:textId="40881607" w:rsidR="00BB4E95" w:rsidRPr="007447ED" w:rsidRDefault="00BB4E95">
            <w:pPr>
              <w:pPrChange w:id="229" w:author="Zelenskaya Natalia" w:date="2021-03-12T16:36:00Z">
                <w:pPr>
                  <w:jc w:val="left"/>
                </w:pPr>
              </w:pPrChange>
            </w:pPr>
            <w:r w:rsidRPr="007447ED">
              <w:rPr>
                <w:rFonts w:eastAsiaTheme="minorHAnsi"/>
              </w:rPr>
              <w:t>Руководитель направления архитектуры информационных систем</w:t>
            </w:r>
          </w:p>
        </w:tc>
        <w:tc>
          <w:tcPr>
            <w:tcW w:w="2127" w:type="dxa"/>
            <w:vAlign w:val="center"/>
          </w:tcPr>
          <w:p w14:paraId="68995533" w14:textId="3FC1EA9A" w:rsidR="00BB4E95" w:rsidRPr="007447ED" w:rsidRDefault="00BB4E95">
            <w:pPr>
              <w:pPrChange w:id="230" w:author="Zelenskaya Natalia" w:date="2021-03-12T16:36:00Z">
                <w:pPr>
                  <w:jc w:val="left"/>
                </w:pPr>
              </w:pPrChange>
            </w:pPr>
            <w:r w:rsidRPr="007447ED">
              <w:t>Безродний А.В.</w:t>
            </w:r>
          </w:p>
        </w:tc>
        <w:tc>
          <w:tcPr>
            <w:tcW w:w="1943" w:type="dxa"/>
            <w:vAlign w:val="center"/>
          </w:tcPr>
          <w:p w14:paraId="5D666C1A" w14:textId="77777777" w:rsidR="00BB4E95" w:rsidRPr="007447ED" w:rsidRDefault="00BB4E95">
            <w:pPr>
              <w:pPrChange w:id="23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3D4E14D6" w14:textId="77777777" w:rsidR="00BB4E95" w:rsidRPr="007447ED" w:rsidRDefault="00BB4E95">
            <w:pPr>
              <w:pPrChange w:id="232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3B5B3EB1" w14:textId="77777777" w:rsidTr="005F1F16">
        <w:trPr>
          <w:cantSplit/>
          <w:trHeight w:val="624"/>
        </w:trPr>
        <w:tc>
          <w:tcPr>
            <w:tcW w:w="3954" w:type="dxa"/>
            <w:vAlign w:val="center"/>
          </w:tcPr>
          <w:p w14:paraId="042217AD" w14:textId="1CD1B329" w:rsidR="00BB4E95" w:rsidRPr="007447ED" w:rsidRDefault="00BB4E95">
            <w:pPr>
              <w:pPrChange w:id="233" w:author="Zelenskaya Natalia" w:date="2021-03-12T16:36:00Z">
                <w:pPr>
                  <w:jc w:val="left"/>
                </w:pPr>
              </w:pPrChange>
            </w:pPr>
            <w:r w:rsidRPr="00BB4E95">
              <w:t>Руководитель группы по архитектуре процессов капитального строительства</w:t>
            </w:r>
          </w:p>
        </w:tc>
        <w:tc>
          <w:tcPr>
            <w:tcW w:w="2127" w:type="dxa"/>
            <w:vAlign w:val="center"/>
          </w:tcPr>
          <w:p w14:paraId="2AF30810" w14:textId="199E59F3" w:rsidR="00BB4E95" w:rsidRPr="007447ED" w:rsidRDefault="00BB4E95">
            <w:pPr>
              <w:pPrChange w:id="234" w:author="Zelenskaya Natalia" w:date="2021-03-12T16:36:00Z">
                <w:pPr>
                  <w:jc w:val="left"/>
                </w:pPr>
              </w:pPrChange>
            </w:pPr>
            <w:r w:rsidRPr="00BB4E95">
              <w:t>Березун И</w:t>
            </w:r>
            <w:r>
              <w:t>.</w:t>
            </w:r>
            <w:r w:rsidRPr="00BB4E95">
              <w:t>Н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48891AD7" w14:textId="77777777" w:rsidR="00BB4E95" w:rsidRPr="007447ED" w:rsidRDefault="00BB4E95">
            <w:pPr>
              <w:pPrChange w:id="23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4ED77974" w14:textId="77777777" w:rsidR="00BB4E95" w:rsidRPr="007447ED" w:rsidRDefault="00BB4E95">
            <w:pPr>
              <w:pPrChange w:id="236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7B2CCF48" w14:textId="77777777" w:rsidTr="00BF3D36">
        <w:trPr>
          <w:cantSplit/>
          <w:trHeight w:val="624"/>
        </w:trPr>
        <w:tc>
          <w:tcPr>
            <w:tcW w:w="3954" w:type="dxa"/>
          </w:tcPr>
          <w:p w14:paraId="135282EB" w14:textId="7AD9A45F" w:rsidR="00BB4E95" w:rsidRPr="007447ED" w:rsidRDefault="00BB4E95">
            <w:pPr>
              <w:pPrChange w:id="237" w:author="Zelenskaya Natalia" w:date="2021-03-12T16:36:00Z">
                <w:pPr>
                  <w:jc w:val="left"/>
                </w:pPr>
              </w:pPrChange>
            </w:pPr>
            <w:r w:rsidRPr="00BB4E95">
              <w:t>Руководитель группы по технической архитектуре и информационной безопасности</w:t>
            </w:r>
          </w:p>
        </w:tc>
        <w:tc>
          <w:tcPr>
            <w:tcW w:w="2127" w:type="dxa"/>
            <w:vAlign w:val="center"/>
          </w:tcPr>
          <w:p w14:paraId="5F75261E" w14:textId="0B9F9688" w:rsidR="00BB4E95" w:rsidRPr="007447ED" w:rsidRDefault="00BB4E95">
            <w:pPr>
              <w:pPrChange w:id="238" w:author="Zelenskaya Natalia" w:date="2021-03-12T16:36:00Z">
                <w:pPr>
                  <w:jc w:val="left"/>
                </w:pPr>
              </w:pPrChange>
            </w:pPr>
            <w:r w:rsidRPr="00BB4E95">
              <w:t>Волков А</w:t>
            </w:r>
            <w:r>
              <w:t>.</w:t>
            </w:r>
            <w:r w:rsidRPr="00BB4E95">
              <w:t>В</w:t>
            </w:r>
            <w:r>
              <w:t>.</w:t>
            </w:r>
          </w:p>
        </w:tc>
        <w:tc>
          <w:tcPr>
            <w:tcW w:w="1943" w:type="dxa"/>
            <w:vAlign w:val="center"/>
          </w:tcPr>
          <w:p w14:paraId="2C44484F" w14:textId="77777777" w:rsidR="00BB4E95" w:rsidRPr="007447ED" w:rsidRDefault="00BB4E95">
            <w:pPr>
              <w:pPrChange w:id="239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5296B865" w14:textId="77777777" w:rsidR="00BB4E95" w:rsidRPr="007447ED" w:rsidRDefault="00BB4E95">
            <w:pPr>
              <w:pPrChange w:id="240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365B28CB" w14:textId="77777777" w:rsidTr="00AA0192">
        <w:trPr>
          <w:cantSplit/>
          <w:trHeight w:val="624"/>
        </w:trPr>
        <w:tc>
          <w:tcPr>
            <w:tcW w:w="3954" w:type="dxa"/>
          </w:tcPr>
          <w:p w14:paraId="61CDDF77" w14:textId="1CA7017C" w:rsidR="00BB4E95" w:rsidRPr="007447ED" w:rsidRDefault="00BB4E95">
            <w:pPr>
              <w:pPrChange w:id="241" w:author="Zelenskaya Natalia" w:date="2021-03-12T16:36:00Z">
                <w:pPr>
                  <w:jc w:val="left"/>
                </w:pPr>
              </w:pPrChange>
            </w:pPr>
            <w:r w:rsidRPr="00BB4E95">
              <w:t>Руководитель группы по нормативно-справочной информации и миграции данных</w:t>
            </w:r>
          </w:p>
        </w:tc>
        <w:tc>
          <w:tcPr>
            <w:tcW w:w="2127" w:type="dxa"/>
            <w:vAlign w:val="center"/>
          </w:tcPr>
          <w:p w14:paraId="3202B31F" w14:textId="6F61EE26" w:rsidR="00BB4E95" w:rsidRPr="007447ED" w:rsidRDefault="00BB4E95">
            <w:pPr>
              <w:pPrChange w:id="242" w:author="Zelenskaya Natalia" w:date="2021-03-12T16:36:00Z">
                <w:pPr>
                  <w:jc w:val="left"/>
                </w:pPr>
              </w:pPrChange>
            </w:pPr>
            <w:r w:rsidRPr="00BB4E95">
              <w:t>Гришакин А</w:t>
            </w:r>
            <w:r w:rsidR="00F526BC">
              <w:t>.</w:t>
            </w:r>
            <w:r w:rsidRPr="00BB4E95">
              <w:t>А</w:t>
            </w:r>
            <w:r w:rsidR="00F526BC">
              <w:t>.</w:t>
            </w:r>
          </w:p>
        </w:tc>
        <w:tc>
          <w:tcPr>
            <w:tcW w:w="1943" w:type="dxa"/>
            <w:vAlign w:val="center"/>
          </w:tcPr>
          <w:p w14:paraId="2C9E6C67" w14:textId="77777777" w:rsidR="00BB4E95" w:rsidRPr="007447ED" w:rsidRDefault="00BB4E95">
            <w:pPr>
              <w:pPrChange w:id="243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54B1717A" w14:textId="77777777" w:rsidR="00BB4E95" w:rsidRPr="007447ED" w:rsidRDefault="00BB4E95">
            <w:pPr>
              <w:pPrChange w:id="244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50655DC1" w14:textId="77777777" w:rsidTr="00AA0192">
        <w:trPr>
          <w:cantSplit/>
          <w:trHeight w:val="624"/>
        </w:trPr>
        <w:tc>
          <w:tcPr>
            <w:tcW w:w="3954" w:type="dxa"/>
          </w:tcPr>
          <w:p w14:paraId="1E8C7A3A" w14:textId="77CD4BB7" w:rsidR="00BB4E95" w:rsidRPr="007447ED" w:rsidRDefault="00F526BC">
            <w:pPr>
              <w:pPrChange w:id="245" w:author="Zelenskaya Natalia" w:date="2021-03-12T16:36:00Z">
                <w:pPr>
                  <w:jc w:val="left"/>
                </w:pPr>
              </w:pPrChange>
            </w:pPr>
            <w:r w:rsidRPr="00F526BC">
              <w:t>Руководитель группы по интеграции</w:t>
            </w:r>
          </w:p>
        </w:tc>
        <w:tc>
          <w:tcPr>
            <w:tcW w:w="2127" w:type="dxa"/>
            <w:vAlign w:val="center"/>
          </w:tcPr>
          <w:p w14:paraId="0E39B713" w14:textId="11FF29B4" w:rsidR="00BB4E95" w:rsidRPr="00BB4E95" w:rsidRDefault="00BB4E95">
            <w:pPr>
              <w:pPrChange w:id="246" w:author="Zelenskaya Natalia" w:date="2021-03-12T16:36:00Z">
                <w:pPr>
                  <w:jc w:val="left"/>
                </w:pPr>
              </w:pPrChange>
            </w:pPr>
            <w:r w:rsidRPr="00BB4E95">
              <w:t>Павлов Р</w:t>
            </w:r>
            <w:r w:rsidR="00F526BC">
              <w:t>.</w:t>
            </w:r>
            <w:r w:rsidRPr="00BB4E95">
              <w:t>В</w:t>
            </w:r>
            <w:r w:rsidR="00F526BC">
              <w:t>.</w:t>
            </w:r>
          </w:p>
        </w:tc>
        <w:tc>
          <w:tcPr>
            <w:tcW w:w="1943" w:type="dxa"/>
            <w:vAlign w:val="center"/>
          </w:tcPr>
          <w:p w14:paraId="573109A0" w14:textId="77777777" w:rsidR="00BB4E95" w:rsidRPr="007447ED" w:rsidRDefault="00BB4E95">
            <w:pPr>
              <w:pPrChange w:id="24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0F4B2209" w14:textId="77777777" w:rsidR="00BB4E95" w:rsidRPr="007447ED" w:rsidRDefault="00BB4E95">
            <w:pPr>
              <w:pPrChange w:id="248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3D92A62C" w14:textId="77777777" w:rsidTr="00AA0192">
        <w:trPr>
          <w:cantSplit/>
          <w:trHeight w:val="624"/>
        </w:trPr>
        <w:tc>
          <w:tcPr>
            <w:tcW w:w="3954" w:type="dxa"/>
          </w:tcPr>
          <w:p w14:paraId="25122BA6" w14:textId="4A929806" w:rsidR="00BB4E95" w:rsidRPr="007447ED" w:rsidRDefault="00F526BC">
            <w:pPr>
              <w:pPrChange w:id="249" w:author="Zelenskaya Natalia" w:date="2021-03-12T16:36:00Z">
                <w:pPr>
                  <w:jc w:val="left"/>
                </w:pPr>
              </w:pPrChange>
            </w:pPr>
            <w:r w:rsidRPr="00F526BC">
              <w:t>Начальник управления</w:t>
            </w:r>
          </w:p>
        </w:tc>
        <w:tc>
          <w:tcPr>
            <w:tcW w:w="2127" w:type="dxa"/>
            <w:vAlign w:val="center"/>
          </w:tcPr>
          <w:p w14:paraId="45215506" w14:textId="38FF9FB4" w:rsidR="00BB4E95" w:rsidRPr="00BB4E95" w:rsidRDefault="00BB4E95">
            <w:pPr>
              <w:pPrChange w:id="250" w:author="Zelenskaya Natalia" w:date="2021-03-12T16:36:00Z">
                <w:pPr>
                  <w:jc w:val="left"/>
                </w:pPr>
              </w:pPrChange>
            </w:pPr>
            <w:r w:rsidRPr="00BB4E95">
              <w:t>Ерофеев Д</w:t>
            </w:r>
            <w:r w:rsidR="00F526BC">
              <w:t>.</w:t>
            </w:r>
            <w:r w:rsidRPr="00BB4E95">
              <w:t>А</w:t>
            </w:r>
            <w:r w:rsidR="00F526BC">
              <w:t>.</w:t>
            </w:r>
          </w:p>
        </w:tc>
        <w:tc>
          <w:tcPr>
            <w:tcW w:w="1943" w:type="dxa"/>
            <w:vAlign w:val="center"/>
          </w:tcPr>
          <w:p w14:paraId="2AC7993A" w14:textId="77777777" w:rsidR="00BB4E95" w:rsidRPr="007447ED" w:rsidRDefault="00BB4E95">
            <w:pPr>
              <w:pPrChange w:id="25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464E1BF0" w14:textId="77777777" w:rsidR="00BB4E95" w:rsidRPr="007447ED" w:rsidRDefault="00BB4E95">
            <w:pPr>
              <w:pPrChange w:id="252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339487F4" w14:textId="77777777" w:rsidTr="00AA0192">
        <w:trPr>
          <w:cantSplit/>
          <w:trHeight w:val="624"/>
        </w:trPr>
        <w:tc>
          <w:tcPr>
            <w:tcW w:w="3954" w:type="dxa"/>
          </w:tcPr>
          <w:p w14:paraId="4F41F30A" w14:textId="3196E031" w:rsidR="00BB4E95" w:rsidRPr="007447ED" w:rsidRDefault="00F526BC">
            <w:pPr>
              <w:pPrChange w:id="253" w:author="Zelenskaya Natalia" w:date="2021-03-12T16:36:00Z">
                <w:pPr>
                  <w:jc w:val="left"/>
                </w:pPr>
              </w:pPrChange>
            </w:pPr>
            <w:r w:rsidRPr="00F526BC">
              <w:t>Руководитель группы по архитектуре процессов основной производственной деятельности</w:t>
            </w:r>
          </w:p>
        </w:tc>
        <w:tc>
          <w:tcPr>
            <w:tcW w:w="2127" w:type="dxa"/>
            <w:vAlign w:val="center"/>
          </w:tcPr>
          <w:p w14:paraId="30159562" w14:textId="55602D3E" w:rsidR="00BB4E95" w:rsidRPr="00BB4E95" w:rsidRDefault="00BB4E95">
            <w:pPr>
              <w:pPrChange w:id="254" w:author="Zelenskaya Natalia" w:date="2021-03-12T16:36:00Z">
                <w:pPr>
                  <w:jc w:val="left"/>
                </w:pPr>
              </w:pPrChange>
            </w:pPr>
            <w:r w:rsidRPr="00BB4E95">
              <w:t>Усачев А</w:t>
            </w:r>
            <w:r w:rsidR="00F526BC">
              <w:t>.</w:t>
            </w:r>
            <w:r w:rsidRPr="00BB4E95">
              <w:t>Ю</w:t>
            </w:r>
            <w:r w:rsidR="00F526BC">
              <w:t>.</w:t>
            </w:r>
          </w:p>
        </w:tc>
        <w:tc>
          <w:tcPr>
            <w:tcW w:w="1943" w:type="dxa"/>
            <w:vAlign w:val="center"/>
          </w:tcPr>
          <w:p w14:paraId="4710A6C5" w14:textId="77777777" w:rsidR="00BB4E95" w:rsidRPr="007447ED" w:rsidRDefault="00BB4E95">
            <w:pPr>
              <w:pPrChange w:id="25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64DAA90F" w14:textId="77777777" w:rsidR="00BB4E95" w:rsidRPr="007447ED" w:rsidRDefault="00BB4E95">
            <w:pPr>
              <w:pPrChange w:id="256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5182A415" w14:textId="77777777" w:rsidTr="00AA0192">
        <w:trPr>
          <w:cantSplit/>
          <w:trHeight w:val="624"/>
        </w:trPr>
        <w:tc>
          <w:tcPr>
            <w:tcW w:w="3954" w:type="dxa"/>
          </w:tcPr>
          <w:p w14:paraId="03C8D005" w14:textId="19E49D78" w:rsidR="00BB4E95" w:rsidRPr="007447ED" w:rsidRDefault="00F526BC">
            <w:pPr>
              <w:pPrChange w:id="257" w:author="Zelenskaya Natalia" w:date="2021-03-12T16:36:00Z">
                <w:pPr>
                  <w:jc w:val="left"/>
                </w:pPr>
              </w:pPrChange>
            </w:pPr>
            <w:r w:rsidRPr="00F526BC">
              <w:lastRenderedPageBreak/>
              <w:t>Директор по внедрению интегрированной системы управления</w:t>
            </w:r>
          </w:p>
        </w:tc>
        <w:tc>
          <w:tcPr>
            <w:tcW w:w="2127" w:type="dxa"/>
            <w:vAlign w:val="center"/>
          </w:tcPr>
          <w:p w14:paraId="49E10936" w14:textId="431E4658" w:rsidR="00BB4E95" w:rsidRPr="00BB4E95" w:rsidRDefault="00BB4E95">
            <w:pPr>
              <w:pPrChange w:id="258" w:author="Zelenskaya Natalia" w:date="2021-03-12T16:36:00Z">
                <w:pPr>
                  <w:jc w:val="left"/>
                </w:pPr>
              </w:pPrChange>
            </w:pPr>
            <w:r w:rsidRPr="00BB4E95">
              <w:t>Романова В</w:t>
            </w:r>
            <w:r w:rsidR="00F526BC">
              <w:t>.</w:t>
            </w:r>
            <w:r w:rsidRPr="00BB4E95">
              <w:t>А</w:t>
            </w:r>
            <w:r w:rsidR="00F526BC">
              <w:t>.</w:t>
            </w:r>
          </w:p>
        </w:tc>
        <w:tc>
          <w:tcPr>
            <w:tcW w:w="1943" w:type="dxa"/>
            <w:vAlign w:val="center"/>
          </w:tcPr>
          <w:p w14:paraId="592B3BB3" w14:textId="77777777" w:rsidR="00BB4E95" w:rsidRPr="007447ED" w:rsidRDefault="00BB4E95">
            <w:pPr>
              <w:pPrChange w:id="259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6A9E2F1F" w14:textId="77777777" w:rsidR="00BB4E95" w:rsidRPr="007447ED" w:rsidRDefault="00BB4E95">
            <w:pPr>
              <w:pPrChange w:id="260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173F7F04" w14:textId="77777777" w:rsidTr="00AA0192">
        <w:trPr>
          <w:cantSplit/>
          <w:trHeight w:val="624"/>
        </w:trPr>
        <w:tc>
          <w:tcPr>
            <w:tcW w:w="3954" w:type="dxa"/>
          </w:tcPr>
          <w:p w14:paraId="7DC64F20" w14:textId="20533F43" w:rsidR="00BB4E95" w:rsidRPr="007447ED" w:rsidRDefault="00F526BC">
            <w:pPr>
              <w:pPrChange w:id="261" w:author="Zelenskaya Natalia" w:date="2021-03-12T16:36:00Z">
                <w:pPr>
                  <w:jc w:val="left"/>
                </w:pPr>
              </w:pPrChange>
            </w:pPr>
            <w:r w:rsidRPr="00F526BC">
              <w:t>Руководитель группы по развитию бизнес-процессов капитального строительства</w:t>
            </w:r>
          </w:p>
        </w:tc>
        <w:tc>
          <w:tcPr>
            <w:tcW w:w="2127" w:type="dxa"/>
            <w:vAlign w:val="center"/>
          </w:tcPr>
          <w:p w14:paraId="3BD67084" w14:textId="63C9D313" w:rsidR="00BB4E95" w:rsidRPr="00BB4E95" w:rsidRDefault="00BB4E95">
            <w:pPr>
              <w:pPrChange w:id="262" w:author="Zelenskaya Natalia" w:date="2021-03-12T16:36:00Z">
                <w:pPr>
                  <w:jc w:val="left"/>
                </w:pPr>
              </w:pPrChange>
            </w:pPr>
            <w:r w:rsidRPr="00BB4E95">
              <w:t>Перминов А</w:t>
            </w:r>
            <w:r w:rsidR="00F526BC">
              <w:t>.</w:t>
            </w:r>
            <w:r w:rsidRPr="00BB4E95">
              <w:t>В</w:t>
            </w:r>
            <w:r w:rsidR="00F526BC">
              <w:t>.</w:t>
            </w:r>
          </w:p>
        </w:tc>
        <w:tc>
          <w:tcPr>
            <w:tcW w:w="1943" w:type="dxa"/>
            <w:vAlign w:val="center"/>
          </w:tcPr>
          <w:p w14:paraId="2CA75564" w14:textId="77777777" w:rsidR="00BB4E95" w:rsidRPr="007447ED" w:rsidRDefault="00BB4E95">
            <w:pPr>
              <w:pPrChange w:id="263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2A83A436" w14:textId="77777777" w:rsidR="00BB4E95" w:rsidRPr="007447ED" w:rsidRDefault="00BB4E95">
            <w:pPr>
              <w:pPrChange w:id="264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6B4666E9" w14:textId="77777777" w:rsidTr="00AA0192">
        <w:trPr>
          <w:cantSplit/>
          <w:trHeight w:val="624"/>
        </w:trPr>
        <w:tc>
          <w:tcPr>
            <w:tcW w:w="3954" w:type="dxa"/>
          </w:tcPr>
          <w:p w14:paraId="159BC80E" w14:textId="2E2AC088" w:rsidR="00BB4E95" w:rsidRPr="007447ED" w:rsidRDefault="00F526BC">
            <w:pPr>
              <w:pPrChange w:id="265" w:author="Zelenskaya Natalia" w:date="2021-03-12T16:36:00Z">
                <w:pPr>
                  <w:jc w:val="left"/>
                </w:pPr>
              </w:pPrChange>
            </w:pPr>
            <w:r w:rsidRPr="00F526BC">
              <w:t>Руководитель группы по развитию бизнес-процессов основной производственный деятельности</w:t>
            </w:r>
          </w:p>
        </w:tc>
        <w:tc>
          <w:tcPr>
            <w:tcW w:w="2127" w:type="dxa"/>
            <w:vAlign w:val="center"/>
          </w:tcPr>
          <w:p w14:paraId="1456820D" w14:textId="2834BE09" w:rsidR="00BB4E95" w:rsidRPr="00BB4E95" w:rsidRDefault="00BB4E95">
            <w:pPr>
              <w:pPrChange w:id="266" w:author="Zelenskaya Natalia" w:date="2021-03-12T16:36:00Z">
                <w:pPr>
                  <w:jc w:val="left"/>
                </w:pPr>
              </w:pPrChange>
            </w:pPr>
            <w:r w:rsidRPr="00BB4E95">
              <w:t>Малютин С</w:t>
            </w:r>
            <w:r w:rsidR="00F526BC">
              <w:t>.</w:t>
            </w:r>
            <w:r w:rsidRPr="00BB4E95">
              <w:t>С</w:t>
            </w:r>
            <w:r w:rsidR="00F526BC">
              <w:t>.</w:t>
            </w:r>
          </w:p>
        </w:tc>
        <w:tc>
          <w:tcPr>
            <w:tcW w:w="1943" w:type="dxa"/>
            <w:vAlign w:val="center"/>
          </w:tcPr>
          <w:p w14:paraId="55C7F2B4" w14:textId="77777777" w:rsidR="00BB4E95" w:rsidRPr="007447ED" w:rsidRDefault="00BB4E95">
            <w:pPr>
              <w:pPrChange w:id="26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72B6D641" w14:textId="77777777" w:rsidR="00BB4E95" w:rsidRPr="007447ED" w:rsidRDefault="00BB4E95">
            <w:pPr>
              <w:pPrChange w:id="268" w:author="Zelenskaya Natalia" w:date="2021-03-12T16:36:00Z">
                <w:pPr>
                  <w:jc w:val="left"/>
                </w:pPr>
              </w:pPrChange>
            </w:pPr>
          </w:p>
        </w:tc>
      </w:tr>
      <w:tr w:rsidR="00BB4E95" w:rsidRPr="007447ED" w14:paraId="475D48EA" w14:textId="77777777" w:rsidTr="005F1F16">
        <w:trPr>
          <w:cantSplit/>
          <w:trHeight w:val="624"/>
        </w:trPr>
        <w:tc>
          <w:tcPr>
            <w:tcW w:w="3954" w:type="dxa"/>
            <w:vAlign w:val="center"/>
          </w:tcPr>
          <w:p w14:paraId="287305DE" w14:textId="758CA547" w:rsidR="00BB4E95" w:rsidRPr="007447ED" w:rsidRDefault="00BB4E95">
            <w:pPr>
              <w:pPrChange w:id="269" w:author="Zelenskaya Natalia" w:date="2021-03-12T16:36:00Z">
                <w:pPr>
                  <w:jc w:val="left"/>
                </w:pPr>
              </w:pPrChange>
            </w:pPr>
            <w:r w:rsidRPr="007447ED">
              <w:t>Архитектор по направлению ТОиР</w:t>
            </w:r>
          </w:p>
        </w:tc>
        <w:tc>
          <w:tcPr>
            <w:tcW w:w="2127" w:type="dxa"/>
            <w:vAlign w:val="center"/>
          </w:tcPr>
          <w:p w14:paraId="5FB4E692" w14:textId="33311B6E" w:rsidR="00BB4E95" w:rsidRPr="007447ED" w:rsidRDefault="00BB4E95">
            <w:pPr>
              <w:pPrChange w:id="270" w:author="Zelenskaya Natalia" w:date="2021-03-12T16:36:00Z">
                <w:pPr>
                  <w:jc w:val="left"/>
                </w:pPr>
              </w:pPrChange>
            </w:pPr>
            <w:r w:rsidRPr="007447ED">
              <w:t>Аблаков А.Б.</w:t>
            </w:r>
          </w:p>
        </w:tc>
        <w:tc>
          <w:tcPr>
            <w:tcW w:w="1943" w:type="dxa"/>
            <w:vAlign w:val="center"/>
          </w:tcPr>
          <w:p w14:paraId="39FE4F79" w14:textId="77777777" w:rsidR="00BB4E95" w:rsidRPr="007447ED" w:rsidRDefault="00BB4E95">
            <w:pPr>
              <w:pPrChange w:id="27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2167" w:type="dxa"/>
            <w:vAlign w:val="center"/>
          </w:tcPr>
          <w:p w14:paraId="6C3BA607" w14:textId="77777777" w:rsidR="00BB4E95" w:rsidRPr="007447ED" w:rsidRDefault="00BB4E95">
            <w:pPr>
              <w:pPrChange w:id="272" w:author="Zelenskaya Natalia" w:date="2021-03-12T16:36:00Z">
                <w:pPr>
                  <w:jc w:val="left"/>
                </w:pPr>
              </w:pPrChange>
            </w:pPr>
          </w:p>
        </w:tc>
      </w:tr>
    </w:tbl>
    <w:p w14:paraId="5A131B1B" w14:textId="77777777" w:rsidR="001A2810" w:rsidRPr="007447ED" w:rsidRDefault="001A2810">
      <w:pPr>
        <w:pPrChange w:id="273" w:author="Zelenskaya Natalia" w:date="2021-03-12T16:36:00Z">
          <w:pPr>
            <w:ind w:firstLine="426"/>
          </w:pPr>
        </w:pPrChange>
      </w:pPr>
    </w:p>
    <w:p w14:paraId="640609CE" w14:textId="1514B32E" w:rsidR="001A2810" w:rsidRPr="007447ED" w:rsidRDefault="001A2810">
      <w:pPr>
        <w:pPrChange w:id="274" w:author="Zelenskaya Natalia" w:date="2021-03-12T16:36:00Z">
          <w:pPr>
            <w:ind w:firstLine="431"/>
          </w:pPr>
        </w:pPrChange>
      </w:pPr>
      <w:r w:rsidRPr="007447ED">
        <w:t xml:space="preserve"> </w:t>
      </w:r>
    </w:p>
    <w:p w14:paraId="56B301CC" w14:textId="77777777" w:rsidR="00175B15" w:rsidRPr="007447ED" w:rsidRDefault="00175B15">
      <w:pPr>
        <w:pPrChange w:id="275" w:author="Zelenskaya Natalia" w:date="2021-03-12T16:36:00Z">
          <w:pPr>
            <w:jc w:val="center"/>
          </w:pPr>
        </w:pPrChange>
      </w:pPr>
    </w:p>
    <w:p w14:paraId="2C58C068" w14:textId="77777777" w:rsidR="00E6247B" w:rsidRPr="007447ED" w:rsidRDefault="00E6247B">
      <w:pPr>
        <w:pStyle w:val="S0"/>
        <w:sectPr w:rsidR="00E6247B" w:rsidRPr="007447ED" w:rsidSect="009355EA">
          <w:headerReference w:type="default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282" w:name="_Toc512271224" w:displacedByCustomXml="next"/>
    <w:bookmarkStart w:id="283" w:name="_Toc525313679" w:displacedByCustomXml="next"/>
    <w:sdt>
      <w:sdtPr>
        <w:id w:val="513270047"/>
        <w:docPartObj>
          <w:docPartGallery w:val="Table of Contents"/>
          <w:docPartUnique/>
        </w:docPartObj>
      </w:sdtPr>
      <w:sdtEndPr/>
      <w:sdtContent>
        <w:p w14:paraId="63DA32B1" w14:textId="77777777" w:rsidR="00B778C7" w:rsidRPr="00BC5F83" w:rsidRDefault="00B778C7">
          <w:pPr>
            <w:rPr>
              <w:rStyle w:val="23"/>
              <w:rPrChange w:id="284" w:author="Zelenskaya Natalia" w:date="2021-03-12T21:12:00Z">
                <w:rPr/>
              </w:rPrChange>
            </w:rPr>
          </w:pPr>
          <w:r w:rsidRPr="00BC5F83">
            <w:rPr>
              <w:rStyle w:val="23"/>
              <w:rPrChange w:id="285" w:author="Zelenskaya Natalia" w:date="2021-03-12T21:12:00Z">
                <w:rPr/>
              </w:rPrChange>
            </w:rPr>
            <w:t>Оглавление</w:t>
          </w:r>
          <w:bookmarkEnd w:id="283"/>
          <w:bookmarkEnd w:id="282"/>
        </w:p>
        <w:p w14:paraId="49E6C880" w14:textId="5654D720" w:rsidR="00D254EC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7447ED">
            <w:fldChar w:fldCharType="begin"/>
          </w:r>
          <w:r w:rsidRPr="007447ED">
            <w:instrText xml:space="preserve"> TOC \o "1-3" \h \z \u </w:instrText>
          </w:r>
          <w:r w:rsidRPr="007447ED">
            <w:fldChar w:fldCharType="separate"/>
          </w:r>
          <w:hyperlink w:anchor="_Toc66475424" w:history="1">
            <w:r w:rsidR="00D254EC" w:rsidRPr="009B5F7C">
              <w:rPr>
                <w:rStyle w:val="a9"/>
              </w:rPr>
              <w:t>1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</w:rPr>
              <w:t>ГЛОССАРИЙ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_Toc66475424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10</w:t>
            </w:r>
            <w:r w:rsidR="00D254EC">
              <w:rPr>
                <w:webHidden/>
              </w:rPr>
              <w:fldChar w:fldCharType="end"/>
            </w:r>
          </w:hyperlink>
        </w:p>
        <w:p w14:paraId="35A6AACC" w14:textId="40794716" w:rsidR="00D254EC" w:rsidRDefault="00C96A0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475425" w:history="1">
            <w:r w:rsidR="00D254EC" w:rsidRPr="009B5F7C">
              <w:rPr>
                <w:rStyle w:val="a9"/>
              </w:rPr>
              <w:t>2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</w:rPr>
              <w:t>НАЗНАЧЕНИЕ ДОКУМЕНТА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_Toc66475425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10</w:t>
            </w:r>
            <w:r w:rsidR="00D254EC">
              <w:rPr>
                <w:webHidden/>
              </w:rPr>
              <w:fldChar w:fldCharType="end"/>
            </w:r>
          </w:hyperlink>
        </w:p>
        <w:p w14:paraId="55F314D9" w14:textId="3D80E3E7" w:rsidR="00D254EC" w:rsidRDefault="00C96A0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475426" w:history="1">
            <w:r w:rsidR="00D254EC" w:rsidRPr="009B5F7C">
              <w:rPr>
                <w:rStyle w:val="a9"/>
              </w:rPr>
              <w:t>3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</w:rPr>
              <w:t>ПРЕДПОСЫЛКИ УСПЕШНОЙ РЕАЛИЗАЦИИ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_Toc66475426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10</w:t>
            </w:r>
            <w:r w:rsidR="00D254EC">
              <w:rPr>
                <w:webHidden/>
              </w:rPr>
              <w:fldChar w:fldCharType="end"/>
            </w:r>
          </w:hyperlink>
        </w:p>
        <w:p w14:paraId="6973A045" w14:textId="085D0B07" w:rsidR="00D254EC" w:rsidRDefault="00C96A0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475427" w:history="1">
            <w:r w:rsidR="00D254EC" w:rsidRPr="009B5F7C">
              <w:rPr>
                <w:rStyle w:val="a9"/>
                <w:rFonts w:eastAsia="Calibri"/>
              </w:rPr>
              <w:t>4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  <w:rFonts w:eastAsia="Calibri"/>
              </w:rPr>
              <w:t>БИЗНЕС-ТРЕБОВАНИЯ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_Toc66475427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11</w:t>
            </w:r>
            <w:r w:rsidR="00D254EC">
              <w:rPr>
                <w:webHidden/>
              </w:rPr>
              <w:fldChar w:fldCharType="end"/>
            </w:r>
          </w:hyperlink>
        </w:p>
        <w:p w14:paraId="13D8764C" w14:textId="13BD251A" w:rsidR="00D254EC" w:rsidRDefault="00C96A0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475428" w:history="1">
            <w:r w:rsidR="00D254EC" w:rsidRPr="009B5F7C">
              <w:rPr>
                <w:rStyle w:val="a9"/>
                <w:rFonts w:eastAsia="Calibri"/>
              </w:rPr>
              <w:t>5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  <w:rFonts w:eastAsia="Calibri"/>
              </w:rPr>
              <w:t>РЕАЛИЗАЦИЯ БИЗНЕС-ПРОЦЕССОВ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_Toc66475428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11</w:t>
            </w:r>
            <w:r w:rsidR="00D254EC">
              <w:rPr>
                <w:webHidden/>
              </w:rPr>
              <w:fldChar w:fldCharType="end"/>
            </w:r>
          </w:hyperlink>
        </w:p>
        <w:p w14:paraId="723F056B" w14:textId="76510320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29" w:history="1">
            <w:r w:rsidR="00D254EC" w:rsidRPr="009B5F7C">
              <w:rPr>
                <w:rStyle w:val="a9"/>
              </w:rPr>
              <w:t>5.1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B554CB">
              <w:rPr>
                <w:rStyle w:val="a9"/>
              </w:rPr>
              <w:t>Описание бизнес-процессов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_Toc66475429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11</w:t>
            </w:r>
            <w:r w:rsidR="00D254EC">
              <w:rPr>
                <w:webHidden/>
              </w:rPr>
              <w:fldChar w:fldCharType="end"/>
            </w:r>
          </w:hyperlink>
        </w:p>
        <w:p w14:paraId="76BFC278" w14:textId="4ACCE055" w:rsidR="00D254EC" w:rsidRPr="007A339E" w:rsidRDefault="00D254EC">
          <w:pPr>
            <w:pStyle w:val="33"/>
            <w:rPr>
              <w:rFonts w:eastAsiaTheme="minorEastAsia"/>
              <w:lang w:eastAsia="ru-RU"/>
            </w:rPr>
          </w:pPr>
          <w:r w:rsidRPr="009768DC">
            <w:rPr>
              <w:rStyle w:val="a9"/>
            </w:rPr>
            <w:fldChar w:fldCharType="begin"/>
          </w:r>
          <w:r w:rsidRPr="00B554CB">
            <w:rPr>
              <w:rStyle w:val="a9"/>
            </w:rPr>
            <w:instrText xml:space="preserve"> </w:instrText>
          </w:r>
          <w:r w:rsidRPr="00B554CB">
            <w:instrText>HYPERLINK \l "_Toc66475430"</w:instrText>
          </w:r>
          <w:r w:rsidRPr="00B554CB">
            <w:rPr>
              <w:rStyle w:val="a9"/>
            </w:rPr>
            <w:instrText xml:space="preserve"> </w:instrText>
          </w:r>
          <w:r w:rsidRPr="009768DC">
            <w:rPr>
              <w:rStyle w:val="a9"/>
              <w:rPrChange w:id="286" w:author="Zelenskaya Natalia" w:date="2021-03-12T21:28:00Z">
                <w:rPr>
                  <w:rStyle w:val="a9"/>
                </w:rPr>
              </w:rPrChange>
            </w:rPr>
            <w:fldChar w:fldCharType="separate"/>
          </w:r>
          <w:r w:rsidRPr="00B554CB">
            <w:rPr>
              <w:rStyle w:val="a9"/>
            </w:rPr>
            <w:t>5.1.1</w:t>
          </w:r>
          <w:r w:rsidRPr="00E74C2F">
            <w:rPr>
              <w:rFonts w:eastAsiaTheme="minorEastAsia"/>
              <w:lang w:eastAsia="ru-RU"/>
            </w:rPr>
            <w:tab/>
          </w:r>
          <w:r w:rsidRPr="00B554CB">
            <w:rPr>
              <w:rStyle w:val="a9"/>
            </w:rPr>
            <w:t>Описание бизнес-процесса ПП-07.02.03.04-ERP Планирование программы ОВП в рамках программы воздействий на ПА и инвестиционной программы (ОВИЗ, ОВСС и неПА)</w:t>
          </w:r>
          <w:r w:rsidRPr="00B554CB">
            <w:rPr>
              <w:webHidden/>
            </w:rPr>
            <w:tab/>
          </w:r>
          <w:r w:rsidRPr="00366BC4">
            <w:rPr>
              <w:webHidden/>
            </w:rPr>
            <w:fldChar w:fldCharType="begin"/>
          </w:r>
          <w:r w:rsidRPr="00B554CB">
            <w:rPr>
              <w:webHidden/>
            </w:rPr>
            <w:instrText xml:space="preserve"> PAGEREF _Toc66475430 \h </w:instrText>
          </w:r>
          <w:r w:rsidRPr="00366BC4">
            <w:rPr>
              <w:webHidden/>
            </w:rPr>
          </w:r>
          <w:r w:rsidRPr="00366BC4">
            <w:rPr>
              <w:webHidden/>
              <w:rPrChange w:id="287" w:author="Zelenskaya Natalia" w:date="2021-03-12T21:28:00Z">
                <w:rPr>
                  <w:webHidden/>
                </w:rPr>
              </w:rPrChange>
            </w:rPr>
            <w:fldChar w:fldCharType="separate"/>
          </w:r>
          <w:r w:rsidRPr="00B554CB">
            <w:rPr>
              <w:webHidden/>
            </w:rPr>
            <w:t>11</w:t>
          </w:r>
          <w:r w:rsidRPr="00366BC4">
            <w:rPr>
              <w:webHidden/>
            </w:rPr>
            <w:fldChar w:fldCharType="end"/>
          </w:r>
          <w:r w:rsidRPr="009768DC">
            <w:rPr>
              <w:rStyle w:val="a9"/>
            </w:rPr>
            <w:fldChar w:fldCharType="end"/>
          </w:r>
        </w:p>
        <w:p w14:paraId="35946550" w14:textId="4291DB58" w:rsidR="00D254EC" w:rsidRDefault="00D254EC">
          <w:pPr>
            <w:pStyle w:val="24"/>
            <w:rPr>
              <w:rFonts w:eastAsiaTheme="minorEastAsia" w:cstheme="minorBidi"/>
              <w:lang w:eastAsia="ru-RU"/>
            </w:rPr>
          </w:pPr>
          <w:r w:rsidRPr="009B5F7C">
            <w:rPr>
              <w:rStyle w:val="a9"/>
            </w:rPr>
            <w:fldChar w:fldCharType="begin"/>
          </w:r>
          <w:r w:rsidRPr="009B5F7C">
            <w:rPr>
              <w:rStyle w:val="a9"/>
            </w:rPr>
            <w:instrText xml:space="preserve"> </w:instrText>
          </w:r>
          <w:r>
            <w:instrText>HYPERLINK \l "_Toc66475431"</w:instrText>
          </w:r>
          <w:r w:rsidRPr="009B5F7C">
            <w:rPr>
              <w:rStyle w:val="a9"/>
            </w:rPr>
            <w:instrText xml:space="preserve"> </w:instrText>
          </w:r>
          <w:r w:rsidRPr="009B5F7C">
            <w:rPr>
              <w:rStyle w:val="a9"/>
            </w:rPr>
            <w:fldChar w:fldCharType="separate"/>
          </w:r>
          <w:r w:rsidRPr="00B554CB">
            <w:rPr>
              <w:rStyle w:val="a9"/>
            </w:rPr>
            <w:t>5.2</w:t>
          </w:r>
          <w:r w:rsidRPr="00B554CB">
            <w:rPr>
              <w:rFonts w:eastAsiaTheme="minorEastAsia"/>
              <w:lang w:eastAsia="ru-RU"/>
              <w:rPrChange w:id="288" w:author="Zelenskaya Natalia" w:date="2021-03-12T21:28:00Z">
                <w:rPr>
                  <w:rFonts w:eastAsiaTheme="minorEastAsia" w:cstheme="minorBidi"/>
                  <w:b w:val="0"/>
                  <w:lang w:eastAsia="ru-RU"/>
                </w:rPr>
              </w:rPrChange>
            </w:rPr>
            <w:tab/>
          </w:r>
          <w:r w:rsidRPr="00B554CB">
            <w:rPr>
              <w:rStyle w:val="a9"/>
            </w:rPr>
            <w:t>Описание шагов бизнес-процессов</w:t>
          </w:r>
          <w:r>
            <w:rPr>
              <w:webHidden/>
            </w:rPr>
            <w:tab/>
          </w:r>
          <w:r>
            <w:rPr>
              <w:webHidden/>
            </w:rPr>
            <w:fldChar w:fldCharType="begin"/>
          </w:r>
          <w:r>
            <w:rPr>
              <w:webHidden/>
            </w:rPr>
            <w:instrText xml:space="preserve"> PAGEREF _Toc66475431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>
            <w:rPr>
              <w:webHidden/>
            </w:rPr>
            <w:t>16</w:t>
          </w:r>
          <w:r>
            <w:rPr>
              <w:webHidden/>
            </w:rPr>
            <w:fldChar w:fldCharType="end"/>
          </w:r>
          <w:r w:rsidRPr="009B5F7C">
            <w:rPr>
              <w:rStyle w:val="a9"/>
            </w:rPr>
            <w:fldChar w:fldCharType="end"/>
          </w:r>
        </w:p>
        <w:p w14:paraId="18FF814F" w14:textId="5A3E0C1D" w:rsidR="00D254EC" w:rsidRDefault="00C96A0B">
          <w:pPr>
            <w:pStyle w:val="33"/>
            <w:rPr>
              <w:rFonts w:eastAsiaTheme="minorEastAsia" w:cstheme="minorBidi"/>
              <w:lang w:eastAsia="ru-RU"/>
            </w:rPr>
          </w:pPr>
          <w:hyperlink w:anchor="_Toc66475432" w:history="1">
            <w:r w:rsidR="00D254EC" w:rsidRPr="009B5F7C">
              <w:rPr>
                <w:rStyle w:val="a9"/>
              </w:rPr>
              <w:t>5.2.1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Описание шагов бизнес-процесса ПП-07.02.03.04-ERP Планирование программы ОВП в рамках программы воздействий на ПА и инвестиционной программы (ОВП 1 группы)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_Toc66475432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16</w:t>
            </w:r>
            <w:r w:rsidR="00D254EC">
              <w:rPr>
                <w:webHidden/>
              </w:rPr>
              <w:fldChar w:fldCharType="end"/>
            </w:r>
          </w:hyperlink>
        </w:p>
        <w:p w14:paraId="1D1085F9" w14:textId="2F9099BD" w:rsidR="00D254EC" w:rsidRDefault="00C96A0B">
          <w:pPr>
            <w:pStyle w:val="33"/>
            <w:rPr>
              <w:rFonts w:eastAsiaTheme="minorEastAsia" w:cstheme="minorBidi"/>
              <w:lang w:eastAsia="ru-RU"/>
            </w:rPr>
          </w:pPr>
          <w:hyperlink w:anchor="_Toc66475433" w:history="1">
            <w:r w:rsidR="00D254EC" w:rsidRPr="009B5F7C">
              <w:rPr>
                <w:rStyle w:val="a9"/>
              </w:rPr>
              <w:t>5.2.2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Описание шагов бизнес-процесса ПП-07.02.03.04-ERP Планирование программы ОВП в рамках программы воздействий на ПА и инвестиционной программы (Компонентный учет)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_Toc66475433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29</w:t>
            </w:r>
            <w:r w:rsidR="00D254EC">
              <w:rPr>
                <w:webHidden/>
              </w:rPr>
              <w:fldChar w:fldCharType="end"/>
            </w:r>
          </w:hyperlink>
        </w:p>
        <w:p w14:paraId="1DF065DE" w14:textId="0006F13B" w:rsidR="00D254EC" w:rsidRDefault="00C96A0B">
          <w:pPr>
            <w:pStyle w:val="33"/>
            <w:rPr>
              <w:rFonts w:eastAsiaTheme="minorEastAsia" w:cstheme="minorBidi"/>
              <w:lang w:eastAsia="ru-RU"/>
            </w:rPr>
          </w:pPr>
          <w:hyperlink w:anchor="_Toc66475434" w:history="1">
            <w:r w:rsidR="00D254EC" w:rsidRPr="009B5F7C">
              <w:rPr>
                <w:rStyle w:val="a9"/>
              </w:rPr>
              <w:t>5.2.3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Описание шагов бизнес-процесса ПП-07.02.03.04-ERP Планирование программы ОВП в рамках программы воздействий на ПА и инвестиционной программы (ОВП 2 группы)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_Toc66475434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37</w:t>
            </w:r>
            <w:r w:rsidR="00D254EC">
              <w:rPr>
                <w:webHidden/>
              </w:rPr>
              <w:fldChar w:fldCharType="end"/>
            </w:r>
          </w:hyperlink>
        </w:p>
        <w:p w14:paraId="2A80C945" w14:textId="6EC62390" w:rsidR="00D254EC" w:rsidRDefault="00C96A0B">
          <w:pPr>
            <w:pStyle w:val="33"/>
            <w:rPr>
              <w:rFonts w:eastAsiaTheme="minorEastAsia" w:cstheme="minorBidi"/>
              <w:lang w:eastAsia="ru-RU"/>
            </w:rPr>
          </w:pPr>
          <w:hyperlink w:anchor="_Toc66475435" w:history="1">
            <w:r w:rsidR="00D254EC" w:rsidRPr="009B5F7C">
              <w:rPr>
                <w:rStyle w:val="a9"/>
              </w:rPr>
              <w:t>5.2.4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Описание шагов бизнес-процесса ПП-07.02.03.04-ERP Планирование программы ОВП в рамках программы воздействий на ПА и инвестиционной программы (НеПА ОВП 1 и 2 групп)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_Toc66475435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43</w:t>
            </w:r>
            <w:r w:rsidR="00D254EC">
              <w:rPr>
                <w:webHidden/>
              </w:rPr>
              <w:fldChar w:fldCharType="end"/>
            </w:r>
          </w:hyperlink>
        </w:p>
        <w:p w14:paraId="29B62AD1" w14:textId="5D9624A8" w:rsidR="00D254EC" w:rsidRDefault="00C96A0B">
          <w:pPr>
            <w:pStyle w:val="33"/>
            <w:rPr>
              <w:rFonts w:eastAsiaTheme="minorEastAsia" w:cstheme="minorBidi"/>
              <w:lang w:eastAsia="ru-RU"/>
            </w:rPr>
          </w:pPr>
          <w:hyperlink w:anchor="_Toc66475436" w:history="1">
            <w:r w:rsidR="00D254EC" w:rsidRPr="009B5F7C">
              <w:rPr>
                <w:rStyle w:val="a9"/>
              </w:rPr>
              <w:t>5.2.5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Описание шагов бизнес-процесса ПП-07.02.03.04-ERP Планирование программы ОВП в рамках программы воздействий на ПА и инвестиционной программы (Оборудование иЦ)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_Toc66475436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45</w:t>
            </w:r>
            <w:r w:rsidR="00D254EC">
              <w:rPr>
                <w:webHidden/>
              </w:rPr>
              <w:fldChar w:fldCharType="end"/>
            </w:r>
          </w:hyperlink>
        </w:p>
        <w:p w14:paraId="4C956A18" w14:textId="5548D759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37" w:history="1">
            <w:r w:rsidR="00D254EC" w:rsidRPr="009B5F7C">
              <w:rPr>
                <w:rStyle w:val="a9"/>
              </w:rPr>
              <w:t>5.3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Роли и полномочия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_Toc66475437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47</w:t>
            </w:r>
            <w:r w:rsidR="00D254EC">
              <w:rPr>
                <w:webHidden/>
              </w:rPr>
              <w:fldChar w:fldCharType="end"/>
            </w:r>
          </w:hyperlink>
        </w:p>
        <w:p w14:paraId="1B13F037" w14:textId="08ACAB6E" w:rsidR="00D254EC" w:rsidRPr="00B554CB" w:rsidRDefault="00D254EC">
          <w:pPr>
            <w:pStyle w:val="24"/>
            <w:rPr>
              <w:rFonts w:eastAsiaTheme="minorEastAsia"/>
              <w:lang w:eastAsia="ru-RU"/>
              <w:rPrChange w:id="289" w:author="Zelenskaya Natalia" w:date="2021-03-12T21:28:00Z">
                <w:rPr>
                  <w:rFonts w:eastAsiaTheme="minorEastAsia" w:cstheme="minorBidi"/>
                  <w:b w:val="0"/>
                  <w:lang w:eastAsia="ru-RU"/>
                </w:rPr>
              </w:rPrChange>
            </w:rPr>
          </w:pPr>
          <w:r w:rsidRPr="009768DC">
            <w:rPr>
              <w:rStyle w:val="a9"/>
            </w:rPr>
            <w:fldChar w:fldCharType="begin"/>
          </w:r>
          <w:r w:rsidRPr="00B554CB">
            <w:rPr>
              <w:rStyle w:val="a9"/>
            </w:rPr>
            <w:instrText xml:space="preserve"> </w:instrText>
          </w:r>
          <w:r w:rsidRPr="00B554CB">
            <w:instrText>HYPERLINK \l "_Toc66475438"</w:instrText>
          </w:r>
          <w:r w:rsidRPr="00B554CB">
            <w:rPr>
              <w:rStyle w:val="a9"/>
            </w:rPr>
            <w:instrText xml:space="preserve"> </w:instrText>
          </w:r>
          <w:r w:rsidRPr="009768DC">
            <w:rPr>
              <w:rStyle w:val="a9"/>
              <w:rPrChange w:id="290" w:author="Zelenskaya Natalia" w:date="2021-03-12T21:28:00Z">
                <w:rPr>
                  <w:rStyle w:val="a9"/>
                </w:rPr>
              </w:rPrChange>
            </w:rPr>
            <w:fldChar w:fldCharType="separate"/>
          </w:r>
          <w:r w:rsidRPr="00B554CB">
            <w:rPr>
              <w:rStyle w:val="a9"/>
            </w:rPr>
            <w:t>5.4</w:t>
          </w:r>
          <w:r w:rsidRPr="00B554CB">
            <w:rPr>
              <w:rFonts w:eastAsiaTheme="minorEastAsia"/>
              <w:lang w:eastAsia="ru-RU"/>
              <w:rPrChange w:id="291" w:author="Zelenskaya Natalia" w:date="2021-03-12T21:28:00Z">
                <w:rPr>
                  <w:rFonts w:eastAsiaTheme="minorEastAsia" w:cstheme="minorBidi"/>
                  <w:b w:val="0"/>
                  <w:lang w:eastAsia="ru-RU"/>
                </w:rPr>
              </w:rPrChange>
            </w:rPr>
            <w:tab/>
          </w:r>
          <w:r w:rsidRPr="00B554CB">
            <w:rPr>
              <w:rStyle w:val="a9"/>
            </w:rPr>
            <w:t>Риски и контрольные процедуры</w:t>
          </w:r>
          <w:r w:rsidRPr="00B554CB">
            <w:rPr>
              <w:webHidden/>
            </w:rPr>
            <w:tab/>
          </w:r>
          <w:r w:rsidRPr="00366BC4">
            <w:rPr>
              <w:webHidden/>
            </w:rPr>
            <w:fldChar w:fldCharType="begin"/>
          </w:r>
          <w:r w:rsidRPr="00B554CB">
            <w:rPr>
              <w:webHidden/>
            </w:rPr>
            <w:instrText xml:space="preserve"> PAGEREF _Toc66475438 \h </w:instrText>
          </w:r>
          <w:r w:rsidRPr="00366BC4">
            <w:rPr>
              <w:webHidden/>
            </w:rPr>
          </w:r>
          <w:r w:rsidRPr="00366BC4">
            <w:rPr>
              <w:webHidden/>
              <w:rPrChange w:id="292" w:author="Zelenskaya Natalia" w:date="2021-03-12T21:28:00Z">
                <w:rPr>
                  <w:webHidden/>
                </w:rPr>
              </w:rPrChange>
            </w:rPr>
            <w:fldChar w:fldCharType="separate"/>
          </w:r>
          <w:r w:rsidRPr="00B554CB">
            <w:rPr>
              <w:webHidden/>
            </w:rPr>
            <w:t>53</w:t>
          </w:r>
          <w:r w:rsidRPr="00366BC4">
            <w:rPr>
              <w:webHidden/>
            </w:rPr>
            <w:fldChar w:fldCharType="end"/>
          </w:r>
          <w:r w:rsidRPr="009768DC">
            <w:rPr>
              <w:rStyle w:val="a9"/>
            </w:rPr>
            <w:fldChar w:fldCharType="end"/>
          </w:r>
        </w:p>
        <w:p w14:paraId="66F32B1F" w14:textId="75926BA1" w:rsidR="00D254EC" w:rsidRDefault="00C96A0B">
          <w:pPr>
            <w:pStyle w:val="33"/>
            <w:rPr>
              <w:rFonts w:eastAsiaTheme="minorEastAsia" w:cstheme="minorBidi"/>
              <w:lang w:eastAsia="ru-RU"/>
            </w:rPr>
          </w:pPr>
          <w:hyperlink w:anchor="_Toc66475439" w:history="1">
            <w:r w:rsidR="00D254EC" w:rsidRPr="009B5F7C">
              <w:rPr>
                <w:rStyle w:val="a9"/>
              </w:rPr>
              <w:t>5.4.1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Риски и контроли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_Toc66475439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53</w:t>
            </w:r>
            <w:r w:rsidR="00D254EC">
              <w:rPr>
                <w:webHidden/>
              </w:rPr>
              <w:fldChar w:fldCharType="end"/>
            </w:r>
          </w:hyperlink>
        </w:p>
        <w:p w14:paraId="19CA267F" w14:textId="7E49A0A1" w:rsidR="00D254EC" w:rsidRDefault="00C96A0B">
          <w:pPr>
            <w:pStyle w:val="33"/>
            <w:rPr>
              <w:rFonts w:eastAsiaTheme="minorEastAsia" w:cstheme="minorBidi"/>
              <w:lang w:eastAsia="ru-RU"/>
            </w:rPr>
          </w:pPr>
          <w:hyperlink w:anchor="_Toc66475440" w:history="1">
            <w:r w:rsidR="00D254EC" w:rsidRPr="009B5F7C">
              <w:rPr>
                <w:rStyle w:val="a9"/>
              </w:rPr>
              <w:t>5.4.2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Разделение полномочий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_Toc66475440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54</w:t>
            </w:r>
            <w:r w:rsidR="00D254EC">
              <w:rPr>
                <w:webHidden/>
              </w:rPr>
              <w:fldChar w:fldCharType="end"/>
            </w:r>
          </w:hyperlink>
        </w:p>
        <w:p w14:paraId="7B338EA1" w14:textId="3314FF27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41" w:history="1">
            <w:r w:rsidR="00D254EC" w:rsidRPr="009B5F7C">
              <w:rPr>
                <w:rStyle w:val="a9"/>
              </w:rPr>
              <w:t>5.5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Интеграционные точки со смежными процессами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_Toc66475441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57</w:t>
            </w:r>
            <w:r w:rsidR="00D254EC">
              <w:rPr>
                <w:webHidden/>
              </w:rPr>
              <w:fldChar w:fldCharType="end"/>
            </w:r>
          </w:hyperlink>
        </w:p>
        <w:p w14:paraId="03F3B50C" w14:textId="56EC51FB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42" w:history="1">
            <w:r w:rsidR="00D254EC" w:rsidRPr="009B5F7C">
              <w:rPr>
                <w:rStyle w:val="a9"/>
              </w:rPr>
              <w:t>5.6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Основные данные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_Toc66475442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67</w:t>
            </w:r>
            <w:r w:rsidR="00D254EC">
              <w:rPr>
                <w:webHidden/>
              </w:rPr>
              <w:fldChar w:fldCharType="end"/>
            </w:r>
          </w:hyperlink>
        </w:p>
        <w:p w14:paraId="377538E5" w14:textId="60663757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43" w:history="1">
            <w:r w:rsidR="00D254EC" w:rsidRPr="009B5F7C">
              <w:rPr>
                <w:rStyle w:val="a9"/>
              </w:rPr>
              <w:t>5.7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Транзакционные данные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_Toc66475443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68</w:t>
            </w:r>
            <w:r w:rsidR="00D254EC">
              <w:rPr>
                <w:webHidden/>
              </w:rPr>
              <w:fldChar w:fldCharType="end"/>
            </w:r>
          </w:hyperlink>
        </w:p>
        <w:p w14:paraId="27147120" w14:textId="6929F964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44" w:history="1">
            <w:r w:rsidR="00D254EC" w:rsidRPr="009B5F7C">
              <w:rPr>
                <w:rStyle w:val="a9"/>
              </w:rPr>
              <w:t>5.8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Отчетность и выходные формы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_Toc66475444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81</w:t>
            </w:r>
            <w:r w:rsidR="00D254EC">
              <w:rPr>
                <w:webHidden/>
              </w:rPr>
              <w:fldChar w:fldCharType="end"/>
            </w:r>
          </w:hyperlink>
        </w:p>
        <w:p w14:paraId="56449A7C" w14:textId="17E44D65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45" w:history="1">
            <w:r w:rsidR="00D254EC" w:rsidRPr="009B5F7C">
              <w:rPr>
                <w:rStyle w:val="a9"/>
              </w:rPr>
              <w:t>5.9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Перечень доработок, Разработок и интеграция (интерфейсы)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_Toc66475445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81</w:t>
            </w:r>
            <w:r w:rsidR="00D254EC">
              <w:rPr>
                <w:webHidden/>
              </w:rPr>
              <w:fldChar w:fldCharType="end"/>
            </w:r>
          </w:hyperlink>
        </w:p>
        <w:p w14:paraId="20E77A4A" w14:textId="1AB5C608" w:rsidR="00D254EC" w:rsidRDefault="00D254EC">
          <w:pPr>
            <w:pStyle w:val="24"/>
            <w:rPr>
              <w:rFonts w:eastAsiaTheme="minorEastAsia" w:cstheme="minorBidi"/>
              <w:lang w:eastAsia="ru-RU"/>
            </w:rPr>
            <w:pPrChange w:id="293" w:author="Zelenskaya Natalia" w:date="2021-03-12T21:28:00Z">
              <w:pPr>
                <w:pStyle w:val="24"/>
                <w:tabs>
                  <w:tab w:val="left" w:pos="1680"/>
                </w:tabs>
              </w:pPr>
            </w:pPrChange>
          </w:pPr>
          <w:r w:rsidRPr="009B5F7C">
            <w:rPr>
              <w:rStyle w:val="a9"/>
            </w:rPr>
            <w:fldChar w:fldCharType="begin"/>
          </w:r>
          <w:r w:rsidRPr="009B5F7C">
            <w:rPr>
              <w:rStyle w:val="a9"/>
            </w:rPr>
            <w:instrText xml:space="preserve"> </w:instrText>
          </w:r>
          <w:r>
            <w:instrText>HYPERLINK \l "_Toc66475446"</w:instrText>
          </w:r>
          <w:r w:rsidRPr="009B5F7C">
            <w:rPr>
              <w:rStyle w:val="a9"/>
            </w:rPr>
            <w:instrText xml:space="preserve"> </w:instrText>
          </w:r>
          <w:r w:rsidRPr="009B5F7C">
            <w:rPr>
              <w:rStyle w:val="a9"/>
            </w:rPr>
            <w:fldChar w:fldCharType="separate"/>
          </w:r>
          <w:r w:rsidRPr="009B5F7C">
            <w:rPr>
              <w:rStyle w:val="a9"/>
            </w:rPr>
            <w:t>5.10</w:t>
          </w:r>
          <w:r>
            <w:rPr>
              <w:rFonts w:eastAsiaTheme="minorEastAsia" w:cstheme="minorBidi"/>
              <w:lang w:eastAsia="ru-RU"/>
            </w:rPr>
            <w:tab/>
          </w:r>
          <w:r w:rsidRPr="009B5F7C">
            <w:rPr>
              <w:rStyle w:val="a9"/>
            </w:rPr>
            <w:t>Особенности технической реализации</w:t>
          </w:r>
          <w:r>
            <w:rPr>
              <w:webHidden/>
            </w:rPr>
            <w:tab/>
          </w:r>
          <w:r>
            <w:rPr>
              <w:webHidden/>
            </w:rPr>
            <w:fldChar w:fldCharType="begin"/>
          </w:r>
          <w:r>
            <w:rPr>
              <w:webHidden/>
            </w:rPr>
            <w:instrText xml:space="preserve"> PAGEREF _Toc66475446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>
            <w:rPr>
              <w:webHidden/>
            </w:rPr>
            <w:t>82</w:t>
          </w:r>
          <w:r>
            <w:rPr>
              <w:webHidden/>
            </w:rPr>
            <w:fldChar w:fldCharType="end"/>
          </w:r>
          <w:r w:rsidRPr="009B5F7C">
            <w:rPr>
              <w:rStyle w:val="a9"/>
            </w:rPr>
            <w:fldChar w:fldCharType="end"/>
          </w:r>
        </w:p>
        <w:p w14:paraId="6B4B2A4B" w14:textId="1329FC8F" w:rsidR="00D254EC" w:rsidRDefault="00D254EC">
          <w:pPr>
            <w:pStyle w:val="33"/>
            <w:rPr>
              <w:rFonts w:eastAsiaTheme="minorEastAsia" w:cstheme="minorBidi"/>
              <w:lang w:eastAsia="ru-RU"/>
            </w:rPr>
            <w:pPrChange w:id="294" w:author="Zelenskaya Natalia" w:date="2021-03-12T21:28:00Z">
              <w:pPr>
                <w:pStyle w:val="33"/>
                <w:tabs>
                  <w:tab w:val="left" w:pos="1824"/>
                </w:tabs>
              </w:pPr>
            </w:pPrChange>
          </w:pPr>
          <w:r w:rsidRPr="009B5F7C">
            <w:rPr>
              <w:rStyle w:val="a9"/>
            </w:rPr>
            <w:fldChar w:fldCharType="begin"/>
          </w:r>
          <w:r w:rsidRPr="009B5F7C">
            <w:rPr>
              <w:rStyle w:val="a9"/>
            </w:rPr>
            <w:instrText xml:space="preserve"> </w:instrText>
          </w:r>
          <w:r>
            <w:instrText>HYPERLINK \l "_Toc66475447"</w:instrText>
          </w:r>
          <w:r w:rsidRPr="009B5F7C">
            <w:rPr>
              <w:rStyle w:val="a9"/>
            </w:rPr>
            <w:instrText xml:space="preserve"> </w:instrText>
          </w:r>
          <w:r w:rsidRPr="009B5F7C">
            <w:rPr>
              <w:rStyle w:val="a9"/>
            </w:rPr>
            <w:fldChar w:fldCharType="separate"/>
          </w:r>
          <w:r w:rsidRPr="009B5F7C">
            <w:rPr>
              <w:rStyle w:val="a9"/>
            </w:rPr>
            <w:t>5.10.1</w:t>
          </w:r>
          <w:r>
            <w:rPr>
              <w:rFonts w:eastAsiaTheme="minorEastAsia" w:cstheme="minorBidi"/>
              <w:lang w:eastAsia="ru-RU"/>
            </w:rPr>
            <w:tab/>
          </w:r>
          <w:r w:rsidRPr="009B5F7C">
            <w:rPr>
              <w:rStyle w:val="a9"/>
            </w:rPr>
            <w:t>Пользовательская статусная схема</w:t>
          </w:r>
          <w:r>
            <w:rPr>
              <w:webHidden/>
            </w:rPr>
            <w:tab/>
          </w:r>
          <w:r>
            <w:rPr>
              <w:webHidden/>
            </w:rPr>
            <w:fldChar w:fldCharType="begin"/>
          </w:r>
          <w:r>
            <w:rPr>
              <w:webHidden/>
            </w:rPr>
            <w:instrText xml:space="preserve"> PAGEREF _Toc66475447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>
            <w:rPr>
              <w:webHidden/>
            </w:rPr>
            <w:t>82</w:t>
          </w:r>
          <w:r>
            <w:rPr>
              <w:webHidden/>
            </w:rPr>
            <w:fldChar w:fldCharType="end"/>
          </w:r>
          <w:r w:rsidRPr="009B5F7C">
            <w:rPr>
              <w:rStyle w:val="a9"/>
            </w:rPr>
            <w:fldChar w:fldCharType="end"/>
          </w:r>
        </w:p>
        <w:p w14:paraId="3DA26F0A" w14:textId="56A27BF2" w:rsidR="00D254EC" w:rsidRDefault="00C96A0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475448" w:history="1">
            <w:r w:rsidR="00D254EC" w:rsidRPr="009B5F7C">
              <w:rPr>
                <w:rStyle w:val="a9"/>
              </w:rPr>
              <w:t>6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</w:rPr>
              <w:t>ИНФОРМАЦИОННАЯ БЕЗОПАСНОСТЬ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_Toc66475448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89</w:t>
            </w:r>
            <w:r w:rsidR="00D254EC">
              <w:rPr>
                <w:webHidden/>
              </w:rPr>
              <w:fldChar w:fldCharType="end"/>
            </w:r>
          </w:hyperlink>
        </w:p>
        <w:p w14:paraId="1B8AACC6" w14:textId="5535FB5D" w:rsidR="00D254EC" w:rsidRDefault="00C96A0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475449" w:history="1">
            <w:r w:rsidR="00D254EC" w:rsidRPr="009B5F7C">
              <w:rPr>
                <w:rStyle w:val="a9"/>
                <w:rFonts w:eastAsia="Calibri"/>
              </w:rPr>
              <w:t>7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  <w:rFonts w:eastAsia="Calibri"/>
              </w:rPr>
              <w:t>ОРГАНИЗАЦИОННЫЕ ИЗМЕНЕНИЯ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_Toc66475449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89</w:t>
            </w:r>
            <w:r w:rsidR="00D254EC">
              <w:rPr>
                <w:webHidden/>
              </w:rPr>
              <w:fldChar w:fldCharType="end"/>
            </w:r>
          </w:hyperlink>
        </w:p>
        <w:p w14:paraId="3212EF1D" w14:textId="7C4B0AD1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50" w:history="1">
            <w:r w:rsidR="00D254EC" w:rsidRPr="009B5F7C">
              <w:rPr>
                <w:rStyle w:val="a9"/>
              </w:rPr>
              <w:t>7.1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Ключевые процессные изменения и области улучшений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_Toc66475450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89</w:t>
            </w:r>
            <w:r w:rsidR="00D254EC">
              <w:rPr>
                <w:webHidden/>
              </w:rPr>
              <w:fldChar w:fldCharType="end"/>
            </w:r>
          </w:hyperlink>
        </w:p>
        <w:p w14:paraId="1B6BF471" w14:textId="794A7974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51" w:history="1">
            <w:r w:rsidR="00D254EC" w:rsidRPr="009B5F7C">
              <w:rPr>
                <w:rStyle w:val="a9"/>
              </w:rPr>
              <w:t>7.2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Организационные аспекты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_Toc66475451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92</w:t>
            </w:r>
            <w:r w:rsidR="00D254EC">
              <w:rPr>
                <w:webHidden/>
              </w:rPr>
              <w:fldChar w:fldCharType="end"/>
            </w:r>
          </w:hyperlink>
        </w:p>
        <w:p w14:paraId="178D62C7" w14:textId="3FE7A2C5" w:rsidR="00D254EC" w:rsidRDefault="00C96A0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475452" w:history="1">
            <w:r w:rsidR="00D254EC" w:rsidRPr="009B5F7C">
              <w:rPr>
                <w:rStyle w:val="a9"/>
                <w:rFonts w:eastAsia="Calibri"/>
              </w:rPr>
              <w:t>8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  <w:rFonts w:eastAsia="Calibri"/>
              </w:rPr>
              <w:t>ОТКРЫТЫЕ ВОПРОСЫ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_Toc66475452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93</w:t>
            </w:r>
            <w:r w:rsidR="00D254EC">
              <w:rPr>
                <w:webHidden/>
              </w:rPr>
              <w:fldChar w:fldCharType="end"/>
            </w:r>
          </w:hyperlink>
        </w:p>
        <w:p w14:paraId="261329F6" w14:textId="79656292" w:rsidR="00D254EC" w:rsidRDefault="00C96A0B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475453" w:history="1">
            <w:r w:rsidR="00D254EC" w:rsidRPr="009B5F7C">
              <w:rPr>
                <w:rStyle w:val="a9"/>
                <w:rFonts w:eastAsia="Calibri"/>
              </w:rPr>
              <w:t>9</w:t>
            </w:r>
            <w:r w:rsidR="00D254EC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254EC" w:rsidRPr="009B5F7C">
              <w:rPr>
                <w:rStyle w:val="a9"/>
                <w:rFonts w:eastAsia="Calibri"/>
              </w:rPr>
              <w:t>ПРИЛОЖЕНИЯ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_Toc66475453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94</w:t>
            </w:r>
            <w:r w:rsidR="00D254EC">
              <w:rPr>
                <w:webHidden/>
              </w:rPr>
              <w:fldChar w:fldCharType="end"/>
            </w:r>
          </w:hyperlink>
        </w:p>
        <w:p w14:paraId="483D88A6" w14:textId="6457B200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54" w:history="1">
            <w:r w:rsidR="00D254EC" w:rsidRPr="009B5F7C">
              <w:rPr>
                <w:rStyle w:val="a9"/>
              </w:rPr>
              <w:t>9.1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Приложение № 1. Модели бизнес-процессов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_Toc66475454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94</w:t>
            </w:r>
            <w:r w:rsidR="00D254EC">
              <w:rPr>
                <w:webHidden/>
              </w:rPr>
              <w:fldChar w:fldCharType="end"/>
            </w:r>
          </w:hyperlink>
        </w:p>
        <w:p w14:paraId="7BB030AD" w14:textId="6C40F117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55" w:history="1">
            <w:r w:rsidR="00D254EC" w:rsidRPr="009B5F7C">
              <w:rPr>
                <w:rStyle w:val="a9"/>
              </w:rPr>
              <w:t>9.2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Приложение № 2. Реестр бизнес-требований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_Toc66475455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94</w:t>
            </w:r>
            <w:r w:rsidR="00D254EC">
              <w:rPr>
                <w:webHidden/>
              </w:rPr>
              <w:fldChar w:fldCharType="end"/>
            </w:r>
          </w:hyperlink>
        </w:p>
        <w:p w14:paraId="31485E06" w14:textId="788E3992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56" w:history="1">
            <w:r w:rsidR="00D254EC" w:rsidRPr="009B5F7C">
              <w:rPr>
                <w:rStyle w:val="a9"/>
              </w:rPr>
              <w:t>9.3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Приложение № 3. Описание шагов бизнес-процессов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_Toc66475456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94</w:t>
            </w:r>
            <w:r w:rsidR="00D254EC">
              <w:rPr>
                <w:webHidden/>
              </w:rPr>
              <w:fldChar w:fldCharType="end"/>
            </w:r>
          </w:hyperlink>
        </w:p>
        <w:p w14:paraId="404BEBB7" w14:textId="2A6ED579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57" w:history="1">
            <w:r w:rsidR="00D254EC" w:rsidRPr="009B5F7C">
              <w:rPr>
                <w:rStyle w:val="a9"/>
              </w:rPr>
              <w:t>9.4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Приложение № 4. РП1-6 Роли и полномочия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_Toc66475457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94</w:t>
            </w:r>
            <w:r w:rsidR="00D254EC">
              <w:rPr>
                <w:webHidden/>
              </w:rPr>
              <w:fldChar w:fldCharType="end"/>
            </w:r>
          </w:hyperlink>
        </w:p>
        <w:p w14:paraId="3B9E95A9" w14:textId="321A58D0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58" w:history="1">
            <w:r w:rsidR="00D254EC" w:rsidRPr="009B5F7C">
              <w:rPr>
                <w:rStyle w:val="a9"/>
              </w:rPr>
              <w:t>9.5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Приложение № 5. РиК1. Матрица рисков и контрольных процедур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_Toc66475458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94</w:t>
            </w:r>
            <w:r w:rsidR="00D254EC">
              <w:rPr>
                <w:webHidden/>
              </w:rPr>
              <w:fldChar w:fldCharType="end"/>
            </w:r>
          </w:hyperlink>
        </w:p>
        <w:p w14:paraId="4DE0477D" w14:textId="216746F2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59" w:history="1">
            <w:r w:rsidR="00D254EC" w:rsidRPr="009B5F7C">
              <w:rPr>
                <w:rStyle w:val="a9"/>
              </w:rPr>
              <w:t>9.6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Приложение № 6. КП1. Матрица конфликтов полномочий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_Toc66475459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95</w:t>
            </w:r>
            <w:r w:rsidR="00D254EC">
              <w:rPr>
                <w:webHidden/>
              </w:rPr>
              <w:fldChar w:fldCharType="end"/>
            </w:r>
          </w:hyperlink>
        </w:p>
        <w:p w14:paraId="3023711C" w14:textId="0CA2CBBA" w:rsidR="00D254EC" w:rsidRDefault="00C96A0B">
          <w:pPr>
            <w:pStyle w:val="24"/>
            <w:rPr>
              <w:rFonts w:eastAsiaTheme="minorEastAsia" w:cstheme="minorBidi"/>
              <w:lang w:eastAsia="ru-RU"/>
            </w:rPr>
          </w:pPr>
          <w:hyperlink w:anchor="_Toc66475460" w:history="1">
            <w:r w:rsidR="00D254EC" w:rsidRPr="009B5F7C">
              <w:rPr>
                <w:rStyle w:val="a9"/>
              </w:rPr>
              <w:t>9.7</w:t>
            </w:r>
            <w:r w:rsidR="00D254EC">
              <w:rPr>
                <w:rFonts w:eastAsiaTheme="minorEastAsia" w:cstheme="minorBidi"/>
                <w:lang w:eastAsia="ru-RU"/>
              </w:rPr>
              <w:tab/>
            </w:r>
            <w:r w:rsidR="00D254EC" w:rsidRPr="009B5F7C">
              <w:rPr>
                <w:rStyle w:val="a9"/>
              </w:rPr>
              <w:t>Приложение № 7. Информационная сводка по процессу</w:t>
            </w:r>
            <w:r w:rsidR="00D254EC">
              <w:rPr>
                <w:webHidden/>
              </w:rPr>
              <w:tab/>
            </w:r>
            <w:r w:rsidR="00D254EC">
              <w:rPr>
                <w:webHidden/>
              </w:rPr>
              <w:fldChar w:fldCharType="begin"/>
            </w:r>
            <w:r w:rsidR="00D254EC">
              <w:rPr>
                <w:webHidden/>
              </w:rPr>
              <w:instrText xml:space="preserve"> PAGEREF _Toc66475460 \h </w:instrText>
            </w:r>
            <w:r w:rsidR="00D254EC">
              <w:rPr>
                <w:webHidden/>
              </w:rPr>
            </w:r>
            <w:r w:rsidR="00D254EC">
              <w:rPr>
                <w:webHidden/>
              </w:rPr>
              <w:fldChar w:fldCharType="separate"/>
            </w:r>
            <w:r w:rsidR="00D254EC">
              <w:rPr>
                <w:webHidden/>
              </w:rPr>
              <w:t>95</w:t>
            </w:r>
            <w:r w:rsidR="00D254EC">
              <w:rPr>
                <w:webHidden/>
              </w:rPr>
              <w:fldChar w:fldCharType="end"/>
            </w:r>
          </w:hyperlink>
        </w:p>
        <w:p w14:paraId="3B9167B2" w14:textId="032FAFF9" w:rsidR="009F5EA5" w:rsidRPr="007447ED" w:rsidRDefault="00B778C7">
          <w:r w:rsidRPr="007447ED">
            <w:rPr>
              <w:b/>
              <w:bCs/>
            </w:rPr>
            <w:fldChar w:fldCharType="end"/>
          </w:r>
        </w:p>
      </w:sdtContent>
    </w:sdt>
    <w:p w14:paraId="5443E2BE" w14:textId="77777777" w:rsidR="009F5EA5" w:rsidRPr="007447ED" w:rsidRDefault="009F5EA5"/>
    <w:p w14:paraId="4B5E6D03" w14:textId="77777777" w:rsidR="00252D72" w:rsidRPr="007447ED" w:rsidRDefault="00252D72">
      <w:pPr>
        <w:sectPr w:rsidR="00252D72" w:rsidRPr="007447ED" w:rsidSect="00916FAB">
          <w:headerReference w:type="default" r:id="rId17"/>
          <w:headerReference w:type="first" r:id="rId18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p w14:paraId="249285A4" w14:textId="17D07C75" w:rsidR="00FA572B" w:rsidRPr="007447ED" w:rsidRDefault="003B73F6">
      <w:pPr>
        <w:pStyle w:val="1"/>
      </w:pPr>
      <w:bookmarkStart w:id="299" w:name="_Toc525313680"/>
      <w:bookmarkStart w:id="300" w:name="_Toc66475424"/>
      <w:r w:rsidRPr="007447ED">
        <w:lastRenderedPageBreak/>
        <w:t>ГЛОССАРИЙ</w:t>
      </w:r>
      <w:bookmarkEnd w:id="299"/>
      <w:bookmarkEnd w:id="300"/>
    </w:p>
    <w:p w14:paraId="77329E3F" w14:textId="4740CFD8" w:rsidR="00FD250B" w:rsidRPr="007447ED" w:rsidRDefault="00FD250B">
      <w:pPr>
        <w:rPr>
          <w:b/>
          <w:sz w:val="22"/>
        </w:rPr>
      </w:pPr>
      <w:r w:rsidRPr="007447ED">
        <w:t xml:space="preserve">Глоссарий ведется централизованно на Портале Проекта и доступен по ссылке: </w:t>
      </w:r>
      <w:r w:rsidR="00B82425" w:rsidRPr="007447ED">
        <w:t>http://portal.polyus.com/ERP/ERPDocuments/00_Управление проектом/02_Реестры и списки/04_Глоссарий</w:t>
      </w:r>
      <w:r w:rsidR="00251414" w:rsidRPr="007447ED">
        <w:t>.</w:t>
      </w:r>
    </w:p>
    <w:p w14:paraId="51DF205B" w14:textId="36C319FF" w:rsidR="00FA572B" w:rsidRPr="007447ED" w:rsidRDefault="003B73F6">
      <w:pPr>
        <w:pStyle w:val="1"/>
      </w:pPr>
      <w:bookmarkStart w:id="301" w:name="_Toc525313681"/>
      <w:bookmarkStart w:id="302" w:name="_Toc66475425"/>
      <w:r w:rsidRPr="007447ED">
        <w:t>НАЗНАЧЕНИЕ ДОКУМЕНТА</w:t>
      </w:r>
      <w:bookmarkEnd w:id="301"/>
      <w:bookmarkEnd w:id="302"/>
    </w:p>
    <w:p w14:paraId="2905E31F" w14:textId="0493151E" w:rsidR="00157833" w:rsidRPr="007447ED" w:rsidRDefault="00157833">
      <w:r w:rsidRPr="007447ED">
        <w:t xml:space="preserve">Концептуальный дизайн предназначен </w:t>
      </w:r>
      <w:r w:rsidR="00264C3D" w:rsidRPr="007447ED">
        <w:t>для</w:t>
      </w:r>
      <w:r w:rsidRPr="007447ED">
        <w:t xml:space="preserve"> отображения концепции, способов и принципов реализации функциональных и технических требований по бизнес-процессу</w:t>
      </w:r>
      <w:r w:rsidR="00264C3D" w:rsidRPr="007447ED">
        <w:br/>
      </w:r>
      <w:r w:rsidR="000A776E" w:rsidRPr="007447ED">
        <w:t>ПП-07.02.03.04</w:t>
      </w:r>
      <w:r w:rsidR="00244BCE" w:rsidRPr="007447ED">
        <w:t>-ERP</w:t>
      </w:r>
      <w:r w:rsidR="000A776E" w:rsidRPr="007447ED">
        <w:t xml:space="preserve"> </w:t>
      </w:r>
      <w:r w:rsidRPr="007447ED">
        <w:t>«</w:t>
      </w:r>
      <w:r w:rsidR="00980256">
        <w:t>П</w:t>
      </w:r>
      <w:r w:rsidR="00847D2C" w:rsidRPr="007447ED">
        <w:t>ланирование программ</w:t>
      </w:r>
      <w:r w:rsidR="000A776E" w:rsidRPr="007447ED">
        <w:t xml:space="preserve"> ОВП в рамках программы воздействий на ПА и инвестиционной программы</w:t>
      </w:r>
      <w:r w:rsidRPr="007447ED">
        <w:t>».</w:t>
      </w:r>
    </w:p>
    <w:p w14:paraId="61E6E7CA" w14:textId="3E76419E" w:rsidR="00157833" w:rsidRPr="007447ED" w:rsidRDefault="00157833">
      <w:r w:rsidRPr="007447ED">
        <w:t xml:space="preserve">Данный процесс включает в себя шаги </w:t>
      </w:r>
      <w:r w:rsidR="00D4472B" w:rsidRPr="007447ED">
        <w:t xml:space="preserve">инициирования </w:t>
      </w:r>
      <w:r w:rsidR="000A776E" w:rsidRPr="007447ED">
        <w:t xml:space="preserve">и </w:t>
      </w:r>
      <w:r w:rsidR="002A6E26" w:rsidRPr="007447ED">
        <w:t>утверждения</w:t>
      </w:r>
      <w:r w:rsidR="000A776E" w:rsidRPr="007447ED">
        <w:t xml:space="preserve"> проектов ОВП </w:t>
      </w:r>
      <w:r w:rsidR="003C6704" w:rsidRPr="007447ED">
        <w:t xml:space="preserve">(оборудование вне проектов) </w:t>
      </w:r>
      <w:r w:rsidR="000A776E" w:rsidRPr="007447ED">
        <w:t>в рамках программы воздействия на производственные активы</w:t>
      </w:r>
      <w:r w:rsidR="003C6704" w:rsidRPr="007447ED">
        <w:t xml:space="preserve"> (ПА)</w:t>
      </w:r>
      <w:r w:rsidR="000A776E" w:rsidRPr="007447ED">
        <w:t>, а т</w:t>
      </w:r>
      <w:r w:rsidR="00AF5AAB" w:rsidRPr="007447ED">
        <w:t>акже инвестиционной программы.</w:t>
      </w:r>
    </w:p>
    <w:p w14:paraId="2301E478" w14:textId="461F5FD7" w:rsidR="000A776E" w:rsidRPr="007447ED" w:rsidRDefault="000A776E">
      <w:r w:rsidRPr="007447ED">
        <w:t xml:space="preserve">В документе описаны шаги от формирования </w:t>
      </w:r>
      <w:r w:rsidR="00847D2C" w:rsidRPr="007447ED">
        <w:t>инициативы</w:t>
      </w:r>
      <w:r w:rsidRPr="007447ED">
        <w:t xml:space="preserve"> до </w:t>
      </w:r>
      <w:r w:rsidR="00432A0D" w:rsidRPr="007447ED">
        <w:t>принятия решения о необходимости реализации проекта</w:t>
      </w:r>
      <w:r w:rsidR="00244BCE" w:rsidRPr="007447ED">
        <w:t>. Описание шагов по</w:t>
      </w:r>
      <w:r w:rsidRPr="007447ED">
        <w:t xml:space="preserve"> р</w:t>
      </w:r>
      <w:r w:rsidR="00AC15B2" w:rsidRPr="007447ED">
        <w:t>еализации утвержденного проекта</w:t>
      </w:r>
      <w:r w:rsidRPr="007447ED">
        <w:t xml:space="preserve"> приведено в </w:t>
      </w:r>
      <w:r w:rsidR="002A6E26" w:rsidRPr="007447ED">
        <w:t>документе</w:t>
      </w:r>
      <w:r w:rsidRPr="007447ED">
        <w:t xml:space="preserve"> </w:t>
      </w:r>
      <w:r w:rsidR="003C6704" w:rsidRPr="007447ED">
        <w:t xml:space="preserve">КД </w:t>
      </w:r>
      <w:r w:rsidR="00432A0D" w:rsidRPr="007447ED">
        <w:rPr>
          <w:rStyle w:val="10TableContent1CharChar"/>
          <w:lang w:val="ru-RU"/>
        </w:rPr>
        <w:t>ERP.</w:t>
      </w:r>
      <w:ins w:id="303" w:author="Zelenskaya Natalia" w:date="2021-03-12T21:09:00Z">
        <w:r w:rsidR="00BC5F83">
          <w:rPr>
            <w:rStyle w:val="10TableContent1CharChar"/>
            <w:lang w:val="ru-RU"/>
          </w:rPr>
          <w:t>13</w:t>
        </w:r>
      </w:ins>
      <w:del w:id="304" w:author="Zelenskaya Natalia" w:date="2021-03-12T21:09:00Z">
        <w:r w:rsidR="00432A0D" w:rsidRPr="007447ED" w:rsidDel="00BC5F83">
          <w:rPr>
            <w:rStyle w:val="10TableContent1CharChar"/>
            <w:lang w:val="ru-RU"/>
          </w:rPr>
          <w:delText>5</w:delText>
        </w:r>
      </w:del>
      <w:r w:rsidR="00432A0D" w:rsidRPr="007447ED">
        <w:rPr>
          <w:rStyle w:val="10TableContent1CharChar"/>
          <w:lang w:val="ru-RU"/>
        </w:rPr>
        <w:t>.</w:t>
      </w:r>
      <w:ins w:id="305" w:author="Zelenskaya Natalia" w:date="2021-04-02T15:12:00Z">
        <w:r w:rsidR="00294C73">
          <w:rPr>
            <w:rStyle w:val="10TableContent1CharChar"/>
            <w:lang w:val="ru-RU"/>
          </w:rPr>
          <w:t>9.2</w:t>
        </w:r>
      </w:ins>
      <w:del w:id="306" w:author="Zelenskaya Natalia" w:date="2021-04-02T15:12:00Z">
        <w:r w:rsidR="00432A0D" w:rsidRPr="007447ED" w:rsidDel="00294C73">
          <w:rPr>
            <w:rStyle w:val="10TableContent1CharChar"/>
            <w:lang w:val="ru-RU"/>
          </w:rPr>
          <w:delText>1</w:delText>
        </w:r>
      </w:del>
      <w:r w:rsidR="00432A0D" w:rsidRPr="007447ED">
        <w:rPr>
          <w:rStyle w:val="10TableContent1CharChar"/>
          <w:lang w:val="ru-RU"/>
        </w:rPr>
        <w:t>.48 Планирование и реализация проектов Капитального строительства и инвестиций</w:t>
      </w:r>
      <w:r w:rsidR="00432A0D" w:rsidRPr="007447ED">
        <w:t>.</w:t>
      </w:r>
    </w:p>
    <w:p w14:paraId="00B23865" w14:textId="42EACB47" w:rsidR="00FF5232" w:rsidRPr="007447ED" w:rsidRDefault="003B73F6">
      <w:pPr>
        <w:pStyle w:val="1"/>
      </w:pPr>
      <w:bookmarkStart w:id="307" w:name="_Toc525313682"/>
      <w:bookmarkStart w:id="308" w:name="_Toc469481037"/>
      <w:bookmarkStart w:id="309" w:name="_Toc66475426"/>
      <w:r w:rsidRPr="007447ED">
        <w:t>ПРЕДПОСЫЛКИ УСПЕШНОЙ РЕАЛИЗАЦИИ</w:t>
      </w:r>
      <w:bookmarkEnd w:id="307"/>
      <w:bookmarkEnd w:id="308"/>
      <w:bookmarkEnd w:id="309"/>
    </w:p>
    <w:p w14:paraId="0BFC63C3" w14:textId="6C8BF765" w:rsidR="00252350" w:rsidRPr="007447ED" w:rsidRDefault="00252350">
      <w:r w:rsidRPr="007447ED">
        <w:t>Для успешной реализации процессов планирования и реализации проектов в системе необходимо выполнение условий:</w:t>
      </w:r>
    </w:p>
    <w:p w14:paraId="0485EBEE" w14:textId="36D5F2EA" w:rsidR="00791E57" w:rsidRPr="007447ED" w:rsidRDefault="00397C79" w:rsidP="004165CB">
      <w:pPr>
        <w:pStyle w:val="afa"/>
        <w:numPr>
          <w:ilvl w:val="0"/>
          <w:numId w:val="15"/>
        </w:numPr>
      </w:pPr>
      <w:r w:rsidRPr="007447ED">
        <w:t>Разработка порядка</w:t>
      </w:r>
      <w:r w:rsidR="00A95458" w:rsidRPr="007447ED">
        <w:t xml:space="preserve"> инициирования,</w:t>
      </w:r>
      <w:r w:rsidR="00B936BC" w:rsidRPr="007447ED">
        <w:t xml:space="preserve"> согласования</w:t>
      </w:r>
      <w:r w:rsidR="00A95458" w:rsidRPr="007447ED">
        <w:t xml:space="preserve"> и утверждения</w:t>
      </w:r>
      <w:r w:rsidR="00B936BC" w:rsidRPr="007447ED">
        <w:t xml:space="preserve"> </w:t>
      </w:r>
      <w:r w:rsidR="00A95458" w:rsidRPr="007447ED">
        <w:t>проектов</w:t>
      </w:r>
      <w:r w:rsidR="00B936BC" w:rsidRPr="007447ED">
        <w:t xml:space="preserve"> </w:t>
      </w:r>
      <w:r w:rsidR="00432A0D" w:rsidRPr="007447ED">
        <w:t>О</w:t>
      </w:r>
      <w:r w:rsidR="00B936BC" w:rsidRPr="007447ED">
        <w:t>ВП</w:t>
      </w:r>
      <w:r w:rsidR="00326891" w:rsidRPr="007447ED">
        <w:t xml:space="preserve"> (</w:t>
      </w:r>
      <w:del w:id="310" w:author="Zelenskaya Natalia" w:date="2021-04-07T17:03:00Z">
        <w:r w:rsidRPr="007447ED" w:rsidDel="004165CB">
          <w:delText xml:space="preserve">будет </w:delText>
        </w:r>
      </w:del>
      <w:r w:rsidR="00326891" w:rsidRPr="007447ED">
        <w:t xml:space="preserve">описана в рамках </w:t>
      </w:r>
      <w:ins w:id="311" w:author="Zelenskaya Natalia" w:date="2021-04-07T17:03:00Z">
        <w:r w:rsidR="004165CB" w:rsidRPr="004165CB">
          <w:t>Регламент</w:t>
        </w:r>
        <w:r w:rsidR="004165CB">
          <w:t>а</w:t>
        </w:r>
        <w:r w:rsidR="004165CB" w:rsidRPr="004165CB">
          <w:t xml:space="preserve"> по управлению проектами ОВП</w:t>
        </w:r>
        <w:r w:rsidR="004165CB">
          <w:t xml:space="preserve">, </w:t>
        </w:r>
      </w:ins>
      <w:r w:rsidR="0012194A" w:rsidRPr="007447ED">
        <w:t>Регламента по годовому планированию программы поддержания производственных активов и Регламента по долгосрочному и среднесрочному планированию</w:t>
      </w:r>
      <w:r w:rsidRPr="007447ED">
        <w:t>)</w:t>
      </w:r>
      <w:r w:rsidR="00A43A35" w:rsidRPr="007447ED">
        <w:t>;</w:t>
      </w:r>
    </w:p>
    <w:p w14:paraId="4283E247" w14:textId="109D341F" w:rsidR="00791E57" w:rsidRPr="007447ED" w:rsidRDefault="00791E57">
      <w:pPr>
        <w:pStyle w:val="afa"/>
        <w:numPr>
          <w:ilvl w:val="0"/>
          <w:numId w:val="15"/>
        </w:numPr>
      </w:pPr>
      <w:r w:rsidRPr="007447ED">
        <w:t>Наличие корректного справочника технических объектов;</w:t>
      </w:r>
    </w:p>
    <w:p w14:paraId="10B045EE" w14:textId="77777777" w:rsidR="00AC15B2" w:rsidRPr="007447ED" w:rsidRDefault="00AC15B2">
      <w:pPr>
        <w:pStyle w:val="afa"/>
        <w:numPr>
          <w:ilvl w:val="0"/>
          <w:numId w:val="15"/>
        </w:numPr>
      </w:pPr>
      <w:r w:rsidRPr="007447ED">
        <w:t xml:space="preserve">Настройка в системе общих организационных уровней и справочников; </w:t>
      </w:r>
    </w:p>
    <w:p w14:paraId="171417B6" w14:textId="77777777" w:rsidR="00AC15B2" w:rsidRPr="007447ED" w:rsidRDefault="00AC15B2">
      <w:pPr>
        <w:pStyle w:val="afa"/>
        <w:numPr>
          <w:ilvl w:val="0"/>
          <w:numId w:val="15"/>
        </w:numPr>
      </w:pPr>
      <w:r w:rsidRPr="007447ED">
        <w:t>Выполнение настроек системы, предусмотренных настоящим документом;</w:t>
      </w:r>
    </w:p>
    <w:p w14:paraId="2E02BBD7" w14:textId="77777777" w:rsidR="00AC15B2" w:rsidRPr="007447ED" w:rsidRDefault="00AC15B2">
      <w:pPr>
        <w:pStyle w:val="afa"/>
        <w:numPr>
          <w:ilvl w:val="0"/>
          <w:numId w:val="15"/>
        </w:numPr>
      </w:pPr>
      <w:r w:rsidRPr="007447ED">
        <w:t>Выполнение разработок, предусмотренных настоящим документом;</w:t>
      </w:r>
    </w:p>
    <w:p w14:paraId="555FE82A" w14:textId="0D861CE1" w:rsidR="00AC15B2" w:rsidRPr="007447ED" w:rsidRDefault="00AC15B2">
      <w:pPr>
        <w:pStyle w:val="afa"/>
        <w:numPr>
          <w:ilvl w:val="0"/>
          <w:numId w:val="15"/>
        </w:numPr>
      </w:pPr>
      <w:r w:rsidRPr="007447ED">
        <w:t>Создание интерфейсов, предусмотренных настоящим документом, как в системе SAP, так и в смежных системах;</w:t>
      </w:r>
    </w:p>
    <w:p w14:paraId="39349171" w14:textId="61B80F8A" w:rsidR="00AC15B2" w:rsidRPr="007447ED" w:rsidRDefault="00AC15B2">
      <w:pPr>
        <w:pStyle w:val="afa"/>
        <w:numPr>
          <w:ilvl w:val="0"/>
          <w:numId w:val="15"/>
        </w:numPr>
      </w:pPr>
      <w:r w:rsidRPr="007447ED">
        <w:lastRenderedPageBreak/>
        <w:t xml:space="preserve">Миграция незавершенных проектов (со структурой, сетевыми графиками, плановой потребностью), договоров по проектам, состояния расчетов с контрагентами, фактических затрат. Подход к миграции данных описан в </w:t>
      </w:r>
      <w:r w:rsidR="003C6704" w:rsidRPr="007447ED">
        <w:t xml:space="preserve">КД </w:t>
      </w:r>
      <w:r w:rsidRPr="007447ED">
        <w:t>ERP.</w:t>
      </w:r>
      <w:ins w:id="312" w:author="Zelenskaya Natalia" w:date="2021-03-12T21:09:00Z">
        <w:r w:rsidR="00BC5F83">
          <w:t>13</w:t>
        </w:r>
      </w:ins>
      <w:del w:id="313" w:author="Zelenskaya Natalia" w:date="2021-03-12T21:09:00Z">
        <w:r w:rsidRPr="007447ED" w:rsidDel="00BC5F83">
          <w:delText>5</w:delText>
        </w:r>
      </w:del>
      <w:r w:rsidRPr="007447ED">
        <w:t>.7.1 «Концепция миграции данных»;</w:t>
      </w:r>
    </w:p>
    <w:p w14:paraId="51AE5396" w14:textId="5B5A7B2F" w:rsidR="000E748A" w:rsidRPr="007447ED" w:rsidRDefault="00AC15B2">
      <w:pPr>
        <w:pStyle w:val="afa"/>
        <w:numPr>
          <w:ilvl w:val="0"/>
          <w:numId w:val="15"/>
        </w:numPr>
      </w:pPr>
      <w:r w:rsidRPr="007447ED">
        <w:t>Обучение пользователей работе в системе, в части шагов, предусмотренных настоящим документом.</w:t>
      </w:r>
    </w:p>
    <w:p w14:paraId="574F3055" w14:textId="2DB8DABE" w:rsidR="00FA572B" w:rsidRPr="007447ED" w:rsidRDefault="003B73F6">
      <w:pPr>
        <w:pStyle w:val="1"/>
        <w:rPr>
          <w:rFonts w:eastAsia="Calibri"/>
        </w:rPr>
      </w:pPr>
      <w:bookmarkStart w:id="314" w:name="_Toc525313683"/>
      <w:bookmarkStart w:id="315" w:name="_Toc66475427"/>
      <w:bookmarkStart w:id="316" w:name="_Toc70236844"/>
      <w:r w:rsidRPr="007447ED">
        <w:rPr>
          <w:rFonts w:eastAsia="Calibri"/>
        </w:rPr>
        <w:t>БИЗНЕС-ТРЕБОВАНИЯ</w:t>
      </w:r>
      <w:bookmarkEnd w:id="314"/>
      <w:bookmarkEnd w:id="315"/>
      <w:r w:rsidRPr="007447ED">
        <w:rPr>
          <w:rFonts w:eastAsia="Calibri"/>
        </w:rPr>
        <w:t xml:space="preserve"> </w:t>
      </w:r>
    </w:p>
    <w:p w14:paraId="13FDFEB4" w14:textId="5CD656DE" w:rsidR="00FA572B" w:rsidRPr="007447ED" w:rsidRDefault="00363CBE" w:rsidP="00344F6A">
      <w:r w:rsidRPr="007447ED">
        <w:t>Формализованные бизнес-требования приведены в</w:t>
      </w:r>
      <w:r w:rsidR="006048DC" w:rsidRPr="007447ED">
        <w:t xml:space="preserve"> </w:t>
      </w:r>
      <w:r w:rsidR="006048DC" w:rsidRPr="007447ED">
        <w:fldChar w:fldCharType="begin"/>
      </w:r>
      <w:r w:rsidR="006048DC" w:rsidRPr="007447ED">
        <w:instrText xml:space="preserve"> REF _Ref37255408 \w \h </w:instrText>
      </w:r>
      <w:r w:rsidR="006048DC" w:rsidRPr="007447ED">
        <w:fldChar w:fldCharType="separate"/>
      </w:r>
      <w:r w:rsidR="00377EC5">
        <w:t>9.2</w:t>
      </w:r>
      <w:r w:rsidR="006048DC" w:rsidRPr="007447ED">
        <w:fldChar w:fldCharType="end"/>
      </w:r>
      <w:r w:rsidRPr="007447ED">
        <w:t xml:space="preserve"> </w:t>
      </w:r>
      <w:r w:rsidR="006048DC" w:rsidRPr="007447ED">
        <w:fldChar w:fldCharType="begin"/>
      </w:r>
      <w:r w:rsidR="006048DC" w:rsidRPr="007447ED">
        <w:instrText xml:space="preserve"> REF _Ref37255428 \h  \* MERGEFORMAT </w:instrText>
      </w:r>
      <w:r w:rsidR="006048DC" w:rsidRPr="007447ED">
        <w:fldChar w:fldCharType="separate"/>
      </w:r>
      <w:ins w:id="317" w:author="Zelenskaya Natalia" w:date="2021-03-12T20:36:00Z">
        <w:r w:rsidR="00377EC5" w:rsidRPr="00377EC5">
          <w:rPr>
            <w:rPrChange w:id="318" w:author="Zelenskaya Natalia" w:date="2021-03-12T20:36:00Z">
              <w:rPr>
                <w:rFonts w:eastAsiaTheme="majorEastAsia"/>
              </w:rPr>
            </w:rPrChange>
          </w:rPr>
          <w:t>Приложение № 2. Реестр бизнес-требований</w:t>
        </w:r>
      </w:ins>
      <w:del w:id="319" w:author="Zelenskaya Natalia" w:date="2021-03-12T19:44:00Z">
        <w:r w:rsidR="00691D5A" w:rsidRPr="00691D5A" w:rsidDel="00344F6A">
          <w:delText>Приложение № 2. Реестр бизнес-требований</w:delText>
        </w:r>
      </w:del>
      <w:r w:rsidR="006048DC" w:rsidRPr="007447ED">
        <w:fldChar w:fldCharType="end"/>
      </w:r>
      <w:r w:rsidRPr="007447ED">
        <w:t>.</w:t>
      </w:r>
    </w:p>
    <w:p w14:paraId="189D16CF" w14:textId="5B50096D" w:rsidR="00695202" w:rsidRPr="007447ED" w:rsidRDefault="003B73F6" w:rsidP="00344F6A">
      <w:pPr>
        <w:pStyle w:val="1"/>
        <w:rPr>
          <w:rFonts w:eastAsia="Calibri"/>
        </w:rPr>
      </w:pPr>
      <w:bookmarkStart w:id="320" w:name="_Toc525313684"/>
      <w:bookmarkStart w:id="321" w:name="_Toc66475428"/>
      <w:r w:rsidRPr="007447ED">
        <w:rPr>
          <w:rFonts w:eastAsia="Calibri"/>
        </w:rPr>
        <w:t>РЕАЛИЗАЦИЯ БИЗНЕС-ПРОЦЕССОВ</w:t>
      </w:r>
      <w:bookmarkEnd w:id="320"/>
      <w:bookmarkEnd w:id="321"/>
      <w:r w:rsidR="006C49F8" w:rsidRPr="007447ED">
        <w:rPr>
          <w:rFonts w:eastAsia="Calibri"/>
        </w:rPr>
        <w:t xml:space="preserve"> </w:t>
      </w:r>
    </w:p>
    <w:p w14:paraId="650BCC31" w14:textId="077A557A" w:rsidR="000835FE" w:rsidRPr="007447ED" w:rsidRDefault="000835FE">
      <w:pPr>
        <w:pStyle w:val="22"/>
        <w:numPr>
          <w:ilvl w:val="1"/>
          <w:numId w:val="8"/>
        </w:numPr>
        <w:rPr>
          <w:rFonts w:eastAsiaTheme="majorEastAsia"/>
        </w:rPr>
        <w:pPrChange w:id="322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23" w:name="_Toc525313685"/>
      <w:bookmarkStart w:id="324" w:name="_Toc66475429"/>
      <w:bookmarkStart w:id="325" w:name="_Ref491168313"/>
      <w:bookmarkStart w:id="326" w:name="_GoBack"/>
      <w:bookmarkEnd w:id="326"/>
      <w:r w:rsidRPr="007447ED">
        <w:rPr>
          <w:rFonts w:eastAsiaTheme="majorEastAsia"/>
        </w:rPr>
        <w:t>Описание бизнес-процессов</w:t>
      </w:r>
      <w:bookmarkEnd w:id="323"/>
      <w:bookmarkEnd w:id="324"/>
    </w:p>
    <w:p w14:paraId="231D5E8B" w14:textId="3343C7E2" w:rsidR="00695202" w:rsidRPr="007447ED" w:rsidRDefault="00695202" w:rsidP="00B826E5">
      <w:pPr>
        <w:pStyle w:val="3"/>
      </w:pPr>
      <w:bookmarkStart w:id="327" w:name="_Toc525313686"/>
      <w:bookmarkStart w:id="328" w:name="_Toc66475430"/>
      <w:r w:rsidRPr="007447ED">
        <w:t>Описание бизнес-процесса</w:t>
      </w:r>
      <w:r w:rsidR="00954BE3" w:rsidRPr="007447ED">
        <w:t xml:space="preserve"> </w:t>
      </w:r>
      <w:r w:rsidR="008F7C4D" w:rsidRPr="007447ED">
        <w:t>ПП-07.02.03.04</w:t>
      </w:r>
      <w:r w:rsidR="006F0248" w:rsidRPr="007447ED">
        <w:t>-ERP</w:t>
      </w:r>
      <w:r w:rsidR="008F7C4D" w:rsidRPr="007447ED">
        <w:t xml:space="preserve"> Планирование </w:t>
      </w:r>
      <w:r w:rsidR="008F442A" w:rsidRPr="007447ED">
        <w:t xml:space="preserve">программы </w:t>
      </w:r>
      <w:r w:rsidR="008F7C4D" w:rsidRPr="007447ED">
        <w:t>ОВП в рамках программы воздействий на ПА и инвестиционной программы</w:t>
      </w:r>
      <w:bookmarkEnd w:id="327"/>
      <w:r w:rsidR="00D835B0">
        <w:t xml:space="preserve"> (ОВИЗ, ОВСС и неПА)</w:t>
      </w:r>
      <w:bookmarkEnd w:id="328"/>
    </w:p>
    <w:p w14:paraId="7A054A86" w14:textId="2F0AAE92" w:rsidR="002123B8" w:rsidRDefault="008F7C4D" w:rsidP="00E50E20">
      <w:pPr>
        <w:rPr>
          <w:ins w:id="329" w:author="Zelenskaya Natalia" w:date="2021-04-05T17:35:00Z"/>
        </w:rPr>
      </w:pPr>
      <w:r w:rsidRPr="007447ED">
        <w:t>Процесс охватывает шаги</w:t>
      </w:r>
      <w:r w:rsidR="00792281" w:rsidRPr="007447ED">
        <w:t xml:space="preserve"> </w:t>
      </w:r>
      <w:r w:rsidR="00666389" w:rsidRPr="007447ED">
        <w:t>от инициирования</w:t>
      </w:r>
      <w:r w:rsidR="00D835B0">
        <w:t>/планирования</w:t>
      </w:r>
      <w:r w:rsidR="00666389" w:rsidRPr="007447ED">
        <w:t xml:space="preserve"> потребности в мероприятиях по замене</w:t>
      </w:r>
      <w:r w:rsidR="00217CE5" w:rsidRPr="007447ED">
        <w:t xml:space="preserve"> или закупке нового оборудования вне смет строек</w:t>
      </w:r>
      <w:r w:rsidR="00666389" w:rsidRPr="007447ED">
        <w:t xml:space="preserve"> </w:t>
      </w:r>
      <w:r w:rsidR="00792281" w:rsidRPr="007447ED">
        <w:t xml:space="preserve">до принятия решения о необходимости реализации проекта </w:t>
      </w:r>
      <w:r w:rsidR="00217CE5" w:rsidRPr="007447ED">
        <w:t xml:space="preserve">ОВП </w:t>
      </w:r>
      <w:r w:rsidR="00AF5AAB" w:rsidRPr="007447ED">
        <w:t xml:space="preserve">(здесь и далее под проектами </w:t>
      </w:r>
      <w:r w:rsidR="00217CE5" w:rsidRPr="007447ED">
        <w:t xml:space="preserve">ОВП </w:t>
      </w:r>
      <w:r w:rsidR="00AF5AAB" w:rsidRPr="007447ED">
        <w:t xml:space="preserve">понимаются проекты </w:t>
      </w:r>
      <w:r w:rsidR="004A0791" w:rsidRPr="007447ED">
        <w:t xml:space="preserve">- </w:t>
      </w:r>
      <w:r w:rsidR="00AF5AAB" w:rsidRPr="007447ED">
        <w:t>Оборудование вне проектов)</w:t>
      </w:r>
      <w:r w:rsidR="00B87B0A">
        <w:t xml:space="preserve"> и проекта планирования запчастей, которые методическими рекомендациями отнесены к компонентам основных средств – т.н. компонентный учет</w:t>
      </w:r>
      <w:ins w:id="330" w:author="Zelenskaya Natalia" w:date="2021-03-12T20:04:00Z">
        <w:r w:rsidR="00C270BF">
          <w:t>.</w:t>
        </w:r>
      </w:ins>
    </w:p>
    <w:p w14:paraId="47D7F274" w14:textId="4AFA99A1" w:rsidR="00A12B45" w:rsidRDefault="00A12B45" w:rsidP="00E50E20">
      <w:pPr>
        <w:rPr>
          <w:ins w:id="331" w:author="Zelenskaya Natalia" w:date="2021-04-05T17:31:00Z"/>
        </w:rPr>
      </w:pPr>
      <w:ins w:id="332" w:author="Zelenskaya Natalia" w:date="2021-04-05T17:35:00Z">
        <w:r>
          <w:t>Классификация оборудования вне проекта:</w:t>
        </w:r>
      </w:ins>
    </w:p>
    <w:p w14:paraId="3C19540A" w14:textId="227A9857" w:rsidR="00A12B45" w:rsidRDefault="00767F2B">
      <w:pPr>
        <w:pStyle w:val="21"/>
        <w:rPr>
          <w:ins w:id="333" w:author="Zelenskaya Natalia" w:date="2021-04-05T17:35:00Z"/>
        </w:rPr>
        <w:pPrChange w:id="334" w:author="Zelenskaya Natalia" w:date="2021-04-05T17:36:00Z">
          <w:pPr/>
        </w:pPrChange>
      </w:pPr>
      <w:ins w:id="335" w:author="Zelenskaya Natalia" w:date="2021-04-05T17:35:00Z">
        <w:r>
          <w:t xml:space="preserve">Тип </w:t>
        </w:r>
      </w:ins>
      <w:ins w:id="336" w:author="Zelenskaya Natalia" w:date="2021-04-05T18:41:00Z">
        <w:r>
          <w:t>ОВП</w:t>
        </w:r>
      </w:ins>
      <w:ins w:id="337" w:author="Zelenskaya Natalia" w:date="2021-04-05T17:35:00Z">
        <w:r w:rsidR="00A12B45">
          <w:t>:</w:t>
        </w:r>
      </w:ins>
    </w:p>
    <w:p w14:paraId="4B82A721" w14:textId="1B1AC37C" w:rsidR="00A12B45" w:rsidRDefault="00A12B45">
      <w:pPr>
        <w:pStyle w:val="21"/>
        <w:numPr>
          <w:ilvl w:val="1"/>
          <w:numId w:val="1"/>
        </w:numPr>
        <w:rPr>
          <w:ins w:id="338" w:author="Zelenskaya Natalia" w:date="2021-04-05T17:40:00Z"/>
        </w:rPr>
        <w:pPrChange w:id="339" w:author="Zelenskaya Natalia" w:date="2021-04-05T17:36:00Z">
          <w:pPr/>
        </w:pPrChange>
      </w:pPr>
      <w:ins w:id="340" w:author="Zelenskaya Natalia" w:date="2021-04-05T17:36:00Z">
        <w:r>
          <w:t>п</w:t>
        </w:r>
      </w:ins>
      <w:ins w:id="341" w:author="Zelenskaya Natalia" w:date="2021-04-05T17:35:00Z">
        <w:r>
          <w:t xml:space="preserve">роизводственное оборудование </w:t>
        </w:r>
      </w:ins>
      <w:ins w:id="342" w:author="Zelenskaya Natalia" w:date="2021-04-05T17:37:00Z">
        <w:r>
          <w:t xml:space="preserve">– оборудование, удовлетворяющее следующим условия: </w:t>
        </w:r>
      </w:ins>
      <w:ins w:id="343" w:author="Zelenskaya Natalia" w:date="2021-04-05T17:38:00Z">
        <w:r w:rsidRPr="00A12B45">
          <w:t>участие закупаемого оборудования в основном технологическом процессе</w:t>
        </w:r>
        <w:r>
          <w:t xml:space="preserve"> или в </w:t>
        </w:r>
        <w:r w:rsidRPr="00A12B45">
          <w:t>обеспечении их функционирования</w:t>
        </w:r>
        <w:r>
          <w:t xml:space="preserve">; </w:t>
        </w:r>
        <w:r w:rsidRPr="00A12B45">
          <w:rPr>
            <w:rPrChange w:id="344" w:author="Zelenskaya Natalia" w:date="2021-04-05T17:38:00Z">
              <w:rPr>
                <w:sz w:val="22"/>
              </w:rPr>
            </w:rPrChange>
          </w:rPr>
          <w:t xml:space="preserve">наличие </w:t>
        </w:r>
      </w:ins>
      <w:ins w:id="345" w:author="Zelenskaya Natalia" w:date="2021-04-05T17:39:00Z">
        <w:r>
          <w:t xml:space="preserve">выбываемой </w:t>
        </w:r>
      </w:ins>
      <w:ins w:id="346" w:author="Zelenskaya Natalia" w:date="2021-04-05T17:38:00Z">
        <w:r>
          <w:t>Едини</w:t>
        </w:r>
      </w:ins>
      <w:ins w:id="347" w:author="Zelenskaya Natalia" w:date="2021-04-05T17:39:00Z">
        <w:r>
          <w:t xml:space="preserve">цы оборудования в системе </w:t>
        </w:r>
        <w:r>
          <w:rPr>
            <w:lang w:val="en-US"/>
          </w:rPr>
          <w:t>SAP</w:t>
        </w:r>
        <w:r w:rsidRPr="00D071C1">
          <w:t xml:space="preserve"> </w:t>
        </w:r>
        <w:r>
          <w:rPr>
            <w:lang w:val="en-US"/>
          </w:rPr>
          <w:t>S</w:t>
        </w:r>
        <w:r w:rsidRPr="00F60395">
          <w:t>4/</w:t>
        </w:r>
        <w:r>
          <w:rPr>
            <w:lang w:val="en-US"/>
          </w:rPr>
          <w:t>HANA</w:t>
        </w:r>
      </w:ins>
      <w:ins w:id="348" w:author="Zelenskaya Natalia" w:date="2021-04-05T17:38:00Z">
        <w:r w:rsidRPr="00A12B45">
          <w:rPr>
            <w:rPrChange w:id="349" w:author="Zelenskaya Natalia" w:date="2021-04-05T17:38:00Z">
              <w:rPr>
                <w:sz w:val="22"/>
              </w:rPr>
            </w:rPrChange>
          </w:rPr>
          <w:t xml:space="preserve"> (при замене оборудования взамен изношенного)</w:t>
        </w:r>
      </w:ins>
      <w:ins w:id="350" w:author="Zelenskaya Natalia" w:date="2021-04-05T17:40:00Z">
        <w:r>
          <w:t>;</w:t>
        </w:r>
      </w:ins>
    </w:p>
    <w:p w14:paraId="6CCA3D44" w14:textId="24DAEAB0" w:rsidR="00A12B45" w:rsidRDefault="00A12B45">
      <w:pPr>
        <w:pStyle w:val="21"/>
        <w:numPr>
          <w:ilvl w:val="1"/>
          <w:numId w:val="1"/>
        </w:numPr>
        <w:rPr>
          <w:ins w:id="351" w:author="Zelenskaya Natalia" w:date="2021-04-05T17:35:00Z"/>
        </w:rPr>
        <w:pPrChange w:id="352" w:author="Zelenskaya Natalia" w:date="2021-04-05T17:36:00Z">
          <w:pPr/>
        </w:pPrChange>
      </w:pPr>
      <w:ins w:id="353" w:author="Zelenskaya Natalia" w:date="2021-04-05T17:40:00Z">
        <w:r>
          <w:t xml:space="preserve">непроизводственное оборудования – оборудование, не </w:t>
        </w:r>
        <w:r>
          <w:rPr>
            <w:sz w:val="22"/>
            <w:szCs w:val="22"/>
          </w:rPr>
          <w:t>участвующее</w:t>
        </w:r>
        <w:r w:rsidRPr="00480372">
          <w:rPr>
            <w:sz w:val="22"/>
            <w:szCs w:val="22"/>
          </w:rPr>
          <w:t xml:space="preserve"> непосредственно ни в основном технологическом процессе, ни в обеспечении основного технологического процесса</w:t>
        </w:r>
      </w:ins>
    </w:p>
    <w:p w14:paraId="2DE29571" w14:textId="488809E5" w:rsidR="00F83646" w:rsidRDefault="00767F2B">
      <w:pPr>
        <w:pStyle w:val="21"/>
        <w:rPr>
          <w:ins w:id="354" w:author="Zelenskaya Natalia" w:date="2021-04-05T17:31:00Z"/>
        </w:rPr>
        <w:pPrChange w:id="355" w:author="Zelenskaya Natalia" w:date="2021-04-05T17:36:00Z">
          <w:pPr/>
        </w:pPrChange>
      </w:pPr>
      <w:ins w:id="356" w:author="Zelenskaya Natalia" w:date="2021-04-05T17:31:00Z">
        <w:r>
          <w:t>Вид</w:t>
        </w:r>
        <w:r w:rsidR="00F83646">
          <w:t xml:space="preserve"> </w:t>
        </w:r>
      </w:ins>
      <w:ins w:id="357" w:author="Zelenskaya Natalia" w:date="2021-04-05T17:37:00Z">
        <w:r w:rsidR="00A12B45">
          <w:t>ОВП</w:t>
        </w:r>
      </w:ins>
      <w:ins w:id="358" w:author="Zelenskaya Natalia" w:date="2021-04-05T17:31:00Z">
        <w:r w:rsidR="00A12B45">
          <w:t>:</w:t>
        </w:r>
      </w:ins>
    </w:p>
    <w:p w14:paraId="54818E73" w14:textId="3E3FE9FB" w:rsidR="00A12B45" w:rsidRDefault="00A12B45">
      <w:pPr>
        <w:pStyle w:val="21"/>
        <w:numPr>
          <w:ilvl w:val="1"/>
          <w:numId w:val="1"/>
        </w:numPr>
        <w:rPr>
          <w:ins w:id="359" w:author="Zelenskaya Natalia" w:date="2021-04-05T17:33:00Z"/>
        </w:rPr>
        <w:pPrChange w:id="360" w:author="Zelenskaya Natalia" w:date="2021-04-05T17:36:00Z">
          <w:pPr/>
        </w:pPrChange>
      </w:pPr>
      <w:ins w:id="361" w:author="Zelenskaya Natalia" w:date="2021-04-05T17:31:00Z">
        <w:r>
          <w:lastRenderedPageBreak/>
          <w:t xml:space="preserve">1 группа </w:t>
        </w:r>
        <w:r w:rsidRPr="00A12B45">
          <w:t>производственного ОВП</w:t>
        </w:r>
      </w:ins>
      <w:ins w:id="362" w:author="Zelenskaya Natalia" w:date="2021-04-05T17:32:00Z">
        <w:r w:rsidRPr="00A12B45">
          <w:t xml:space="preserve"> - </w:t>
        </w:r>
      </w:ins>
      <w:ins w:id="363" w:author="Zelenskaya Natalia" w:date="2021-04-05T17:36:00Z">
        <w:r>
          <w:t>о</w:t>
        </w:r>
      </w:ins>
      <w:ins w:id="364" w:author="Zelenskaya Natalia" w:date="2021-04-05T17:32:00Z">
        <w:r w:rsidRPr="00A12B45">
          <w:t>борудование, приобретаемое взамен изношенного, которое имеет аналогичные характеристики с выбываемым оборудованием. Аналогичными считаются характеристики, отличающиеся не более чем на 10% от основополагающей характеристики производительности заменяемого оборудования;</w:t>
        </w:r>
      </w:ins>
    </w:p>
    <w:p w14:paraId="0557324B" w14:textId="7030084C" w:rsidR="00A12B45" w:rsidDel="00A12B45" w:rsidRDefault="00A12B45">
      <w:pPr>
        <w:pStyle w:val="21"/>
        <w:numPr>
          <w:ilvl w:val="1"/>
          <w:numId w:val="1"/>
        </w:numPr>
        <w:rPr>
          <w:del w:id="365" w:author="Zelenskaya Natalia" w:date="2021-04-05T17:36:00Z"/>
        </w:rPr>
        <w:pPrChange w:id="366" w:author="Zelenskaya Natalia" w:date="2021-04-05T17:36:00Z">
          <w:pPr/>
        </w:pPrChange>
      </w:pPr>
      <w:ins w:id="367" w:author="Zelenskaya Natalia" w:date="2021-04-05T17:33:00Z">
        <w:r>
          <w:t xml:space="preserve">2 группа </w:t>
        </w:r>
      </w:ins>
      <w:ins w:id="368" w:author="Zelenskaya Natalia" w:date="2021-04-05T17:34:00Z">
        <w:r w:rsidRPr="00A12B45">
          <w:t>производственного ОВП</w:t>
        </w:r>
        <w:r>
          <w:t xml:space="preserve"> - оборудование, которое приобретается вне проектов капитального строительства: дополнительно для расширения и/или повышения эффективности производства; взамен изношенного и не попадает под критерии 1 группы производственного ОВП</w:t>
        </w:r>
      </w:ins>
      <w:ins w:id="369" w:author="Zelenskaya Natalia" w:date="2021-04-05T17:36:00Z">
        <w:r>
          <w:t>.</w:t>
        </w:r>
      </w:ins>
      <w:ins w:id="370" w:author="Zelenskaya Natalia" w:date="2021-04-09T09:59:00Z">
        <w:r w:rsidR="00B22E29" w:rsidRPr="00B22E29">
          <w:rPr>
            <w:rPrChange w:id="371" w:author="Zelenskaya Natalia" w:date="2021-04-09T09:59:00Z">
              <w:rPr>
                <w:lang w:val="en-US"/>
              </w:rPr>
            </w:rPrChange>
          </w:rPr>
          <w:t xml:space="preserve"> </w:t>
        </w:r>
      </w:ins>
    </w:p>
    <w:p w14:paraId="54103F58" w14:textId="065EDC3D" w:rsidR="00743B80" w:rsidRDefault="00B87B0A" w:rsidP="00E302C5">
      <w:r>
        <w:t>После рассмотрения инициативы о закупке компонента основных средств в системе</w:t>
      </w:r>
      <w:r w:rsidRPr="00B7270A">
        <w:t xml:space="preserve"> </w:t>
      </w:r>
      <w:r>
        <w:rPr>
          <w:lang w:val="en-US"/>
        </w:rPr>
        <w:t>SAP</w:t>
      </w:r>
      <w:r w:rsidRPr="00D071C1">
        <w:t xml:space="preserve"> </w:t>
      </w:r>
      <w:r>
        <w:rPr>
          <w:lang w:val="en-US"/>
        </w:rPr>
        <w:t>S</w:t>
      </w:r>
      <w:r w:rsidRPr="00F60395">
        <w:t>4/</w:t>
      </w:r>
      <w:r>
        <w:rPr>
          <w:lang w:val="en-US"/>
        </w:rPr>
        <w:t>HANA</w:t>
      </w:r>
      <w:r>
        <w:t xml:space="preserve"> вручную через стандартную транзакцию </w:t>
      </w:r>
      <w:r>
        <w:rPr>
          <w:lang w:val="en-US"/>
        </w:rPr>
        <w:t>CJ</w:t>
      </w:r>
      <w:r w:rsidRPr="00B7270A">
        <w:t>20</w:t>
      </w:r>
      <w:r>
        <w:rPr>
          <w:lang w:val="en-US"/>
        </w:rPr>
        <w:t>N</w:t>
      </w:r>
      <w:r w:rsidRPr="00B7270A">
        <w:t xml:space="preserve"> </w:t>
      </w:r>
      <w:r>
        <w:rPr>
          <w:lang w:val="en-US"/>
        </w:rPr>
        <w:t>Project</w:t>
      </w:r>
      <w:r w:rsidRPr="0034257A">
        <w:t xml:space="preserve"> </w:t>
      </w:r>
      <w:r>
        <w:rPr>
          <w:lang w:val="en-US"/>
        </w:rPr>
        <w:t>Builder</w:t>
      </w:r>
      <w:r>
        <w:t xml:space="preserve"> формируются сетевые графики </w:t>
      </w:r>
      <w:r w:rsidR="00743B80">
        <w:t xml:space="preserve">вида </w:t>
      </w:r>
      <w:r w:rsidR="00743B80">
        <w:rPr>
          <w:lang w:val="en-US"/>
        </w:rPr>
        <w:t>P</w:t>
      </w:r>
      <w:r w:rsidR="00743B80" w:rsidRPr="00743B80">
        <w:t>030 - Об.вне смет строек(ОВСС/ОВИЗ) вне</w:t>
      </w:r>
      <w:r w:rsidR="00743B80" w:rsidRPr="00B7270A">
        <w:t xml:space="preserve"> </w:t>
      </w:r>
      <w:r w:rsidR="00743B80">
        <w:t>КС</w:t>
      </w:r>
      <w:r>
        <w:t>.</w:t>
      </w:r>
    </w:p>
    <w:p w14:paraId="5614D5B9" w14:textId="4D34D25D" w:rsidR="00B87B0A" w:rsidRPr="00B87B0A" w:rsidRDefault="00743B80" w:rsidP="00E302C5">
      <w:r>
        <w:t xml:space="preserve">После согласования мероприятий компонентного учета на Техническом комитете УО (ТК) СПП-элемент «Компонентный учет» передается в процессы формирования/корректировки годового бюджета программы поддержания производственных активов. В случае включения в бюджет СПП-элемент «Компонентный учет» передается в систему АСКИ для утверждения </w:t>
      </w:r>
      <w:r w:rsidR="006A59BC">
        <w:t>бюджета</w:t>
      </w:r>
      <w:r>
        <w:t xml:space="preserve">. Интеграционный интерфейс по передаче в АСКИ описан в </w:t>
      </w:r>
      <w:r w:rsidRPr="00352DEE">
        <w:t>СоИ ERP.</w:t>
      </w:r>
      <w:del w:id="372" w:author="Zelenskaya Natalia" w:date="2021-03-12T21:04:00Z">
        <w:r w:rsidRPr="00352DEE" w:rsidDel="00D254EC">
          <w:delText>5</w:delText>
        </w:r>
      </w:del>
      <w:ins w:id="373" w:author="Zelenskaya Natalia" w:date="2021-03-12T21:04:00Z">
        <w:r w:rsidR="00D254EC">
          <w:t>13</w:t>
        </w:r>
      </w:ins>
      <w:r w:rsidRPr="00352DEE">
        <w:t>.6.2_INT_Соглашение об интеграции АСКИ</w:t>
      </w:r>
      <w:r>
        <w:t>.</w:t>
      </w:r>
      <w:r w:rsidR="00B87B0A">
        <w:t xml:space="preserve"> </w:t>
      </w:r>
    </w:p>
    <w:p w14:paraId="4D75783F" w14:textId="05413BB9" w:rsidR="00F85EB6" w:rsidRPr="00C87D28" w:rsidRDefault="003A7871" w:rsidP="00E302C5">
      <w:r w:rsidRPr="007447ED">
        <w:t xml:space="preserve">Планирование потребностей </w:t>
      </w:r>
      <w:r w:rsidR="00B87B0A">
        <w:t xml:space="preserve">в закупке/замене оборудования </w:t>
      </w:r>
      <w:r w:rsidR="00D071C1">
        <w:t xml:space="preserve">в системе </w:t>
      </w:r>
      <w:r w:rsidR="00D071C1">
        <w:rPr>
          <w:lang w:val="en-US"/>
        </w:rPr>
        <w:t>SAP</w:t>
      </w:r>
      <w:r w:rsidR="00D071C1" w:rsidRPr="00D071C1">
        <w:t xml:space="preserve"> </w:t>
      </w:r>
      <w:r w:rsidR="00B87B0A">
        <w:rPr>
          <w:lang w:val="en-US"/>
        </w:rPr>
        <w:t>S</w:t>
      </w:r>
      <w:r w:rsidR="00B87B0A" w:rsidRPr="00B7270A">
        <w:t>4/</w:t>
      </w:r>
      <w:r w:rsidR="00B87B0A">
        <w:rPr>
          <w:lang w:val="en-US"/>
        </w:rPr>
        <w:t>HANA</w:t>
      </w:r>
      <w:r w:rsidR="00B87B0A" w:rsidRPr="00B7270A">
        <w:t xml:space="preserve"> </w:t>
      </w:r>
      <w:r w:rsidRPr="007447ED">
        <w:t>начинается с формирования Заявок на ОВП</w:t>
      </w:r>
      <w:r w:rsidR="00D071C1" w:rsidRPr="00D071C1">
        <w:t xml:space="preserve">. </w:t>
      </w:r>
      <w:r w:rsidR="00D071C1">
        <w:t xml:space="preserve">Для формирования новой заявки на ОВП, средствами </w:t>
      </w:r>
      <w:r w:rsidR="00D071C1">
        <w:rPr>
          <w:lang w:val="en-US"/>
        </w:rPr>
        <w:t>SAP</w:t>
      </w:r>
      <w:r w:rsidR="00D071C1" w:rsidRPr="00D462FC">
        <w:t xml:space="preserve"> </w:t>
      </w:r>
      <w:r w:rsidR="00D071C1">
        <w:rPr>
          <w:lang w:val="en-US"/>
        </w:rPr>
        <w:t>Fiori</w:t>
      </w:r>
      <w:r w:rsidR="00D071C1" w:rsidRPr="00D462FC">
        <w:t xml:space="preserve"> </w:t>
      </w:r>
      <w:r w:rsidR="00D071C1">
        <w:t>предполагается разработать специальный интерфейс ввода и обработки данных.</w:t>
      </w:r>
      <w:r w:rsidR="00D071C1" w:rsidRPr="00D071C1">
        <w:t xml:space="preserve"> </w:t>
      </w:r>
      <w:r w:rsidR="00D071C1">
        <w:t xml:space="preserve">При регистрации новой Заявки на ОВП требуется обязательное указание </w:t>
      </w:r>
      <w:r w:rsidR="00980256">
        <w:t>кода,</w:t>
      </w:r>
      <w:r w:rsidR="00D071C1">
        <w:t xml:space="preserve"> планируемого ЕК МТР, вида Заявки </w:t>
      </w:r>
      <w:r w:rsidR="005B5C1E">
        <w:t xml:space="preserve">на ОВП </w:t>
      </w:r>
      <w:r w:rsidR="00D071C1">
        <w:t>(</w:t>
      </w:r>
      <w:r w:rsidR="005B5C1E">
        <w:t xml:space="preserve">вида </w:t>
      </w:r>
      <w:r w:rsidR="005B5C1E" w:rsidRPr="005B5C1E">
        <w:t>P3</w:t>
      </w:r>
      <w:ins w:id="374" w:author="Zelenskaya Natalia" w:date="2021-03-12T20:04:00Z">
        <w:r w:rsidR="00C270BF">
          <w:t>2</w:t>
        </w:r>
      </w:ins>
      <w:del w:id="375" w:author="Zelenskaya Natalia" w:date="2021-03-12T20:04:00Z">
        <w:r w:rsidR="005B5C1E" w:rsidRPr="005B5C1E" w:rsidDel="00C270BF">
          <w:delText>1</w:delText>
        </w:r>
      </w:del>
      <w:r w:rsidR="005B5C1E" w:rsidRPr="005B5C1E">
        <w:t>0</w:t>
      </w:r>
      <w:r w:rsidR="005B5C1E">
        <w:t xml:space="preserve"> -</w:t>
      </w:r>
      <w:del w:id="376" w:author="Zelenskaya Natalia" w:date="2021-04-05T17:22:00Z">
        <w:r w:rsidR="005B5C1E" w:rsidDel="00F83646">
          <w:delText xml:space="preserve"> </w:delText>
        </w:r>
        <w:r w:rsidR="005B5C1E" w:rsidRPr="005B5C1E" w:rsidDel="00F83646">
          <w:delText>Произ Активы ОВП (ОВСС)</w:delText>
        </w:r>
      </w:del>
      <w:ins w:id="377" w:author="Zelenskaya Natalia" w:date="2021-04-05T17:22:00Z">
        <w:r w:rsidR="00F83646" w:rsidRPr="00F83646">
          <w:t xml:space="preserve"> Произ Активы ОВП (2 группа)</w:t>
        </w:r>
      </w:ins>
      <w:r w:rsidR="005B5C1E">
        <w:t xml:space="preserve">; </w:t>
      </w:r>
      <w:r w:rsidR="005B5C1E" w:rsidRPr="005B5C1E">
        <w:t>P3</w:t>
      </w:r>
      <w:ins w:id="378" w:author="Zelenskaya Natalia" w:date="2021-03-12T20:04:00Z">
        <w:r w:rsidR="00C270BF">
          <w:t>1</w:t>
        </w:r>
      </w:ins>
      <w:del w:id="379" w:author="Zelenskaya Natalia" w:date="2021-03-12T20:04:00Z">
        <w:r w:rsidR="005B5C1E" w:rsidRPr="005B5C1E" w:rsidDel="00C270BF">
          <w:delText>2</w:delText>
        </w:r>
      </w:del>
      <w:r w:rsidR="005B5C1E" w:rsidRPr="005B5C1E">
        <w:t>0</w:t>
      </w:r>
      <w:r w:rsidR="005B5C1E">
        <w:t xml:space="preserve"> - </w:t>
      </w:r>
      <w:ins w:id="380" w:author="Zelenskaya Natalia" w:date="2021-04-05T17:22:00Z">
        <w:r w:rsidR="00F83646" w:rsidRPr="00F83646">
          <w:t>Произ Активы ОВП (1 группа)</w:t>
        </w:r>
      </w:ins>
      <w:del w:id="381" w:author="Zelenskaya Natalia" w:date="2021-04-05T17:22:00Z">
        <w:r w:rsidR="005B5C1E" w:rsidRPr="005B5C1E" w:rsidDel="00F83646">
          <w:delText>Произ Активы ОВП (ОВИЗ)</w:delText>
        </w:r>
      </w:del>
      <w:r w:rsidR="005B5C1E">
        <w:t xml:space="preserve">, </w:t>
      </w:r>
      <w:r w:rsidR="005B5C1E" w:rsidRPr="005B5C1E">
        <w:t>P410</w:t>
      </w:r>
      <w:r w:rsidR="005B5C1E">
        <w:t xml:space="preserve"> -</w:t>
      </w:r>
      <w:del w:id="382" w:author="Zelenskaya Natalia" w:date="2021-04-05T17:22:00Z">
        <w:r w:rsidR="005B5C1E" w:rsidDel="00F83646">
          <w:delText xml:space="preserve"> </w:delText>
        </w:r>
        <w:r w:rsidR="005B5C1E" w:rsidRPr="005B5C1E" w:rsidDel="00F83646">
          <w:delText>Непроиз Активы ОВП (ОВСС)</w:delText>
        </w:r>
      </w:del>
      <w:ins w:id="383" w:author="Zelenskaya Natalia" w:date="2021-04-05T17:22:00Z">
        <w:r w:rsidR="00F83646" w:rsidRPr="00F83646">
          <w:t xml:space="preserve"> Непроиз Активы ОВП (1 группа)</w:t>
        </w:r>
      </w:ins>
      <w:ins w:id="384" w:author="Zelenskaya Natalia" w:date="2021-04-05T13:23:00Z">
        <w:r w:rsidR="00CC24BB">
          <w:t xml:space="preserve">, </w:t>
        </w:r>
      </w:ins>
      <w:ins w:id="385" w:author="Zelenskaya Natalia" w:date="2021-04-05T17:22:00Z">
        <w:r w:rsidR="00F83646">
          <w:rPr>
            <w:lang w:val="en-US"/>
          </w:rPr>
          <w:t>P</w:t>
        </w:r>
        <w:r w:rsidR="00F83646" w:rsidRPr="00F83646">
          <w:rPr>
            <w:rPrChange w:id="386" w:author="Zelenskaya Natalia" w:date="2021-04-05T17:22:00Z">
              <w:rPr>
                <w:lang w:val="en-US"/>
              </w:rPr>
            </w:rPrChange>
          </w:rPr>
          <w:t xml:space="preserve">420 - </w:t>
        </w:r>
      </w:ins>
      <w:ins w:id="387" w:author="Zelenskaya Natalia" w:date="2021-04-05T17:23:00Z">
        <w:r w:rsidR="00F83646" w:rsidRPr="00F83646">
          <w:t>Непроиз Активы ОВП (2 группа)</w:t>
        </w:r>
        <w:r w:rsidR="00F83646">
          <w:t>,</w:t>
        </w:r>
        <w:r w:rsidR="00F83646" w:rsidRPr="00F83646">
          <w:t xml:space="preserve"> </w:t>
        </w:r>
      </w:ins>
      <w:ins w:id="388" w:author="Zelenskaya Natalia" w:date="2021-04-05T13:23:00Z">
        <w:r w:rsidR="00CC24BB">
          <w:rPr>
            <w:lang w:val="en-US"/>
          </w:rPr>
          <w:t>P</w:t>
        </w:r>
        <w:r w:rsidR="00CC24BB">
          <w:t xml:space="preserve">430 – </w:t>
        </w:r>
      </w:ins>
      <w:ins w:id="389" w:author="Zelenskaya Natalia" w:date="2021-04-05T13:24:00Z">
        <w:r w:rsidR="00CC24BB" w:rsidRPr="00CC24BB">
          <w:t>Непроиз Активы ОВП (Оборудование ИЦ)</w:t>
        </w:r>
      </w:ins>
      <w:r w:rsidR="00D071C1">
        <w:t>), причины замены</w:t>
      </w:r>
      <w:r w:rsidR="005B5C1E">
        <w:t xml:space="preserve"> и</w:t>
      </w:r>
      <w:r w:rsidR="005B5C1E" w:rsidRPr="005B5C1E">
        <w:t xml:space="preserve"> </w:t>
      </w:r>
      <w:r w:rsidR="005B5C1E">
        <w:t>единицы оборудования</w:t>
      </w:r>
      <w:r w:rsidR="00D071C1">
        <w:t xml:space="preserve"> (если </w:t>
      </w:r>
      <w:r w:rsidR="005B5C1E">
        <w:t>предполагается закупка</w:t>
      </w:r>
      <w:r w:rsidR="00D071C1">
        <w:t xml:space="preserve"> взамен изношенног</w:t>
      </w:r>
      <w:r w:rsidR="005B5C1E">
        <w:t>о, сроков заявки.</w:t>
      </w:r>
      <w:r w:rsidR="00D071C1">
        <w:t xml:space="preserve"> После сохранения заявка на ОВП сохраняется в системе и доступна для корректировки и последующей обработки согласно процессу</w:t>
      </w:r>
      <w:r w:rsidR="005B5C1E">
        <w:t>.</w:t>
      </w:r>
      <w:r w:rsidR="00D071C1" w:rsidRPr="007447ED">
        <w:t xml:space="preserve"> </w:t>
      </w:r>
      <w:r w:rsidR="005B5C1E">
        <w:t xml:space="preserve">В системе </w:t>
      </w:r>
      <w:r w:rsidR="005B5C1E">
        <w:rPr>
          <w:lang w:val="en-US"/>
        </w:rPr>
        <w:t>SAP</w:t>
      </w:r>
      <w:r w:rsidR="005B5C1E" w:rsidRPr="00D462FC">
        <w:t xml:space="preserve"> </w:t>
      </w:r>
      <w:r w:rsidR="005B5C1E">
        <w:t>данная заявка представляет собой сетевой</w:t>
      </w:r>
      <w:r w:rsidR="005B5C1E" w:rsidRPr="007447ED">
        <w:t xml:space="preserve"> </w:t>
      </w:r>
      <w:r w:rsidR="005B5C1E">
        <w:t xml:space="preserve">график </w:t>
      </w:r>
      <w:r w:rsidR="005B5C1E" w:rsidRPr="007447ED">
        <w:t>(далее – СГ)</w:t>
      </w:r>
      <w:r w:rsidR="005B5C1E">
        <w:t xml:space="preserve"> и операции</w:t>
      </w:r>
      <w:r w:rsidR="005B5C1E" w:rsidRPr="007447ED">
        <w:t xml:space="preserve"> сетевых графиков (далее - ОСГ)</w:t>
      </w:r>
      <w:r w:rsidR="005B5C1E">
        <w:t>.</w:t>
      </w:r>
    </w:p>
    <w:p w14:paraId="19050C60" w14:textId="59E6FBC3" w:rsidR="00F85EB6" w:rsidRPr="007447ED" w:rsidRDefault="00F85EB6" w:rsidP="00C853CE">
      <w:r w:rsidRPr="007447ED">
        <w:t xml:space="preserve">Параллельно процессу создания заявки на ОВП формируется Техническое задание (далее - ТЗ). Техническое задание согласовывается и утверждается в Системе электронного документооборота. Утвержденное ТЗ оценивается в процессе ПП-10.04 Закупка МТР, работ, услуг. </w:t>
      </w:r>
    </w:p>
    <w:p w14:paraId="099F2592" w14:textId="05AEAFE4" w:rsidR="00792281" w:rsidRPr="007447ED" w:rsidRDefault="00D071C1" w:rsidP="00344F6A">
      <w:r w:rsidRPr="007447ED">
        <w:lastRenderedPageBreak/>
        <w:t>После получения,</w:t>
      </w:r>
      <w:r w:rsidR="00F85EB6" w:rsidRPr="007447ED">
        <w:t xml:space="preserve"> утвержденного ТЗ и оценки стоимости данные заносятся в созданную </w:t>
      </w:r>
      <w:r w:rsidR="005B5C1E">
        <w:t xml:space="preserve">ранее </w:t>
      </w:r>
      <w:r w:rsidR="00F85EB6" w:rsidRPr="007447ED">
        <w:t xml:space="preserve">заявку. К компоненту материала </w:t>
      </w:r>
      <w:r w:rsidR="005B5C1E">
        <w:t>прикладывается необходимая</w:t>
      </w:r>
      <w:r w:rsidR="005B5C1E" w:rsidRPr="007447ED">
        <w:t xml:space="preserve"> </w:t>
      </w:r>
      <w:r w:rsidR="00F85EB6" w:rsidRPr="007447ED">
        <w:t xml:space="preserve">документация (ТЗ, опросные листы), </w:t>
      </w:r>
      <w:r w:rsidR="005B5C1E">
        <w:t>и если требуется, то</w:t>
      </w:r>
      <w:r w:rsidR="005B5C1E" w:rsidRPr="007447ED">
        <w:t xml:space="preserve"> </w:t>
      </w:r>
      <w:r w:rsidR="00F85EB6" w:rsidRPr="007447ED">
        <w:t>уточняется ЕК МТР.</w:t>
      </w:r>
    </w:p>
    <w:p w14:paraId="4323C2D4" w14:textId="78B9DDD7" w:rsidR="003A7871" w:rsidRPr="007447ED" w:rsidRDefault="00F85EB6" w:rsidP="00344F6A">
      <w:r w:rsidRPr="007447ED">
        <w:t xml:space="preserve">После корректировки заявки на ОВП согласовываются </w:t>
      </w:r>
      <w:r w:rsidR="007447ED" w:rsidRPr="007447ED">
        <w:t>по маршруту согласования</w:t>
      </w:r>
      <w:r w:rsidRPr="007447ED">
        <w:t>.</w:t>
      </w:r>
    </w:p>
    <w:p w14:paraId="11AA6C9C" w14:textId="2CA04514" w:rsidR="007447ED" w:rsidRPr="007447ED" w:rsidRDefault="00D26E24" w:rsidP="00344F6A">
      <w:r w:rsidRPr="007447ED">
        <w:t xml:space="preserve">После согласования </w:t>
      </w:r>
      <w:r w:rsidR="005B5C1E">
        <w:t>З</w:t>
      </w:r>
      <w:r w:rsidR="00020F4A" w:rsidRPr="007447ED">
        <w:t>аявок</w:t>
      </w:r>
      <w:r w:rsidR="005B5C1E">
        <w:t xml:space="preserve"> на</w:t>
      </w:r>
      <w:r w:rsidR="00011D3C" w:rsidRPr="007447ED">
        <w:t xml:space="preserve"> ОВП </w:t>
      </w:r>
      <w:r w:rsidRPr="007447ED">
        <w:t xml:space="preserve">на </w:t>
      </w:r>
      <w:r w:rsidR="00020F4A" w:rsidRPr="007447ED">
        <w:t>Инвестиционной</w:t>
      </w:r>
      <w:r w:rsidR="00011D3C" w:rsidRPr="007447ED">
        <w:t xml:space="preserve"> </w:t>
      </w:r>
      <w:r w:rsidR="00020F4A" w:rsidRPr="007447ED">
        <w:t>комиссии</w:t>
      </w:r>
      <w:r w:rsidR="00011D3C" w:rsidRPr="007447ED">
        <w:t xml:space="preserve"> </w:t>
      </w:r>
      <w:r w:rsidR="00020F4A" w:rsidRPr="007447ED">
        <w:t>БЕ</w:t>
      </w:r>
      <w:r w:rsidR="007447ED" w:rsidRPr="007447ED">
        <w:t>/Технический комитет</w:t>
      </w:r>
      <w:r w:rsidR="00011D3C" w:rsidRPr="007447ED">
        <w:t xml:space="preserve"> формируются структурные планы проекта</w:t>
      </w:r>
      <w:r w:rsidR="005B5C1E" w:rsidRPr="005B5C1E">
        <w:t xml:space="preserve"> </w:t>
      </w:r>
      <w:r w:rsidR="005B5C1E">
        <w:t>(</w:t>
      </w:r>
      <w:r w:rsidR="005B5C1E" w:rsidRPr="007447ED">
        <w:t>далее СПП</w:t>
      </w:r>
      <w:r w:rsidR="005B5C1E">
        <w:t>-элемент) для каждой заявки</w:t>
      </w:r>
      <w:r w:rsidR="00011D3C" w:rsidRPr="007447ED">
        <w:t xml:space="preserve"> </w:t>
      </w:r>
      <w:r w:rsidR="005B5C1E">
        <w:t>вида</w:t>
      </w:r>
      <w:r w:rsidR="00011D3C" w:rsidRPr="007447ED">
        <w:t xml:space="preserve"> </w:t>
      </w:r>
      <w:r w:rsidR="005B5C1E">
        <w:t>«М</w:t>
      </w:r>
      <w:r w:rsidR="00011D3C" w:rsidRPr="007447ED">
        <w:t>ероприятие</w:t>
      </w:r>
      <w:r w:rsidR="005B5C1E">
        <w:t>»</w:t>
      </w:r>
      <w:r w:rsidR="00011D3C" w:rsidRPr="007447ED">
        <w:t>.</w:t>
      </w:r>
      <w:r w:rsidRPr="007447ED">
        <w:t xml:space="preserve"> </w:t>
      </w:r>
      <w:r w:rsidR="00020F4A" w:rsidRPr="007447ED">
        <w:t>СПП-</w:t>
      </w:r>
      <w:r w:rsidR="005B5C1E">
        <w:t>элемент вида «Мероприятие»</w:t>
      </w:r>
      <w:r w:rsidR="00020F4A" w:rsidRPr="007447ED">
        <w:t xml:space="preserve"> </w:t>
      </w:r>
      <w:r w:rsidR="003A7871" w:rsidRPr="007447ED">
        <w:t>включается в</w:t>
      </w:r>
      <w:r w:rsidR="00020F4A" w:rsidRPr="007447ED">
        <w:t xml:space="preserve"> проект ОВП</w:t>
      </w:r>
      <w:r w:rsidR="003A7871" w:rsidRPr="007447ED">
        <w:t xml:space="preserve"> бизнес-единицы</w:t>
      </w:r>
      <w:r w:rsidR="00020F4A" w:rsidRPr="007447ED">
        <w:t xml:space="preserve"> (автоматически по алгоритму или вручную)</w:t>
      </w:r>
      <w:r w:rsidR="00E67DE0" w:rsidRPr="007447ED">
        <w:t>.</w:t>
      </w:r>
      <w:r w:rsidR="00E66295" w:rsidRPr="007447ED">
        <w:t xml:space="preserve"> </w:t>
      </w:r>
      <w:r w:rsidR="00020F4A" w:rsidRPr="007447ED">
        <w:t>СПП-мероприятие с присвоенной заявкой на ОВП</w:t>
      </w:r>
      <w:r w:rsidR="00E66295" w:rsidRPr="007447ED">
        <w:t xml:space="preserve"> </w:t>
      </w:r>
      <w:r w:rsidR="00020F4A" w:rsidRPr="007447ED">
        <w:t>передается в процесс</w:t>
      </w:r>
      <w:r w:rsidR="00E66295" w:rsidRPr="007447ED">
        <w:t xml:space="preserve"> </w:t>
      </w:r>
      <w:r w:rsidR="00F4305B" w:rsidRPr="007447ED">
        <w:t>управления инвестиционной программой</w:t>
      </w:r>
      <w:r w:rsidR="00020F4A" w:rsidRPr="007447ED">
        <w:t xml:space="preserve"> </w:t>
      </w:r>
      <w:r w:rsidR="008F442A" w:rsidRPr="007447ED">
        <w:t>для утверждения</w:t>
      </w:r>
      <w:r w:rsidR="00020F4A" w:rsidRPr="007447ED">
        <w:t xml:space="preserve"> бюджета в АСКИ</w:t>
      </w:r>
      <w:r w:rsidR="00E66295" w:rsidRPr="007447ED">
        <w:t xml:space="preserve">. </w:t>
      </w:r>
      <w:r w:rsidR="007447ED" w:rsidRPr="007447ED">
        <w:t xml:space="preserve">Интеграционный интерфейс по передаче мероприятий ОВП в </w:t>
      </w:r>
      <w:r w:rsidR="007447ED" w:rsidRPr="007447ED">
        <w:rPr>
          <w:color w:val="000000" w:themeColor="text1"/>
        </w:rPr>
        <w:t>Автоматизированную Систему Контроля Инвестиций (далее -</w:t>
      </w:r>
      <w:ins w:id="390" w:author="Zelenskaya Natalia" w:date="2021-03-12T20:05:00Z">
        <w:r w:rsidR="00C270BF">
          <w:rPr>
            <w:color w:val="000000" w:themeColor="text1"/>
          </w:rPr>
          <w:t xml:space="preserve"> </w:t>
        </w:r>
      </w:ins>
      <w:r w:rsidR="007447ED" w:rsidRPr="007447ED">
        <w:rPr>
          <w:color w:val="000000" w:themeColor="text1"/>
        </w:rPr>
        <w:t>АСКИ)</w:t>
      </w:r>
      <w:r w:rsidR="007447ED" w:rsidRPr="007447ED">
        <w:t xml:space="preserve"> описан в </w:t>
      </w:r>
      <w:r w:rsidR="007447ED" w:rsidRPr="00980256">
        <w:t>СоИ ERP.</w:t>
      </w:r>
      <w:ins w:id="391" w:author="Zelenskaya Natalia" w:date="2021-03-12T21:04:00Z">
        <w:r w:rsidR="00D254EC">
          <w:t>13</w:t>
        </w:r>
      </w:ins>
      <w:del w:id="392" w:author="Zelenskaya Natalia" w:date="2021-03-12T21:04:00Z">
        <w:r w:rsidR="007447ED" w:rsidRPr="00980256" w:rsidDel="00D254EC">
          <w:delText>5</w:delText>
        </w:r>
      </w:del>
      <w:r w:rsidR="007447ED" w:rsidRPr="00980256">
        <w:t>.6.2_INT_Соглашение об интеграции АСКИ.</w:t>
      </w:r>
    </w:p>
    <w:p w14:paraId="00F257FD" w14:textId="560D066E" w:rsidR="003A7871" w:rsidRPr="007447ED" w:rsidRDefault="003A7871" w:rsidP="00460FA2">
      <w:r w:rsidRPr="007447ED">
        <w:t>П</w:t>
      </w:r>
      <w:r w:rsidR="008F442A" w:rsidRPr="007447ED">
        <w:t xml:space="preserve">осле получения </w:t>
      </w:r>
      <w:r w:rsidR="007447ED" w:rsidRPr="007447ED">
        <w:t>подтверждения</w:t>
      </w:r>
      <w:r w:rsidR="008F442A" w:rsidRPr="007447ED">
        <w:t xml:space="preserve"> из АСКИ заявки на ОВП утверждаются на Инвестиционном комитете УК</w:t>
      </w:r>
      <w:r w:rsidRPr="007447ED">
        <w:t>.</w:t>
      </w:r>
      <w:r w:rsidR="008F442A" w:rsidRPr="007447ED">
        <w:t xml:space="preserve"> </w:t>
      </w:r>
      <w:r w:rsidRPr="007447ED">
        <w:t>Финальным шагом планирования программы ОВП служит шаг передачи в реализацию. Описание реализации инвестиционных проектов в системе SAP S/4HANA приведено в КД ERP.</w:t>
      </w:r>
      <w:ins w:id="393" w:author="Zelenskaya Natalia" w:date="2021-03-12T21:04:00Z">
        <w:r w:rsidR="00D254EC">
          <w:t>13</w:t>
        </w:r>
      </w:ins>
      <w:del w:id="394" w:author="Zelenskaya Natalia" w:date="2021-03-12T21:04:00Z">
        <w:r w:rsidRPr="007447ED" w:rsidDel="00D254EC">
          <w:delText>5</w:delText>
        </w:r>
      </w:del>
      <w:r w:rsidRPr="007447ED">
        <w:t>.</w:t>
      </w:r>
      <w:ins w:id="395" w:author="Zelenskaya Natalia" w:date="2021-04-02T15:13:00Z">
        <w:r w:rsidR="00294C73">
          <w:t>9.2</w:t>
        </w:r>
      </w:ins>
      <w:del w:id="396" w:author="Zelenskaya Natalia" w:date="2021-04-02T15:13:00Z">
        <w:r w:rsidRPr="007447ED" w:rsidDel="00294C73">
          <w:delText>1</w:delText>
        </w:r>
      </w:del>
      <w:r w:rsidRPr="007447ED">
        <w:t>.48 Планирование и реализация проектов Капитального строительства и инвестиций.</w:t>
      </w:r>
    </w:p>
    <w:p w14:paraId="4DA80E3C" w14:textId="4CD2EFC1" w:rsidR="00865ECD" w:rsidRPr="007447ED" w:rsidRDefault="00865ECD" w:rsidP="00460FA2">
      <w:r w:rsidRPr="007447ED">
        <w:t>Запись нового проекта загружается автоматически из системы КСУ НСИ</w:t>
      </w:r>
      <w:r w:rsidR="003A7871" w:rsidRPr="007447ED">
        <w:t xml:space="preserve"> в SAP ERP</w:t>
      </w:r>
      <w:r w:rsidRPr="007447ED">
        <w:t>. Описание передаваемых атрибутов справочника проектов/ объектов и моментов интеграции приведено в документе ERP.</w:t>
      </w:r>
      <w:ins w:id="397" w:author="Zelenskaya Natalia" w:date="2021-03-12T21:04:00Z">
        <w:r w:rsidR="00D254EC">
          <w:t>13</w:t>
        </w:r>
      </w:ins>
      <w:del w:id="398" w:author="Zelenskaya Natalia" w:date="2021-03-12T21:04:00Z">
        <w:r w:rsidRPr="007447ED" w:rsidDel="00D254EC">
          <w:delText>5</w:delText>
        </w:r>
      </w:del>
      <w:r w:rsidRPr="007447ED">
        <w:t>.6.10 «Соглашение об интеграции КСУ НСИ»</w:t>
      </w:r>
      <w:r w:rsidR="00F2114F" w:rsidRPr="007447ED">
        <w:t>.</w:t>
      </w:r>
    </w:p>
    <w:p w14:paraId="7A6DC26B" w14:textId="50AF24E4" w:rsidR="003A7871" w:rsidRPr="007447ED" w:rsidRDefault="003A7871">
      <w:r w:rsidRPr="007447ED">
        <w:t>В результате для проекта ОВП автоматически создаются уровни:</w:t>
      </w:r>
    </w:p>
    <w:p w14:paraId="5FC877AF" w14:textId="77777777" w:rsidR="003A7871" w:rsidRPr="007447ED" w:rsidRDefault="003A7871">
      <w:pPr>
        <w:pStyle w:val="afa"/>
        <w:numPr>
          <w:ilvl w:val="0"/>
          <w:numId w:val="19"/>
        </w:numPr>
      </w:pPr>
      <w:r w:rsidRPr="007447ED">
        <w:t>СПП-элемент уровня «Месторождение/Объект ТС»</w:t>
      </w:r>
    </w:p>
    <w:p w14:paraId="28A4554F" w14:textId="77777777" w:rsidR="003A7871" w:rsidRPr="007447ED" w:rsidRDefault="003A7871">
      <w:pPr>
        <w:pStyle w:val="afa"/>
        <w:numPr>
          <w:ilvl w:val="0"/>
          <w:numId w:val="19"/>
        </w:numPr>
      </w:pPr>
      <w:r w:rsidRPr="007447ED">
        <w:t>СПП-элемент уровня «Подразделение».</w:t>
      </w:r>
    </w:p>
    <w:p w14:paraId="368909EC" w14:textId="77777777" w:rsidR="003A7871" w:rsidRPr="007447ED" w:rsidRDefault="003A7871">
      <w:pPr>
        <w:pStyle w:val="afff5"/>
        <w:rPr>
          <w:rStyle w:val="10TableContent1CharChar"/>
          <w:rFonts w:cs="Arial"/>
          <w:i/>
          <w:lang w:val="ru-RU"/>
        </w:rPr>
      </w:pPr>
      <w:r w:rsidRPr="007447ED">
        <w:rPr>
          <w:rStyle w:val="10TableContent1CharChar"/>
          <w:rFonts w:cs="Arial"/>
          <w:lang w:val="ru-RU"/>
        </w:rPr>
        <w:t>Иерархический структурный план проекта служит в SAP для укрупнённого планирования содержания проекта. Для построения структурного плана проекта в Системе проектов используются объекты:</w:t>
      </w:r>
    </w:p>
    <w:p w14:paraId="424E862A" w14:textId="77777777" w:rsidR="003A7871" w:rsidRPr="007447ED" w:rsidRDefault="003A7871">
      <w:pPr>
        <w:pStyle w:val="afff5"/>
        <w:numPr>
          <w:ilvl w:val="0"/>
          <w:numId w:val="20"/>
        </w:numPr>
        <w:rPr>
          <w:rStyle w:val="10TableContent1CharChar"/>
          <w:rFonts w:cs="Arial"/>
          <w:i/>
          <w:lang w:val="ru-RU"/>
        </w:rPr>
      </w:pPr>
      <w:r w:rsidRPr="007447ED">
        <w:rPr>
          <w:rStyle w:val="10TableContent1CharChar"/>
          <w:rFonts w:cs="Arial"/>
          <w:lang w:val="ru-RU"/>
        </w:rPr>
        <w:t>Определение проекта;</w:t>
      </w:r>
    </w:p>
    <w:p w14:paraId="597DD485" w14:textId="77777777" w:rsidR="003A7871" w:rsidRPr="007447ED" w:rsidRDefault="003A7871">
      <w:pPr>
        <w:pStyle w:val="afff5"/>
        <w:numPr>
          <w:ilvl w:val="0"/>
          <w:numId w:val="20"/>
        </w:numPr>
        <w:rPr>
          <w:rStyle w:val="10TableContent1CharChar"/>
          <w:rFonts w:cs="Arial"/>
          <w:i/>
          <w:lang w:val="ru-RU"/>
        </w:rPr>
      </w:pPr>
      <w:r w:rsidRPr="007447ED">
        <w:rPr>
          <w:rStyle w:val="10TableContent1CharChar"/>
          <w:rFonts w:cs="Arial"/>
          <w:lang w:val="ru-RU"/>
        </w:rPr>
        <w:t>Элемент структурного плана проекта (далее – СПП-элемент);</w:t>
      </w:r>
    </w:p>
    <w:p w14:paraId="4B4ED54C" w14:textId="77777777" w:rsidR="003A7871" w:rsidRPr="007447ED" w:rsidRDefault="003A7871">
      <w:pPr>
        <w:pStyle w:val="afff5"/>
        <w:numPr>
          <w:ilvl w:val="0"/>
          <w:numId w:val="20"/>
        </w:numPr>
        <w:rPr>
          <w:rStyle w:val="10TableContent1CharChar"/>
          <w:rFonts w:cs="Arial"/>
          <w:i/>
          <w:lang w:val="ru-RU"/>
        </w:rPr>
      </w:pPr>
      <w:r w:rsidRPr="007447ED">
        <w:rPr>
          <w:rStyle w:val="10TableContent1CharChar"/>
          <w:rFonts w:cs="Arial"/>
          <w:lang w:val="ru-RU"/>
        </w:rPr>
        <w:t>Заголовок сетевого графика;</w:t>
      </w:r>
    </w:p>
    <w:p w14:paraId="1CC57A6D" w14:textId="2A599C6D" w:rsidR="003A7871" w:rsidRPr="007447ED" w:rsidRDefault="003A7871">
      <w:pPr>
        <w:pStyle w:val="afff5"/>
        <w:numPr>
          <w:ilvl w:val="0"/>
          <w:numId w:val="20"/>
        </w:numPr>
        <w:rPr>
          <w:rStyle w:val="10TableContent1CharChar"/>
          <w:rFonts w:cs="Arial"/>
          <w:lang w:val="ru-RU"/>
        </w:rPr>
      </w:pPr>
      <w:r w:rsidRPr="007447ED">
        <w:rPr>
          <w:rStyle w:val="10TableContent1CharChar"/>
          <w:rFonts w:cs="Arial"/>
          <w:lang w:val="ru-RU"/>
        </w:rPr>
        <w:t>Операция сетевого графика.</w:t>
      </w:r>
    </w:p>
    <w:p w14:paraId="38548D56" w14:textId="1D585E45" w:rsidR="00D26E24" w:rsidRPr="007447ED" w:rsidRDefault="007447ED" w:rsidP="00344F6A">
      <w:r w:rsidRPr="007447ED">
        <w:rPr>
          <w:rStyle w:val="10TableContent1CharChar"/>
          <w:lang w:val="ru-RU"/>
        </w:rPr>
        <w:t xml:space="preserve">Определение проекта включает в себя элементы иерархического структурного плана – СПП-элементы. Атрибуты определения проекта, СПП-элемента представлены в КД </w:t>
      </w:r>
      <w:r w:rsidRPr="001B66CE">
        <w:rPr>
          <w:rStyle w:val="10TableContent1CharChar"/>
        </w:rPr>
        <w:lastRenderedPageBreak/>
        <w:t>ERP</w:t>
      </w:r>
      <w:r w:rsidRPr="007447ED">
        <w:rPr>
          <w:rStyle w:val="10TableContent1CharChar"/>
          <w:lang w:val="ru-RU"/>
        </w:rPr>
        <w:t>.</w:t>
      </w:r>
      <w:ins w:id="399" w:author="Zelenskaya Natalia" w:date="2021-03-12T21:04:00Z">
        <w:r w:rsidR="00D254EC">
          <w:rPr>
            <w:rStyle w:val="10TableContent1CharChar"/>
            <w:lang w:val="ru-RU"/>
          </w:rPr>
          <w:t>13</w:t>
        </w:r>
      </w:ins>
      <w:del w:id="400" w:author="Zelenskaya Natalia" w:date="2021-03-12T21:04:00Z">
        <w:r w:rsidRPr="007447ED" w:rsidDel="00D254EC">
          <w:rPr>
            <w:rStyle w:val="10TableContent1CharChar"/>
            <w:lang w:val="ru-RU"/>
          </w:rPr>
          <w:delText>5</w:delText>
        </w:r>
      </w:del>
      <w:r w:rsidRPr="007447ED">
        <w:rPr>
          <w:rStyle w:val="10TableContent1CharChar"/>
          <w:lang w:val="ru-RU"/>
        </w:rPr>
        <w:t>.</w:t>
      </w:r>
      <w:ins w:id="401" w:author="Zelenskaya Natalia" w:date="2021-04-02T15:13:00Z">
        <w:r w:rsidR="00294C73">
          <w:rPr>
            <w:rStyle w:val="10TableContent1CharChar"/>
            <w:lang w:val="ru-RU"/>
          </w:rPr>
          <w:t>9.2</w:t>
        </w:r>
      </w:ins>
      <w:del w:id="402" w:author="Zelenskaya Natalia" w:date="2021-04-02T15:13:00Z">
        <w:r w:rsidRPr="007447ED" w:rsidDel="00294C73">
          <w:rPr>
            <w:rStyle w:val="10TableContent1CharChar"/>
            <w:lang w:val="ru-RU"/>
          </w:rPr>
          <w:delText>1</w:delText>
        </w:r>
      </w:del>
      <w:r w:rsidRPr="007447ED">
        <w:rPr>
          <w:rStyle w:val="10TableContent1CharChar"/>
          <w:lang w:val="ru-RU"/>
        </w:rPr>
        <w:t>.12 «Управление ОД по направлению КСиИ»</w:t>
      </w:r>
      <w:r>
        <w:rPr>
          <w:rStyle w:val="10TableContent1CharChar"/>
          <w:lang w:val="ru-RU"/>
        </w:rPr>
        <w:t xml:space="preserve">, а атрибуты сетевого графика и операций представлены ниже в п. </w:t>
      </w:r>
      <w:r>
        <w:rPr>
          <w:rStyle w:val="10TableContent1CharChar"/>
          <w:lang w:val="ru-RU"/>
        </w:rPr>
        <w:fldChar w:fldCharType="begin"/>
      </w:r>
      <w:r>
        <w:rPr>
          <w:rStyle w:val="10TableContent1CharChar"/>
          <w:lang w:val="ru-RU"/>
        </w:rPr>
        <w:instrText xml:space="preserve"> REF _Ref37756213 \r \h </w:instrText>
      </w:r>
      <w:r>
        <w:rPr>
          <w:rStyle w:val="10TableContent1CharChar"/>
          <w:lang w:val="ru-RU"/>
        </w:rPr>
      </w:r>
      <w:r>
        <w:rPr>
          <w:rStyle w:val="10TableContent1CharChar"/>
          <w:lang w:val="ru-RU"/>
        </w:rPr>
        <w:fldChar w:fldCharType="separate"/>
      </w:r>
      <w:r w:rsidR="00377EC5">
        <w:rPr>
          <w:rStyle w:val="10TableContent1CharChar"/>
          <w:lang w:val="ru-RU"/>
        </w:rPr>
        <w:t>5.6</w:t>
      </w:r>
      <w:r>
        <w:rPr>
          <w:rStyle w:val="10TableContent1CharChar"/>
          <w:lang w:val="ru-RU"/>
        </w:rPr>
        <w:fldChar w:fldCharType="end"/>
      </w:r>
      <w:r>
        <w:rPr>
          <w:rStyle w:val="10TableContent1CharChar"/>
          <w:lang w:val="ru-RU"/>
        </w:rPr>
        <w:t xml:space="preserve"> </w:t>
      </w:r>
      <w:r>
        <w:rPr>
          <w:rStyle w:val="10TableContent1CharChar"/>
          <w:lang w:val="ru-RU"/>
        </w:rPr>
        <w:fldChar w:fldCharType="begin"/>
      </w:r>
      <w:r>
        <w:rPr>
          <w:rStyle w:val="10TableContent1CharChar"/>
          <w:lang w:val="ru-RU"/>
        </w:rPr>
        <w:instrText xml:space="preserve"> REF _Ref37756230 \h  \* MERGEFORMAT </w:instrText>
      </w:r>
      <w:r>
        <w:rPr>
          <w:rStyle w:val="10TableContent1CharChar"/>
          <w:lang w:val="ru-RU"/>
        </w:rPr>
      </w:r>
      <w:r>
        <w:rPr>
          <w:rStyle w:val="10TableContent1CharChar"/>
          <w:lang w:val="ru-RU"/>
        </w:rPr>
        <w:fldChar w:fldCharType="separate"/>
      </w:r>
      <w:ins w:id="403" w:author="Zelenskaya Natalia" w:date="2021-03-12T20:36:00Z">
        <w:r w:rsidR="00377EC5" w:rsidRPr="00377EC5">
          <w:rPr>
            <w:rStyle w:val="10TableContent1CharChar"/>
            <w:lang w:val="ru-RU"/>
            <w:rPrChange w:id="404" w:author="Zelenskaya Natalia" w:date="2021-03-12T20:36:00Z">
              <w:rPr>
                <w:rFonts w:eastAsiaTheme="majorEastAsia"/>
              </w:rPr>
            </w:rPrChange>
          </w:rPr>
          <w:t>Основные данные</w:t>
        </w:r>
      </w:ins>
      <w:del w:id="405" w:author="Zelenskaya Natalia" w:date="2021-03-12T19:44:00Z">
        <w:r w:rsidR="00691D5A" w:rsidRPr="00691D5A" w:rsidDel="00344F6A">
          <w:rPr>
            <w:rStyle w:val="10TableContent1CharChar"/>
            <w:lang w:val="ru-RU"/>
          </w:rPr>
          <w:delText>Основные данные</w:delText>
        </w:r>
      </w:del>
      <w:r>
        <w:rPr>
          <w:rStyle w:val="10TableContent1CharChar"/>
          <w:lang w:val="ru-RU"/>
        </w:rPr>
        <w:fldChar w:fldCharType="end"/>
      </w:r>
      <w:r>
        <w:rPr>
          <w:rStyle w:val="10TableContent1CharChar"/>
          <w:lang w:val="ru-RU"/>
        </w:rPr>
        <w:t>.</w:t>
      </w:r>
    </w:p>
    <w:p w14:paraId="7D6EBFDC" w14:textId="74722595" w:rsidR="00A152FB" w:rsidRPr="007447ED" w:rsidRDefault="00B9591F">
      <w:pPr>
        <w:pStyle w:val="aff7"/>
        <w:pPrChange w:id="406" w:author="Zelenskaya Natalia" w:date="2021-03-12T21:12:00Z">
          <w:pPr>
            <w:pStyle w:val="a7"/>
          </w:pPr>
        </w:pPrChange>
      </w:pPr>
      <w:r w:rsidRPr="007447ED">
        <w:t xml:space="preserve">Таблица </w:t>
      </w:r>
      <w:fldSimple w:instr=" SEQ Таблица \* ARABIC ">
        <w:r w:rsidR="00377EC5">
          <w:rPr>
            <w:noProof/>
          </w:rPr>
          <w:t>6</w:t>
        </w:r>
      </w:fldSimple>
      <w:r w:rsidRPr="007447ED">
        <w:t>. Описание бизнес-процесса</w:t>
      </w:r>
      <w:r w:rsidR="00792281" w:rsidRPr="007447ED">
        <w:t xml:space="preserve"> ПП-07.02.03.04</w:t>
      </w:r>
      <w:r w:rsidR="00E0773A" w:rsidRPr="007447ED">
        <w:t>-ERP</w:t>
      </w:r>
      <w:r w:rsidR="00792281" w:rsidRPr="007447ED">
        <w:t xml:space="preserve"> Планирование </w:t>
      </w:r>
      <w:r w:rsidR="00F03257" w:rsidRPr="007447ED">
        <w:t>программы</w:t>
      </w:r>
      <w:r w:rsidR="00792281" w:rsidRPr="007447ED">
        <w:t xml:space="preserve"> ОВП в рамках программы воздействий на ПА и инвестиционной программы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89502E" w:rsidRPr="007447ED" w14:paraId="62663426" w14:textId="77777777" w:rsidTr="00BE014D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1CC346F9" w14:textId="77777777" w:rsidR="0089502E" w:rsidRPr="007447ED" w:rsidRDefault="0089502E" w:rsidP="00B826E5">
            <w:r w:rsidRPr="007447ED"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0A866F3D" w14:textId="6C71F74F" w:rsidR="0089502E" w:rsidRPr="007447ED" w:rsidRDefault="00792281">
            <w:pPr>
              <w:rPr>
                <w:lang w:eastAsia="ru-RU"/>
              </w:rPr>
              <w:pPrChange w:id="407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ПП-07.02.03.04</w:t>
            </w:r>
            <w:r w:rsidR="00233ADC" w:rsidRPr="007447ED">
              <w:rPr>
                <w:lang w:eastAsia="ru-RU"/>
              </w:rPr>
              <w:t>-ERP</w:t>
            </w:r>
            <w:r w:rsidRPr="007447ED">
              <w:rPr>
                <w:lang w:eastAsia="ru-RU"/>
              </w:rPr>
              <w:t xml:space="preserve"> Планирование </w:t>
            </w:r>
            <w:r w:rsidR="00F03257" w:rsidRPr="007447ED">
              <w:rPr>
                <w:lang w:eastAsia="ru-RU"/>
              </w:rPr>
              <w:t xml:space="preserve">программы </w:t>
            </w:r>
            <w:r w:rsidRPr="007447ED">
              <w:rPr>
                <w:lang w:eastAsia="ru-RU"/>
              </w:rPr>
              <w:t xml:space="preserve"> ОВП в рамках программы воздействий на ПА и инвестиционной программы</w:t>
            </w:r>
          </w:p>
        </w:tc>
      </w:tr>
      <w:tr w:rsidR="0089502E" w:rsidRPr="007447ED" w14:paraId="7EB03288" w14:textId="77777777" w:rsidTr="00BE014D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05EB9077" w14:textId="77777777" w:rsidR="0089502E" w:rsidRPr="007447ED" w:rsidRDefault="0089502E" w:rsidP="00B826E5">
            <w:r w:rsidRPr="007447ED"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3911E5F8" w14:textId="6B29780D" w:rsidR="0089502E" w:rsidRPr="007447ED" w:rsidRDefault="00792281">
            <w:pPr>
              <w:rPr>
                <w:color w:val="000000"/>
                <w:lang w:eastAsia="ru-RU"/>
              </w:rPr>
              <w:pPrChange w:id="408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t xml:space="preserve">Утверждение </w:t>
            </w:r>
            <w:r w:rsidR="00F03257" w:rsidRPr="007447ED">
              <w:t xml:space="preserve">программы ОВП </w:t>
            </w:r>
            <w:r w:rsidRPr="007447ED">
              <w:t>для дальнейшей реализации</w:t>
            </w:r>
          </w:p>
        </w:tc>
      </w:tr>
      <w:tr w:rsidR="0089502E" w:rsidRPr="007447ED" w14:paraId="6471B585" w14:textId="77777777" w:rsidTr="00BE014D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488F8AA2" w14:textId="77777777" w:rsidR="0089502E" w:rsidRPr="007447ED" w:rsidRDefault="0089502E" w:rsidP="00B826E5">
            <w:r w:rsidRPr="007447ED">
              <w:t>Периодичность</w:t>
            </w:r>
          </w:p>
        </w:tc>
        <w:tc>
          <w:tcPr>
            <w:tcW w:w="7229" w:type="dxa"/>
            <w:vAlign w:val="bottom"/>
          </w:tcPr>
          <w:p w14:paraId="45C6532D" w14:textId="718FE0FC" w:rsidR="0089502E" w:rsidRPr="007447ED" w:rsidRDefault="0089502E">
            <w:pPr>
              <w:rPr>
                <w:lang w:eastAsia="ru-RU"/>
              </w:rPr>
              <w:pPrChange w:id="409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</w:p>
        </w:tc>
      </w:tr>
      <w:tr w:rsidR="0089502E" w:rsidRPr="007447ED" w14:paraId="265E8944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94D96CA" w14:textId="77777777" w:rsidR="0089502E" w:rsidRPr="007447ED" w:rsidRDefault="0089502E">
            <w:pPr>
              <w:pPrChange w:id="410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6BD3297D" w14:textId="61CDDD6F" w:rsidR="005F1F16" w:rsidRPr="007447ED" w:rsidRDefault="005F1F16">
            <w:pPr>
              <w:rPr>
                <w:lang w:eastAsia="ru-RU"/>
              </w:rPr>
              <w:pPrChange w:id="411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ПП-07.04.04-ERP Анализ техничес</w:t>
            </w:r>
            <w:r w:rsidR="00244BCE" w:rsidRPr="007447ED">
              <w:rPr>
                <w:lang w:eastAsia="ru-RU"/>
              </w:rPr>
              <w:t>кого состояния производственных</w:t>
            </w:r>
            <w:r w:rsidRPr="007447ED">
              <w:rPr>
                <w:lang w:eastAsia="ru-RU"/>
              </w:rPr>
              <w:t xml:space="preserve"> активов</w:t>
            </w:r>
          </w:p>
          <w:p w14:paraId="168C2B42" w14:textId="02116766" w:rsidR="005F1F16" w:rsidRPr="007447ED" w:rsidRDefault="005F1F16">
            <w:pPr>
              <w:rPr>
                <w:lang w:eastAsia="ru-RU"/>
              </w:rPr>
              <w:pPrChange w:id="412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ПП-07.08 Анализ эффективности процессов управления активами</w:t>
            </w:r>
          </w:p>
          <w:p w14:paraId="2B2BA9DF" w14:textId="77777777" w:rsidR="00792281" w:rsidRPr="007447ED" w:rsidRDefault="005F1F16">
            <w:pPr>
              <w:rPr>
                <w:lang w:eastAsia="ru-RU"/>
              </w:rPr>
              <w:pPrChange w:id="413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УП-06.03 Технологический анализ производства</w:t>
            </w:r>
          </w:p>
          <w:p w14:paraId="442219F1" w14:textId="3FC00E49" w:rsidR="00F03257" w:rsidRPr="007447ED" w:rsidRDefault="00F03257">
            <w:pPr>
              <w:rPr>
                <w:lang w:eastAsia="ru-RU"/>
              </w:rPr>
              <w:pPrChange w:id="414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ПП-07.01.01 Управление стратегическим планом УПА</w:t>
            </w:r>
          </w:p>
          <w:p w14:paraId="397F8585" w14:textId="77777777" w:rsidR="00F03257" w:rsidRPr="007447ED" w:rsidRDefault="00F03257">
            <w:pPr>
              <w:rPr>
                <w:lang w:eastAsia="ru-RU"/>
              </w:rPr>
              <w:pPrChange w:id="415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УП-03.03 Среднесрочное и годовое производственное планирование</w:t>
            </w:r>
          </w:p>
          <w:p w14:paraId="3E0F8763" w14:textId="77777777" w:rsidR="00F03257" w:rsidRPr="007447ED" w:rsidRDefault="00F03257">
            <w:pPr>
              <w:rPr>
                <w:lang w:eastAsia="ru-RU"/>
              </w:rPr>
              <w:pPrChange w:id="416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ПП-07.07 Обеспечение эффективности системы управления производственными активами</w:t>
            </w:r>
          </w:p>
          <w:p w14:paraId="4A3C8B6F" w14:textId="77777777" w:rsidR="00F03257" w:rsidRPr="007447ED" w:rsidRDefault="00F03257">
            <w:pPr>
              <w:rPr>
                <w:lang w:eastAsia="ru-RU"/>
              </w:rPr>
              <w:pPrChange w:id="417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УП-03.02 Долгосрочное динамическое проектирование</w:t>
            </w:r>
          </w:p>
          <w:p w14:paraId="74C0E001" w14:textId="4828377B" w:rsidR="00F03257" w:rsidRPr="007447ED" w:rsidRDefault="00F03257">
            <w:pPr>
              <w:rPr>
                <w:lang w:eastAsia="ru-RU"/>
              </w:rPr>
              <w:pPrChange w:id="418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УП-01.04 Долгосрочное бизнес-планирование (до 20 лет)</w:t>
            </w:r>
          </w:p>
        </w:tc>
      </w:tr>
      <w:tr w:rsidR="0089502E" w:rsidRPr="007447ED" w14:paraId="28A5F3F9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3C4B5C5" w14:textId="77777777" w:rsidR="0089502E" w:rsidRPr="007447ED" w:rsidRDefault="0089502E">
            <w:pPr>
              <w:pPrChange w:id="419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368FBD89" w14:textId="3598340F" w:rsidR="005F1F16" w:rsidRPr="007447ED" w:rsidRDefault="005F1F16">
            <w:pPr>
              <w:rPr>
                <w:lang w:eastAsia="ru-RU"/>
              </w:rPr>
              <w:pPrChange w:id="420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ПП-07.06.03-ERP Формирование годового бюджета воздействий на производственные активы</w:t>
            </w:r>
          </w:p>
          <w:p w14:paraId="43670883" w14:textId="444BBF3D" w:rsidR="005F1F16" w:rsidRPr="007447ED" w:rsidRDefault="00980256">
            <w:pPr>
              <w:rPr>
                <w:lang w:eastAsia="ru-RU"/>
              </w:rPr>
              <w:pPrChange w:id="421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>
              <w:rPr>
                <w:lang w:eastAsia="ru-RU"/>
              </w:rPr>
              <w:t>УП-03.03.05.01-ERP</w:t>
            </w:r>
            <w:r w:rsidR="00F03257" w:rsidRPr="007447ED">
              <w:t xml:space="preserve"> </w:t>
            </w:r>
            <w:r w:rsidR="00F03257" w:rsidRPr="007447ED">
              <w:rPr>
                <w:lang w:eastAsia="ru-RU"/>
              </w:rPr>
              <w:t>Ведение производственных мощностей основного и вспомогательного производства</w:t>
            </w:r>
          </w:p>
          <w:p w14:paraId="3B41786C" w14:textId="77777777" w:rsidR="005F1F16" w:rsidRPr="007447ED" w:rsidRDefault="005F1F16">
            <w:pPr>
              <w:rPr>
                <w:lang w:eastAsia="ru-RU"/>
              </w:rPr>
              <w:pPrChange w:id="422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ПП-10 Обеспечение МТР, работами и услугами</w:t>
            </w:r>
          </w:p>
          <w:p w14:paraId="59B58AF8" w14:textId="77777777" w:rsidR="005F1F16" w:rsidRPr="007447ED" w:rsidRDefault="005F1F16">
            <w:pPr>
              <w:rPr>
                <w:lang w:eastAsia="ru-RU"/>
              </w:rPr>
              <w:pPrChange w:id="423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lastRenderedPageBreak/>
              <w:t>ПП-07.06.04-ERP Исполнение, корректировка и контроль бюджета воздействий на производственные активы</w:t>
            </w:r>
          </w:p>
          <w:p w14:paraId="24A12DBA" w14:textId="3B7552BD" w:rsidR="005F1F16" w:rsidRPr="007447ED" w:rsidRDefault="00704340">
            <w:pPr>
              <w:rPr>
                <w:lang w:eastAsia="ru-RU"/>
              </w:rPr>
              <w:pPrChange w:id="424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ОП-03.02</w:t>
            </w:r>
            <w:r>
              <w:rPr>
                <w:lang w:eastAsia="ru-RU"/>
              </w:rPr>
              <w:t xml:space="preserve"> </w:t>
            </w:r>
            <w:r w:rsidRPr="00704340">
              <w:rPr>
                <w:lang w:eastAsia="ru-RU"/>
              </w:rPr>
              <w:t>Процессы управления проектами</w:t>
            </w:r>
          </w:p>
          <w:p w14:paraId="600DBC69" w14:textId="77777777" w:rsidR="002974F4" w:rsidRDefault="005F1F16">
            <w:pPr>
              <w:rPr>
                <w:lang w:eastAsia="ru-RU"/>
              </w:rPr>
              <w:pPrChange w:id="425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ПП-07.03.03.02-ERP Управление внеплановыми воздействиями ТОиР</w:t>
            </w:r>
          </w:p>
          <w:p w14:paraId="55485D4A" w14:textId="77777777" w:rsidR="00704340" w:rsidRDefault="00704340">
            <w:pPr>
              <w:rPr>
                <w:lang w:eastAsia="ru-RU"/>
              </w:rPr>
              <w:pPrChange w:id="426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ПП-07.01.02.05-ERP</w:t>
            </w:r>
            <w:r>
              <w:rPr>
                <w:lang w:eastAsia="ru-RU"/>
              </w:rPr>
              <w:t xml:space="preserve"> </w:t>
            </w:r>
            <w:r w:rsidRPr="00704340">
              <w:rPr>
                <w:lang w:eastAsia="ru-RU"/>
              </w:rPr>
              <w:t>Ведение НСИ ТОиР</w:t>
            </w:r>
          </w:p>
          <w:p w14:paraId="71F9F738" w14:textId="77777777" w:rsidR="000F43EA" w:rsidRDefault="000F43EA">
            <w:pPr>
              <w:rPr>
                <w:lang w:eastAsia="ru-RU"/>
              </w:rPr>
              <w:pPrChange w:id="427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0F43EA">
              <w:rPr>
                <w:lang w:eastAsia="ru-RU"/>
              </w:rPr>
              <w:t>ОП-03.02.19 Управление потребностью и стоимостью (в SAP ERP)</w:t>
            </w:r>
          </w:p>
          <w:p w14:paraId="4A236141" w14:textId="77777777" w:rsidR="000F43EA" w:rsidRDefault="000F43EA">
            <w:pPr>
              <w:rPr>
                <w:lang w:eastAsia="ru-RU"/>
              </w:rPr>
              <w:pPrChange w:id="428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0F43EA">
              <w:rPr>
                <w:lang w:eastAsia="ru-RU"/>
              </w:rPr>
              <w:t>ПП-07.02.02-ERP Перспективное среднесрочное планирование воздействий на производственные активы (3-х летний период)</w:t>
            </w:r>
          </w:p>
          <w:p w14:paraId="74E11952" w14:textId="77777777" w:rsidR="000F43EA" w:rsidRDefault="000F43EA">
            <w:pPr>
              <w:rPr>
                <w:lang w:eastAsia="ru-RU"/>
              </w:rPr>
              <w:pPrChange w:id="429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0F43EA">
              <w:rPr>
                <w:lang w:eastAsia="ru-RU"/>
              </w:rPr>
              <w:t>ПП-07.02.01-ERP Долгосрочное планирование воздействий на производственные активы (мастер-план от 3-х до 10 лет)</w:t>
            </w:r>
          </w:p>
          <w:p w14:paraId="754AAEF9" w14:textId="77777777" w:rsidR="000F43EA" w:rsidRDefault="000F43EA">
            <w:pPr>
              <w:rPr>
                <w:lang w:eastAsia="ru-RU"/>
              </w:rPr>
              <w:pPrChange w:id="430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0F43EA">
              <w:rPr>
                <w:lang w:eastAsia="ru-RU"/>
              </w:rPr>
              <w:t>УП-02.03 Управление инвестиционной программой</w:t>
            </w:r>
          </w:p>
          <w:p w14:paraId="7EF56EBB" w14:textId="380AE213" w:rsidR="000F43EA" w:rsidRPr="007447ED" w:rsidRDefault="000F43EA">
            <w:pPr>
              <w:rPr>
                <w:lang w:eastAsia="ru-RU"/>
              </w:rPr>
              <w:pPrChange w:id="431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0F43EA">
              <w:rPr>
                <w:lang w:eastAsia="ru-RU"/>
              </w:rPr>
              <w:t>ПП-10.03.03-ERP Долгосрочное планирование обеспечения</w:t>
            </w:r>
          </w:p>
        </w:tc>
      </w:tr>
      <w:tr w:rsidR="0089502E" w:rsidRPr="007447ED" w14:paraId="4EABF267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18D6191" w14:textId="77777777" w:rsidR="0089502E" w:rsidRPr="007447ED" w:rsidRDefault="0089502E" w:rsidP="00B826E5">
            <w:r w:rsidRPr="007447ED">
              <w:lastRenderedPageBreak/>
              <w:t>Входящие данные</w:t>
            </w:r>
          </w:p>
        </w:tc>
        <w:tc>
          <w:tcPr>
            <w:tcW w:w="7229" w:type="dxa"/>
            <w:vAlign w:val="bottom"/>
          </w:tcPr>
          <w:p w14:paraId="097BD368" w14:textId="77777777" w:rsidR="005F1F16" w:rsidRPr="007447ED" w:rsidRDefault="005F1F16">
            <w:pPr>
              <w:rPr>
                <w:lang w:eastAsia="ru-RU"/>
              </w:rPr>
              <w:pPrChange w:id="432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Технический объект с присвоенным техническим состоянием</w:t>
            </w:r>
          </w:p>
          <w:p w14:paraId="19670ED9" w14:textId="77777777" w:rsidR="005F1F16" w:rsidRPr="007447ED" w:rsidRDefault="005F1F16">
            <w:pPr>
              <w:rPr>
                <w:lang w:eastAsia="ru-RU"/>
              </w:rPr>
              <w:pPrChange w:id="433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Новые технологии/ лучшие практики</w:t>
            </w:r>
          </w:p>
          <w:p w14:paraId="51368A15" w14:textId="77777777" w:rsidR="00290A84" w:rsidRDefault="00650DB7">
            <w:pPr>
              <w:rPr>
                <w:lang w:eastAsia="ru-RU"/>
              </w:rPr>
              <w:pPrChange w:id="434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Потребность в закупке оборудования</w:t>
            </w:r>
          </w:p>
          <w:p w14:paraId="584C914D" w14:textId="77777777" w:rsidR="00704340" w:rsidRDefault="00704340">
            <w:pPr>
              <w:rPr>
                <w:lang w:eastAsia="ru-RU"/>
              </w:rPr>
              <w:pPrChange w:id="435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Акт осмотра технического состояния</w:t>
            </w:r>
          </w:p>
          <w:p w14:paraId="47C7368D" w14:textId="77777777" w:rsidR="00704340" w:rsidRDefault="00704340">
            <w:pPr>
              <w:rPr>
                <w:lang w:eastAsia="ru-RU"/>
              </w:rPr>
              <w:pPrChange w:id="436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Расчет-обоснование стоимости восстановления</w:t>
            </w:r>
          </w:p>
          <w:p w14:paraId="5B90511A" w14:textId="77777777" w:rsidR="00704340" w:rsidRDefault="00704340">
            <w:pPr>
              <w:rPr>
                <w:lang w:eastAsia="ru-RU"/>
              </w:rPr>
              <w:pPrChange w:id="437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Дефектная ведомость</w:t>
            </w:r>
          </w:p>
          <w:p w14:paraId="2F828CF5" w14:textId="77777777" w:rsidR="00704340" w:rsidRDefault="00704340">
            <w:pPr>
              <w:rPr>
                <w:lang w:eastAsia="ru-RU"/>
              </w:rPr>
              <w:pPrChange w:id="438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Справка о балансовой стоимости оборудования</w:t>
            </w:r>
          </w:p>
          <w:p w14:paraId="6180AEC9" w14:textId="77777777" w:rsidR="00704340" w:rsidRDefault="00704340">
            <w:pPr>
              <w:rPr>
                <w:lang w:eastAsia="ru-RU"/>
              </w:rPr>
              <w:pPrChange w:id="439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Акт списания оборудования</w:t>
            </w:r>
          </w:p>
          <w:p w14:paraId="6BE660D0" w14:textId="77777777" w:rsidR="00704340" w:rsidRDefault="00704340">
            <w:pPr>
              <w:rPr>
                <w:lang w:eastAsia="ru-RU"/>
              </w:rPr>
              <w:pPrChange w:id="440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Оценка срока эксплуатации</w:t>
            </w:r>
          </w:p>
          <w:p w14:paraId="0C3240F0" w14:textId="77777777" w:rsidR="00704340" w:rsidRDefault="00704340">
            <w:pPr>
              <w:rPr>
                <w:lang w:eastAsia="ru-RU"/>
              </w:rPr>
              <w:pPrChange w:id="441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lastRenderedPageBreak/>
              <w:t>Стандарт УПА</w:t>
            </w:r>
          </w:p>
          <w:p w14:paraId="7D12A772" w14:textId="77777777" w:rsidR="00704340" w:rsidRDefault="00704340">
            <w:pPr>
              <w:rPr>
                <w:lang w:eastAsia="ru-RU"/>
              </w:rPr>
              <w:pPrChange w:id="442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Стратегический план УПА</w:t>
            </w:r>
          </w:p>
          <w:p w14:paraId="3FCCA2F2" w14:textId="77777777" w:rsidR="00704340" w:rsidRDefault="00704340">
            <w:pPr>
              <w:rPr>
                <w:lang w:eastAsia="ru-RU"/>
              </w:rPr>
              <w:pPrChange w:id="443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Балансировочный расчет</w:t>
            </w:r>
          </w:p>
          <w:p w14:paraId="1B7E1302" w14:textId="2208732C" w:rsidR="00704340" w:rsidRPr="007447ED" w:rsidRDefault="00704340">
            <w:pPr>
              <w:rPr>
                <w:lang w:eastAsia="ru-RU"/>
              </w:rPr>
              <w:pPrChange w:id="444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04340">
              <w:rPr>
                <w:lang w:eastAsia="ru-RU"/>
              </w:rPr>
              <w:t>Единый календарный план производства</w:t>
            </w:r>
          </w:p>
        </w:tc>
      </w:tr>
      <w:tr w:rsidR="0089502E" w:rsidRPr="007447ED" w14:paraId="4FB7FA6D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57F443B" w14:textId="77777777" w:rsidR="0089502E" w:rsidRPr="007447ED" w:rsidRDefault="0089502E" w:rsidP="00B826E5">
            <w:r w:rsidRPr="007447ED">
              <w:lastRenderedPageBreak/>
              <w:t>Исходящие данные</w:t>
            </w:r>
          </w:p>
        </w:tc>
        <w:tc>
          <w:tcPr>
            <w:tcW w:w="7229" w:type="dxa"/>
            <w:vAlign w:val="bottom"/>
          </w:tcPr>
          <w:p w14:paraId="36C964BB" w14:textId="77777777" w:rsidR="009E655D" w:rsidRPr="007447ED" w:rsidRDefault="009E655D">
            <w:pPr>
              <w:rPr>
                <w:lang w:eastAsia="ru-RU"/>
              </w:rPr>
              <w:pPrChange w:id="445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Протокол решения ТК о включении в программу</w:t>
            </w:r>
          </w:p>
          <w:p w14:paraId="571FD1FA" w14:textId="1A479FC1" w:rsidR="009E655D" w:rsidRPr="007447ED" w:rsidRDefault="00704340">
            <w:pPr>
              <w:rPr>
                <w:lang w:eastAsia="ru-RU"/>
              </w:rPr>
              <w:pPrChange w:id="446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>
              <w:rPr>
                <w:lang w:eastAsia="ru-RU"/>
              </w:rPr>
              <w:t xml:space="preserve">Проект </w:t>
            </w:r>
            <w:r w:rsidR="009E655D" w:rsidRPr="007447ED">
              <w:rPr>
                <w:lang w:eastAsia="ru-RU"/>
              </w:rPr>
              <w:t>ТЗ</w:t>
            </w:r>
          </w:p>
          <w:p w14:paraId="7AC74A8B" w14:textId="74AFA5D7" w:rsidR="009E655D" w:rsidRDefault="009E655D">
            <w:pPr>
              <w:rPr>
                <w:lang w:eastAsia="ru-RU"/>
              </w:rPr>
              <w:pPrChange w:id="447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 xml:space="preserve">План затрат проекта </w:t>
            </w:r>
            <w:r w:rsidR="00704340">
              <w:rPr>
                <w:lang w:eastAsia="ru-RU"/>
              </w:rPr>
              <w:t>ППА</w:t>
            </w:r>
          </w:p>
          <w:p w14:paraId="117A2D95" w14:textId="40861CD8" w:rsidR="00704340" w:rsidRPr="007447ED" w:rsidRDefault="00704340">
            <w:pPr>
              <w:rPr>
                <w:lang w:eastAsia="ru-RU"/>
              </w:rPr>
              <w:pPrChange w:id="448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>
              <w:rPr>
                <w:lang w:eastAsia="ru-RU"/>
              </w:rPr>
              <w:t>Заявка на ОВП</w:t>
            </w:r>
          </w:p>
          <w:p w14:paraId="4A83B7D2" w14:textId="77777777" w:rsidR="009E655D" w:rsidRPr="007447ED" w:rsidRDefault="009E655D">
            <w:pPr>
              <w:rPr>
                <w:lang w:eastAsia="ru-RU"/>
              </w:rPr>
              <w:pPrChange w:id="449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Протокол решения ТК</w:t>
            </w:r>
          </w:p>
          <w:p w14:paraId="59D41A84" w14:textId="77777777" w:rsidR="009E655D" w:rsidRPr="007447ED" w:rsidRDefault="009E655D">
            <w:pPr>
              <w:rPr>
                <w:lang w:eastAsia="ru-RU"/>
              </w:rPr>
              <w:pPrChange w:id="450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Предварительное ТКП</w:t>
            </w:r>
          </w:p>
          <w:p w14:paraId="390A2BEB" w14:textId="77777777" w:rsidR="009E655D" w:rsidRPr="007447ED" w:rsidRDefault="009E655D">
            <w:pPr>
              <w:rPr>
                <w:lang w:eastAsia="ru-RU"/>
              </w:rPr>
              <w:pPrChange w:id="451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Техническое обоснование проекта</w:t>
            </w:r>
          </w:p>
          <w:p w14:paraId="0CFC8CF3" w14:textId="5643BAC6" w:rsidR="00290A84" w:rsidRPr="007447ED" w:rsidRDefault="009E655D">
            <w:pPr>
              <w:rPr>
                <w:lang w:eastAsia="ru-RU"/>
              </w:rPr>
              <w:pPrChange w:id="452" w:author="Zelenskaya Natalia" w:date="2021-03-12T16:36:00Z">
                <w:pPr>
                  <w:framePr w:hSpace="181" w:wrap="around" w:vAnchor="text" w:hAnchor="margin" w:y="1"/>
                  <w:suppressOverlap/>
                  <w:jc w:val="left"/>
                </w:pPr>
              </w:pPrChange>
            </w:pPr>
            <w:r w:rsidRPr="007447ED">
              <w:rPr>
                <w:lang w:eastAsia="ru-RU"/>
              </w:rPr>
              <w:t>Сообщение ТОРО</w:t>
            </w:r>
          </w:p>
        </w:tc>
      </w:tr>
    </w:tbl>
    <w:p w14:paraId="600F119F" w14:textId="77777777" w:rsidR="00B9591F" w:rsidRPr="007447ED" w:rsidRDefault="00B9591F">
      <w:pPr>
        <w:pStyle w:val="a7"/>
        <w:pPrChange w:id="453" w:author="Zelenskaya Natalia" w:date="2021-03-12T16:36:00Z">
          <w:pPr>
            <w:pStyle w:val="a7"/>
            <w:keepNext/>
            <w:spacing w:after="0" w:afterAutospacing="0"/>
            <w:jc w:val="right"/>
          </w:pPr>
        </w:pPrChange>
      </w:pPr>
    </w:p>
    <w:p w14:paraId="13DE42D7" w14:textId="1A30FC68" w:rsidR="00B61C4B" w:rsidRPr="007447ED" w:rsidRDefault="00F526BC">
      <w:pPr>
        <w:pPrChange w:id="454" w:author="Zelenskaya Natalia" w:date="2021-03-12T16:36:00Z">
          <w:pPr>
            <w:ind w:firstLine="708"/>
          </w:pPr>
        </w:pPrChange>
      </w:pPr>
      <w:r>
        <w:t xml:space="preserve">Схема бизнес-процесса корректировки и контроля </w:t>
      </w:r>
      <w:r w:rsidRPr="00C05075">
        <w:t>бюджета возде</w:t>
      </w:r>
      <w:r>
        <w:t>йствий на производственные акти</w:t>
      </w:r>
      <w:r w:rsidRPr="00C05075">
        <w:t>вы</w:t>
      </w:r>
      <w:r>
        <w:t xml:space="preserve"> расположена в программе </w:t>
      </w:r>
      <w:r>
        <w:rPr>
          <w:lang w:val="en-US"/>
        </w:rPr>
        <w:t>Aris</w:t>
      </w:r>
      <w:r>
        <w:t xml:space="preserve"> по адресу: </w:t>
      </w:r>
      <w:r w:rsidRPr="00B26985">
        <w:t xml:space="preserve">ПОЛЮС/Главная папка/4. В разработке/ERP/ПП-07 </w:t>
      </w:r>
      <w:r>
        <w:t>Управление производственными ак</w:t>
      </w:r>
      <w:r w:rsidRPr="00B26985">
        <w:t>тивами/</w:t>
      </w:r>
      <w:r w:rsidRPr="00F526BC">
        <w:t xml:space="preserve"> ПП-07.02 Планирование программы управления производственными активами</w:t>
      </w:r>
      <w:r w:rsidR="00B87B0A">
        <w:t>.</w:t>
      </w:r>
    </w:p>
    <w:p w14:paraId="0983900E" w14:textId="40E5B00B" w:rsidR="00442743" w:rsidRDefault="0043622A">
      <w:pPr>
        <w:pStyle w:val="22"/>
        <w:numPr>
          <w:ilvl w:val="1"/>
          <w:numId w:val="8"/>
        </w:numPr>
        <w:rPr>
          <w:rFonts w:eastAsiaTheme="majorEastAsia"/>
        </w:rPr>
        <w:pPrChange w:id="455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456" w:name="_Toc525313687"/>
      <w:bookmarkStart w:id="457" w:name="_Toc66475431"/>
      <w:r w:rsidRPr="007447ED">
        <w:rPr>
          <w:rFonts w:eastAsiaTheme="majorEastAsia"/>
        </w:rPr>
        <w:t>Описание шагов бизнес-процесс</w:t>
      </w:r>
      <w:bookmarkEnd w:id="456"/>
      <w:r w:rsidR="003B73F6" w:rsidRPr="007447ED">
        <w:rPr>
          <w:rFonts w:eastAsiaTheme="majorEastAsia"/>
        </w:rPr>
        <w:t>ов</w:t>
      </w:r>
      <w:bookmarkEnd w:id="457"/>
    </w:p>
    <w:p w14:paraId="469F7C20" w14:textId="74F4D9C4" w:rsidR="00D835B0" w:rsidRPr="00D835B0" w:rsidRDefault="00F02ACB" w:rsidP="00B826E5">
      <w:pPr>
        <w:pStyle w:val="3"/>
      </w:pPr>
      <w:bookmarkStart w:id="458" w:name="_Toc66475432"/>
      <w:r>
        <w:t>Описание шагов бизнес-процесса</w:t>
      </w:r>
      <w:r w:rsidRPr="00F02ACB">
        <w:t xml:space="preserve"> </w:t>
      </w:r>
      <w:r w:rsidR="00D835B0" w:rsidRPr="00D835B0">
        <w:t>ПП-07.02.03.04-ERP Планирование программы ОВП в рамках программы воздействий на ПА и инвестиционной программы (О</w:t>
      </w:r>
      <w:r w:rsidR="00D24B9F">
        <w:t>ВП 1 группы</w:t>
      </w:r>
      <w:r w:rsidR="00D835B0" w:rsidRPr="00D835B0">
        <w:t>)</w:t>
      </w:r>
      <w:bookmarkEnd w:id="458"/>
    </w:p>
    <w:p w14:paraId="73D19B2F" w14:textId="36B89DE0" w:rsidR="005F1F16" w:rsidRPr="007447ED" w:rsidRDefault="005F1F16" w:rsidP="00E50E20">
      <w:pPr>
        <w:pStyle w:val="4"/>
      </w:pPr>
      <w:r w:rsidRPr="007447ED">
        <w:t xml:space="preserve">Шаг процесса </w:t>
      </w:r>
      <w:r w:rsidR="009E655D" w:rsidRPr="007447ED">
        <w:rPr>
          <w:rFonts w:cs="Arial"/>
        </w:rPr>
        <w:t>1</w:t>
      </w:r>
      <w:r w:rsidR="009E655D" w:rsidRPr="007447ED">
        <w:t>0</w:t>
      </w:r>
      <w:r w:rsidR="0086412F">
        <w:t>.1</w:t>
      </w:r>
      <w:r w:rsidR="009E655D" w:rsidRPr="007447ED">
        <w:t xml:space="preserve"> – </w:t>
      </w:r>
      <w:r w:rsidR="00E37F05" w:rsidRPr="007447ED">
        <w:t>Анализ пакета документов</w:t>
      </w:r>
    </w:p>
    <w:p w14:paraId="43A29822" w14:textId="31472B6A" w:rsidR="00130878" w:rsidRPr="007447ED" w:rsidRDefault="004B494E">
      <w:pPr>
        <w:pPrChange w:id="459" w:author="Zelenskaya Natalia" w:date="2021-03-12T16:36:00Z">
          <w:pPr>
            <w:ind w:firstLine="708"/>
          </w:pPr>
        </w:pPrChange>
      </w:pPr>
      <w:r w:rsidRPr="007447ED">
        <w:t>Инициирование потребности в мероприятиях по замене</w:t>
      </w:r>
      <w:r w:rsidR="00B141DB" w:rsidRPr="007447ED">
        <w:t xml:space="preserve"> оборудования</w:t>
      </w:r>
      <w:r w:rsidRPr="007447ED">
        <w:t xml:space="preserve"> осуществляется в функциональных подразделениях, ответственных</w:t>
      </w:r>
      <w:r w:rsidR="005B5C1E">
        <w:t xml:space="preserve"> за</w:t>
      </w:r>
      <w:r w:rsidRPr="007447ED">
        <w:t xml:space="preserve"> поддержание производственных активов (ПА). </w:t>
      </w:r>
    </w:p>
    <w:p w14:paraId="27E4E5C9" w14:textId="70FFFF93" w:rsidR="00130878" w:rsidRPr="007447ED" w:rsidRDefault="00886191">
      <w:pPr>
        <w:pPrChange w:id="460" w:author="Zelenskaya Natalia" w:date="2021-03-12T16:36:00Z">
          <w:pPr>
            <w:ind w:firstLine="708"/>
          </w:pPr>
        </w:pPrChange>
      </w:pPr>
      <w:r w:rsidRPr="007447ED">
        <w:lastRenderedPageBreak/>
        <w:t>Перед подготовкой инициативы по замене осуществляется подготовка и анализ обосновывающих документов.</w:t>
      </w:r>
      <w:r w:rsidR="0040592E" w:rsidRPr="0040592E">
        <w:t xml:space="preserve"> </w:t>
      </w:r>
      <w:r w:rsidR="00130878" w:rsidRPr="007447ED">
        <w:t xml:space="preserve">Основанием </w:t>
      </w:r>
      <w:r w:rsidR="0005571F" w:rsidRPr="007447ED">
        <w:t xml:space="preserve">формирования </w:t>
      </w:r>
      <w:r w:rsidR="00B141DB" w:rsidRPr="007447ED">
        <w:t xml:space="preserve">инициативы </w:t>
      </w:r>
      <w:r w:rsidR="0005571F" w:rsidRPr="007447ED">
        <w:t>могут служить следующие основные документы и условия:</w:t>
      </w:r>
    </w:p>
    <w:p w14:paraId="4751A364" w14:textId="0A617386" w:rsidR="00886191" w:rsidRPr="007447ED" w:rsidRDefault="0005571F" w:rsidP="00B826E5">
      <w:pPr>
        <w:pStyle w:val="afa"/>
        <w:numPr>
          <w:ilvl w:val="0"/>
          <w:numId w:val="38"/>
        </w:numPr>
      </w:pPr>
      <w:r w:rsidRPr="007447ED">
        <w:t>несоответствие технического состояния оборудования требованиям стандартов и политик компании</w:t>
      </w:r>
      <w:r w:rsidR="00E47527" w:rsidRPr="007447ED">
        <w:t xml:space="preserve"> </w:t>
      </w:r>
    </w:p>
    <w:p w14:paraId="1B5A9D0A" w14:textId="77777777" w:rsidR="00D57B51" w:rsidRDefault="003558F3" w:rsidP="00E50E20">
      <w:pPr>
        <w:pStyle w:val="afa"/>
        <w:numPr>
          <w:ilvl w:val="0"/>
          <w:numId w:val="38"/>
        </w:numPr>
      </w:pPr>
      <w:r w:rsidRPr="007447ED">
        <w:t>исчерпание нормативного срока службы оборудования и нулевая остаточная стоимость</w:t>
      </w:r>
      <w:r w:rsidR="00D57B51">
        <w:t>;</w:t>
      </w:r>
    </w:p>
    <w:p w14:paraId="3A0A44F2" w14:textId="6319326B" w:rsidR="00FA2FB8" w:rsidRDefault="00D57B51" w:rsidP="003A1A26">
      <w:pPr>
        <w:pStyle w:val="afa"/>
        <w:numPr>
          <w:ilvl w:val="0"/>
          <w:numId w:val="38"/>
        </w:numPr>
      </w:pPr>
      <w:r>
        <w:t>проведенная оценка/расчет целесообразности выполнения ремонта ОФ относительно покупки нового</w:t>
      </w:r>
      <w:r w:rsidR="00FA2FB8">
        <w:t>;</w:t>
      </w:r>
    </w:p>
    <w:p w14:paraId="10A6BCA3" w14:textId="27FCA2D0" w:rsidR="00B141DB" w:rsidRPr="007447ED" w:rsidRDefault="00FA2FB8" w:rsidP="003A1A26">
      <w:pPr>
        <w:pStyle w:val="afa"/>
        <w:numPr>
          <w:ilvl w:val="0"/>
          <w:numId w:val="38"/>
        </w:numPr>
      </w:pPr>
      <w:r>
        <w:t>несоответствие технического состояния ОФ требованиям стандартов и политик компании</w:t>
      </w:r>
    </w:p>
    <w:p w14:paraId="6BD473A1" w14:textId="21FEDB82" w:rsidR="00FA2FB8" w:rsidRPr="007447ED" w:rsidRDefault="004F7514" w:rsidP="00EF02EA">
      <w:r w:rsidRPr="007447ED">
        <w:t xml:space="preserve">До подачи инициативы </w:t>
      </w:r>
      <w:r w:rsidR="00E5522F" w:rsidRPr="007447ED">
        <w:t xml:space="preserve">сотрудник </w:t>
      </w:r>
      <w:r w:rsidRPr="007447ED">
        <w:t xml:space="preserve">с ролью </w:t>
      </w:r>
      <w:r w:rsidR="004A0791" w:rsidRPr="007447ED">
        <w:t xml:space="preserve">Планировщик ТОиР УО </w:t>
      </w:r>
      <w:r w:rsidRPr="007447ED">
        <w:t xml:space="preserve">анализирует </w:t>
      </w:r>
      <w:r w:rsidR="00B07508" w:rsidRPr="007447ED">
        <w:t>документы на полноту и достаточность</w:t>
      </w:r>
      <w:r w:rsidRPr="007447ED">
        <w:t xml:space="preserve"> </w:t>
      </w:r>
      <w:r w:rsidR="00B07508" w:rsidRPr="007447ED">
        <w:t>(</w:t>
      </w:r>
      <w:r w:rsidR="00E5522F" w:rsidRPr="007447ED">
        <w:t>акт осмотра технического состояния или акт списания оборудования; справка о балансовой стоимости, нормативном и фактическом сроке; дефектная ведомость</w:t>
      </w:r>
      <w:r w:rsidR="00B07508" w:rsidRPr="007447ED">
        <w:t>; оценка срока эксплуатации</w:t>
      </w:r>
      <w:r w:rsidR="00D57B51">
        <w:t>; расчета-обоснования стоимости восстановления</w:t>
      </w:r>
      <w:r w:rsidR="0040592E" w:rsidRPr="0040592E">
        <w:t xml:space="preserve">, </w:t>
      </w:r>
      <w:r w:rsidR="00704340">
        <w:t>ЕКП</w:t>
      </w:r>
      <w:r w:rsidR="0040592E" w:rsidRPr="0040592E">
        <w:t xml:space="preserve"> и балансировочный расчет парка техники</w:t>
      </w:r>
      <w:r w:rsidR="00B07508" w:rsidRPr="007447ED">
        <w:t>).</w:t>
      </w:r>
      <w:r w:rsidR="00FA2FB8">
        <w:t xml:space="preserve"> </w:t>
      </w:r>
      <w:r w:rsidR="0040592E">
        <w:t xml:space="preserve">При инициация замены оборудования ГТК, потребность </w:t>
      </w:r>
      <w:r w:rsidR="0040592E" w:rsidRPr="0040592E">
        <w:t xml:space="preserve">в которых определяется расчетными методами, </w:t>
      </w:r>
      <w:r w:rsidR="0040592E">
        <w:t>учитываются</w:t>
      </w:r>
      <w:r w:rsidR="0040592E" w:rsidRPr="0040592E">
        <w:t xml:space="preserve"> данные из ЕКП и балансировочного расчета парка техники</w:t>
      </w:r>
      <w:r w:rsidR="0040592E">
        <w:t xml:space="preserve">. </w:t>
      </w:r>
      <w:r w:rsidR="0040592E" w:rsidRPr="0040592E">
        <w:t xml:space="preserve">При наличии в ЕКП необходимости вывода оборудования из эксплуатации без ввода нового взамен изношенного, </w:t>
      </w:r>
      <w:r w:rsidR="000F43EA">
        <w:t>замена</w:t>
      </w:r>
      <w:r w:rsidR="0040592E" w:rsidRPr="0040592E">
        <w:t xml:space="preserve"> по данному оборудованию не инициируется</w:t>
      </w:r>
      <w:r w:rsidR="0040592E">
        <w:t xml:space="preserve">. </w:t>
      </w:r>
      <w:r w:rsidR="00B07508" w:rsidRPr="007447ED">
        <w:t xml:space="preserve">Сформированный пакет документов </w:t>
      </w:r>
      <w:r w:rsidR="004A0791" w:rsidRPr="007447ED">
        <w:t xml:space="preserve">Планировщик ТОиР УО </w:t>
      </w:r>
      <w:r w:rsidR="00446C46" w:rsidRPr="007447ED">
        <w:t>передаё</w:t>
      </w:r>
      <w:r w:rsidR="00D25A78" w:rsidRPr="007447ED">
        <w:t xml:space="preserve">т </w:t>
      </w:r>
      <w:r w:rsidR="00446C46" w:rsidRPr="007447ED">
        <w:t>Специалисту управления бюджетами ТОиР УО</w:t>
      </w:r>
      <w:r w:rsidR="0005571F" w:rsidRPr="007447ED">
        <w:t>.</w:t>
      </w:r>
      <w:r w:rsidR="00FA2FB8">
        <w:t xml:space="preserve"> В случае если инициатива требует замены компонента основного средства, то сформированный пакет документов передается Специалисту управления бюджета ТОиР УО как пакет документов компонентного учета.</w:t>
      </w:r>
    </w:p>
    <w:p w14:paraId="52400DAC" w14:textId="7E595772" w:rsidR="004E6EF1" w:rsidRPr="007447ED" w:rsidRDefault="004E6EF1" w:rsidP="00E302C5">
      <w:r w:rsidRPr="007447ED">
        <w:t>Данный шаг выполняется вне системы.</w:t>
      </w:r>
    </w:p>
    <w:p w14:paraId="05CB6C88" w14:textId="034735E3" w:rsidR="002D13E0" w:rsidRPr="007447ED" w:rsidRDefault="0012135C" w:rsidP="00E302C5">
      <w:pPr>
        <w:pStyle w:val="4"/>
      </w:pPr>
      <w:r w:rsidRPr="007447ED">
        <w:t xml:space="preserve">Шаг процесса </w:t>
      </w:r>
      <w:r w:rsidR="00B07508" w:rsidRPr="007447ED">
        <w:t>2</w:t>
      </w:r>
      <w:r w:rsidR="009D0111" w:rsidRPr="007447ED">
        <w:t>0</w:t>
      </w:r>
      <w:r w:rsidR="0086412F">
        <w:t>.1</w:t>
      </w:r>
      <w:r w:rsidR="009D0111" w:rsidRPr="007447ED">
        <w:t xml:space="preserve"> </w:t>
      </w:r>
      <w:r w:rsidRPr="007447ED">
        <w:t xml:space="preserve">– </w:t>
      </w:r>
      <w:r w:rsidR="00B64F17" w:rsidRPr="007447ED">
        <w:t>А</w:t>
      </w:r>
      <w:r w:rsidR="00D91AD3" w:rsidRPr="007447ED">
        <w:t>нализ</w:t>
      </w:r>
      <w:r w:rsidR="00B64F17" w:rsidRPr="007447ED">
        <w:t xml:space="preserve"> </w:t>
      </w:r>
      <w:r w:rsidR="00D91AD3" w:rsidRPr="007447ED">
        <w:t>существующих</w:t>
      </w:r>
      <w:r w:rsidR="009E655D" w:rsidRPr="007447ED">
        <w:t xml:space="preserve"> проектов</w:t>
      </w:r>
      <w:r w:rsidR="00B07508" w:rsidRPr="007447ED">
        <w:t xml:space="preserve"> замены и реконструкции</w:t>
      </w:r>
    </w:p>
    <w:p w14:paraId="2AEDD908" w14:textId="3D82A439" w:rsidR="008F13FB" w:rsidRPr="007447ED" w:rsidRDefault="008F13FB" w:rsidP="00E302C5">
      <w:r w:rsidRPr="007447ED">
        <w:t xml:space="preserve">Для целей </w:t>
      </w:r>
      <w:r w:rsidR="0026783E" w:rsidRPr="007447ED">
        <w:t xml:space="preserve">минимизации риска утверждения и реализации однотипных и дублирующих воздействий на производственный актив </w:t>
      </w:r>
      <w:del w:id="461" w:author="Zelenskaya Natalia" w:date="2021-03-12T17:29:00Z">
        <w:r w:rsidR="004A0791" w:rsidRPr="007447ED" w:rsidDel="00E302C5">
          <w:delText>Специалист управления бюджетами ТОиР УО</w:delText>
        </w:r>
      </w:del>
      <w:ins w:id="462" w:author="Zelenskaya Natalia" w:date="2021-03-12T17:29:00Z">
        <w:r w:rsidR="00E302C5">
          <w:t>Заказчик ОВП ПА 1 группа УО</w:t>
        </w:r>
      </w:ins>
      <w:r w:rsidR="00D25A78" w:rsidRPr="007447ED">
        <w:t xml:space="preserve"> </w:t>
      </w:r>
      <w:r w:rsidRPr="007447ED">
        <w:t>проверяет наличие уже заявленных и реализуемых проектов</w:t>
      </w:r>
      <w:r w:rsidR="0026783E" w:rsidRPr="007447ED">
        <w:t xml:space="preserve"> в системе</w:t>
      </w:r>
      <w:r w:rsidR="00D25A78" w:rsidRPr="007447ED">
        <w:t xml:space="preserve"> по замене и реконструкции</w:t>
      </w:r>
      <w:r w:rsidR="00B61CBF">
        <w:t>.</w:t>
      </w:r>
    </w:p>
    <w:p w14:paraId="18BE09D4" w14:textId="38495156" w:rsidR="00137EF1" w:rsidRPr="007447ED" w:rsidRDefault="008F13FB" w:rsidP="00C20DAB">
      <w:r w:rsidRPr="007447ED">
        <w:t xml:space="preserve">Для этого </w:t>
      </w:r>
      <w:del w:id="463" w:author="Zelenskaya Natalia" w:date="2021-03-12T17:29:00Z">
        <w:r w:rsidR="004A0791" w:rsidRPr="007447ED" w:rsidDel="00E302C5">
          <w:delText>Специалист управления бюджетами ТОиР УО</w:delText>
        </w:r>
      </w:del>
      <w:ins w:id="464" w:author="Zelenskaya Natalia" w:date="2021-03-12T17:29:00Z">
        <w:r w:rsidR="00E302C5">
          <w:t>Заказчик ОВП ПА 1 группа УО</w:t>
        </w:r>
      </w:ins>
      <w:r w:rsidR="00446C46" w:rsidRPr="007447ED">
        <w:t xml:space="preserve"> </w:t>
      </w:r>
      <w:r w:rsidRPr="007447ED">
        <w:t xml:space="preserve">в транзакции </w:t>
      </w:r>
      <w:r w:rsidR="002930B7">
        <w:t>«АРМ Планировщик ОВП</w:t>
      </w:r>
      <w:r w:rsidR="00D933BC" w:rsidRPr="007447ED">
        <w:t>»</w:t>
      </w:r>
      <w:r w:rsidR="005A15A7" w:rsidRPr="007447ED">
        <w:t xml:space="preserve"> формируе</w:t>
      </w:r>
      <w:r w:rsidR="009D0111" w:rsidRPr="007447ED">
        <w:t>т</w:t>
      </w:r>
      <w:r w:rsidRPr="007447ED">
        <w:t xml:space="preserve"> отчет</w:t>
      </w:r>
      <w:r w:rsidR="009D0111" w:rsidRPr="007447ED">
        <w:t xml:space="preserve"> о реализуемых проектах</w:t>
      </w:r>
      <w:r w:rsidR="009C0945">
        <w:t xml:space="preserve"> (</w:t>
      </w:r>
      <w:del w:id="465" w:author="Zelenskaya Natalia" w:date="2021-03-12T15:34:00Z">
        <w:r w:rsidR="0039384F" w:rsidRPr="0039384F" w:rsidDel="0049735E">
          <w:delText>PS203</w:delText>
        </w:r>
      </w:del>
      <w:ins w:id="466" w:author="Zelenskaya Natalia" w:date="2021-03-12T15:34:00Z">
        <w:r w:rsidR="0049735E">
          <w:t>PS204</w:t>
        </w:r>
      </w:ins>
      <w:r w:rsidR="0039384F" w:rsidRPr="0039384F">
        <w:t>. Разработка интерфейса ведения и обработки заявок ОВП</w:t>
      </w:r>
      <w:r w:rsidR="009C0945">
        <w:t>)</w:t>
      </w:r>
      <w:r w:rsidR="0026783E" w:rsidRPr="007447ED">
        <w:t>.</w:t>
      </w:r>
      <w:r w:rsidR="00137EF1" w:rsidRPr="007447ED">
        <w:t xml:space="preserve"> </w:t>
      </w:r>
      <w:r w:rsidR="003C0B05" w:rsidRPr="007447ED">
        <w:t>При запуске от</w:t>
      </w:r>
      <w:r w:rsidR="003C0B05" w:rsidRPr="007447ED">
        <w:lastRenderedPageBreak/>
        <w:t xml:space="preserve">чета </w:t>
      </w:r>
      <w:del w:id="467" w:author="Zelenskaya Natalia" w:date="2021-03-12T17:29:00Z">
        <w:r w:rsidR="00446C46" w:rsidRPr="007447ED" w:rsidDel="00E302C5">
          <w:delText>Специалист</w:delText>
        </w:r>
        <w:r w:rsidR="00D25A78" w:rsidRPr="007447ED" w:rsidDel="00E302C5">
          <w:delText xml:space="preserve"> управления бюджетами ТОиР </w:delText>
        </w:r>
        <w:r w:rsidR="003558F3" w:rsidRPr="007447ED" w:rsidDel="00E302C5">
          <w:delText>УО</w:delText>
        </w:r>
      </w:del>
      <w:ins w:id="468" w:author="Zelenskaya Natalia" w:date="2021-03-12T17:29:00Z">
        <w:r w:rsidR="00E302C5">
          <w:t>Заказчик ОВП ПА 1 группа УО</w:t>
        </w:r>
      </w:ins>
      <w:r w:rsidR="003558F3" w:rsidRPr="007447ED">
        <w:t xml:space="preserve"> </w:t>
      </w:r>
      <w:r w:rsidR="003C0B05" w:rsidRPr="007447ED">
        <w:t>ограничивает выборку по профилю проекта «</w:t>
      </w:r>
      <w:r w:rsidR="006D17C4" w:rsidRPr="006D17C4">
        <w:t>ОВСС/ОВИЗ приобр.вне выполн.проектов КС</w:t>
      </w:r>
      <w:r w:rsidR="003C0B05" w:rsidRPr="007447ED">
        <w:t>»</w:t>
      </w:r>
      <w:r w:rsidR="00F76B8C" w:rsidRPr="007447ED">
        <w:t xml:space="preserve"> и «Капитальное строительство»</w:t>
      </w:r>
      <w:r w:rsidR="007821D4" w:rsidRPr="007447ED">
        <w:t xml:space="preserve">, </w:t>
      </w:r>
      <w:r w:rsidR="006D17C4">
        <w:t>единицы оборудования</w:t>
      </w:r>
      <w:r w:rsidR="007821D4" w:rsidRPr="007447ED">
        <w:t xml:space="preserve"> и </w:t>
      </w:r>
      <w:r w:rsidR="003C0B05" w:rsidRPr="007447ED">
        <w:t xml:space="preserve">исключает из выборки уже реализованные проекты (системный статус ЗАКР – Закрыто). </w:t>
      </w:r>
      <w:r w:rsidR="007821D4" w:rsidRPr="007447ED">
        <w:t>В результате д</w:t>
      </w:r>
      <w:r w:rsidR="00137EF1" w:rsidRPr="007447ED">
        <w:t xml:space="preserve">анный отчет </w:t>
      </w:r>
      <w:r w:rsidR="007821D4" w:rsidRPr="007447ED">
        <w:t>выводит</w:t>
      </w:r>
      <w:r w:rsidR="00137EF1" w:rsidRPr="007447ED">
        <w:t xml:space="preserve"> реестр проектов с классификацией, плановыми сроками реализации</w:t>
      </w:r>
      <w:r w:rsidR="007821D4" w:rsidRPr="007447ED">
        <w:t xml:space="preserve"> и</w:t>
      </w:r>
      <w:r w:rsidR="00137EF1" w:rsidRPr="007447ED">
        <w:t xml:space="preserve"> с привязкой к производственным активам.</w:t>
      </w:r>
      <w:r w:rsidR="00F16673" w:rsidRPr="007447ED">
        <w:t xml:space="preserve"> </w:t>
      </w:r>
    </w:p>
    <w:p w14:paraId="040C05EE" w14:textId="6FC21B9E" w:rsidR="0026783E" w:rsidRPr="007447ED" w:rsidRDefault="0026783E" w:rsidP="0017073E">
      <w:r w:rsidRPr="007447ED">
        <w:t xml:space="preserve">В случае наличия аналогичных проектов для данного производственного актива </w:t>
      </w:r>
      <w:del w:id="469" w:author="Zelenskaya Natalia" w:date="2021-03-12T17:29:00Z">
        <w:r w:rsidR="00446C46" w:rsidRPr="007447ED" w:rsidDel="00E302C5">
          <w:delText>Специалист управления бюджетами ТОиР</w:delText>
        </w:r>
        <w:r w:rsidRPr="007447ED" w:rsidDel="00E302C5">
          <w:delText xml:space="preserve"> </w:delText>
        </w:r>
        <w:r w:rsidR="003558F3" w:rsidRPr="007447ED" w:rsidDel="00E302C5">
          <w:delText>УО</w:delText>
        </w:r>
      </w:del>
      <w:ins w:id="470" w:author="Zelenskaya Natalia" w:date="2021-03-12T17:29:00Z">
        <w:r w:rsidR="00E302C5">
          <w:t>Заказчик ОВП ПА 1 группа УО</w:t>
        </w:r>
      </w:ins>
      <w:r w:rsidR="003558F3" w:rsidRPr="007447ED">
        <w:t xml:space="preserve"> ГОК/ПЛ</w:t>
      </w:r>
      <w:r w:rsidRPr="007447ED">
        <w:t xml:space="preserve"> отклоняет идею как дублирующую</w:t>
      </w:r>
      <w:r w:rsidR="00F16673" w:rsidRPr="007447ED">
        <w:t xml:space="preserve"> с занесением в Архив идей</w:t>
      </w:r>
      <w:r w:rsidR="00446C46" w:rsidRPr="007447ED">
        <w:t>.</w:t>
      </w:r>
    </w:p>
    <w:p w14:paraId="7F212FDC" w14:textId="04AA7244" w:rsidR="0026783E" w:rsidRPr="007447ED" w:rsidRDefault="0026783E" w:rsidP="00C853CE">
      <w:r w:rsidRPr="007447ED">
        <w:t xml:space="preserve">В случае если </w:t>
      </w:r>
      <w:r w:rsidR="00F16673" w:rsidRPr="007447ED">
        <w:t xml:space="preserve">инициатива предполагает под собой </w:t>
      </w:r>
      <w:r w:rsidR="00474978" w:rsidRPr="007447ED">
        <w:t>изменения проектной документации</w:t>
      </w:r>
      <w:r w:rsidR="00F16673" w:rsidRPr="007447ED">
        <w:t xml:space="preserve">, то </w:t>
      </w:r>
      <w:del w:id="471" w:author="Zelenskaya Natalia" w:date="2021-03-12T17:29:00Z">
        <w:r w:rsidR="004A0791" w:rsidRPr="007447ED" w:rsidDel="00E302C5">
          <w:delText>Специалист управления бюджетами ТОиР УО</w:delText>
        </w:r>
      </w:del>
      <w:ins w:id="472" w:author="Zelenskaya Natalia" w:date="2021-03-12T17:29:00Z">
        <w:r w:rsidR="00E302C5">
          <w:t>Заказчик ОВП ПА 1 группа УО</w:t>
        </w:r>
      </w:ins>
      <w:r w:rsidR="00446C46" w:rsidRPr="007447ED">
        <w:t xml:space="preserve"> отклоняет</w:t>
      </w:r>
      <w:r w:rsidR="002062BA" w:rsidRPr="007447ED">
        <w:t xml:space="preserve"> ини</w:t>
      </w:r>
      <w:r w:rsidR="00446C46" w:rsidRPr="007447ED">
        <w:t>циативу,</w:t>
      </w:r>
      <w:r w:rsidR="002062BA" w:rsidRPr="007447ED">
        <w:t xml:space="preserve"> и</w:t>
      </w:r>
      <w:r w:rsidR="00446C46" w:rsidRPr="007447ED">
        <w:t xml:space="preserve"> инициатива</w:t>
      </w:r>
      <w:r w:rsidR="002062BA" w:rsidRPr="007447ED">
        <w:t xml:space="preserve"> реализуется как проект </w:t>
      </w:r>
      <w:r w:rsidR="00F16673" w:rsidRPr="007447ED">
        <w:t>модернизации/реконструкции</w:t>
      </w:r>
      <w:r w:rsidRPr="007447ED">
        <w:t>.</w:t>
      </w:r>
    </w:p>
    <w:p w14:paraId="6CB8044F" w14:textId="03B4C488" w:rsidR="009E655D" w:rsidRPr="007447ED" w:rsidRDefault="009E655D" w:rsidP="00280193">
      <w:pPr>
        <w:pStyle w:val="4"/>
      </w:pPr>
      <w:r w:rsidRPr="007447ED">
        <w:t xml:space="preserve">Шаг процесса </w:t>
      </w:r>
      <w:r w:rsidR="0033589C" w:rsidRPr="007447ED">
        <w:rPr>
          <w:rFonts w:cs="Arial"/>
        </w:rPr>
        <w:t>3</w:t>
      </w:r>
      <w:r w:rsidRPr="007447ED">
        <w:t>0</w:t>
      </w:r>
      <w:r w:rsidR="0086412F">
        <w:t>.1</w:t>
      </w:r>
      <w:r w:rsidRPr="007447ED">
        <w:t xml:space="preserve"> – </w:t>
      </w:r>
      <w:r w:rsidR="0033589C" w:rsidRPr="007447ED">
        <w:t>Подготовка инициативы для технического комитета</w:t>
      </w:r>
    </w:p>
    <w:p w14:paraId="3C83CF7B" w14:textId="19EE438B" w:rsidR="0033589C" w:rsidRPr="007447ED" w:rsidRDefault="0033589C" w:rsidP="005D2FA0">
      <w:r w:rsidRPr="007447ED">
        <w:t>После анализа существующих проектов и н</w:t>
      </w:r>
      <w:r w:rsidR="00137EF1" w:rsidRPr="007447ED">
        <w:t xml:space="preserve">а основании </w:t>
      </w:r>
      <w:r w:rsidRPr="007447ED">
        <w:t xml:space="preserve">предоставленного Планировщика ТОиР </w:t>
      </w:r>
      <w:r w:rsidR="00474978" w:rsidRPr="007447ED">
        <w:t xml:space="preserve">УО ГОК/ПЛ </w:t>
      </w:r>
      <w:r w:rsidRPr="007447ED">
        <w:t xml:space="preserve">пакета документов </w:t>
      </w:r>
      <w:del w:id="473" w:author="Zelenskaya Natalia" w:date="2021-03-12T17:29:00Z">
        <w:r w:rsidR="004A0791" w:rsidRPr="007447ED" w:rsidDel="00E302C5">
          <w:delText>Специалист управления бюджетами ТОиР УО</w:delText>
        </w:r>
      </w:del>
      <w:ins w:id="474" w:author="Zelenskaya Natalia" w:date="2021-03-12T17:29:00Z">
        <w:r w:rsidR="00E302C5">
          <w:t>Заказчик ОВП ПА 1 группа УО</w:t>
        </w:r>
      </w:ins>
      <w:r w:rsidR="005D5B09" w:rsidRPr="007447ED">
        <w:t xml:space="preserve"> </w:t>
      </w:r>
      <w:r w:rsidRPr="007447ED">
        <w:t xml:space="preserve">составляет сопроводительное письмо с инициативой для </w:t>
      </w:r>
      <w:r w:rsidR="00474978" w:rsidRPr="007447ED">
        <w:t xml:space="preserve">предоставления на </w:t>
      </w:r>
      <w:r w:rsidRPr="007447ED">
        <w:t>Техническом комитете.</w:t>
      </w:r>
    </w:p>
    <w:p w14:paraId="20C256BF" w14:textId="01068069" w:rsidR="000D3CC7" w:rsidRPr="007447ED" w:rsidRDefault="000D3CC7" w:rsidP="00344F6A">
      <w:r w:rsidRPr="007447ED">
        <w:t>Данный шаг выполняется вне системы.</w:t>
      </w:r>
    </w:p>
    <w:p w14:paraId="17BD800F" w14:textId="256C10B2" w:rsidR="00B207F4" w:rsidRPr="007447ED" w:rsidRDefault="0086412F" w:rsidP="00344F6A">
      <w:pPr>
        <w:pStyle w:val="4"/>
      </w:pPr>
      <w:r>
        <w:t>Шаг процесса 40.1</w:t>
      </w:r>
      <w:r w:rsidR="00B207F4" w:rsidRPr="007447ED">
        <w:t xml:space="preserve"> – Занесение технического обоснования в архив идей</w:t>
      </w:r>
    </w:p>
    <w:p w14:paraId="5BE68CD9" w14:textId="64A1DEBF" w:rsidR="00B207F4" w:rsidRPr="007447ED" w:rsidRDefault="00B207F4" w:rsidP="00344F6A">
      <w:r w:rsidRPr="007447ED">
        <w:t xml:space="preserve">В случае если инициатива была отклонена (или признана нецелесообразной к реализации в текущем году) в рамках анализа существующих проектов замены, реконструкции </w:t>
      </w:r>
      <w:del w:id="475" w:author="Zelenskaya Natalia" w:date="2021-03-12T17:29:00Z">
        <w:r w:rsidRPr="007447ED" w:rsidDel="00E302C5">
          <w:delText>Специалист управления бюджетами ТОиР УО</w:delText>
        </w:r>
      </w:del>
      <w:ins w:id="476" w:author="Zelenskaya Natalia" w:date="2021-03-12T17:29:00Z">
        <w:r w:rsidR="00E302C5">
          <w:t>Заказчик ОВП ПА 1 группа УО</w:t>
        </w:r>
      </w:ins>
      <w:r w:rsidRPr="007447ED">
        <w:t xml:space="preserve"> заносит инициативу в архив (реестр) идей с приложением всех подготовленных документов для возможности использования в будущем.</w:t>
      </w:r>
    </w:p>
    <w:p w14:paraId="36B65306" w14:textId="77777777" w:rsidR="00B207F4" w:rsidRPr="007447ED" w:rsidRDefault="00B207F4" w:rsidP="00344F6A">
      <w:r w:rsidRPr="007447ED">
        <w:t>Данный шаг выполняется вне системы.</w:t>
      </w:r>
    </w:p>
    <w:p w14:paraId="69970D11" w14:textId="48B70560" w:rsidR="0086412F" w:rsidRPr="007447ED" w:rsidRDefault="0086412F" w:rsidP="00460FA2">
      <w:pPr>
        <w:pStyle w:val="4"/>
      </w:pPr>
      <w:r w:rsidRPr="007447ED">
        <w:t xml:space="preserve">Шаг процесса </w:t>
      </w:r>
      <w:r>
        <w:rPr>
          <w:rFonts w:cs="Arial"/>
        </w:rPr>
        <w:t>5</w:t>
      </w:r>
      <w:r w:rsidRPr="007447ED">
        <w:t>0</w:t>
      </w:r>
      <w:r>
        <w:t>.1</w:t>
      </w:r>
      <w:r w:rsidRPr="007447ED">
        <w:t xml:space="preserve"> – Согласование инициативы Главным специалистом ТОИР</w:t>
      </w:r>
    </w:p>
    <w:p w14:paraId="62DD405B" w14:textId="30EB2885" w:rsidR="0086412F" w:rsidRPr="007447ED" w:rsidRDefault="0086412F" w:rsidP="00460FA2">
      <w:r w:rsidRPr="007447ED">
        <w:t xml:space="preserve">Подготовленные в рамках проработки инициативы документы (пакет документов, сопроводительное письмо с инициативой) </w:t>
      </w:r>
      <w:del w:id="477" w:author="Zelenskaya Natalia" w:date="2021-03-12T17:29:00Z">
        <w:r w:rsidRPr="007447ED" w:rsidDel="00E302C5">
          <w:delText>Специалист управления бюджетами ТОиР УО</w:delText>
        </w:r>
      </w:del>
      <w:ins w:id="478" w:author="Zelenskaya Natalia" w:date="2021-03-12T17:29:00Z">
        <w:r w:rsidR="00E302C5">
          <w:t>Заказчик ОВП ПА 1 группа УО</w:t>
        </w:r>
      </w:ins>
      <w:r w:rsidRPr="007447ED" w:rsidDel="005D5B09">
        <w:t xml:space="preserve"> </w:t>
      </w:r>
      <w:r w:rsidRPr="007447ED">
        <w:t>предоставляет на согласование Главному специалисту ТОиР и ответственному специалисту за эксплуатацию оборудования (Владелец оборудования).</w:t>
      </w:r>
    </w:p>
    <w:p w14:paraId="5CFAD493" w14:textId="2A1D1229" w:rsidR="0086412F" w:rsidRPr="007447ED" w:rsidRDefault="0086412F" w:rsidP="00460FA2">
      <w:r w:rsidRPr="007447ED">
        <w:t xml:space="preserve">Главный специалист ТОиР совместно с Владельцем оборудования анализируют целесообразность реализации инициативы и ее </w:t>
      </w:r>
      <w:r>
        <w:t>техническая реализуемость</w:t>
      </w:r>
      <w:r w:rsidRPr="007447ED">
        <w:t>.</w:t>
      </w:r>
    </w:p>
    <w:p w14:paraId="1DB9EC5D" w14:textId="77777777" w:rsidR="0086412F" w:rsidRPr="007447ED" w:rsidRDefault="0086412F" w:rsidP="00460FA2">
      <w:r w:rsidRPr="007447ED">
        <w:lastRenderedPageBreak/>
        <w:t>Главный специалист ТОиР и Владелец оборудования согласовывают инициативу или отправляет на корректировку.</w:t>
      </w:r>
    </w:p>
    <w:p w14:paraId="00AD60EA" w14:textId="77777777" w:rsidR="0086412F" w:rsidRPr="007447ED" w:rsidRDefault="0086412F" w:rsidP="00C1597B">
      <w:r w:rsidRPr="007447ED">
        <w:t>Данный шаг выполняется вне системы.</w:t>
      </w:r>
    </w:p>
    <w:p w14:paraId="3C47CBB2" w14:textId="519D31AB" w:rsidR="009E655D" w:rsidRPr="007447ED" w:rsidRDefault="009E655D">
      <w:pPr>
        <w:pStyle w:val="4"/>
      </w:pPr>
      <w:r w:rsidRPr="007447ED">
        <w:t xml:space="preserve">Шаг процесса </w:t>
      </w:r>
      <w:r w:rsidR="0086412F">
        <w:rPr>
          <w:rFonts w:cs="Arial"/>
        </w:rPr>
        <w:t>6</w:t>
      </w:r>
      <w:r w:rsidRPr="007447ED">
        <w:t xml:space="preserve">0 – </w:t>
      </w:r>
      <w:r w:rsidR="00815DFE" w:rsidRPr="007447ED">
        <w:t>Анализ Инициатив и принятие решения</w:t>
      </w:r>
    </w:p>
    <w:p w14:paraId="4AEC06BC" w14:textId="601EAC84" w:rsidR="00D24B9F" w:rsidRPr="007B7A35" w:rsidRDefault="00D24B9F">
      <w:pPr>
        <w:rPr>
          <w:b/>
          <w:rPrChange w:id="479" w:author="Zelenskaya Natalia" w:date="2020-05-07T13:40:00Z">
            <w:rPr/>
          </w:rPrChange>
        </w:rPr>
      </w:pPr>
      <w:r>
        <w:t xml:space="preserve">На данном шаге Центром компетенции УО анализируется и принимается решение </w:t>
      </w:r>
      <w:r w:rsidRPr="007447ED">
        <w:t>о замене оборудования, закупки нового оборудования или отклонении</w:t>
      </w:r>
      <w:r>
        <w:t>.</w:t>
      </w:r>
      <w:ins w:id="480" w:author="Zelenskaya Natalia" w:date="2020-05-07T13:10:00Z">
        <w:r w:rsidR="00463118" w:rsidRPr="00463118">
          <w:rPr>
            <w:rPrChange w:id="481" w:author="Zelenskaya Natalia" w:date="2020-05-07T13:10:00Z">
              <w:rPr>
                <w:lang w:val="en-US"/>
              </w:rPr>
            </w:rPrChange>
          </w:rPr>
          <w:t xml:space="preserve"> </w:t>
        </w:r>
        <w:r w:rsidR="00463118">
          <w:t xml:space="preserve">В составе Центра </w:t>
        </w:r>
      </w:ins>
      <w:ins w:id="482" w:author="Zelenskaya Natalia" w:date="2020-05-07T13:11:00Z">
        <w:r w:rsidR="00463118">
          <w:t>компетенции</w:t>
        </w:r>
      </w:ins>
      <w:ins w:id="483" w:author="Zelenskaya Natalia" w:date="2020-05-07T13:10:00Z">
        <w:r w:rsidR="00463118">
          <w:t xml:space="preserve"> УО </w:t>
        </w:r>
      </w:ins>
      <w:ins w:id="484" w:author="Zelenskaya Natalia" w:date="2020-05-07T13:11:00Z">
        <w:r w:rsidR="00463118">
          <w:t xml:space="preserve">обязательно </w:t>
        </w:r>
      </w:ins>
      <w:ins w:id="485" w:author="Zelenskaya Natalia" w:date="2020-05-07T13:13:00Z">
        <w:r w:rsidR="00463118">
          <w:t>входят</w:t>
        </w:r>
      </w:ins>
      <w:ins w:id="486" w:author="Zelenskaya Natalia" w:date="2020-05-07T13:11:00Z">
        <w:r w:rsidR="00463118">
          <w:t xml:space="preserve"> </w:t>
        </w:r>
      </w:ins>
      <w:ins w:id="487" w:author="Zelenskaya Natalia" w:date="2020-05-07T13:12:00Z">
        <w:r w:rsidR="00463118">
          <w:t>Технический комитет УО, служб</w:t>
        </w:r>
      </w:ins>
      <w:ins w:id="488" w:author="Zelenskaya Natalia" w:date="2020-05-07T13:14:00Z">
        <w:r w:rsidR="00463118">
          <w:t>ы</w:t>
        </w:r>
      </w:ins>
      <w:ins w:id="489" w:author="Zelenskaya Natalia" w:date="2020-05-07T13:11:00Z">
        <w:r w:rsidR="00463118" w:rsidRPr="00463118">
          <w:t xml:space="preserve"> </w:t>
        </w:r>
      </w:ins>
      <w:ins w:id="490" w:author="Zelenskaya Natalia" w:date="2020-05-07T13:14:00Z">
        <w:r w:rsidR="00463118">
          <w:t xml:space="preserve">Главного инженера (в том числе и </w:t>
        </w:r>
      </w:ins>
      <w:ins w:id="491" w:author="Zelenskaya Natalia" w:date="2020-05-07T13:11:00Z">
        <w:r w:rsidR="00463118" w:rsidRPr="00463118">
          <w:t>ПТО</w:t>
        </w:r>
      </w:ins>
      <w:ins w:id="492" w:author="Zelenskaya Natalia" w:date="2020-05-07T13:14:00Z">
        <w:r w:rsidR="00463118">
          <w:t>),</w:t>
        </w:r>
      </w:ins>
      <w:ins w:id="493" w:author="Zelenskaya Natalia" w:date="2020-05-07T13:11:00Z">
        <w:r w:rsidR="00463118">
          <w:t xml:space="preserve"> отдел</w:t>
        </w:r>
        <w:r w:rsidR="00463118" w:rsidRPr="00463118">
          <w:t xml:space="preserve"> стратегического анализа</w:t>
        </w:r>
      </w:ins>
      <w:ins w:id="494" w:author="Zelenskaya Natalia" w:date="2020-05-07T13:15:00Z">
        <w:r w:rsidR="00463118">
          <w:t xml:space="preserve"> УО</w:t>
        </w:r>
        <w:r w:rsidR="00463118" w:rsidRPr="00463118">
          <w:t xml:space="preserve"> и/или отдела инвестиций УО</w:t>
        </w:r>
        <w:r w:rsidR="00463118">
          <w:t>.</w:t>
        </w:r>
      </w:ins>
    </w:p>
    <w:p w14:paraId="6661736E" w14:textId="6E3148A4" w:rsidR="00D24B9F" w:rsidRDefault="00D24B9F">
      <w:r>
        <w:t>Основанием для замены оборудования</w:t>
      </w:r>
      <w:r w:rsidR="003F6A14">
        <w:t xml:space="preserve"> (ОВП 1 группы)</w:t>
      </w:r>
      <w:r>
        <w:t xml:space="preserve"> принимается во внимание, согласованное Главным специалистом ТОиР УО, сопроводительное письмо с инициативой.</w:t>
      </w:r>
    </w:p>
    <w:p w14:paraId="0BDF2B92" w14:textId="318BB406" w:rsidR="00D24B9F" w:rsidRDefault="003F6A14">
      <w:r>
        <w:t xml:space="preserve">Условиями для закупки нового оборудования (ОВП 2 группы) могут служит: </w:t>
      </w:r>
    </w:p>
    <w:p w14:paraId="1B729105" w14:textId="316B734C" w:rsidR="003F6A14" w:rsidRPr="003F6A14" w:rsidRDefault="003F6A14">
      <w:pPr>
        <w:pStyle w:val="afa"/>
        <w:numPr>
          <w:ilvl w:val="0"/>
          <w:numId w:val="38"/>
        </w:numPr>
      </w:pPr>
      <w:r w:rsidRPr="003F6A14">
        <w:t>изменение внешних факторов (стандарты и нормативы по безопасности труда, охране окружающей среды, требования государственных органов и внутренних стандартов и политик);</w:t>
      </w:r>
    </w:p>
    <w:p w14:paraId="15321B6D" w14:textId="7FCF5358" w:rsidR="003F6A14" w:rsidRPr="003F6A14" w:rsidRDefault="003F6A14">
      <w:pPr>
        <w:pStyle w:val="afa"/>
        <w:numPr>
          <w:ilvl w:val="0"/>
          <w:numId w:val="38"/>
        </w:numPr>
      </w:pPr>
      <w:r w:rsidRPr="003F6A14">
        <w:t>выявленные в ходе процессов анализа эффективности новые технологии и/или лучшие практики реализации технологических процессов;</w:t>
      </w:r>
    </w:p>
    <w:p w14:paraId="7D32A25B" w14:textId="77777777" w:rsidR="000F43EA" w:rsidRDefault="003F6A14">
      <w:pPr>
        <w:pStyle w:val="afa"/>
        <w:numPr>
          <w:ilvl w:val="0"/>
          <w:numId w:val="38"/>
        </w:numPr>
      </w:pPr>
      <w:r w:rsidRPr="003F6A14">
        <w:t>выявленная в ходе процессов технологического анализа производства потребность в оборудовании для выполнения запланированных объемов производства</w:t>
      </w:r>
      <w:r w:rsidR="000F43EA">
        <w:t>;</w:t>
      </w:r>
    </w:p>
    <w:p w14:paraId="0AEE7FC5" w14:textId="4937CAD1" w:rsidR="003F6A14" w:rsidRDefault="000F43EA">
      <w:pPr>
        <w:pStyle w:val="afa"/>
        <w:numPr>
          <w:ilvl w:val="0"/>
          <w:numId w:val="38"/>
        </w:numPr>
      </w:pPr>
      <w:r>
        <w:t xml:space="preserve">- </w:t>
      </w:r>
      <w:r w:rsidRPr="000F43EA">
        <w:t>принятое Центром компетенций УО решение о реализации инициативы по закупке ОВП в рамках проекта ОВП 2 группы</w:t>
      </w:r>
    </w:p>
    <w:p w14:paraId="2C278A16" w14:textId="77777777" w:rsidR="003F6A14" w:rsidRDefault="003F6A14">
      <w:r>
        <w:t>Документами основаниями служат:</w:t>
      </w:r>
    </w:p>
    <w:p w14:paraId="47C3101B" w14:textId="77777777" w:rsidR="003F6A14" w:rsidRDefault="003F6A14">
      <w:pPr>
        <w:pStyle w:val="afa"/>
        <w:numPr>
          <w:ilvl w:val="0"/>
          <w:numId w:val="38"/>
        </w:numPr>
      </w:pPr>
      <w:r>
        <w:t>Единый</w:t>
      </w:r>
      <w:r w:rsidR="00AA67EB" w:rsidRPr="007447ED">
        <w:t xml:space="preserve"> к</w:t>
      </w:r>
      <w:r>
        <w:t>алендарного плана (далее - ЕКП);</w:t>
      </w:r>
    </w:p>
    <w:p w14:paraId="042D8F52" w14:textId="34CFD502" w:rsidR="003F6A14" w:rsidRDefault="003F6A14">
      <w:pPr>
        <w:pStyle w:val="afa"/>
        <w:numPr>
          <w:ilvl w:val="0"/>
          <w:numId w:val="38"/>
        </w:numPr>
      </w:pPr>
      <w:r>
        <w:t>Балансировочный</w:t>
      </w:r>
      <w:r w:rsidR="00A6189D" w:rsidRPr="007447ED">
        <w:t xml:space="preserve"> расчет</w:t>
      </w:r>
      <w:r>
        <w:t xml:space="preserve"> мощности парка техники;</w:t>
      </w:r>
    </w:p>
    <w:p w14:paraId="312FC1AC" w14:textId="5C0EA4AA" w:rsidR="003F6A14" w:rsidRDefault="003F6A14">
      <w:pPr>
        <w:pStyle w:val="afa"/>
        <w:numPr>
          <w:ilvl w:val="0"/>
          <w:numId w:val="38"/>
        </w:numPr>
      </w:pPr>
      <w:r>
        <w:t>Стратегия Компании;</w:t>
      </w:r>
    </w:p>
    <w:p w14:paraId="3B28CD20" w14:textId="6E5AD97F" w:rsidR="00C02AA0" w:rsidRDefault="003F6A14">
      <w:pPr>
        <w:pStyle w:val="afa"/>
        <w:numPr>
          <w:ilvl w:val="0"/>
          <w:numId w:val="38"/>
        </w:numPr>
      </w:pPr>
      <w:r>
        <w:t>Р</w:t>
      </w:r>
      <w:r w:rsidR="00A6189D" w:rsidRPr="007447ED">
        <w:t>екомендаций производственных и технических служб</w:t>
      </w:r>
      <w:r w:rsidR="00AA67EB" w:rsidRPr="007447ED">
        <w:t>.</w:t>
      </w:r>
    </w:p>
    <w:p w14:paraId="00F335A9" w14:textId="3E517DAE" w:rsidR="00A274D6" w:rsidRPr="007447ED" w:rsidRDefault="00A274D6">
      <w:r w:rsidRPr="007447ED">
        <w:t xml:space="preserve">Установлены следующие критерии отнесения </w:t>
      </w:r>
      <w:r w:rsidR="001A27A1" w:rsidRPr="007447ED">
        <w:t xml:space="preserve">инициатив </w:t>
      </w:r>
      <w:r w:rsidRPr="007447ED">
        <w:t xml:space="preserve">к проектам </w:t>
      </w:r>
      <w:r w:rsidR="001A27A1" w:rsidRPr="007447ED">
        <w:t>ОВП</w:t>
      </w:r>
      <w:r w:rsidR="00B207F4" w:rsidRPr="007447ED">
        <w:t xml:space="preserve"> (согласно Регламент</w:t>
      </w:r>
      <w:r w:rsidR="0086412F">
        <w:t>у</w:t>
      </w:r>
      <w:r w:rsidR="00B207F4" w:rsidRPr="007447ED">
        <w:t xml:space="preserve"> по управлению инвестиционной деятельностью)</w:t>
      </w:r>
      <w:r w:rsidRPr="007447ED">
        <w:t>:</w:t>
      </w:r>
    </w:p>
    <w:p w14:paraId="06A20A5B" w14:textId="0640A8EE" w:rsidR="00A274D6" w:rsidRPr="007447ED" w:rsidRDefault="00E0773A">
      <w:pPr>
        <w:pStyle w:val="aff7"/>
        <w:pPrChange w:id="495" w:author="Zelenskaya Natalia" w:date="2021-03-12T21:12:00Z">
          <w:pPr>
            <w:pStyle w:val="a7"/>
          </w:pPr>
        </w:pPrChange>
      </w:pPr>
      <w:r w:rsidRPr="007447ED">
        <w:t xml:space="preserve">Таблица </w:t>
      </w:r>
      <w:fldSimple w:instr=" SEQ Таблица \* ARABIC ">
        <w:r w:rsidR="00377EC5">
          <w:rPr>
            <w:noProof/>
          </w:rPr>
          <w:t>7</w:t>
        </w:r>
      </w:fldSimple>
      <w:r w:rsidRPr="007447ED">
        <w:t xml:space="preserve">. Классификационные критерии проектов </w:t>
      </w:r>
      <w:r w:rsidR="001A27A1" w:rsidRPr="007447ED">
        <w:t>ОВП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496" w:author="Zelenskaya Natalia" w:date="2021-04-09T10:00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754"/>
        <w:gridCol w:w="1417"/>
        <w:gridCol w:w="4078"/>
        <w:gridCol w:w="2947"/>
        <w:tblGridChange w:id="497">
          <w:tblGrid>
            <w:gridCol w:w="1530"/>
            <w:gridCol w:w="1166"/>
            <w:gridCol w:w="3536"/>
            <w:gridCol w:w="2559"/>
          </w:tblGrid>
        </w:tblGridChange>
      </w:tblGrid>
      <w:tr w:rsidR="00567A62" w:rsidRPr="007447ED" w14:paraId="5DC4AC13" w14:textId="503BD5B9" w:rsidTr="00B22E29">
        <w:trPr>
          <w:trHeight w:val="420"/>
          <w:tblHeader/>
          <w:trPrChange w:id="498" w:author="Zelenskaya Natalia" w:date="2021-04-09T10:00:00Z">
            <w:trPr>
              <w:trHeight w:val="420"/>
              <w:tblHeader/>
            </w:trPr>
          </w:trPrChange>
        </w:trPr>
        <w:tc>
          <w:tcPr>
            <w:tcW w:w="860" w:type="pct"/>
            <w:shd w:val="clear" w:color="000000" w:fill="FFC000"/>
            <w:vAlign w:val="center"/>
            <w:hideMark/>
            <w:tcPrChange w:id="499" w:author="Zelenskaya Natalia" w:date="2021-04-09T10:00:00Z">
              <w:tcPr>
                <w:tcW w:w="750" w:type="pct"/>
                <w:shd w:val="clear" w:color="000000" w:fill="FFC000"/>
                <w:vAlign w:val="center"/>
                <w:hideMark/>
              </w:tcPr>
            </w:tcPrChange>
          </w:tcPr>
          <w:p w14:paraId="1CF7855B" w14:textId="5B2394E4" w:rsidR="00567A62" w:rsidRPr="00C87D28" w:rsidRDefault="00567A62">
            <w:pPr>
              <w:pStyle w:val="aff7"/>
              <w:pPrChange w:id="500" w:author="Zelenskaya Natalia" w:date="2021-04-07T15:06:00Z">
                <w:pPr>
                  <w:jc w:val="center"/>
                </w:pPr>
              </w:pPrChange>
            </w:pPr>
            <w:ins w:id="501" w:author="Zelenskaya Natalia" w:date="2021-04-08T11:09:00Z">
              <w:r w:rsidRPr="00567A62">
                <w:lastRenderedPageBreak/>
                <w:t>Целевое назначение (стратегия)</w:t>
              </w:r>
            </w:ins>
            <w:del w:id="502" w:author="Zelenskaya Natalia" w:date="2021-04-08T11:09:00Z">
              <w:r w:rsidRPr="00C87D28" w:rsidDel="00567A62">
                <w:delText>Наименование раздела</w:delText>
              </w:r>
            </w:del>
          </w:p>
        </w:tc>
        <w:tc>
          <w:tcPr>
            <w:tcW w:w="695" w:type="pct"/>
            <w:shd w:val="clear" w:color="000000" w:fill="FFC000"/>
            <w:vAlign w:val="center"/>
            <w:hideMark/>
            <w:tcPrChange w:id="503" w:author="Zelenskaya Natalia" w:date="2021-04-09T10:00:00Z">
              <w:tcPr>
                <w:tcW w:w="572" w:type="pct"/>
                <w:shd w:val="clear" w:color="000000" w:fill="FFC000"/>
                <w:vAlign w:val="center"/>
                <w:hideMark/>
              </w:tcPr>
            </w:tcPrChange>
          </w:tcPr>
          <w:p w14:paraId="5EC3BDB6" w14:textId="77777777" w:rsidR="00567A62" w:rsidRPr="00C87D28" w:rsidRDefault="00567A62">
            <w:pPr>
              <w:pStyle w:val="aff7"/>
              <w:pPrChange w:id="504" w:author="Zelenskaya Natalia" w:date="2021-04-07T15:06:00Z">
                <w:pPr>
                  <w:jc w:val="center"/>
                </w:pPr>
              </w:pPrChange>
            </w:pPr>
            <w:r w:rsidRPr="00C87D28">
              <w:t>Вид инвестиций</w:t>
            </w:r>
          </w:p>
        </w:tc>
        <w:tc>
          <w:tcPr>
            <w:tcW w:w="2000" w:type="pct"/>
            <w:shd w:val="clear" w:color="000000" w:fill="FFC000"/>
            <w:vAlign w:val="center"/>
            <w:hideMark/>
            <w:tcPrChange w:id="505" w:author="Zelenskaya Natalia" w:date="2021-04-09T10:00:00Z">
              <w:tcPr>
                <w:tcW w:w="1734" w:type="pct"/>
                <w:shd w:val="clear" w:color="000000" w:fill="FFC000"/>
                <w:vAlign w:val="center"/>
                <w:hideMark/>
              </w:tcPr>
            </w:tcPrChange>
          </w:tcPr>
          <w:p w14:paraId="1651DE2A" w14:textId="77777777" w:rsidR="00567A62" w:rsidRPr="00C87D28" w:rsidRDefault="00567A62">
            <w:pPr>
              <w:pStyle w:val="aff7"/>
              <w:pPrChange w:id="506" w:author="Zelenskaya Natalia" w:date="2021-04-07T15:06:00Z">
                <w:pPr>
                  <w:jc w:val="center"/>
                </w:pPr>
              </w:pPrChange>
            </w:pPr>
            <w:r w:rsidRPr="00C87D28">
              <w:t>Направление инвестиций</w:t>
            </w:r>
          </w:p>
        </w:tc>
        <w:tc>
          <w:tcPr>
            <w:tcW w:w="1445" w:type="pct"/>
            <w:shd w:val="clear" w:color="000000" w:fill="FFC000"/>
            <w:vAlign w:val="center"/>
            <w:tcPrChange w:id="507" w:author="Zelenskaya Natalia" w:date="2021-04-09T10:00:00Z">
              <w:tcPr>
                <w:tcW w:w="1255" w:type="pct"/>
                <w:shd w:val="clear" w:color="000000" w:fill="FFC000"/>
                <w:vAlign w:val="center"/>
              </w:tcPr>
            </w:tcPrChange>
          </w:tcPr>
          <w:p w14:paraId="5E4F57E7" w14:textId="0D02084E" w:rsidR="00567A62" w:rsidRPr="00C87D28" w:rsidRDefault="00567A62" w:rsidP="00C87D28">
            <w:pPr>
              <w:pStyle w:val="aff7"/>
            </w:pPr>
            <w:ins w:id="508" w:author="Zelenskaya Natalia" w:date="2021-04-08T11:10:00Z">
              <w:r w:rsidRPr="00567A62">
                <w:t>Описание</w:t>
              </w:r>
            </w:ins>
          </w:p>
        </w:tc>
      </w:tr>
      <w:tr w:rsidR="00567A62" w:rsidRPr="007447ED" w:rsidDel="00567A62" w14:paraId="5789687D" w14:textId="4A4B7F98" w:rsidTr="00B22E29">
        <w:trPr>
          <w:trHeight w:val="520"/>
          <w:del w:id="509" w:author="Zelenskaya Natalia" w:date="2021-04-08T11:08:00Z"/>
          <w:trPrChange w:id="510" w:author="Zelenskaya Natalia" w:date="2021-04-09T10:00:00Z">
            <w:trPr>
              <w:trHeight w:val="520"/>
            </w:trPr>
          </w:trPrChange>
        </w:trPr>
        <w:tc>
          <w:tcPr>
            <w:tcW w:w="860" w:type="pct"/>
            <w:vAlign w:val="center"/>
            <w:hideMark/>
            <w:tcPrChange w:id="511" w:author="Zelenskaya Natalia" w:date="2021-04-09T10:00:00Z">
              <w:tcPr>
                <w:tcW w:w="750" w:type="pct"/>
                <w:vAlign w:val="center"/>
                <w:hideMark/>
              </w:tcPr>
            </w:tcPrChange>
          </w:tcPr>
          <w:p w14:paraId="0C25CF9D" w14:textId="404C0C90" w:rsidR="00567A62" w:rsidRPr="007447ED" w:rsidDel="00567A62" w:rsidRDefault="00567A62">
            <w:pPr>
              <w:pStyle w:val="af3"/>
              <w:rPr>
                <w:del w:id="512" w:author="Zelenskaya Natalia" w:date="2021-04-08T11:08:00Z"/>
              </w:rPr>
              <w:pPrChange w:id="513" w:author="Zelenskaya Natalia" w:date="2021-04-07T15:04:00Z">
                <w:pPr>
                  <w:jc w:val="left"/>
                </w:pPr>
              </w:pPrChange>
            </w:pPr>
            <w:del w:id="514" w:author="Zelenskaya Natalia" w:date="2021-04-08T11:08:00Z">
              <w:r w:rsidRPr="007447ED" w:rsidDel="00567A62">
                <w:delText>Развитие бизнеса</w:delText>
              </w:r>
            </w:del>
          </w:p>
        </w:tc>
        <w:tc>
          <w:tcPr>
            <w:tcW w:w="695" w:type="pct"/>
            <w:shd w:val="clear" w:color="auto" w:fill="auto"/>
            <w:vAlign w:val="center"/>
            <w:hideMark/>
            <w:tcPrChange w:id="515" w:author="Zelenskaya Natalia" w:date="2021-04-09T10:00:00Z">
              <w:tcPr>
                <w:tcW w:w="572" w:type="pct"/>
                <w:shd w:val="clear" w:color="auto" w:fill="auto"/>
                <w:vAlign w:val="center"/>
                <w:hideMark/>
              </w:tcPr>
            </w:tcPrChange>
          </w:tcPr>
          <w:p w14:paraId="219A6366" w14:textId="25BF5FC2" w:rsidR="00567A62" w:rsidRPr="007447ED" w:rsidDel="00567A62" w:rsidRDefault="00567A62">
            <w:pPr>
              <w:pStyle w:val="af3"/>
              <w:rPr>
                <w:del w:id="516" w:author="Zelenskaya Natalia" w:date="2021-04-08T11:08:00Z"/>
              </w:rPr>
              <w:pPrChange w:id="517" w:author="Zelenskaya Natalia" w:date="2021-04-07T15:04:00Z">
                <w:pPr>
                  <w:jc w:val="left"/>
                </w:pPr>
              </w:pPrChange>
            </w:pPr>
            <w:del w:id="518" w:author="Zelenskaya Natalia" w:date="2021-04-08T11:08:00Z">
              <w:r w:rsidRPr="007447ED" w:rsidDel="00567A62">
                <w:delText>Оборудование вне проектов (развитие)</w:delText>
              </w:r>
            </w:del>
          </w:p>
        </w:tc>
        <w:tc>
          <w:tcPr>
            <w:tcW w:w="2000" w:type="pct"/>
            <w:shd w:val="clear" w:color="auto" w:fill="auto"/>
            <w:vAlign w:val="center"/>
            <w:hideMark/>
            <w:tcPrChange w:id="519" w:author="Zelenskaya Natalia" w:date="2021-04-09T10:00:00Z">
              <w:tcPr>
                <w:tcW w:w="1734" w:type="pct"/>
                <w:shd w:val="clear" w:color="auto" w:fill="auto"/>
                <w:vAlign w:val="center"/>
                <w:hideMark/>
              </w:tcPr>
            </w:tcPrChange>
          </w:tcPr>
          <w:p w14:paraId="3AE3FDB9" w14:textId="39C95D55" w:rsidR="00567A62" w:rsidRPr="007447ED" w:rsidDel="00567A62" w:rsidRDefault="00567A62">
            <w:pPr>
              <w:pStyle w:val="af3"/>
              <w:rPr>
                <w:del w:id="520" w:author="Zelenskaya Natalia" w:date="2021-04-08T11:08:00Z"/>
              </w:rPr>
              <w:pPrChange w:id="521" w:author="Zelenskaya Natalia" w:date="2021-04-07T15:04:00Z">
                <w:pPr>
                  <w:jc w:val="left"/>
                </w:pPr>
              </w:pPrChange>
            </w:pPr>
            <w:del w:id="522" w:author="Zelenskaya Natalia" w:date="2021-04-08T11:08:00Z">
              <w:r w:rsidRPr="007447ED" w:rsidDel="00567A62">
                <w:delText>Оборудование вне проектов  (развитие)</w:delText>
              </w:r>
            </w:del>
          </w:p>
        </w:tc>
        <w:tc>
          <w:tcPr>
            <w:tcW w:w="1445" w:type="pct"/>
            <w:vAlign w:val="center"/>
            <w:tcPrChange w:id="523" w:author="Zelenskaya Natalia" w:date="2021-04-09T10:00:00Z">
              <w:tcPr>
                <w:tcW w:w="1255" w:type="pct"/>
                <w:vAlign w:val="center"/>
              </w:tcPr>
            </w:tcPrChange>
          </w:tcPr>
          <w:p w14:paraId="10E2FF47" w14:textId="77777777" w:rsidR="00567A62" w:rsidDel="00567A62" w:rsidRDefault="00567A62" w:rsidP="00C87D28">
            <w:pPr>
              <w:pStyle w:val="af3"/>
              <w:rPr>
                <w:ins w:id="524" w:author="Zelenskaya Natalia" w:date="2021-04-08T11:09:00Z"/>
              </w:rPr>
            </w:pPr>
          </w:p>
        </w:tc>
      </w:tr>
      <w:tr w:rsidR="00567A62" w:rsidRPr="007447ED" w14:paraId="3A4EE4BC" w14:textId="0B35E7F3" w:rsidTr="00B22E29">
        <w:trPr>
          <w:trHeight w:val="333"/>
          <w:trPrChange w:id="525" w:author="Zelenskaya Natalia" w:date="2021-04-09T10:00:00Z">
            <w:trPr>
              <w:trHeight w:val="333"/>
            </w:trPr>
          </w:trPrChange>
        </w:trPr>
        <w:tc>
          <w:tcPr>
            <w:tcW w:w="860" w:type="pct"/>
            <w:vMerge w:val="restart"/>
            <w:vAlign w:val="center"/>
            <w:hideMark/>
            <w:tcPrChange w:id="526" w:author="Zelenskaya Natalia" w:date="2021-04-09T10:00:00Z">
              <w:tcPr>
                <w:tcW w:w="750" w:type="pct"/>
                <w:vMerge w:val="restart"/>
                <w:vAlign w:val="center"/>
                <w:hideMark/>
              </w:tcPr>
            </w:tcPrChange>
          </w:tcPr>
          <w:p w14:paraId="5A6EC7BF" w14:textId="5BB34AD3" w:rsidR="00567A62" w:rsidRPr="007447ED" w:rsidRDefault="00567A62">
            <w:pPr>
              <w:pStyle w:val="af3"/>
              <w:pPrChange w:id="527" w:author="Zelenskaya Natalia" w:date="2021-04-07T15:04:00Z">
                <w:pPr>
                  <w:jc w:val="left"/>
                </w:pPr>
              </w:pPrChange>
            </w:pPr>
            <w:r w:rsidRPr="007447ED">
              <w:t>Поддержание бизнеса</w:t>
            </w:r>
          </w:p>
        </w:tc>
        <w:tc>
          <w:tcPr>
            <w:tcW w:w="695" w:type="pct"/>
            <w:vMerge w:val="restart"/>
            <w:shd w:val="clear" w:color="auto" w:fill="auto"/>
            <w:vAlign w:val="center"/>
            <w:hideMark/>
            <w:tcPrChange w:id="528" w:author="Zelenskaya Natalia" w:date="2021-04-09T10:00:00Z">
              <w:tcPr>
                <w:tcW w:w="572" w:type="pct"/>
                <w:vMerge w:val="restart"/>
                <w:shd w:val="clear" w:color="auto" w:fill="auto"/>
                <w:vAlign w:val="center"/>
                <w:hideMark/>
              </w:tcPr>
            </w:tcPrChange>
          </w:tcPr>
          <w:p w14:paraId="66F1D1B6" w14:textId="51CC1EB6" w:rsidR="00567A62" w:rsidRPr="007447ED" w:rsidRDefault="00567A62">
            <w:pPr>
              <w:pStyle w:val="af3"/>
              <w:pPrChange w:id="529" w:author="Zelenskaya Natalia" w:date="2021-04-08T11:10:00Z">
                <w:pPr>
                  <w:jc w:val="left"/>
                </w:pPr>
              </w:pPrChange>
            </w:pPr>
            <w:r w:rsidRPr="007447ED">
              <w:t xml:space="preserve">Оборудование вне проектов </w:t>
            </w:r>
            <w:del w:id="530" w:author="Zelenskaya Natalia" w:date="2021-04-08T11:10:00Z">
              <w:r w:rsidRPr="007447ED" w:rsidDel="00567A62">
                <w:delText>(поддержание)</w:delText>
              </w:r>
            </w:del>
            <w:ins w:id="531" w:author="Zelenskaya Natalia" w:date="2021-04-08T11:10:00Z">
              <w:r>
                <w:t>в ТОиР</w:t>
              </w:r>
            </w:ins>
          </w:p>
        </w:tc>
        <w:tc>
          <w:tcPr>
            <w:tcW w:w="2000" w:type="pct"/>
            <w:shd w:val="clear" w:color="auto" w:fill="auto"/>
            <w:vAlign w:val="center"/>
            <w:hideMark/>
            <w:tcPrChange w:id="532" w:author="Zelenskaya Natalia" w:date="2021-04-09T10:00:00Z">
              <w:tcPr>
                <w:tcW w:w="1734" w:type="pct"/>
                <w:shd w:val="clear" w:color="auto" w:fill="auto"/>
                <w:vAlign w:val="center"/>
                <w:hideMark/>
              </w:tcPr>
            </w:tcPrChange>
          </w:tcPr>
          <w:p w14:paraId="66071F76" w14:textId="77777777" w:rsidR="00567A62" w:rsidRPr="007447ED" w:rsidRDefault="00567A62">
            <w:pPr>
              <w:pStyle w:val="af3"/>
              <w:pPrChange w:id="533" w:author="Zelenskaya Natalia" w:date="2021-04-07T15:04:00Z">
                <w:pPr>
                  <w:jc w:val="left"/>
                </w:pPr>
              </w:pPrChange>
            </w:pPr>
            <w:r w:rsidRPr="007447ED">
              <w:t>Оборудование вне проектов (новое)</w:t>
            </w:r>
          </w:p>
        </w:tc>
        <w:tc>
          <w:tcPr>
            <w:tcW w:w="1445" w:type="pct"/>
            <w:vMerge w:val="restart"/>
            <w:vAlign w:val="center"/>
            <w:tcPrChange w:id="534" w:author="Zelenskaya Natalia" w:date="2021-04-09T10:00:00Z">
              <w:tcPr>
                <w:tcW w:w="1255" w:type="pct"/>
                <w:vMerge w:val="restart"/>
                <w:vAlign w:val="center"/>
              </w:tcPr>
            </w:tcPrChange>
          </w:tcPr>
          <w:p w14:paraId="069F30B6" w14:textId="4D26ACB5" w:rsidR="00567A62" w:rsidRDefault="00567A62" w:rsidP="00C87D28">
            <w:pPr>
              <w:pStyle w:val="af3"/>
              <w:rPr>
                <w:ins w:id="535" w:author="Zelenskaya Natalia" w:date="2021-04-08T11:09:00Z"/>
              </w:rPr>
            </w:pPr>
            <w:ins w:id="536" w:author="Zelenskaya Natalia" w:date="2021-04-08T11:12:00Z">
              <w:r w:rsidRPr="00567A62">
                <w:t>Оборудование, приобретаемое вне бюджетов инвестиционных проектов</w:t>
              </w:r>
            </w:ins>
          </w:p>
        </w:tc>
      </w:tr>
      <w:tr w:rsidR="00B22E29" w:rsidRPr="007447ED" w14:paraId="5D9A4D95" w14:textId="37F3285F" w:rsidTr="00B22E29">
        <w:trPr>
          <w:trHeight w:val="290"/>
          <w:trPrChange w:id="537" w:author="Zelenskaya Natalia" w:date="2021-04-09T10:00:00Z">
            <w:trPr>
              <w:trHeight w:val="290"/>
            </w:trPr>
          </w:trPrChange>
        </w:trPr>
        <w:tc>
          <w:tcPr>
            <w:tcW w:w="860" w:type="pct"/>
            <w:vMerge/>
            <w:vAlign w:val="center"/>
            <w:hideMark/>
            <w:tcPrChange w:id="538" w:author="Zelenskaya Natalia" w:date="2021-04-09T10:00:00Z">
              <w:tcPr>
                <w:tcW w:w="750" w:type="pct"/>
                <w:vMerge/>
                <w:vAlign w:val="center"/>
                <w:hideMark/>
              </w:tcPr>
            </w:tcPrChange>
          </w:tcPr>
          <w:p w14:paraId="7FA9C53A" w14:textId="77777777" w:rsidR="00B22E29" w:rsidRPr="007447ED" w:rsidRDefault="00B22E29">
            <w:pPr>
              <w:pStyle w:val="af3"/>
              <w:pPrChange w:id="539" w:author="Zelenskaya Natalia" w:date="2021-04-07T15:04:00Z">
                <w:pPr>
                  <w:jc w:val="left"/>
                </w:pPr>
              </w:pPrChange>
            </w:pPr>
          </w:p>
        </w:tc>
        <w:tc>
          <w:tcPr>
            <w:tcW w:w="695" w:type="pct"/>
            <w:vMerge/>
            <w:vAlign w:val="center"/>
            <w:hideMark/>
            <w:tcPrChange w:id="540" w:author="Zelenskaya Natalia" w:date="2021-04-09T10:00:00Z">
              <w:tcPr>
                <w:tcW w:w="572" w:type="pct"/>
                <w:vMerge/>
                <w:vAlign w:val="center"/>
                <w:hideMark/>
              </w:tcPr>
            </w:tcPrChange>
          </w:tcPr>
          <w:p w14:paraId="2F004678" w14:textId="77777777" w:rsidR="00B22E29" w:rsidRPr="007447ED" w:rsidRDefault="00B22E29">
            <w:pPr>
              <w:pStyle w:val="af3"/>
              <w:pPrChange w:id="541" w:author="Zelenskaya Natalia" w:date="2021-04-07T15:04:00Z">
                <w:pPr>
                  <w:jc w:val="left"/>
                </w:pPr>
              </w:pPrChange>
            </w:pPr>
          </w:p>
        </w:tc>
        <w:tc>
          <w:tcPr>
            <w:tcW w:w="2000" w:type="pct"/>
            <w:shd w:val="clear" w:color="auto" w:fill="auto"/>
            <w:vAlign w:val="center"/>
            <w:tcPrChange w:id="542" w:author="Zelenskaya Natalia" w:date="2021-04-09T10:00:00Z">
              <w:tcPr>
                <w:tcW w:w="1734" w:type="pct"/>
                <w:shd w:val="clear" w:color="auto" w:fill="auto"/>
                <w:vAlign w:val="center"/>
              </w:tcPr>
            </w:tcPrChange>
          </w:tcPr>
          <w:p w14:paraId="389C41EF" w14:textId="2E2D9976" w:rsidR="00B22E29" w:rsidRPr="007447ED" w:rsidRDefault="00B22E29">
            <w:pPr>
              <w:pStyle w:val="af3"/>
              <w:pPrChange w:id="543" w:author="Zelenskaya Natalia" w:date="2021-04-07T15:04:00Z">
                <w:pPr>
                  <w:jc w:val="left"/>
                </w:pPr>
              </w:pPrChange>
            </w:pPr>
            <w:del w:id="544" w:author="Zelenskaya Natalia" w:date="2021-04-08T11:12:00Z">
              <w:r w:rsidRPr="007447ED" w:rsidDel="006C3E09">
                <w:delText>Оборудование вне проектов (ОВИЗ)</w:delText>
              </w:r>
            </w:del>
          </w:p>
        </w:tc>
        <w:tc>
          <w:tcPr>
            <w:tcW w:w="1445" w:type="pct"/>
            <w:vMerge/>
            <w:vAlign w:val="center"/>
            <w:tcPrChange w:id="545" w:author="Zelenskaya Natalia" w:date="2021-04-09T10:00:00Z">
              <w:tcPr>
                <w:tcW w:w="1255" w:type="pct"/>
                <w:vMerge/>
                <w:vAlign w:val="center"/>
              </w:tcPr>
            </w:tcPrChange>
          </w:tcPr>
          <w:p w14:paraId="717EB8B7" w14:textId="77777777" w:rsidR="00B22E29" w:rsidRDefault="00B22E29" w:rsidP="00C87D28">
            <w:pPr>
              <w:pStyle w:val="af3"/>
              <w:rPr>
                <w:ins w:id="546" w:author="Zelenskaya Natalia" w:date="2021-04-08T11:09:00Z"/>
              </w:rPr>
            </w:pPr>
          </w:p>
        </w:tc>
      </w:tr>
      <w:tr w:rsidR="00B22E29" w:rsidRPr="007447ED" w14:paraId="6400ACA3" w14:textId="4470EB50" w:rsidTr="00B22E29">
        <w:trPr>
          <w:trHeight w:val="50"/>
          <w:trPrChange w:id="547" w:author="Zelenskaya Natalia" w:date="2021-04-09T10:00:00Z">
            <w:trPr>
              <w:trHeight w:val="50"/>
            </w:trPr>
          </w:trPrChange>
        </w:trPr>
        <w:tc>
          <w:tcPr>
            <w:tcW w:w="860" w:type="pct"/>
            <w:vMerge/>
            <w:vAlign w:val="center"/>
            <w:hideMark/>
            <w:tcPrChange w:id="548" w:author="Zelenskaya Natalia" w:date="2021-04-09T10:00:00Z">
              <w:tcPr>
                <w:tcW w:w="750" w:type="pct"/>
                <w:vMerge/>
                <w:vAlign w:val="center"/>
                <w:hideMark/>
              </w:tcPr>
            </w:tcPrChange>
          </w:tcPr>
          <w:p w14:paraId="039F2C38" w14:textId="77777777" w:rsidR="00B22E29" w:rsidRPr="007447ED" w:rsidRDefault="00B22E29">
            <w:pPr>
              <w:pStyle w:val="af3"/>
              <w:pPrChange w:id="549" w:author="Zelenskaya Natalia" w:date="2021-04-07T15:04:00Z">
                <w:pPr>
                  <w:jc w:val="left"/>
                </w:pPr>
              </w:pPrChange>
            </w:pPr>
          </w:p>
        </w:tc>
        <w:tc>
          <w:tcPr>
            <w:tcW w:w="695" w:type="pct"/>
            <w:vMerge/>
            <w:vAlign w:val="center"/>
            <w:hideMark/>
            <w:tcPrChange w:id="550" w:author="Zelenskaya Natalia" w:date="2021-04-09T10:00:00Z">
              <w:tcPr>
                <w:tcW w:w="572" w:type="pct"/>
                <w:vMerge/>
                <w:vAlign w:val="center"/>
                <w:hideMark/>
              </w:tcPr>
            </w:tcPrChange>
          </w:tcPr>
          <w:p w14:paraId="0C7000B7" w14:textId="77777777" w:rsidR="00B22E29" w:rsidRPr="007447ED" w:rsidRDefault="00B22E29">
            <w:pPr>
              <w:pStyle w:val="af3"/>
              <w:pPrChange w:id="551" w:author="Zelenskaya Natalia" w:date="2021-04-07T15:04:00Z">
                <w:pPr>
                  <w:jc w:val="left"/>
                </w:pPr>
              </w:pPrChange>
            </w:pPr>
          </w:p>
        </w:tc>
        <w:tc>
          <w:tcPr>
            <w:tcW w:w="2000" w:type="pct"/>
            <w:shd w:val="clear" w:color="auto" w:fill="auto"/>
            <w:vAlign w:val="center"/>
            <w:tcPrChange w:id="552" w:author="Zelenskaya Natalia" w:date="2021-04-09T10:00:00Z">
              <w:tcPr>
                <w:tcW w:w="1734" w:type="pct"/>
                <w:shd w:val="clear" w:color="auto" w:fill="auto"/>
                <w:vAlign w:val="center"/>
              </w:tcPr>
            </w:tcPrChange>
          </w:tcPr>
          <w:p w14:paraId="3FD831F0" w14:textId="102BBAB0" w:rsidR="00B22E29" w:rsidRPr="007447ED" w:rsidRDefault="00B22E29">
            <w:pPr>
              <w:pStyle w:val="af3"/>
              <w:pPrChange w:id="553" w:author="Zelenskaya Natalia" w:date="2021-04-07T15:04:00Z">
                <w:pPr>
                  <w:jc w:val="left"/>
                </w:pPr>
              </w:pPrChange>
            </w:pPr>
            <w:del w:id="554" w:author="Zelenskaya Natalia" w:date="2021-04-08T11:12:00Z">
              <w:r w:rsidRPr="007447ED" w:rsidDel="006C3E09">
                <w:delText>Оборудование вне проектов (ОВИЗ с улучшенными характеристиками)</w:delText>
              </w:r>
            </w:del>
          </w:p>
        </w:tc>
        <w:tc>
          <w:tcPr>
            <w:tcW w:w="1445" w:type="pct"/>
            <w:vMerge/>
            <w:vAlign w:val="center"/>
            <w:tcPrChange w:id="555" w:author="Zelenskaya Natalia" w:date="2021-04-09T10:00:00Z">
              <w:tcPr>
                <w:tcW w:w="1255" w:type="pct"/>
                <w:vMerge/>
                <w:vAlign w:val="center"/>
              </w:tcPr>
            </w:tcPrChange>
          </w:tcPr>
          <w:p w14:paraId="696E93C1" w14:textId="77777777" w:rsidR="00B22E29" w:rsidRDefault="00B22E29" w:rsidP="00C87D28">
            <w:pPr>
              <w:pStyle w:val="af3"/>
              <w:rPr>
                <w:ins w:id="556" w:author="Zelenskaya Natalia" w:date="2021-04-08T11:09:00Z"/>
              </w:rPr>
            </w:pPr>
          </w:p>
        </w:tc>
      </w:tr>
    </w:tbl>
    <w:p w14:paraId="1BC4E471" w14:textId="0DFE8389" w:rsidR="005947F7" w:rsidRPr="007447ED" w:rsidRDefault="005947F7" w:rsidP="00B826E5">
      <w:pPr>
        <w:pStyle w:val="afa"/>
      </w:pPr>
      <w:r w:rsidRPr="007447ED">
        <w:t>Данный шаг выполняется вне системы</w:t>
      </w:r>
      <w:r w:rsidR="00B207F4" w:rsidRPr="007447ED">
        <w:t>.</w:t>
      </w:r>
    </w:p>
    <w:p w14:paraId="01C7F486" w14:textId="6B5B180F" w:rsidR="00F81B64" w:rsidRPr="007447ED" w:rsidRDefault="00CD2BFF" w:rsidP="00E50E20">
      <w:pPr>
        <w:pStyle w:val="4"/>
      </w:pPr>
      <w:r w:rsidRPr="007447ED">
        <w:t xml:space="preserve">Шаг процесса </w:t>
      </w:r>
      <w:r w:rsidR="0086412F">
        <w:t>7</w:t>
      </w:r>
      <w:r w:rsidR="00B207F4" w:rsidRPr="007447ED">
        <w:t>0.1</w:t>
      </w:r>
      <w:r w:rsidRPr="007447ED">
        <w:t xml:space="preserve"> – </w:t>
      </w:r>
      <w:r w:rsidR="00B207F4" w:rsidRPr="007447ED">
        <w:t>Рассмотрение и согласование и</w:t>
      </w:r>
      <w:r w:rsidR="000F44EC" w:rsidRPr="007447ED">
        <w:t>ниицативы техническим комитетом</w:t>
      </w:r>
    </w:p>
    <w:p w14:paraId="6EB8706A" w14:textId="43E43168" w:rsidR="003149E0" w:rsidRPr="007447ED" w:rsidRDefault="00717CF9" w:rsidP="003A1A26">
      <w:r w:rsidRPr="007447ED">
        <w:t xml:space="preserve">После </w:t>
      </w:r>
      <w:r w:rsidR="000F44EC" w:rsidRPr="007447ED">
        <w:t xml:space="preserve">принятия </w:t>
      </w:r>
      <w:r w:rsidRPr="007447ED">
        <w:t xml:space="preserve">решения о замене Центром компетенций УО </w:t>
      </w:r>
      <w:r w:rsidR="000F44EC" w:rsidRPr="007447ED">
        <w:t>решение представляется на рассмотрение и согласование Техническим комитетом</w:t>
      </w:r>
      <w:r w:rsidRPr="007447ED">
        <w:t xml:space="preserve"> Управляемого общества</w:t>
      </w:r>
      <w:r w:rsidR="000F44EC" w:rsidRPr="007447ED">
        <w:t xml:space="preserve"> (далее – УО)</w:t>
      </w:r>
      <w:r w:rsidRPr="007447ED">
        <w:t>.</w:t>
      </w:r>
    </w:p>
    <w:p w14:paraId="7E824622" w14:textId="31F1BD78" w:rsidR="003149E0" w:rsidRPr="007447ED" w:rsidRDefault="000F44EC" w:rsidP="00E302C5">
      <w:r w:rsidRPr="007447ED">
        <w:t>Технический комитет УО анализирует целесообразность реализации инициативы и техническая реализуемость инициативы, взаимное влияние предложенных к рассмотрению инициатив, а также возможные экономические эффекты.</w:t>
      </w:r>
    </w:p>
    <w:p w14:paraId="62E732A9" w14:textId="6E4570C2" w:rsidR="003149E0" w:rsidRPr="007447ED" w:rsidRDefault="00554A75" w:rsidP="00E302C5">
      <w:r w:rsidRPr="007447ED">
        <w:t>Технический комитет принимает решение о согласовании или отклонении инициативы.</w:t>
      </w:r>
    </w:p>
    <w:p w14:paraId="7493D559" w14:textId="77777777" w:rsidR="00554A75" w:rsidRPr="007447ED" w:rsidRDefault="00554A75" w:rsidP="00E302C5">
      <w:r w:rsidRPr="007447ED">
        <w:t>Решение Технического комитета оформляется Протоколом решения ТК.</w:t>
      </w:r>
    </w:p>
    <w:p w14:paraId="7903B39D" w14:textId="753FC63B" w:rsidR="00554A75" w:rsidRDefault="00554A75" w:rsidP="00C20DAB">
      <w:r w:rsidRPr="007447ED">
        <w:t>Данный шаг выполняется вне системы.</w:t>
      </w:r>
    </w:p>
    <w:p w14:paraId="616E40C1" w14:textId="4813A87D" w:rsidR="0086412F" w:rsidRPr="007447ED" w:rsidRDefault="0086412F" w:rsidP="0017073E">
      <w:pPr>
        <w:pStyle w:val="4"/>
      </w:pPr>
      <w:r>
        <w:lastRenderedPageBreak/>
        <w:t>Шаг процесса 8</w:t>
      </w:r>
      <w:r w:rsidRPr="007447ED">
        <w:t>0.1 – Проверка наличия записи материала/ оборудования в SAP</w:t>
      </w:r>
    </w:p>
    <w:p w14:paraId="5DB71623" w14:textId="487E35B5" w:rsidR="0086412F" w:rsidRDefault="0086412F" w:rsidP="00973D71">
      <w:r w:rsidRPr="007447ED">
        <w:t>Для выбора оборудования</w:t>
      </w:r>
      <w:r w:rsidR="00BA660D" w:rsidRPr="00BA660D">
        <w:t xml:space="preserve"> </w:t>
      </w:r>
      <w:r w:rsidR="00BA660D">
        <w:t>на этапе формирования Заявки на ОВП</w:t>
      </w:r>
      <w:r w:rsidRPr="007447ED">
        <w:t xml:space="preserve"> </w:t>
      </w:r>
      <w:del w:id="557" w:author="Zelenskaya Natalia" w:date="2021-03-12T17:29:00Z">
        <w:r w:rsidRPr="007447ED" w:rsidDel="00E302C5">
          <w:delText>Специалист управления бюджетами ТОиР УО</w:delText>
        </w:r>
      </w:del>
      <w:ins w:id="558" w:author="Zelenskaya Natalia" w:date="2021-03-12T17:29:00Z">
        <w:r w:rsidR="00E302C5">
          <w:t>Заказчик ОВП ПА 1 группа УО</w:t>
        </w:r>
      </w:ins>
      <w:r w:rsidRPr="007447ED">
        <w:t xml:space="preserve"> через транзакции «MM03 – Просмотр материала» проверяет наличие записей в справочнике ЕК МТР и при их отсутствии направляет заявку на создание записи ОЗМ в КСУ НСИ (в рамках процесса ПП-12.07.01-ERP Управление данными НСИ). В заявке необходимо указать характеристики нового оборудования.</w:t>
      </w:r>
    </w:p>
    <w:p w14:paraId="0447D97A" w14:textId="17B1D68D" w:rsidR="009E655D" w:rsidRPr="007447ED" w:rsidRDefault="009E655D" w:rsidP="00973D71">
      <w:pPr>
        <w:pStyle w:val="4"/>
      </w:pPr>
      <w:bookmarkStart w:id="559" w:name="_Ref37763706"/>
      <w:r w:rsidRPr="007447ED">
        <w:t xml:space="preserve">Шаг процесса </w:t>
      </w:r>
      <w:r w:rsidR="0086412F">
        <w:t>9</w:t>
      </w:r>
      <w:r w:rsidRPr="007447ED">
        <w:t>0</w:t>
      </w:r>
      <w:r w:rsidR="00554A75" w:rsidRPr="007447ED">
        <w:t>.1</w:t>
      </w:r>
      <w:r w:rsidRPr="007447ED">
        <w:t xml:space="preserve"> – </w:t>
      </w:r>
      <w:r w:rsidR="00554A75" w:rsidRPr="007447ED">
        <w:t>Формирование заявки на ОВП</w:t>
      </w:r>
      <w:bookmarkEnd w:id="559"/>
    </w:p>
    <w:p w14:paraId="1DD0E66C" w14:textId="7FEAAB9F" w:rsidR="00EF299F" w:rsidRDefault="001125A5" w:rsidP="00C853CE">
      <w:r w:rsidRPr="007447ED">
        <w:rPr>
          <w:szCs w:val="24"/>
        </w:rPr>
        <w:t xml:space="preserve">В случае если на Техническом комитете </w:t>
      </w:r>
      <w:r w:rsidR="00554A75" w:rsidRPr="007447ED">
        <w:rPr>
          <w:szCs w:val="24"/>
        </w:rPr>
        <w:t xml:space="preserve">УО </w:t>
      </w:r>
      <w:r w:rsidRPr="007447ED">
        <w:rPr>
          <w:szCs w:val="24"/>
        </w:rPr>
        <w:t xml:space="preserve">принято решение о реализации </w:t>
      </w:r>
      <w:r w:rsidR="0023706C" w:rsidRPr="007447ED">
        <w:rPr>
          <w:szCs w:val="24"/>
        </w:rPr>
        <w:t>инициативы</w:t>
      </w:r>
      <w:r w:rsidR="00554A75" w:rsidRPr="007447ED">
        <w:rPr>
          <w:szCs w:val="24"/>
        </w:rPr>
        <w:t xml:space="preserve"> </w:t>
      </w:r>
      <w:r w:rsidR="00F02ACB">
        <w:rPr>
          <w:szCs w:val="24"/>
        </w:rPr>
        <w:t>как замена взамен изношенного, то</w:t>
      </w:r>
      <w:r w:rsidRPr="007447ED">
        <w:rPr>
          <w:szCs w:val="24"/>
        </w:rPr>
        <w:t xml:space="preserve"> </w:t>
      </w:r>
      <w:r w:rsidRPr="007447ED">
        <w:t xml:space="preserve">ответственный специалист с ролью </w:t>
      </w:r>
      <w:del w:id="560" w:author="Zelenskaya Natalia" w:date="2021-03-12T17:29:00Z">
        <w:r w:rsidR="00554A75" w:rsidRPr="007447ED" w:rsidDel="00E302C5">
          <w:delText>Специалист управления бюджетами ТОиР</w:delText>
        </w:r>
        <w:r w:rsidR="004B7033" w:rsidRPr="007447ED" w:rsidDel="00E302C5">
          <w:delText xml:space="preserve"> </w:delText>
        </w:r>
        <w:r w:rsidR="003558F3" w:rsidRPr="007447ED" w:rsidDel="00E302C5">
          <w:delText>УО</w:delText>
        </w:r>
      </w:del>
      <w:ins w:id="561" w:author="Zelenskaya Natalia" w:date="2021-03-12T17:29:00Z">
        <w:r w:rsidR="00E302C5">
          <w:t>Заказчик ОВП ПА 1 группа УО</w:t>
        </w:r>
      </w:ins>
      <w:r w:rsidR="003558F3" w:rsidRPr="007447ED">
        <w:t xml:space="preserve"> </w:t>
      </w:r>
      <w:r w:rsidR="009056C5" w:rsidRPr="007447ED">
        <w:t xml:space="preserve">в транзакции «АРМ Планировщика ОВП» </w:t>
      </w:r>
      <w:r w:rsidR="009056C5" w:rsidRPr="009C0945">
        <w:t>создает</w:t>
      </w:r>
      <w:r w:rsidR="009056C5">
        <w:t xml:space="preserve"> Заявку на ОВП с</w:t>
      </w:r>
      <w:r w:rsidR="009056C5">
        <w:rPr>
          <w:rStyle w:val="10TableContent1CharChar"/>
          <w:lang w:val="ru-RU"/>
        </w:rPr>
        <w:t xml:space="preserve"> профилем «</w:t>
      </w:r>
      <w:r w:rsidR="009056C5" w:rsidRPr="009056C5">
        <w:rPr>
          <w:rStyle w:val="10TableContent1CharChar"/>
          <w:lang w:val="ru-RU"/>
        </w:rPr>
        <w:t>P00310</w:t>
      </w:r>
      <w:r w:rsidR="009056C5">
        <w:rPr>
          <w:rStyle w:val="10TableContent1CharChar"/>
          <w:lang w:val="ru-RU"/>
        </w:rPr>
        <w:t xml:space="preserve"> - </w:t>
      </w:r>
      <w:r w:rsidR="009056C5" w:rsidRPr="009056C5">
        <w:rPr>
          <w:rStyle w:val="10TableContent1CharChar"/>
          <w:lang w:val="ru-RU"/>
        </w:rPr>
        <w:t>Произв Актив ОВП (</w:t>
      </w:r>
      <w:del w:id="562" w:author="Zelenskaya Natalia" w:date="2021-04-05T17:25:00Z">
        <w:r w:rsidR="009056C5" w:rsidRPr="009056C5" w:rsidDel="00F83646">
          <w:rPr>
            <w:rStyle w:val="10TableContent1CharChar"/>
            <w:lang w:val="ru-RU"/>
          </w:rPr>
          <w:delText>ОВСС/ОВИЗ</w:delText>
        </w:r>
      </w:del>
      <w:ins w:id="563" w:author="Zelenskaya Natalia" w:date="2021-04-05T17:25:00Z">
        <w:r w:rsidR="00F83646">
          <w:rPr>
            <w:rStyle w:val="10TableContent1CharChar"/>
            <w:lang w:val="ru-RU"/>
          </w:rPr>
          <w:t>1 и 2 групп</w:t>
        </w:r>
      </w:ins>
      <w:ins w:id="564" w:author="Zelenskaya Natalia" w:date="2021-04-05T18:33:00Z">
        <w:r w:rsidR="00AC4DF0">
          <w:rPr>
            <w:rStyle w:val="10TableContent1CharChar"/>
            <w:lang w:val="ru-RU"/>
          </w:rPr>
          <w:t>ы</w:t>
        </w:r>
      </w:ins>
      <w:r w:rsidR="009056C5" w:rsidRPr="009056C5">
        <w:rPr>
          <w:rStyle w:val="10TableContent1CharChar"/>
          <w:lang w:val="ru-RU"/>
        </w:rPr>
        <w:t>)</w:t>
      </w:r>
      <w:r w:rsidR="009056C5">
        <w:rPr>
          <w:rStyle w:val="10TableContent1CharChar"/>
          <w:lang w:val="ru-RU"/>
        </w:rPr>
        <w:t>» вида</w:t>
      </w:r>
      <w:r w:rsidR="009056C5" w:rsidRPr="007447ED">
        <w:t xml:space="preserve"> </w:t>
      </w:r>
      <w:r w:rsidR="0023706C" w:rsidRPr="007447ED">
        <w:t>«</w:t>
      </w:r>
      <w:del w:id="565" w:author="Zelenskaya Natalia" w:date="2021-04-05T17:25:00Z">
        <w:r w:rsidR="0023706C" w:rsidRPr="007447ED" w:rsidDel="00F83646">
          <w:delText>P3</w:delText>
        </w:r>
      </w:del>
      <w:del w:id="566" w:author="Zelenskaya Natalia" w:date="2021-03-12T18:56:00Z">
        <w:r w:rsidR="0023706C" w:rsidRPr="007447ED" w:rsidDel="00C853CE">
          <w:delText>2</w:delText>
        </w:r>
      </w:del>
      <w:del w:id="567" w:author="Zelenskaya Natalia" w:date="2021-04-05T17:25:00Z">
        <w:r w:rsidR="0023706C" w:rsidRPr="007447ED" w:rsidDel="00F83646">
          <w:delText>0 - Произ Активы ОВП (ОВИЗ)</w:delText>
        </w:r>
      </w:del>
      <w:ins w:id="568" w:author="Zelenskaya Natalia" w:date="2021-04-05T17:25:00Z">
        <w:r w:rsidR="00F83646">
          <w:t>P310 - Произ Активы ОВП (1 группа)</w:t>
        </w:r>
      </w:ins>
      <w:r w:rsidR="0023706C" w:rsidRPr="007447ED">
        <w:t>»</w:t>
      </w:r>
      <w:r w:rsidR="004473BE">
        <w:t xml:space="preserve"> (</w:t>
      </w:r>
      <w:del w:id="569" w:author="Zelenskaya Natalia" w:date="2021-03-12T15:34:00Z">
        <w:r w:rsidR="0039384F" w:rsidRPr="0039384F" w:rsidDel="0049735E">
          <w:delText>PS203</w:delText>
        </w:r>
      </w:del>
      <w:ins w:id="570" w:author="Zelenskaya Natalia" w:date="2021-03-12T15:34:00Z">
        <w:r w:rsidR="0049735E">
          <w:t>PS204</w:t>
        </w:r>
      </w:ins>
      <w:r w:rsidR="0039384F" w:rsidRPr="0039384F">
        <w:t>. Разработка интерфейса ведения и обработки заявок ОВП</w:t>
      </w:r>
      <w:r w:rsidR="004473BE" w:rsidRPr="009C0945">
        <w:t>)</w:t>
      </w:r>
      <w:r w:rsidR="00263354" w:rsidRPr="007447ED">
        <w:t xml:space="preserve">. </w:t>
      </w:r>
    </w:p>
    <w:p w14:paraId="4A1C1E50" w14:textId="5DF663D7" w:rsidR="00EF299F" w:rsidRDefault="00B16DCC" w:rsidP="00C853CE">
      <w:pPr>
        <w:rPr>
          <w:ins w:id="571" w:author="Zelenskaya Natalia" w:date="2021-03-12T19:45:00Z"/>
        </w:rPr>
      </w:pPr>
      <w:r>
        <w:rPr>
          <w:rStyle w:val="10TableContent1CharChar"/>
          <w:lang w:val="ru-RU"/>
        </w:rPr>
        <w:t xml:space="preserve">На заголовке </w:t>
      </w:r>
      <w:r w:rsidR="00BA51C7">
        <w:rPr>
          <w:rStyle w:val="10TableContent1CharChar"/>
          <w:lang w:val="ru-RU"/>
        </w:rPr>
        <w:t>Заявки на ОВП</w:t>
      </w:r>
      <w:r>
        <w:rPr>
          <w:rStyle w:val="10TableContent1CharChar"/>
          <w:lang w:val="ru-RU"/>
        </w:rPr>
        <w:t xml:space="preserve"> </w:t>
      </w:r>
      <w:del w:id="572" w:author="Zelenskaya Natalia" w:date="2021-03-12T17:29:00Z">
        <w:r w:rsidRPr="007447ED" w:rsidDel="00E302C5">
          <w:delText>Специалист управления бюджетами ТОиР УО</w:delText>
        </w:r>
      </w:del>
      <w:ins w:id="573" w:author="Zelenskaya Natalia" w:date="2021-03-12T17:29:00Z">
        <w:r w:rsidR="00E302C5">
          <w:t>Заказчик ОВП ПА 1 группа УО</w:t>
        </w:r>
      </w:ins>
      <w:r>
        <w:rPr>
          <w:rStyle w:val="10TableContent1CharChar"/>
          <w:lang w:val="ru-RU"/>
        </w:rPr>
        <w:t xml:space="preserve"> у</w:t>
      </w:r>
      <w:r w:rsidRPr="00F02ACB">
        <w:rPr>
          <w:rStyle w:val="10TableContent1CharChar"/>
          <w:lang w:val="ru-RU"/>
        </w:rPr>
        <w:t>казывает Вид за</w:t>
      </w:r>
      <w:r>
        <w:rPr>
          <w:rStyle w:val="10TableContent1CharChar"/>
          <w:lang w:val="ru-RU"/>
        </w:rPr>
        <w:t>явки, Краткий текст заявки</w:t>
      </w:r>
      <w:r w:rsidRPr="00F02ACB">
        <w:rPr>
          <w:rStyle w:val="10TableContent1CharChar"/>
          <w:lang w:val="ru-RU"/>
        </w:rPr>
        <w:t xml:space="preserve">, </w:t>
      </w:r>
      <w:r w:rsidRPr="007447ED">
        <w:t>Единицу оборудования, взамен которой производиться замена</w:t>
      </w:r>
      <w:r>
        <w:t>,</w:t>
      </w:r>
      <w:r w:rsidRPr="00F02ACB">
        <w:rPr>
          <w:rStyle w:val="10TableContent1CharChar"/>
          <w:lang w:val="ru-RU"/>
        </w:rPr>
        <w:t xml:space="preserve"> Сроки заявки</w:t>
      </w:r>
      <w:r w:rsidR="00BA51C7">
        <w:rPr>
          <w:rStyle w:val="10TableContent1CharChar"/>
          <w:lang w:val="ru-RU"/>
        </w:rPr>
        <w:t>,</w:t>
      </w:r>
      <w:r>
        <w:rPr>
          <w:rStyle w:val="10TableContent1CharChar"/>
          <w:lang w:val="ru-RU"/>
        </w:rPr>
        <w:t xml:space="preserve"> </w:t>
      </w:r>
      <w:r w:rsidR="002930B7">
        <w:rPr>
          <w:rStyle w:val="10TableContent1CharChar"/>
          <w:lang w:val="ru-RU"/>
        </w:rPr>
        <w:t xml:space="preserve">на уровне позиции </w:t>
      </w:r>
      <w:r w:rsidR="00BA51C7">
        <w:rPr>
          <w:rStyle w:val="10TableContent1CharChar"/>
          <w:lang w:val="ru-RU"/>
        </w:rPr>
        <w:t>Заявки на ОВП указывает Причину замена, присваивает</w:t>
      </w:r>
      <w:r w:rsidRPr="00F02ACB">
        <w:rPr>
          <w:rStyle w:val="10TableContent1CharChar"/>
          <w:lang w:val="ru-RU"/>
        </w:rPr>
        <w:t xml:space="preserve"> компонент </w:t>
      </w:r>
      <w:r>
        <w:rPr>
          <w:rStyle w:val="10TableContent1CharChar"/>
          <w:lang w:val="ru-RU"/>
        </w:rPr>
        <w:t xml:space="preserve">материала – </w:t>
      </w:r>
      <w:r w:rsidRPr="00F02ACB">
        <w:rPr>
          <w:rStyle w:val="10TableContent1CharChar"/>
          <w:lang w:val="ru-RU"/>
        </w:rPr>
        <w:t>оборудования</w:t>
      </w:r>
      <w:r>
        <w:rPr>
          <w:rStyle w:val="10TableContent1CharChar"/>
          <w:lang w:val="ru-RU"/>
        </w:rPr>
        <w:t xml:space="preserve"> (ЕК МТР), количество. </w:t>
      </w:r>
      <w:r w:rsidR="001E2342">
        <w:t xml:space="preserve">В момент сохранения заявки на ОВП </w:t>
      </w:r>
      <w:del w:id="574" w:author="Zelenskaya Natalia" w:date="2021-04-07T17:01:00Z">
        <w:r w:rsidR="001E2342" w:rsidDel="004165CB">
          <w:delText xml:space="preserve">будет </w:delText>
        </w:r>
      </w:del>
      <w:r w:rsidR="001E2342">
        <w:t>осуществля</w:t>
      </w:r>
      <w:ins w:id="575" w:author="Zelenskaya Natalia" w:date="2021-04-07T17:01:00Z">
        <w:r w:rsidR="004165CB">
          <w:t>е</w:t>
        </w:r>
      </w:ins>
      <w:r w:rsidR="001E2342">
        <w:t>т</w:t>
      </w:r>
      <w:del w:id="576" w:author="Zelenskaya Natalia" w:date="2021-04-07T17:01:00Z">
        <w:r w:rsidR="001E2342" w:rsidDel="004165CB">
          <w:delText>ь</w:delText>
        </w:r>
      </w:del>
      <w:r w:rsidR="001E2342">
        <w:t xml:space="preserve">ся проверка </w:t>
      </w:r>
      <w:r w:rsidR="001E2342" w:rsidRPr="00F23A4F">
        <w:rPr>
          <w:szCs w:val="23"/>
        </w:rPr>
        <w:t xml:space="preserve">запрет заявления компонентов в рамках </w:t>
      </w:r>
      <w:r w:rsidR="001E2342">
        <w:rPr>
          <w:szCs w:val="23"/>
        </w:rPr>
        <w:t xml:space="preserve">мероприятий </w:t>
      </w:r>
      <w:r w:rsidR="001E2342" w:rsidRPr="00F23A4F">
        <w:rPr>
          <w:szCs w:val="23"/>
        </w:rPr>
        <w:t>ОВП</w:t>
      </w:r>
      <w:r w:rsidR="001E2342">
        <w:rPr>
          <w:szCs w:val="23"/>
        </w:rPr>
        <w:t>, обязательное указание Причины замены для ОВП 1 группы</w:t>
      </w:r>
      <w:r w:rsidR="004D20C8">
        <w:rPr>
          <w:szCs w:val="23"/>
        </w:rPr>
        <w:t xml:space="preserve"> и Единицы оборудования, взамен которой производиться замена</w:t>
      </w:r>
      <w:r w:rsidR="001E2342">
        <w:rPr>
          <w:szCs w:val="23"/>
        </w:rPr>
        <w:t xml:space="preserve"> </w:t>
      </w:r>
      <w:r w:rsidR="001E2342">
        <w:t>(</w:t>
      </w:r>
      <w:del w:id="577" w:author="Zelenskaya Natalia" w:date="2021-03-12T15:34:00Z">
        <w:r w:rsidR="001E2342" w:rsidRPr="0039384F" w:rsidDel="0049735E">
          <w:delText>PS203</w:delText>
        </w:r>
      </w:del>
      <w:ins w:id="578" w:author="Zelenskaya Natalia" w:date="2021-03-12T15:34:00Z">
        <w:r w:rsidR="0049735E">
          <w:t>PS204</w:t>
        </w:r>
      </w:ins>
      <w:r w:rsidR="001E2342" w:rsidRPr="0039384F">
        <w:t>. Разработка интерфейса ведения и обработки заявок ОВП</w:t>
      </w:r>
      <w:r w:rsidR="001E2342" w:rsidRPr="009C0945">
        <w:t>)</w:t>
      </w:r>
      <w:r w:rsidR="001E2342" w:rsidRPr="007447ED">
        <w:t>.</w:t>
      </w:r>
    </w:p>
    <w:p w14:paraId="670119EC" w14:textId="26CF74B0" w:rsidR="00344F6A" w:rsidRDefault="00344F6A" w:rsidP="00C853CE">
      <w:pPr>
        <w:rPr>
          <w:ins w:id="579" w:author="Zelenskaya Natalia" w:date="2021-03-12T19:46:00Z"/>
        </w:rPr>
      </w:pPr>
      <w:ins w:id="580" w:author="Zelenskaya Natalia" w:date="2021-03-12T19:45:00Z">
        <w:r>
          <w:t xml:space="preserve">В случае если необходимо вовлечение НВИ на заголовке Заявки на ОВП </w:t>
        </w:r>
      </w:ins>
      <w:ins w:id="581" w:author="Zelenskaya Natalia" w:date="2021-03-12T19:48:00Z">
        <w:r>
          <w:t>указывается</w:t>
        </w:r>
      </w:ins>
      <w:ins w:id="582" w:author="Zelenskaya Natalia" w:date="2021-03-12T19:45:00Z">
        <w:r>
          <w:t xml:space="preserve"> индикатор </w:t>
        </w:r>
      </w:ins>
      <w:ins w:id="583" w:author="Zelenskaya Natalia" w:date="2021-03-12T19:46:00Z">
        <w:r>
          <w:t xml:space="preserve">«Вовлечение НВИ», что </w:t>
        </w:r>
      </w:ins>
      <w:ins w:id="584" w:author="Zelenskaya Natalia" w:date="2021-03-12T19:57:00Z">
        <w:r w:rsidR="00460FA2">
          <w:t>влечет</w:t>
        </w:r>
      </w:ins>
      <w:ins w:id="585" w:author="Zelenskaya Natalia" w:date="2021-03-12T19:46:00Z">
        <w:r>
          <w:t xml:space="preserve"> за собой уменьшение шагов согласования. </w:t>
        </w:r>
      </w:ins>
      <w:ins w:id="586" w:author="Zelenskaya Natalia" w:date="2021-03-12T19:49:00Z">
        <w:r>
          <w:t xml:space="preserve">Более подробно описано в п. </w:t>
        </w:r>
      </w:ins>
      <w:ins w:id="587" w:author="Zelenskaya Natalia" w:date="2021-03-12T19:58:00Z">
        <w:r w:rsidR="00460FA2">
          <w:fldChar w:fldCharType="begin"/>
        </w:r>
        <w:r w:rsidR="00460FA2">
          <w:instrText xml:space="preserve"> REF _Ref66471502 \r \h </w:instrText>
        </w:r>
      </w:ins>
      <w:r w:rsidR="00460FA2">
        <w:fldChar w:fldCharType="separate"/>
      </w:r>
      <w:ins w:id="588" w:author="Zelenskaya Natalia" w:date="2021-03-12T20:36:00Z">
        <w:r w:rsidR="00377EC5">
          <w:t>5.2.1.19</w:t>
        </w:r>
      </w:ins>
      <w:ins w:id="589" w:author="Zelenskaya Natalia" w:date="2021-03-12T19:58:00Z">
        <w:r w:rsidR="00460FA2">
          <w:fldChar w:fldCharType="end"/>
        </w:r>
      </w:ins>
      <w:ins w:id="590" w:author="Zelenskaya Natalia" w:date="2021-03-12T19:49:00Z">
        <w:r>
          <w:t>.</w:t>
        </w:r>
      </w:ins>
    </w:p>
    <w:p w14:paraId="0A80635A" w14:textId="631294DF" w:rsidR="00344F6A" w:rsidRDefault="00344F6A" w:rsidP="00C853CE">
      <w:ins w:id="591" w:author="Zelenskaya Natalia" w:date="2021-03-12T19:46:00Z">
        <w:r>
          <w:t xml:space="preserve">В случае если </w:t>
        </w:r>
      </w:ins>
      <w:ins w:id="592" w:author="Zelenskaya Natalia" w:date="2021-03-12T19:47:00Z">
        <w:r>
          <w:t xml:space="preserve">для производственного актива </w:t>
        </w:r>
      </w:ins>
      <w:ins w:id="593" w:author="Zelenskaya Natalia" w:date="2021-03-12T19:46:00Z">
        <w:r>
          <w:t>не предполагается</w:t>
        </w:r>
      </w:ins>
      <w:ins w:id="594" w:author="Zelenskaya Natalia" w:date="2021-03-12T19:47:00Z">
        <w:r>
          <w:t xml:space="preserve"> </w:t>
        </w:r>
      </w:ins>
      <w:ins w:id="595" w:author="Zelenskaya Natalia" w:date="2021-03-12T19:46:00Z">
        <w:r>
          <w:t>создание</w:t>
        </w:r>
      </w:ins>
      <w:ins w:id="596" w:author="Zelenskaya Natalia" w:date="2021-03-12T19:47:00Z">
        <w:r>
          <w:t xml:space="preserve"> </w:t>
        </w:r>
      </w:ins>
      <w:ins w:id="597" w:author="Zelenskaya Natalia" w:date="2021-03-12T19:46:00Z">
        <w:r>
          <w:t xml:space="preserve">Единицы оборудования и Производственного ресурса, </w:t>
        </w:r>
      </w:ins>
      <w:ins w:id="598" w:author="Zelenskaya Natalia" w:date="2021-03-12T19:48:00Z">
        <w:r>
          <w:t xml:space="preserve">то на заголовке Заявки на ОВП указывается индикатор «Закупка инвентаря». </w:t>
        </w:r>
      </w:ins>
    </w:p>
    <w:p w14:paraId="324AFB91" w14:textId="14F33F9D" w:rsidR="00247FCE" w:rsidRPr="007447ED" w:rsidRDefault="00247FCE" w:rsidP="00C853CE">
      <w:r w:rsidRPr="007447ED">
        <w:t>Заявка на ОВП создает с пользовательским статусом «Инициатива» (ИНИЦ). Полный набор и описание пользовательских статусов проекта приведено в п. 5.10 Особенности технической реализации.</w:t>
      </w:r>
      <w:r w:rsidR="001E2342">
        <w:t xml:space="preserve"> </w:t>
      </w:r>
    </w:p>
    <w:p w14:paraId="325E5229" w14:textId="540174CE" w:rsidR="00754043" w:rsidRPr="007447ED" w:rsidRDefault="00754043" w:rsidP="00C853CE">
      <w:del w:id="599" w:author="Zelenskaya Natalia" w:date="2021-03-12T17:29:00Z">
        <w:r w:rsidRPr="007447ED" w:rsidDel="00E302C5">
          <w:delText>Специалист управления бюджетами ТОиР УО</w:delText>
        </w:r>
      </w:del>
      <w:ins w:id="600" w:author="Zelenskaya Natalia" w:date="2021-03-12T17:29:00Z">
        <w:r w:rsidR="00E302C5">
          <w:t>Заказчик ОВП ПА 1 группа УО</w:t>
        </w:r>
      </w:ins>
      <w:r w:rsidRPr="007447ED">
        <w:t xml:space="preserve"> для каждого компонента оборудования указывает:</w:t>
      </w:r>
    </w:p>
    <w:p w14:paraId="096A0C9D" w14:textId="1AA868AD" w:rsidR="00754043" w:rsidRPr="00BC5F83" w:rsidRDefault="00754043">
      <w:pPr>
        <w:pStyle w:val="aff7"/>
        <w:rPr>
          <w:rPrChange w:id="601" w:author="Zelenskaya Natalia" w:date="2021-03-12T21:13:00Z">
            <w:rPr/>
          </w:rPrChange>
        </w:rPr>
        <w:pPrChange w:id="602" w:author="Zelenskaya Natalia" w:date="2021-03-12T21:13:00Z">
          <w:pPr>
            <w:pStyle w:val="afff4"/>
          </w:pPr>
        </w:pPrChange>
      </w:pPr>
      <w:r w:rsidRPr="00BC5F83">
        <w:rPr>
          <w:rStyle w:val="aff8"/>
          <w:b/>
          <w:rPrChange w:id="603" w:author="Zelenskaya Natalia" w:date="2021-03-12T21:13:00Z">
            <w:rPr/>
          </w:rPrChange>
        </w:rPr>
        <w:t>Таблица</w:t>
      </w:r>
      <w:r w:rsidRPr="00BC5F83">
        <w:t xml:space="preserve"> </w:t>
      </w:r>
      <w:r w:rsidRPr="00BC5F83">
        <w:rPr>
          <w:rPrChange w:id="604" w:author="Zelenskaya Natalia" w:date="2021-03-12T21:13:00Z">
            <w:rPr>
              <w:noProof/>
            </w:rPr>
          </w:rPrChange>
        </w:rPr>
        <w:fldChar w:fldCharType="begin"/>
      </w:r>
      <w:r w:rsidRPr="00BC5F83">
        <w:rPr>
          <w:rPrChange w:id="605" w:author="Zelenskaya Natalia" w:date="2021-03-12T21:13:00Z">
            <w:rPr>
              <w:noProof/>
            </w:rPr>
          </w:rPrChange>
        </w:rPr>
        <w:instrText xml:space="preserve"> SEQ Таблица \* ARABIC </w:instrText>
      </w:r>
      <w:r w:rsidRPr="00BC5F83">
        <w:rPr>
          <w:rPrChange w:id="606" w:author="Zelenskaya Natalia" w:date="2021-03-12T21:13:00Z">
            <w:rPr>
              <w:noProof/>
            </w:rPr>
          </w:rPrChange>
        </w:rPr>
        <w:fldChar w:fldCharType="separate"/>
      </w:r>
      <w:r w:rsidR="00377EC5" w:rsidRPr="00BC5F83">
        <w:rPr>
          <w:rPrChange w:id="607" w:author="Zelenskaya Natalia" w:date="2021-03-12T21:13:00Z">
            <w:rPr>
              <w:noProof/>
            </w:rPr>
          </w:rPrChange>
        </w:rPr>
        <w:t>8</w:t>
      </w:r>
      <w:r w:rsidRPr="00BC5F83">
        <w:rPr>
          <w:rPrChange w:id="608" w:author="Zelenskaya Natalia" w:date="2021-03-12T21:13:00Z">
            <w:rPr>
              <w:noProof/>
            </w:rPr>
          </w:rPrChange>
        </w:rPr>
        <w:fldChar w:fldCharType="end"/>
      </w:r>
      <w:r w:rsidRPr="00BC5F83">
        <w:rPr>
          <w:rPrChange w:id="609" w:author="Zelenskaya Natalia" w:date="2021-03-12T21:13:00Z">
            <w:rPr/>
          </w:rPrChange>
        </w:rPr>
        <w:t>. Основные признаки и показатели компонента МТР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44"/>
        <w:gridCol w:w="3971"/>
        <w:gridCol w:w="4661"/>
      </w:tblGrid>
      <w:tr w:rsidR="00754043" w:rsidRPr="007447ED" w14:paraId="238A3AEB" w14:textId="77777777" w:rsidTr="00481A1E">
        <w:trPr>
          <w:cantSplit/>
          <w:trHeight w:val="397"/>
          <w:tblHeader/>
        </w:trPr>
        <w:tc>
          <w:tcPr>
            <w:tcW w:w="759" w:type="pct"/>
            <w:shd w:val="clear" w:color="auto" w:fill="FFC000"/>
            <w:vAlign w:val="center"/>
          </w:tcPr>
          <w:p w14:paraId="7C9D1EE5" w14:textId="03DB173B" w:rsidR="00754043" w:rsidRPr="007447ED" w:rsidRDefault="00754043">
            <w:pPr>
              <w:pStyle w:val="aff7"/>
              <w:pPrChange w:id="610" w:author="Zelenskaya Natalia" w:date="2021-03-12T21:12:00Z">
                <w:pPr>
                  <w:jc w:val="center"/>
                </w:pPr>
              </w:pPrChange>
            </w:pPr>
            <w:r w:rsidRPr="007447ED">
              <w:lastRenderedPageBreak/>
              <w:t>Признак/ показатель</w:t>
            </w:r>
          </w:p>
        </w:tc>
        <w:tc>
          <w:tcPr>
            <w:tcW w:w="1951" w:type="pct"/>
            <w:shd w:val="clear" w:color="auto" w:fill="FFC000"/>
            <w:vAlign w:val="center"/>
          </w:tcPr>
          <w:p w14:paraId="32B72D34" w14:textId="77777777" w:rsidR="00754043" w:rsidRPr="007447ED" w:rsidRDefault="00754043">
            <w:pPr>
              <w:pStyle w:val="aff7"/>
              <w:pPrChange w:id="611" w:author="Zelenskaya Natalia" w:date="2021-03-12T21:12:00Z">
                <w:pPr>
                  <w:jc w:val="center"/>
                </w:pPr>
              </w:pPrChange>
            </w:pPr>
            <w:r w:rsidRPr="007447ED">
              <w:t xml:space="preserve">Описание </w:t>
            </w:r>
          </w:p>
        </w:tc>
        <w:tc>
          <w:tcPr>
            <w:tcW w:w="2290" w:type="pct"/>
            <w:shd w:val="clear" w:color="auto" w:fill="FFC000"/>
            <w:vAlign w:val="center"/>
          </w:tcPr>
          <w:p w14:paraId="384E0107" w14:textId="77777777" w:rsidR="00754043" w:rsidRPr="007447ED" w:rsidRDefault="00754043">
            <w:pPr>
              <w:pStyle w:val="aff7"/>
              <w:pPrChange w:id="612" w:author="Zelenskaya Natalia" w:date="2021-03-12T21:12:00Z">
                <w:pPr>
                  <w:jc w:val="center"/>
                </w:pPr>
              </w:pPrChange>
            </w:pPr>
            <w:r w:rsidRPr="007447ED">
              <w:t>Значение при ведении в SAP</w:t>
            </w:r>
          </w:p>
        </w:tc>
      </w:tr>
      <w:tr w:rsidR="00754043" w:rsidRPr="007447ED" w14:paraId="2592AF03" w14:textId="77777777" w:rsidTr="00481A1E">
        <w:trPr>
          <w:cantSplit/>
        </w:trPr>
        <w:tc>
          <w:tcPr>
            <w:tcW w:w="759" w:type="pct"/>
          </w:tcPr>
          <w:p w14:paraId="090306E4" w14:textId="77777777" w:rsidR="00754043" w:rsidRPr="007447ED" w:rsidRDefault="00754043">
            <w:pPr>
              <w:pPrChange w:id="613" w:author="Zelenskaya Natalia" w:date="2021-03-12T16:36:00Z">
                <w:pPr>
                  <w:jc w:val="left"/>
                </w:pPr>
              </w:pPrChange>
            </w:pPr>
            <w:r w:rsidRPr="007447ED">
              <w:t>Код ЕК МТР</w:t>
            </w:r>
          </w:p>
        </w:tc>
        <w:tc>
          <w:tcPr>
            <w:tcW w:w="1951" w:type="pct"/>
          </w:tcPr>
          <w:p w14:paraId="542C112C" w14:textId="77777777" w:rsidR="00754043" w:rsidRPr="007447ED" w:rsidRDefault="00754043">
            <w:pPr>
              <w:pPrChange w:id="614" w:author="Zelenskaya Natalia" w:date="2021-03-12T16:36:00Z">
                <w:pPr>
                  <w:jc w:val="left"/>
                </w:pPr>
              </w:pPrChange>
            </w:pPr>
            <w:r w:rsidRPr="007447ED">
              <w:t>Код из справочника ЕК МТР КСУ НСИ</w:t>
            </w:r>
          </w:p>
        </w:tc>
        <w:tc>
          <w:tcPr>
            <w:tcW w:w="2290" w:type="pct"/>
          </w:tcPr>
          <w:p w14:paraId="399BB59A" w14:textId="77777777" w:rsidR="00754043" w:rsidRPr="007447ED" w:rsidRDefault="00754043">
            <w:pPr>
              <w:pPrChange w:id="615" w:author="Zelenskaya Natalia" w:date="2021-03-12T16:36:00Z">
                <w:pPr>
                  <w:jc w:val="left"/>
                </w:pPr>
              </w:pPrChange>
            </w:pPr>
            <w:r w:rsidRPr="007447ED">
              <w:t>Вводится вручную</w:t>
            </w:r>
          </w:p>
        </w:tc>
      </w:tr>
      <w:tr w:rsidR="00754043" w:rsidRPr="007447ED" w14:paraId="7AEA65E6" w14:textId="77777777" w:rsidTr="00481A1E">
        <w:trPr>
          <w:cantSplit/>
        </w:trPr>
        <w:tc>
          <w:tcPr>
            <w:tcW w:w="759" w:type="pct"/>
          </w:tcPr>
          <w:p w14:paraId="0750C64F" w14:textId="77777777" w:rsidR="00754043" w:rsidRPr="007447ED" w:rsidRDefault="00754043">
            <w:pPr>
              <w:pPrChange w:id="616" w:author="Zelenskaya Natalia" w:date="2021-03-12T16:36:00Z">
                <w:pPr>
                  <w:jc w:val="left"/>
                </w:pPr>
              </w:pPrChange>
            </w:pPr>
            <w:r w:rsidRPr="007447ED">
              <w:t>Название</w:t>
            </w:r>
          </w:p>
        </w:tc>
        <w:tc>
          <w:tcPr>
            <w:tcW w:w="1951" w:type="pct"/>
          </w:tcPr>
          <w:p w14:paraId="40D46B5D" w14:textId="77777777" w:rsidR="00754043" w:rsidRPr="007447ED" w:rsidRDefault="00754043">
            <w:pPr>
              <w:pPrChange w:id="617" w:author="Zelenskaya Natalia" w:date="2021-03-12T16:36:00Z">
                <w:pPr>
                  <w:jc w:val="left"/>
                </w:pPr>
              </w:pPrChange>
            </w:pPr>
            <w:r w:rsidRPr="007447ED">
              <w:t>Атрибут ЕК МТР из справочника КСУ НСИ</w:t>
            </w:r>
          </w:p>
        </w:tc>
        <w:tc>
          <w:tcPr>
            <w:tcW w:w="2290" w:type="pct"/>
          </w:tcPr>
          <w:p w14:paraId="30279E23" w14:textId="77777777" w:rsidR="00754043" w:rsidRPr="007447ED" w:rsidRDefault="00754043">
            <w:pPr>
              <w:pPrChange w:id="618" w:author="Zelenskaya Natalia" w:date="2021-03-12T16:36:00Z">
                <w:pPr>
                  <w:jc w:val="left"/>
                </w:pPr>
              </w:pPrChange>
            </w:pPr>
            <w:r w:rsidRPr="007447ED">
              <w:t>Автоматически определяется из ЕК МТР</w:t>
            </w:r>
          </w:p>
        </w:tc>
      </w:tr>
      <w:tr w:rsidR="00754043" w:rsidRPr="007447ED" w14:paraId="2502641F" w14:textId="77777777" w:rsidTr="00481A1E">
        <w:trPr>
          <w:cantSplit/>
        </w:trPr>
        <w:tc>
          <w:tcPr>
            <w:tcW w:w="759" w:type="pct"/>
          </w:tcPr>
          <w:p w14:paraId="0D5429CF" w14:textId="77777777" w:rsidR="00754043" w:rsidRPr="007447ED" w:rsidRDefault="00754043">
            <w:pPr>
              <w:pPrChange w:id="619" w:author="Zelenskaya Natalia" w:date="2021-03-12T16:36:00Z">
                <w:pPr>
                  <w:jc w:val="left"/>
                </w:pPr>
              </w:pPrChange>
            </w:pPr>
            <w:r w:rsidRPr="007447ED">
              <w:t>Завод</w:t>
            </w:r>
          </w:p>
        </w:tc>
        <w:tc>
          <w:tcPr>
            <w:tcW w:w="1951" w:type="pct"/>
          </w:tcPr>
          <w:p w14:paraId="70D4AA69" w14:textId="5486A5F1" w:rsidR="00754043" w:rsidRPr="007447ED" w:rsidRDefault="00754043">
            <w:pPr>
              <w:pPrChange w:id="620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Завод выполнения работ </w:t>
            </w:r>
          </w:p>
        </w:tc>
        <w:tc>
          <w:tcPr>
            <w:tcW w:w="2290" w:type="pct"/>
          </w:tcPr>
          <w:p w14:paraId="299A7189" w14:textId="24326ED1" w:rsidR="00754043" w:rsidRPr="007447ED" w:rsidRDefault="00754043">
            <w:pPr>
              <w:pPrChange w:id="621" w:author="Zelenskaya Natalia" w:date="2021-03-12T21:05:00Z">
                <w:pPr>
                  <w:jc w:val="left"/>
                </w:pPr>
              </w:pPrChange>
            </w:pPr>
            <w:r w:rsidRPr="007447ED">
              <w:t>Вводится вручную. Описание и перечень заводов приведено в ERP.</w:t>
            </w:r>
            <w:del w:id="622" w:author="Zelenskaya Natalia" w:date="2021-03-12T21:05:00Z">
              <w:r w:rsidRPr="007447ED" w:rsidDel="00D254EC">
                <w:delText>5</w:delText>
              </w:r>
            </w:del>
            <w:ins w:id="623" w:author="Zelenskaya Natalia" w:date="2021-03-12T21:05:00Z">
              <w:r w:rsidR="00D254EC">
                <w:t>13</w:t>
              </w:r>
            </w:ins>
            <w:r w:rsidRPr="007447ED">
              <w:t>.</w:t>
            </w:r>
            <w:ins w:id="624" w:author="Zelenskaya Natalia" w:date="2021-04-02T15:13:00Z">
              <w:r w:rsidR="00294C73">
                <w:t>9.2</w:t>
              </w:r>
            </w:ins>
            <w:del w:id="625" w:author="Zelenskaya Natalia" w:date="2021-04-02T15:13:00Z">
              <w:r w:rsidRPr="007447ED" w:rsidDel="00294C73">
                <w:delText>1_</w:delText>
              </w:r>
            </w:del>
            <w:r w:rsidRPr="007447ED">
              <w:t>1_ARC_КД Организационная структура.</w:t>
            </w:r>
          </w:p>
        </w:tc>
      </w:tr>
      <w:tr w:rsidR="00754043" w:rsidRPr="007447ED" w14:paraId="735B9865" w14:textId="77777777" w:rsidTr="00481A1E">
        <w:trPr>
          <w:cantSplit/>
        </w:trPr>
        <w:tc>
          <w:tcPr>
            <w:tcW w:w="759" w:type="pct"/>
          </w:tcPr>
          <w:p w14:paraId="67C7BA72" w14:textId="77777777" w:rsidR="00754043" w:rsidRPr="007447ED" w:rsidRDefault="00754043">
            <w:pPr>
              <w:pPrChange w:id="626" w:author="Zelenskaya Natalia" w:date="2021-03-12T16:36:00Z">
                <w:pPr>
                  <w:jc w:val="left"/>
                </w:pPr>
              </w:pPrChange>
            </w:pPr>
            <w:r w:rsidRPr="007447ED">
              <w:t>Количество</w:t>
            </w:r>
          </w:p>
        </w:tc>
        <w:tc>
          <w:tcPr>
            <w:tcW w:w="1951" w:type="pct"/>
          </w:tcPr>
          <w:p w14:paraId="7448A8AA" w14:textId="77777777" w:rsidR="00754043" w:rsidRPr="007447ED" w:rsidRDefault="00754043">
            <w:pPr>
              <w:pPrChange w:id="627" w:author="Zelenskaya Natalia" w:date="2021-03-12T16:36:00Z">
                <w:pPr>
                  <w:jc w:val="left"/>
                </w:pPr>
              </w:pPrChange>
            </w:pPr>
            <w:r w:rsidRPr="007447ED">
              <w:t>Необходимое количество оборудования</w:t>
            </w:r>
          </w:p>
        </w:tc>
        <w:tc>
          <w:tcPr>
            <w:tcW w:w="2290" w:type="pct"/>
          </w:tcPr>
          <w:p w14:paraId="227B6843" w14:textId="77777777" w:rsidR="00754043" w:rsidRPr="007447ED" w:rsidRDefault="00754043">
            <w:pPr>
              <w:pPrChange w:id="628" w:author="Zelenskaya Natalia" w:date="2021-03-12T16:36:00Z">
                <w:pPr>
                  <w:jc w:val="left"/>
                </w:pPr>
              </w:pPrChange>
            </w:pPr>
            <w:r w:rsidRPr="007447ED">
              <w:t>Вводится вручную</w:t>
            </w:r>
          </w:p>
        </w:tc>
      </w:tr>
      <w:tr w:rsidR="00754043" w:rsidRPr="007447ED" w14:paraId="23E11C9F" w14:textId="77777777" w:rsidTr="00481A1E">
        <w:trPr>
          <w:cantSplit/>
        </w:trPr>
        <w:tc>
          <w:tcPr>
            <w:tcW w:w="759" w:type="pct"/>
          </w:tcPr>
          <w:p w14:paraId="1BF25487" w14:textId="77777777" w:rsidR="00754043" w:rsidRPr="007447ED" w:rsidRDefault="00754043">
            <w:pPr>
              <w:pPrChange w:id="629" w:author="Zelenskaya Natalia" w:date="2021-03-12T16:36:00Z">
                <w:pPr>
                  <w:jc w:val="left"/>
                </w:pPr>
              </w:pPrChange>
            </w:pPr>
            <w:r w:rsidRPr="007447ED">
              <w:t>Цена</w:t>
            </w:r>
          </w:p>
        </w:tc>
        <w:tc>
          <w:tcPr>
            <w:tcW w:w="1951" w:type="pct"/>
          </w:tcPr>
          <w:p w14:paraId="3AA18002" w14:textId="0E109B49" w:rsidR="00754043" w:rsidRPr="007447ED" w:rsidRDefault="00754043">
            <w:pPr>
              <w:pPrChange w:id="630" w:author="Zelenskaya Natalia" w:date="2021-03-12T16:36:00Z">
                <w:pPr>
                  <w:jc w:val="left"/>
                </w:pPr>
              </w:pPrChange>
            </w:pPr>
            <w:r w:rsidRPr="007447ED">
              <w:t>Будущая цена оборудования</w:t>
            </w:r>
          </w:p>
        </w:tc>
        <w:tc>
          <w:tcPr>
            <w:tcW w:w="2290" w:type="pct"/>
          </w:tcPr>
          <w:p w14:paraId="60B892B5" w14:textId="61F106B2" w:rsidR="00754043" w:rsidRPr="007447ED" w:rsidRDefault="004473BE">
            <w:pPr>
              <w:pPrChange w:id="631" w:author="Zelenskaya Natalia" w:date="2021-03-12T16:36:00Z">
                <w:pPr>
                  <w:jc w:val="left"/>
                </w:pPr>
              </w:pPrChange>
            </w:pPr>
            <w:r>
              <w:t>Автоматически определяется для ЕК МТР</w:t>
            </w:r>
          </w:p>
        </w:tc>
      </w:tr>
      <w:tr w:rsidR="00754043" w:rsidRPr="007447ED" w14:paraId="1853630A" w14:textId="77777777" w:rsidTr="00481A1E">
        <w:trPr>
          <w:cantSplit/>
        </w:trPr>
        <w:tc>
          <w:tcPr>
            <w:tcW w:w="759" w:type="pct"/>
          </w:tcPr>
          <w:p w14:paraId="0E13C4B3" w14:textId="77777777" w:rsidR="00754043" w:rsidRPr="007447ED" w:rsidRDefault="00754043">
            <w:pPr>
              <w:pPrChange w:id="632" w:author="Zelenskaya Natalia" w:date="2021-03-12T16:36:00Z">
                <w:pPr>
                  <w:jc w:val="left"/>
                </w:pPr>
              </w:pPrChange>
            </w:pPr>
            <w:r w:rsidRPr="007447ED">
              <w:t>Код группы закупки</w:t>
            </w:r>
          </w:p>
        </w:tc>
        <w:tc>
          <w:tcPr>
            <w:tcW w:w="1951" w:type="pct"/>
          </w:tcPr>
          <w:p w14:paraId="276DBEB3" w14:textId="77777777" w:rsidR="00754043" w:rsidRPr="007447ED" w:rsidRDefault="00754043">
            <w:pPr>
              <w:pPrChange w:id="633" w:author="Zelenskaya Natalia" w:date="2021-03-12T16:36:00Z">
                <w:pPr>
                  <w:jc w:val="left"/>
                </w:pPr>
              </w:pPrChange>
            </w:pPr>
            <w:r w:rsidRPr="007447ED">
              <w:t>Ответственный закупщик в МТО</w:t>
            </w:r>
          </w:p>
        </w:tc>
        <w:tc>
          <w:tcPr>
            <w:tcW w:w="2290" w:type="pct"/>
          </w:tcPr>
          <w:p w14:paraId="3839B14B" w14:textId="77777777" w:rsidR="00754043" w:rsidRPr="007447ED" w:rsidRDefault="00754043">
            <w:pPr>
              <w:pPrChange w:id="634" w:author="Zelenskaya Natalia" w:date="2021-03-12T16:36:00Z">
                <w:pPr>
                  <w:jc w:val="left"/>
                </w:pPr>
              </w:pPrChange>
            </w:pPr>
            <w:r w:rsidRPr="007447ED">
              <w:t>Определяется автоматически по коду ЕК МТР</w:t>
            </w:r>
          </w:p>
        </w:tc>
      </w:tr>
      <w:tr w:rsidR="00754043" w:rsidRPr="007447ED" w14:paraId="4AA2177E" w14:textId="77777777" w:rsidTr="00481A1E">
        <w:trPr>
          <w:cantSplit/>
        </w:trPr>
        <w:tc>
          <w:tcPr>
            <w:tcW w:w="759" w:type="pct"/>
          </w:tcPr>
          <w:p w14:paraId="520B3379" w14:textId="77777777" w:rsidR="00754043" w:rsidRPr="007447ED" w:rsidRDefault="00754043">
            <w:pPr>
              <w:pPrChange w:id="635" w:author="Zelenskaya Natalia" w:date="2021-03-12T16:36:00Z">
                <w:pPr>
                  <w:jc w:val="left"/>
                </w:pPr>
              </w:pPrChange>
            </w:pPr>
            <w:r w:rsidRPr="007447ED">
              <w:t>Код группы материалов</w:t>
            </w:r>
          </w:p>
        </w:tc>
        <w:tc>
          <w:tcPr>
            <w:tcW w:w="1951" w:type="pct"/>
          </w:tcPr>
          <w:p w14:paraId="12C295AE" w14:textId="77777777" w:rsidR="00754043" w:rsidRPr="007447ED" w:rsidRDefault="00754043">
            <w:pPr>
              <w:pPrChange w:id="636" w:author="Zelenskaya Natalia" w:date="2021-03-12T16:36:00Z">
                <w:pPr>
                  <w:jc w:val="left"/>
                </w:pPr>
              </w:pPrChange>
            </w:pPr>
            <w:r w:rsidRPr="007447ED">
              <w:t>Справочник групп закупки основан на перечне ППЗ</w:t>
            </w:r>
          </w:p>
        </w:tc>
        <w:tc>
          <w:tcPr>
            <w:tcW w:w="2290" w:type="pct"/>
          </w:tcPr>
          <w:p w14:paraId="4DF4FD31" w14:textId="77777777" w:rsidR="00754043" w:rsidRPr="007447ED" w:rsidRDefault="00754043">
            <w:pPr>
              <w:pPrChange w:id="637" w:author="Zelenskaya Natalia" w:date="2021-03-12T16:36:00Z">
                <w:pPr>
                  <w:jc w:val="left"/>
                </w:pPr>
              </w:pPrChange>
            </w:pPr>
            <w:r w:rsidRPr="007447ED">
              <w:t>Определяется автоматически по коду ЕК МТР</w:t>
            </w:r>
          </w:p>
        </w:tc>
      </w:tr>
      <w:tr w:rsidR="00754043" w:rsidRPr="007447ED" w14:paraId="3780B517" w14:textId="77777777" w:rsidTr="00481A1E">
        <w:trPr>
          <w:cantSplit/>
        </w:trPr>
        <w:tc>
          <w:tcPr>
            <w:tcW w:w="759" w:type="pct"/>
          </w:tcPr>
          <w:p w14:paraId="476C1CAE" w14:textId="77777777" w:rsidR="00754043" w:rsidRPr="007447ED" w:rsidRDefault="00754043">
            <w:pPr>
              <w:pPrChange w:id="638" w:author="Zelenskaya Natalia" w:date="2021-03-12T16:36:00Z">
                <w:pPr>
                  <w:jc w:val="left"/>
                </w:pPr>
              </w:pPrChange>
            </w:pPr>
            <w:r w:rsidRPr="007447ED">
              <w:t>Дата потребности</w:t>
            </w:r>
          </w:p>
        </w:tc>
        <w:tc>
          <w:tcPr>
            <w:tcW w:w="1951" w:type="pct"/>
          </w:tcPr>
          <w:p w14:paraId="19952C3C" w14:textId="377AD1CD" w:rsidR="00754043" w:rsidRPr="007447ED" w:rsidRDefault="00F356D2">
            <w:pPr>
              <w:pPrChange w:id="639" w:author="Zelenskaya Natalia" w:date="2021-03-12T16:36:00Z">
                <w:pPr>
                  <w:jc w:val="left"/>
                </w:pPr>
              </w:pPrChange>
            </w:pPr>
            <w:r w:rsidRPr="007447ED">
              <w:t>Дата</w:t>
            </w:r>
            <w:r w:rsidR="00754043" w:rsidRPr="007447ED">
              <w:t xml:space="preserve"> потребности в оборудовании </w:t>
            </w:r>
          </w:p>
        </w:tc>
        <w:tc>
          <w:tcPr>
            <w:tcW w:w="2290" w:type="pct"/>
          </w:tcPr>
          <w:p w14:paraId="0ACEB84A" w14:textId="46583F1A" w:rsidR="00754043" w:rsidRPr="007447ED" w:rsidRDefault="006E41DA">
            <w:pPr>
              <w:pPrChange w:id="640" w:author="Zelenskaya Natalia" w:date="2021-03-12T16:36:00Z">
                <w:pPr>
                  <w:jc w:val="left"/>
                </w:pPr>
              </w:pPrChange>
            </w:pPr>
            <w:r>
              <w:t>Д</w:t>
            </w:r>
            <w:r w:rsidRPr="007447ED">
              <w:t>ата планового поступления на склад</w:t>
            </w:r>
            <w:ins w:id="641" w:author="Zelenskaya Natalia" w:date="2020-05-07T12:01:00Z">
              <w:r w:rsidR="00E849BA">
                <w:t>; копируется с даты начала операции</w:t>
              </w:r>
            </w:ins>
          </w:p>
        </w:tc>
      </w:tr>
      <w:tr w:rsidR="00754043" w:rsidRPr="007447ED" w14:paraId="443E320F" w14:textId="77777777" w:rsidTr="00481A1E">
        <w:trPr>
          <w:cantSplit/>
        </w:trPr>
        <w:tc>
          <w:tcPr>
            <w:tcW w:w="759" w:type="pct"/>
          </w:tcPr>
          <w:p w14:paraId="5FB014C3" w14:textId="77777777" w:rsidR="00754043" w:rsidRPr="007447ED" w:rsidRDefault="00754043">
            <w:pPr>
              <w:pPrChange w:id="642" w:author="Zelenskaya Natalia" w:date="2021-03-12T16:36:00Z">
                <w:pPr>
                  <w:jc w:val="left"/>
                </w:pPr>
              </w:pPrChange>
            </w:pPr>
            <w:r w:rsidRPr="007447ED">
              <w:t>Код заготовки</w:t>
            </w:r>
          </w:p>
        </w:tc>
        <w:tc>
          <w:tcPr>
            <w:tcW w:w="1951" w:type="pct"/>
          </w:tcPr>
          <w:p w14:paraId="01195BC7" w14:textId="26578165" w:rsidR="00754043" w:rsidRPr="007447ED" w:rsidRDefault="00754043">
            <w:pPr>
              <w:pPrChange w:id="643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Способ заготовки для компонента </w:t>
            </w:r>
          </w:p>
        </w:tc>
        <w:tc>
          <w:tcPr>
            <w:tcW w:w="2290" w:type="pct"/>
          </w:tcPr>
          <w:p w14:paraId="44E29A17" w14:textId="77777777" w:rsidR="00754043" w:rsidRPr="007447ED" w:rsidRDefault="00754043">
            <w:pPr>
              <w:pPrChange w:id="644" w:author="Zelenskaya Natalia" w:date="2021-03-12T16:36:00Z">
                <w:pPr>
                  <w:jc w:val="left"/>
                </w:pPr>
              </w:pPrChange>
            </w:pPr>
            <w:r w:rsidRPr="007447ED">
              <w:t>Вводится вручную</w:t>
            </w:r>
          </w:p>
        </w:tc>
      </w:tr>
      <w:tr w:rsidR="00E849BA" w:rsidRPr="007447ED" w14:paraId="7E51E320" w14:textId="77777777" w:rsidTr="00481A1E">
        <w:trPr>
          <w:cantSplit/>
          <w:ins w:id="645" w:author="Zelenskaya Natalia" w:date="2020-05-07T12:01:00Z"/>
        </w:trPr>
        <w:tc>
          <w:tcPr>
            <w:tcW w:w="759" w:type="pct"/>
          </w:tcPr>
          <w:p w14:paraId="6C69798D" w14:textId="1D5CF776" w:rsidR="00E849BA" w:rsidRPr="007447ED" w:rsidRDefault="00E849BA">
            <w:pPr>
              <w:rPr>
                <w:ins w:id="646" w:author="Zelenskaya Natalia" w:date="2020-05-07T12:01:00Z"/>
              </w:rPr>
              <w:pPrChange w:id="647" w:author="Zelenskaya Natalia" w:date="2021-03-12T16:36:00Z">
                <w:pPr>
                  <w:jc w:val="left"/>
                </w:pPr>
              </w:pPrChange>
            </w:pPr>
            <w:ins w:id="648" w:author="Zelenskaya Natalia" w:date="2020-05-07T12:02:00Z">
              <w:r>
                <w:t>ЕО выбывающая</w:t>
              </w:r>
            </w:ins>
          </w:p>
        </w:tc>
        <w:tc>
          <w:tcPr>
            <w:tcW w:w="1951" w:type="pct"/>
          </w:tcPr>
          <w:p w14:paraId="256904BE" w14:textId="1C8DA097" w:rsidR="00E849BA" w:rsidRPr="007447ED" w:rsidRDefault="00E849BA">
            <w:pPr>
              <w:rPr>
                <w:ins w:id="649" w:author="Zelenskaya Natalia" w:date="2020-05-07T12:01:00Z"/>
              </w:rPr>
              <w:pPrChange w:id="650" w:author="Zelenskaya Natalia" w:date="2021-03-12T16:36:00Z">
                <w:pPr>
                  <w:jc w:val="left"/>
                </w:pPr>
              </w:pPrChange>
            </w:pPr>
            <w:ins w:id="651" w:author="Zelenskaya Natalia" w:date="2020-05-07T12:02:00Z">
              <w:r w:rsidRPr="00F173E3">
                <w:t>Номер</w:t>
              </w:r>
              <w:r>
                <w:t xml:space="preserve"> заменяемой</w:t>
              </w:r>
              <w:r w:rsidRPr="00F173E3">
                <w:t xml:space="preserve"> единицы оборудования</w:t>
              </w:r>
              <w:r>
                <w:t>, взамен которой производиться закупка</w:t>
              </w:r>
            </w:ins>
          </w:p>
        </w:tc>
        <w:tc>
          <w:tcPr>
            <w:tcW w:w="2290" w:type="pct"/>
          </w:tcPr>
          <w:p w14:paraId="48E7C3DD" w14:textId="0056899D" w:rsidR="00E849BA" w:rsidRPr="007447ED" w:rsidRDefault="00E849BA">
            <w:pPr>
              <w:rPr>
                <w:ins w:id="652" w:author="Zelenskaya Natalia" w:date="2020-05-07T12:01:00Z"/>
              </w:rPr>
              <w:pPrChange w:id="653" w:author="Zelenskaya Natalia" w:date="2021-03-12T16:36:00Z">
                <w:pPr>
                  <w:jc w:val="left"/>
                </w:pPr>
              </w:pPrChange>
            </w:pPr>
            <w:ins w:id="654" w:author="Zelenskaya Natalia" w:date="2020-05-07T12:02:00Z">
              <w:r>
                <w:t>Вводится вручную</w:t>
              </w:r>
            </w:ins>
          </w:p>
        </w:tc>
      </w:tr>
      <w:tr w:rsidR="00E849BA" w:rsidRPr="007447ED" w14:paraId="0FEA980D" w14:textId="77777777" w:rsidTr="00481A1E">
        <w:trPr>
          <w:cantSplit/>
        </w:trPr>
        <w:tc>
          <w:tcPr>
            <w:tcW w:w="759" w:type="pct"/>
          </w:tcPr>
          <w:p w14:paraId="60AC88AE" w14:textId="77777777" w:rsidR="00E849BA" w:rsidRPr="007447ED" w:rsidRDefault="00E849BA">
            <w:pPr>
              <w:pPrChange w:id="655" w:author="Zelenskaya Natalia" w:date="2021-03-12T16:36:00Z">
                <w:pPr>
                  <w:jc w:val="left"/>
                </w:pPr>
              </w:pPrChange>
            </w:pPr>
            <w:r w:rsidRPr="007447ED">
              <w:lastRenderedPageBreak/>
              <w:t>Признак «Срочная потребность»</w:t>
            </w:r>
          </w:p>
        </w:tc>
        <w:tc>
          <w:tcPr>
            <w:tcW w:w="1951" w:type="pct"/>
          </w:tcPr>
          <w:p w14:paraId="56046FCC" w14:textId="77777777" w:rsidR="00E849BA" w:rsidRPr="007447ED" w:rsidRDefault="00E849BA">
            <w:pPr>
              <w:pPrChange w:id="656" w:author="Zelenskaya Natalia" w:date="2021-03-12T16:36:00Z">
                <w:pPr>
                  <w:jc w:val="left"/>
                </w:pPr>
              </w:pPrChange>
            </w:pPr>
            <w:r w:rsidRPr="007447ED">
              <w:t>Признак «Срочная потребность» устанавливается, если срок LT превышает срок потребности</w:t>
            </w:r>
          </w:p>
        </w:tc>
        <w:tc>
          <w:tcPr>
            <w:tcW w:w="2290" w:type="pct"/>
          </w:tcPr>
          <w:p w14:paraId="0341D73B" w14:textId="77777777" w:rsidR="00E849BA" w:rsidRPr="007447ED" w:rsidRDefault="00E849BA">
            <w:pPr>
              <w:pPrChange w:id="657" w:author="Zelenskaya Natalia" w:date="2021-03-12T16:36:00Z">
                <w:pPr>
                  <w:jc w:val="left"/>
                </w:pPr>
              </w:pPrChange>
            </w:pPr>
            <w:r w:rsidRPr="007447ED">
              <w:t>Автоматически определяется при проверке LT</w:t>
            </w:r>
          </w:p>
        </w:tc>
      </w:tr>
    </w:tbl>
    <w:p w14:paraId="3F86FE19" w14:textId="222E1A29" w:rsidR="0087108A" w:rsidRPr="007447ED" w:rsidRDefault="0087108A" w:rsidP="00B826E5">
      <w:pPr>
        <w:pStyle w:val="4"/>
      </w:pPr>
      <w:r w:rsidRPr="007447ED">
        <w:t xml:space="preserve">Шаг процесса </w:t>
      </w:r>
      <w:r w:rsidR="0086412F">
        <w:t>10</w:t>
      </w:r>
      <w:r w:rsidR="00F356D2" w:rsidRPr="007447ED">
        <w:t>0.1</w:t>
      </w:r>
      <w:r w:rsidRPr="007447ED">
        <w:t xml:space="preserve"> – </w:t>
      </w:r>
      <w:r w:rsidR="00F356D2" w:rsidRPr="007447ED">
        <w:t>Разработка технического задания, опросного листа</w:t>
      </w:r>
    </w:p>
    <w:p w14:paraId="3D8CA47C" w14:textId="18920E54" w:rsidR="0081508D" w:rsidRPr="007447ED" w:rsidRDefault="0070708B" w:rsidP="00E50E20">
      <w:r w:rsidRPr="007447ED">
        <w:t xml:space="preserve">В случае </w:t>
      </w:r>
      <w:r w:rsidR="00E660A2" w:rsidRPr="007447ED">
        <w:t>приобретения оборудования</w:t>
      </w:r>
      <w:r w:rsidR="00D24B9F">
        <w:t>,</w:t>
      </w:r>
      <w:r w:rsidR="00E660A2" w:rsidRPr="007447ED">
        <w:t xml:space="preserve"> взамен изношенного</w:t>
      </w:r>
      <w:r w:rsidR="00D24B9F">
        <w:t>,</w:t>
      </w:r>
      <w:r w:rsidR="00E660A2" w:rsidRPr="007447ED">
        <w:t xml:space="preserve"> специалистом с ролью </w:t>
      </w:r>
      <w:r w:rsidR="00225661" w:rsidRPr="00225661">
        <w:t>Ответственный за сопровождение ТЗ</w:t>
      </w:r>
      <w:r w:rsidR="00225661">
        <w:t xml:space="preserve"> </w:t>
      </w:r>
      <w:r w:rsidR="00177973">
        <w:t>подготавливается Проект Технического</w:t>
      </w:r>
      <w:r w:rsidR="00E660A2" w:rsidRPr="007447ED">
        <w:t xml:space="preserve"> задание на изготовление и поставку оборудования, устанавливающее основные назначение оборудования, его технические характеристики, техник</w:t>
      </w:r>
      <w:r w:rsidR="00225661">
        <w:t>о-</w:t>
      </w:r>
      <w:r w:rsidR="00E660A2" w:rsidRPr="007447ED">
        <w:t>экономические требования и т.д.</w:t>
      </w:r>
    </w:p>
    <w:p w14:paraId="3A084D52" w14:textId="5D79063F" w:rsidR="0081508D" w:rsidRDefault="00E660A2" w:rsidP="00E302C5">
      <w:r w:rsidRPr="007447ED">
        <w:t>После разработки</w:t>
      </w:r>
      <w:r w:rsidR="00177973">
        <w:t xml:space="preserve"> Проекта</w:t>
      </w:r>
      <w:r w:rsidRPr="007447ED">
        <w:t xml:space="preserve"> Технического задания </w:t>
      </w:r>
      <w:r w:rsidR="00225661" w:rsidRPr="00225661">
        <w:t>Ответственный за сопровождение ТЗ</w:t>
      </w:r>
      <w:r w:rsidR="00225661">
        <w:t xml:space="preserve"> </w:t>
      </w:r>
      <w:r w:rsidRPr="007447ED">
        <w:t>загружает документ в Систему электронного документооборота (далее – СЭД) для согласования и утверждения.</w:t>
      </w:r>
    </w:p>
    <w:p w14:paraId="3DD10099" w14:textId="77777777" w:rsidR="003D22FC" w:rsidRDefault="003D22FC" w:rsidP="00E302C5">
      <w:pPr>
        <w:rPr>
          <w:rStyle w:val="10TableContent1CharChar"/>
          <w:lang w:val="ru-RU"/>
        </w:rPr>
      </w:pPr>
      <w:r>
        <w:t>Данный шаг выполняется вне системы.</w:t>
      </w:r>
    </w:p>
    <w:p w14:paraId="61DA93FA" w14:textId="5CA384A1" w:rsidR="00E660A2" w:rsidRPr="007447ED" w:rsidRDefault="00E660A2" w:rsidP="0017073E">
      <w:pPr>
        <w:pStyle w:val="4"/>
      </w:pPr>
      <w:bookmarkStart w:id="658" w:name="_Ref37843649"/>
      <w:r w:rsidRPr="007447ED">
        <w:t>Шаг</w:t>
      </w:r>
      <w:r w:rsidR="0086412F">
        <w:t>и</w:t>
      </w:r>
      <w:r w:rsidRPr="007447ED">
        <w:t xml:space="preserve"> процесса </w:t>
      </w:r>
      <w:r w:rsidR="0086412F">
        <w:t>10</w:t>
      </w:r>
      <w:r w:rsidR="00A16908" w:rsidRPr="007447ED">
        <w:t>1</w:t>
      </w:r>
      <w:r w:rsidR="0086412F">
        <w:t xml:space="preserve"> -105</w:t>
      </w:r>
      <w:r w:rsidRPr="007447ED">
        <w:t xml:space="preserve"> – Согласование</w:t>
      </w:r>
      <w:r w:rsidR="0086412F">
        <w:t xml:space="preserve"> и утве</w:t>
      </w:r>
      <w:r w:rsidR="00177973">
        <w:t>р</w:t>
      </w:r>
      <w:r w:rsidR="0086412F">
        <w:t>ждени</w:t>
      </w:r>
      <w:ins w:id="659" w:author="Zelenskaya Natalia" w:date="2020-10-16T16:31:00Z">
        <w:r w:rsidR="00EF4CBD">
          <w:t>е</w:t>
        </w:r>
      </w:ins>
      <w:del w:id="660" w:author="Zelenskaya Natalia" w:date="2020-10-16T16:31:00Z">
        <w:r w:rsidR="0086412F" w:rsidDel="00EF4CBD">
          <w:delText>я</w:delText>
        </w:r>
      </w:del>
      <w:r w:rsidRPr="007447ED">
        <w:t xml:space="preserve"> технического задания</w:t>
      </w:r>
      <w:bookmarkEnd w:id="658"/>
    </w:p>
    <w:p w14:paraId="365D371C" w14:textId="4C8CECD2" w:rsidR="0081508D" w:rsidRPr="007447ED" w:rsidRDefault="0086412F" w:rsidP="00973D71">
      <w:r>
        <w:t xml:space="preserve">Процесс согласования, расценки и утверждения </w:t>
      </w:r>
      <w:r w:rsidR="00177973">
        <w:t xml:space="preserve">Проекта </w:t>
      </w:r>
      <w:r>
        <w:t xml:space="preserve">Технического задания описан в Регламенте Компании «Формирование, согласование и утверждении технических заданий на приобретение МТР». </w:t>
      </w:r>
    </w:p>
    <w:p w14:paraId="594AC0DD" w14:textId="38B812AE" w:rsidR="009312EC" w:rsidRPr="007447ED" w:rsidRDefault="009312EC" w:rsidP="00973D71">
      <w:r w:rsidRPr="007447ED">
        <w:t>Данны</w:t>
      </w:r>
      <w:r w:rsidR="0086412F">
        <w:t>е</w:t>
      </w:r>
      <w:r w:rsidRPr="007447ED">
        <w:t xml:space="preserve"> шаг</w:t>
      </w:r>
      <w:r w:rsidR="0086412F">
        <w:t>и</w:t>
      </w:r>
      <w:r w:rsidR="003D22FC">
        <w:t xml:space="preserve"> выполняю</w:t>
      </w:r>
      <w:r w:rsidRPr="007447ED">
        <w:t>тся в системе СЭД.</w:t>
      </w:r>
    </w:p>
    <w:p w14:paraId="50B62BFB" w14:textId="16A7D00C" w:rsidR="00A20E33" w:rsidRPr="007447ED" w:rsidRDefault="00A20E33" w:rsidP="00C853CE">
      <w:pPr>
        <w:pStyle w:val="4"/>
      </w:pPr>
      <w:bookmarkStart w:id="661" w:name="_Ref37846068"/>
      <w:r w:rsidRPr="007447ED">
        <w:t>Шаг процесса 1</w:t>
      </w:r>
      <w:r w:rsidR="0086412F">
        <w:t>1</w:t>
      </w:r>
      <w:r w:rsidRPr="007447ED">
        <w:t xml:space="preserve">0.1 – </w:t>
      </w:r>
      <w:r w:rsidR="00E049BE" w:rsidRPr="007447ED">
        <w:t>Корректировка заявки на О</w:t>
      </w:r>
      <w:r w:rsidRPr="007447ED">
        <w:t>ВП</w:t>
      </w:r>
      <w:bookmarkEnd w:id="661"/>
    </w:p>
    <w:p w14:paraId="5176D9A2" w14:textId="56EADE19" w:rsidR="00C42C1A" w:rsidRPr="007447ED" w:rsidRDefault="00A20E33" w:rsidP="00C853CE">
      <w:r w:rsidRPr="007447ED">
        <w:t xml:space="preserve">После получения утвержденного Технического задания </w:t>
      </w:r>
      <w:r w:rsidR="00982151" w:rsidRPr="007447ED">
        <w:t xml:space="preserve">и проверки записи ЕК МТР </w:t>
      </w:r>
      <w:del w:id="662" w:author="Zelenskaya Natalia" w:date="2021-03-12T17:29:00Z">
        <w:r w:rsidR="00982151" w:rsidRPr="007447ED" w:rsidDel="00E302C5">
          <w:delText>Специалист управления бюджетами ТОиР УО</w:delText>
        </w:r>
      </w:del>
      <w:ins w:id="663" w:author="Zelenskaya Natalia" w:date="2021-03-12T17:29:00Z">
        <w:r w:rsidR="00E302C5">
          <w:t>Заказчик ОВП ПА 1 группа УО</w:t>
        </w:r>
      </w:ins>
      <w:r w:rsidR="00982151" w:rsidRPr="007447ED">
        <w:t xml:space="preserve"> в транзакции «АРМ Планировщика ОВП» корректирует заявку: уточняет ЕК МТР, прикладывает документацию (утвержденное Техническое задание, </w:t>
      </w:r>
      <w:r w:rsidR="00297E80" w:rsidRPr="007447ED">
        <w:t xml:space="preserve">опросные листы, </w:t>
      </w:r>
      <w:r w:rsidR="0023057D" w:rsidRPr="007447ED">
        <w:t xml:space="preserve">иные необходимые документы). </w:t>
      </w:r>
    </w:p>
    <w:p w14:paraId="30AA062B" w14:textId="35578A36" w:rsidR="004A7CEB" w:rsidRPr="004473BE" w:rsidRDefault="004E665B" w:rsidP="00C853CE">
      <w:r>
        <w:t>П</w:t>
      </w:r>
      <w:r w:rsidR="00555051" w:rsidRPr="007447ED">
        <w:t xml:space="preserve">ри </w:t>
      </w:r>
      <w:r w:rsidR="00555051">
        <w:t>корректировке</w:t>
      </w:r>
      <w:r w:rsidR="0023057D" w:rsidRPr="007447ED">
        <w:t xml:space="preserve"> компонента </w:t>
      </w:r>
      <w:del w:id="664" w:author="Zelenskaya Natalia" w:date="2021-03-12T17:29:00Z">
        <w:r w:rsidR="0023057D" w:rsidRPr="007447ED" w:rsidDel="00E302C5">
          <w:delText>Специалист управления бюджетами ТОиР УО</w:delText>
        </w:r>
      </w:del>
      <w:ins w:id="665" w:author="Zelenskaya Natalia" w:date="2021-03-12T17:29:00Z">
        <w:r w:rsidR="00E302C5">
          <w:t>Заказчик ОВП ПА 1 группа УО</w:t>
        </w:r>
      </w:ins>
      <w:r w:rsidR="0023057D" w:rsidRPr="007447ED">
        <w:t xml:space="preserve"> создает для компонента также записи документов </w:t>
      </w:r>
      <w:r w:rsidR="0023057D" w:rsidRPr="004473BE">
        <w:t>DMS вида «Документация для потребности в МТР»,</w:t>
      </w:r>
      <w:r w:rsidR="0023057D" w:rsidRPr="007447ED">
        <w:t xml:space="preserve"> и загружает к ней оригиналы – документы в формате PDF (при этом документы </w:t>
      </w:r>
      <w:del w:id="666" w:author="Zelenskaya Natalia" w:date="2021-04-05T17:49:00Z">
        <w:r w:rsidR="0023057D" w:rsidRPr="007447ED" w:rsidDel="00381E95">
          <w:delText>должна сохраняться</w:delText>
        </w:r>
      </w:del>
      <w:ins w:id="667" w:author="Zelenskaya Natalia" w:date="2021-04-05T17:49:00Z">
        <w:r w:rsidR="00381E95">
          <w:t>сохраняются</w:t>
        </w:r>
      </w:ins>
      <w:r w:rsidR="0023057D" w:rsidRPr="007447ED">
        <w:t xml:space="preserve"> в базе данных SAP)</w:t>
      </w:r>
      <w:r w:rsidR="004473BE" w:rsidRPr="004473BE">
        <w:t>.</w:t>
      </w:r>
      <w:r w:rsidR="008B6B50">
        <w:t xml:space="preserve"> При необходимости на заявке на ОВП предусмотрена возможность хранения ссылки СЭД.</w:t>
      </w:r>
    </w:p>
    <w:p w14:paraId="3318EC07" w14:textId="0F386E09" w:rsidR="00A16908" w:rsidRPr="009C0945" w:rsidRDefault="00AA7B64" w:rsidP="00280193">
      <w:r w:rsidRPr="007447ED">
        <w:lastRenderedPageBreak/>
        <w:t xml:space="preserve">После загрузки документов </w:t>
      </w:r>
      <w:del w:id="668" w:author="Zelenskaya Natalia" w:date="2021-03-12T17:29:00Z">
        <w:r w:rsidR="00E87571" w:rsidRPr="007447ED" w:rsidDel="00E302C5">
          <w:delText>Специалист управления бюджетами ТОиР УО</w:delText>
        </w:r>
      </w:del>
      <w:ins w:id="669" w:author="Zelenskaya Natalia" w:date="2021-03-12T17:29:00Z">
        <w:r w:rsidR="00E302C5">
          <w:t>Заказчик ОВП ПА 1 группа УО</w:t>
        </w:r>
      </w:ins>
      <w:r w:rsidR="00E87571" w:rsidRPr="007447ED">
        <w:t xml:space="preserve"> проставляет пользовательский статус «СГТЗ – Согласованное ТЗ</w:t>
      </w:r>
      <w:r w:rsidR="00892561" w:rsidRPr="007447ED">
        <w:t xml:space="preserve"> </w:t>
      </w:r>
      <w:r w:rsidR="005B7A1D" w:rsidRPr="007447ED">
        <w:t>прикреплено</w:t>
      </w:r>
      <w:r w:rsidR="00E87571" w:rsidRPr="007447ED">
        <w:t xml:space="preserve">». В момент </w:t>
      </w:r>
      <w:del w:id="670" w:author="Zelenskaya Natalia" w:date="2021-04-05T17:49:00Z">
        <w:r w:rsidR="00E87571" w:rsidRPr="007447ED" w:rsidDel="00381E95">
          <w:delText xml:space="preserve">сохранения будет </w:delText>
        </w:r>
      </w:del>
      <w:r w:rsidR="00E87571" w:rsidRPr="007447ED">
        <w:t>выполня</w:t>
      </w:r>
      <w:ins w:id="671" w:author="Zelenskaya Natalia" w:date="2021-04-05T17:54:00Z">
        <w:r w:rsidR="007C0A9F">
          <w:t>ет</w:t>
        </w:r>
      </w:ins>
      <w:del w:id="672" w:author="Zelenskaya Natalia" w:date="2021-04-05T17:54:00Z">
        <w:r w:rsidR="00E87571" w:rsidRPr="007447ED" w:rsidDel="007C0A9F">
          <w:delText>ть</w:delText>
        </w:r>
      </w:del>
      <w:r w:rsidR="00E87571" w:rsidRPr="007447ED">
        <w:t>ся п</w:t>
      </w:r>
      <w:r w:rsidR="0023057D" w:rsidRPr="007447ED">
        <w:t>роверка на</w:t>
      </w:r>
      <w:r w:rsidR="005B7A1D">
        <w:t>личия прикрепленных документов</w:t>
      </w:r>
      <w:r w:rsidR="0023057D" w:rsidRPr="007447ED">
        <w:t>.</w:t>
      </w:r>
      <w:r w:rsidR="0008622C" w:rsidRPr="007447ED">
        <w:t xml:space="preserve"> </w:t>
      </w:r>
      <w:r w:rsidR="009C0945">
        <w:t>(</w:t>
      </w:r>
      <w:r w:rsidR="009C0945" w:rsidRPr="009C0945">
        <w:t>PS08</w:t>
      </w:r>
      <w:r w:rsidR="009C0945">
        <w:t>.</w:t>
      </w:r>
      <w:r w:rsidR="009C0945" w:rsidRPr="009C0945">
        <w:t xml:space="preserve"> Проверки при сохранении проекта для соответствия аналитик друг другу</w:t>
      </w:r>
      <w:r w:rsidR="009C0945">
        <w:t>).</w:t>
      </w:r>
    </w:p>
    <w:p w14:paraId="05B39BDA" w14:textId="2968CC12" w:rsidR="00E049BE" w:rsidRPr="004473BE" w:rsidRDefault="00E049BE" w:rsidP="00344F6A">
      <w:r w:rsidRPr="007447ED">
        <w:rPr>
          <w:rStyle w:val="10TableContent1CharChar"/>
          <w:lang w:val="ru-RU"/>
        </w:rPr>
        <w:t xml:space="preserve">При сохранении потребности в оборудовании вне проектов осуществляется проверка на соответствие даты потребности установленным в компании LT. В случае, если требуемый срок поставки не может быть соблюдён, </w:t>
      </w:r>
      <w:ins w:id="673" w:author="Zelenskaya Natalia" w:date="2021-04-05T18:01:00Z">
        <w:r w:rsidR="005B5B36" w:rsidRPr="001B66CE">
          <w:t>система выдает уведомление</w:t>
        </w:r>
      </w:ins>
      <w:ins w:id="674" w:author="Zelenskaya Natalia" w:date="2021-04-05T18:02:00Z">
        <w:r w:rsidR="005B5B36">
          <w:t>,</w:t>
        </w:r>
      </w:ins>
      <w:del w:id="675" w:author="Zelenskaya Natalia" w:date="2021-04-05T18:01:00Z">
        <w:r w:rsidRPr="007447ED" w:rsidDel="005B5B36">
          <w:rPr>
            <w:rStyle w:val="10TableContent1CharChar"/>
            <w:lang w:val="ru-RU"/>
          </w:rPr>
          <w:delText>даже с учётом срочности – блокируется операция сохранения, с сообщением</w:delText>
        </w:r>
      </w:del>
      <w:ins w:id="676" w:author="Zelenskaya Natalia" w:date="2021-04-05T18:00:00Z">
        <w:r w:rsidR="007C0A9F">
          <w:rPr>
            <w:rStyle w:val="10TableContent1CharChar"/>
            <w:lang w:val="ru-RU"/>
          </w:rPr>
          <w:t>,</w:t>
        </w:r>
      </w:ins>
      <w:r w:rsidRPr="007447ED">
        <w:rPr>
          <w:rStyle w:val="10TableContent1CharChar"/>
          <w:lang w:val="ru-RU"/>
        </w:rPr>
        <w:t xml:space="preserve"> </w:t>
      </w:r>
      <w:del w:id="677" w:author="Zelenskaya Natalia" w:date="2021-04-05T18:00:00Z">
        <w:r w:rsidRPr="007447ED" w:rsidDel="007C0A9F">
          <w:rPr>
            <w:rStyle w:val="10TableContent1CharChar"/>
            <w:lang w:val="ru-RU"/>
          </w:rPr>
          <w:delText xml:space="preserve">об ошибке </w:delText>
        </w:r>
      </w:del>
      <w:r w:rsidRPr="007447ED">
        <w:rPr>
          <w:rStyle w:val="10TableContent1CharChar"/>
          <w:lang w:val="ru-RU"/>
        </w:rPr>
        <w:t>в которо</w:t>
      </w:r>
      <w:ins w:id="678" w:author="Zelenskaya Natalia" w:date="2021-04-05T18:02:00Z">
        <w:r w:rsidR="005B5B36">
          <w:rPr>
            <w:rStyle w:val="10TableContent1CharChar"/>
            <w:lang w:val="ru-RU"/>
          </w:rPr>
          <w:t>м</w:t>
        </w:r>
      </w:ins>
      <w:del w:id="679" w:author="Zelenskaya Natalia" w:date="2021-04-05T18:02:00Z">
        <w:r w:rsidRPr="007447ED" w:rsidDel="005B5B36">
          <w:rPr>
            <w:rStyle w:val="10TableContent1CharChar"/>
            <w:lang w:val="ru-RU"/>
          </w:rPr>
          <w:delText>й</w:delText>
        </w:r>
      </w:del>
      <w:r w:rsidRPr="007447ED">
        <w:rPr>
          <w:rStyle w:val="10TableContent1CharChar"/>
          <w:lang w:val="ru-RU"/>
        </w:rPr>
        <w:t xml:space="preserve"> указываются допустимые сроки поставки</w:t>
      </w:r>
      <w:r w:rsidR="004473BE">
        <w:rPr>
          <w:rStyle w:val="10TableContent1CharChar"/>
          <w:lang w:val="ru-RU"/>
        </w:rPr>
        <w:t xml:space="preserve"> (</w:t>
      </w:r>
      <w:r w:rsidR="004473BE">
        <w:rPr>
          <w:rStyle w:val="10TableContent1CharChar"/>
          <w:lang w:val="en-US"/>
        </w:rPr>
        <w:t>PS</w:t>
      </w:r>
      <w:r w:rsidR="004473BE">
        <w:rPr>
          <w:rStyle w:val="10TableContent1CharChar"/>
          <w:lang w:val="ru-RU"/>
        </w:rPr>
        <w:t>10.</w:t>
      </w:r>
      <w:r w:rsidR="004473BE" w:rsidRPr="004473BE">
        <w:t xml:space="preserve"> </w:t>
      </w:r>
      <w:r w:rsidR="004473BE" w:rsidRPr="004473BE">
        <w:rPr>
          <w:rStyle w:val="10TableContent1CharChar"/>
          <w:lang w:val="ru-RU"/>
        </w:rPr>
        <w:t>Дополнительные атрибуты</w:t>
      </w:r>
      <w:r w:rsidR="004473BE">
        <w:rPr>
          <w:rStyle w:val="10TableContent1CharChar"/>
          <w:lang w:val="ru-RU"/>
        </w:rPr>
        <w:t xml:space="preserve"> компонента материала для прове</w:t>
      </w:r>
      <w:r w:rsidR="004473BE" w:rsidRPr="004473BE">
        <w:rPr>
          <w:rStyle w:val="10TableContent1CharChar"/>
          <w:lang w:val="ru-RU"/>
        </w:rPr>
        <w:t>рок, отчетов, интеграции с ПиКПИП).</w:t>
      </w:r>
    </w:p>
    <w:p w14:paraId="02965110" w14:textId="5F808067" w:rsidR="00C42C1A" w:rsidRPr="007447ED" w:rsidRDefault="00C42C1A" w:rsidP="00344F6A">
      <w:pPr>
        <w:rPr>
          <w:rStyle w:val="10TableContent1CharChar"/>
          <w:lang w:val="ru-RU"/>
        </w:rPr>
      </w:pPr>
      <w:r w:rsidRPr="007447ED">
        <w:t>Если регистрируется потребность с датой поставки следующий год, а бюджет на следующий год еще не введен, то документ потребности невозможно выдать в закупку. Для регистрации таких документов до утверждения годового бюджета необходимо ввести в систему допустимые лимиты (опережающий закуп). Описание ведения лимитов приведено в КД ERP.</w:t>
      </w:r>
      <w:ins w:id="680" w:author="Zelenskaya Natalia" w:date="2021-03-12T21:05:00Z">
        <w:r w:rsidR="00D254EC">
          <w:t>13</w:t>
        </w:r>
      </w:ins>
      <w:del w:id="681" w:author="Zelenskaya Natalia" w:date="2021-03-12T21:05:00Z">
        <w:r w:rsidRPr="007447ED" w:rsidDel="00D254EC">
          <w:delText>5</w:delText>
        </w:r>
      </w:del>
      <w:r w:rsidRPr="007447ED">
        <w:t>.</w:t>
      </w:r>
      <w:ins w:id="682" w:author="Zelenskaya Natalia" w:date="2021-04-02T15:14:00Z">
        <w:r w:rsidR="00294C73">
          <w:t>9.2.</w:t>
        </w:r>
      </w:ins>
      <w:del w:id="683" w:author="Zelenskaya Natalia" w:date="2021-04-02T15:13:00Z">
        <w:r w:rsidRPr="007447ED" w:rsidDel="00294C73">
          <w:delText>1_</w:delText>
        </w:r>
      </w:del>
      <w:r w:rsidRPr="007447ED">
        <w:t xml:space="preserve">40_CO_Оперативный контроль и управление бюджетными лимитами. </w:t>
      </w:r>
    </w:p>
    <w:p w14:paraId="058CE664" w14:textId="6C71CAF6" w:rsidR="00C42C1A" w:rsidRDefault="001748E3" w:rsidP="00344F6A">
      <w:pPr>
        <w:rPr>
          <w:rStyle w:val="10TableContent1CharChar"/>
          <w:lang w:val="ru-RU"/>
        </w:rPr>
      </w:pPr>
      <w:r w:rsidRPr="007447ED">
        <w:rPr>
          <w:rStyle w:val="10TableContent1CharChar"/>
          <w:lang w:val="ru-RU"/>
        </w:rPr>
        <w:t>В случае планирования потребности в оборудовании, для которой требуются провести мероприятия по монтажу</w:t>
      </w:r>
      <w:r w:rsidR="006E41DA">
        <w:rPr>
          <w:rStyle w:val="10TableContent1CharChar"/>
          <w:lang w:val="ru-RU"/>
        </w:rPr>
        <w:t xml:space="preserve"> собственными силами</w:t>
      </w:r>
      <w:r w:rsidR="00634592" w:rsidRPr="007447ED">
        <w:rPr>
          <w:rStyle w:val="10TableContent1CharChar"/>
          <w:lang w:val="ru-RU"/>
        </w:rPr>
        <w:t xml:space="preserve"> и/или комплект ЗИП</w:t>
      </w:r>
      <w:r w:rsidRPr="007447ED">
        <w:rPr>
          <w:rStyle w:val="10TableContent1CharChar"/>
          <w:lang w:val="ru-RU"/>
        </w:rPr>
        <w:t>, то данные мероприятия должны быть запланированы</w:t>
      </w:r>
      <w:r w:rsidR="0008622C" w:rsidRPr="007447ED">
        <w:rPr>
          <w:rStyle w:val="10TableContent1CharChar"/>
          <w:lang w:val="ru-RU"/>
        </w:rPr>
        <w:t xml:space="preserve"> как мероприятий в рамках процессов </w:t>
      </w:r>
      <w:r w:rsidR="006E41DA">
        <w:rPr>
          <w:rStyle w:val="10TableContent1CharChar"/>
          <w:lang w:val="ru-RU"/>
        </w:rPr>
        <w:t xml:space="preserve">планирования </w:t>
      </w:r>
      <w:r w:rsidR="0008622C" w:rsidRPr="007447ED">
        <w:rPr>
          <w:rStyle w:val="10TableContent1CharChar"/>
          <w:lang w:val="ru-RU"/>
        </w:rPr>
        <w:t>воздействий на ПА</w:t>
      </w:r>
      <w:r w:rsidR="006E41DA">
        <w:rPr>
          <w:rStyle w:val="10TableContent1CharChar"/>
          <w:lang w:val="ru-RU"/>
        </w:rPr>
        <w:t xml:space="preserve"> (в случае если работы по монтажу являются </w:t>
      </w:r>
      <w:r w:rsidR="006E41DA">
        <w:rPr>
          <w:rStyle w:val="10TableContent1CharChar"/>
          <w:lang w:val="en-US"/>
        </w:rPr>
        <w:t>OPEX</w:t>
      </w:r>
      <w:r w:rsidR="006E41DA" w:rsidRPr="00B7270A">
        <w:rPr>
          <w:rStyle w:val="10TableContent1CharChar"/>
          <w:lang w:val="ru-RU"/>
        </w:rPr>
        <w:t>)</w:t>
      </w:r>
      <w:r w:rsidR="0008622C" w:rsidRPr="007447ED">
        <w:rPr>
          <w:rStyle w:val="10TableContent1CharChar"/>
          <w:lang w:val="ru-RU"/>
        </w:rPr>
        <w:t>.</w:t>
      </w:r>
      <w:r w:rsidR="00634592" w:rsidRPr="007447ED">
        <w:rPr>
          <w:rStyle w:val="10TableContent1CharChar"/>
          <w:lang w:val="ru-RU"/>
        </w:rPr>
        <w:t xml:space="preserve"> </w:t>
      </w:r>
      <w:r w:rsidR="00D60662">
        <w:rPr>
          <w:rStyle w:val="10TableContent1CharChar"/>
          <w:lang w:val="ru-RU"/>
        </w:rPr>
        <w:t xml:space="preserve">Процесс планирования мероприятий воздействий на ПА </w:t>
      </w:r>
      <w:r w:rsidR="0025115A" w:rsidRPr="007447ED">
        <w:rPr>
          <w:rStyle w:val="10TableContent1CharChar"/>
          <w:lang w:val="ru-RU"/>
        </w:rPr>
        <w:t xml:space="preserve">описано в </w:t>
      </w:r>
      <w:r w:rsidR="0025115A" w:rsidRPr="00D60662">
        <w:rPr>
          <w:rStyle w:val="10TableContent1CharChar"/>
          <w:lang w:val="ru-RU"/>
        </w:rPr>
        <w:t>КД ERP.</w:t>
      </w:r>
      <w:ins w:id="684" w:author="Zelenskaya Natalia" w:date="2021-03-12T21:05:00Z">
        <w:r w:rsidR="00D254EC">
          <w:rPr>
            <w:rStyle w:val="10TableContent1CharChar"/>
            <w:lang w:val="ru-RU"/>
          </w:rPr>
          <w:t>13</w:t>
        </w:r>
      </w:ins>
      <w:del w:id="685" w:author="Zelenskaya Natalia" w:date="2021-03-12T21:05:00Z">
        <w:r w:rsidR="0025115A" w:rsidRPr="00D60662" w:rsidDel="00D254EC">
          <w:rPr>
            <w:rStyle w:val="10TableContent1CharChar"/>
            <w:lang w:val="ru-RU"/>
          </w:rPr>
          <w:delText>9</w:delText>
        </w:r>
      </w:del>
      <w:r w:rsidR="0025115A" w:rsidRPr="00D60662">
        <w:rPr>
          <w:rStyle w:val="10TableContent1CharChar"/>
          <w:lang w:val="ru-RU"/>
        </w:rPr>
        <w:t>.9.2.52_PM_КД Годовое планирование воздействий на ПА.</w:t>
      </w:r>
      <w:r w:rsidR="006E41DA">
        <w:rPr>
          <w:rStyle w:val="10TableContent1CharChar"/>
          <w:lang w:val="ru-RU"/>
        </w:rPr>
        <w:t xml:space="preserve"> </w:t>
      </w:r>
    </w:p>
    <w:p w14:paraId="5B2C48C0" w14:textId="1E48776C" w:rsidR="001748E3" w:rsidRDefault="0008622C" w:rsidP="00460FA2">
      <w:r w:rsidRPr="007447ED">
        <w:rPr>
          <w:rStyle w:val="10TableContent1CharChar"/>
          <w:lang w:val="ru-RU"/>
        </w:rPr>
        <w:t>Для этого в транзакции «АРМ Планировщика ОВП»</w:t>
      </w:r>
      <w:r w:rsidR="00634592" w:rsidRPr="007447ED">
        <w:rPr>
          <w:rStyle w:val="10TableContent1CharChar"/>
          <w:lang w:val="ru-RU"/>
        </w:rPr>
        <w:t xml:space="preserve"> для ОСГ закупки</w:t>
      </w:r>
      <w:r w:rsidRPr="007447ED">
        <w:rPr>
          <w:rStyle w:val="10TableContent1CharChar"/>
          <w:lang w:val="ru-RU"/>
        </w:rPr>
        <w:t xml:space="preserve"> необходимо выбрать функцию </w:t>
      </w:r>
      <w:r w:rsidR="0025115A">
        <w:rPr>
          <w:rStyle w:val="10TableContent1CharChar"/>
          <w:lang w:val="ru-RU"/>
        </w:rPr>
        <w:t>присвоения</w:t>
      </w:r>
      <w:r w:rsidRPr="007447ED">
        <w:rPr>
          <w:rStyle w:val="10TableContent1CharChar"/>
          <w:lang w:val="ru-RU"/>
        </w:rPr>
        <w:t xml:space="preserve"> Заказа ТОРО.</w:t>
      </w:r>
      <w:r w:rsidR="00634592" w:rsidRPr="007447ED">
        <w:rPr>
          <w:rStyle w:val="10TableContent1CharChar"/>
          <w:lang w:val="ru-RU"/>
        </w:rPr>
        <w:t xml:space="preserve"> </w:t>
      </w:r>
      <w:r w:rsidR="00807F99">
        <w:t xml:space="preserve">Созданный заказ ТОРО на монтаж в рамках процессов планирования воздействий на ПА присваивается компоненту сетевого графика (разработка </w:t>
      </w:r>
      <w:r w:rsidR="00807F99">
        <w:rPr>
          <w:rStyle w:val="10TableContent1CharChar"/>
          <w:lang w:val="en-US"/>
        </w:rPr>
        <w:t>PS</w:t>
      </w:r>
      <w:r w:rsidR="00807F99">
        <w:rPr>
          <w:rStyle w:val="10TableContent1CharChar"/>
          <w:lang w:val="ru-RU"/>
        </w:rPr>
        <w:t>10.</w:t>
      </w:r>
      <w:r w:rsidR="00807F99" w:rsidRPr="004473BE">
        <w:t xml:space="preserve"> </w:t>
      </w:r>
      <w:r w:rsidR="00807F99" w:rsidRPr="004473BE">
        <w:rPr>
          <w:rStyle w:val="10TableContent1CharChar"/>
          <w:lang w:val="ru-RU"/>
        </w:rPr>
        <w:t>Дополнительные атрибуты</w:t>
      </w:r>
      <w:r w:rsidR="00807F99">
        <w:rPr>
          <w:rStyle w:val="10TableContent1CharChar"/>
          <w:lang w:val="ru-RU"/>
        </w:rPr>
        <w:t xml:space="preserve"> компонента материала для прове</w:t>
      </w:r>
      <w:r w:rsidR="00807F99" w:rsidRPr="004473BE">
        <w:rPr>
          <w:rStyle w:val="10TableContent1CharChar"/>
          <w:lang w:val="ru-RU"/>
        </w:rPr>
        <w:t>рок, отчетов, интеграции с ПиКПИП</w:t>
      </w:r>
      <w:r w:rsidR="00807F99">
        <w:t>)</w:t>
      </w:r>
      <w:r w:rsidR="00807F99" w:rsidRPr="00F60395">
        <w:t>.</w:t>
      </w:r>
    </w:p>
    <w:p w14:paraId="0E1CD318" w14:textId="75D14118" w:rsidR="00807F99" w:rsidRDefault="00807F99" w:rsidP="00460FA2">
      <w:r>
        <w:t xml:space="preserve">Потребность в работах монтажа, выполняемых собственными подразделениями, ведется с помощью операций сетевого графика, в случае если данные работы капитализируются. </w:t>
      </w:r>
    </w:p>
    <w:p w14:paraId="73AC6C9C" w14:textId="77777777" w:rsidR="00807F99" w:rsidRPr="001B66CE" w:rsidRDefault="00807F99" w:rsidP="00460FA2">
      <w:r w:rsidRPr="001B66CE">
        <w:t xml:space="preserve">Для подразделений, которые привлекаются к выполнению работ по </w:t>
      </w:r>
      <w:r>
        <w:t>мероприятиям компонентного учета</w:t>
      </w:r>
      <w:r w:rsidRPr="001B66CE">
        <w:t xml:space="preserve"> предусматриваются рабочие места по одному для каждого подразделения. Для каждого рабочего места подразделения предусматривается один вид работ </w:t>
      </w:r>
      <w:r>
        <w:t xml:space="preserve">МВЗ </w:t>
      </w:r>
      <w:r w:rsidRPr="001B66CE">
        <w:t>с плановым/ фактическим тарифом.</w:t>
      </w:r>
    </w:p>
    <w:p w14:paraId="38CF7F34" w14:textId="4FE5F035" w:rsidR="00807F99" w:rsidRPr="001B66CE" w:rsidRDefault="00807F99" w:rsidP="00460FA2">
      <w:r w:rsidRPr="001B66CE">
        <w:lastRenderedPageBreak/>
        <w:t>При сохранении проекта автоматически определяется стоимость работ на основании планово</w:t>
      </w:r>
      <w:r>
        <w:t>го количества работ (человеко</w:t>
      </w:r>
      <w:r w:rsidRPr="001B66CE">
        <w:t>-дни) и планового тарифа работы участка. Для каждого рабочего места – исполнителя работ присвоено МВЗ/ вид работ. Плановые тарифы для каждого МВЗ/ вида работ определяются в SAP в рамках процесса УП-04.02.04-ERP Загрузка плановых данных контроллинга. Полный перечень МВЗ и</w:t>
      </w:r>
      <w:r>
        <w:t xml:space="preserve"> видов работ представлен в ERP.</w:t>
      </w:r>
      <w:del w:id="686" w:author="Zelenskaya Natalia" w:date="2021-03-12T21:05:00Z">
        <w:r w:rsidDel="00D254EC">
          <w:delText>9</w:delText>
        </w:r>
      </w:del>
      <w:ins w:id="687" w:author="Zelenskaya Natalia" w:date="2021-03-12T21:05:00Z">
        <w:r w:rsidR="00D254EC">
          <w:t>13</w:t>
        </w:r>
      </w:ins>
      <w:r w:rsidRPr="001B66CE">
        <w:t>.</w:t>
      </w:r>
      <w:ins w:id="688" w:author="Zelenskaya Natalia" w:date="2021-04-02T15:14:00Z">
        <w:r w:rsidR="00294C73">
          <w:t>9.2</w:t>
        </w:r>
      </w:ins>
      <w:del w:id="689" w:author="Zelenskaya Natalia" w:date="2021-04-02T15:14:00Z">
        <w:r w:rsidRPr="001B66CE" w:rsidDel="00294C73">
          <w:delText>1</w:delText>
        </w:r>
      </w:del>
      <w:r w:rsidRPr="001B66CE">
        <w:t>.10_КД_НСИ_Контроллинг «Управление основными данными».</w:t>
      </w:r>
    </w:p>
    <w:p w14:paraId="5C89F60F" w14:textId="77777777" w:rsidR="00807F99" w:rsidRDefault="00807F99" w:rsidP="00460FA2">
      <w:r>
        <w:t>Основные признаки и показатели операции СГ для работ, выполняемых собственными подразделениями:</w:t>
      </w:r>
    </w:p>
    <w:p w14:paraId="33B1744B" w14:textId="52962122" w:rsidR="00807F99" w:rsidRPr="001B66CE" w:rsidRDefault="00807F99">
      <w:pPr>
        <w:pStyle w:val="aff7"/>
        <w:pPrChange w:id="690" w:author="Zelenskaya Natalia" w:date="2021-03-12T21:13:00Z">
          <w:pPr>
            <w:pStyle w:val="afff4"/>
          </w:pPr>
        </w:pPrChange>
      </w:pPr>
      <w:r w:rsidRPr="001B66CE"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ins w:id="691" w:author="Zelenskaya Natalia" w:date="2021-03-12T20:36:00Z">
        <w:r w:rsidR="00377EC5">
          <w:rPr>
            <w:noProof/>
          </w:rPr>
          <w:t>9</w:t>
        </w:r>
      </w:ins>
      <w:del w:id="692" w:author="Zelenskaya Natalia" w:date="2021-03-12T19:44:00Z">
        <w:r w:rsidDel="00344F6A">
          <w:rPr>
            <w:noProof/>
          </w:rPr>
          <w:delText>10</w:delText>
        </w:r>
      </w:del>
      <w:r>
        <w:rPr>
          <w:noProof/>
        </w:rPr>
        <w:fldChar w:fldCharType="end"/>
      </w:r>
      <w:r w:rsidRPr="001B66CE">
        <w:t xml:space="preserve">. Основные </w:t>
      </w:r>
      <w:r>
        <w:t>признаки и показатели</w:t>
      </w:r>
      <w:r w:rsidRPr="001B66CE">
        <w:t xml:space="preserve"> ОСГ работ</w:t>
      </w:r>
      <w:r>
        <w:t xml:space="preserve"> хоз.</w:t>
      </w:r>
      <w:ins w:id="693" w:author="Zelenskaya Natalia" w:date="2021-03-12T21:13:00Z">
        <w:r w:rsidR="00BC5F83">
          <w:t xml:space="preserve"> </w:t>
        </w:r>
      </w:ins>
      <w:r>
        <w:t>способом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PrChange w:id="694" w:author="Zelenskaya Natalia" w:date="2021-03-12T17:31:00Z">
          <w:tblPr>
            <w:tblW w:w="5000" w:type="pct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6" w:space="0" w:color="auto"/>
              <w:insideV w:val="single" w:sz="6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2395"/>
        <w:gridCol w:w="4394"/>
        <w:gridCol w:w="3387"/>
        <w:tblGridChange w:id="695">
          <w:tblGrid>
            <w:gridCol w:w="2395"/>
            <w:gridCol w:w="4394"/>
            <w:gridCol w:w="3387"/>
          </w:tblGrid>
        </w:tblGridChange>
      </w:tblGrid>
      <w:tr w:rsidR="00807F99" w:rsidRPr="001B66CE" w14:paraId="1A934842" w14:textId="77777777" w:rsidTr="00C20DAB">
        <w:trPr>
          <w:cantSplit/>
          <w:trHeight w:val="397"/>
          <w:tblHeader/>
          <w:trPrChange w:id="696" w:author="Zelenskaya Natalia" w:date="2021-03-12T17:31:00Z">
            <w:trPr>
              <w:cantSplit/>
              <w:trHeight w:val="397"/>
              <w:tblHeader/>
            </w:trPr>
          </w:trPrChange>
        </w:trPr>
        <w:tc>
          <w:tcPr>
            <w:tcW w:w="1177" w:type="pct"/>
            <w:shd w:val="clear" w:color="auto" w:fill="FFC000"/>
            <w:vAlign w:val="center"/>
            <w:tcPrChange w:id="697" w:author="Zelenskaya Natalia" w:date="2021-03-12T17:31:00Z">
              <w:tcPr>
                <w:tcW w:w="1177" w:type="pct"/>
                <w:shd w:val="clear" w:color="auto" w:fill="FFC000"/>
                <w:vAlign w:val="center"/>
              </w:tcPr>
            </w:tcPrChange>
          </w:tcPr>
          <w:p w14:paraId="39C728BA" w14:textId="77777777" w:rsidR="00807F99" w:rsidRDefault="00807F99">
            <w:pPr>
              <w:pStyle w:val="aff7"/>
              <w:pPrChange w:id="698" w:author="Zelenskaya Natalia" w:date="2021-03-12T21:13:00Z">
                <w:pPr>
                  <w:jc w:val="center"/>
                </w:pPr>
              </w:pPrChange>
            </w:pPr>
            <w:r w:rsidRPr="001B66CE">
              <w:t>Признак</w:t>
            </w:r>
            <w:r>
              <w:t xml:space="preserve">/ </w:t>
            </w:r>
          </w:p>
          <w:p w14:paraId="28724C5A" w14:textId="77777777" w:rsidR="00807F99" w:rsidRPr="001B66CE" w:rsidRDefault="00807F99">
            <w:pPr>
              <w:pStyle w:val="aff7"/>
              <w:pPrChange w:id="699" w:author="Zelenskaya Natalia" w:date="2021-03-12T21:13:00Z">
                <w:pPr>
                  <w:jc w:val="center"/>
                </w:pPr>
              </w:pPrChange>
            </w:pPr>
            <w:r>
              <w:t>показатель</w:t>
            </w:r>
          </w:p>
        </w:tc>
        <w:tc>
          <w:tcPr>
            <w:tcW w:w="2159" w:type="pct"/>
            <w:shd w:val="clear" w:color="auto" w:fill="FFC000"/>
            <w:vAlign w:val="center"/>
            <w:tcPrChange w:id="700" w:author="Zelenskaya Natalia" w:date="2021-03-12T17:31:00Z">
              <w:tcPr>
                <w:tcW w:w="2159" w:type="pct"/>
                <w:shd w:val="clear" w:color="auto" w:fill="FFC000"/>
                <w:vAlign w:val="center"/>
              </w:tcPr>
            </w:tcPrChange>
          </w:tcPr>
          <w:p w14:paraId="43E7D7EF" w14:textId="77777777" w:rsidR="00807F99" w:rsidRPr="001B66CE" w:rsidRDefault="00807F99">
            <w:pPr>
              <w:pStyle w:val="aff7"/>
              <w:pPrChange w:id="701" w:author="Zelenskaya Natalia" w:date="2021-03-12T21:13:00Z">
                <w:pPr>
                  <w:jc w:val="center"/>
                </w:pPr>
              </w:pPrChange>
            </w:pPr>
            <w:r>
              <w:t xml:space="preserve">Описание </w:t>
            </w:r>
          </w:p>
        </w:tc>
        <w:tc>
          <w:tcPr>
            <w:tcW w:w="1664" w:type="pct"/>
            <w:shd w:val="clear" w:color="auto" w:fill="FFC000"/>
            <w:vAlign w:val="center"/>
            <w:tcPrChange w:id="702" w:author="Zelenskaya Natalia" w:date="2021-03-12T17:31:00Z">
              <w:tcPr>
                <w:tcW w:w="1664" w:type="pct"/>
                <w:shd w:val="clear" w:color="auto" w:fill="FFC000"/>
                <w:vAlign w:val="center"/>
              </w:tcPr>
            </w:tcPrChange>
          </w:tcPr>
          <w:p w14:paraId="3053D15A" w14:textId="77777777" w:rsidR="00807F99" w:rsidRPr="00861578" w:rsidRDefault="00807F99">
            <w:pPr>
              <w:pStyle w:val="aff7"/>
              <w:pPrChange w:id="703" w:author="Zelenskaya Natalia" w:date="2021-03-12T21:13:00Z">
                <w:pPr>
                  <w:jc w:val="center"/>
                </w:pPr>
              </w:pPrChange>
            </w:pPr>
            <w:r>
              <w:t xml:space="preserve">Значение при ведении в </w:t>
            </w:r>
            <w:r>
              <w:rPr>
                <w:lang w:val="en-US"/>
              </w:rPr>
              <w:t>SAP</w:t>
            </w:r>
          </w:p>
        </w:tc>
      </w:tr>
      <w:tr w:rsidR="00807F99" w:rsidRPr="001B66CE" w14:paraId="41EF90CB" w14:textId="77777777" w:rsidTr="00C20DAB">
        <w:trPr>
          <w:cantSplit/>
          <w:trPrChange w:id="704" w:author="Zelenskaya Natalia" w:date="2021-03-12T17:31:00Z">
            <w:trPr>
              <w:cantSplit/>
            </w:trPr>
          </w:trPrChange>
        </w:trPr>
        <w:tc>
          <w:tcPr>
            <w:tcW w:w="1177" w:type="pct"/>
            <w:vAlign w:val="center"/>
            <w:tcPrChange w:id="705" w:author="Zelenskaya Natalia" w:date="2021-03-12T17:31:00Z">
              <w:tcPr>
                <w:tcW w:w="1177" w:type="pct"/>
              </w:tcPr>
            </w:tcPrChange>
          </w:tcPr>
          <w:p w14:paraId="1F47C84C" w14:textId="77777777" w:rsidR="00807F99" w:rsidRDefault="00807F99">
            <w:pPr>
              <w:pPrChange w:id="706" w:author="Zelenskaya Natalia" w:date="2021-03-12T16:36:00Z">
                <w:pPr>
                  <w:jc w:val="left"/>
                </w:pPr>
              </w:pPrChange>
            </w:pPr>
            <w:r>
              <w:t>Название операции</w:t>
            </w:r>
          </w:p>
        </w:tc>
        <w:tc>
          <w:tcPr>
            <w:tcW w:w="2159" w:type="pct"/>
            <w:vAlign w:val="center"/>
            <w:tcPrChange w:id="707" w:author="Zelenskaya Natalia" w:date="2021-03-12T17:31:00Z">
              <w:tcPr>
                <w:tcW w:w="2159" w:type="pct"/>
              </w:tcPr>
            </w:tcPrChange>
          </w:tcPr>
          <w:p w14:paraId="1FDBC78E" w14:textId="77777777" w:rsidR="00807F99" w:rsidRDefault="00807F99">
            <w:pPr>
              <w:pPrChange w:id="708" w:author="Zelenskaya Natalia" w:date="2021-03-12T16:36:00Z">
                <w:pPr>
                  <w:jc w:val="left"/>
                </w:pPr>
              </w:pPrChange>
            </w:pPr>
            <w:r>
              <w:t>Название операции в соответствии с графиком работ</w:t>
            </w:r>
          </w:p>
        </w:tc>
        <w:tc>
          <w:tcPr>
            <w:tcW w:w="1664" w:type="pct"/>
            <w:vAlign w:val="center"/>
            <w:tcPrChange w:id="709" w:author="Zelenskaya Natalia" w:date="2021-03-12T17:31:00Z">
              <w:tcPr>
                <w:tcW w:w="1664" w:type="pct"/>
              </w:tcPr>
            </w:tcPrChange>
          </w:tcPr>
          <w:p w14:paraId="4D83520D" w14:textId="77777777" w:rsidR="00807F99" w:rsidRDefault="00807F99">
            <w:pPr>
              <w:pPrChange w:id="710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807F99" w:rsidRPr="001B66CE" w14:paraId="762162EB" w14:textId="77777777" w:rsidTr="00C20DAB">
        <w:trPr>
          <w:cantSplit/>
          <w:trPrChange w:id="711" w:author="Zelenskaya Natalia" w:date="2021-03-12T17:31:00Z">
            <w:trPr>
              <w:cantSplit/>
            </w:trPr>
          </w:trPrChange>
        </w:trPr>
        <w:tc>
          <w:tcPr>
            <w:tcW w:w="1177" w:type="pct"/>
            <w:vAlign w:val="center"/>
            <w:tcPrChange w:id="712" w:author="Zelenskaya Natalia" w:date="2021-03-12T17:31:00Z">
              <w:tcPr>
                <w:tcW w:w="1177" w:type="pct"/>
              </w:tcPr>
            </w:tcPrChange>
          </w:tcPr>
          <w:p w14:paraId="1E928DF2" w14:textId="77777777" w:rsidR="00807F99" w:rsidRDefault="00807F99">
            <w:pPr>
              <w:pPrChange w:id="713" w:author="Zelenskaya Natalia" w:date="2021-03-12T16:36:00Z">
                <w:pPr>
                  <w:jc w:val="left"/>
                </w:pPr>
              </w:pPrChange>
            </w:pPr>
            <w:r>
              <w:t>Управляющий ключ</w:t>
            </w:r>
          </w:p>
        </w:tc>
        <w:tc>
          <w:tcPr>
            <w:tcW w:w="2159" w:type="pct"/>
            <w:vAlign w:val="center"/>
            <w:tcPrChange w:id="714" w:author="Zelenskaya Natalia" w:date="2021-03-12T17:31:00Z">
              <w:tcPr>
                <w:tcW w:w="2159" w:type="pct"/>
              </w:tcPr>
            </w:tcPrChange>
          </w:tcPr>
          <w:p w14:paraId="775C3A5A" w14:textId="77777777" w:rsidR="00807F99" w:rsidRDefault="00807F99">
            <w:pPr>
              <w:pPrChange w:id="715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Поле для указания ключа операции сетевого графика, который определяет </w:t>
            </w:r>
            <w:r>
              <w:t>возможность планирования потребностей для операции</w:t>
            </w:r>
          </w:p>
        </w:tc>
        <w:tc>
          <w:tcPr>
            <w:tcW w:w="1664" w:type="pct"/>
            <w:vAlign w:val="center"/>
            <w:tcPrChange w:id="716" w:author="Zelenskaya Natalia" w:date="2021-03-12T17:31:00Z">
              <w:tcPr>
                <w:tcW w:w="1664" w:type="pct"/>
              </w:tcPr>
            </w:tcPrChange>
          </w:tcPr>
          <w:p w14:paraId="28378CCD" w14:textId="77777777" w:rsidR="00807F99" w:rsidRDefault="00807F99">
            <w:pPr>
              <w:pPrChange w:id="717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807F99" w:rsidRPr="001B66CE" w14:paraId="64116193" w14:textId="77777777" w:rsidTr="00C20DAB">
        <w:trPr>
          <w:cantSplit/>
          <w:trPrChange w:id="718" w:author="Zelenskaya Natalia" w:date="2021-03-12T17:31:00Z">
            <w:trPr>
              <w:cantSplit/>
            </w:trPr>
          </w:trPrChange>
        </w:trPr>
        <w:tc>
          <w:tcPr>
            <w:tcW w:w="1177" w:type="pct"/>
            <w:vAlign w:val="center"/>
            <w:tcPrChange w:id="719" w:author="Zelenskaya Natalia" w:date="2021-03-12T17:31:00Z">
              <w:tcPr>
                <w:tcW w:w="1177" w:type="pct"/>
              </w:tcPr>
            </w:tcPrChange>
          </w:tcPr>
          <w:p w14:paraId="79DCD864" w14:textId="77777777" w:rsidR="00807F99" w:rsidRPr="001B66CE" w:rsidRDefault="00807F99">
            <w:pPr>
              <w:pPrChange w:id="720" w:author="Zelenskaya Natalia" w:date="2021-03-12T16:36:00Z">
                <w:pPr>
                  <w:jc w:val="left"/>
                </w:pPr>
              </w:pPrChange>
            </w:pPr>
            <w:r>
              <w:t>Рабочее место</w:t>
            </w:r>
          </w:p>
        </w:tc>
        <w:tc>
          <w:tcPr>
            <w:tcW w:w="2159" w:type="pct"/>
            <w:vAlign w:val="center"/>
            <w:tcPrChange w:id="721" w:author="Zelenskaya Natalia" w:date="2021-03-12T17:31:00Z">
              <w:tcPr>
                <w:tcW w:w="2159" w:type="pct"/>
              </w:tcPr>
            </w:tcPrChange>
          </w:tcPr>
          <w:p w14:paraId="28665A75" w14:textId="77777777" w:rsidR="00807F99" w:rsidRPr="001B66CE" w:rsidRDefault="00807F99">
            <w:pPr>
              <w:pPrChange w:id="722" w:author="Zelenskaya Natalia" w:date="2021-03-12T16:36:00Z">
                <w:pPr>
                  <w:jc w:val="left"/>
                </w:pPr>
              </w:pPrChange>
            </w:pPr>
            <w:r w:rsidRPr="0077009F">
              <w:t>Р</w:t>
            </w:r>
            <w:r>
              <w:t xml:space="preserve">абочее </w:t>
            </w:r>
            <w:r w:rsidRPr="0077009F">
              <w:t>место из справочника ТОиР</w:t>
            </w:r>
            <w:r>
              <w:t xml:space="preserve"> (</w:t>
            </w:r>
            <w:r w:rsidRPr="0077009F">
              <w:t>например, Экскаваторный участок РМЦ, Вентиляционный участок РСЦ, Транспортная колонна</w:t>
            </w:r>
            <w:r>
              <w:t>)</w:t>
            </w:r>
          </w:p>
        </w:tc>
        <w:tc>
          <w:tcPr>
            <w:tcW w:w="1664" w:type="pct"/>
            <w:vAlign w:val="center"/>
            <w:tcPrChange w:id="723" w:author="Zelenskaya Natalia" w:date="2021-03-12T17:31:00Z">
              <w:tcPr>
                <w:tcW w:w="1664" w:type="pct"/>
              </w:tcPr>
            </w:tcPrChange>
          </w:tcPr>
          <w:p w14:paraId="79A90428" w14:textId="77777777" w:rsidR="00807F99" w:rsidRPr="001B66CE" w:rsidRDefault="00807F99">
            <w:pPr>
              <w:pPrChange w:id="724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807F99" w:rsidRPr="001B66CE" w14:paraId="53551237" w14:textId="77777777" w:rsidTr="00C20DAB">
        <w:trPr>
          <w:cantSplit/>
          <w:trPrChange w:id="725" w:author="Zelenskaya Natalia" w:date="2021-03-12T17:31:00Z">
            <w:trPr>
              <w:cantSplit/>
            </w:trPr>
          </w:trPrChange>
        </w:trPr>
        <w:tc>
          <w:tcPr>
            <w:tcW w:w="1177" w:type="pct"/>
            <w:vAlign w:val="center"/>
            <w:tcPrChange w:id="726" w:author="Zelenskaya Natalia" w:date="2021-03-12T17:31:00Z">
              <w:tcPr>
                <w:tcW w:w="1177" w:type="pct"/>
              </w:tcPr>
            </w:tcPrChange>
          </w:tcPr>
          <w:p w14:paraId="09D925BD" w14:textId="77777777" w:rsidR="00807F99" w:rsidRPr="001B66CE" w:rsidRDefault="00807F99">
            <w:pPr>
              <w:pPrChange w:id="727" w:author="Zelenskaya Natalia" w:date="2021-03-12T16:36:00Z">
                <w:pPr>
                  <w:jc w:val="left"/>
                </w:pPr>
              </w:pPrChange>
            </w:pPr>
            <w:r>
              <w:t>Трудо-затраты</w:t>
            </w:r>
          </w:p>
        </w:tc>
        <w:tc>
          <w:tcPr>
            <w:tcW w:w="2159" w:type="pct"/>
            <w:vAlign w:val="center"/>
            <w:tcPrChange w:id="728" w:author="Zelenskaya Natalia" w:date="2021-03-12T17:31:00Z">
              <w:tcPr>
                <w:tcW w:w="2159" w:type="pct"/>
              </w:tcPr>
            </w:tcPrChange>
          </w:tcPr>
          <w:p w14:paraId="6A897543" w14:textId="77777777" w:rsidR="00807F99" w:rsidRPr="001B66CE" w:rsidRDefault="00807F99">
            <w:pPr>
              <w:pPrChange w:id="729" w:author="Zelenskaya Natalia" w:date="2021-03-12T16:36:00Z">
                <w:pPr>
                  <w:jc w:val="left"/>
                </w:pPr>
              </w:pPrChange>
            </w:pPr>
            <w:r>
              <w:t xml:space="preserve">Плановое </w:t>
            </w:r>
            <w:r w:rsidRPr="00D90CB6">
              <w:t>количество (в человеко-днях)</w:t>
            </w:r>
            <w:r>
              <w:t xml:space="preserve"> работ подразделения</w:t>
            </w:r>
          </w:p>
        </w:tc>
        <w:tc>
          <w:tcPr>
            <w:tcW w:w="1664" w:type="pct"/>
            <w:vAlign w:val="center"/>
            <w:tcPrChange w:id="730" w:author="Zelenskaya Natalia" w:date="2021-03-12T17:31:00Z">
              <w:tcPr>
                <w:tcW w:w="1664" w:type="pct"/>
              </w:tcPr>
            </w:tcPrChange>
          </w:tcPr>
          <w:p w14:paraId="36646E9F" w14:textId="77777777" w:rsidR="00807F99" w:rsidRPr="00AC5CB3" w:rsidRDefault="00807F99">
            <w:pPr>
              <w:pPrChange w:id="731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  <w:p w14:paraId="45F49716" w14:textId="77777777" w:rsidR="00807F99" w:rsidRPr="00AC5CB3" w:rsidRDefault="00807F99">
            <w:pPr>
              <w:pPrChange w:id="732" w:author="Zelenskaya Natalia" w:date="2021-03-12T16:36:00Z">
                <w:pPr>
                  <w:jc w:val="left"/>
                </w:pPr>
              </w:pPrChange>
            </w:pPr>
          </w:p>
        </w:tc>
      </w:tr>
      <w:tr w:rsidR="00807F99" w:rsidRPr="001B66CE" w14:paraId="5AF2E8A9" w14:textId="77777777" w:rsidTr="00C20DAB">
        <w:trPr>
          <w:cantSplit/>
          <w:trPrChange w:id="733" w:author="Zelenskaya Natalia" w:date="2021-03-12T17:31:00Z">
            <w:trPr>
              <w:cantSplit/>
            </w:trPr>
          </w:trPrChange>
        </w:trPr>
        <w:tc>
          <w:tcPr>
            <w:tcW w:w="1177" w:type="pct"/>
            <w:vAlign w:val="center"/>
            <w:tcPrChange w:id="734" w:author="Zelenskaya Natalia" w:date="2021-03-12T17:31:00Z">
              <w:tcPr>
                <w:tcW w:w="1177" w:type="pct"/>
              </w:tcPr>
            </w:tcPrChange>
          </w:tcPr>
          <w:p w14:paraId="01A89F0D" w14:textId="77777777" w:rsidR="00807F99" w:rsidRPr="001B66CE" w:rsidRDefault="00807F99">
            <w:pPr>
              <w:pPrChange w:id="735" w:author="Zelenskaya Natalia" w:date="2021-03-12T16:36:00Z">
                <w:pPr>
                  <w:jc w:val="left"/>
                </w:pPr>
              </w:pPrChange>
            </w:pPr>
            <w:r>
              <w:t>Число</w:t>
            </w:r>
          </w:p>
        </w:tc>
        <w:tc>
          <w:tcPr>
            <w:tcW w:w="2159" w:type="pct"/>
            <w:vAlign w:val="center"/>
            <w:tcPrChange w:id="736" w:author="Zelenskaya Natalia" w:date="2021-03-12T17:31:00Z">
              <w:tcPr>
                <w:tcW w:w="2159" w:type="pct"/>
              </w:tcPr>
            </w:tcPrChange>
          </w:tcPr>
          <w:p w14:paraId="3CEA6BBF" w14:textId="77777777" w:rsidR="00807F99" w:rsidRPr="001B66CE" w:rsidRDefault="00807F99">
            <w:pPr>
              <w:pPrChange w:id="737" w:author="Zelenskaya Natalia" w:date="2021-03-12T16:36:00Z">
                <w:pPr>
                  <w:jc w:val="left"/>
                </w:pPr>
              </w:pPrChange>
            </w:pPr>
            <w:r>
              <w:t xml:space="preserve">Число необходимых мощностей </w:t>
            </w:r>
          </w:p>
        </w:tc>
        <w:tc>
          <w:tcPr>
            <w:tcW w:w="1664" w:type="pct"/>
            <w:vAlign w:val="center"/>
            <w:tcPrChange w:id="738" w:author="Zelenskaya Natalia" w:date="2021-03-12T17:31:00Z">
              <w:tcPr>
                <w:tcW w:w="1664" w:type="pct"/>
              </w:tcPr>
            </w:tcPrChange>
          </w:tcPr>
          <w:p w14:paraId="083456CF" w14:textId="77777777" w:rsidR="00807F99" w:rsidRDefault="00807F99">
            <w:pPr>
              <w:pPrChange w:id="739" w:author="Zelenskaya Natalia" w:date="2021-03-12T16:36:00Z">
                <w:pPr>
                  <w:jc w:val="left"/>
                </w:pPr>
              </w:pPrChange>
            </w:pPr>
            <w:r>
              <w:t xml:space="preserve">Вводится вручную </w:t>
            </w:r>
          </w:p>
        </w:tc>
      </w:tr>
    </w:tbl>
    <w:p w14:paraId="5D1A2055" w14:textId="794C15A0" w:rsidR="00807F99" w:rsidRPr="007447ED" w:rsidRDefault="00C20DAB" w:rsidP="00B826E5">
      <w:pPr>
        <w:rPr>
          <w:rStyle w:val="10TableContent1CharChar"/>
          <w:lang w:val="ru-RU"/>
        </w:rPr>
      </w:pPr>
      <w:ins w:id="740" w:author="Zelenskaya Natalia" w:date="2021-03-12T17:32:00Z">
        <w:r>
          <w:t xml:space="preserve">После корректировки Заявка на ОВП передается в процесс </w:t>
        </w:r>
        <w:r w:rsidRPr="002E4AAE">
          <w:t>ПП-10.03.01-ERP Ведение плановых цен</w:t>
        </w:r>
        <w:r>
          <w:t>, где согласно Инструкции</w:t>
        </w:r>
        <w:r w:rsidRPr="005E327D">
          <w:t xml:space="preserve"> по ведению плановых цен</w:t>
        </w:r>
        <w:r>
          <w:t xml:space="preserve"> устанавливается плановая цена для непроизводственного оборудования. После утверждения цены на Заявке на ОВП автоматически устанавливается статус РСЦН –</w:t>
        </w:r>
        <w:r w:rsidRPr="001F4FA5">
          <w:t xml:space="preserve"> Расценено</w:t>
        </w:r>
        <w:r>
          <w:t>.</w:t>
        </w:r>
      </w:ins>
    </w:p>
    <w:p w14:paraId="2C9752FB" w14:textId="3A51E885" w:rsidR="0008622C" w:rsidRPr="007447ED" w:rsidRDefault="005B7A1D" w:rsidP="00B826E5">
      <w:pPr>
        <w:pStyle w:val="4"/>
      </w:pPr>
      <w:r>
        <w:lastRenderedPageBreak/>
        <w:t>Шаг процесса 12</w:t>
      </w:r>
      <w:r w:rsidR="0008622C" w:rsidRPr="007447ED">
        <w:t xml:space="preserve">0.1 – </w:t>
      </w:r>
      <w:r w:rsidR="00E049BE" w:rsidRPr="007447ED">
        <w:t>Подготовка материалов для Технического Комитета БЕ для проведения оценки доступности бюджета</w:t>
      </w:r>
    </w:p>
    <w:p w14:paraId="18BBF12E" w14:textId="7F02C82B" w:rsidR="001748E3" w:rsidRPr="007447ED" w:rsidRDefault="00B534EC" w:rsidP="00E50E20">
      <w:pPr>
        <w:rPr>
          <w:rStyle w:val="10TableContent1CharChar"/>
          <w:lang w:val="ru-RU"/>
        </w:rPr>
      </w:pPr>
      <w:r w:rsidRPr="007447ED">
        <w:rPr>
          <w:rStyle w:val="10TableContent1CharChar"/>
          <w:lang w:val="ru-RU"/>
        </w:rPr>
        <w:t xml:space="preserve">На этом шаге </w:t>
      </w:r>
      <w:del w:id="741" w:author="Zelenskaya Natalia" w:date="2021-03-12T17:29:00Z">
        <w:r w:rsidRPr="007447ED" w:rsidDel="00E302C5">
          <w:delText xml:space="preserve">Специалист управления бюджетами ТОиР </w:delText>
        </w:r>
        <w:r w:rsidR="00884C71" w:rsidRPr="007447ED" w:rsidDel="00E302C5">
          <w:delText>УО</w:delText>
        </w:r>
      </w:del>
      <w:ins w:id="742" w:author="Zelenskaya Natalia" w:date="2021-03-12T17:29:00Z">
        <w:r w:rsidR="00E302C5">
          <w:t>Заказчик ОВП ПА 1 группа УО</w:t>
        </w:r>
      </w:ins>
      <w:r w:rsidR="00884C71" w:rsidRPr="007447ED">
        <w:t xml:space="preserve"> </w:t>
      </w:r>
      <w:r w:rsidRPr="007447ED">
        <w:t>дополнительно проверяет комплектность бумажной д</w:t>
      </w:r>
      <w:r w:rsidR="00B61CBF">
        <w:t>окументации, прикрепление ее к З</w:t>
      </w:r>
      <w:r w:rsidRPr="007447ED">
        <w:t xml:space="preserve">аявке на ОВП, а также наличие в заявке актуальной ЕК МТР. </w:t>
      </w:r>
    </w:p>
    <w:p w14:paraId="4B30A20B" w14:textId="28C60452" w:rsidR="00E049BE" w:rsidRPr="007447ED" w:rsidRDefault="00B534EC" w:rsidP="00E302C5">
      <w:pPr>
        <w:rPr>
          <w:rStyle w:val="10TableContent1CharChar"/>
          <w:lang w:val="ru-RU"/>
        </w:rPr>
      </w:pPr>
      <w:r w:rsidRPr="007447ED">
        <w:rPr>
          <w:rStyle w:val="10TableContent1CharChar"/>
          <w:lang w:val="ru-RU"/>
        </w:rPr>
        <w:t xml:space="preserve">После проверки </w:t>
      </w:r>
      <w:del w:id="743" w:author="Zelenskaya Natalia" w:date="2021-03-12T17:29:00Z">
        <w:r w:rsidRPr="007447ED" w:rsidDel="00E302C5">
          <w:delText>Специалист управления бюджетами ТОиР</w:delText>
        </w:r>
        <w:r w:rsidR="00884C71" w:rsidRPr="007447ED" w:rsidDel="00E302C5">
          <w:delText xml:space="preserve"> УО</w:delText>
        </w:r>
      </w:del>
      <w:ins w:id="744" w:author="Zelenskaya Natalia" w:date="2021-03-12T17:29:00Z">
        <w:r w:rsidR="00E302C5">
          <w:t>Заказчик ОВП ПА 1 группа УО</w:t>
        </w:r>
      </w:ins>
      <w:r w:rsidRPr="007447ED">
        <w:t xml:space="preserve"> в транзакции «АРМ Планировщика ОВП» </w:t>
      </w:r>
      <w:r w:rsidRPr="007447ED">
        <w:rPr>
          <w:rStyle w:val="10TableContent1CharChar"/>
          <w:lang w:val="ru-RU"/>
        </w:rPr>
        <w:t>проставляет статус «ПДМБ – Подготовка документов для оценки бюд</w:t>
      </w:r>
      <w:r w:rsidR="00892561" w:rsidRPr="007447ED">
        <w:rPr>
          <w:rStyle w:val="10TableContent1CharChar"/>
          <w:lang w:val="ru-RU"/>
        </w:rPr>
        <w:t>жета завершена</w:t>
      </w:r>
      <w:r w:rsidRPr="007447ED">
        <w:rPr>
          <w:rStyle w:val="10TableContent1CharChar"/>
          <w:lang w:val="ru-RU"/>
        </w:rPr>
        <w:t>»</w:t>
      </w:r>
      <w:r w:rsidR="00892561" w:rsidRPr="007447ED">
        <w:rPr>
          <w:rStyle w:val="10TableContent1CharChar"/>
          <w:lang w:val="ru-RU"/>
        </w:rPr>
        <w:t>.</w:t>
      </w:r>
      <w:r w:rsidR="00481A1E" w:rsidRPr="007447ED">
        <w:rPr>
          <w:rStyle w:val="10TableContent1CharChar"/>
          <w:lang w:val="ru-RU"/>
        </w:rPr>
        <w:t xml:space="preserve"> </w:t>
      </w:r>
    </w:p>
    <w:p w14:paraId="21A21EFC" w14:textId="0BE1C4A7" w:rsidR="008C1382" w:rsidRPr="007447ED" w:rsidRDefault="005B7A1D" w:rsidP="00C20DAB">
      <w:pPr>
        <w:pStyle w:val="4"/>
      </w:pPr>
      <w:r>
        <w:t>Шаг процесса 13</w:t>
      </w:r>
      <w:r w:rsidR="008C1382" w:rsidRPr="007447ED">
        <w:t>0.1 – Рассмотрение и принятие решения Тех. Комитетом БЕ, назначение ответственных</w:t>
      </w:r>
    </w:p>
    <w:p w14:paraId="4B82B984" w14:textId="1C241F05" w:rsidR="00481A1E" w:rsidRPr="007447ED" w:rsidRDefault="00481A1E" w:rsidP="0017073E">
      <w:r w:rsidRPr="007447ED">
        <w:t xml:space="preserve">На основании </w:t>
      </w:r>
      <w:r w:rsidRPr="007447ED">
        <w:rPr>
          <w:rStyle w:val="10TableContent1CharChar"/>
          <w:lang w:val="ru-RU"/>
        </w:rPr>
        <w:t>Заявок на ОВП со статусом «ПДМБ – Подготовка документов для оценки бюд</w:t>
      </w:r>
      <w:r w:rsidR="00291905" w:rsidRPr="007447ED">
        <w:rPr>
          <w:rStyle w:val="10TableContent1CharChar"/>
          <w:lang w:val="ru-RU"/>
        </w:rPr>
        <w:t>жета завершена»,</w:t>
      </w:r>
      <w:r w:rsidR="00291905" w:rsidRPr="007447ED">
        <w:t xml:space="preserve"> всех обосновывающих документов, </w:t>
      </w:r>
      <w:r w:rsidRPr="007447ED">
        <w:t>с учетом оценки рисков</w:t>
      </w:r>
      <w:r w:rsidR="00291905" w:rsidRPr="007447ED">
        <w:t xml:space="preserve"> и финансовых ограничений</w:t>
      </w:r>
      <w:r w:rsidRPr="007447ED">
        <w:t xml:space="preserve"> на Техническом комитете принимается решение о </w:t>
      </w:r>
      <w:r w:rsidR="00291905" w:rsidRPr="007447ED">
        <w:t>замене или продлении срока эксплуатации оборудования</w:t>
      </w:r>
      <w:r w:rsidR="009B5C6C" w:rsidRPr="007447ED">
        <w:t xml:space="preserve"> либо Заявка на ОВП отклоняется.</w:t>
      </w:r>
    </w:p>
    <w:p w14:paraId="30D9C98F" w14:textId="2DBB149D" w:rsidR="003539B5" w:rsidRPr="007447ED" w:rsidRDefault="00F63CBA" w:rsidP="00C20DAB">
      <w:r w:rsidRPr="007447ED">
        <w:t>В случае принятия решения о замене оборудования на Заявке на ОВП в транзакции «АРМ Планировщика ОВП» проставляется пользовательски</w:t>
      </w:r>
      <w:ins w:id="745" w:author="Zelenskaya Natalia" w:date="2021-03-12T19:11:00Z">
        <w:r w:rsidR="00280193">
          <w:t>е</w:t>
        </w:r>
      </w:ins>
      <w:del w:id="746" w:author="Zelenskaya Natalia" w:date="2021-03-12T19:11:00Z">
        <w:r w:rsidRPr="007447ED" w:rsidDel="00280193">
          <w:delText>й</w:delText>
        </w:r>
      </w:del>
      <w:r w:rsidRPr="007447ED">
        <w:t xml:space="preserve"> статус</w:t>
      </w:r>
      <w:ins w:id="747" w:author="Zelenskaya Natalia" w:date="2021-03-12T19:11:00Z">
        <w:r w:rsidR="00280193">
          <w:t xml:space="preserve">ы «ТКБЕ - </w:t>
        </w:r>
        <w:r w:rsidR="00280193" w:rsidRPr="00280193">
          <w:t>Согласовано ТК БЕ</w:t>
        </w:r>
        <w:r w:rsidR="00280193">
          <w:t>» и</w:t>
        </w:r>
      </w:ins>
      <w:r w:rsidRPr="007447ED">
        <w:t xml:space="preserve"> «ЗМНИ – Реализуется как мероприятие замены».</w:t>
      </w:r>
      <w:r w:rsidR="003539B5">
        <w:t xml:space="preserve"> </w:t>
      </w:r>
      <w:del w:id="748" w:author="Zelenskaya Natalia" w:date="2021-03-12T20:08:00Z">
        <w:r w:rsidR="003539B5" w:rsidDel="00C270BF">
          <w:delText>Далее З</w:delText>
        </w:r>
        <w:r w:rsidR="003539B5" w:rsidRPr="001C72C4" w:rsidDel="00C270BF">
          <w:delText xml:space="preserve">аявка на ОВП </w:delText>
        </w:r>
      </w:del>
      <w:ins w:id="749" w:author="Zelenskaya Natalia" w:date="2021-03-12T20:08:00Z">
        <w:r w:rsidR="00C270BF">
          <w:t>Автоматически создаются новая единица оборудования и</w:t>
        </w:r>
      </w:ins>
      <w:ins w:id="750" w:author="Zelenskaya Natalia" w:date="2021-03-12T20:12:00Z">
        <w:r w:rsidR="00C270BF">
          <w:t xml:space="preserve"> производственный ресурс, скопированные из ресурса заменяемой единицы оборудования.</w:t>
        </w:r>
      </w:ins>
      <w:ins w:id="751" w:author="Zelenskaya Natalia" w:date="2021-03-12T20:13:00Z">
        <w:r w:rsidR="00C270BF">
          <w:t xml:space="preserve"> Единица оборудования и производственный ресурс</w:t>
        </w:r>
      </w:ins>
      <w:ins w:id="752" w:author="Zelenskaya Natalia" w:date="2021-03-12T20:08:00Z">
        <w:r w:rsidR="00C270BF">
          <w:t xml:space="preserve"> </w:t>
        </w:r>
      </w:ins>
      <w:r w:rsidR="003539B5" w:rsidRPr="001C72C4">
        <w:t>переда</w:t>
      </w:r>
      <w:ins w:id="753" w:author="Zelenskaya Natalia" w:date="2021-03-12T20:13:00Z">
        <w:r w:rsidR="00C270BF">
          <w:t>ю</w:t>
        </w:r>
      </w:ins>
      <w:del w:id="754" w:author="Zelenskaya Natalia" w:date="2021-03-12T20:13:00Z">
        <w:r w:rsidR="003539B5" w:rsidRPr="001C72C4" w:rsidDel="00C270BF">
          <w:delText>е</w:delText>
        </w:r>
      </w:del>
      <w:r w:rsidR="003539B5" w:rsidRPr="001C72C4">
        <w:t xml:space="preserve">тся в </w:t>
      </w:r>
      <w:r w:rsidR="003539B5">
        <w:t>процессы</w:t>
      </w:r>
      <w:r w:rsidR="003539B5" w:rsidRPr="001C72C4">
        <w:t xml:space="preserve"> </w:t>
      </w:r>
      <w:r w:rsidR="003539B5">
        <w:t>«</w:t>
      </w:r>
      <w:r w:rsidR="003539B5" w:rsidRPr="003539B5">
        <w:t>ПП-07.01.02.05-ERP</w:t>
      </w:r>
      <w:r w:rsidR="003539B5">
        <w:t xml:space="preserve"> </w:t>
      </w:r>
      <w:r w:rsidR="003539B5" w:rsidRPr="003539B5">
        <w:t>Ведение НСИ ТОиР</w:t>
      </w:r>
      <w:r w:rsidR="003539B5">
        <w:t>»</w:t>
      </w:r>
      <w:del w:id="755" w:author="Zelenskaya Natalia" w:date="2021-03-12T20:13:00Z">
        <w:r w:rsidR="003539B5" w:rsidDel="00C270BF">
          <w:delText xml:space="preserve"> для создания новой единицы оборудования,</w:delText>
        </w:r>
      </w:del>
      <w:ins w:id="756" w:author="Zelenskaya Natalia" w:date="2021-03-12T20:17:00Z">
        <w:r w:rsidR="00C1597B">
          <w:t xml:space="preserve"> </w:t>
        </w:r>
      </w:ins>
      <w:ins w:id="757" w:author="Zelenskaya Natalia" w:date="2021-03-12T20:13:00Z">
        <w:r w:rsidR="00C270BF">
          <w:t>и</w:t>
        </w:r>
      </w:ins>
      <w:r w:rsidR="003539B5" w:rsidRPr="003539B5">
        <w:t xml:space="preserve"> </w:t>
      </w:r>
      <w:r w:rsidR="003539B5">
        <w:t>«</w:t>
      </w:r>
      <w:r w:rsidR="003539B5" w:rsidRPr="001C72C4">
        <w:t xml:space="preserve">УП-03.03.05.01-ERP Ведение производственных мощностей основного и вспомогательного производства» </w:t>
      </w:r>
      <w:del w:id="758" w:author="Zelenskaya Natalia" w:date="2021-03-12T20:14:00Z">
        <w:r w:rsidR="003539B5" w:rsidRPr="001C72C4" w:rsidDel="00C270BF">
          <w:delText>для соз</w:delText>
        </w:r>
        <w:r w:rsidR="003539B5" w:rsidDel="00C270BF">
          <w:delText>дания производственного ресурса</w:delText>
        </w:r>
      </w:del>
      <w:ins w:id="759" w:author="Zelenskaya Natalia" w:date="2021-03-12T20:14:00Z">
        <w:r w:rsidR="00C270BF">
          <w:t>соответственно</w:t>
        </w:r>
      </w:ins>
      <w:r w:rsidR="001E2342">
        <w:t xml:space="preserve">. </w:t>
      </w:r>
      <w:ins w:id="760" w:author="Zelenskaya Natalia" w:date="2020-05-07T12:01:00Z">
        <w:r w:rsidR="00E849BA" w:rsidRPr="00E849BA">
          <w:t>После создания производственный ресурс должен автоматически учитываться при дальнейших расчетах на всех горизонтах планирования</w:t>
        </w:r>
      </w:ins>
      <w:r w:rsidR="003539B5">
        <w:t xml:space="preserve">. </w:t>
      </w:r>
      <w:r w:rsidR="001E2342">
        <w:t xml:space="preserve">Более подробно описано в КД </w:t>
      </w:r>
      <w:r w:rsidR="001E2342" w:rsidRPr="001E2342">
        <w:t>ERP.</w:t>
      </w:r>
      <w:ins w:id="761" w:author="Zelenskaya Natalia" w:date="2021-03-12T21:05:00Z">
        <w:r w:rsidR="00D254EC">
          <w:t>13</w:t>
        </w:r>
      </w:ins>
      <w:del w:id="762" w:author="Zelenskaya Natalia" w:date="2021-03-12T21:05:00Z">
        <w:r w:rsidR="001E2342" w:rsidDel="00D254EC">
          <w:delText>9</w:delText>
        </w:r>
      </w:del>
      <w:r w:rsidR="001E2342" w:rsidRPr="001E2342">
        <w:t>.</w:t>
      </w:r>
      <w:ins w:id="763" w:author="Zelenskaya Natalia" w:date="2021-04-02T15:14:00Z">
        <w:r w:rsidR="00294C73">
          <w:t>9.2.</w:t>
        </w:r>
      </w:ins>
      <w:del w:id="764" w:author="Zelenskaya Natalia" w:date="2021-04-02T15:14:00Z">
        <w:r w:rsidR="001E2342" w:rsidRPr="001E2342" w:rsidDel="00294C73">
          <w:delText>1_</w:delText>
        </w:r>
      </w:del>
      <w:r w:rsidR="001E2342" w:rsidRPr="001E2342">
        <w:t>8_PP_КД Ведение основных данных по направлению Производство</w:t>
      </w:r>
      <w:r w:rsidR="001E2342">
        <w:t>.</w:t>
      </w:r>
    </w:p>
    <w:p w14:paraId="2A1144F7" w14:textId="03545F29" w:rsidR="007D6F78" w:rsidRPr="007447ED" w:rsidRDefault="007D6F78" w:rsidP="00C20DAB">
      <w:r w:rsidRPr="007447ED">
        <w:t>В случае продления срока эксплуатации оборудования на Заявке на ОВП проставляется пользовательски</w:t>
      </w:r>
      <w:ins w:id="765" w:author="Zelenskaya Natalia" w:date="2021-03-12T19:11:00Z">
        <w:r w:rsidR="00280193">
          <w:t>е</w:t>
        </w:r>
      </w:ins>
      <w:del w:id="766" w:author="Zelenskaya Natalia" w:date="2021-03-12T19:11:00Z">
        <w:r w:rsidRPr="007447ED" w:rsidDel="00280193">
          <w:delText>й</w:delText>
        </w:r>
      </w:del>
      <w:r w:rsidRPr="007447ED">
        <w:t xml:space="preserve"> статус</w:t>
      </w:r>
      <w:ins w:id="767" w:author="Zelenskaya Natalia" w:date="2021-03-12T19:11:00Z">
        <w:r w:rsidR="00280193">
          <w:t>ы</w:t>
        </w:r>
      </w:ins>
      <w:r w:rsidRPr="007447ED">
        <w:t xml:space="preserve"> </w:t>
      </w:r>
      <w:ins w:id="768" w:author="Zelenskaya Natalia" w:date="2021-03-12T19:11:00Z">
        <w:r w:rsidR="00280193">
          <w:t xml:space="preserve">«ТКБЕ - </w:t>
        </w:r>
        <w:r w:rsidR="00280193" w:rsidRPr="00280193">
          <w:t>Согласовано ТК БЕ</w:t>
        </w:r>
        <w:r w:rsidR="00280193">
          <w:t>»</w:t>
        </w:r>
        <w:r w:rsidR="00280193" w:rsidRPr="007447ED">
          <w:t xml:space="preserve"> </w:t>
        </w:r>
        <w:r w:rsidR="00280193">
          <w:t xml:space="preserve">и </w:t>
        </w:r>
      </w:ins>
      <w:r w:rsidRPr="007447ED">
        <w:t>«</w:t>
      </w:r>
      <w:ins w:id="769" w:author="Zelenskaya Natalia" w:date="2021-03-12T19:12:00Z">
        <w:r w:rsidR="00280193" w:rsidRPr="00280193">
          <w:t>ТОРО</w:t>
        </w:r>
      </w:ins>
      <w:del w:id="770" w:author="Zelenskaya Natalia" w:date="2021-03-12T19:12:00Z">
        <w:r w:rsidRPr="007447ED" w:rsidDel="00280193">
          <w:delText>ТОИР</w:delText>
        </w:r>
      </w:del>
      <w:r w:rsidRPr="007447ED">
        <w:t xml:space="preserve"> - </w:t>
      </w:r>
      <w:r w:rsidR="00F63CBA" w:rsidRPr="007447ED">
        <w:t>Реализуется</w:t>
      </w:r>
      <w:r w:rsidRPr="007447ED">
        <w:t xml:space="preserve"> как мероприятие ТОиР».</w:t>
      </w:r>
    </w:p>
    <w:p w14:paraId="14AC6CF5" w14:textId="450E93C4" w:rsidR="006E1526" w:rsidRPr="007447ED" w:rsidRDefault="006E1526" w:rsidP="00C20DAB">
      <w:r w:rsidRPr="007447ED">
        <w:t>В случае необходимости проведения мероприятий по реконструкции, модернизации, проектно-изыскательских работ Заявка на ОВП может быть отклонена и передана в процесс ОП-03.02 Процессы управления проектами. В этом случае на Заявке на ОВП через транзакцию «АРМ Планировщика ОВП» проставляется статус</w:t>
      </w:r>
      <w:ins w:id="771" w:author="Zelenskaya Natalia" w:date="2021-03-12T19:13:00Z">
        <w:r w:rsidR="00280193">
          <w:t xml:space="preserve">ы </w:t>
        </w:r>
      </w:ins>
      <w:del w:id="772" w:author="Zelenskaya Natalia" w:date="2021-03-12T19:13:00Z">
        <w:r w:rsidRPr="007447ED" w:rsidDel="00280193">
          <w:delText xml:space="preserve"> </w:delText>
        </w:r>
      </w:del>
      <w:ins w:id="773" w:author="Zelenskaya Natalia" w:date="2021-03-12T19:13:00Z">
        <w:r w:rsidR="00280193">
          <w:t xml:space="preserve">«ТКБЕ - </w:t>
        </w:r>
        <w:r w:rsidR="00280193" w:rsidRPr="00280193">
          <w:t>Согласовано ТК БЕ</w:t>
        </w:r>
        <w:r w:rsidR="00280193">
          <w:t>»</w:t>
        </w:r>
        <w:r w:rsidR="00280193" w:rsidRPr="007447ED">
          <w:t xml:space="preserve"> </w:t>
        </w:r>
        <w:r w:rsidR="00280193">
          <w:t>и</w:t>
        </w:r>
        <w:r w:rsidR="00280193" w:rsidRPr="007447ED">
          <w:t xml:space="preserve"> </w:t>
        </w:r>
      </w:ins>
      <w:r w:rsidRPr="007447ED">
        <w:t>«</w:t>
      </w:r>
      <w:ins w:id="774" w:author="Zelenskaya Natalia" w:date="2021-03-12T19:12:00Z">
        <w:r w:rsidR="00280193" w:rsidRPr="00280193">
          <w:t>ИНВС</w:t>
        </w:r>
      </w:ins>
      <w:del w:id="775" w:author="Zelenskaya Natalia" w:date="2021-03-12T19:12:00Z">
        <w:r w:rsidRPr="007447ED" w:rsidDel="00280193">
          <w:delText>РЕКН</w:delText>
        </w:r>
      </w:del>
      <w:r w:rsidRPr="007447ED">
        <w:t xml:space="preserve"> - </w:t>
      </w:r>
      <w:ins w:id="776" w:author="Zelenskaya Natalia" w:date="2021-03-12T19:13:00Z">
        <w:r w:rsidR="00280193" w:rsidRPr="00280193">
          <w:t>Реализация как инвест</w:t>
        </w:r>
        <w:r w:rsidR="00280193">
          <w:t>.</w:t>
        </w:r>
        <w:r w:rsidR="00280193" w:rsidRPr="00280193">
          <w:t xml:space="preserve"> проект</w:t>
        </w:r>
      </w:ins>
      <w:del w:id="777" w:author="Zelenskaya Natalia" w:date="2021-03-12T19:13:00Z">
        <w:r w:rsidRPr="007447ED" w:rsidDel="00280193">
          <w:delText>Реконструкция</w:delText>
        </w:r>
      </w:del>
      <w:r w:rsidRPr="007447ED">
        <w:t>».</w:t>
      </w:r>
    </w:p>
    <w:p w14:paraId="715F10E5" w14:textId="2ED910CD" w:rsidR="007D6F78" w:rsidRPr="007447ED" w:rsidRDefault="007D6F78" w:rsidP="0017073E">
      <w:pPr>
        <w:pStyle w:val="4"/>
      </w:pPr>
      <w:r w:rsidRPr="007447ED">
        <w:lastRenderedPageBreak/>
        <w:t>Шаг процесса 140.1 – Продление срока эксплуатация</w:t>
      </w:r>
    </w:p>
    <w:p w14:paraId="160DE7EF" w14:textId="4FA08A71" w:rsidR="007D6F78" w:rsidRPr="007447ED" w:rsidRDefault="007D6F78" w:rsidP="0017073E">
      <w:r w:rsidRPr="007447ED">
        <w:t xml:space="preserve">На основании протокола решения ТК БЕ и поступившей Заявке на ОВП со статусом «ТОИР - Реализация как мероприятие ТОиР» </w:t>
      </w:r>
      <w:del w:id="778" w:author="Zelenskaya Natalia" w:date="2021-03-12T17:29:00Z">
        <w:r w:rsidR="00884C71" w:rsidRPr="007447ED" w:rsidDel="00E302C5">
          <w:delText xml:space="preserve">Специалист управления бюджетами ТОиР </w:delText>
        </w:r>
        <w:r w:rsidR="006B419D" w:rsidRPr="007447ED" w:rsidDel="00E302C5">
          <w:delText>УО</w:delText>
        </w:r>
      </w:del>
      <w:ins w:id="779" w:author="Zelenskaya Natalia" w:date="2021-03-12T17:29:00Z">
        <w:r w:rsidR="00E302C5">
          <w:t>Заказчик ОВП ПА 1 группа УО</w:t>
        </w:r>
      </w:ins>
      <w:r w:rsidR="006B419D" w:rsidRPr="007447ED">
        <w:t xml:space="preserve"> </w:t>
      </w:r>
      <w:r w:rsidR="00884C71" w:rsidRPr="007447ED">
        <w:t>создает</w:t>
      </w:r>
      <w:r w:rsidRPr="007447ED">
        <w:t xml:space="preserve"> Заявк</w:t>
      </w:r>
      <w:r w:rsidR="00884C71" w:rsidRPr="007447ED">
        <w:t>у</w:t>
      </w:r>
      <w:r w:rsidRPr="007447ED">
        <w:t xml:space="preserve"> на изменение реестра оборудования. Далее Заявка на изменение реестра оборудования передается в процесс ПП-07.01.02.05 Ведение НСИ ТОиР.</w:t>
      </w:r>
    </w:p>
    <w:p w14:paraId="7FBEFA4D" w14:textId="64453729" w:rsidR="006E1526" w:rsidRPr="007447ED" w:rsidRDefault="006E1526" w:rsidP="00973D71">
      <w:pPr>
        <w:pStyle w:val="4"/>
      </w:pPr>
      <w:r w:rsidRPr="007447ED">
        <w:t>Шаг процесса 150.1 – Создание СПП</w:t>
      </w:r>
      <w:r w:rsidR="006B419D" w:rsidRPr="007447ED">
        <w:t xml:space="preserve"> </w:t>
      </w:r>
      <w:r w:rsidRPr="007447ED">
        <w:t>- мероприятия по замене оборудования</w:t>
      </w:r>
    </w:p>
    <w:p w14:paraId="1BB6F7EA" w14:textId="109C6E25" w:rsidR="002B6181" w:rsidRPr="00F76F51" w:rsidRDefault="006E1526" w:rsidP="00973D71">
      <w:r w:rsidRPr="007447ED">
        <w:t xml:space="preserve">В случае </w:t>
      </w:r>
      <w:r w:rsidR="00F63CBA" w:rsidRPr="007447ED">
        <w:t xml:space="preserve">принятия решения о замене оборудования </w:t>
      </w:r>
      <w:r w:rsidR="00E417BE" w:rsidRPr="007447ED">
        <w:t>в транзакции «АРМ Планировщика ОВП»</w:t>
      </w:r>
      <w:r w:rsidR="006B419D" w:rsidRPr="007447ED">
        <w:t xml:space="preserve"> автоматически </w:t>
      </w:r>
      <w:del w:id="780" w:author="Zelenskaya Natalia" w:date="2021-03-12T20:06:00Z">
        <w:r w:rsidR="006B419D" w:rsidRPr="007447ED" w:rsidDel="00C270BF">
          <w:delText>или вручную Специалистом управления бюджетами ТОиР УО</w:delText>
        </w:r>
        <w:r w:rsidR="00884C71" w:rsidRPr="007447ED" w:rsidDel="00C270BF">
          <w:delText xml:space="preserve"> </w:delText>
        </w:r>
      </w:del>
      <w:r w:rsidR="006B419D" w:rsidRPr="007447ED">
        <w:t>создается СПП –</w:t>
      </w:r>
      <w:r w:rsidR="00247FCE" w:rsidRPr="007447ED">
        <w:t xml:space="preserve"> элемент</w:t>
      </w:r>
      <w:r w:rsidR="00065920">
        <w:t xml:space="preserve"> вида</w:t>
      </w:r>
      <w:r w:rsidR="00247FCE" w:rsidRPr="007447ED">
        <w:t xml:space="preserve"> «М</w:t>
      </w:r>
      <w:r w:rsidR="006B419D" w:rsidRPr="007447ED">
        <w:t>ероприятие</w:t>
      </w:r>
      <w:r w:rsidR="00247FCE" w:rsidRPr="007447ED">
        <w:t>»</w:t>
      </w:r>
      <w:r w:rsidR="006B419D" w:rsidRPr="007447ED">
        <w:t xml:space="preserve"> </w:t>
      </w:r>
      <w:r w:rsidR="00247FCE" w:rsidRPr="007447ED">
        <w:t>(</w:t>
      </w:r>
      <w:r w:rsidR="00DD1C8F">
        <w:t>и присваивается Заявке на ОВП</w:t>
      </w:r>
      <w:r w:rsidR="00247FCE" w:rsidRPr="007447ED">
        <w:t xml:space="preserve">. </w:t>
      </w:r>
      <w:r w:rsidR="002B6181">
        <w:t xml:space="preserve">На СПП – элементе вида «Мероприятие» указывается </w:t>
      </w:r>
      <w:del w:id="781" w:author="Zelenskaya Natalia" w:date="2021-03-12T20:07:00Z">
        <w:r w:rsidR="002930B7" w:rsidDel="00C270BF">
          <w:delText xml:space="preserve">плановая </w:delText>
        </w:r>
        <w:r w:rsidR="002B6181" w:rsidDel="00C270BF">
          <w:delText>дата ввода в эксплуатацию</w:delText>
        </w:r>
        <w:r w:rsidR="002930B7" w:rsidDel="00C270BF">
          <w:delText xml:space="preserve"> заявляемого оборудования</w:delText>
        </w:r>
      </w:del>
      <w:ins w:id="782" w:author="Zelenskaya Natalia" w:date="2021-03-12T20:07:00Z">
        <w:r w:rsidR="00C270BF">
          <w:t>Группа планирования, Центр затрат</w:t>
        </w:r>
      </w:ins>
      <w:r w:rsidR="00F76F51">
        <w:t xml:space="preserve">, </w:t>
      </w:r>
      <w:r w:rsidR="00F76F51" w:rsidRPr="00F76F51">
        <w:t>Причина инвестиций</w:t>
      </w:r>
      <w:r w:rsidR="00F76F51">
        <w:t>.</w:t>
      </w:r>
    </w:p>
    <w:p w14:paraId="3E739F8C" w14:textId="6B2F1CC3" w:rsidR="00085139" w:rsidRPr="007447ED" w:rsidRDefault="00085139" w:rsidP="00C853CE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 xml:space="preserve">При </w:t>
      </w:r>
      <w:r w:rsidR="002B6181">
        <w:rPr>
          <w:rStyle w:val="10TableContent1CharChar"/>
          <w:lang w:val="ru-RU"/>
        </w:rPr>
        <w:t xml:space="preserve">сохранении </w:t>
      </w:r>
      <w:r>
        <w:rPr>
          <w:rStyle w:val="10TableContent1CharChar"/>
          <w:lang w:val="ru-RU"/>
        </w:rPr>
        <w:t xml:space="preserve">Заявки на ОВП с присвоенным </w:t>
      </w:r>
      <w:r w:rsidRPr="007447ED">
        <w:t>СПП – элемент</w:t>
      </w:r>
      <w:r>
        <w:t>ом</w:t>
      </w:r>
      <w:r w:rsidRPr="007447ED">
        <w:t xml:space="preserve"> «Мероприятие» </w:t>
      </w:r>
      <w:r>
        <w:rPr>
          <w:rStyle w:val="10TableContent1CharChar"/>
          <w:lang w:val="ru-RU"/>
        </w:rPr>
        <w:t>проверяется наличие производственного ресурса.</w:t>
      </w:r>
    </w:p>
    <w:p w14:paraId="0F90E14D" w14:textId="78F34699" w:rsidR="00247FCE" w:rsidRDefault="00170140" w:rsidP="00C853CE">
      <w:pPr>
        <w:rPr>
          <w:rStyle w:val="10TableContent1CharChar"/>
          <w:lang w:val="ru-RU"/>
        </w:rPr>
      </w:pPr>
      <w:r w:rsidRPr="007447ED">
        <w:t xml:space="preserve">СПП – элемент </w:t>
      </w:r>
      <w:r w:rsidR="00065920">
        <w:t xml:space="preserve">вида </w:t>
      </w:r>
      <w:r w:rsidRPr="007447ED">
        <w:t xml:space="preserve">«Мероприятие» </w:t>
      </w:r>
      <w:r w:rsidR="00247FCE" w:rsidRPr="007447ED">
        <w:rPr>
          <w:rStyle w:val="10TableContent1CharChar"/>
          <w:lang w:val="ru-RU"/>
        </w:rPr>
        <w:t>создается</w:t>
      </w:r>
      <w:r w:rsidR="002930B7">
        <w:rPr>
          <w:rStyle w:val="10TableContent1CharChar"/>
          <w:lang w:val="ru-RU"/>
        </w:rPr>
        <w:t xml:space="preserve"> в случае установленного</w:t>
      </w:r>
      <w:r w:rsidR="00247FCE" w:rsidRPr="007447ED">
        <w:rPr>
          <w:rStyle w:val="10TableContent1CharChar"/>
          <w:lang w:val="ru-RU"/>
        </w:rPr>
        <w:t xml:space="preserve"> </w:t>
      </w:r>
      <w:r w:rsidR="002930B7">
        <w:rPr>
          <w:rStyle w:val="10TableContent1CharChar"/>
          <w:lang w:val="ru-RU"/>
        </w:rPr>
        <w:t>пользовательского статуса</w:t>
      </w:r>
      <w:r w:rsidR="00247FCE" w:rsidRPr="007447ED">
        <w:rPr>
          <w:rStyle w:val="10TableContent1CharChar"/>
          <w:lang w:val="ru-RU"/>
        </w:rPr>
        <w:t xml:space="preserve"> «</w:t>
      </w:r>
      <w:r w:rsidRPr="007447ED">
        <w:rPr>
          <w:rStyle w:val="10TableContent1CharChar"/>
          <w:lang w:val="ru-RU"/>
        </w:rPr>
        <w:t>Создано</w:t>
      </w:r>
      <w:r w:rsidR="00247FCE" w:rsidRPr="007447ED">
        <w:rPr>
          <w:rStyle w:val="10TableContent1CharChar"/>
          <w:lang w:val="ru-RU"/>
        </w:rPr>
        <w:t>» (</w:t>
      </w:r>
      <w:r w:rsidRPr="007447ED">
        <w:rPr>
          <w:rStyle w:val="10TableContent1CharChar"/>
          <w:lang w:val="ru-RU"/>
        </w:rPr>
        <w:t>СОЗД</w:t>
      </w:r>
      <w:r w:rsidR="00247FCE" w:rsidRPr="007447ED">
        <w:rPr>
          <w:rStyle w:val="10TableContent1CharChar"/>
          <w:lang w:val="ru-RU"/>
        </w:rPr>
        <w:t>)</w:t>
      </w:r>
      <w:r w:rsidR="001F1A0B" w:rsidRPr="007447ED">
        <w:rPr>
          <w:rStyle w:val="10TableContent1CharChar"/>
          <w:lang w:val="ru-RU"/>
        </w:rPr>
        <w:t xml:space="preserve"> и включается в проект ОВП бизнес-единицы</w:t>
      </w:r>
      <w:r w:rsidR="00247FCE" w:rsidRPr="007447ED">
        <w:rPr>
          <w:rStyle w:val="10TableContent1CharChar"/>
          <w:lang w:val="ru-RU"/>
        </w:rPr>
        <w:t>. Полный набор и описание пользовательских статусов проекта приведено в п. 5.10 Особенности технической реализации.</w:t>
      </w:r>
    </w:p>
    <w:p w14:paraId="7116F09D" w14:textId="627D1467" w:rsidR="001F1A0B" w:rsidRPr="007447ED" w:rsidRDefault="000307C4" w:rsidP="00C853CE">
      <w:r w:rsidRPr="007447ED">
        <w:t>Запись проекта загружается автоматически из системы КСУ НСИ. Описание передаваемых атрибутов справочника проектов/ объектов и моментов интеграции приведено в документе ERP.5.6.10 «Соглашение об интеграции КСУ НСИ».</w:t>
      </w:r>
    </w:p>
    <w:p w14:paraId="7326A7AC" w14:textId="58532627" w:rsidR="00247FCE" w:rsidRPr="007447ED" w:rsidRDefault="00247FCE" w:rsidP="00714D6D">
      <w:pPr>
        <w:pStyle w:val="4"/>
      </w:pPr>
      <w:r w:rsidRPr="007447ED">
        <w:t>Шаг процесса 160.1 – Включение мероприятия в программу воздействий ПА</w:t>
      </w:r>
    </w:p>
    <w:p w14:paraId="1125C97C" w14:textId="4A4F81E7" w:rsidR="00481A1E" w:rsidRPr="007447ED" w:rsidRDefault="00170140" w:rsidP="00280193">
      <w:r w:rsidRPr="007447ED">
        <w:t>Е</w:t>
      </w:r>
      <w:r w:rsidR="00291905" w:rsidRPr="007447ED">
        <w:t xml:space="preserve">сли процесс закупки оборудования, взамен изношенного включается в программу в рамках годового бюджета, то Заявки на ОВП </w:t>
      </w:r>
      <w:r w:rsidR="00481A1E" w:rsidRPr="007447ED">
        <w:t>п</w:t>
      </w:r>
      <w:r w:rsidR="00291905" w:rsidRPr="007447ED">
        <w:t>ередаю</w:t>
      </w:r>
      <w:r w:rsidR="00481A1E" w:rsidRPr="007447ED">
        <w:t xml:space="preserve">тся в процесс ПП-07.06.03-ERP Формирование годового бюджета воздействий на производственные активы </w:t>
      </w:r>
      <w:r w:rsidR="00291905" w:rsidRPr="007447ED">
        <w:t>или если процесс включается в рамках корректировки, то Заявки на ОВП п</w:t>
      </w:r>
      <w:r w:rsidR="00FA791E">
        <w:t>е</w:t>
      </w:r>
      <w:r w:rsidR="00291905" w:rsidRPr="007447ED">
        <w:t xml:space="preserve">редаются </w:t>
      </w:r>
      <w:r w:rsidR="00481A1E" w:rsidRPr="007447ED">
        <w:t>в процесс ПП-07.06.04-ERP Исполнение, корректировка и контроль бюджета воздействий на производственные активы</w:t>
      </w:r>
      <w:r w:rsidR="00291905" w:rsidRPr="007447ED">
        <w:t>.</w:t>
      </w:r>
      <w:r w:rsidR="00481A1E" w:rsidRPr="007447ED">
        <w:t xml:space="preserve"> </w:t>
      </w:r>
      <w:r w:rsidRPr="007447ED">
        <w:t>На СПП – элемент «Мероприятие» через транзакцию «АРМ Планировщика ОВП» Специалистом управления бюджетами ТОиР УО проставляется статус «</w:t>
      </w:r>
      <w:r w:rsidR="00252816" w:rsidRPr="007447ED">
        <w:t>ГДПЛ – Включение в годовую программу воздействия ПА</w:t>
      </w:r>
      <w:r w:rsidRPr="007447ED">
        <w:t>»</w:t>
      </w:r>
      <w:r w:rsidR="00252816" w:rsidRPr="007447ED">
        <w:t xml:space="preserve"> или «КРПЛ – Включение в программу воздействия в рамках корректировки».</w:t>
      </w:r>
    </w:p>
    <w:p w14:paraId="33760360" w14:textId="04697E6A" w:rsidR="00481A1E" w:rsidRDefault="00481A1E" w:rsidP="00280193">
      <w:pPr>
        <w:rPr>
          <w:ins w:id="783" w:author="Zelenskaya Natalia" w:date="2021-03-12T16:31:00Z"/>
        </w:rPr>
      </w:pPr>
      <w:r w:rsidRPr="007447ED">
        <w:t xml:space="preserve">В случае долгосрочной закупки </w:t>
      </w:r>
      <w:r w:rsidR="00291905" w:rsidRPr="007447ED">
        <w:t>информация по Заявкам ОВП передается в процессы</w:t>
      </w:r>
      <w:r w:rsidR="00252816" w:rsidRPr="007447ED">
        <w:t xml:space="preserve"> ПП-07.02.01-ERP Долгосрочное планирование воздействий на производственные активы </w:t>
      </w:r>
      <w:r w:rsidR="00252816" w:rsidRPr="007447ED">
        <w:lastRenderedPageBreak/>
        <w:t xml:space="preserve">(мастер-план от 3-х до 10 лет) или ПП-07.02.02-ERP Перспективное среднесрочное планирование воздействий на производственные активы (3-х летний период). На СПП – элемент «Мероприятие» через транзакцию «АРМ Планировщика ОВП» Специалистом управления бюджетами ТОиР УО проставляется статус «ДГПЛ – Включение в долгосрочное планирование воздействий ПА» или «СРПЛ – Включение в среднесрочное </w:t>
      </w:r>
      <w:r w:rsidR="00E23738" w:rsidRPr="007447ED">
        <w:t>планирование воздействий ПА</w:t>
      </w:r>
      <w:r w:rsidR="00252816" w:rsidRPr="007447ED">
        <w:t>»</w:t>
      </w:r>
      <w:r w:rsidR="00E23738" w:rsidRPr="007447ED">
        <w:t xml:space="preserve">. </w:t>
      </w:r>
    </w:p>
    <w:p w14:paraId="51AD86F1" w14:textId="133D2A37" w:rsidR="00C20DAB" w:rsidRDefault="00B826E5" w:rsidP="005D2FA0">
      <w:pPr>
        <w:pStyle w:val="4"/>
        <w:rPr>
          <w:ins w:id="784" w:author="Zelenskaya Natalia" w:date="2021-03-12T17:36:00Z"/>
        </w:rPr>
      </w:pPr>
      <w:bookmarkStart w:id="785" w:name="_Ref66471002"/>
      <w:ins w:id="786" w:author="Zelenskaya Natalia" w:date="2021-03-12T16:31:00Z">
        <w:r w:rsidRPr="007447ED">
          <w:t xml:space="preserve">Шаг процесса </w:t>
        </w:r>
        <w:r w:rsidR="00C20DAB">
          <w:t>1</w:t>
        </w:r>
      </w:ins>
      <w:ins w:id="787" w:author="Zelenskaya Natalia" w:date="2021-03-12T17:35:00Z">
        <w:r w:rsidR="00C20DAB">
          <w:t>7</w:t>
        </w:r>
      </w:ins>
      <w:ins w:id="788" w:author="Zelenskaya Natalia" w:date="2021-03-12T16:31:00Z">
        <w:r w:rsidRPr="007447ED">
          <w:t>0.</w:t>
        </w:r>
      </w:ins>
      <w:ins w:id="789" w:author="Zelenskaya Natalia" w:date="2021-03-12T17:35:00Z">
        <w:r w:rsidR="00C20DAB">
          <w:t>1</w:t>
        </w:r>
      </w:ins>
      <w:ins w:id="790" w:author="Zelenskaya Natalia" w:date="2021-03-12T16:31:00Z">
        <w:r w:rsidRPr="007447ED">
          <w:t xml:space="preserve"> – </w:t>
        </w:r>
      </w:ins>
      <w:ins w:id="791" w:author="Zelenskaya Natalia" w:date="2021-03-12T17:34:00Z">
        <w:r w:rsidR="00C20DAB" w:rsidRPr="00C20DAB">
          <w:t>Рассмотрение заявок на ОВП в отделе планирования и контроля инвестиций УО</w:t>
        </w:r>
      </w:ins>
      <w:bookmarkEnd w:id="785"/>
    </w:p>
    <w:p w14:paraId="462758B8" w14:textId="4DAA23E9" w:rsidR="00C20DAB" w:rsidRPr="007447ED" w:rsidRDefault="00C20DAB" w:rsidP="00C20DAB">
      <w:pPr>
        <w:rPr>
          <w:ins w:id="792" w:author="Zelenskaya Natalia" w:date="2021-03-12T17:36:00Z"/>
          <w:rStyle w:val="10TableContent1CharChar"/>
          <w:lang w:val="ru-RU"/>
        </w:rPr>
      </w:pPr>
      <w:ins w:id="793" w:author="Zelenskaya Natalia" w:date="2021-03-12T17:36:00Z">
        <w:r w:rsidRPr="007447ED">
          <w:rPr>
            <w:rStyle w:val="10TableContent1CharChar"/>
            <w:lang w:val="ru-RU"/>
          </w:rPr>
          <w:t xml:space="preserve">На этом шаге </w:t>
        </w:r>
        <w:r w:rsidRPr="00B61CBF">
          <w:t>Специалист отдела планирования и контроля инвестиций УО</w:t>
        </w:r>
        <w:r w:rsidRPr="007447ED">
          <w:t xml:space="preserve"> </w:t>
        </w:r>
        <w:r>
          <w:t>анализирует Заявки на ОВП со статусам</w:t>
        </w:r>
      </w:ins>
      <w:ins w:id="794" w:author="Zelenskaya Natalia" w:date="2021-03-12T17:37:00Z">
        <w:r>
          <w:t>и</w:t>
        </w:r>
      </w:ins>
      <w:ins w:id="795" w:author="Zelenskaya Natalia" w:date="2021-03-12T17:36:00Z">
        <w:r>
          <w:t xml:space="preserve"> «СГТЗ» и «РСЦН</w:t>
        </w:r>
      </w:ins>
      <w:ins w:id="796" w:author="Zelenskaya Natalia" w:date="2021-03-12T17:37:00Z">
        <w:r>
          <w:t>»</w:t>
        </w:r>
      </w:ins>
      <w:ins w:id="797" w:author="Zelenskaya Natalia" w:date="2021-03-12T17:36:00Z">
        <w:r>
          <w:t xml:space="preserve">. </w:t>
        </w:r>
      </w:ins>
    </w:p>
    <w:p w14:paraId="6E835266" w14:textId="77777777" w:rsidR="00C20DAB" w:rsidRPr="007447ED" w:rsidRDefault="00C20DAB" w:rsidP="00C20DAB">
      <w:pPr>
        <w:rPr>
          <w:ins w:id="798" w:author="Zelenskaya Natalia" w:date="2021-03-12T17:36:00Z"/>
        </w:rPr>
      </w:pPr>
      <w:ins w:id="799" w:author="Zelenskaya Natalia" w:date="2021-03-12T17:36:00Z">
        <w:r w:rsidRPr="007447ED">
          <w:t xml:space="preserve">Для целей минимизации риска утверждения и реализации однотипных и дублирующих </w:t>
        </w:r>
        <w:r>
          <w:t>мероприятий ОВП</w:t>
        </w:r>
        <w:r w:rsidRPr="007447ED">
          <w:t xml:space="preserve"> </w:t>
        </w:r>
        <w:r w:rsidRPr="00B61CBF">
          <w:t>Специалист отдела планирования и контроля инвестиций УО</w:t>
        </w:r>
        <w:r w:rsidRPr="007447ED">
          <w:t xml:space="preserve"> проверяет наличие уже заявленных и реализуемых проектов в системе по замене и реконструкции</w:t>
        </w:r>
        <w:r>
          <w:t>.</w:t>
        </w:r>
      </w:ins>
    </w:p>
    <w:p w14:paraId="3EFCFECD" w14:textId="47D8FE43" w:rsidR="00C20DAB" w:rsidRDefault="00C20DAB" w:rsidP="00C20DAB">
      <w:pPr>
        <w:rPr>
          <w:ins w:id="800" w:author="Zelenskaya Natalia" w:date="2021-03-12T17:36:00Z"/>
        </w:rPr>
      </w:pPr>
      <w:ins w:id="801" w:author="Zelenskaya Natalia" w:date="2021-03-12T17:36:00Z">
        <w:r w:rsidRPr="007447ED">
          <w:t xml:space="preserve">Для этого </w:t>
        </w:r>
        <w:r w:rsidRPr="00B61CBF">
          <w:t>Специалист отдела планирования и контроля инвестиций УО</w:t>
        </w:r>
        <w:r w:rsidRPr="007447ED">
          <w:t xml:space="preserve"> в транзакции </w:t>
        </w:r>
        <w:r>
          <w:t>«АРМ Планировщик ОВП</w:t>
        </w:r>
        <w:r w:rsidRPr="007447ED">
          <w:t>» формирует отчет о реализуемых проектах</w:t>
        </w:r>
      </w:ins>
      <w:ins w:id="802" w:author="Zelenskaya Natalia" w:date="2021-03-12T17:37:00Z">
        <w:r>
          <w:t xml:space="preserve"> (заявках на ОВП)</w:t>
        </w:r>
      </w:ins>
      <w:ins w:id="803" w:author="Zelenskaya Natalia" w:date="2021-03-12T17:36:00Z">
        <w:r w:rsidRPr="007447ED">
          <w:t xml:space="preserve">. При запуске отчета </w:t>
        </w:r>
        <w:r>
          <w:t>Заказчик ОВП ПА 1 группа УО</w:t>
        </w:r>
        <w:r w:rsidRPr="007447ED">
          <w:t xml:space="preserve"> ограничивает выборку по </w:t>
        </w:r>
      </w:ins>
      <w:ins w:id="804" w:author="Zelenskaya Natalia" w:date="2021-03-12T17:38:00Z">
        <w:r>
          <w:t>видам заявок на оВП</w:t>
        </w:r>
      </w:ins>
      <w:ins w:id="805" w:author="Zelenskaya Natalia" w:date="2021-03-12T17:36:00Z">
        <w:r>
          <w:t>, ЕК МТР</w:t>
        </w:r>
        <w:r w:rsidRPr="007447ED">
          <w:t xml:space="preserve"> и исключает из выборки уже реализованные </w:t>
        </w:r>
      </w:ins>
      <w:ins w:id="806" w:author="Zelenskaya Natalia" w:date="2021-03-12T17:38:00Z">
        <w:r>
          <w:t>заявки на ОВП</w:t>
        </w:r>
      </w:ins>
      <w:ins w:id="807" w:author="Zelenskaya Natalia" w:date="2021-03-12T17:36:00Z">
        <w:r w:rsidRPr="007447ED">
          <w:t xml:space="preserve"> (системный статус ЗАКР – Закрыто). В результате данный отчет выводит реестр </w:t>
        </w:r>
        <w:r>
          <w:t>мероприятий</w:t>
        </w:r>
        <w:r w:rsidRPr="007447ED">
          <w:t xml:space="preserve"> с классификацией, плановыми сроками реализации. </w:t>
        </w:r>
      </w:ins>
    </w:p>
    <w:p w14:paraId="0AC7E01C" w14:textId="77777777" w:rsidR="00C20DAB" w:rsidRDefault="00C20DAB" w:rsidP="00C20DAB">
      <w:pPr>
        <w:rPr>
          <w:ins w:id="808" w:author="Zelenskaya Natalia" w:date="2021-03-12T17:36:00Z"/>
          <w:rStyle w:val="10TableContent1CharChar"/>
          <w:lang w:val="ru-RU"/>
        </w:rPr>
      </w:pPr>
      <w:ins w:id="809" w:author="Zelenskaya Natalia" w:date="2021-03-12T17:36:00Z">
        <w:r>
          <w:t xml:space="preserve">При отсутствии аналогичных проектов и замечаний Заявка на ОВП согласуется </w:t>
        </w:r>
        <w:r w:rsidRPr="00B61CBF">
          <w:t>Специалист</w:t>
        </w:r>
        <w:r>
          <w:t>ом</w:t>
        </w:r>
        <w:r w:rsidRPr="00B61CBF">
          <w:t xml:space="preserve"> отдела планирования и контроля инвестиций УО</w:t>
        </w:r>
        <w:r>
          <w:t xml:space="preserve">. На заявке проставляется пользовательский статус «СПКИ - </w:t>
        </w:r>
        <w:r w:rsidRPr="004867BD">
          <w:t>Согласовано ОПиКИ</w:t>
        </w:r>
        <w:r>
          <w:t>» и</w:t>
        </w:r>
        <w:r w:rsidRPr="004867BD">
          <w:rPr>
            <w:rStyle w:val="10TableContent1CharChar"/>
            <w:lang w:val="ru-RU"/>
          </w:rPr>
          <w:t xml:space="preserve"> </w:t>
        </w:r>
        <w:r>
          <w:rPr>
            <w:rStyle w:val="10TableContent1CharChar"/>
            <w:lang w:val="ru-RU"/>
          </w:rPr>
          <w:t>передаются на согласование Инвестиционной комиссии.</w:t>
        </w:r>
      </w:ins>
    </w:p>
    <w:p w14:paraId="2C894032" w14:textId="2B0E4130" w:rsidR="00C20DAB" w:rsidRDefault="00C20DAB">
      <w:pPr>
        <w:rPr>
          <w:ins w:id="810" w:author="Zelenskaya Natalia" w:date="2021-03-12T19:50:00Z"/>
          <w:rStyle w:val="10TableContent1CharChar"/>
          <w:b/>
          <w:caps/>
          <w:lang w:val="ru-RU"/>
        </w:rPr>
        <w:pPrChange w:id="811" w:author="Zelenskaya Natalia" w:date="2021-03-12T17:39:00Z">
          <w:pPr>
            <w:pStyle w:val="4"/>
          </w:pPr>
        </w:pPrChange>
      </w:pPr>
      <w:ins w:id="812" w:author="Zelenskaya Natalia" w:date="2021-03-12T17:36:00Z">
        <w:r w:rsidRPr="007447ED">
          <w:t xml:space="preserve">В случае </w:t>
        </w:r>
        <w:r>
          <w:t>наличия замечаний</w:t>
        </w:r>
        <w:r w:rsidRPr="007447ED">
          <w:t xml:space="preserve">, то </w:t>
        </w:r>
        <w:r w:rsidRPr="00B61CBF">
          <w:t>Специалист отдела планирования и контроля инвестиций УО</w:t>
        </w:r>
        <w:r w:rsidRPr="007447ED">
          <w:t xml:space="preserve"> </w:t>
        </w:r>
        <w:r>
          <w:t>отправляет Заявку на ОВП на корректировку</w:t>
        </w:r>
        <w:r>
          <w:rPr>
            <w:rStyle w:val="10TableContent1CharChar"/>
            <w:lang w:val="ru-RU"/>
          </w:rPr>
          <w:t xml:space="preserve">: проставляет статус «ТКОР - </w:t>
        </w:r>
        <w:r w:rsidRPr="00CB78BD">
          <w:rPr>
            <w:rStyle w:val="10TableContent1CharChar"/>
            <w:lang w:val="ru-RU"/>
          </w:rPr>
          <w:t>Требует корректировки</w:t>
        </w:r>
        <w:r>
          <w:rPr>
            <w:rStyle w:val="10TableContent1CharChar"/>
            <w:lang w:val="ru-RU"/>
          </w:rPr>
          <w:t>».</w:t>
        </w:r>
      </w:ins>
    </w:p>
    <w:p w14:paraId="10034DE7" w14:textId="30C5B176" w:rsidR="00B826E5" w:rsidRPr="007447ED" w:rsidRDefault="00C20DAB">
      <w:pPr>
        <w:pStyle w:val="4"/>
        <w:rPr>
          <w:ins w:id="813" w:author="Zelenskaya Natalia" w:date="2021-03-12T16:31:00Z"/>
        </w:rPr>
      </w:pPr>
      <w:bookmarkStart w:id="814" w:name="_Ref66471502"/>
      <w:ins w:id="815" w:author="Zelenskaya Natalia" w:date="2021-03-12T17:35:00Z">
        <w:r w:rsidRPr="007447ED">
          <w:t xml:space="preserve">Шаг процесса </w:t>
        </w:r>
        <w:r>
          <w:t>18</w:t>
        </w:r>
        <w:r w:rsidRPr="007447ED">
          <w:t>0.</w:t>
        </w:r>
        <w:r>
          <w:t>1 -</w:t>
        </w:r>
        <w:r w:rsidRPr="007447ED">
          <w:t xml:space="preserve"> </w:t>
        </w:r>
        <w:r w:rsidRPr="00C20DAB">
          <w:t>Согласование заявок на ОВП на ИК БЕ</w:t>
        </w:r>
      </w:ins>
      <w:bookmarkEnd w:id="814"/>
    </w:p>
    <w:p w14:paraId="69D03FC0" w14:textId="5EAC2B72" w:rsidR="00B826E5" w:rsidRDefault="00B826E5">
      <w:pPr>
        <w:rPr>
          <w:ins w:id="816" w:author="Zelenskaya Natalia" w:date="2021-03-12T19:50:00Z"/>
        </w:rPr>
      </w:pPr>
      <w:ins w:id="817" w:author="Zelenskaya Natalia" w:date="2021-03-12T16:31:00Z">
        <w:r>
          <w:t>На данном шаге Заявки на ОВП</w:t>
        </w:r>
        <w:r w:rsidRPr="0079409A">
          <w:t xml:space="preserve"> со статусом «СПКИ</w:t>
        </w:r>
      </w:ins>
      <w:ins w:id="818" w:author="Zelenskaya Natalia" w:date="2021-03-12T17:40:00Z">
        <w:r w:rsidR="000F59DB">
          <w:t xml:space="preserve"> - - </w:t>
        </w:r>
        <w:r w:rsidR="000F59DB" w:rsidRPr="004867BD">
          <w:t>Согласовано ОПиКИ</w:t>
        </w:r>
      </w:ins>
      <w:ins w:id="819" w:author="Zelenskaya Natalia" w:date="2021-03-12T16:31:00Z">
        <w:r w:rsidRPr="0079409A">
          <w:t>»</w:t>
        </w:r>
        <w:r>
          <w:t xml:space="preserve"> рассматриваются Инвестиционной комиссией УО. При рассмотрении также принимается во внимание актуализированный график поставок, переходящих с предыдущего периода (заявленная</w:t>
        </w:r>
        <w:r w:rsidRPr="000F43EA">
          <w:t xml:space="preserve"> потребность</w:t>
        </w:r>
        <w:r>
          <w:t>, не обеспеченная в указанный период). П</w:t>
        </w:r>
        <w:r w:rsidRPr="0079409A">
          <w:t xml:space="preserve">ринимается коллегиальное решение о </w:t>
        </w:r>
        <w:r>
          <w:t>включении</w:t>
        </w:r>
        <w:r w:rsidRPr="0079409A">
          <w:t xml:space="preserve"> </w:t>
        </w:r>
        <w:r>
          <w:t>Заявки на ОВП</w:t>
        </w:r>
        <w:r w:rsidRPr="0079409A">
          <w:t xml:space="preserve"> в инвестиционную программу УО</w:t>
        </w:r>
        <w:r>
          <w:t>. Для этого сотрудником с ролью Инвестиционной комиссией УО на Заявке на ОВП проставляется пользовательский статус «ИКБЕ - Согласовано ИК</w:t>
        </w:r>
        <w:r w:rsidRPr="0079409A">
          <w:t xml:space="preserve"> БЕ</w:t>
        </w:r>
        <w:r>
          <w:t>».</w:t>
        </w:r>
      </w:ins>
    </w:p>
    <w:p w14:paraId="408F46EE" w14:textId="34085A03" w:rsidR="00344F6A" w:rsidRDefault="00B826E5">
      <w:pPr>
        <w:rPr>
          <w:ins w:id="820" w:author="Zelenskaya Natalia" w:date="2021-03-12T19:51:00Z"/>
        </w:rPr>
      </w:pPr>
      <w:ins w:id="821" w:author="Zelenskaya Natalia" w:date="2021-03-12T16:31:00Z">
        <w:r>
          <w:lastRenderedPageBreak/>
          <w:t xml:space="preserve">В случае </w:t>
        </w:r>
      </w:ins>
      <w:ins w:id="822" w:author="Zelenskaya Natalia" w:date="2021-03-12T18:16:00Z">
        <w:r w:rsidR="0017073E" w:rsidRPr="0017073E">
          <w:rPr>
            <w:rPrChange w:id="823" w:author="Zelenskaya Natalia" w:date="2021-03-12T18:16:00Z">
              <w:rPr>
                <w:lang w:val="en-US"/>
              </w:rPr>
            </w:rPrChange>
          </w:rPr>
          <w:t>отклонения</w:t>
        </w:r>
      </w:ins>
      <w:ins w:id="824" w:author="Zelenskaya Natalia" w:date="2021-03-12T16:31:00Z">
        <w:r>
          <w:t xml:space="preserve"> Заявк</w:t>
        </w:r>
      </w:ins>
      <w:ins w:id="825" w:author="Zelenskaya Natalia" w:date="2021-03-12T18:16:00Z">
        <w:r w:rsidR="0017073E">
          <w:t>и</w:t>
        </w:r>
      </w:ins>
      <w:ins w:id="826" w:author="Zelenskaya Natalia" w:date="2021-03-12T16:31:00Z">
        <w:r>
          <w:t xml:space="preserve"> на ОВП</w:t>
        </w:r>
        <w:r w:rsidR="0017073E">
          <w:t xml:space="preserve"> с</w:t>
        </w:r>
        <w:r>
          <w:t>отрудником с ролью Инвестиционной комиссией УО проставляется пользовательский статус «</w:t>
        </w:r>
      </w:ins>
      <w:ins w:id="827" w:author="Zelenskaya Natalia" w:date="2021-03-12T18:17:00Z">
        <w:r w:rsidR="0017073E">
          <w:t>ОТКЛ</w:t>
        </w:r>
      </w:ins>
      <w:ins w:id="828" w:author="Zelenskaya Natalia" w:date="2021-03-12T16:31:00Z">
        <w:r>
          <w:t xml:space="preserve"> – </w:t>
        </w:r>
      </w:ins>
      <w:ins w:id="829" w:author="Zelenskaya Natalia" w:date="2021-03-12T18:17:00Z">
        <w:r w:rsidR="0017073E">
          <w:t>Отклонено</w:t>
        </w:r>
      </w:ins>
      <w:ins w:id="830" w:author="Zelenskaya Natalia" w:date="2021-03-12T16:31:00Z">
        <w:r>
          <w:t xml:space="preserve">» с указанием причины </w:t>
        </w:r>
      </w:ins>
      <w:ins w:id="831" w:author="Zelenskaya Natalia" w:date="2021-03-12T18:17:00Z">
        <w:r w:rsidR="0017073E">
          <w:t>отклонения</w:t>
        </w:r>
      </w:ins>
      <w:ins w:id="832" w:author="Zelenskaya Natalia" w:date="2021-03-12T16:31:00Z">
        <w:r>
          <w:t>.</w:t>
        </w:r>
      </w:ins>
    </w:p>
    <w:p w14:paraId="779BDC44" w14:textId="77777777" w:rsidR="00344F6A" w:rsidRDefault="00344F6A" w:rsidP="00344F6A">
      <w:pPr>
        <w:rPr>
          <w:ins w:id="833" w:author="Zelenskaya Natalia" w:date="2021-03-12T19:51:00Z"/>
        </w:rPr>
      </w:pPr>
      <w:ins w:id="834" w:author="Zelenskaya Natalia" w:date="2021-03-12T19:51:00Z">
        <w:r>
          <w:t>В случае наличия индикатора «Вовлечение НВИ» данный этап согласования пропускается.</w:t>
        </w:r>
      </w:ins>
    </w:p>
    <w:p w14:paraId="3FEDCE6F" w14:textId="0B35F667" w:rsidR="0017073E" w:rsidRDefault="0017073E" w:rsidP="0017073E">
      <w:pPr>
        <w:pStyle w:val="4"/>
        <w:rPr>
          <w:ins w:id="835" w:author="Zelenskaya Natalia" w:date="2021-03-12T18:15:00Z"/>
        </w:rPr>
      </w:pPr>
      <w:ins w:id="836" w:author="Zelenskaya Natalia" w:date="2021-03-12T18:15:00Z">
        <w:r w:rsidRPr="007447ED">
          <w:t xml:space="preserve">Шаг процесса </w:t>
        </w:r>
      </w:ins>
      <w:ins w:id="837" w:author="Zelenskaya Natalia" w:date="2021-03-12T18:30:00Z">
        <w:r w:rsidR="00EB2120">
          <w:t>190.1</w:t>
        </w:r>
      </w:ins>
      <w:ins w:id="838" w:author="Zelenskaya Natalia" w:date="2021-03-12T18:15:00Z">
        <w:r w:rsidRPr="007447ED">
          <w:t xml:space="preserve"> – </w:t>
        </w:r>
        <w:r w:rsidRPr="00AE4D51">
          <w:t>Проверка дат потребности с учетом LT и согласование Коммерческим блоком</w:t>
        </w:r>
      </w:ins>
    </w:p>
    <w:p w14:paraId="2115474D" w14:textId="1D3DD32D" w:rsidR="0017073E" w:rsidRDefault="0017073E" w:rsidP="0017073E">
      <w:pPr>
        <w:rPr>
          <w:ins w:id="839" w:author="Zelenskaya Natalia" w:date="2021-03-12T19:51:00Z"/>
        </w:rPr>
      </w:pPr>
      <w:ins w:id="840" w:author="Zelenskaya Natalia" w:date="2021-03-12T18:15:00Z">
        <w:r w:rsidRPr="00B826E5">
          <w:t>По</w:t>
        </w:r>
        <w:r>
          <w:t xml:space="preserve">сле </w:t>
        </w:r>
      </w:ins>
      <w:ins w:id="841" w:author="Zelenskaya Natalia" w:date="2021-03-12T19:34:00Z">
        <w:r w:rsidR="005374B8">
          <w:t xml:space="preserve">согласования Заявки на ОВП </w:t>
        </w:r>
        <w:r w:rsidR="005374B8" w:rsidRPr="005374B8">
          <w:rPr>
            <w:rPrChange w:id="842" w:author="Zelenskaya Natalia" w:date="2021-03-12T19:34:00Z">
              <w:rPr>
                <w:b/>
              </w:rPr>
            </w:rPrChange>
          </w:rPr>
          <w:t>Инв</w:t>
        </w:r>
        <w:r w:rsidR="005374B8">
          <w:t>естиционной комиссией</w:t>
        </w:r>
      </w:ins>
      <w:ins w:id="843" w:author="Zelenskaya Natalia" w:date="2021-03-12T18:15:00Z">
        <w:r>
          <w:t xml:space="preserve"> сотрудник с ролью Сток-контроллер проверяет Заявки на ОВП на </w:t>
        </w:r>
        <w:r w:rsidRPr="00B826E5">
          <w:t>предмет корректности заявленных позиций и дат потребности с учетом LT</w:t>
        </w:r>
        <w:r>
          <w:t>. В</w:t>
        </w:r>
        <w:r w:rsidRPr="00C52E93">
          <w:t xml:space="preserve"> </w:t>
        </w:r>
        <w:r>
          <w:t>случае положительной проверки корректности заявленных позиций Сток-контроллер устанавливает статус СГКБ – Согласовано Ком. блоком.</w:t>
        </w:r>
      </w:ins>
    </w:p>
    <w:p w14:paraId="5E236041" w14:textId="24A75FD4" w:rsidR="00B826E5" w:rsidRDefault="00344F6A" w:rsidP="0017073E">
      <w:pPr>
        <w:rPr>
          <w:ins w:id="844" w:author="Zelenskaya Natalia" w:date="2021-03-12T19:51:00Z"/>
        </w:rPr>
      </w:pPr>
      <w:ins w:id="845" w:author="Zelenskaya Natalia" w:date="2021-03-12T19:51:00Z">
        <w:r>
          <w:t>В</w:t>
        </w:r>
      </w:ins>
      <w:ins w:id="846" w:author="Zelenskaya Natalia" w:date="2021-03-12T18:15:00Z">
        <w:r w:rsidR="0017073E">
          <w:t xml:space="preserve"> случае наличия замечаний Заявка на ОВП отклоняется с указанием причины отклонения</w:t>
        </w:r>
      </w:ins>
      <w:ins w:id="847" w:author="Zelenskaya Natalia" w:date="2021-03-12T18:30:00Z">
        <w:r w:rsidR="00EB2120">
          <w:t>.</w:t>
        </w:r>
      </w:ins>
    </w:p>
    <w:p w14:paraId="372731F8" w14:textId="1FF27FA4" w:rsidR="00344F6A" w:rsidRDefault="00344F6A" w:rsidP="0017073E">
      <w:pPr>
        <w:rPr>
          <w:ins w:id="848" w:author="Zelenskaya Natalia" w:date="2021-03-12T18:30:00Z"/>
        </w:rPr>
      </w:pPr>
      <w:ins w:id="849" w:author="Zelenskaya Natalia" w:date="2021-03-12T19:51:00Z">
        <w:r>
          <w:t>В случае наличия индикатора «Вовлечение НВИ» данный этап согласования пропускается.</w:t>
        </w:r>
      </w:ins>
    </w:p>
    <w:p w14:paraId="76785E06" w14:textId="70C824D2" w:rsidR="00EB2120" w:rsidRDefault="00EB2120" w:rsidP="0017073E">
      <w:pPr>
        <w:rPr>
          <w:ins w:id="850" w:author="Zelenskaya Natalia" w:date="2021-03-12T18:33:00Z"/>
        </w:rPr>
      </w:pPr>
      <w:ins w:id="851" w:author="Zelenskaya Natalia" w:date="2021-03-12T18:30:00Z">
        <w:r>
          <w:t xml:space="preserve">Далее Заявка на ОВП передается в процессы </w:t>
        </w:r>
      </w:ins>
      <w:ins w:id="852" w:author="Zelenskaya Natalia" w:date="2021-03-12T18:31:00Z">
        <w:r w:rsidRPr="00EB2120">
          <w:t>ПП-07.06.04-ERP</w:t>
        </w:r>
        <w:r>
          <w:t xml:space="preserve"> </w:t>
        </w:r>
        <w:r w:rsidRPr="00EB2120">
          <w:t>Исполнение, корректировка и контроль бюджета воздействий на производственные активы</w:t>
        </w:r>
        <w:r>
          <w:t xml:space="preserve"> или </w:t>
        </w:r>
        <w:r w:rsidRPr="00EB2120">
          <w:t>ПП-07.06.03-ERP</w:t>
        </w:r>
        <w:r>
          <w:t xml:space="preserve"> </w:t>
        </w:r>
        <w:r w:rsidRPr="00EB2120">
          <w:t>Формирование годового бюджета воздействий на производственные активы</w:t>
        </w:r>
      </w:ins>
      <w:ins w:id="853" w:author="Zelenskaya Natalia" w:date="2021-03-12T18:32:00Z">
        <w:r>
          <w:t>.</w:t>
        </w:r>
      </w:ins>
    </w:p>
    <w:p w14:paraId="493977A9" w14:textId="70459849" w:rsidR="00EB2120" w:rsidRPr="007447ED" w:rsidRDefault="00EB2120" w:rsidP="0017073E">
      <w:ins w:id="854" w:author="Zelenskaya Natalia" w:date="2021-03-12T18:33:00Z">
        <w:r>
          <w:t>После согласования заявок на ОВП Коммерческим блоком УО, заявки на ОВП планового года (СПП-элементы со статусом «ГДПЛ – Включение в годовую программу ОВП») включаются в годовой бюджет ППА. По результатам согласования годового бюджета ППА</w:t>
        </w:r>
      </w:ins>
      <w:ins w:id="855" w:author="Zelenskaya Natalia" w:date="2021-03-12T18:39:00Z">
        <w:r>
          <w:t xml:space="preserve"> в </w:t>
        </w:r>
        <w:r>
          <w:rPr>
            <w:lang w:val="en-US"/>
          </w:rPr>
          <w:t>MCB</w:t>
        </w:r>
      </w:ins>
      <w:ins w:id="856" w:author="Zelenskaya Natalia" w:date="2021-03-12T18:33:00Z">
        <w:r>
          <w:t xml:space="preserve"> на согласованных заявках на ОВП</w:t>
        </w:r>
      </w:ins>
      <w:ins w:id="857" w:author="Zelenskaya Natalia" w:date="2021-03-12T18:38:00Z">
        <w:r>
          <w:t xml:space="preserve"> автоматически устанавливается статус</w:t>
        </w:r>
      </w:ins>
      <w:ins w:id="858" w:author="Zelenskaya Natalia" w:date="2021-03-12T18:33:00Z">
        <w:r>
          <w:t xml:space="preserve"> статус «УБТК – </w:t>
        </w:r>
      </w:ins>
      <w:ins w:id="859" w:author="Zelenskaya Natalia" w:date="2021-03-12T18:36:00Z">
        <w:r>
          <w:t xml:space="preserve">Годовой бюджет </w:t>
        </w:r>
      </w:ins>
      <w:ins w:id="860" w:author="Zelenskaya Natalia" w:date="2021-03-12T18:37:00Z">
        <w:r>
          <w:t>согласован</w:t>
        </w:r>
      </w:ins>
      <w:ins w:id="861" w:author="Zelenskaya Natalia" w:date="2021-03-12T18:36:00Z">
        <w:r>
          <w:t xml:space="preserve"> ТК БЕ</w:t>
        </w:r>
      </w:ins>
      <w:ins w:id="862" w:author="Zelenskaya Natalia" w:date="2021-03-12T18:33:00Z">
        <w:r>
          <w:t>»</w:t>
        </w:r>
      </w:ins>
      <w:ins w:id="863" w:author="Zelenskaya Natalia" w:date="2021-03-12T18:39:00Z">
        <w:r>
          <w:t xml:space="preserve">. Более подробно описано в КД </w:t>
        </w:r>
      </w:ins>
      <w:ins w:id="864" w:author="Zelenskaya Natalia" w:date="2021-03-12T18:40:00Z">
        <w:r w:rsidR="00D254EC">
          <w:t>ERP.13</w:t>
        </w:r>
        <w:r w:rsidRPr="00EB2120">
          <w:t>.9.2_51_PM_КД Формирование и управление бюджетами ТОиР</w:t>
        </w:r>
        <w:r>
          <w:t>.</w:t>
        </w:r>
      </w:ins>
    </w:p>
    <w:p w14:paraId="76C89014" w14:textId="5A4CE6CB" w:rsidR="00973D71" w:rsidRDefault="00305E87" w:rsidP="00973D71">
      <w:pPr>
        <w:pStyle w:val="4"/>
        <w:rPr>
          <w:ins w:id="865" w:author="Zelenskaya Natalia" w:date="2021-03-12T18:41:00Z"/>
        </w:rPr>
      </w:pPr>
      <w:r w:rsidRPr="007447ED">
        <w:t xml:space="preserve">Шаг процесса </w:t>
      </w:r>
      <w:ins w:id="866" w:author="Zelenskaya Natalia" w:date="2021-03-12T18:40:00Z">
        <w:r w:rsidR="00973D71">
          <w:t>20</w:t>
        </w:r>
      </w:ins>
      <w:del w:id="867" w:author="Zelenskaya Natalia" w:date="2021-03-12T18:40:00Z">
        <w:r w:rsidRPr="007447ED" w:rsidDel="00973D71">
          <w:delText>1</w:delText>
        </w:r>
        <w:r w:rsidR="004A4512" w:rsidRPr="007447ED" w:rsidDel="00973D71">
          <w:delText>7</w:delText>
        </w:r>
      </w:del>
      <w:r w:rsidRPr="007447ED">
        <w:t xml:space="preserve">0.1 – </w:t>
      </w:r>
      <w:ins w:id="868" w:author="Zelenskaya Natalia" w:date="2021-03-12T18:40:00Z">
        <w:r w:rsidR="00973D71" w:rsidRPr="00973D71">
          <w:t>Подготовка к передаче плана прогноза/освоения в АСКИ</w:t>
        </w:r>
      </w:ins>
    </w:p>
    <w:p w14:paraId="658EA1FB" w14:textId="10953E76" w:rsidR="00C853CE" w:rsidRDefault="00973D71">
      <w:pPr>
        <w:rPr>
          <w:ins w:id="869" w:author="Zelenskaya Natalia" w:date="2021-03-12T18:52:00Z"/>
        </w:rPr>
        <w:pPrChange w:id="870" w:author="Zelenskaya Natalia" w:date="2021-03-12T18:42:00Z">
          <w:pPr>
            <w:pStyle w:val="4"/>
          </w:pPr>
        </w:pPrChange>
      </w:pPr>
      <w:ins w:id="871" w:author="Zelenskaya Natalia" w:date="2021-03-12T18:42:00Z">
        <w:r>
          <w:t xml:space="preserve">После согласования годового бюджета ППА ТК БЕ сотрудников с ролью Планировщик бюджета </w:t>
        </w:r>
      </w:ins>
      <w:ins w:id="872" w:author="Zelenskaya Natalia" w:date="2021-03-12T18:43:00Z">
        <w:r>
          <w:t>УА УО на СПП-элементах согласованных заявок на ОВП</w:t>
        </w:r>
      </w:ins>
      <w:ins w:id="873" w:author="Zelenskaya Natalia" w:date="2021-03-12T18:45:00Z">
        <w:r>
          <w:t xml:space="preserve"> устанавливает</w:t>
        </w:r>
      </w:ins>
      <w:ins w:id="874" w:author="Zelenskaya Natalia" w:date="2021-03-12T18:43:00Z">
        <w:r>
          <w:t xml:space="preserve"> статус «СДПА – согласовано для передачи в АСКИ» и</w:t>
        </w:r>
        <w:r w:rsidRPr="00973D71">
          <w:t xml:space="preserve"> </w:t>
        </w:r>
      </w:ins>
      <w:ins w:id="875" w:author="Zelenskaya Natalia" w:date="2021-03-12T18:45:00Z">
        <w:r>
          <w:t>передает</w:t>
        </w:r>
        <w:r w:rsidRPr="007447ED">
          <w:t xml:space="preserve"> в процесс управления инвестиционной программой для утверждения бюджета в АСКИ</w:t>
        </w:r>
      </w:ins>
      <w:ins w:id="876" w:author="Zelenskaya Natalia" w:date="2021-03-12T18:52:00Z">
        <w:r w:rsidR="00C853CE">
          <w:t xml:space="preserve"> </w:t>
        </w:r>
        <w:r w:rsidR="00C853CE" w:rsidRPr="007447ED">
          <w:rPr>
            <w:rStyle w:val="10TableContent1CharChar"/>
            <w:lang w:val="ru-RU"/>
          </w:rPr>
          <w:t>согласно выбранному сценарию</w:t>
        </w:r>
      </w:ins>
      <w:ins w:id="877" w:author="Zelenskaya Natalia" w:date="2021-03-12T18:43:00Z">
        <w:r>
          <w:t>.</w:t>
        </w:r>
      </w:ins>
      <w:ins w:id="878" w:author="Zelenskaya Natalia" w:date="2021-03-12T18:44:00Z">
        <w:r>
          <w:t xml:space="preserve"> </w:t>
        </w:r>
      </w:ins>
      <w:ins w:id="879" w:author="Zelenskaya Natalia" w:date="2021-03-12T18:53:00Z">
        <w:r w:rsidR="00C853CE">
          <w:rPr>
            <w:rStyle w:val="10TableContent1CharChar"/>
            <w:lang w:val="ru-RU"/>
          </w:rPr>
          <w:t>Описания выбора сценариев и процесса передачи в АСКИ б</w:t>
        </w:r>
        <w:r w:rsidR="00D254EC">
          <w:rPr>
            <w:rStyle w:val="10TableContent1CharChar"/>
            <w:lang w:val="ru-RU"/>
          </w:rPr>
          <w:t>олее подробно описано в КД ERP.13</w:t>
        </w:r>
        <w:r w:rsidR="00C853CE" w:rsidRPr="007447ED">
          <w:rPr>
            <w:rStyle w:val="10TableContent1CharChar"/>
            <w:lang w:val="ru-RU"/>
          </w:rPr>
          <w:t>.9.2_51_PM_КД Формирование и управление бюджетами ТОиР</w:t>
        </w:r>
        <w:r w:rsidR="00C853CE">
          <w:rPr>
            <w:rStyle w:val="10TableContent1CharChar"/>
            <w:lang w:val="ru-RU"/>
          </w:rPr>
          <w:t>.</w:t>
        </w:r>
      </w:ins>
    </w:p>
    <w:p w14:paraId="533EF24E" w14:textId="17440327" w:rsidR="00973D71" w:rsidRDefault="00973D71">
      <w:pPr>
        <w:rPr>
          <w:ins w:id="880" w:author="Zelenskaya Natalia" w:date="2021-03-12T19:52:00Z"/>
        </w:rPr>
        <w:pPrChange w:id="881" w:author="Zelenskaya Natalia" w:date="2021-03-12T18:42:00Z">
          <w:pPr>
            <w:pStyle w:val="4"/>
          </w:pPr>
        </w:pPrChange>
      </w:pPr>
      <w:ins w:id="882" w:author="Zelenskaya Natalia" w:date="2021-03-12T18:44:00Z">
        <w:r w:rsidRPr="007447ED">
          <w:lastRenderedPageBreak/>
          <w:t xml:space="preserve">Интеграционный интерфейс по передаче мероприятий ОВП в </w:t>
        </w:r>
        <w:r w:rsidRPr="007447ED">
          <w:rPr>
            <w:color w:val="000000" w:themeColor="text1"/>
          </w:rPr>
          <w:t>Автоматизированную Систему Контроля Инвестиций (далее -АСКИ)</w:t>
        </w:r>
        <w:r w:rsidRPr="007447ED">
          <w:t xml:space="preserve"> описан в </w:t>
        </w:r>
        <w:r w:rsidRPr="00980256">
          <w:t>СоИ ERP.5.6.2_INT_Соглашение об интеграции АСКИ</w:t>
        </w:r>
      </w:ins>
      <w:ins w:id="883" w:author="Zelenskaya Natalia" w:date="2021-03-12T18:45:00Z">
        <w:r>
          <w:t>.</w:t>
        </w:r>
      </w:ins>
    </w:p>
    <w:p w14:paraId="1F630751" w14:textId="3ED11FB6" w:rsidR="00344F6A" w:rsidRDefault="00344F6A" w:rsidP="00344F6A">
      <w:pPr>
        <w:rPr>
          <w:ins w:id="884" w:author="Zelenskaya Natalia" w:date="2021-03-12T19:52:00Z"/>
        </w:rPr>
      </w:pPr>
      <w:ins w:id="885" w:author="Zelenskaya Natalia" w:date="2021-03-12T19:52:00Z">
        <w:r>
          <w:t xml:space="preserve">В случае наличия индикатора «Вовлечение НВИ» передача </w:t>
        </w:r>
        <w:r w:rsidR="00460FA2">
          <w:t>мероприятий ОВП в АСКИ</w:t>
        </w:r>
        <w:r>
          <w:t xml:space="preserve"> </w:t>
        </w:r>
      </w:ins>
      <w:ins w:id="886" w:author="Zelenskaya Natalia" w:date="2021-03-12T19:53:00Z">
        <w:r w:rsidR="00460FA2">
          <w:t>не осуществляется</w:t>
        </w:r>
      </w:ins>
      <w:ins w:id="887" w:author="Zelenskaya Natalia" w:date="2021-03-12T19:52:00Z">
        <w:r>
          <w:t>.</w:t>
        </w:r>
      </w:ins>
      <w:ins w:id="888" w:author="Zelenskaya Natalia" w:date="2021-03-12T19:53:00Z">
        <w:r w:rsidR="00460FA2">
          <w:t xml:space="preserve"> </w:t>
        </w:r>
      </w:ins>
      <w:ins w:id="889" w:author="Zelenskaya Natalia" w:date="2021-03-12T20:26:00Z">
        <w:r w:rsidR="00377EC5">
          <w:t>Н</w:t>
        </w:r>
        <w:r w:rsidR="00377EC5" w:rsidRPr="007447ED">
          <w:t>еобходимо ввести в систему допустимые лимиты.</w:t>
        </w:r>
        <w:r w:rsidR="00377EC5">
          <w:t xml:space="preserve"> </w:t>
        </w:r>
      </w:ins>
      <w:ins w:id="890" w:author="Zelenskaya Natalia" w:date="2021-03-12T19:53:00Z">
        <w:r w:rsidR="00460FA2">
          <w:t xml:space="preserve">Более подробно о расширении программы бюджетов описано в КД </w:t>
        </w:r>
      </w:ins>
      <w:ins w:id="891" w:author="Zelenskaya Natalia" w:date="2021-03-12T19:54:00Z">
        <w:r w:rsidR="00460FA2" w:rsidRPr="00460FA2">
          <w:t>ERP.</w:t>
        </w:r>
      </w:ins>
      <w:ins w:id="892" w:author="Zelenskaya Natalia" w:date="2021-03-12T21:06:00Z">
        <w:r w:rsidR="00D254EC">
          <w:t>13</w:t>
        </w:r>
      </w:ins>
      <w:ins w:id="893" w:author="Zelenskaya Natalia" w:date="2021-03-12T19:54:00Z">
        <w:r w:rsidR="00294C73">
          <w:t>.9.2.</w:t>
        </w:r>
        <w:r w:rsidR="00460FA2" w:rsidRPr="00460FA2">
          <w:t>40_CO</w:t>
        </w:r>
      </w:ins>
      <w:ins w:id="894" w:author="Zelenskaya Natalia" w:date="2021-03-12T19:55:00Z">
        <w:r w:rsidR="00460FA2">
          <w:t xml:space="preserve"> </w:t>
        </w:r>
        <w:r w:rsidR="00460FA2" w:rsidRPr="00460FA2">
          <w:t>Оперативный контроль и управление бюджетными лимитами</w:t>
        </w:r>
        <w:r w:rsidR="00460FA2">
          <w:t>.</w:t>
        </w:r>
      </w:ins>
    </w:p>
    <w:p w14:paraId="6E6AE8DD" w14:textId="3DA8B096" w:rsidR="00973D71" w:rsidRDefault="00973D71" w:rsidP="00973D71">
      <w:pPr>
        <w:pStyle w:val="4"/>
        <w:rPr>
          <w:ins w:id="895" w:author="Zelenskaya Natalia" w:date="2021-03-12T18:48:00Z"/>
        </w:rPr>
      </w:pPr>
      <w:ins w:id="896" w:author="Zelenskaya Natalia" w:date="2021-03-12T18:48:00Z">
        <w:r w:rsidRPr="007447ED">
          <w:t xml:space="preserve">Шаг процесса </w:t>
        </w:r>
        <w:r>
          <w:t>2</w:t>
        </w:r>
      </w:ins>
      <w:ins w:id="897" w:author="Zelenskaya Natalia" w:date="2021-03-12T18:49:00Z">
        <w:r>
          <w:t>1</w:t>
        </w:r>
      </w:ins>
      <w:ins w:id="898" w:author="Zelenskaya Natalia" w:date="2021-03-12T18:48:00Z">
        <w:r w:rsidRPr="007447ED">
          <w:t xml:space="preserve">0.1 – </w:t>
        </w:r>
      </w:ins>
      <w:ins w:id="899" w:author="Zelenskaya Natalia" w:date="2021-03-12T18:49:00Z">
        <w:r w:rsidRPr="00973D71">
          <w:t>Утверждение заявок на ОВП</w:t>
        </w:r>
      </w:ins>
    </w:p>
    <w:p w14:paraId="4686F71F" w14:textId="65FD0592" w:rsidR="00C853CE" w:rsidRDefault="00C853CE" w:rsidP="00C853CE">
      <w:pPr>
        <w:rPr>
          <w:ins w:id="900" w:author="Zelenskaya Natalia" w:date="2021-03-12T18:50:00Z"/>
        </w:rPr>
      </w:pPr>
      <w:ins w:id="901" w:author="Zelenskaya Natalia" w:date="2021-03-12T18:50:00Z">
        <w:r>
          <w:t xml:space="preserve">После согласования проекта ОВП в АСКИ сотрудником с ролью Планировщик бюджета УА УО на Заявке на ОВП проставляется пользовательский статус «УТВР - Утверждено» и «АСКИ </w:t>
        </w:r>
      </w:ins>
      <w:ins w:id="902" w:author="Zelenskaya Natalia" w:date="2021-03-12T18:51:00Z">
        <w:r>
          <w:t>–</w:t>
        </w:r>
      </w:ins>
      <w:ins w:id="903" w:author="Zelenskaya Natalia" w:date="2021-03-12T18:50:00Z">
        <w:r>
          <w:t xml:space="preserve"> </w:t>
        </w:r>
      </w:ins>
      <w:ins w:id="904" w:author="Zelenskaya Natalia" w:date="2021-03-12T18:51:00Z">
        <w:r w:rsidRPr="00C853CE">
          <w:t>Заявка согласована в АСКИ</w:t>
        </w:r>
        <w:r>
          <w:t>»</w:t>
        </w:r>
      </w:ins>
      <w:ins w:id="905" w:author="Zelenskaya Natalia" w:date="2021-03-12T18:50:00Z">
        <w:r>
          <w:t>.</w:t>
        </w:r>
      </w:ins>
    </w:p>
    <w:p w14:paraId="02CAF8D2" w14:textId="06EAD397" w:rsidR="00305E87" w:rsidRPr="007447ED" w:rsidRDefault="00973D71" w:rsidP="0017073E">
      <w:pPr>
        <w:pStyle w:val="4"/>
      </w:pPr>
      <w:ins w:id="906" w:author="Zelenskaya Natalia" w:date="2021-03-12T18:40:00Z">
        <w:r w:rsidRPr="007447ED">
          <w:t xml:space="preserve">Шаг процесса </w:t>
        </w:r>
        <w:r w:rsidR="00C853CE">
          <w:t>22</w:t>
        </w:r>
        <w:r w:rsidRPr="007447ED">
          <w:t xml:space="preserve">0.1 – </w:t>
        </w:r>
      </w:ins>
      <w:r w:rsidR="004A4512" w:rsidRPr="007447ED">
        <w:t>Передача мероприятий ОВП в реализацию</w:t>
      </w:r>
    </w:p>
    <w:p w14:paraId="5392EA8B" w14:textId="479F9CA5" w:rsidR="00305E87" w:rsidDel="00381E95" w:rsidRDefault="005B7A1D" w:rsidP="00973D71">
      <w:pPr>
        <w:rPr>
          <w:del w:id="907" w:author="Zelenskaya Natalia" w:date="2021-04-05T17:47:00Z"/>
          <w:rStyle w:val="10TableContent1CharChar"/>
          <w:lang w:val="ru-RU"/>
        </w:rPr>
      </w:pPr>
      <w:del w:id="908" w:author="Zelenskaya Natalia" w:date="2021-03-12T18:53:00Z">
        <w:r w:rsidDel="00C853CE">
          <w:rPr>
            <w:rStyle w:val="10TableContent1CharChar"/>
            <w:lang w:val="ru-RU"/>
          </w:rPr>
          <w:delText>Процесс передачи мероприятий ОВП в реализацию происходит после передачи</w:delText>
        </w:r>
        <w:r w:rsidR="004A4512" w:rsidRPr="007447ED" w:rsidDel="00C853CE">
          <w:rPr>
            <w:rStyle w:val="10TableContent1CharChar"/>
            <w:lang w:val="ru-RU"/>
          </w:rPr>
          <w:delText xml:space="preserve"> программы ОВП в </w:delText>
        </w:r>
        <w:r w:rsidR="0075770A" w:rsidDel="00C853CE">
          <w:rPr>
            <w:color w:val="000000" w:themeColor="text1"/>
          </w:rPr>
          <w:delText>АСКИ</w:delText>
        </w:r>
      </w:del>
      <w:del w:id="909" w:author="Zelenskaya Natalia" w:date="2021-03-12T18:52:00Z">
        <w:r w:rsidDel="00C853CE">
          <w:rPr>
            <w:color w:val="000000" w:themeColor="text1"/>
          </w:rPr>
          <w:delText xml:space="preserve"> </w:delText>
        </w:r>
        <w:r w:rsidR="004A4512" w:rsidRPr="007447ED" w:rsidDel="00C853CE">
          <w:rPr>
            <w:rStyle w:val="10TableContent1CharChar"/>
            <w:lang w:val="ru-RU"/>
          </w:rPr>
          <w:delText>согласно выбранному сценарию</w:delText>
        </w:r>
      </w:del>
      <w:r w:rsidR="004A4512" w:rsidRPr="007447ED">
        <w:rPr>
          <w:rStyle w:val="10TableContent1CharChar"/>
          <w:lang w:val="ru-RU"/>
        </w:rPr>
        <w:t>.</w:t>
      </w:r>
      <w:del w:id="910" w:author="Zelenskaya Natalia" w:date="2021-03-12T18:52:00Z">
        <w:r w:rsidR="004A4512" w:rsidRPr="007447ED" w:rsidDel="00C853CE">
          <w:rPr>
            <w:rStyle w:val="10TableContent1CharChar"/>
            <w:lang w:val="ru-RU"/>
          </w:rPr>
          <w:delText xml:space="preserve"> </w:delText>
        </w:r>
        <w:r w:rsidR="0075770A" w:rsidDel="00C853CE">
          <w:rPr>
            <w:rStyle w:val="10TableContent1CharChar"/>
            <w:lang w:val="ru-RU"/>
          </w:rPr>
          <w:delText>Описания</w:delText>
        </w:r>
        <w:r w:rsidDel="00C853CE">
          <w:rPr>
            <w:rStyle w:val="10TableContent1CharChar"/>
            <w:lang w:val="ru-RU"/>
          </w:rPr>
          <w:delText xml:space="preserve"> выбора</w:delText>
        </w:r>
        <w:r w:rsidR="0075770A" w:rsidDel="00C853CE">
          <w:rPr>
            <w:rStyle w:val="10TableContent1CharChar"/>
            <w:lang w:val="ru-RU"/>
          </w:rPr>
          <w:delText xml:space="preserve"> сценариев и процесса передачи </w:delText>
        </w:r>
        <w:r w:rsidDel="00C853CE">
          <w:rPr>
            <w:rStyle w:val="10TableContent1CharChar"/>
            <w:lang w:val="ru-RU"/>
          </w:rPr>
          <w:delText xml:space="preserve">в АСКИ </w:delText>
        </w:r>
        <w:r w:rsidR="0075770A" w:rsidDel="00C853CE">
          <w:rPr>
            <w:rStyle w:val="10TableContent1CharChar"/>
            <w:lang w:val="ru-RU"/>
          </w:rPr>
          <w:delText>б</w:delText>
        </w:r>
        <w:r w:rsidR="004A4512" w:rsidRPr="007447ED" w:rsidDel="00C853CE">
          <w:rPr>
            <w:rStyle w:val="10TableContent1CharChar"/>
            <w:lang w:val="ru-RU"/>
          </w:rPr>
          <w:delText>олее подробно описано в КД ERP.9.9.2_51_PM_КД Формирование и управление бюджетами ТОиР</w:delText>
        </w:r>
      </w:del>
      <w:del w:id="911" w:author="Zelenskaya Natalia" w:date="2021-04-05T17:47:00Z">
        <w:r w:rsidR="004A4512" w:rsidRPr="007447ED" w:rsidDel="00381E95">
          <w:rPr>
            <w:rStyle w:val="10TableContent1CharChar"/>
            <w:lang w:val="ru-RU"/>
          </w:rPr>
          <w:delText>.</w:delText>
        </w:r>
      </w:del>
    </w:p>
    <w:p w14:paraId="4453846C" w14:textId="357D2844" w:rsidR="005B7A1D" w:rsidRDefault="0075770A" w:rsidP="00973D71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>После того</w:t>
      </w:r>
      <w:r w:rsidR="00FA791E">
        <w:rPr>
          <w:rStyle w:val="10TableContent1CharChar"/>
          <w:lang w:val="ru-RU"/>
        </w:rPr>
        <w:t>,</w:t>
      </w:r>
      <w:r>
        <w:rPr>
          <w:rStyle w:val="10TableContent1CharChar"/>
          <w:lang w:val="ru-RU"/>
        </w:rPr>
        <w:t xml:space="preserve"> как программу ОВП утвердили в АСКИ</w:t>
      </w:r>
      <w:r w:rsidR="00FA791E">
        <w:rPr>
          <w:rStyle w:val="10TableContent1CharChar"/>
          <w:lang w:val="ru-RU"/>
        </w:rPr>
        <w:t xml:space="preserve">, </w:t>
      </w:r>
      <w:del w:id="912" w:author="Zelenskaya Natalia" w:date="2021-03-12T17:29:00Z">
        <w:r w:rsidR="00FA791E" w:rsidDel="00E302C5">
          <w:rPr>
            <w:rStyle w:val="10TableContent1CharChar"/>
            <w:lang w:val="ru-RU"/>
          </w:rPr>
          <w:delText xml:space="preserve">Специалист </w:delText>
        </w:r>
        <w:r w:rsidR="00FA791E" w:rsidRPr="007447ED" w:rsidDel="00E302C5">
          <w:delText>управления бюджетами ТОиР УО</w:delText>
        </w:r>
      </w:del>
      <w:ins w:id="913" w:author="Zelenskaya Natalia" w:date="2021-03-12T18:53:00Z">
        <w:r w:rsidR="00C853CE">
          <w:t xml:space="preserve">Ответственный за реализацию </w:t>
        </w:r>
      </w:ins>
      <w:ins w:id="914" w:author="Zelenskaya Natalia" w:date="2021-03-12T18:54:00Z">
        <w:r w:rsidR="00C853CE">
          <w:t>мероприятий</w:t>
        </w:r>
      </w:ins>
      <w:ins w:id="915" w:author="Zelenskaya Natalia" w:date="2021-03-12T18:53:00Z">
        <w:r w:rsidR="00C853CE">
          <w:t xml:space="preserve"> ПА ОВП</w:t>
        </w:r>
      </w:ins>
      <w:r w:rsidR="00FA791E">
        <w:t xml:space="preserve"> передает</w:t>
      </w:r>
      <w:r w:rsidR="00E37C41">
        <w:rPr>
          <w:rStyle w:val="10TableContent1CharChar"/>
          <w:lang w:val="ru-RU"/>
        </w:rPr>
        <w:t xml:space="preserve"> утвержденные </w:t>
      </w:r>
      <w:r>
        <w:rPr>
          <w:rStyle w:val="10TableContent1CharChar"/>
          <w:lang w:val="ru-RU"/>
        </w:rPr>
        <w:t xml:space="preserve">Заявки на ОВП в </w:t>
      </w:r>
      <w:r w:rsidR="00FA791E">
        <w:rPr>
          <w:rStyle w:val="10TableContent1CharChar"/>
          <w:lang w:val="ru-RU"/>
        </w:rPr>
        <w:t>реализацию</w:t>
      </w:r>
      <w:r w:rsidR="005B7A1D">
        <w:rPr>
          <w:rStyle w:val="10TableContent1CharChar"/>
          <w:lang w:val="ru-RU"/>
        </w:rPr>
        <w:t xml:space="preserve"> (проставляет на сетевом графике </w:t>
      </w:r>
      <w:del w:id="916" w:author="Zelenskaya Natalia" w:date="2021-03-12T18:54:00Z">
        <w:r w:rsidR="005B7A1D" w:rsidDel="00C853CE">
          <w:rPr>
            <w:rStyle w:val="10TableContent1CharChar"/>
            <w:lang w:val="ru-RU"/>
          </w:rPr>
          <w:delText xml:space="preserve">пользовательский </w:delText>
        </w:r>
      </w:del>
      <w:r w:rsidR="005B7A1D">
        <w:rPr>
          <w:rStyle w:val="10TableContent1CharChar"/>
          <w:lang w:val="ru-RU"/>
        </w:rPr>
        <w:t>статус «</w:t>
      </w:r>
      <w:del w:id="917" w:author="Zelenskaya Natalia" w:date="2021-03-12T18:54:00Z">
        <w:r w:rsidR="005B7A1D" w:rsidDel="00C853CE">
          <w:rPr>
            <w:rStyle w:val="10TableContent1CharChar"/>
            <w:lang w:val="ru-RU"/>
          </w:rPr>
          <w:delText xml:space="preserve">УТВР </w:delText>
        </w:r>
      </w:del>
      <w:ins w:id="918" w:author="Zelenskaya Natalia" w:date="2021-03-12T18:54:00Z">
        <w:r w:rsidR="00C853CE">
          <w:rPr>
            <w:rStyle w:val="10TableContent1CharChar"/>
            <w:lang w:val="ru-RU"/>
          </w:rPr>
          <w:t xml:space="preserve">ДЕБЛ </w:t>
        </w:r>
      </w:ins>
      <w:r w:rsidR="005B7A1D">
        <w:rPr>
          <w:rStyle w:val="10TableContent1CharChar"/>
          <w:lang w:val="ru-RU"/>
        </w:rPr>
        <w:t xml:space="preserve">– </w:t>
      </w:r>
      <w:del w:id="919" w:author="Zelenskaya Natalia" w:date="2021-03-12T18:54:00Z">
        <w:r w:rsidR="005B7A1D" w:rsidDel="00C853CE">
          <w:rPr>
            <w:rStyle w:val="10TableContent1CharChar"/>
            <w:lang w:val="ru-RU"/>
          </w:rPr>
          <w:delText>Утверждено</w:delText>
        </w:r>
      </w:del>
      <w:ins w:id="920" w:author="Zelenskaya Natalia" w:date="2021-03-12T18:54:00Z">
        <w:r w:rsidR="00C853CE">
          <w:rPr>
            <w:rStyle w:val="10TableContent1CharChar"/>
            <w:lang w:val="ru-RU"/>
          </w:rPr>
          <w:t>Деблокировано</w:t>
        </w:r>
      </w:ins>
      <w:r w:rsidR="005B7A1D">
        <w:rPr>
          <w:rStyle w:val="10TableContent1CharChar"/>
          <w:lang w:val="ru-RU"/>
        </w:rPr>
        <w:t>»)</w:t>
      </w:r>
      <w:ins w:id="921" w:author="Zelenskaya Natalia" w:date="2021-03-12T18:54:00Z">
        <w:r w:rsidR="00C853CE">
          <w:rPr>
            <w:rStyle w:val="10TableContent1CharChar"/>
            <w:lang w:val="ru-RU"/>
          </w:rPr>
          <w:t>.</w:t>
        </w:r>
      </w:ins>
      <w:r w:rsidR="005B7A1D">
        <w:rPr>
          <w:rStyle w:val="10TableContent1CharChar"/>
          <w:lang w:val="ru-RU"/>
        </w:rPr>
        <w:t xml:space="preserve"> Далее процесс передается в </w:t>
      </w:r>
      <w:r w:rsidR="005B7A1D" w:rsidRPr="005B7A1D">
        <w:rPr>
          <w:rStyle w:val="10TableContent1CharChar"/>
          <w:lang w:val="ru-RU"/>
        </w:rPr>
        <w:t>ОП-03.02.19</w:t>
      </w:r>
      <w:r w:rsidR="005B7A1D">
        <w:rPr>
          <w:rStyle w:val="10TableContent1CharChar"/>
          <w:lang w:val="ru-RU"/>
        </w:rPr>
        <w:t xml:space="preserve"> </w:t>
      </w:r>
      <w:r w:rsidR="005B7A1D" w:rsidRPr="005B7A1D">
        <w:rPr>
          <w:rStyle w:val="10TableContent1CharChar"/>
          <w:lang w:val="ru-RU"/>
        </w:rPr>
        <w:t>Управление потребностью и стоимостью (в SAP ERP)</w:t>
      </w:r>
      <w:r w:rsidR="005B7A1D">
        <w:rPr>
          <w:rStyle w:val="10TableContent1CharChar"/>
          <w:lang w:val="ru-RU"/>
        </w:rPr>
        <w:t>.</w:t>
      </w:r>
    </w:p>
    <w:p w14:paraId="01989A46" w14:textId="31E0D704" w:rsidR="0075770A" w:rsidRDefault="00E37C41" w:rsidP="00973D71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>Процесс реализации проектов описан в КД ERP.</w:t>
      </w:r>
      <w:del w:id="922" w:author="Zelenskaya Natalia" w:date="2021-03-12T21:06:00Z">
        <w:r w:rsidDel="00D254EC">
          <w:rPr>
            <w:rStyle w:val="10TableContent1CharChar"/>
            <w:lang w:val="ru-RU"/>
          </w:rPr>
          <w:delText>9</w:delText>
        </w:r>
      </w:del>
      <w:ins w:id="923" w:author="Zelenskaya Natalia" w:date="2021-03-12T21:06:00Z">
        <w:r w:rsidR="00D254EC">
          <w:rPr>
            <w:rStyle w:val="10TableContent1CharChar"/>
            <w:lang w:val="ru-RU"/>
          </w:rPr>
          <w:t>13</w:t>
        </w:r>
      </w:ins>
      <w:r>
        <w:rPr>
          <w:rStyle w:val="10TableContent1CharChar"/>
          <w:lang w:val="ru-RU"/>
        </w:rPr>
        <w:t>.9.2.</w:t>
      </w:r>
      <w:r w:rsidRPr="00E37C41">
        <w:rPr>
          <w:rStyle w:val="10TableContent1CharChar"/>
          <w:lang w:val="ru-RU"/>
        </w:rPr>
        <w:t>48_PS_Планирование и реализация проектов КС и инвестиций</w:t>
      </w:r>
      <w:r>
        <w:rPr>
          <w:rStyle w:val="10TableContent1CharChar"/>
          <w:lang w:val="ru-RU"/>
        </w:rPr>
        <w:t>.</w:t>
      </w:r>
    </w:p>
    <w:p w14:paraId="3B078C89" w14:textId="77777777" w:rsidR="00FD30D5" w:rsidRPr="0049735E" w:rsidRDefault="00FD30D5" w:rsidP="00C853CE">
      <w:pPr>
        <w:pStyle w:val="3"/>
      </w:pPr>
      <w:bookmarkStart w:id="924" w:name="_Toc66475433"/>
      <w:r w:rsidRPr="004F7731">
        <w:t>Описание шагов бизнес-процесса ПП-07.02.03.04-ERP Планирование программы ОВП в рамках программы воздействий на ПА и инвестиционной программы (Компонентный учет)</w:t>
      </w:r>
      <w:bookmarkEnd w:id="924"/>
    </w:p>
    <w:p w14:paraId="2BA735F8" w14:textId="77777777" w:rsidR="00FD30D5" w:rsidRPr="00AE4D51" w:rsidRDefault="00FD30D5" w:rsidP="00C853CE">
      <w:pPr>
        <w:pStyle w:val="4"/>
      </w:pPr>
      <w:r w:rsidRPr="0049735E">
        <w:t>Ш</w:t>
      </w:r>
      <w:r w:rsidRPr="001F4FA5">
        <w:t xml:space="preserve">аг процесса </w:t>
      </w:r>
      <w:r w:rsidRPr="00AE4D51">
        <w:t>11 – Подготовка</w:t>
      </w:r>
      <w:r w:rsidR="00F1188F" w:rsidRPr="00AE4D51">
        <w:t xml:space="preserve"> </w:t>
      </w:r>
      <w:del w:id="925" w:author="Zelenskaya Natalia" w:date="2020-05-07T11:00:00Z">
        <w:r w:rsidRPr="00AE4D51">
          <w:delText> </w:delText>
        </w:r>
      </w:del>
      <w:r w:rsidRPr="00AE4D51">
        <w:t>инициативы</w:t>
      </w:r>
      <w:r w:rsidR="00F1188F" w:rsidRPr="00AE4D51">
        <w:t xml:space="preserve"> </w:t>
      </w:r>
      <w:del w:id="926" w:author="Zelenskaya Natalia" w:date="2020-05-07T11:00:00Z">
        <w:r w:rsidRPr="00AE4D51">
          <w:delText> </w:delText>
        </w:r>
      </w:del>
      <w:r w:rsidRPr="00AE4D51">
        <w:t>для Технического комитета</w:t>
      </w:r>
    </w:p>
    <w:p w14:paraId="48CE2889" w14:textId="77777777" w:rsidR="00FD30D5" w:rsidRDefault="00FD30D5">
      <w:pPr>
        <w:pPrChange w:id="927" w:author="Zelenskaya Natalia" w:date="2021-03-12T16:36:00Z">
          <w:pPr>
            <w:ind w:firstLine="708"/>
          </w:pPr>
        </w:pPrChange>
      </w:pPr>
      <w:r>
        <w:t xml:space="preserve">Инициирование потребности в мероприятиях по замене компонентов основных средств осуществляется в функциональных подразделениях, ответственных поддержание производственных активов (ПА). </w:t>
      </w:r>
    </w:p>
    <w:p w14:paraId="27F5E783" w14:textId="77777777" w:rsidR="00FD30D5" w:rsidRPr="0005571F" w:rsidRDefault="00FD30D5" w:rsidP="00B826E5">
      <w:r>
        <w:t>На данном шаге сотрудник с ролью Специалисту управления бюджета ТОиР УО формирует сопроводительное письмо с инициативой и передает на рассмотрение в Технический комитет УО.</w:t>
      </w:r>
    </w:p>
    <w:p w14:paraId="1FBF5AF8" w14:textId="77777777" w:rsidR="00FD30D5" w:rsidRDefault="00FD30D5">
      <w:pPr>
        <w:pPrChange w:id="928" w:author="Zelenskaya Natalia" w:date="2021-03-12T16:36:00Z">
          <w:pPr>
            <w:ind w:firstLine="708"/>
          </w:pPr>
        </w:pPrChange>
      </w:pPr>
      <w:r w:rsidRPr="009E655D">
        <w:lastRenderedPageBreak/>
        <w:t>Данный шаг выполняется вне системы</w:t>
      </w:r>
      <w:r>
        <w:t>.</w:t>
      </w:r>
    </w:p>
    <w:p w14:paraId="0B118F6C" w14:textId="77777777" w:rsidR="00FD30D5" w:rsidRPr="007447ED" w:rsidRDefault="00FD30D5" w:rsidP="00B826E5">
      <w:pPr>
        <w:pStyle w:val="4"/>
      </w:pPr>
      <w:r w:rsidRPr="007447ED">
        <w:t xml:space="preserve">Шаг процесса </w:t>
      </w:r>
      <w:r w:rsidRPr="007447ED">
        <w:rPr>
          <w:rFonts w:cs="Arial"/>
        </w:rPr>
        <w:t>1</w:t>
      </w:r>
      <w:r>
        <w:t>2</w:t>
      </w:r>
      <w:r w:rsidRPr="007447ED">
        <w:t xml:space="preserve"> – </w:t>
      </w:r>
      <w:r w:rsidRPr="001B3714">
        <w:t>Рассмотрение и согласование инициативы на Тех. комитете</w:t>
      </w:r>
    </w:p>
    <w:p w14:paraId="3BB7E5F8" w14:textId="32746ECF" w:rsidR="00FD30D5" w:rsidRDefault="00FD30D5" w:rsidP="00B826E5">
      <w:r>
        <w:t>Подготовленные в рамках анализа документы (расчет-обоснование. и прочие) и сопроводительное письмо с инициативой сотрудник с ролью Специалисту управления бюджета ТОиР УО выносит на рассмотрение и согласование Технического комитета УО.</w:t>
      </w:r>
    </w:p>
    <w:p w14:paraId="18FE3CBA" w14:textId="30D9AE23" w:rsidR="00FD30D5" w:rsidRDefault="00FD30D5" w:rsidP="00E50E20">
      <w:r>
        <w:t>На Техническом комитете УО осуществляется рассмотрение и согласование инициативы.</w:t>
      </w:r>
    </w:p>
    <w:p w14:paraId="6C6C790B" w14:textId="0383511A" w:rsidR="00FD30D5" w:rsidRDefault="00FD30D5" w:rsidP="00EF02EA">
      <w:r>
        <w:t>Анализируется целесообразность реализации инициативы, техническая реализуемость,</w:t>
      </w:r>
      <w:r w:rsidRPr="000D3CC7">
        <w:t xml:space="preserve"> </w:t>
      </w:r>
      <w:r>
        <w:t>взаимное влияние предложенных к рассмотрению инициатив, а также возможные экономические эффекты.</w:t>
      </w:r>
    </w:p>
    <w:p w14:paraId="186C9428" w14:textId="61882BC2" w:rsidR="00FD30D5" w:rsidRDefault="00FD30D5" w:rsidP="00EF02EA">
      <w:r>
        <w:t>Технический комитет УО принимает решение о согласовании или отклонении инвестиционной идеи.</w:t>
      </w:r>
    </w:p>
    <w:p w14:paraId="187C916F" w14:textId="77777777" w:rsidR="00FD30D5" w:rsidRPr="005947F7" w:rsidRDefault="00FD30D5" w:rsidP="00E302C5">
      <w:r>
        <w:t xml:space="preserve">Решение Технического комитета оформляется Протоколом </w:t>
      </w:r>
      <w:r w:rsidRPr="00013137">
        <w:t>решения ТК</w:t>
      </w:r>
      <w:r>
        <w:t>.</w:t>
      </w:r>
    </w:p>
    <w:p w14:paraId="18F24E32" w14:textId="3D3E1E49" w:rsidR="00FD30D5" w:rsidRDefault="00FD30D5" w:rsidP="00E302C5">
      <w:r w:rsidRPr="009E655D">
        <w:t>Данный шаг выполняется вне системы</w:t>
      </w:r>
      <w:r>
        <w:t>.</w:t>
      </w:r>
    </w:p>
    <w:p w14:paraId="76820381" w14:textId="1177DC6D" w:rsidR="00FD30D5" w:rsidRPr="007447ED" w:rsidRDefault="00FD30D5" w:rsidP="00C20DAB">
      <w:pPr>
        <w:pStyle w:val="4"/>
      </w:pPr>
      <w:r w:rsidRPr="007447ED">
        <w:t xml:space="preserve">Шаг процесса </w:t>
      </w:r>
      <w:r w:rsidRPr="007447ED">
        <w:rPr>
          <w:rFonts w:cs="Arial"/>
        </w:rPr>
        <w:t>1</w:t>
      </w:r>
      <w:r>
        <w:rPr>
          <w:rFonts w:cs="Arial"/>
        </w:rPr>
        <w:t>3</w:t>
      </w:r>
      <w:r w:rsidRPr="007447ED">
        <w:t xml:space="preserve"> – </w:t>
      </w:r>
      <w:r w:rsidRPr="00FD30D5">
        <w:t>Выбор способа реализации</w:t>
      </w:r>
    </w:p>
    <w:p w14:paraId="26DEF77F" w14:textId="37972B40" w:rsidR="00FD30D5" w:rsidRDefault="00FD30D5" w:rsidP="00C20DAB">
      <w:r>
        <w:t>В случае согласования инициативы Технический комитет УО определяет каким образом должна быть реализована идея:</w:t>
      </w:r>
    </w:p>
    <w:p w14:paraId="1BA0941B" w14:textId="40301E7B" w:rsidR="00FD30D5" w:rsidRDefault="009512C6" w:rsidP="00C20DAB">
      <w:pPr>
        <w:pStyle w:val="afa"/>
        <w:numPr>
          <w:ilvl w:val="0"/>
          <w:numId w:val="28"/>
        </w:numPr>
      </w:pPr>
      <w:ins w:id="929" w:author="Zelenskaya Natalia" w:date="2020-05-07T11:00:00Z">
        <w:r>
          <w:t xml:space="preserve">В случае </w:t>
        </w:r>
        <w:r w:rsidR="00EB0B12">
          <w:t xml:space="preserve">принятия решения ТК УО о </w:t>
        </w:r>
        <w:commentRangeStart w:id="930"/>
        <w:r>
          <w:t xml:space="preserve">необходимости </w:t>
        </w:r>
        <w:r w:rsidR="00C72780">
          <w:t xml:space="preserve">закупки нового взамен изношенного </w:t>
        </w:r>
        <w:r>
          <w:t>оборудования</w:t>
        </w:r>
        <w:r w:rsidR="00C72780">
          <w:t>,</w:t>
        </w:r>
        <w:r>
          <w:t xml:space="preserve"> </w:t>
        </w:r>
        <w:r w:rsidR="00C72780">
          <w:t>удовлетворяющему</w:t>
        </w:r>
      </w:ins>
      <w:del w:id="931" w:author="Zelenskaya Natalia" w:date="2020-05-07T11:00:00Z">
        <w:r w:rsidR="00FD30D5">
          <w:delText xml:space="preserve">Если затраты являются капитальными вложениями и </w:delText>
        </w:r>
        <w:r w:rsidR="004F6C77">
          <w:delText>инициатива</w:delText>
        </w:r>
        <w:r w:rsidR="00FD30D5">
          <w:delText xml:space="preserve"> удовлетворяет</w:delText>
        </w:r>
      </w:del>
      <w:r w:rsidR="00FD30D5">
        <w:t xml:space="preserve"> критериям</w:t>
      </w:r>
      <w:r w:rsidR="004F6C77">
        <w:t xml:space="preserve"> компонентного учета</w:t>
      </w:r>
      <w:r w:rsidR="00FD30D5">
        <w:t xml:space="preserve"> (</w:t>
      </w:r>
      <w:r w:rsidR="004F6C77">
        <w:t>согласно Методическим</w:t>
      </w:r>
      <w:r w:rsidR="004F6C77" w:rsidRPr="004F6C77">
        <w:t xml:space="preserve"> указания</w:t>
      </w:r>
      <w:r w:rsidR="004F6C77">
        <w:t>м</w:t>
      </w:r>
      <w:r w:rsidR="004F6C77" w:rsidRPr="004F6C77">
        <w:t xml:space="preserve"> Компании «Методика определения компонентного состава оборудования ТОиР в соответствии с требованиями компонентного учета основных средств»</w:t>
      </w:r>
      <w:r w:rsidR="00FD30D5" w:rsidRPr="004F6C77">
        <w:t>)</w:t>
      </w:r>
      <w:r w:rsidR="00FD30D5">
        <w:t xml:space="preserve">, то </w:t>
      </w:r>
      <w:r w:rsidR="004F6C77">
        <w:t xml:space="preserve">инициатива </w:t>
      </w:r>
      <w:r w:rsidR="00FD30D5">
        <w:t xml:space="preserve">реализуется как </w:t>
      </w:r>
      <w:r w:rsidR="004F6C77">
        <w:t>мероприятия компонентного учета</w:t>
      </w:r>
      <w:r w:rsidR="00FD30D5">
        <w:t xml:space="preserve"> </w:t>
      </w:r>
      <w:ins w:id="932" w:author="Zelenskaya Natalia" w:date="2020-05-07T11:00:00Z">
        <w:r w:rsidR="00C72780">
          <w:t>– закупка компонентов</w:t>
        </w:r>
        <w:r w:rsidR="00FD30D5">
          <w:t xml:space="preserve"> </w:t>
        </w:r>
      </w:ins>
      <w:r w:rsidR="00FD30D5">
        <w:t>(</w:t>
      </w:r>
      <w:r w:rsidR="004F6C77">
        <w:t>осуществляется переход к шагу 15</w:t>
      </w:r>
      <w:r w:rsidR="00FD30D5">
        <w:t xml:space="preserve"> данного бизнес-процесса).</w:t>
      </w:r>
    </w:p>
    <w:p w14:paraId="514FBD6F" w14:textId="339CF9F2" w:rsidR="004F6C77" w:rsidRPr="005947F7" w:rsidRDefault="00C72780" w:rsidP="00C20DAB">
      <w:pPr>
        <w:pStyle w:val="afa"/>
        <w:numPr>
          <w:ilvl w:val="0"/>
          <w:numId w:val="28"/>
        </w:numPr>
      </w:pPr>
      <w:ins w:id="933" w:author="Zelenskaya Natalia" w:date="2020-05-07T11:00:00Z">
        <w:r>
          <w:t xml:space="preserve">В случае </w:t>
        </w:r>
        <w:r w:rsidR="005E04AC">
          <w:t xml:space="preserve">принятия решения ТК УО </w:t>
        </w:r>
        <w:r w:rsidR="00EB0B12">
          <w:t>о необходимости ремонта неисправного компонента</w:t>
        </w:r>
      </w:ins>
      <w:del w:id="934" w:author="Zelenskaya Natalia" w:date="2020-05-07T11:00:00Z">
        <w:r w:rsidR="004F6C77">
          <w:delText>Если затраты являются операционным затратами</w:delText>
        </w:r>
      </w:del>
      <w:r w:rsidR="004F6C77">
        <w:t xml:space="preserve">, то инициатива </w:t>
      </w:r>
      <w:ins w:id="935" w:author="Zelenskaya Natalia" w:date="2020-05-07T11:00:00Z">
        <w:r w:rsidR="00EB0B12">
          <w:t>осуществляется</w:t>
        </w:r>
      </w:ins>
      <w:del w:id="936" w:author="Zelenskaya Natalia" w:date="2020-05-07T11:00:00Z">
        <w:r w:rsidR="004F6C77">
          <w:delText>реализуется</w:delText>
        </w:r>
      </w:del>
      <w:r w:rsidR="004F6C77">
        <w:t xml:space="preserve"> как мероприятие ТОиР (осуществляется переход к шагу 16 данного бизнес-процесса).</w:t>
      </w:r>
      <w:commentRangeEnd w:id="930"/>
      <w:r w:rsidR="001524AE">
        <w:rPr>
          <w:rStyle w:val="aff5"/>
        </w:rPr>
        <w:commentReference w:id="930"/>
      </w:r>
    </w:p>
    <w:p w14:paraId="3D2C3FC8" w14:textId="0F892485" w:rsidR="00F1188F" w:rsidRPr="005947F7" w:rsidRDefault="00F1188F" w:rsidP="00973D71">
      <w:r w:rsidRPr="009E655D">
        <w:t>Данный шаг выполняется вне системы</w:t>
      </w:r>
      <w:r>
        <w:t>.</w:t>
      </w:r>
    </w:p>
    <w:p w14:paraId="4586AEB7" w14:textId="7FD18A3E" w:rsidR="004F6C77" w:rsidRPr="007447ED" w:rsidRDefault="004F6C77" w:rsidP="00973D71">
      <w:pPr>
        <w:pStyle w:val="4"/>
      </w:pPr>
      <w:r w:rsidRPr="007447ED">
        <w:lastRenderedPageBreak/>
        <w:t xml:space="preserve">Шаг процесса </w:t>
      </w:r>
      <w:r w:rsidRPr="007447ED">
        <w:rPr>
          <w:rFonts w:cs="Arial"/>
        </w:rPr>
        <w:t>1</w:t>
      </w:r>
      <w:r>
        <w:rPr>
          <w:rFonts w:cs="Arial"/>
        </w:rPr>
        <w:t>4</w:t>
      </w:r>
      <w:r w:rsidRPr="007447ED">
        <w:t xml:space="preserve"> – </w:t>
      </w:r>
      <w:r w:rsidRPr="004F6C77">
        <w:t>Занесение обоснования в архив идей</w:t>
      </w:r>
    </w:p>
    <w:p w14:paraId="19CA9B58" w14:textId="264CB253" w:rsidR="004F6C77" w:rsidRDefault="004F6C77" w:rsidP="00973D71">
      <w:r>
        <w:t xml:space="preserve">В случае если инициатива была отклонена (или признана нецелесообразной к реализации в текущем году) в рамках рассмотрения на Техническом комитете УО </w:t>
      </w:r>
      <w:r w:rsidR="00F1188F">
        <w:t>с</w:t>
      </w:r>
      <w:r>
        <w:t>отрудникотрудник с ролью Специалисту управления бюджета ТОиР УО заносит инициативу в архив (реестр) инициатив с приложением всех подготовленных документов для возможности использования в будущем.</w:t>
      </w:r>
    </w:p>
    <w:p w14:paraId="0CB64DF2" w14:textId="7E109A77" w:rsidR="004F6C77" w:rsidRPr="005947F7" w:rsidRDefault="004F6C77" w:rsidP="00C853CE">
      <w:r w:rsidRPr="009E655D">
        <w:t>Данный шаг выполняется вне системы</w:t>
      </w:r>
      <w:r>
        <w:t>.</w:t>
      </w:r>
    </w:p>
    <w:p w14:paraId="61720C67" w14:textId="27E61C79" w:rsidR="004F6C77" w:rsidRDefault="004F6C77" w:rsidP="00C853CE">
      <w:pPr>
        <w:pStyle w:val="4"/>
      </w:pPr>
      <w:r w:rsidRPr="007447ED">
        <w:t xml:space="preserve">Шаг процесса </w:t>
      </w:r>
      <w:r w:rsidRPr="007447ED">
        <w:rPr>
          <w:rFonts w:cs="Arial"/>
        </w:rPr>
        <w:t>1</w:t>
      </w:r>
      <w:r>
        <w:rPr>
          <w:rFonts w:cs="Arial"/>
        </w:rPr>
        <w:t>5</w:t>
      </w:r>
      <w:r w:rsidRPr="007447ED">
        <w:t xml:space="preserve"> – </w:t>
      </w:r>
      <w:r w:rsidRPr="004F6C77">
        <w:t>Создание графика работ, планирование работ и необходимых ресурсов</w:t>
      </w:r>
    </w:p>
    <w:p w14:paraId="41DF1C42" w14:textId="7B6E60EE" w:rsidR="004F6C77" w:rsidRDefault="004F6C77" w:rsidP="00C853CE">
      <w:r w:rsidRPr="00B7270A">
        <w:t xml:space="preserve">Если принято решение Технического комитета </w:t>
      </w:r>
      <w:r>
        <w:t>УО</w:t>
      </w:r>
      <w:r w:rsidRPr="00B7270A">
        <w:t xml:space="preserve"> о </w:t>
      </w:r>
      <w:ins w:id="937" w:author="Zelenskaya Natalia" w:date="2020-05-07T11:00:00Z">
        <w:r w:rsidR="00F173E3">
          <w:t>закупк</w:t>
        </w:r>
        <w:r w:rsidR="00114612">
          <w:t>е</w:t>
        </w:r>
        <w:commentRangeStart w:id="938"/>
        <w:r>
          <w:t xml:space="preserve"> </w:t>
        </w:r>
        <w:commentRangeEnd w:id="938"/>
        <w:r w:rsidR="001524AE">
          <w:rPr>
            <w:rStyle w:val="aff5"/>
          </w:rPr>
          <w:commentReference w:id="938"/>
        </w:r>
        <w:r w:rsidR="00114612">
          <w:t>нового компонента</w:t>
        </w:r>
      </w:ins>
      <w:del w:id="939" w:author="Zelenskaya Natalia" w:date="2020-05-07T11:00:00Z">
        <w:r w:rsidRPr="00B7270A">
          <w:delText xml:space="preserve">реализации </w:delText>
        </w:r>
        <w:r>
          <w:delText xml:space="preserve">инициатива </w:delText>
        </w:r>
        <w:r w:rsidRPr="00B7270A">
          <w:delText xml:space="preserve">как </w:delText>
        </w:r>
        <w:r>
          <w:delText>мероприятий компонентного учета</w:delText>
        </w:r>
      </w:del>
      <w:r w:rsidR="00053746" w:rsidRPr="00B7270A">
        <w:t xml:space="preserve"> </w:t>
      </w:r>
      <w:r w:rsidR="00053746">
        <w:t>и наличия в системе актуализированной структуры СПП-элементов проектов ППА</w:t>
      </w:r>
      <w:r w:rsidRPr="00B7270A">
        <w:t xml:space="preserve">, то назначенный Техническим комитетом ответственный специалист с ролью Планировщик </w:t>
      </w:r>
      <w:r>
        <w:t>проектов ТОиР УО</w:t>
      </w:r>
      <w:r w:rsidRPr="00B7270A">
        <w:t xml:space="preserve"> </w:t>
      </w:r>
      <w:r>
        <w:t>осуществляет</w:t>
      </w:r>
      <w:r w:rsidRPr="00B7270A">
        <w:t xml:space="preserve"> в системе SAP S/4HANA </w:t>
      </w:r>
      <w:r>
        <w:t>планирование материалов, работ и необходимых ресурсов по проекту</w:t>
      </w:r>
      <w:r w:rsidRPr="00B7270A">
        <w:t>.</w:t>
      </w:r>
      <w:r w:rsidR="00053746">
        <w:t xml:space="preserve"> Более подробно о структуре и актуализации проектов ППА описано в КД </w:t>
      </w:r>
      <w:r w:rsidR="00053746" w:rsidRPr="00053746">
        <w:t>ERP.</w:t>
      </w:r>
      <w:ins w:id="940" w:author="Zelenskaya Natalia" w:date="2021-03-12T21:06:00Z">
        <w:r w:rsidR="00D254EC">
          <w:t>13</w:t>
        </w:r>
      </w:ins>
      <w:del w:id="941" w:author="Zelenskaya Natalia" w:date="2021-03-12T21:06:00Z">
        <w:r w:rsidR="00053746" w:rsidRPr="00053746" w:rsidDel="00D254EC">
          <w:delText>9</w:delText>
        </w:r>
      </w:del>
      <w:r w:rsidR="00053746" w:rsidRPr="00053746">
        <w:t xml:space="preserve">.9.2_51_PM_КД Формирование </w:t>
      </w:r>
      <w:r w:rsidR="00053746">
        <w:t>и управление бюджетами ТОиР.</w:t>
      </w:r>
    </w:p>
    <w:p w14:paraId="1229AE45" w14:textId="6E8759ED" w:rsidR="004F6C77" w:rsidRDefault="004F6C77" w:rsidP="005374B8">
      <w:r>
        <w:t xml:space="preserve">Данный шаг выполняется в транзакции </w:t>
      </w:r>
      <w:r>
        <w:rPr>
          <w:lang w:val="en-US"/>
        </w:rPr>
        <w:t>CJ</w:t>
      </w:r>
      <w:r>
        <w:t>20</w:t>
      </w:r>
      <w:r>
        <w:rPr>
          <w:lang w:val="en-US"/>
        </w:rPr>
        <w:t>N</w:t>
      </w:r>
      <w:r>
        <w:t xml:space="preserve"> </w:t>
      </w:r>
      <w:r>
        <w:rPr>
          <w:lang w:val="en-US"/>
        </w:rPr>
        <w:t>Project</w:t>
      </w:r>
      <w:r w:rsidRPr="0034257A">
        <w:t xml:space="preserve"> </w:t>
      </w:r>
      <w:r>
        <w:rPr>
          <w:lang w:val="en-US"/>
        </w:rPr>
        <w:t>Builder</w:t>
      </w:r>
      <w:r>
        <w:t>.</w:t>
      </w:r>
    </w:p>
    <w:p w14:paraId="59AC176A" w14:textId="32283B3A" w:rsidR="00E53BA2" w:rsidRPr="007C4D46" w:rsidRDefault="00E53BA2" w:rsidP="005374B8">
      <w:pPr>
        <w:rPr>
          <w:rStyle w:val="10TableContent1CharChar"/>
          <w:lang w:val="ru-RU"/>
        </w:rPr>
      </w:pPr>
      <w:r w:rsidRPr="007C4D46">
        <w:t xml:space="preserve">Работы/ поставки по </w:t>
      </w:r>
      <w:r>
        <w:t>мероприятиям компонентного учета</w:t>
      </w:r>
      <w:r w:rsidRPr="007C4D46">
        <w:t xml:space="preserve"> объединяются в сетевые графики.</w:t>
      </w:r>
      <w:r>
        <w:t xml:space="preserve"> </w:t>
      </w:r>
      <w:r w:rsidRPr="007C4D46">
        <w:t xml:space="preserve">На </w:t>
      </w:r>
      <w:r>
        <w:t>СПП-элементе «Компонентный учет»</w:t>
      </w:r>
      <w:r w:rsidRPr="007C4D46">
        <w:t xml:space="preserve"> создается сетевой график</w:t>
      </w:r>
      <w:r>
        <w:t xml:space="preserve"> с профилем</w:t>
      </w:r>
      <w:r w:rsidRPr="007C4D46">
        <w:t xml:space="preserve"> </w:t>
      </w:r>
      <w:r>
        <w:t>Р00300</w:t>
      </w:r>
      <w:r w:rsidRPr="007C4D46">
        <w:t xml:space="preserve"> «</w:t>
      </w:r>
      <w:r w:rsidRPr="00E53BA2">
        <w:t>Об.вне смет строек(ОВСС/ОВИЗ) вне КС</w:t>
      </w:r>
      <w:r w:rsidRPr="007C4D46">
        <w:t>»</w:t>
      </w:r>
      <w:r>
        <w:t xml:space="preserve"> и видом «</w:t>
      </w:r>
      <w:r>
        <w:rPr>
          <w:lang w:val="en-US"/>
        </w:rPr>
        <w:t>P</w:t>
      </w:r>
      <w:r w:rsidRPr="00B7270A">
        <w:t>030</w:t>
      </w:r>
      <w:r>
        <w:t xml:space="preserve"> - </w:t>
      </w:r>
      <w:r w:rsidRPr="00E53BA2">
        <w:t>Об.вне смет строек(ОВСС/ОВИЗ) вне КС</w:t>
      </w:r>
      <w:r>
        <w:t>».</w:t>
      </w:r>
      <w:r w:rsidR="00271F70">
        <w:t xml:space="preserve"> Более подробно о профилях и видах сетевых графиков описано в КД </w:t>
      </w:r>
      <w:r w:rsidR="00271F70" w:rsidRPr="00271F70">
        <w:t>ERP.</w:t>
      </w:r>
      <w:ins w:id="942" w:author="Zelenskaya Natalia" w:date="2021-03-12T21:06:00Z">
        <w:r w:rsidR="00D254EC">
          <w:t>13</w:t>
        </w:r>
      </w:ins>
      <w:del w:id="943" w:author="Zelenskaya Natalia" w:date="2021-03-12T21:06:00Z">
        <w:r w:rsidR="00271F70" w:rsidRPr="00271F70" w:rsidDel="00D254EC">
          <w:delText>9</w:delText>
        </w:r>
      </w:del>
      <w:r w:rsidR="00271F70" w:rsidRPr="00271F70">
        <w:t>.9</w:t>
      </w:r>
      <w:ins w:id="944" w:author="Zelenskaya Natalia" w:date="2021-04-02T15:05:00Z">
        <w:r w:rsidR="00502633">
          <w:t>.2</w:t>
        </w:r>
      </w:ins>
      <w:del w:id="945" w:author="Zelenskaya Natalia" w:date="2021-04-02T15:05:00Z">
        <w:r w:rsidR="00271F70" w:rsidRPr="00271F70" w:rsidDel="00502633">
          <w:delText>_</w:delText>
        </w:r>
      </w:del>
      <w:ins w:id="946" w:author="Zelenskaya Natalia" w:date="2021-04-02T15:05:00Z">
        <w:r w:rsidR="00502633">
          <w:t>.</w:t>
        </w:r>
      </w:ins>
      <w:r w:rsidR="00271F70" w:rsidRPr="00271F70">
        <w:t>12_PS_КД Управление ОД по направлени</w:t>
      </w:r>
      <w:r w:rsidR="00271F70">
        <w:t>ю КСиИ.</w:t>
      </w:r>
    </w:p>
    <w:p w14:paraId="59967FF5" w14:textId="7C72E224" w:rsidR="00E53BA2" w:rsidRDefault="00E53BA2" w:rsidP="00344F6A">
      <w:r>
        <w:t xml:space="preserve">Для планирования работ по компонентному учету </w:t>
      </w:r>
      <w:r w:rsidRPr="003C7B64">
        <w:t>Планировщик</w:t>
      </w:r>
      <w:r>
        <w:t xml:space="preserve"> </w:t>
      </w:r>
      <w:r w:rsidR="00CB48BD">
        <w:t>проектов ТОиР УО</w:t>
      </w:r>
      <w:r w:rsidR="00CB48BD" w:rsidRPr="00F60395">
        <w:t xml:space="preserve"> </w:t>
      </w:r>
      <w:r>
        <w:t>создает следующие объекты в системе:</w:t>
      </w:r>
    </w:p>
    <w:p w14:paraId="5991C059" w14:textId="5D7840A0" w:rsidR="004F6C77" w:rsidRPr="00CB48BD" w:rsidRDefault="00E53BA2" w:rsidP="00344F6A">
      <w:r>
        <w:t>- потребность в МТР (в том числе оборудовании)</w:t>
      </w:r>
      <w:r w:rsidR="00CB48BD" w:rsidRPr="00CB48BD">
        <w:t>;</w:t>
      </w:r>
    </w:p>
    <w:p w14:paraId="695419F5" w14:textId="7C75984D" w:rsidR="00CB48BD" w:rsidRDefault="00CB48BD" w:rsidP="00344F6A">
      <w:r>
        <w:t>потребность в работах, выполняемых собственными силами.</w:t>
      </w:r>
    </w:p>
    <w:p w14:paraId="643C8892" w14:textId="77777777" w:rsidR="00CB48BD" w:rsidRPr="002A6C97" w:rsidRDefault="00CB48BD" w:rsidP="00344F6A">
      <w:r w:rsidRPr="002A6C97">
        <w:t>Потребность в МТР</w:t>
      </w:r>
    </w:p>
    <w:p w14:paraId="7A45A42F" w14:textId="5E6D9A11" w:rsidR="00CB48BD" w:rsidRDefault="00CB48BD" w:rsidP="00344F6A">
      <w:r w:rsidRPr="002A6C97">
        <w:t>Поставка МТР планируется в рамках операции поставки МТР.</w:t>
      </w:r>
      <w:r>
        <w:t xml:space="preserve"> </w:t>
      </w:r>
      <w:r>
        <w:rPr>
          <w:rStyle w:val="10TableContent1CharChar"/>
          <w:lang w:val="ru-RU"/>
        </w:rPr>
        <w:t xml:space="preserve">Планировщик </w:t>
      </w:r>
      <w:r>
        <w:t>проектов ТОиР УО</w:t>
      </w:r>
      <w:r w:rsidRPr="002A6C97">
        <w:rPr>
          <w:rStyle w:val="10TableContent1CharChar"/>
          <w:lang w:val="ru-RU"/>
        </w:rPr>
        <w:t xml:space="preserve"> </w:t>
      </w:r>
      <w:r w:rsidRPr="001B66CE">
        <w:t xml:space="preserve">в транзакции </w:t>
      </w:r>
      <w:r>
        <w:t>CJ20N - PROJECT BUILDER</w:t>
      </w:r>
      <w:r w:rsidRPr="001B66CE">
        <w:t xml:space="preserve"> </w:t>
      </w:r>
      <w:r w:rsidRPr="002A6C97">
        <w:rPr>
          <w:rStyle w:val="10TableContent1CharChar"/>
          <w:lang w:val="ru-RU"/>
        </w:rPr>
        <w:t>указывает для каждого компонента оборудования/ материалов</w:t>
      </w:r>
      <w:r w:rsidRPr="001B66CE">
        <w:t>:</w:t>
      </w:r>
    </w:p>
    <w:p w14:paraId="5CB89131" w14:textId="723BA75D" w:rsidR="00CB48BD" w:rsidRPr="001B66CE" w:rsidRDefault="00CB48BD">
      <w:pPr>
        <w:pStyle w:val="aff7"/>
        <w:pPrChange w:id="947" w:author="Zelenskaya Natalia" w:date="2021-03-12T21:13:00Z">
          <w:pPr>
            <w:pStyle w:val="afff4"/>
          </w:pPr>
        </w:pPrChange>
      </w:pPr>
      <w:r w:rsidRPr="001B66CE"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ins w:id="948" w:author="Zelenskaya Natalia" w:date="2021-03-12T20:36:00Z">
        <w:r w:rsidR="00377EC5">
          <w:rPr>
            <w:noProof/>
          </w:rPr>
          <w:t>10</w:t>
        </w:r>
      </w:ins>
      <w:del w:id="949" w:author="Zelenskaya Natalia" w:date="2021-03-12T19:44:00Z">
        <w:r w:rsidDel="00344F6A">
          <w:rPr>
            <w:noProof/>
          </w:rPr>
          <w:delText>11</w:delText>
        </w:r>
      </w:del>
      <w:r>
        <w:rPr>
          <w:noProof/>
        </w:rPr>
        <w:fldChar w:fldCharType="end"/>
      </w:r>
      <w:commentRangeStart w:id="950"/>
      <w:r w:rsidRPr="001B66CE">
        <w:t xml:space="preserve">. Основные </w:t>
      </w:r>
      <w:r>
        <w:t>признаки и показатели</w:t>
      </w:r>
      <w:r w:rsidRPr="001B66CE">
        <w:t xml:space="preserve"> </w:t>
      </w:r>
      <w:r>
        <w:t>компонента МТР</w:t>
      </w:r>
      <w:commentRangeEnd w:id="950"/>
      <w:r w:rsidR="00C64D90">
        <w:rPr>
          <w:rStyle w:val="aff5"/>
          <w:rFonts w:ascii="Times New Roman" w:hAnsi="Times New Roman" w:cs="Times New Roman"/>
          <w:b w:val="0"/>
        </w:rPr>
        <w:commentReference w:id="950"/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43"/>
        <w:gridCol w:w="3921"/>
        <w:gridCol w:w="4612"/>
      </w:tblGrid>
      <w:tr w:rsidR="00CB48BD" w:rsidRPr="001B66CE" w14:paraId="6ACAD184" w14:textId="77777777" w:rsidTr="00937C82">
        <w:trPr>
          <w:cantSplit/>
          <w:trHeight w:val="397"/>
          <w:tblHeader/>
        </w:trPr>
        <w:tc>
          <w:tcPr>
            <w:tcW w:w="759" w:type="pct"/>
            <w:shd w:val="clear" w:color="auto" w:fill="FFC000"/>
            <w:vAlign w:val="center"/>
          </w:tcPr>
          <w:p w14:paraId="2F61CF22" w14:textId="1501FA58" w:rsidR="00CB48BD" w:rsidRPr="001B66CE" w:rsidRDefault="00CB48BD">
            <w:pPr>
              <w:pStyle w:val="aff7"/>
              <w:pPrChange w:id="951" w:author="Zelenskaya Natalia" w:date="2021-03-12T21:13:00Z">
                <w:pPr>
                  <w:jc w:val="center"/>
                </w:pPr>
              </w:pPrChange>
            </w:pPr>
            <w:r w:rsidRPr="001B66CE">
              <w:lastRenderedPageBreak/>
              <w:t>Признак</w:t>
            </w:r>
            <w:r>
              <w:t>/ показатель</w:t>
            </w:r>
          </w:p>
        </w:tc>
        <w:tc>
          <w:tcPr>
            <w:tcW w:w="1951" w:type="pct"/>
            <w:shd w:val="clear" w:color="auto" w:fill="FFC000"/>
            <w:vAlign w:val="center"/>
          </w:tcPr>
          <w:p w14:paraId="565406EB" w14:textId="77777777" w:rsidR="00CB48BD" w:rsidRPr="001B66CE" w:rsidRDefault="00CB48BD">
            <w:pPr>
              <w:pStyle w:val="aff7"/>
              <w:pPrChange w:id="952" w:author="Zelenskaya Natalia" w:date="2021-03-12T21:13:00Z">
                <w:pPr>
                  <w:jc w:val="center"/>
                </w:pPr>
              </w:pPrChange>
            </w:pPr>
            <w:r>
              <w:t xml:space="preserve">Описание </w:t>
            </w:r>
          </w:p>
        </w:tc>
        <w:tc>
          <w:tcPr>
            <w:tcW w:w="2290" w:type="pct"/>
            <w:shd w:val="clear" w:color="auto" w:fill="FFC000"/>
            <w:vAlign w:val="center"/>
          </w:tcPr>
          <w:p w14:paraId="709A4EB8" w14:textId="77777777" w:rsidR="00CB48BD" w:rsidRPr="00861578" w:rsidRDefault="00CB48BD">
            <w:pPr>
              <w:pStyle w:val="aff7"/>
              <w:pPrChange w:id="953" w:author="Zelenskaya Natalia" w:date="2021-03-12T21:13:00Z">
                <w:pPr>
                  <w:jc w:val="center"/>
                </w:pPr>
              </w:pPrChange>
            </w:pPr>
            <w:r>
              <w:t xml:space="preserve">Значение при ведении в </w:t>
            </w:r>
            <w:r>
              <w:rPr>
                <w:lang w:val="en-US"/>
              </w:rPr>
              <w:t>SAP</w:t>
            </w:r>
          </w:p>
        </w:tc>
      </w:tr>
      <w:tr w:rsidR="00CB48BD" w:rsidRPr="001B66CE" w14:paraId="0B8B0CBB" w14:textId="77777777" w:rsidTr="00937C82">
        <w:trPr>
          <w:cantSplit/>
        </w:trPr>
        <w:tc>
          <w:tcPr>
            <w:tcW w:w="759" w:type="pct"/>
          </w:tcPr>
          <w:p w14:paraId="01D4ABB8" w14:textId="77777777" w:rsidR="00CB48BD" w:rsidRPr="001B66CE" w:rsidRDefault="00CB48BD">
            <w:pPr>
              <w:pPrChange w:id="954" w:author="Zelenskaya Natalia" w:date="2021-03-12T16:36:00Z">
                <w:pPr>
                  <w:jc w:val="left"/>
                </w:pPr>
              </w:pPrChange>
            </w:pPr>
            <w:r>
              <w:t>Код ЕК МТР</w:t>
            </w:r>
          </w:p>
        </w:tc>
        <w:tc>
          <w:tcPr>
            <w:tcW w:w="1951" w:type="pct"/>
          </w:tcPr>
          <w:p w14:paraId="56CC6192" w14:textId="77777777" w:rsidR="00CB48BD" w:rsidRPr="001B66CE" w:rsidRDefault="00CB48BD">
            <w:pPr>
              <w:pPrChange w:id="955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Код из справочника </w:t>
            </w:r>
            <w:r>
              <w:t>ЕК МТР</w:t>
            </w:r>
            <w:r w:rsidRPr="001B66CE">
              <w:t xml:space="preserve"> КСУ НСИ</w:t>
            </w:r>
          </w:p>
        </w:tc>
        <w:tc>
          <w:tcPr>
            <w:tcW w:w="2290" w:type="pct"/>
          </w:tcPr>
          <w:p w14:paraId="79C812ED" w14:textId="77777777" w:rsidR="00CB48BD" w:rsidRPr="001B66CE" w:rsidRDefault="00CB48BD">
            <w:pPr>
              <w:pPrChange w:id="956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CB48BD" w:rsidRPr="001B66CE" w14:paraId="2328ABF6" w14:textId="77777777" w:rsidTr="00937C82">
        <w:trPr>
          <w:cantSplit/>
        </w:trPr>
        <w:tc>
          <w:tcPr>
            <w:tcW w:w="759" w:type="pct"/>
          </w:tcPr>
          <w:p w14:paraId="70741482" w14:textId="77777777" w:rsidR="00CB48BD" w:rsidRPr="001B66CE" w:rsidRDefault="00CB48BD">
            <w:pPr>
              <w:pPrChange w:id="957" w:author="Zelenskaya Natalia" w:date="2021-03-12T16:36:00Z">
                <w:pPr>
                  <w:jc w:val="left"/>
                </w:pPr>
              </w:pPrChange>
            </w:pPr>
            <w:r>
              <w:t>Название</w:t>
            </w:r>
          </w:p>
        </w:tc>
        <w:tc>
          <w:tcPr>
            <w:tcW w:w="1951" w:type="pct"/>
          </w:tcPr>
          <w:p w14:paraId="3043B05F" w14:textId="77777777" w:rsidR="00CB48BD" w:rsidRPr="001B66CE" w:rsidRDefault="00CB48BD">
            <w:pPr>
              <w:pPrChange w:id="958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Атрибут </w:t>
            </w:r>
            <w:r>
              <w:t>ЕК МТР</w:t>
            </w:r>
            <w:r w:rsidRPr="001B66CE">
              <w:t xml:space="preserve"> из справочника КСУ НСИ</w:t>
            </w:r>
          </w:p>
        </w:tc>
        <w:tc>
          <w:tcPr>
            <w:tcW w:w="2290" w:type="pct"/>
          </w:tcPr>
          <w:p w14:paraId="2FD1EAC7" w14:textId="77777777" w:rsidR="00CB48BD" w:rsidRPr="001B66CE" w:rsidRDefault="00CB48BD">
            <w:pPr>
              <w:pPrChange w:id="959" w:author="Zelenskaya Natalia" w:date="2021-03-12T16:36:00Z">
                <w:pPr>
                  <w:jc w:val="left"/>
                </w:pPr>
              </w:pPrChange>
            </w:pPr>
            <w:r>
              <w:t>Автоматически определяется из ЕК МТР</w:t>
            </w:r>
          </w:p>
        </w:tc>
      </w:tr>
      <w:tr w:rsidR="00CB48BD" w:rsidRPr="001B66CE" w14:paraId="77A1C0C0" w14:textId="77777777" w:rsidTr="00937C82">
        <w:trPr>
          <w:cantSplit/>
        </w:trPr>
        <w:tc>
          <w:tcPr>
            <w:tcW w:w="759" w:type="pct"/>
          </w:tcPr>
          <w:p w14:paraId="6A59C3C6" w14:textId="77777777" w:rsidR="00CB48BD" w:rsidRDefault="00CB48BD">
            <w:pPr>
              <w:pPrChange w:id="960" w:author="Zelenskaya Natalia" w:date="2021-03-12T16:36:00Z">
                <w:pPr>
                  <w:jc w:val="left"/>
                </w:pPr>
              </w:pPrChange>
            </w:pPr>
            <w:r w:rsidRPr="00E5406A">
              <w:t>Завод</w:t>
            </w:r>
          </w:p>
        </w:tc>
        <w:tc>
          <w:tcPr>
            <w:tcW w:w="1951" w:type="pct"/>
          </w:tcPr>
          <w:p w14:paraId="10B860BE" w14:textId="77777777" w:rsidR="00CB48BD" w:rsidRPr="001B66CE" w:rsidRDefault="00CB48BD">
            <w:pPr>
              <w:pPrChange w:id="961" w:author="Zelenskaya Natalia" w:date="2021-03-12T16:36:00Z">
                <w:pPr>
                  <w:jc w:val="left"/>
                </w:pPr>
              </w:pPrChange>
            </w:pPr>
            <w:r>
              <w:t xml:space="preserve">Завод </w:t>
            </w:r>
            <w:r w:rsidRPr="00E5406A">
              <w:t xml:space="preserve">выполнения работ по </w:t>
            </w:r>
            <w:r>
              <w:t>проекту</w:t>
            </w:r>
          </w:p>
        </w:tc>
        <w:tc>
          <w:tcPr>
            <w:tcW w:w="2290" w:type="pct"/>
          </w:tcPr>
          <w:p w14:paraId="0C641C63" w14:textId="1DF7F5C4" w:rsidR="00CB48BD" w:rsidRDefault="00CB48BD">
            <w:pPr>
              <w:pPrChange w:id="962" w:author="Zelenskaya Natalia" w:date="2021-04-02T15:06:00Z">
                <w:pPr>
                  <w:jc w:val="left"/>
                </w:pPr>
              </w:pPrChange>
            </w:pPr>
            <w:r>
              <w:t>Вводится вручную. О</w:t>
            </w:r>
            <w:r w:rsidRPr="00061BAB">
              <w:t xml:space="preserve">писание и перечень заводов приведено </w:t>
            </w:r>
            <w:r>
              <w:t>в ERP.</w:t>
            </w:r>
            <w:ins w:id="963" w:author="Zelenskaya Natalia" w:date="2021-04-02T15:06:00Z">
              <w:r w:rsidR="00502633">
                <w:t>13.9.2</w:t>
              </w:r>
            </w:ins>
            <w:del w:id="964" w:author="Zelenskaya Natalia" w:date="2021-03-12T21:06:00Z">
              <w:r w:rsidDel="00D254EC">
                <w:delText>5</w:delText>
              </w:r>
            </w:del>
            <w:del w:id="965" w:author="Zelenskaya Natalia" w:date="2021-04-02T15:06:00Z">
              <w:r w:rsidDel="00502633">
                <w:delText>.1</w:delText>
              </w:r>
            </w:del>
            <w:r>
              <w:t>_1_ARC_КД Организацион</w:t>
            </w:r>
            <w:r w:rsidRPr="00061BAB">
              <w:t>ная структура</w:t>
            </w:r>
            <w:r>
              <w:t>.</w:t>
            </w:r>
          </w:p>
        </w:tc>
      </w:tr>
      <w:tr w:rsidR="00CB48BD" w:rsidRPr="001B66CE" w14:paraId="311F5990" w14:textId="77777777" w:rsidTr="00937C82">
        <w:trPr>
          <w:cantSplit/>
        </w:trPr>
        <w:tc>
          <w:tcPr>
            <w:tcW w:w="759" w:type="pct"/>
          </w:tcPr>
          <w:p w14:paraId="136C8E33" w14:textId="77777777" w:rsidR="00CB48BD" w:rsidRPr="001B66CE" w:rsidRDefault="00CB48BD">
            <w:pPr>
              <w:pPrChange w:id="966" w:author="Zelenskaya Natalia" w:date="2021-03-12T16:36:00Z">
                <w:pPr>
                  <w:jc w:val="left"/>
                </w:pPr>
              </w:pPrChange>
            </w:pPr>
            <w:r>
              <w:t>Количество</w:t>
            </w:r>
          </w:p>
        </w:tc>
        <w:tc>
          <w:tcPr>
            <w:tcW w:w="1951" w:type="pct"/>
          </w:tcPr>
          <w:p w14:paraId="4697E529" w14:textId="77777777" w:rsidR="00CB48BD" w:rsidRPr="001B66CE" w:rsidRDefault="00CB48BD">
            <w:pPr>
              <w:pPrChange w:id="967" w:author="Zelenskaya Natalia" w:date="2021-03-12T16:36:00Z">
                <w:pPr>
                  <w:jc w:val="left"/>
                </w:pPr>
              </w:pPrChange>
            </w:pPr>
            <w:r w:rsidRPr="00624419">
              <w:t>Необходимое количество оборудования</w:t>
            </w:r>
          </w:p>
        </w:tc>
        <w:tc>
          <w:tcPr>
            <w:tcW w:w="2290" w:type="pct"/>
          </w:tcPr>
          <w:p w14:paraId="4C3F3D4C" w14:textId="77777777" w:rsidR="00CB48BD" w:rsidRPr="00AC5CB3" w:rsidRDefault="00CB48BD">
            <w:pPr>
              <w:pPrChange w:id="968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CB48BD" w:rsidRPr="001B66CE" w14:paraId="38FE841E" w14:textId="77777777" w:rsidTr="00937C82">
        <w:trPr>
          <w:cantSplit/>
        </w:trPr>
        <w:tc>
          <w:tcPr>
            <w:tcW w:w="759" w:type="pct"/>
          </w:tcPr>
          <w:p w14:paraId="1ABBB1B2" w14:textId="77777777" w:rsidR="00CB48BD" w:rsidRPr="001B66CE" w:rsidRDefault="00CB48BD">
            <w:pPr>
              <w:pPrChange w:id="969" w:author="Zelenskaya Natalia" w:date="2021-03-12T16:36:00Z">
                <w:pPr>
                  <w:jc w:val="left"/>
                </w:pPr>
              </w:pPrChange>
            </w:pPr>
            <w:r>
              <w:t>Цена</w:t>
            </w:r>
          </w:p>
        </w:tc>
        <w:tc>
          <w:tcPr>
            <w:tcW w:w="1951" w:type="pct"/>
          </w:tcPr>
          <w:p w14:paraId="2D9CBEF9" w14:textId="77777777" w:rsidR="00CB48BD" w:rsidRPr="001B66CE" w:rsidRDefault="00CB48BD">
            <w:pPr>
              <w:pPrChange w:id="970" w:author="Zelenskaya Natalia" w:date="2021-03-12T16:36:00Z">
                <w:pPr>
                  <w:jc w:val="left"/>
                </w:pPr>
              </w:pPrChange>
            </w:pPr>
            <w:r>
              <w:t>Будущая цена оборудования/ материалов</w:t>
            </w:r>
          </w:p>
        </w:tc>
        <w:tc>
          <w:tcPr>
            <w:tcW w:w="2290" w:type="pct"/>
          </w:tcPr>
          <w:p w14:paraId="715730F8" w14:textId="77777777" w:rsidR="00CB48BD" w:rsidRPr="001B66CE" w:rsidRDefault="00CB48BD">
            <w:pPr>
              <w:pPrChange w:id="971" w:author="Zelenskaya Natalia" w:date="2021-03-12T16:36:00Z">
                <w:pPr>
                  <w:jc w:val="left"/>
                </w:pPr>
              </w:pPrChange>
            </w:pPr>
            <w:r>
              <w:t>Автоматически определяется для ЕК МТР</w:t>
            </w:r>
          </w:p>
        </w:tc>
      </w:tr>
      <w:tr w:rsidR="00CB48BD" w:rsidRPr="001B66CE" w14:paraId="011825BB" w14:textId="77777777" w:rsidTr="00937C82">
        <w:trPr>
          <w:cantSplit/>
        </w:trPr>
        <w:tc>
          <w:tcPr>
            <w:tcW w:w="759" w:type="pct"/>
          </w:tcPr>
          <w:p w14:paraId="171F4DA4" w14:textId="77777777" w:rsidR="00CB48BD" w:rsidRPr="001B66CE" w:rsidRDefault="00CB48BD">
            <w:pPr>
              <w:pPrChange w:id="972" w:author="Zelenskaya Natalia" w:date="2021-03-12T16:36:00Z">
                <w:pPr>
                  <w:jc w:val="left"/>
                </w:pPr>
              </w:pPrChange>
            </w:pPr>
            <w:bookmarkStart w:id="973" w:name="_Hlk523762471"/>
            <w:r w:rsidRPr="00412FD3">
              <w:t>Код группы закупки</w:t>
            </w:r>
          </w:p>
        </w:tc>
        <w:tc>
          <w:tcPr>
            <w:tcW w:w="1951" w:type="pct"/>
          </w:tcPr>
          <w:p w14:paraId="26F23EC8" w14:textId="77777777" w:rsidR="00CB48BD" w:rsidRPr="001B66CE" w:rsidRDefault="00CB48BD">
            <w:pPr>
              <w:pPrChange w:id="974" w:author="Zelenskaya Natalia" w:date="2021-03-12T16:36:00Z">
                <w:pPr>
                  <w:jc w:val="left"/>
                </w:pPr>
              </w:pPrChange>
            </w:pPr>
            <w:r>
              <w:t>Ответственный закупщик в МТО</w:t>
            </w:r>
          </w:p>
        </w:tc>
        <w:tc>
          <w:tcPr>
            <w:tcW w:w="2290" w:type="pct"/>
          </w:tcPr>
          <w:p w14:paraId="365F4CF5" w14:textId="77777777" w:rsidR="00CB48BD" w:rsidRPr="001B66CE" w:rsidRDefault="00CB48BD">
            <w:pPr>
              <w:pPrChange w:id="975" w:author="Zelenskaya Natalia" w:date="2021-03-12T16:36:00Z">
                <w:pPr>
                  <w:jc w:val="left"/>
                </w:pPr>
              </w:pPrChange>
            </w:pPr>
            <w:r w:rsidRPr="001B66CE">
              <w:t>Определяется автоматически по коду ЕК МТР</w:t>
            </w:r>
          </w:p>
        </w:tc>
      </w:tr>
      <w:bookmarkEnd w:id="973"/>
      <w:tr w:rsidR="00CB48BD" w:rsidRPr="001B66CE" w14:paraId="1225232D" w14:textId="77777777" w:rsidTr="00937C82">
        <w:trPr>
          <w:cantSplit/>
        </w:trPr>
        <w:tc>
          <w:tcPr>
            <w:tcW w:w="759" w:type="pct"/>
          </w:tcPr>
          <w:p w14:paraId="166C186E" w14:textId="77777777" w:rsidR="00CB48BD" w:rsidRPr="001B66CE" w:rsidRDefault="00CB48BD">
            <w:pPr>
              <w:pPrChange w:id="976" w:author="Zelenskaya Natalia" w:date="2021-03-12T16:36:00Z">
                <w:pPr>
                  <w:jc w:val="left"/>
                </w:pPr>
              </w:pPrChange>
            </w:pPr>
            <w:r w:rsidRPr="00412FD3">
              <w:t xml:space="preserve">Код группы </w:t>
            </w:r>
            <w:r>
              <w:t>материалов</w:t>
            </w:r>
          </w:p>
        </w:tc>
        <w:tc>
          <w:tcPr>
            <w:tcW w:w="1951" w:type="pct"/>
          </w:tcPr>
          <w:p w14:paraId="4BF1EEDB" w14:textId="77777777" w:rsidR="00CB48BD" w:rsidRPr="001B66CE" w:rsidRDefault="00CB48BD">
            <w:pPr>
              <w:pPrChange w:id="977" w:author="Zelenskaya Natalia" w:date="2021-03-12T16:36:00Z">
                <w:pPr>
                  <w:jc w:val="left"/>
                </w:pPr>
              </w:pPrChange>
            </w:pPr>
            <w:r>
              <w:t>Справочник групп</w:t>
            </w:r>
            <w:r w:rsidRPr="00412FD3">
              <w:t xml:space="preserve"> закупки </w:t>
            </w:r>
            <w:r>
              <w:t xml:space="preserve">основан на перечне </w:t>
            </w:r>
            <w:r w:rsidRPr="00412FD3">
              <w:t>ППЗ</w:t>
            </w:r>
          </w:p>
        </w:tc>
        <w:tc>
          <w:tcPr>
            <w:tcW w:w="2290" w:type="pct"/>
          </w:tcPr>
          <w:p w14:paraId="1B65240F" w14:textId="77777777" w:rsidR="00CB48BD" w:rsidRPr="001B66CE" w:rsidRDefault="00CB48BD">
            <w:pPr>
              <w:pPrChange w:id="978" w:author="Zelenskaya Natalia" w:date="2021-03-12T16:36:00Z">
                <w:pPr>
                  <w:jc w:val="left"/>
                </w:pPr>
              </w:pPrChange>
            </w:pPr>
            <w:r w:rsidRPr="001B66CE">
              <w:t>Определяется автоматически по коду ЕК МТР</w:t>
            </w:r>
          </w:p>
        </w:tc>
      </w:tr>
      <w:tr w:rsidR="00CB48BD" w:rsidRPr="001B66CE" w14:paraId="25557B4D" w14:textId="77777777" w:rsidTr="00937C82">
        <w:trPr>
          <w:cantSplit/>
        </w:trPr>
        <w:tc>
          <w:tcPr>
            <w:tcW w:w="759" w:type="pct"/>
          </w:tcPr>
          <w:p w14:paraId="35C33304" w14:textId="77777777" w:rsidR="00CB48BD" w:rsidRPr="001B66CE" w:rsidRDefault="00CB48BD">
            <w:pPr>
              <w:pPrChange w:id="979" w:author="Zelenskaya Natalia" w:date="2021-03-12T16:36:00Z">
                <w:pPr>
                  <w:jc w:val="left"/>
                </w:pPr>
              </w:pPrChange>
            </w:pPr>
            <w:r>
              <w:t>Дата потребности</w:t>
            </w:r>
          </w:p>
        </w:tc>
        <w:tc>
          <w:tcPr>
            <w:tcW w:w="1951" w:type="pct"/>
          </w:tcPr>
          <w:p w14:paraId="1C88E6BD" w14:textId="56DE7AD6" w:rsidR="00CB48BD" w:rsidRPr="001B66CE" w:rsidRDefault="00CB48BD">
            <w:pPr>
              <w:pPrChange w:id="980" w:author="Zelenskaya Natalia" w:date="2021-03-12T16:36:00Z">
                <w:pPr>
                  <w:jc w:val="left"/>
                </w:pPr>
              </w:pPrChange>
            </w:pPr>
            <w:r w:rsidRPr="00D743C2">
              <w:t>Уточненная плановая дата потребности в оборудовании</w:t>
            </w:r>
            <w:r>
              <w:t>/ материалов</w:t>
            </w:r>
            <w:r w:rsidRPr="00D743C2">
              <w:t xml:space="preserve"> </w:t>
            </w:r>
          </w:p>
        </w:tc>
        <w:tc>
          <w:tcPr>
            <w:tcW w:w="2290" w:type="pct"/>
          </w:tcPr>
          <w:p w14:paraId="4B08A2AC" w14:textId="55E83E06" w:rsidR="00CB48BD" w:rsidRPr="001B66CE" w:rsidRDefault="00CB48BD">
            <w:pPr>
              <w:pPrChange w:id="981" w:author="Zelenskaya Natalia" w:date="2021-03-12T16:36:00Z">
                <w:pPr>
                  <w:jc w:val="left"/>
                </w:pPr>
              </w:pPrChange>
            </w:pPr>
            <w:r>
              <w:t>Д</w:t>
            </w:r>
            <w:r w:rsidRPr="001523C0">
              <w:t xml:space="preserve">ата планового </w:t>
            </w:r>
            <w:r>
              <w:t>поступления на склад</w:t>
            </w:r>
            <w:ins w:id="982" w:author="Zelenskaya Natalia" w:date="2020-05-07T11:00:00Z">
              <w:r w:rsidR="001100A5">
                <w:t>, вводимая вручную</w:t>
              </w:r>
            </w:ins>
          </w:p>
        </w:tc>
      </w:tr>
      <w:tr w:rsidR="00CB48BD" w:rsidRPr="001B66CE" w14:paraId="115F8142" w14:textId="77777777" w:rsidTr="00937C82">
        <w:trPr>
          <w:cantSplit/>
        </w:trPr>
        <w:tc>
          <w:tcPr>
            <w:tcW w:w="759" w:type="pct"/>
          </w:tcPr>
          <w:p w14:paraId="5B67F224" w14:textId="77777777" w:rsidR="00CB48BD" w:rsidRDefault="00CB48BD">
            <w:pPr>
              <w:pPrChange w:id="983" w:author="Zelenskaya Natalia" w:date="2021-03-12T16:36:00Z">
                <w:pPr>
                  <w:jc w:val="left"/>
                </w:pPr>
              </w:pPrChange>
            </w:pPr>
            <w:r>
              <w:t>К</w:t>
            </w:r>
            <w:r w:rsidRPr="00D57FE0">
              <w:t>од заготовки</w:t>
            </w:r>
          </w:p>
        </w:tc>
        <w:tc>
          <w:tcPr>
            <w:tcW w:w="1951" w:type="pct"/>
          </w:tcPr>
          <w:p w14:paraId="3DC13F9F" w14:textId="5D12BCBB" w:rsidR="00CB48BD" w:rsidRDefault="00CB48BD">
            <w:pPr>
              <w:pPrChange w:id="984" w:author="Zelenskaya Natalia" w:date="2021-03-12T16:36:00Z">
                <w:pPr>
                  <w:jc w:val="left"/>
                </w:pPr>
              </w:pPrChange>
            </w:pPr>
            <w:r>
              <w:t>Способ заготовки для компонента (</w:t>
            </w:r>
            <w:r w:rsidRPr="005143CB">
              <w:t>«</w:t>
            </w:r>
            <w:r w:rsidRPr="005A554C">
              <w:t>Потребность в МТР</w:t>
            </w:r>
            <w:r>
              <w:t>»; «Оборудование с ОЛ»)</w:t>
            </w:r>
          </w:p>
        </w:tc>
        <w:tc>
          <w:tcPr>
            <w:tcW w:w="2290" w:type="pct"/>
          </w:tcPr>
          <w:p w14:paraId="39B289DC" w14:textId="77777777" w:rsidR="00CB48BD" w:rsidRDefault="00CB48BD">
            <w:pPr>
              <w:pPrChange w:id="985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CB48BD" w:rsidRPr="001B66CE" w14:paraId="7676B961" w14:textId="77777777" w:rsidTr="00937C82">
        <w:trPr>
          <w:cantSplit/>
        </w:trPr>
        <w:tc>
          <w:tcPr>
            <w:tcW w:w="759" w:type="pct"/>
          </w:tcPr>
          <w:p w14:paraId="17EE8DA2" w14:textId="7F5854FB" w:rsidR="00CB48BD" w:rsidRDefault="00CB48BD">
            <w:pPr>
              <w:pPrChange w:id="986" w:author="Zelenskaya Natalia" w:date="2021-03-12T16:36:00Z">
                <w:pPr>
                  <w:jc w:val="left"/>
                </w:pPr>
              </w:pPrChange>
            </w:pPr>
            <w:r>
              <w:t>СГ/ОСГ монтажа</w:t>
            </w:r>
          </w:p>
        </w:tc>
        <w:tc>
          <w:tcPr>
            <w:tcW w:w="1951" w:type="pct"/>
          </w:tcPr>
          <w:p w14:paraId="35BC2C5C" w14:textId="3A1C4C28" w:rsidR="00CB48BD" w:rsidRDefault="00CB48BD">
            <w:pPr>
              <w:pPrChange w:id="987" w:author="Zelenskaya Natalia" w:date="2021-03-12T16:36:00Z">
                <w:pPr>
                  <w:jc w:val="left"/>
                </w:pPr>
              </w:pPrChange>
            </w:pPr>
            <w:r w:rsidRPr="00D743C2">
              <w:t xml:space="preserve">Код </w:t>
            </w:r>
            <w:r>
              <w:t>заказа ТОРО/операции заказа ТОРО выполнения работ по монтажу</w:t>
            </w:r>
          </w:p>
        </w:tc>
        <w:tc>
          <w:tcPr>
            <w:tcW w:w="2290" w:type="pct"/>
          </w:tcPr>
          <w:p w14:paraId="589565FE" w14:textId="4BB00422" w:rsidR="00CB48BD" w:rsidRDefault="00CB48BD">
            <w:pPr>
              <w:pPrChange w:id="988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F173E3" w:rsidRPr="001B66CE" w14:paraId="1091A2F9" w14:textId="77777777" w:rsidTr="00937C82">
        <w:trPr>
          <w:cantSplit/>
          <w:ins w:id="989" w:author="Zelenskaya Natalia" w:date="2020-05-07T11:00:00Z"/>
        </w:trPr>
        <w:tc>
          <w:tcPr>
            <w:tcW w:w="759" w:type="pct"/>
          </w:tcPr>
          <w:p w14:paraId="49A0583A" w14:textId="77777777" w:rsidR="00F173E3" w:rsidRDefault="00F173E3">
            <w:pPr>
              <w:rPr>
                <w:ins w:id="990" w:author="Zelenskaya Natalia" w:date="2020-05-07T11:00:00Z"/>
              </w:rPr>
              <w:pPrChange w:id="991" w:author="Zelenskaya Natalia" w:date="2021-03-12T16:36:00Z">
                <w:pPr>
                  <w:jc w:val="left"/>
                </w:pPr>
              </w:pPrChange>
            </w:pPr>
            <w:ins w:id="992" w:author="Zelenskaya Natalia" w:date="2020-05-07T11:00:00Z">
              <w:r>
                <w:lastRenderedPageBreak/>
                <w:t>ЕО выбывающая</w:t>
              </w:r>
            </w:ins>
          </w:p>
        </w:tc>
        <w:tc>
          <w:tcPr>
            <w:tcW w:w="1951" w:type="pct"/>
          </w:tcPr>
          <w:p w14:paraId="27658010" w14:textId="77777777" w:rsidR="00F173E3" w:rsidRPr="00D743C2" w:rsidRDefault="00F173E3">
            <w:pPr>
              <w:rPr>
                <w:ins w:id="993" w:author="Zelenskaya Natalia" w:date="2020-05-07T11:00:00Z"/>
              </w:rPr>
              <w:pPrChange w:id="994" w:author="Zelenskaya Natalia" w:date="2021-03-12T16:36:00Z">
                <w:pPr>
                  <w:jc w:val="left"/>
                </w:pPr>
              </w:pPrChange>
            </w:pPr>
            <w:ins w:id="995" w:author="Zelenskaya Natalia" w:date="2020-05-07T11:00:00Z">
              <w:r w:rsidRPr="00F173E3">
                <w:t>Номер</w:t>
              </w:r>
              <w:r>
                <w:t xml:space="preserve"> заменяемой</w:t>
              </w:r>
              <w:r w:rsidRPr="00F173E3">
                <w:t xml:space="preserve"> единицы оборудования</w:t>
              </w:r>
              <w:r>
                <w:t>, взамен которой производиться закупка</w:t>
              </w:r>
            </w:ins>
          </w:p>
        </w:tc>
        <w:tc>
          <w:tcPr>
            <w:tcW w:w="2290" w:type="pct"/>
          </w:tcPr>
          <w:p w14:paraId="7BEEBB3A" w14:textId="77777777" w:rsidR="00F173E3" w:rsidRDefault="00F173E3">
            <w:pPr>
              <w:rPr>
                <w:ins w:id="996" w:author="Zelenskaya Natalia" w:date="2020-05-07T11:00:00Z"/>
              </w:rPr>
              <w:pPrChange w:id="997" w:author="Zelenskaya Natalia" w:date="2021-03-12T16:36:00Z">
                <w:pPr>
                  <w:jc w:val="left"/>
                </w:pPr>
              </w:pPrChange>
            </w:pPr>
            <w:ins w:id="998" w:author="Zelenskaya Natalia" w:date="2020-05-07T11:00:00Z">
              <w:r>
                <w:t>Вводится вручную</w:t>
              </w:r>
            </w:ins>
          </w:p>
        </w:tc>
      </w:tr>
      <w:tr w:rsidR="00CB48BD" w:rsidRPr="001B66CE" w14:paraId="0C12513C" w14:textId="77777777" w:rsidTr="00937C82">
        <w:trPr>
          <w:cantSplit/>
        </w:trPr>
        <w:tc>
          <w:tcPr>
            <w:tcW w:w="759" w:type="pct"/>
          </w:tcPr>
          <w:p w14:paraId="43B2C4F6" w14:textId="77777777" w:rsidR="00CB48BD" w:rsidRPr="00B7270A" w:rsidRDefault="00CB48BD">
            <w:pPr>
              <w:pPrChange w:id="999" w:author="Zelenskaya Natalia" w:date="2021-03-12T16:36:00Z">
                <w:pPr>
                  <w:jc w:val="left"/>
                </w:pPr>
              </w:pPrChange>
            </w:pPr>
            <w:r w:rsidRPr="00B7270A">
              <w:t>Признак «Срочная потребность»</w:t>
            </w:r>
          </w:p>
        </w:tc>
        <w:tc>
          <w:tcPr>
            <w:tcW w:w="1951" w:type="pct"/>
          </w:tcPr>
          <w:p w14:paraId="3C3ADB9F" w14:textId="77777777" w:rsidR="00CB48BD" w:rsidRPr="00B7270A" w:rsidRDefault="00CB48BD">
            <w:pPr>
              <w:pPrChange w:id="1000" w:author="Zelenskaya Natalia" w:date="2021-03-12T16:36:00Z">
                <w:pPr>
                  <w:jc w:val="left"/>
                </w:pPr>
              </w:pPrChange>
            </w:pPr>
            <w:r w:rsidRPr="00B7270A">
              <w:t xml:space="preserve">Признак «Срочная потребность» устанавливается, если срок </w:t>
            </w:r>
            <w:r w:rsidRPr="00B7270A">
              <w:rPr>
                <w:lang w:val="en-US"/>
              </w:rPr>
              <w:t>LT</w:t>
            </w:r>
            <w:r w:rsidRPr="00B7270A">
              <w:t xml:space="preserve"> превышает срок потребности</w:t>
            </w:r>
          </w:p>
        </w:tc>
        <w:tc>
          <w:tcPr>
            <w:tcW w:w="2290" w:type="pct"/>
          </w:tcPr>
          <w:p w14:paraId="39083CD4" w14:textId="77777777" w:rsidR="00CB48BD" w:rsidRPr="00B7270A" w:rsidRDefault="00CB48BD">
            <w:pPr>
              <w:pPrChange w:id="1001" w:author="Zelenskaya Natalia" w:date="2021-03-12T16:36:00Z">
                <w:pPr>
                  <w:jc w:val="left"/>
                </w:pPr>
              </w:pPrChange>
            </w:pPr>
            <w:r w:rsidRPr="00B7270A">
              <w:t xml:space="preserve">Автоматически определяется при проверке </w:t>
            </w:r>
            <w:r w:rsidRPr="00B7270A">
              <w:rPr>
                <w:lang w:val="en-US"/>
              </w:rPr>
              <w:t>LT</w:t>
            </w:r>
          </w:p>
        </w:tc>
      </w:tr>
    </w:tbl>
    <w:p w14:paraId="35C31176" w14:textId="12F0DBDF" w:rsidR="00CB48BD" w:rsidRDefault="00243537" w:rsidP="00B826E5">
      <w:ins w:id="1002" w:author="Zelenskaya Natalia" w:date="2020-05-07T11:00:00Z">
        <w:r>
          <w:t>В зависимости от</w:t>
        </w:r>
        <w:r w:rsidR="001D0DEB">
          <w:t xml:space="preserve"> типа номенклатуры компонента (</w:t>
        </w:r>
      </w:ins>
      <w:del w:id="1003" w:author="Zelenskaya Natalia" w:date="2020-05-07T11:00:00Z">
        <w:r w:rsidR="00CB48BD" w:rsidRPr="00CB48BD">
          <w:delText>При</w:delText>
        </w:r>
        <w:r w:rsidR="00CB48BD">
          <w:delText xml:space="preserve"> планировании компонентов </w:delText>
        </w:r>
      </w:del>
      <w:r w:rsidR="00CB48BD">
        <w:t xml:space="preserve">с </w:t>
      </w:r>
      <w:ins w:id="1004" w:author="Zelenskaya Natalia" w:date="2020-05-07T11:00:00Z">
        <w:r w:rsidR="001D0DEB">
          <w:t>опросными листами либо нет)</w:t>
        </w:r>
        <w:r>
          <w:t xml:space="preserve"> </w:t>
        </w:r>
        <w:r w:rsidR="001D0DEB">
          <w:t xml:space="preserve">и </w:t>
        </w:r>
        <w:r>
          <w:t xml:space="preserve">кода заготовки </w:t>
        </w:r>
        <w:r w:rsidR="00402FBE">
          <w:t>формируется</w:t>
        </w:r>
        <w:r>
          <w:t xml:space="preserve"> резервирование и заявка на закупку (</w:t>
        </w:r>
        <w:r w:rsidR="007F7C05">
          <w:t>код заготовки «</w:t>
        </w:r>
        <w:r w:rsidR="0038571B">
          <w:rPr>
            <w:lang w:val="en-US"/>
          </w:rPr>
          <w:t>ZOL</w:t>
        </w:r>
        <w:r w:rsidR="0038571B" w:rsidRPr="00580149">
          <w:t xml:space="preserve"> - </w:t>
        </w:r>
        <w:r w:rsidR="0038571B" w:rsidRPr="0038571B">
          <w:t>Оборудование с</w:t>
        </w:r>
      </w:ins>
      <w:del w:id="1005" w:author="Zelenskaya Natalia" w:date="2020-05-07T11:00:00Z">
        <w:r w:rsidR="00CB48BD">
          <w:delText>видом</w:delText>
        </w:r>
      </w:del>
      <w:r w:rsidR="00CB48BD">
        <w:t xml:space="preserve"> </w:t>
      </w:r>
      <w:r w:rsidR="00CB48BD" w:rsidRPr="00CB48BD">
        <w:t>ОЛ</w:t>
      </w:r>
      <w:ins w:id="1006" w:author="Zelenskaya Natalia" w:date="2020-05-07T11:00:00Z">
        <w:r w:rsidR="0038571B" w:rsidRPr="0038571B">
          <w:t xml:space="preserve"> (рез.+заявка)</w:t>
        </w:r>
        <w:r w:rsidR="007F7C05">
          <w:t>»</w:t>
        </w:r>
        <w:r>
          <w:t>) либо резервирование (</w:t>
        </w:r>
        <w:r w:rsidR="007F7C05">
          <w:t>код заготовки «</w:t>
        </w:r>
        <w:r w:rsidR="0038571B">
          <w:t xml:space="preserve">ZMT - </w:t>
        </w:r>
        <w:r w:rsidR="0038571B" w:rsidRPr="0038571B">
          <w:t>МТР (резервирование)</w:t>
        </w:r>
        <w:r w:rsidR="007F7C05">
          <w:t>»</w:t>
        </w:r>
        <w:r>
          <w:t>).</w:t>
        </w:r>
      </w:ins>
      <w:r w:rsidR="00CB48BD" w:rsidRPr="00CB48BD">
        <w:t xml:space="preserve">/ ТЗ оценка таких компонентов выполняется по каждому сетевому графику (резервированию). Подробнее </w:t>
      </w:r>
      <w:ins w:id="1007" w:author="Zelenskaya Natalia" w:date="2020-05-07T11:00:00Z">
        <w:r w:rsidR="001D0DEB">
          <w:t xml:space="preserve">описано </w:t>
        </w:r>
      </w:ins>
      <w:r w:rsidR="00CB48BD" w:rsidRPr="00CB48BD">
        <w:t xml:space="preserve">в </w:t>
      </w:r>
      <w:ins w:id="1008" w:author="Zelenskaya Natalia" w:date="2020-05-07T11:00:00Z">
        <w:r w:rsidR="0038571B">
          <w:t>КД</w:t>
        </w:r>
      </w:ins>
      <w:del w:id="1009" w:author="Zelenskaya Natalia" w:date="2020-05-07T11:00:00Z">
        <w:r w:rsidR="00CB48BD" w:rsidRPr="00CB48BD">
          <w:delText>концептуальном дизайне</w:delText>
        </w:r>
      </w:del>
      <w:r w:rsidR="00CB48BD" w:rsidRPr="00CB48BD">
        <w:t xml:space="preserve"> ERP.</w:t>
      </w:r>
      <w:ins w:id="1010" w:author="Zelenskaya Natalia" w:date="2021-03-12T21:06:00Z">
        <w:r w:rsidR="00D254EC">
          <w:t>13</w:t>
        </w:r>
      </w:ins>
      <w:del w:id="1011" w:author="Zelenskaya Natalia" w:date="2021-03-12T21:06:00Z">
        <w:r w:rsidR="00CB48BD" w:rsidRPr="00CB48BD" w:rsidDel="00D254EC">
          <w:delText>9</w:delText>
        </w:r>
      </w:del>
      <w:r w:rsidR="00CB48BD" w:rsidRPr="00CB48BD">
        <w:t>.9.2.48 «Планирование и реализация проектов КСиИ».</w:t>
      </w:r>
      <w:del w:id="1012" w:author="Zelenskaya Natalia" w:date="2020-05-07T11:00:00Z">
        <w:r w:rsidR="00CB48BD">
          <w:tab/>
        </w:r>
      </w:del>
    </w:p>
    <w:p w14:paraId="3FF3D7A0" w14:textId="77777777" w:rsidR="007F7C05" w:rsidRDefault="007F7C05" w:rsidP="00B826E5">
      <w:pPr>
        <w:rPr>
          <w:ins w:id="1013" w:author="Zelenskaya Natalia" w:date="2020-05-07T11:00:00Z"/>
        </w:rPr>
      </w:pPr>
      <w:ins w:id="1014" w:author="Zelenskaya Natalia" w:date="2020-05-07T11:00:00Z">
        <w:r>
          <w:t xml:space="preserve">В случае планирования компонентов без ОЛ\ТЗ оценка таких потребностей выполняется в рамках одной ОЗМ по </w:t>
        </w:r>
        <w:r w:rsidR="0038571B">
          <w:t xml:space="preserve">БЕ/заводу за период, определённый Планировщиком цен. </w:t>
        </w:r>
      </w:ins>
    </w:p>
    <w:p w14:paraId="08A3DE69" w14:textId="44F5ACEE" w:rsidR="00CB48BD" w:rsidRDefault="0038571B" w:rsidP="00E50E20">
      <w:pPr>
        <w:rPr>
          <w:ins w:id="1015" w:author="Zelenskaya Natalia" w:date="2020-05-07T11:00:00Z"/>
        </w:rPr>
      </w:pPr>
      <w:ins w:id="1016" w:author="Zelenskaya Natalia" w:date="2020-05-07T11:00:00Z">
        <w:r>
          <w:t>В случае планирования компонентов вида «с ОЛ/ТЗ, то позиции потребности в перечне расценки не суммируются, каждая позиция сетевого графика (</w:t>
        </w:r>
        <w:r w:rsidR="001D0DEB">
          <w:t>резервирования</w:t>
        </w:r>
        <w:r>
          <w:t>) показывается отдельной строкой, позиция помечается индикатором «с ОЛ/ТЗ». Более подробно описано в КД</w:t>
        </w:r>
        <w:r w:rsidR="00D254EC">
          <w:t xml:space="preserve"> ERP.13</w:t>
        </w:r>
        <w:r w:rsidR="00502633">
          <w:t>.9.</w:t>
        </w:r>
      </w:ins>
      <w:ins w:id="1017" w:author="Zelenskaya Natalia" w:date="2021-04-02T15:06:00Z">
        <w:r w:rsidR="00502633">
          <w:t>2</w:t>
        </w:r>
      </w:ins>
      <w:ins w:id="1018" w:author="Zelenskaya Natalia" w:date="2020-05-07T11:00:00Z">
        <w:r w:rsidRPr="0038571B">
          <w:t>.58_MM_Планирование обеспечения МТР, работами и услугами</w:t>
        </w:r>
        <w:r>
          <w:t>.</w:t>
        </w:r>
      </w:ins>
    </w:p>
    <w:p w14:paraId="1781AB38" w14:textId="2924F722" w:rsidR="00CB48BD" w:rsidRDefault="00CB48BD" w:rsidP="00E50E20">
      <w:pPr>
        <w:rPr>
          <w:rStyle w:val="10TableContent1CharChar"/>
          <w:lang w:val="ru-RU"/>
        </w:rPr>
      </w:pPr>
      <w:r w:rsidRPr="002A6C97">
        <w:rPr>
          <w:rStyle w:val="10TableContent1CharChar"/>
          <w:lang w:val="ru-RU"/>
        </w:rPr>
        <w:t>Пользователь не может ввести/ изменить цену для компонента при планировании потребности, поскольку цена МТР определяется МТО</w:t>
      </w:r>
      <w:r w:rsidR="001634D6">
        <w:rPr>
          <w:rStyle w:val="10TableContent1CharChar"/>
          <w:lang w:val="ru-RU"/>
        </w:rPr>
        <w:t xml:space="preserve"> в процессе ПП-10.03.01 </w:t>
      </w:r>
      <w:r w:rsidR="001634D6" w:rsidRPr="001634D6">
        <w:rPr>
          <w:rStyle w:val="10TableContent1CharChar"/>
          <w:lang w:val="ru-RU"/>
        </w:rPr>
        <w:t>Ведение плановых цен</w:t>
      </w:r>
      <w:r w:rsidR="001634D6">
        <w:rPr>
          <w:rStyle w:val="10TableContent1CharChar"/>
          <w:lang w:val="ru-RU"/>
        </w:rPr>
        <w:t xml:space="preserve"> (более подробно описано в КД </w:t>
      </w:r>
      <w:r w:rsidR="001634D6" w:rsidRPr="001634D6">
        <w:rPr>
          <w:rStyle w:val="10TableContent1CharChar"/>
          <w:lang w:val="ru-RU"/>
        </w:rPr>
        <w:t>ERP.</w:t>
      </w:r>
      <w:ins w:id="1019" w:author="Zelenskaya Natalia" w:date="2021-03-12T21:06:00Z">
        <w:r w:rsidR="00D254EC">
          <w:rPr>
            <w:rStyle w:val="10TableContent1CharChar"/>
            <w:lang w:val="ru-RU"/>
          </w:rPr>
          <w:t>13</w:t>
        </w:r>
      </w:ins>
      <w:del w:id="1020" w:author="Zelenskaya Natalia" w:date="2021-03-12T21:06:00Z">
        <w:r w:rsidR="001634D6" w:rsidRPr="001634D6" w:rsidDel="00D254EC">
          <w:rPr>
            <w:rStyle w:val="10TableContent1CharChar"/>
            <w:lang w:val="ru-RU"/>
          </w:rPr>
          <w:delText>9</w:delText>
        </w:r>
      </w:del>
      <w:r w:rsidR="001634D6" w:rsidRPr="001634D6">
        <w:rPr>
          <w:rStyle w:val="10TableContent1CharChar"/>
          <w:lang w:val="ru-RU"/>
        </w:rPr>
        <w:t>.</w:t>
      </w:r>
      <w:ins w:id="1021" w:author="Zelenskaya Natalia" w:date="2021-04-02T15:06:00Z">
        <w:r w:rsidR="00502633">
          <w:rPr>
            <w:rStyle w:val="10TableContent1CharChar"/>
            <w:lang w:val="ru-RU"/>
          </w:rPr>
          <w:t>9.2.</w:t>
        </w:r>
      </w:ins>
      <w:del w:id="1022" w:author="Zelenskaya Natalia" w:date="2021-04-02T15:06:00Z">
        <w:r w:rsidR="001634D6" w:rsidRPr="001634D6" w:rsidDel="00502633">
          <w:rPr>
            <w:rStyle w:val="10TableContent1CharChar"/>
            <w:lang w:val="ru-RU"/>
          </w:rPr>
          <w:delText>1</w:delText>
        </w:r>
      </w:del>
      <w:r w:rsidR="001634D6" w:rsidRPr="001634D6">
        <w:rPr>
          <w:rStyle w:val="10TableContent1CharChar"/>
          <w:lang w:val="ru-RU"/>
        </w:rPr>
        <w:t>.58_MM_Планирование обеспечения МТР, работами и услугами</w:t>
      </w:r>
      <w:r w:rsidR="00271F70">
        <w:rPr>
          <w:rStyle w:val="10TableContent1CharChar"/>
          <w:lang w:val="ru-RU"/>
        </w:rPr>
        <w:t>)</w:t>
      </w:r>
      <w:r w:rsidRPr="002A6C97">
        <w:rPr>
          <w:rStyle w:val="10TableContent1CharChar"/>
          <w:lang w:val="ru-RU"/>
        </w:rPr>
        <w:t xml:space="preserve">. Если для МТР есть </w:t>
      </w:r>
      <w:commentRangeStart w:id="1023"/>
      <w:r w:rsidRPr="002A6C97">
        <w:rPr>
          <w:rStyle w:val="10TableContent1CharChar"/>
          <w:lang w:val="ru-RU"/>
        </w:rPr>
        <w:t>актуальная плановая цена</w:t>
      </w:r>
      <w:commentRangeEnd w:id="1023"/>
      <w:ins w:id="1024" w:author="Zelenskaya Natalia" w:date="2020-05-07T11:00:00Z">
        <w:r w:rsidR="00C64D90">
          <w:rPr>
            <w:rStyle w:val="aff5"/>
          </w:rPr>
          <w:commentReference w:id="1023"/>
        </w:r>
        <w:r w:rsidR="005E04AC">
          <w:rPr>
            <w:rStyle w:val="10TableContent1CharChar"/>
            <w:lang w:val="ru-RU"/>
          </w:rPr>
          <w:t xml:space="preserve"> на дату потребности</w:t>
        </w:r>
      </w:ins>
      <w:r w:rsidRPr="002A6C97">
        <w:rPr>
          <w:rStyle w:val="10TableContent1CharChar"/>
          <w:lang w:val="ru-RU"/>
        </w:rPr>
        <w:t>, введенная МТО, она выводится в поле «Цена». Если для МТР не запланирована цена, то цена определяется автоматически по правилам МТО, и для компонента система ставит индикатор «Расчетная цена».</w:t>
      </w:r>
    </w:p>
    <w:p w14:paraId="64924488" w14:textId="44C5A19D" w:rsidR="00CB48BD" w:rsidRPr="00E37C87" w:rsidRDefault="00CB48BD">
      <w:pPr>
        <w:pStyle w:val="afff5"/>
        <w:rPr>
          <w:rStyle w:val="10TableContent1CharChar"/>
          <w:rFonts w:cs="Arial"/>
          <w:lang w:val="ru-RU"/>
        </w:rPr>
        <w:pPrChange w:id="1025" w:author="Zelenskaya Natalia" w:date="2021-03-12T16:36:00Z">
          <w:pPr>
            <w:pStyle w:val="afff5"/>
            <w:ind w:firstLine="567"/>
          </w:pPr>
        </w:pPrChange>
      </w:pPr>
      <w:r>
        <w:rPr>
          <w:rStyle w:val="10TableContent1CharChar"/>
          <w:rFonts w:cs="Arial"/>
          <w:lang w:val="ru-RU"/>
        </w:rPr>
        <w:t>В случае необходимости д</w:t>
      </w:r>
      <w:r w:rsidRPr="00B7270A">
        <w:rPr>
          <w:rStyle w:val="10TableContent1CharChar"/>
          <w:rFonts w:cs="Arial"/>
          <w:lang w:val="ru-RU"/>
        </w:rPr>
        <w:t xml:space="preserve">ля потребности в оборудовании </w:t>
      </w:r>
      <w:r w:rsidRPr="00B7270A">
        <w:rPr>
          <w:rStyle w:val="10TableContent1CharChar"/>
          <w:lang w:val="ru-RU"/>
        </w:rPr>
        <w:t xml:space="preserve">Планировщик </w:t>
      </w:r>
      <w:r>
        <w:rPr>
          <w:rFonts w:cs="Arial"/>
        </w:rPr>
        <w:t>проектов ТОиР УО</w:t>
      </w:r>
      <w:r w:rsidRPr="00B7270A">
        <w:rPr>
          <w:rStyle w:val="10TableContent1CharChar"/>
          <w:lang w:val="ru-RU"/>
        </w:rPr>
        <w:t xml:space="preserve"> прикладывает комплект технической документации в </w:t>
      </w:r>
      <w:commentRangeStart w:id="1026"/>
      <w:r w:rsidRPr="00B7270A">
        <w:rPr>
          <w:rStyle w:val="10TableContent1CharChar"/>
          <w:lang w:val="ru-RU"/>
        </w:rPr>
        <w:t xml:space="preserve">виде документов DMS (техническое задание, </w:t>
      </w:r>
      <w:del w:id="1027" w:author="Zelenskaya Natalia" w:date="2020-05-07T11:00:00Z">
        <w:r w:rsidRPr="00B7270A">
          <w:rPr>
            <w:rStyle w:val="10TableContent1CharChar"/>
            <w:lang w:val="ru-RU"/>
          </w:rPr>
          <w:delText xml:space="preserve">форма технической оценки, </w:delText>
        </w:r>
      </w:del>
      <w:r w:rsidRPr="00B7270A">
        <w:rPr>
          <w:rStyle w:val="10TableContent1CharChar"/>
          <w:lang w:val="ru-RU"/>
        </w:rPr>
        <w:t>опросный лист).</w:t>
      </w:r>
      <w:commentRangeEnd w:id="1026"/>
      <w:r w:rsidR="00C64D90">
        <w:rPr>
          <w:rStyle w:val="aff5"/>
          <w:rFonts w:ascii="Times New Roman" w:hAnsi="Times New Roman" w:cs="Times New Roman"/>
        </w:rPr>
        <w:commentReference w:id="1026"/>
      </w:r>
    </w:p>
    <w:p w14:paraId="5A5BF04B" w14:textId="77777777" w:rsidR="00CB48BD" w:rsidRDefault="00CB48BD" w:rsidP="00B826E5">
      <w:pPr>
        <w:rPr>
          <w:del w:id="1028" w:author="Zelenskaya Natalia" w:date="2020-05-07T11:00:00Z"/>
          <w:rStyle w:val="10TableContent1CharChar"/>
          <w:lang w:val="ru-RU"/>
        </w:rPr>
      </w:pPr>
      <w:del w:id="1029" w:author="Zelenskaya Natalia" w:date="2020-05-07T11:00:00Z">
        <w:r>
          <w:rPr>
            <w:rStyle w:val="10TableContent1CharChar"/>
            <w:lang w:val="ru-RU"/>
          </w:rPr>
          <w:delText xml:space="preserve">В случае планирования потребности в оборудовании, для которого требуется комплект ЗИП, то данный комплект ЗИП должен быть запланирован как запчасти в рамках процессов планирования запчастей (ТОиР). </w:delText>
        </w:r>
      </w:del>
    </w:p>
    <w:p w14:paraId="141E53C0" w14:textId="2D58D9F6" w:rsidR="00CB48BD" w:rsidRPr="00FB7786" w:rsidRDefault="00CB48BD" w:rsidP="00E50E20">
      <w:pPr>
        <w:rPr>
          <w:rStyle w:val="10TableContent1CharChar"/>
          <w:lang w:val="ru-RU"/>
        </w:rPr>
      </w:pPr>
      <w:r w:rsidRPr="00B7270A">
        <w:rPr>
          <w:rStyle w:val="10TableContent1CharChar"/>
          <w:lang w:val="ru-RU"/>
        </w:rPr>
        <w:lastRenderedPageBreak/>
        <w:t xml:space="preserve">При сохранении потребности в </w:t>
      </w:r>
      <w:r w:rsidR="00B741AD">
        <w:rPr>
          <w:rStyle w:val="10TableContent1CharChar"/>
          <w:lang w:val="ru-RU"/>
        </w:rPr>
        <w:t>компоненте</w:t>
      </w:r>
      <w:r w:rsidRPr="00B7270A">
        <w:rPr>
          <w:rStyle w:val="10TableContent1CharChar"/>
          <w:lang w:val="ru-RU"/>
        </w:rPr>
        <w:t xml:space="preserve"> осуществляется проверка на соответствие даты потребности установленным в компании </w:t>
      </w:r>
      <w:r w:rsidRPr="00B7270A">
        <w:rPr>
          <w:rStyle w:val="10TableContent1CharChar"/>
          <w:lang w:val="en-US"/>
        </w:rPr>
        <w:t>LT</w:t>
      </w:r>
      <w:r w:rsidRPr="00B7270A">
        <w:rPr>
          <w:rStyle w:val="10TableContent1CharChar"/>
          <w:lang w:val="ru-RU"/>
        </w:rPr>
        <w:t>. В случае, если требуемый срок поставки не может быть соблюдён, даже с учётом срочности – блокируется операция сохранения, с сообщением об ошибке в которой указываются допустимые сроки поставки.</w:t>
      </w:r>
    </w:p>
    <w:p w14:paraId="6A7FB2CE" w14:textId="1BA19F5A" w:rsidR="00CB48BD" w:rsidRDefault="00CB48BD" w:rsidP="00EF02EA">
      <w:pPr>
        <w:rPr>
          <w:rStyle w:val="10TableContent1CharChar"/>
          <w:lang w:val="ru-RU"/>
        </w:rPr>
      </w:pPr>
      <w:r w:rsidRPr="00B7270A">
        <w:rPr>
          <w:rStyle w:val="10TableContent1CharChar"/>
          <w:lang w:val="ru-RU"/>
        </w:rPr>
        <w:t xml:space="preserve">Особенности технической реализации планирования потребности в МТР, а также корректировка потребности после выдачи в закупку описаны в КД </w:t>
      </w:r>
      <w:r w:rsidR="00B741AD" w:rsidRPr="00B741AD">
        <w:t>ERP.</w:t>
      </w:r>
      <w:ins w:id="1030" w:author="Zelenskaya Natalia" w:date="2021-03-12T21:07:00Z">
        <w:r w:rsidR="00D254EC">
          <w:t>13</w:t>
        </w:r>
      </w:ins>
      <w:del w:id="1031" w:author="Zelenskaya Natalia" w:date="2021-03-12T21:07:00Z">
        <w:r w:rsidR="00B741AD" w:rsidRPr="00B741AD" w:rsidDel="00D254EC">
          <w:delText>9</w:delText>
        </w:r>
      </w:del>
      <w:r w:rsidR="00B741AD" w:rsidRPr="00B741AD">
        <w:t>.9.2.48 «Планирование и реализация проектов КСиИ»</w:t>
      </w:r>
      <w:r w:rsidRPr="00B7270A">
        <w:rPr>
          <w:rStyle w:val="10TableContent1CharChar"/>
          <w:lang w:val="ru-RU"/>
        </w:rPr>
        <w:t>.</w:t>
      </w:r>
    </w:p>
    <w:p w14:paraId="11B77E56" w14:textId="08593CAA" w:rsidR="00CB48BD" w:rsidRDefault="00CB48BD" w:rsidP="00EF02EA">
      <w:pPr>
        <w:rPr>
          <w:ins w:id="1032" w:author="Zelenskaya Natalia" w:date="2020-05-07T11:00:00Z"/>
        </w:rPr>
      </w:pPr>
      <w:commentRangeStart w:id="1033"/>
      <w:r w:rsidRPr="00B7270A">
        <w:t xml:space="preserve">Если регистрируется потребность с датой поставки следующий год, а бюджет на следующий год еще не введен, то документ потребности невозможно выдать в закупку. </w:t>
      </w:r>
      <w:commentRangeEnd w:id="1033"/>
      <w:r w:rsidR="00C64D90">
        <w:rPr>
          <w:rStyle w:val="aff5"/>
        </w:rPr>
        <w:commentReference w:id="1033"/>
      </w:r>
      <w:r w:rsidRPr="00B7270A">
        <w:t>Для регистрации таких документов до утверждения годового бюджета необходимо ввести в систему допустимые лимиты (опережающий закуп).</w:t>
      </w:r>
      <w:r>
        <w:t xml:space="preserve"> Описание ведения </w:t>
      </w:r>
      <w:ins w:id="1034" w:author="Zelenskaya Natalia" w:date="2020-05-07T11:00:00Z">
        <w:r w:rsidR="00684B08">
          <w:t xml:space="preserve">допустимых </w:t>
        </w:r>
      </w:ins>
      <w:r>
        <w:t xml:space="preserve">лимитов приведено в КД </w:t>
      </w:r>
      <w:r w:rsidRPr="0023359D">
        <w:t>ERP.</w:t>
      </w:r>
      <w:ins w:id="1035" w:author="Zelenskaya Natalia" w:date="2021-03-12T21:07:00Z">
        <w:r w:rsidR="00D254EC">
          <w:t>13</w:t>
        </w:r>
      </w:ins>
      <w:del w:id="1036" w:author="Zelenskaya Natalia" w:date="2021-03-12T21:07:00Z">
        <w:r w:rsidRPr="0023359D" w:rsidDel="00D254EC">
          <w:delText>5</w:delText>
        </w:r>
      </w:del>
      <w:r w:rsidRPr="0023359D">
        <w:t>.</w:t>
      </w:r>
      <w:ins w:id="1037" w:author="Zelenskaya Natalia" w:date="2021-04-02T15:07:00Z">
        <w:r w:rsidR="00502633">
          <w:t>9.2</w:t>
        </w:r>
      </w:ins>
      <w:del w:id="1038" w:author="Zelenskaya Natalia" w:date="2021-04-02T15:07:00Z">
        <w:r w:rsidRPr="0023359D" w:rsidDel="00502633">
          <w:delText>1</w:delText>
        </w:r>
      </w:del>
      <w:r w:rsidRPr="0023359D">
        <w:t>_40_CO_Оперативный контроль и управление бюджетными лимитами</w:t>
      </w:r>
      <w:r>
        <w:t>.</w:t>
      </w:r>
      <w:ins w:id="1039" w:author="Zelenskaya Natalia" w:date="2020-05-07T11:00:00Z">
        <w:r>
          <w:t xml:space="preserve"> </w:t>
        </w:r>
      </w:ins>
    </w:p>
    <w:p w14:paraId="4660AB52" w14:textId="34149E5F" w:rsidR="00CB48BD" w:rsidRPr="00B826E5" w:rsidRDefault="00905593" w:rsidP="00E302C5">
      <w:pPr>
        <w:rPr>
          <w:rFonts w:cs="Times New Roman"/>
        </w:rPr>
      </w:pPr>
      <w:ins w:id="1040" w:author="Zelenskaya Natalia" w:date="2020-05-07T11:00:00Z">
        <w:r>
          <w:t>В случае если п</w:t>
        </w:r>
        <w:r w:rsidR="004950EC">
          <w:t>отребность планируется в рамках текущего года</w:t>
        </w:r>
        <w:r w:rsidR="00684B08" w:rsidRPr="00580149">
          <w:t xml:space="preserve"> </w:t>
        </w:r>
        <w:r w:rsidR="00684B08">
          <w:t>и исчерпания бюджетных лимитов на СПП-элементе «Компонентный учет»</w:t>
        </w:r>
        <w:r w:rsidR="004950EC">
          <w:t xml:space="preserve">, </w:t>
        </w:r>
        <w:r w:rsidR="00684B08">
          <w:t>система не позволит передать компоненты сетевого графика в закупку. В этом случае</w:t>
        </w:r>
        <w:r w:rsidR="004950EC">
          <w:t xml:space="preserve"> </w:t>
        </w:r>
        <w:r w:rsidR="00684B08">
          <w:t xml:space="preserve">инициируется корректировка бюджетных лимитов. Для формирования запроса на корректировку по компонентному учету </w:t>
        </w:r>
        <w:r w:rsidR="004950EC">
          <w:t xml:space="preserve">сотрудник с ролью Планировщик проектов ТОиР УО </w:t>
        </w:r>
        <w:r w:rsidR="004950EC">
          <w:rPr>
            <w:color w:val="000000" w:themeColor="text1"/>
          </w:rPr>
          <w:t>создает новый сетевой график, наполняет его необходимыми компонентами, на СПП-элементе устанавливает статус ЗКОР – Запрос корректировки.</w:t>
        </w:r>
        <w:r w:rsidR="00684B08" w:rsidRPr="00580149">
          <w:rPr>
            <w:color w:val="000000" w:themeColor="text1"/>
          </w:rPr>
          <w:t xml:space="preserve"> </w:t>
        </w:r>
        <w:r w:rsidR="00684B08">
          <w:rPr>
            <w:color w:val="000000" w:themeColor="text1"/>
          </w:rPr>
          <w:t>После согласования корректировки и переноса средств за счет резерва БЕ или УК, на СПП-элементе автоматически устанавливается статус УТВК - Скорректированный бюджет утвержден, сетевой график деблокируется. После деблокирования сетевого графика запланированные компоненты передаются для закупки.</w:t>
        </w:r>
      </w:ins>
      <w:r w:rsidR="00CB48BD">
        <w:rPr>
          <w:rFonts w:cs="Times New Roman"/>
          <w:color w:val="000000" w:themeColor="text1"/>
          <w:rPrChange w:id="1041" w:author="Zelenskaya Natalia" w:date="2020-05-07T11:00:00Z">
            <w:rPr/>
          </w:rPrChange>
        </w:rPr>
        <w:t xml:space="preserve"> </w:t>
      </w:r>
      <w:r w:rsidR="00CB48BD">
        <w:t xml:space="preserve">Ведение и корректировка бюджета программы воздействий на ПА описано в КД </w:t>
      </w:r>
      <w:r w:rsidR="00CB48BD" w:rsidRPr="00E37C87">
        <w:t>ERP.</w:t>
      </w:r>
      <w:ins w:id="1042" w:author="Zelenskaya Natalia" w:date="2021-03-12T21:07:00Z">
        <w:r w:rsidR="00D254EC">
          <w:t>13</w:t>
        </w:r>
      </w:ins>
      <w:del w:id="1043" w:author="Zelenskaya Natalia" w:date="2021-03-12T21:07:00Z">
        <w:r w:rsidR="00CB48BD" w:rsidRPr="00E37C87" w:rsidDel="00D254EC">
          <w:delText>5</w:delText>
        </w:r>
      </w:del>
      <w:r w:rsidR="00CB48BD" w:rsidRPr="00E37C87">
        <w:t>.</w:t>
      </w:r>
      <w:ins w:id="1044" w:author="Zelenskaya Natalia" w:date="2021-04-02T15:07:00Z">
        <w:r w:rsidR="00502633">
          <w:t>9.2.</w:t>
        </w:r>
      </w:ins>
      <w:del w:id="1045" w:author="Zelenskaya Natalia" w:date="2021-04-02T15:07:00Z">
        <w:r w:rsidR="00CB48BD" w:rsidRPr="00E37C87" w:rsidDel="00502633">
          <w:delText>1_</w:delText>
        </w:r>
      </w:del>
      <w:r w:rsidR="00CB48BD" w:rsidRPr="00E37C87">
        <w:t>51_PM_КД Формирование и управление бюджетами ТОиР</w:t>
      </w:r>
      <w:ins w:id="1046" w:author="Zelenskaya Natalia" w:date="2020-05-07T11:00:00Z">
        <w:r w:rsidR="00684B08">
          <w:t>.</w:t>
        </w:r>
      </w:ins>
    </w:p>
    <w:p w14:paraId="5897ABBF" w14:textId="77777777" w:rsidR="00053746" w:rsidRDefault="00053746" w:rsidP="00E302C5">
      <w:r w:rsidRPr="007C4D46">
        <w:t xml:space="preserve">Работы, выполняемые </w:t>
      </w:r>
      <w:r>
        <w:t>собственными силами</w:t>
      </w:r>
    </w:p>
    <w:p w14:paraId="4DA4AA6F" w14:textId="1E81BFE1" w:rsidR="00053746" w:rsidRPr="00B741AD" w:rsidRDefault="00053746" w:rsidP="00E302C5">
      <w:r>
        <w:t xml:space="preserve">Потребность в работах монтажа, выполняемых собственными подразделениями, ведется с помощью операций сетевого графика, в случае если данные работы капитализируются. В случае если работы являются </w:t>
      </w:r>
      <w:r>
        <w:rPr>
          <w:lang w:val="en-US"/>
        </w:rPr>
        <w:t>OPEX</w:t>
      </w:r>
      <w:r>
        <w:t xml:space="preserve">, то </w:t>
      </w:r>
      <w:r w:rsidR="001634D6">
        <w:t>созданный заказ</w:t>
      </w:r>
      <w:r>
        <w:t xml:space="preserve"> ТОРО на монтаж в рамках процессов планирования воздействий на ПА </w:t>
      </w:r>
      <w:r w:rsidR="00CB48BD">
        <w:t>присваивается компоненту сетевого графика</w:t>
      </w:r>
      <w:r w:rsidR="00B741AD">
        <w:t xml:space="preserve"> (разработка </w:t>
      </w:r>
      <w:r w:rsidR="00B741AD">
        <w:rPr>
          <w:rStyle w:val="10TableContent1CharChar"/>
          <w:lang w:val="en-US"/>
        </w:rPr>
        <w:t>PS</w:t>
      </w:r>
      <w:r w:rsidR="00B741AD">
        <w:rPr>
          <w:rStyle w:val="10TableContent1CharChar"/>
          <w:lang w:val="ru-RU"/>
        </w:rPr>
        <w:t>10.</w:t>
      </w:r>
      <w:r w:rsidR="00B741AD" w:rsidRPr="004473BE">
        <w:t xml:space="preserve"> </w:t>
      </w:r>
      <w:r w:rsidR="00B741AD" w:rsidRPr="004473BE">
        <w:rPr>
          <w:rStyle w:val="10TableContent1CharChar"/>
          <w:lang w:val="ru-RU"/>
        </w:rPr>
        <w:t>Дополнительные атрибуты</w:t>
      </w:r>
      <w:r w:rsidR="00B741AD">
        <w:rPr>
          <w:rStyle w:val="10TableContent1CharChar"/>
          <w:lang w:val="ru-RU"/>
        </w:rPr>
        <w:t xml:space="preserve"> компонента материала для прове</w:t>
      </w:r>
      <w:r w:rsidR="00B741AD" w:rsidRPr="004473BE">
        <w:rPr>
          <w:rStyle w:val="10TableContent1CharChar"/>
          <w:lang w:val="ru-RU"/>
        </w:rPr>
        <w:t>рок, отчетов, интеграции с ПиКПИП</w:t>
      </w:r>
      <w:r w:rsidR="00B741AD">
        <w:t>)</w:t>
      </w:r>
      <w:r w:rsidR="00B741AD" w:rsidRPr="00B7270A">
        <w:t>.</w:t>
      </w:r>
      <w:r w:rsidR="001634D6">
        <w:t xml:space="preserve"> Более подробно о планировании воздействий на ПА описано в КД </w:t>
      </w:r>
      <w:r w:rsidR="001634D6" w:rsidRPr="001634D6">
        <w:t>ERP.</w:t>
      </w:r>
      <w:ins w:id="1047" w:author="Zelenskaya Natalia" w:date="2021-03-12T21:07:00Z">
        <w:r w:rsidR="00D254EC">
          <w:t>13</w:t>
        </w:r>
      </w:ins>
      <w:del w:id="1048" w:author="Zelenskaya Natalia" w:date="2021-03-12T21:07:00Z">
        <w:r w:rsidR="001634D6" w:rsidRPr="001634D6" w:rsidDel="00D254EC">
          <w:delText>9</w:delText>
        </w:r>
      </w:del>
      <w:r w:rsidR="001634D6" w:rsidRPr="001634D6">
        <w:t>.9.2.52_PM_КД Годовое планирование воздействий на ПА</w:t>
      </w:r>
      <w:r w:rsidR="001634D6">
        <w:t>.</w:t>
      </w:r>
    </w:p>
    <w:p w14:paraId="412B3B51" w14:textId="49313DB2" w:rsidR="00053746" w:rsidRPr="001B66CE" w:rsidRDefault="00053746" w:rsidP="00973D71">
      <w:r w:rsidRPr="001B66CE">
        <w:lastRenderedPageBreak/>
        <w:t xml:space="preserve">Для подразделений, которые привлекаются к выполнению работ по </w:t>
      </w:r>
      <w:r w:rsidR="00B741AD">
        <w:t>мероприятиям компонентного учета</w:t>
      </w:r>
      <w:r w:rsidRPr="001B66CE">
        <w:t xml:space="preserve"> предусматриваются рабочие места по одному для каждого подразделения. Для каждого рабочего места подразделения предусматривается один вид работ </w:t>
      </w:r>
      <w:r>
        <w:t xml:space="preserve">МВЗ </w:t>
      </w:r>
      <w:r w:rsidRPr="001B66CE">
        <w:t>с плановым/ фактическим тарифом.</w:t>
      </w:r>
    </w:p>
    <w:p w14:paraId="328F67D8" w14:textId="607BEE0E" w:rsidR="00053746" w:rsidRPr="001B66CE" w:rsidRDefault="00053746" w:rsidP="00C853CE">
      <w:r w:rsidRPr="001B66CE">
        <w:t>При сохранении проекта автоматически определяется стоимость работ на основании планово</w:t>
      </w:r>
      <w:r w:rsidR="00B741AD">
        <w:t>го количества работ (человеко</w:t>
      </w:r>
      <w:r w:rsidRPr="001B66CE">
        <w:t xml:space="preserve">-дни) и </w:t>
      </w:r>
      <w:commentRangeStart w:id="1049"/>
      <w:r w:rsidRPr="001B66CE">
        <w:t xml:space="preserve">планового тарифа работы участка. </w:t>
      </w:r>
      <w:commentRangeEnd w:id="1049"/>
      <w:r w:rsidR="00632FE6">
        <w:rPr>
          <w:rStyle w:val="aff5"/>
        </w:rPr>
        <w:commentReference w:id="1049"/>
      </w:r>
      <w:r w:rsidRPr="001B66CE">
        <w:t>Для каждого рабочего места – исполнителя работ присвоено МВЗ/ вид работ. Плановые тарифы для каждого МВЗ/ вида работ определяются в SAP в рамках процесса УП-04.02.04-ERP Загрузка плановых данных контроллинга. Полный перечень МВЗ и</w:t>
      </w:r>
      <w:r w:rsidR="00B741AD">
        <w:t xml:space="preserve"> видов работ представлен в ERP.</w:t>
      </w:r>
      <w:ins w:id="1050" w:author="Zelenskaya Natalia" w:date="2021-03-12T21:07:00Z">
        <w:r w:rsidR="00D254EC">
          <w:t>13</w:t>
        </w:r>
      </w:ins>
      <w:del w:id="1051" w:author="Zelenskaya Natalia" w:date="2021-03-12T21:07:00Z">
        <w:r w:rsidR="00B741AD" w:rsidDel="00D254EC">
          <w:delText>9</w:delText>
        </w:r>
      </w:del>
      <w:r w:rsidRPr="001B66CE">
        <w:t>.</w:t>
      </w:r>
      <w:ins w:id="1052" w:author="Zelenskaya Natalia" w:date="2021-04-02T15:07:00Z">
        <w:r w:rsidR="00502633">
          <w:t>9.2.</w:t>
        </w:r>
      </w:ins>
      <w:del w:id="1053" w:author="Zelenskaya Natalia" w:date="2021-04-02T15:07:00Z">
        <w:r w:rsidRPr="001B66CE" w:rsidDel="00502633">
          <w:delText>1</w:delText>
        </w:r>
      </w:del>
      <w:r w:rsidRPr="001B66CE">
        <w:t>.10_КД_НСИ_Контроллинг «Управление основными данными».</w:t>
      </w:r>
    </w:p>
    <w:p w14:paraId="2A4BB47B" w14:textId="77777777" w:rsidR="00053746" w:rsidRDefault="00053746" w:rsidP="00280193">
      <w:r>
        <w:t>Основные признаки и показатели операции СГ для работ, выполняемых собственными подразделениями:</w:t>
      </w:r>
    </w:p>
    <w:p w14:paraId="355791C6" w14:textId="6FEF4D70" w:rsidR="00053746" w:rsidRPr="001B66CE" w:rsidRDefault="00053746">
      <w:pPr>
        <w:pStyle w:val="aff7"/>
        <w:pPrChange w:id="1054" w:author="Zelenskaya Natalia" w:date="2021-03-12T21:13:00Z">
          <w:pPr>
            <w:pStyle w:val="afff4"/>
          </w:pPr>
        </w:pPrChange>
      </w:pPr>
      <w:r w:rsidRPr="001B66CE"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ins w:id="1055" w:author="Zelenskaya Natalia" w:date="2021-03-12T20:36:00Z">
        <w:r w:rsidR="00377EC5">
          <w:rPr>
            <w:noProof/>
          </w:rPr>
          <w:t>11</w:t>
        </w:r>
      </w:ins>
      <w:del w:id="1056" w:author="Zelenskaya Natalia" w:date="2021-03-12T19:44:00Z">
        <w:r w:rsidDel="00344F6A">
          <w:rPr>
            <w:noProof/>
          </w:rPr>
          <w:delText>10</w:delText>
        </w:r>
      </w:del>
      <w:r>
        <w:rPr>
          <w:noProof/>
        </w:rPr>
        <w:fldChar w:fldCharType="end"/>
      </w:r>
      <w:r w:rsidRPr="001B66CE">
        <w:t xml:space="preserve">. Основные </w:t>
      </w:r>
      <w:r>
        <w:t>признаки и показатели</w:t>
      </w:r>
      <w:r w:rsidRPr="001B66CE">
        <w:t xml:space="preserve"> ОСГ работ</w:t>
      </w:r>
      <w:r>
        <w:t xml:space="preserve"> хоз.</w:t>
      </w:r>
      <w:ins w:id="1057" w:author="Zelenskaya Natalia" w:date="2021-03-12T21:13:00Z">
        <w:r w:rsidR="00BC5F83">
          <w:t xml:space="preserve"> </w:t>
        </w:r>
      </w:ins>
      <w:r>
        <w:t>способом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395"/>
        <w:gridCol w:w="4394"/>
        <w:gridCol w:w="3387"/>
      </w:tblGrid>
      <w:tr w:rsidR="00053746" w:rsidRPr="001B66CE" w14:paraId="74B4A754" w14:textId="77777777" w:rsidTr="00937C82">
        <w:trPr>
          <w:cantSplit/>
          <w:trHeight w:val="397"/>
          <w:tblHeader/>
        </w:trPr>
        <w:tc>
          <w:tcPr>
            <w:tcW w:w="1177" w:type="pct"/>
            <w:shd w:val="clear" w:color="auto" w:fill="FFC000"/>
            <w:vAlign w:val="center"/>
          </w:tcPr>
          <w:p w14:paraId="7B803084" w14:textId="77777777" w:rsidR="00053746" w:rsidRDefault="00053746">
            <w:pPr>
              <w:pStyle w:val="aff7"/>
              <w:pPrChange w:id="1058" w:author="Zelenskaya Natalia" w:date="2021-03-12T21:13:00Z">
                <w:pPr>
                  <w:jc w:val="center"/>
                </w:pPr>
              </w:pPrChange>
            </w:pPr>
            <w:r w:rsidRPr="001B66CE">
              <w:t>Признак</w:t>
            </w:r>
            <w:r>
              <w:t xml:space="preserve">/ </w:t>
            </w:r>
          </w:p>
          <w:p w14:paraId="7FD2451D" w14:textId="77777777" w:rsidR="00053746" w:rsidRPr="001B66CE" w:rsidRDefault="00053746">
            <w:pPr>
              <w:pStyle w:val="aff7"/>
              <w:pPrChange w:id="1059" w:author="Zelenskaya Natalia" w:date="2021-03-12T21:13:00Z">
                <w:pPr>
                  <w:jc w:val="center"/>
                </w:pPr>
              </w:pPrChange>
            </w:pPr>
            <w:r>
              <w:t>показатель</w:t>
            </w:r>
          </w:p>
        </w:tc>
        <w:tc>
          <w:tcPr>
            <w:tcW w:w="2159" w:type="pct"/>
            <w:shd w:val="clear" w:color="auto" w:fill="FFC000"/>
            <w:vAlign w:val="center"/>
          </w:tcPr>
          <w:p w14:paraId="40B271D4" w14:textId="77777777" w:rsidR="00053746" w:rsidRPr="001B66CE" w:rsidRDefault="00053746">
            <w:pPr>
              <w:pStyle w:val="aff7"/>
              <w:pPrChange w:id="1060" w:author="Zelenskaya Natalia" w:date="2021-03-12T21:13:00Z">
                <w:pPr>
                  <w:jc w:val="center"/>
                </w:pPr>
              </w:pPrChange>
            </w:pPr>
            <w:r>
              <w:t xml:space="preserve">Описание </w:t>
            </w:r>
          </w:p>
        </w:tc>
        <w:tc>
          <w:tcPr>
            <w:tcW w:w="1664" w:type="pct"/>
            <w:shd w:val="clear" w:color="auto" w:fill="FFC000"/>
            <w:vAlign w:val="center"/>
          </w:tcPr>
          <w:p w14:paraId="18C5BB71" w14:textId="77777777" w:rsidR="00053746" w:rsidRPr="00861578" w:rsidRDefault="00053746">
            <w:pPr>
              <w:pStyle w:val="aff7"/>
              <w:pPrChange w:id="1061" w:author="Zelenskaya Natalia" w:date="2021-03-12T21:13:00Z">
                <w:pPr>
                  <w:jc w:val="center"/>
                </w:pPr>
              </w:pPrChange>
            </w:pPr>
            <w:r>
              <w:t xml:space="preserve">Значение при ведении в </w:t>
            </w:r>
            <w:r>
              <w:rPr>
                <w:lang w:val="en-US"/>
              </w:rPr>
              <w:t>SAP</w:t>
            </w:r>
          </w:p>
        </w:tc>
      </w:tr>
      <w:tr w:rsidR="00053746" w:rsidRPr="001B66CE" w14:paraId="21C7A92F" w14:textId="77777777" w:rsidTr="00937C82">
        <w:trPr>
          <w:cantSplit/>
        </w:trPr>
        <w:tc>
          <w:tcPr>
            <w:tcW w:w="1177" w:type="pct"/>
          </w:tcPr>
          <w:p w14:paraId="51843415" w14:textId="77777777" w:rsidR="00053746" w:rsidRDefault="00053746">
            <w:pPr>
              <w:pPrChange w:id="1062" w:author="Zelenskaya Natalia" w:date="2021-03-12T16:36:00Z">
                <w:pPr>
                  <w:jc w:val="left"/>
                </w:pPr>
              </w:pPrChange>
            </w:pPr>
            <w:r>
              <w:t>Название операции</w:t>
            </w:r>
          </w:p>
        </w:tc>
        <w:tc>
          <w:tcPr>
            <w:tcW w:w="2159" w:type="pct"/>
          </w:tcPr>
          <w:p w14:paraId="57CED920" w14:textId="77777777" w:rsidR="00053746" w:rsidRDefault="00053746">
            <w:pPr>
              <w:pPrChange w:id="1063" w:author="Zelenskaya Natalia" w:date="2021-03-12T16:36:00Z">
                <w:pPr>
                  <w:jc w:val="left"/>
                </w:pPr>
              </w:pPrChange>
            </w:pPr>
            <w:r>
              <w:t>Название операции в соответствии с графиком работ</w:t>
            </w:r>
          </w:p>
        </w:tc>
        <w:tc>
          <w:tcPr>
            <w:tcW w:w="1664" w:type="pct"/>
          </w:tcPr>
          <w:p w14:paraId="356C961D" w14:textId="77777777" w:rsidR="00053746" w:rsidRDefault="00053746">
            <w:pPr>
              <w:pPrChange w:id="1064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053746" w:rsidRPr="001B66CE" w14:paraId="4C0129A6" w14:textId="77777777" w:rsidTr="00937C82">
        <w:trPr>
          <w:cantSplit/>
        </w:trPr>
        <w:tc>
          <w:tcPr>
            <w:tcW w:w="1177" w:type="pct"/>
          </w:tcPr>
          <w:p w14:paraId="03B230F7" w14:textId="77777777" w:rsidR="00053746" w:rsidRDefault="00053746">
            <w:pPr>
              <w:pPrChange w:id="1065" w:author="Zelenskaya Natalia" w:date="2021-03-12T16:36:00Z">
                <w:pPr>
                  <w:jc w:val="left"/>
                </w:pPr>
              </w:pPrChange>
            </w:pPr>
            <w:r>
              <w:t>Управляющий ключ</w:t>
            </w:r>
          </w:p>
        </w:tc>
        <w:tc>
          <w:tcPr>
            <w:tcW w:w="2159" w:type="pct"/>
          </w:tcPr>
          <w:p w14:paraId="660D32BE" w14:textId="6AFBDA9A" w:rsidR="00053746" w:rsidRDefault="00053746">
            <w:pPr>
              <w:pPrChange w:id="1066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Поле для указания ключа операции сетевого графика, который определяет </w:t>
            </w:r>
            <w:r>
              <w:t>возможность планиро</w:t>
            </w:r>
            <w:r w:rsidR="00B741AD">
              <w:t>вания потребностей для операции</w:t>
            </w:r>
          </w:p>
        </w:tc>
        <w:tc>
          <w:tcPr>
            <w:tcW w:w="1664" w:type="pct"/>
          </w:tcPr>
          <w:p w14:paraId="23609A03" w14:textId="77777777" w:rsidR="00053746" w:rsidRDefault="00053746">
            <w:pPr>
              <w:pPrChange w:id="1067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053746" w:rsidRPr="001B66CE" w14:paraId="77FB8434" w14:textId="77777777" w:rsidTr="00937C82">
        <w:trPr>
          <w:cantSplit/>
        </w:trPr>
        <w:tc>
          <w:tcPr>
            <w:tcW w:w="1177" w:type="pct"/>
          </w:tcPr>
          <w:p w14:paraId="63A7A6DC" w14:textId="77777777" w:rsidR="00053746" w:rsidRPr="001B66CE" w:rsidRDefault="00053746">
            <w:pPr>
              <w:pPrChange w:id="1068" w:author="Zelenskaya Natalia" w:date="2021-03-12T16:36:00Z">
                <w:pPr>
                  <w:jc w:val="left"/>
                </w:pPr>
              </w:pPrChange>
            </w:pPr>
            <w:r>
              <w:t>Рабочее место</w:t>
            </w:r>
          </w:p>
        </w:tc>
        <w:tc>
          <w:tcPr>
            <w:tcW w:w="2159" w:type="pct"/>
          </w:tcPr>
          <w:p w14:paraId="31B932CB" w14:textId="77777777" w:rsidR="00053746" w:rsidRPr="001B66CE" w:rsidRDefault="00053746">
            <w:pPr>
              <w:pPrChange w:id="1069" w:author="Zelenskaya Natalia" w:date="2021-03-12T16:36:00Z">
                <w:pPr>
                  <w:jc w:val="left"/>
                </w:pPr>
              </w:pPrChange>
            </w:pPr>
            <w:r w:rsidRPr="0077009F">
              <w:t>Р</w:t>
            </w:r>
            <w:r>
              <w:t xml:space="preserve">абочее </w:t>
            </w:r>
            <w:r w:rsidRPr="0077009F">
              <w:t>место из справочника ТОиР</w:t>
            </w:r>
            <w:r>
              <w:t xml:space="preserve"> (</w:t>
            </w:r>
            <w:r w:rsidRPr="0077009F">
              <w:t>например, Экскаваторный участок РМЦ, Вентиляционный участок РСЦ, Транспортная колонна</w:t>
            </w:r>
            <w:r>
              <w:t>)</w:t>
            </w:r>
          </w:p>
        </w:tc>
        <w:tc>
          <w:tcPr>
            <w:tcW w:w="1664" w:type="pct"/>
          </w:tcPr>
          <w:p w14:paraId="28DE6CAA" w14:textId="77777777" w:rsidR="00053746" w:rsidRPr="001B66CE" w:rsidRDefault="00053746">
            <w:pPr>
              <w:pPrChange w:id="1070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</w:tc>
      </w:tr>
      <w:tr w:rsidR="00053746" w:rsidRPr="001B66CE" w14:paraId="2B932847" w14:textId="77777777" w:rsidTr="00937C82">
        <w:trPr>
          <w:cantSplit/>
        </w:trPr>
        <w:tc>
          <w:tcPr>
            <w:tcW w:w="1177" w:type="pct"/>
          </w:tcPr>
          <w:p w14:paraId="070BC5EA" w14:textId="282DA793" w:rsidR="00053746" w:rsidRPr="001B66CE" w:rsidRDefault="00053746">
            <w:pPr>
              <w:pPrChange w:id="1071" w:author="Zelenskaya Natalia" w:date="2021-03-12T16:36:00Z">
                <w:pPr>
                  <w:jc w:val="left"/>
                </w:pPr>
              </w:pPrChange>
            </w:pPr>
            <w:r>
              <w:t>Трудо-затраты</w:t>
            </w:r>
          </w:p>
        </w:tc>
        <w:tc>
          <w:tcPr>
            <w:tcW w:w="2159" w:type="pct"/>
          </w:tcPr>
          <w:p w14:paraId="69B461C5" w14:textId="156515BC" w:rsidR="00053746" w:rsidRPr="001B66CE" w:rsidRDefault="00053746">
            <w:pPr>
              <w:pPrChange w:id="1072" w:author="Zelenskaya Natalia" w:date="2021-03-12T16:36:00Z">
                <w:pPr>
                  <w:jc w:val="left"/>
                </w:pPr>
              </w:pPrChange>
            </w:pPr>
            <w:r>
              <w:t xml:space="preserve">Плановое </w:t>
            </w:r>
            <w:r w:rsidRPr="00D90CB6">
              <w:t>количество (в человеко-днях)</w:t>
            </w:r>
            <w:r>
              <w:t xml:space="preserve"> работ подразделения</w:t>
            </w:r>
          </w:p>
        </w:tc>
        <w:tc>
          <w:tcPr>
            <w:tcW w:w="1664" w:type="pct"/>
          </w:tcPr>
          <w:p w14:paraId="4817B282" w14:textId="77777777" w:rsidR="00053746" w:rsidRPr="00AC5CB3" w:rsidRDefault="00053746">
            <w:pPr>
              <w:pPrChange w:id="1073" w:author="Zelenskaya Natalia" w:date="2021-03-12T16:36:00Z">
                <w:pPr>
                  <w:jc w:val="left"/>
                </w:pPr>
              </w:pPrChange>
            </w:pPr>
            <w:r>
              <w:t>Вводится вручную</w:t>
            </w:r>
          </w:p>
          <w:p w14:paraId="50280D4D" w14:textId="77777777" w:rsidR="00053746" w:rsidRPr="00AC5CB3" w:rsidRDefault="00053746">
            <w:pPr>
              <w:pPrChange w:id="1074" w:author="Zelenskaya Natalia" w:date="2021-03-12T16:36:00Z">
                <w:pPr>
                  <w:jc w:val="left"/>
                </w:pPr>
              </w:pPrChange>
            </w:pPr>
          </w:p>
        </w:tc>
      </w:tr>
      <w:tr w:rsidR="00053746" w:rsidRPr="001B66CE" w14:paraId="5C273BF7" w14:textId="77777777" w:rsidTr="00937C82">
        <w:trPr>
          <w:cantSplit/>
        </w:trPr>
        <w:tc>
          <w:tcPr>
            <w:tcW w:w="1177" w:type="pct"/>
          </w:tcPr>
          <w:p w14:paraId="477CF573" w14:textId="6BDA07E2" w:rsidR="00053746" w:rsidRPr="001B66CE" w:rsidRDefault="00B741AD">
            <w:pPr>
              <w:pPrChange w:id="1075" w:author="Zelenskaya Natalia" w:date="2021-03-12T16:36:00Z">
                <w:pPr>
                  <w:jc w:val="left"/>
                </w:pPr>
              </w:pPrChange>
            </w:pPr>
            <w:r>
              <w:t>Число</w:t>
            </w:r>
          </w:p>
        </w:tc>
        <w:tc>
          <w:tcPr>
            <w:tcW w:w="2159" w:type="pct"/>
          </w:tcPr>
          <w:p w14:paraId="1FE10576" w14:textId="303EE936" w:rsidR="00053746" w:rsidRPr="001B66CE" w:rsidRDefault="00B741AD">
            <w:pPr>
              <w:pPrChange w:id="1076" w:author="Zelenskaya Natalia" w:date="2021-03-12T16:36:00Z">
                <w:pPr>
                  <w:jc w:val="left"/>
                </w:pPr>
              </w:pPrChange>
            </w:pPr>
            <w:r>
              <w:t>Число необходимых мощностей</w:t>
            </w:r>
            <w:r w:rsidR="00053746">
              <w:t xml:space="preserve"> </w:t>
            </w:r>
          </w:p>
        </w:tc>
        <w:tc>
          <w:tcPr>
            <w:tcW w:w="1664" w:type="pct"/>
          </w:tcPr>
          <w:p w14:paraId="169B3AB0" w14:textId="6EBF0D4A" w:rsidR="00053746" w:rsidRDefault="00053746">
            <w:pPr>
              <w:pPrChange w:id="1077" w:author="Zelenskaya Natalia" w:date="2021-03-12T16:36:00Z">
                <w:pPr>
                  <w:jc w:val="left"/>
                </w:pPr>
              </w:pPrChange>
            </w:pPr>
            <w:r>
              <w:t xml:space="preserve">Вводится вручную </w:t>
            </w:r>
          </w:p>
        </w:tc>
      </w:tr>
    </w:tbl>
    <w:p w14:paraId="27CDA8D5" w14:textId="2B5AF0B2" w:rsidR="001634D6" w:rsidRDefault="001634D6" w:rsidP="00B826E5">
      <w:pPr>
        <w:pStyle w:val="4"/>
      </w:pPr>
      <w:r w:rsidRPr="007447ED">
        <w:t xml:space="preserve">Шаг процесса </w:t>
      </w:r>
      <w:r w:rsidRPr="007447ED">
        <w:rPr>
          <w:rFonts w:cs="Arial"/>
        </w:rPr>
        <w:t>1</w:t>
      </w:r>
      <w:r>
        <w:rPr>
          <w:rFonts w:cs="Arial"/>
        </w:rPr>
        <w:t>6</w:t>
      </w:r>
      <w:r w:rsidRPr="007447ED">
        <w:t xml:space="preserve"> – </w:t>
      </w:r>
      <w:r w:rsidRPr="001634D6">
        <w:t>Создание сообщения ТОРО и передача в работу</w:t>
      </w:r>
    </w:p>
    <w:p w14:paraId="302398EB" w14:textId="7E6A079D" w:rsidR="001634D6" w:rsidRDefault="001634D6" w:rsidP="00B826E5">
      <w:pPr>
        <w:rPr>
          <w:szCs w:val="24"/>
        </w:rPr>
      </w:pPr>
      <w:r>
        <w:rPr>
          <w:szCs w:val="24"/>
        </w:rPr>
        <w:t>В случае если на Техническом комитете УО принято решение о реализации инициативы как мероприятия ТОиР</w:t>
      </w:r>
      <w:ins w:id="1078" w:author="Zelenskaya Natalia" w:date="2020-05-07T11:00:00Z">
        <w:r w:rsidR="0060211C">
          <w:t>, то</w:t>
        </w:r>
      </w:ins>
      <w:del w:id="1079" w:author="Zelenskaya Natalia" w:date="2020-05-07T11:00:00Z">
        <w:r>
          <w:rPr>
            <w:szCs w:val="24"/>
          </w:rPr>
          <w:delText xml:space="preserve"> </w:delText>
        </w:r>
        <w:r>
          <w:delText>ответственный специалист с ролью</w:delText>
        </w:r>
      </w:del>
      <w:r>
        <w:t xml:space="preserve"> </w:t>
      </w:r>
      <w:r w:rsidRPr="004B7033">
        <w:t xml:space="preserve">Планировщик </w:t>
      </w:r>
      <w:r>
        <w:t xml:space="preserve">проектов </w:t>
      </w:r>
      <w:r>
        <w:lastRenderedPageBreak/>
        <w:t>ТОиР УО</w:t>
      </w:r>
      <w:r w:rsidRPr="004B7033">
        <w:t xml:space="preserve"> создаёт Сообщение ТОРО с видо</w:t>
      </w:r>
      <w:r>
        <w:t>м «</w:t>
      </w:r>
      <w:ins w:id="1080" w:author="Zelenskaya Natalia" w:date="2020-05-07T11:00:00Z">
        <w:r w:rsidR="003F543C">
          <w:t>A2</w:t>
        </w:r>
        <w:r>
          <w:t xml:space="preserve"> – </w:t>
        </w:r>
        <w:r w:rsidR="003F543C">
          <w:t>Сообщение о неисправности</w:t>
        </w:r>
      </w:ins>
      <w:ins w:id="1081" w:author="Zelenskaya Natalia" w:date="2020-05-07T13:44:00Z">
        <w:r w:rsidR="004D3E1C">
          <w:t xml:space="preserve"> </w:t>
        </w:r>
      </w:ins>
      <w:del w:id="1082" w:author="Zelenskaya Natalia" w:date="2020-05-07T11:00:00Z">
        <w:r>
          <w:delText>AT – Заявка на работы ТОиР</w:delText>
        </w:r>
      </w:del>
      <w:r w:rsidRPr="004B7033">
        <w:t>» (виды сообщений описаны в КД «ERP.</w:t>
      </w:r>
      <w:del w:id="1083" w:author="Zelenskaya Natalia" w:date="2021-03-12T21:07:00Z">
        <w:r w:rsidRPr="004B7033" w:rsidDel="00BC5F83">
          <w:delText>5</w:delText>
        </w:r>
      </w:del>
      <w:ins w:id="1084" w:author="Zelenskaya Natalia" w:date="2021-03-12T21:07:00Z">
        <w:r w:rsidR="00BC5F83">
          <w:t>13</w:t>
        </w:r>
      </w:ins>
      <w:r w:rsidRPr="004B7033">
        <w:t>.</w:t>
      </w:r>
      <w:ins w:id="1085" w:author="Zelenskaya Natalia" w:date="2021-04-02T15:07:00Z">
        <w:r w:rsidR="00502633">
          <w:t>9.2</w:t>
        </w:r>
      </w:ins>
      <w:del w:id="1086" w:author="Zelenskaya Natalia" w:date="2021-04-02T15:07:00Z">
        <w:r w:rsidRPr="004B7033" w:rsidDel="00502633">
          <w:delText>1</w:delText>
        </w:r>
      </w:del>
      <w:r w:rsidRPr="004B7033">
        <w:t>.56_PM_КД Мониторинг и оценка технического состояния ПА») в транзакции IW21 – «Создание сообщения ТОРО». Указывает Вид сообщения, Техническое место, Единицу оборудования, Короткий текст и Длинный текст. Автоматически заполняются поля Автор сообщения, Дата сообщения, Время сообщения.</w:t>
      </w:r>
      <w:r>
        <w:rPr>
          <w:szCs w:val="24"/>
        </w:rPr>
        <w:t xml:space="preserve"> В результате с</w:t>
      </w:r>
      <w:r w:rsidRPr="00830C03">
        <w:rPr>
          <w:szCs w:val="24"/>
        </w:rPr>
        <w:t xml:space="preserve">оздаётся сообщение ТОРО вида с видом </w:t>
      </w:r>
      <w:r>
        <w:rPr>
          <w:szCs w:val="24"/>
        </w:rPr>
        <w:t>«</w:t>
      </w:r>
      <w:ins w:id="1087" w:author="Zelenskaya Natalia" w:date="2020-05-07T11:00:00Z">
        <w:r w:rsidR="0060211C">
          <w:t>A2 – Сообщение о неисправности</w:t>
        </w:r>
        <w:r>
          <w:rPr>
            <w:szCs w:val="24"/>
          </w:rPr>
          <w:t>»</w:t>
        </w:r>
        <w:r w:rsidR="0060211C">
          <w:rPr>
            <w:szCs w:val="24"/>
          </w:rPr>
          <w:t xml:space="preserve"> и </w:t>
        </w:r>
        <w:r>
          <w:rPr>
            <w:szCs w:val="24"/>
          </w:rPr>
          <w:t>переда</w:t>
        </w:r>
        <w:r w:rsidR="0060211C">
          <w:rPr>
            <w:szCs w:val="24"/>
          </w:rPr>
          <w:t>е</w:t>
        </w:r>
        <w:r>
          <w:rPr>
            <w:szCs w:val="24"/>
          </w:rPr>
          <w:t>тся</w:t>
        </w:r>
        <w:r w:rsidRPr="004C25E3">
          <w:rPr>
            <w:szCs w:val="24"/>
          </w:rPr>
          <w:t xml:space="preserve"> в процесс ПП-07.03.03.02-ERP «Управление внеплановыми воздействиями</w:t>
        </w:r>
      </w:ins>
      <w:del w:id="1088" w:author="Zelenskaya Natalia" w:date="2020-05-07T11:00:00Z">
        <w:r w:rsidRPr="004B7033">
          <w:delText>AT – Заявка на работы</w:delText>
        </w:r>
      </w:del>
      <w:r w:rsidRPr="004B7033">
        <w:t xml:space="preserve"> ТОиР</w:t>
      </w:r>
      <w:r>
        <w:rPr>
          <w:szCs w:val="24"/>
        </w:rPr>
        <w:t>»</w:t>
      </w:r>
      <w:r w:rsidRPr="00830C03">
        <w:rPr>
          <w:szCs w:val="24"/>
        </w:rPr>
        <w:t>.</w:t>
      </w:r>
    </w:p>
    <w:p w14:paraId="60AE4B62" w14:textId="0ED56631" w:rsidR="001634D6" w:rsidRDefault="001634D6" w:rsidP="00B826E5">
      <w:pPr>
        <w:rPr>
          <w:del w:id="1089" w:author="Zelenskaya Natalia" w:date="2020-05-07T11:00:00Z"/>
        </w:rPr>
      </w:pPr>
      <w:del w:id="1090" w:author="Zelenskaya Natalia" w:date="2020-05-07T11:00:00Z">
        <w:r w:rsidRPr="004C25E3">
          <w:delText>Сообщени</w:delText>
        </w:r>
        <w:r>
          <w:delText>ю ТОРО присваивается статус СОРА - «В работе», после чего они</w:delText>
        </w:r>
        <w:r w:rsidRPr="004C25E3">
          <w:delText xml:space="preserve"> </w:delText>
        </w:r>
        <w:r>
          <w:delText>передаются</w:delText>
        </w:r>
        <w:r w:rsidRPr="004C25E3">
          <w:delText xml:space="preserve"> в процесс ПП-07.03.03.02-ERP «Управление внеплановыми воздействиями ТОиР»</w:delText>
        </w:r>
        <w:r w:rsidRPr="00445421">
          <w:delText xml:space="preserve"> </w:delText>
        </w:r>
        <w:r>
          <w:delText>напрямую, без рассмотрения владельцем оборудования.</w:delText>
        </w:r>
      </w:del>
    </w:p>
    <w:p w14:paraId="742D720E" w14:textId="464AB1DE" w:rsidR="001634D6" w:rsidRDefault="001634D6" w:rsidP="00E50E20">
      <w:r>
        <w:t xml:space="preserve">Подробно создание сообщений ТОРО и основные настройки приведены в КД </w:t>
      </w:r>
      <w:r w:rsidRPr="009F48FC">
        <w:t>ERP.</w:t>
      </w:r>
      <w:ins w:id="1091" w:author="Zelenskaya Natalia" w:date="2021-03-12T21:07:00Z">
        <w:r w:rsidR="00BC5F83">
          <w:t>13</w:t>
        </w:r>
      </w:ins>
      <w:del w:id="1092" w:author="Zelenskaya Natalia" w:date="2021-03-12T21:07:00Z">
        <w:r w:rsidRPr="009F48FC" w:rsidDel="00BC5F83">
          <w:delText>5</w:delText>
        </w:r>
      </w:del>
      <w:r w:rsidRPr="009F48FC">
        <w:t>.</w:t>
      </w:r>
      <w:ins w:id="1093" w:author="Zelenskaya Natalia" w:date="2021-04-02T15:07:00Z">
        <w:r w:rsidR="00502633">
          <w:t>9.2</w:t>
        </w:r>
      </w:ins>
      <w:del w:id="1094" w:author="Zelenskaya Natalia" w:date="2021-04-02T15:07:00Z">
        <w:r w:rsidRPr="009F48FC" w:rsidDel="00502633">
          <w:delText>1</w:delText>
        </w:r>
      </w:del>
      <w:r w:rsidRPr="009F48FC">
        <w:t>.56</w:t>
      </w:r>
      <w:r>
        <w:t xml:space="preserve"> </w:t>
      </w:r>
      <w:r w:rsidRPr="009F48FC">
        <w:t>Мониторинг и оценка технического состояния ПА</w:t>
      </w:r>
    </w:p>
    <w:p w14:paraId="232B09C4" w14:textId="23434120" w:rsidR="001634D6" w:rsidRDefault="001634D6" w:rsidP="00E50E20">
      <w:pPr>
        <w:pStyle w:val="4"/>
      </w:pPr>
      <w:r w:rsidRPr="007447ED">
        <w:t xml:space="preserve">Шаг процесса </w:t>
      </w:r>
      <w:r w:rsidRPr="007447ED">
        <w:rPr>
          <w:rFonts w:cs="Arial"/>
        </w:rPr>
        <w:t>1</w:t>
      </w:r>
      <w:r>
        <w:rPr>
          <w:rFonts w:cs="Arial"/>
        </w:rPr>
        <w:t>7</w:t>
      </w:r>
      <w:r w:rsidRPr="007447ED">
        <w:t xml:space="preserve"> – </w:t>
      </w:r>
      <w:commentRangeStart w:id="1095"/>
      <w:r w:rsidRPr="001634D6">
        <w:t>Формирование отчета о затратах</w:t>
      </w:r>
      <w:commentRangeEnd w:id="1095"/>
      <w:r w:rsidR="00632FE6">
        <w:rPr>
          <w:rStyle w:val="aff5"/>
          <w:rFonts w:ascii="Times New Roman" w:eastAsia="Times New Roman" w:hAnsi="Times New Roman" w:cs="Times New Roman"/>
          <w:b w:val="0"/>
          <w:caps w:val="0"/>
        </w:rPr>
        <w:commentReference w:id="1095"/>
      </w:r>
    </w:p>
    <w:p w14:paraId="00BE43FD" w14:textId="4283EA95" w:rsidR="00271F70" w:rsidRDefault="00271F70" w:rsidP="003A1A26">
      <w:r>
        <w:t xml:space="preserve">После ввода/корректировки плановых цен на МТР </w:t>
      </w:r>
      <w:r w:rsidRPr="003D7F19">
        <w:t xml:space="preserve">Планировщик </w:t>
      </w:r>
      <w:r>
        <w:t>проектов ТОиР УО</w:t>
      </w:r>
      <w:r w:rsidRPr="003D7F19">
        <w:t xml:space="preserve"> </w:t>
      </w:r>
      <w:r>
        <w:t>н</w:t>
      </w:r>
      <w:r w:rsidRPr="003D7F19">
        <w:t>а данном шаге формирует отчет по плановым затратам проекта с учетом введенных плановых цен.</w:t>
      </w:r>
    </w:p>
    <w:p w14:paraId="1073B374" w14:textId="03FCF7B9" w:rsidR="001634D6" w:rsidRDefault="00271F70" w:rsidP="00EF02EA">
      <w:r>
        <w:t xml:space="preserve">Отчет по плановым затратам формируется в </w:t>
      </w:r>
      <w:r w:rsidRPr="003D7F19">
        <w:t>SAP S</w:t>
      </w:r>
      <w:r>
        <w:t>4</w:t>
      </w:r>
      <w:r w:rsidRPr="003D7F19">
        <w:t>/HANA</w:t>
      </w:r>
      <w:r>
        <w:t xml:space="preserve"> через разработанный отчет по запросу корректировок </w:t>
      </w:r>
      <w:commentRangeStart w:id="1096"/>
      <w:r>
        <w:t>(</w:t>
      </w:r>
      <w:r>
        <w:rPr>
          <w:lang w:val="en-US"/>
        </w:rPr>
        <w:t>PM</w:t>
      </w:r>
      <w:r w:rsidRPr="00F60395">
        <w:t>65</w:t>
      </w:r>
      <w:r w:rsidRPr="009936BB">
        <w:t xml:space="preserve"> </w:t>
      </w:r>
      <w:r>
        <w:t xml:space="preserve">в реестре разработок, описание в КД </w:t>
      </w:r>
      <w:r w:rsidRPr="00271F70">
        <w:t>ERP.</w:t>
      </w:r>
      <w:ins w:id="1097" w:author="Zelenskaya Natalia" w:date="2021-03-12T21:07:00Z">
        <w:r w:rsidR="00BC5F83">
          <w:t>13</w:t>
        </w:r>
      </w:ins>
      <w:del w:id="1098" w:author="Zelenskaya Natalia" w:date="2021-03-12T21:07:00Z">
        <w:r w:rsidRPr="00271F70" w:rsidDel="00BC5F83">
          <w:delText>9</w:delText>
        </w:r>
      </w:del>
      <w:r w:rsidRPr="00271F70">
        <w:t xml:space="preserve">.9.2_51_PM_КД Формирование </w:t>
      </w:r>
      <w:r>
        <w:t>и управление бюджетами ТОиР</w:t>
      </w:r>
      <w:ins w:id="1099" w:author="Zelenskaya Natalia" w:date="2020-05-07T11:00:00Z">
        <w:r>
          <w:t>)</w:t>
        </w:r>
        <w:r w:rsidR="00FE0006">
          <w:t xml:space="preserve"> или через стандартный отчет </w:t>
        </w:r>
        <w:r w:rsidR="00FE0006">
          <w:rPr>
            <w:lang w:val="en-US"/>
          </w:rPr>
          <w:t>CN</w:t>
        </w:r>
        <w:r w:rsidR="00FE0006" w:rsidRPr="00580149">
          <w:t>52</w:t>
        </w:r>
        <w:r w:rsidR="00FE0006">
          <w:rPr>
            <w:lang w:val="en-US"/>
          </w:rPr>
          <w:t>N</w:t>
        </w:r>
        <w:r w:rsidR="00FE0006">
          <w:t xml:space="preserve"> - обзор проектов: Компоненты</w:t>
        </w:r>
        <w:r>
          <w:t xml:space="preserve">. </w:t>
        </w:r>
        <w:commentRangeEnd w:id="1096"/>
        <w:r w:rsidR="00632FE6">
          <w:rPr>
            <w:rStyle w:val="aff5"/>
          </w:rPr>
          <w:commentReference w:id="1096"/>
        </w:r>
      </w:ins>
      <w:del w:id="1100" w:author="Zelenskaya Natalia" w:date="2020-05-07T11:00:00Z">
        <w:r>
          <w:delText xml:space="preserve">). </w:delText>
        </w:r>
      </w:del>
      <w:r>
        <w:t xml:space="preserve">При формировании отчета </w:t>
      </w:r>
      <w:r w:rsidRPr="003D7F19">
        <w:t xml:space="preserve">Планировщик </w:t>
      </w:r>
      <w:r>
        <w:t>проектов ТОиР УО</w:t>
      </w:r>
      <w:r w:rsidRPr="003D7F19">
        <w:t xml:space="preserve"> </w:t>
      </w:r>
      <w:r>
        <w:t>указывает проект, СПП-элемент, для которого необходимо вывести плановые данные (при необходимости). Отчет позволяет сформировать и проанализировать плановые затраты по проекту в разрезе структуры проекта, необходимых ресурсов.</w:t>
      </w:r>
    </w:p>
    <w:p w14:paraId="0EE52B55" w14:textId="7EE3242C" w:rsidR="00271F70" w:rsidRDefault="00271F70" w:rsidP="00E302C5">
      <w:pPr>
        <w:pStyle w:val="4"/>
      </w:pPr>
      <w:r w:rsidRPr="007447ED">
        <w:t xml:space="preserve">Шаг процесса </w:t>
      </w:r>
      <w:r w:rsidRPr="007447ED">
        <w:rPr>
          <w:rFonts w:cs="Arial"/>
        </w:rPr>
        <w:t>1</w:t>
      </w:r>
      <w:r>
        <w:rPr>
          <w:rFonts w:cs="Arial"/>
        </w:rPr>
        <w:t>8</w:t>
      </w:r>
      <w:r w:rsidRPr="007447ED">
        <w:t xml:space="preserve"> – </w:t>
      </w:r>
      <w:r w:rsidRPr="00271F70">
        <w:t>Принятие решения о включении в программу воздействий на ПА</w:t>
      </w:r>
    </w:p>
    <w:p w14:paraId="6676F250" w14:textId="12983FA9" w:rsidR="00271F70" w:rsidRDefault="00271F70" w:rsidP="00C20DAB">
      <w:r>
        <w:t>На основании согласования номенклатуры потребности и всех обосновывающих документов по проекту и с учетом оценки рисков на Техническом комитете принимается решение о включении мероприятий компонентного учета в программу воздействий.</w:t>
      </w:r>
    </w:p>
    <w:p w14:paraId="588D5D57" w14:textId="6B7A15C4" w:rsidR="00271F70" w:rsidRDefault="00271F70" w:rsidP="00C20DAB">
      <w:r>
        <w:t xml:space="preserve">На основании решения ТК информация по проекту передается в процесс </w:t>
      </w:r>
      <w:r w:rsidRPr="00830C03">
        <w:t>ПП-07.06.03-ERP</w:t>
      </w:r>
      <w:r>
        <w:t xml:space="preserve"> </w:t>
      </w:r>
      <w:r w:rsidRPr="00830C03">
        <w:t>Формирование</w:t>
      </w:r>
      <w:r>
        <w:t xml:space="preserve"> </w:t>
      </w:r>
      <w:r w:rsidRPr="00830C03">
        <w:t>годового бюджета</w:t>
      </w:r>
      <w:r>
        <w:t xml:space="preserve"> </w:t>
      </w:r>
      <w:r w:rsidRPr="00830C03">
        <w:t>воздействий на</w:t>
      </w:r>
      <w:r>
        <w:t xml:space="preserve"> </w:t>
      </w:r>
      <w:r w:rsidRPr="00830C03">
        <w:t>производственные</w:t>
      </w:r>
      <w:r>
        <w:t xml:space="preserve"> </w:t>
      </w:r>
      <w:r w:rsidRPr="00830C03">
        <w:t>активы</w:t>
      </w:r>
      <w:r>
        <w:t xml:space="preserve"> если процесс проект </w:t>
      </w:r>
      <w:r w:rsidRPr="00830C03">
        <w:t>включается</w:t>
      </w:r>
      <w:r>
        <w:t xml:space="preserve"> </w:t>
      </w:r>
      <w:r w:rsidRPr="00830C03">
        <w:t>в программу в</w:t>
      </w:r>
      <w:r>
        <w:t xml:space="preserve"> </w:t>
      </w:r>
      <w:r w:rsidRPr="00830C03">
        <w:t>рамках годового</w:t>
      </w:r>
      <w:r>
        <w:t xml:space="preserve"> </w:t>
      </w:r>
      <w:r w:rsidRPr="00830C03">
        <w:t>бюджета</w:t>
      </w:r>
      <w:r>
        <w:t xml:space="preserve"> или в процесс </w:t>
      </w:r>
      <w:commentRangeStart w:id="1101"/>
      <w:r w:rsidRPr="00830C03">
        <w:t>ПП-07.06.04-ERP</w:t>
      </w:r>
      <w:r>
        <w:t xml:space="preserve"> </w:t>
      </w:r>
      <w:r w:rsidRPr="00830C03">
        <w:t>Исполнение,</w:t>
      </w:r>
      <w:r>
        <w:t xml:space="preserve"> </w:t>
      </w:r>
      <w:r w:rsidRPr="00830C03">
        <w:t>корректировка и контроль</w:t>
      </w:r>
      <w:r>
        <w:t xml:space="preserve"> </w:t>
      </w:r>
      <w:r w:rsidRPr="00830C03">
        <w:t>бюджета воздействий на</w:t>
      </w:r>
      <w:r>
        <w:t xml:space="preserve"> </w:t>
      </w:r>
      <w:r w:rsidRPr="00830C03">
        <w:t>производственные активы</w:t>
      </w:r>
      <w:r w:rsidR="00B86478">
        <w:t>,</w:t>
      </w:r>
      <w:r>
        <w:t xml:space="preserve"> если проект включается в рамках корректировки</w:t>
      </w:r>
      <w:r w:rsidR="00B86478">
        <w:t>.</w:t>
      </w:r>
      <w:commentRangeEnd w:id="1101"/>
      <w:r w:rsidR="00632FE6">
        <w:rPr>
          <w:rStyle w:val="aff5"/>
        </w:rPr>
        <w:commentReference w:id="1101"/>
      </w:r>
    </w:p>
    <w:p w14:paraId="01126CC0" w14:textId="0FA882BB" w:rsidR="00B86478" w:rsidRDefault="00B86478" w:rsidP="00C20DAB">
      <w:r>
        <w:rPr>
          <w:rStyle w:val="10TableContent1CharChar"/>
          <w:lang w:val="ru-RU"/>
        </w:rPr>
        <w:lastRenderedPageBreak/>
        <w:t>На годовом горизонте передача мероприятий компонентного учета в АСКИ происходит согласно выбранному</w:t>
      </w:r>
      <w:r w:rsidR="006E41DA">
        <w:rPr>
          <w:rStyle w:val="10TableContent1CharChar"/>
          <w:lang w:val="ru-RU"/>
        </w:rPr>
        <w:t xml:space="preserve"> сценарию. </w:t>
      </w:r>
      <w:r>
        <w:rPr>
          <w:rStyle w:val="10TableContent1CharChar"/>
          <w:lang w:val="ru-RU"/>
        </w:rPr>
        <w:t>Описания выбора сценариев и процесса передачи в АСКИ б</w:t>
      </w:r>
      <w:r w:rsidRPr="007447ED">
        <w:rPr>
          <w:rStyle w:val="10TableContent1CharChar"/>
          <w:lang w:val="ru-RU"/>
        </w:rPr>
        <w:t>олее подробно описано в КД ERP.</w:t>
      </w:r>
      <w:ins w:id="1102" w:author="Zelenskaya Natalia" w:date="2021-03-12T21:07:00Z">
        <w:r w:rsidR="00BC5F83">
          <w:rPr>
            <w:rStyle w:val="10TableContent1CharChar"/>
            <w:lang w:val="ru-RU"/>
          </w:rPr>
          <w:t>13</w:t>
        </w:r>
      </w:ins>
      <w:del w:id="1103" w:author="Zelenskaya Natalia" w:date="2021-03-12T21:07:00Z">
        <w:r w:rsidRPr="007447ED" w:rsidDel="00BC5F83">
          <w:rPr>
            <w:rStyle w:val="10TableContent1CharChar"/>
            <w:lang w:val="ru-RU"/>
          </w:rPr>
          <w:delText>9</w:delText>
        </w:r>
      </w:del>
      <w:r w:rsidRPr="007447ED">
        <w:rPr>
          <w:rStyle w:val="10TableContent1CharChar"/>
          <w:lang w:val="ru-RU"/>
        </w:rPr>
        <w:t>.9.2_51_PM_КД Формирование и управление бюджетами ТОиР</w:t>
      </w:r>
      <w:r w:rsidR="006E41DA">
        <w:rPr>
          <w:rStyle w:val="10TableContent1CharChar"/>
          <w:lang w:val="ru-RU"/>
        </w:rPr>
        <w:t>.</w:t>
      </w:r>
    </w:p>
    <w:p w14:paraId="0C0BE512" w14:textId="18F39137" w:rsidR="00B86478" w:rsidRDefault="00B86478" w:rsidP="00AC4DF0">
      <w:pPr>
        <w:pStyle w:val="4"/>
      </w:pPr>
      <w:r w:rsidRPr="007447ED">
        <w:t xml:space="preserve">Шаг процесса </w:t>
      </w:r>
      <w:r w:rsidRPr="007447ED">
        <w:rPr>
          <w:rFonts w:cs="Arial"/>
        </w:rPr>
        <w:t>1</w:t>
      </w:r>
      <w:r>
        <w:rPr>
          <w:rFonts w:cs="Arial"/>
        </w:rPr>
        <w:t>9</w:t>
      </w:r>
      <w:r w:rsidRPr="007447ED">
        <w:t xml:space="preserve"> – </w:t>
      </w:r>
      <w:del w:id="1104" w:author="Zelenskaya Natalia" w:date="2021-04-05T18:30:00Z">
        <w:r w:rsidRPr="00B86478" w:rsidDel="00AC4DF0">
          <w:delText>Передача процесса компонентный учет в реализацию</w:delText>
        </w:r>
      </w:del>
      <w:ins w:id="1105" w:author="Zelenskaya Natalia" w:date="2021-04-05T18:30:00Z">
        <w:r w:rsidR="00AC4DF0" w:rsidRPr="00AC4DF0">
          <w:t xml:space="preserve"> Передача компонентов в работу</w:t>
        </w:r>
      </w:ins>
    </w:p>
    <w:p w14:paraId="17C74968" w14:textId="5E5799BF" w:rsidR="00B86478" w:rsidRDefault="00B86478" w:rsidP="00EB2120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>После того, как программу ОВП утвердили в АСКИ</w:t>
      </w:r>
      <w:r w:rsidR="006E41DA">
        <w:rPr>
          <w:rStyle w:val="10TableContent1CharChar"/>
          <w:lang w:val="ru-RU"/>
        </w:rPr>
        <w:t xml:space="preserve"> или скорректировали текущий бюджет, в</w:t>
      </w:r>
      <w:r w:rsidR="006E41DA" w:rsidRPr="00C87736">
        <w:rPr>
          <w:color w:val="000000" w:themeColor="text1"/>
        </w:rPr>
        <w:t xml:space="preserve"> случае исчерпания бюджетных лимитов на СПП-элементе</w:t>
      </w:r>
      <w:r w:rsidR="006E41DA">
        <w:rPr>
          <w:color w:val="000000" w:themeColor="text1"/>
        </w:rPr>
        <w:t xml:space="preserve"> «Компонентный учет»,</w:t>
      </w:r>
      <w:r>
        <w:rPr>
          <w:rStyle w:val="10TableContent1CharChar"/>
          <w:lang w:val="ru-RU"/>
        </w:rPr>
        <w:t xml:space="preserve"> </w:t>
      </w:r>
      <w:del w:id="1106" w:author="Zelenskaya Natalia" w:date="2020-05-07T14:07:00Z">
        <w:r w:rsidDel="00B80138">
          <w:rPr>
            <w:rStyle w:val="10TableContent1CharChar"/>
            <w:lang w:val="ru-RU"/>
          </w:rPr>
          <w:delText xml:space="preserve">Специалист </w:delText>
        </w:r>
        <w:r w:rsidRPr="007447ED" w:rsidDel="00B80138">
          <w:delText>управления бюджетами</w:delText>
        </w:r>
      </w:del>
      <w:ins w:id="1107" w:author="Zelenskaya Natalia" w:date="2020-05-07T14:07:00Z">
        <w:r w:rsidR="00B80138">
          <w:rPr>
            <w:rStyle w:val="10TableContent1CharChar"/>
            <w:lang w:val="ru-RU"/>
          </w:rPr>
          <w:t>Планировщик проектов</w:t>
        </w:r>
      </w:ins>
      <w:r w:rsidRPr="007447ED">
        <w:t xml:space="preserve"> ТОиР УО</w:t>
      </w:r>
      <w:r>
        <w:t xml:space="preserve"> передает</w:t>
      </w:r>
      <w:r w:rsidR="006E41DA">
        <w:t xml:space="preserve"> деблокированный</w:t>
      </w:r>
      <w:r>
        <w:rPr>
          <w:rStyle w:val="10TableContent1CharChar"/>
          <w:lang w:val="ru-RU"/>
        </w:rPr>
        <w:t xml:space="preserve"> </w:t>
      </w:r>
      <w:r w:rsidR="006E41DA">
        <w:rPr>
          <w:rStyle w:val="10TableContent1CharChar"/>
          <w:lang w:val="ru-RU"/>
        </w:rPr>
        <w:t>сетевой график</w:t>
      </w:r>
      <w:r>
        <w:rPr>
          <w:rStyle w:val="10TableContent1CharChar"/>
          <w:lang w:val="ru-RU"/>
        </w:rPr>
        <w:t xml:space="preserve"> в реализацию </w:t>
      </w:r>
      <w:r w:rsidR="006E41DA">
        <w:rPr>
          <w:rStyle w:val="10TableContent1CharChar"/>
          <w:lang w:val="ru-RU"/>
        </w:rPr>
        <w:t xml:space="preserve">в </w:t>
      </w:r>
      <w:r>
        <w:rPr>
          <w:rStyle w:val="10TableContent1CharChar"/>
          <w:lang w:val="ru-RU"/>
        </w:rPr>
        <w:t xml:space="preserve">процесс </w:t>
      </w:r>
      <w:r w:rsidRPr="005B7A1D">
        <w:rPr>
          <w:rStyle w:val="10TableContent1CharChar"/>
          <w:lang w:val="ru-RU"/>
        </w:rPr>
        <w:t>ОП-03.02.19</w:t>
      </w:r>
      <w:r>
        <w:rPr>
          <w:rStyle w:val="10TableContent1CharChar"/>
          <w:lang w:val="ru-RU"/>
        </w:rPr>
        <w:t xml:space="preserve"> </w:t>
      </w:r>
      <w:r w:rsidRPr="005B7A1D">
        <w:rPr>
          <w:rStyle w:val="10TableContent1CharChar"/>
          <w:lang w:val="ru-RU"/>
        </w:rPr>
        <w:t>Управление потребностью и стоимостью (в SAP ERP)</w:t>
      </w:r>
      <w:r>
        <w:rPr>
          <w:rStyle w:val="10TableContent1CharChar"/>
          <w:lang w:val="ru-RU"/>
        </w:rPr>
        <w:t>.</w:t>
      </w:r>
    </w:p>
    <w:p w14:paraId="2190EBD4" w14:textId="047D805D" w:rsidR="00271F70" w:rsidRPr="00C87D28" w:rsidRDefault="00B86478" w:rsidP="00EB2120">
      <w:r>
        <w:rPr>
          <w:rStyle w:val="10TableContent1CharChar"/>
          <w:lang w:val="ru-RU"/>
        </w:rPr>
        <w:t>Процесс реализации проектов описан в КД ERP.</w:t>
      </w:r>
      <w:ins w:id="1108" w:author="Zelenskaya Natalia" w:date="2021-03-12T21:08:00Z">
        <w:r w:rsidR="00BC5F83">
          <w:rPr>
            <w:rStyle w:val="10TableContent1CharChar"/>
            <w:lang w:val="ru-RU"/>
          </w:rPr>
          <w:t>13</w:t>
        </w:r>
      </w:ins>
      <w:del w:id="1109" w:author="Zelenskaya Natalia" w:date="2021-03-12T21:08:00Z">
        <w:r w:rsidDel="00BC5F83">
          <w:rPr>
            <w:rStyle w:val="10TableContent1CharChar"/>
            <w:lang w:val="ru-RU"/>
          </w:rPr>
          <w:delText>9</w:delText>
        </w:r>
      </w:del>
      <w:r>
        <w:rPr>
          <w:rStyle w:val="10TableContent1CharChar"/>
          <w:lang w:val="ru-RU"/>
        </w:rPr>
        <w:t>.9.2.</w:t>
      </w:r>
      <w:r w:rsidRPr="00E37C41">
        <w:rPr>
          <w:rStyle w:val="10TableContent1CharChar"/>
          <w:lang w:val="ru-RU"/>
        </w:rPr>
        <w:t>48_PS_Планирование и реализация проектов КС и инвестиций</w:t>
      </w:r>
      <w:r w:rsidR="006E41DA">
        <w:rPr>
          <w:rStyle w:val="10TableContent1CharChar"/>
          <w:lang w:val="ru-RU"/>
        </w:rPr>
        <w:t>.</w:t>
      </w:r>
    </w:p>
    <w:p w14:paraId="0F25F99A" w14:textId="7C552BB1" w:rsidR="00F02ACB" w:rsidRDefault="00F02ACB" w:rsidP="00C853CE">
      <w:pPr>
        <w:pStyle w:val="3"/>
      </w:pPr>
      <w:bookmarkStart w:id="1110" w:name="_Toc66475434"/>
      <w:r>
        <w:t>Описание шагов бизнес-процесса</w:t>
      </w:r>
      <w:r w:rsidRPr="00F02ACB">
        <w:t xml:space="preserve"> </w:t>
      </w:r>
      <w:r w:rsidRPr="00D835B0">
        <w:t>ПП-07.02.03.04-ERP Планирование программы ОВП в рамках программы воздействий на ПА и инвестиционной программы</w:t>
      </w:r>
      <w:r>
        <w:t xml:space="preserve"> (</w:t>
      </w:r>
      <w:r w:rsidR="00D24B9F">
        <w:t>ОВП 2 группы</w:t>
      </w:r>
      <w:r w:rsidRPr="00D835B0">
        <w:t>)</w:t>
      </w:r>
      <w:bookmarkEnd w:id="1110"/>
    </w:p>
    <w:p w14:paraId="43B42661" w14:textId="207F93D7" w:rsidR="00F02ACB" w:rsidRDefault="00F02ACB" w:rsidP="00714D6D">
      <w:pPr>
        <w:pStyle w:val="4"/>
      </w:pPr>
      <w:r w:rsidRPr="007447ED">
        <w:t xml:space="preserve">Шаг процесса </w:t>
      </w:r>
      <w:r w:rsidR="00BA660D" w:rsidRPr="00BA660D">
        <w:t>7</w:t>
      </w:r>
      <w:r w:rsidRPr="007447ED">
        <w:t>0.</w:t>
      </w:r>
      <w:r>
        <w:t>2</w:t>
      </w:r>
      <w:r w:rsidRPr="007447ED">
        <w:t xml:space="preserve"> – </w:t>
      </w:r>
      <w:r w:rsidR="000E621A" w:rsidRPr="007447ED">
        <w:t>Проверка наличия записи материала/ оборудования в SAP</w:t>
      </w:r>
    </w:p>
    <w:p w14:paraId="094BF4F1" w14:textId="7C010AE7" w:rsidR="001A56CE" w:rsidRDefault="001A56CE" w:rsidP="00280193">
      <w:r w:rsidRPr="007447ED">
        <w:t>Для выбора оборудования</w:t>
      </w:r>
      <w:r w:rsidRPr="00BA660D">
        <w:t xml:space="preserve"> </w:t>
      </w:r>
      <w:r>
        <w:t>на этапе формирования Заявки на ОВП</w:t>
      </w:r>
      <w:r w:rsidRPr="007447ED">
        <w:t xml:space="preserve"> </w:t>
      </w:r>
      <w:r w:rsidR="00BA51C7">
        <w:t>с</w:t>
      </w:r>
      <w:r w:rsidR="004473BE">
        <w:t>отрудник с</w:t>
      </w:r>
      <w:r w:rsidR="00BA51C7">
        <w:t xml:space="preserve"> ролью </w:t>
      </w:r>
      <w:ins w:id="1111" w:author="Zelenskaya Natalia" w:date="2021-03-12T18:56:00Z">
        <w:r w:rsidR="00C853CE" w:rsidRPr="00C853CE">
          <w:t>Заказчик ОВП ПА 2 группа</w:t>
        </w:r>
        <w:r w:rsidR="00C853CE" w:rsidRPr="00C853CE" w:rsidDel="00C853CE">
          <w:t xml:space="preserve"> </w:t>
        </w:r>
      </w:ins>
      <w:del w:id="1112" w:author="Zelenskaya Natalia" w:date="2021-03-12T18:56:00Z">
        <w:r w:rsidDel="00C853CE">
          <w:delText>Заказчик ОВП</w:delText>
        </w:r>
        <w:r w:rsidRPr="007447ED" w:rsidDel="00C853CE">
          <w:delText xml:space="preserve"> УО </w:delText>
        </w:r>
      </w:del>
      <w:r w:rsidRPr="007447ED">
        <w:t xml:space="preserve">через транзакции «MM03 – Просмотр материала» проверяет наличие записей в справочнике ЕК МТР и при их отсутствии направляет заявку на создание записи ОЗМ в КСУ НСИ (в рамках процесса ПП-12.07.01-ERP Управление данными НСИ). В заявке необходимо указать характеристики </w:t>
      </w:r>
      <w:r>
        <w:t xml:space="preserve">нового </w:t>
      </w:r>
      <w:r w:rsidRPr="007447ED">
        <w:t>оборудования.</w:t>
      </w:r>
    </w:p>
    <w:p w14:paraId="6FCC110B" w14:textId="77777777" w:rsidR="00463C34" w:rsidRDefault="001A56CE" w:rsidP="00344F6A">
      <w:r>
        <w:t>При необходимости может быть создан</w:t>
      </w:r>
      <w:r w:rsidR="00463C34">
        <w:t>а ЕК МТР для целей планирования – обобщённая запись ЕК МТР.</w:t>
      </w:r>
    </w:p>
    <w:p w14:paraId="092E0DFD" w14:textId="423AE45F" w:rsidR="00BA660D" w:rsidRDefault="00BA660D" w:rsidP="00344F6A">
      <w:pPr>
        <w:pStyle w:val="4"/>
      </w:pPr>
      <w:r w:rsidRPr="007447ED">
        <w:t xml:space="preserve">Шаг процесса </w:t>
      </w:r>
      <w:r>
        <w:t>8</w:t>
      </w:r>
      <w:r w:rsidRPr="007447ED">
        <w:t>0.</w:t>
      </w:r>
      <w:r>
        <w:t>2</w:t>
      </w:r>
      <w:r w:rsidRPr="007447ED">
        <w:t xml:space="preserve"> – </w:t>
      </w:r>
      <w:r w:rsidR="000E621A" w:rsidRPr="001A56CE">
        <w:t>Формирования заявки на ОВП</w:t>
      </w:r>
    </w:p>
    <w:p w14:paraId="3CB96720" w14:textId="7599C2E5" w:rsidR="00EF299F" w:rsidRDefault="00F02ACB" w:rsidP="00344F6A">
      <w:pPr>
        <w:rPr>
          <w:rStyle w:val="10TableContent1CharChar"/>
          <w:lang w:val="ru-RU"/>
        </w:rPr>
      </w:pPr>
      <w:r w:rsidRPr="00F02ACB">
        <w:rPr>
          <w:rStyle w:val="10TableContent1CharChar"/>
          <w:lang w:val="ru-RU"/>
        </w:rPr>
        <w:t xml:space="preserve">В случае если </w:t>
      </w:r>
      <w:r>
        <w:rPr>
          <w:rStyle w:val="10TableContent1CharChar"/>
          <w:lang w:val="ru-RU"/>
        </w:rPr>
        <w:t>Центром компетенции</w:t>
      </w:r>
      <w:r w:rsidRPr="00F02ACB">
        <w:rPr>
          <w:rStyle w:val="10TableContent1CharChar"/>
          <w:lang w:val="ru-RU"/>
        </w:rPr>
        <w:t xml:space="preserve"> УО прин</w:t>
      </w:r>
      <w:r>
        <w:rPr>
          <w:rStyle w:val="10TableContent1CharChar"/>
          <w:lang w:val="ru-RU"/>
        </w:rPr>
        <w:t>ято решение о реализации инициа</w:t>
      </w:r>
      <w:r w:rsidRPr="00F02ACB">
        <w:rPr>
          <w:rStyle w:val="10TableContent1CharChar"/>
          <w:lang w:val="ru-RU"/>
        </w:rPr>
        <w:t xml:space="preserve">тивы </w:t>
      </w:r>
      <w:r>
        <w:rPr>
          <w:rStyle w:val="10TableContent1CharChar"/>
          <w:lang w:val="ru-RU"/>
        </w:rPr>
        <w:t>как закупка нового оборудования</w:t>
      </w:r>
      <w:r w:rsidRPr="00F02ACB">
        <w:rPr>
          <w:rStyle w:val="10TableContent1CharChar"/>
          <w:lang w:val="ru-RU"/>
        </w:rPr>
        <w:t xml:space="preserve"> ответственный специалист с ролью </w:t>
      </w:r>
      <w:ins w:id="1113" w:author="Zelenskaya Natalia" w:date="2021-03-12T18:56:00Z">
        <w:r w:rsidR="00C853CE" w:rsidRPr="00C853CE">
          <w:rPr>
            <w:rStyle w:val="10TableContent1CharChar"/>
            <w:lang w:val="ru-RU"/>
          </w:rPr>
          <w:t>Заказчик ОВП ПА 2 группа</w:t>
        </w:r>
        <w:r w:rsidR="00C853CE" w:rsidRPr="00C853CE" w:rsidDel="00C853CE">
          <w:rPr>
            <w:rStyle w:val="10TableContent1CharChar"/>
            <w:lang w:val="ru-RU"/>
          </w:rPr>
          <w:t xml:space="preserve"> </w:t>
        </w:r>
      </w:ins>
      <w:del w:id="1114" w:author="Zelenskaya Natalia" w:date="2021-03-12T18:56:00Z">
        <w:r w:rsidDel="00C853CE">
          <w:rPr>
            <w:rStyle w:val="10TableContent1CharChar"/>
            <w:lang w:val="ru-RU"/>
          </w:rPr>
          <w:delText>Заказчик ОВП</w:delText>
        </w:r>
        <w:r w:rsidRPr="00F02ACB" w:rsidDel="00C853CE">
          <w:rPr>
            <w:rStyle w:val="10TableContent1CharChar"/>
            <w:lang w:val="ru-RU"/>
          </w:rPr>
          <w:delText xml:space="preserve"> УО</w:delText>
        </w:r>
        <w:r w:rsidR="009056C5" w:rsidDel="00C853CE">
          <w:rPr>
            <w:rStyle w:val="10TableContent1CharChar"/>
            <w:lang w:val="ru-RU"/>
          </w:rPr>
          <w:delText xml:space="preserve"> </w:delText>
        </w:r>
      </w:del>
      <w:r w:rsidR="009056C5">
        <w:rPr>
          <w:rStyle w:val="10TableContent1CharChar"/>
          <w:lang w:val="ru-RU"/>
        </w:rPr>
        <w:t>в транзак</w:t>
      </w:r>
      <w:r w:rsidR="009056C5" w:rsidRPr="00F02ACB">
        <w:rPr>
          <w:rStyle w:val="10TableContent1CharChar"/>
          <w:lang w:val="ru-RU"/>
        </w:rPr>
        <w:t xml:space="preserve">ции «АРМ Планировщика ОВП» </w:t>
      </w:r>
      <w:r w:rsidRPr="00F02ACB">
        <w:rPr>
          <w:rStyle w:val="10TableContent1CharChar"/>
          <w:lang w:val="ru-RU"/>
        </w:rPr>
        <w:t>со</w:t>
      </w:r>
      <w:r>
        <w:rPr>
          <w:rStyle w:val="10TableContent1CharChar"/>
          <w:lang w:val="ru-RU"/>
        </w:rPr>
        <w:t xml:space="preserve">здает Заявку на ОВП с </w:t>
      </w:r>
      <w:r w:rsidR="009056C5">
        <w:rPr>
          <w:rStyle w:val="10TableContent1CharChar"/>
          <w:lang w:val="ru-RU"/>
        </w:rPr>
        <w:t>профилем «</w:t>
      </w:r>
      <w:r w:rsidR="009056C5" w:rsidRPr="009056C5">
        <w:rPr>
          <w:rStyle w:val="10TableContent1CharChar"/>
          <w:lang w:val="ru-RU"/>
        </w:rPr>
        <w:t>P00310</w:t>
      </w:r>
      <w:r w:rsidR="009056C5">
        <w:rPr>
          <w:rStyle w:val="10TableContent1CharChar"/>
          <w:lang w:val="ru-RU"/>
        </w:rPr>
        <w:t xml:space="preserve"> - </w:t>
      </w:r>
      <w:r w:rsidR="009056C5" w:rsidRPr="009056C5">
        <w:rPr>
          <w:rStyle w:val="10TableContent1CharChar"/>
          <w:lang w:val="ru-RU"/>
        </w:rPr>
        <w:t>Произв Актив ОВП (</w:t>
      </w:r>
      <w:del w:id="1115" w:author="Zelenskaya Natalia" w:date="2021-04-05T17:26:00Z">
        <w:r w:rsidR="009056C5" w:rsidRPr="009056C5" w:rsidDel="00F83646">
          <w:rPr>
            <w:rStyle w:val="10TableContent1CharChar"/>
            <w:lang w:val="ru-RU"/>
          </w:rPr>
          <w:delText>ОВСС/ОВИЗ</w:delText>
        </w:r>
      </w:del>
      <w:ins w:id="1116" w:author="Zelenskaya Natalia" w:date="2021-04-05T17:26:00Z">
        <w:r w:rsidR="00F83646">
          <w:rPr>
            <w:rStyle w:val="10TableContent1CharChar"/>
            <w:lang w:val="ru-RU"/>
          </w:rPr>
          <w:t>1 и 2 групп</w:t>
        </w:r>
        <w:r w:rsidR="00AC4DF0">
          <w:rPr>
            <w:rStyle w:val="10TableContent1CharChar"/>
            <w:lang w:val="ru-RU"/>
          </w:rPr>
          <w:t>ы</w:t>
        </w:r>
      </w:ins>
      <w:r w:rsidR="009056C5" w:rsidRPr="009056C5">
        <w:rPr>
          <w:rStyle w:val="10TableContent1CharChar"/>
          <w:lang w:val="ru-RU"/>
        </w:rPr>
        <w:t>)</w:t>
      </w:r>
      <w:r w:rsidR="009056C5">
        <w:rPr>
          <w:rStyle w:val="10TableContent1CharChar"/>
          <w:lang w:val="ru-RU"/>
        </w:rPr>
        <w:t>» вида</w:t>
      </w:r>
      <w:r>
        <w:rPr>
          <w:rStyle w:val="10TableContent1CharChar"/>
          <w:lang w:val="ru-RU"/>
        </w:rPr>
        <w:t xml:space="preserve"> «P3</w:t>
      </w:r>
      <w:ins w:id="1117" w:author="Zelenskaya Natalia" w:date="2021-03-12T18:56:00Z">
        <w:r w:rsidR="00C853CE">
          <w:rPr>
            <w:rStyle w:val="10TableContent1CharChar"/>
            <w:lang w:val="ru-RU"/>
          </w:rPr>
          <w:t>2</w:t>
        </w:r>
      </w:ins>
      <w:del w:id="1118" w:author="Zelenskaya Natalia" w:date="2021-03-12T18:56:00Z">
        <w:r w:rsidDel="00C853CE">
          <w:rPr>
            <w:rStyle w:val="10TableContent1CharChar"/>
            <w:lang w:val="ru-RU"/>
          </w:rPr>
          <w:delText>1</w:delText>
        </w:r>
      </w:del>
      <w:r w:rsidRPr="00F02ACB">
        <w:rPr>
          <w:rStyle w:val="10TableContent1CharChar"/>
          <w:lang w:val="ru-RU"/>
        </w:rPr>
        <w:t>0 - Про</w:t>
      </w:r>
      <w:r>
        <w:rPr>
          <w:rStyle w:val="10TableContent1CharChar"/>
          <w:lang w:val="ru-RU"/>
        </w:rPr>
        <w:t>из Активы ОВП (</w:t>
      </w:r>
      <w:del w:id="1119" w:author="Zelenskaya Natalia" w:date="2021-04-05T17:26:00Z">
        <w:r w:rsidDel="00F83646">
          <w:rPr>
            <w:rStyle w:val="10TableContent1CharChar"/>
            <w:lang w:val="ru-RU"/>
          </w:rPr>
          <w:delText>ОВСС</w:delText>
        </w:r>
      </w:del>
      <w:ins w:id="1120" w:author="Zelenskaya Natalia" w:date="2021-04-05T17:26:00Z">
        <w:r w:rsidR="00F83646">
          <w:rPr>
            <w:rStyle w:val="10TableContent1CharChar"/>
            <w:lang w:val="ru-RU"/>
          </w:rPr>
          <w:t>2 группа</w:t>
        </w:r>
      </w:ins>
      <w:r>
        <w:rPr>
          <w:rStyle w:val="10TableContent1CharChar"/>
          <w:lang w:val="ru-RU"/>
        </w:rPr>
        <w:t>)»</w:t>
      </w:r>
      <w:r w:rsidR="004473BE" w:rsidRPr="004473BE">
        <w:rPr>
          <w:rStyle w:val="10TableContent1CharChar"/>
          <w:lang w:val="ru-RU"/>
        </w:rPr>
        <w:t xml:space="preserve"> (</w:t>
      </w:r>
      <w:del w:id="1121" w:author="Zelenskaya Natalia" w:date="2021-03-12T15:34:00Z">
        <w:r w:rsidR="0039384F" w:rsidRPr="0039384F" w:rsidDel="0049735E">
          <w:rPr>
            <w:rStyle w:val="10TableContent1CharChar"/>
            <w:lang w:val="ru-RU"/>
          </w:rPr>
          <w:delText>PS203</w:delText>
        </w:r>
      </w:del>
      <w:ins w:id="1122" w:author="Zelenskaya Natalia" w:date="2021-03-12T15:34:00Z">
        <w:r w:rsidR="0049735E">
          <w:rPr>
            <w:rStyle w:val="10TableContent1CharChar"/>
            <w:lang w:val="ru-RU"/>
          </w:rPr>
          <w:t>PS204</w:t>
        </w:r>
      </w:ins>
      <w:r w:rsidR="0039384F" w:rsidRPr="0039384F">
        <w:rPr>
          <w:rStyle w:val="10TableContent1CharChar"/>
          <w:lang w:val="ru-RU"/>
        </w:rPr>
        <w:t>. Разработка интерфейса ведения и обработки заявок ОВП</w:t>
      </w:r>
      <w:r w:rsidR="004473BE" w:rsidRPr="004473BE">
        <w:rPr>
          <w:rStyle w:val="10TableContent1CharChar"/>
          <w:lang w:val="ru-RU"/>
        </w:rPr>
        <w:t>)</w:t>
      </w:r>
      <w:r w:rsidRPr="004473BE">
        <w:rPr>
          <w:rStyle w:val="10TableContent1CharChar"/>
          <w:lang w:val="ru-RU"/>
        </w:rPr>
        <w:t>.</w:t>
      </w:r>
      <w:r w:rsidRPr="00F02ACB">
        <w:rPr>
          <w:rStyle w:val="10TableContent1CharChar"/>
          <w:lang w:val="ru-RU"/>
        </w:rPr>
        <w:t xml:space="preserve"> </w:t>
      </w:r>
    </w:p>
    <w:p w14:paraId="45D72113" w14:textId="26BC2F34" w:rsidR="00F02ACB" w:rsidRDefault="00EF299F" w:rsidP="00344F6A">
      <w:pPr>
        <w:rPr>
          <w:ins w:id="1123" w:author="Zelenskaya Natalia" w:date="2021-03-12T19:56:00Z"/>
        </w:rPr>
      </w:pPr>
      <w:r>
        <w:rPr>
          <w:rStyle w:val="10TableContent1CharChar"/>
          <w:lang w:val="ru-RU"/>
        </w:rPr>
        <w:t xml:space="preserve">На заголовке </w:t>
      </w:r>
      <w:r w:rsidR="00BA51C7">
        <w:rPr>
          <w:rStyle w:val="10TableContent1CharChar"/>
          <w:lang w:val="ru-RU"/>
        </w:rPr>
        <w:t>Заявки на ОВП</w:t>
      </w:r>
      <w:r>
        <w:rPr>
          <w:rStyle w:val="10TableContent1CharChar"/>
          <w:lang w:val="ru-RU"/>
        </w:rPr>
        <w:t xml:space="preserve"> </w:t>
      </w:r>
      <w:ins w:id="1124" w:author="Zelenskaya Natalia" w:date="2021-03-12T19:01:00Z">
        <w:r w:rsidR="00714D6D" w:rsidRPr="00C853CE">
          <w:rPr>
            <w:rStyle w:val="10TableContent1CharChar"/>
            <w:lang w:val="ru-RU"/>
          </w:rPr>
          <w:t>Заказчик ОВП ПА 2 группа</w:t>
        </w:r>
      </w:ins>
      <w:del w:id="1125" w:author="Zelenskaya Natalia" w:date="2021-03-12T19:01:00Z">
        <w:r w:rsidDel="00714D6D">
          <w:rPr>
            <w:rStyle w:val="10TableContent1CharChar"/>
            <w:lang w:val="ru-RU"/>
          </w:rPr>
          <w:delText>Заказчик ОВП</w:delText>
        </w:r>
        <w:r w:rsidRPr="00F02ACB" w:rsidDel="00714D6D">
          <w:rPr>
            <w:rStyle w:val="10TableContent1CharChar"/>
            <w:lang w:val="ru-RU"/>
          </w:rPr>
          <w:delText xml:space="preserve"> УО</w:delText>
        </w:r>
      </w:del>
      <w:r>
        <w:rPr>
          <w:rStyle w:val="10TableContent1CharChar"/>
          <w:lang w:val="ru-RU"/>
        </w:rPr>
        <w:t xml:space="preserve"> у</w:t>
      </w:r>
      <w:r w:rsidR="00F02ACB" w:rsidRPr="00F02ACB">
        <w:rPr>
          <w:rStyle w:val="10TableContent1CharChar"/>
          <w:lang w:val="ru-RU"/>
        </w:rPr>
        <w:t>казывает Вид за</w:t>
      </w:r>
      <w:r>
        <w:rPr>
          <w:rStyle w:val="10TableContent1CharChar"/>
          <w:lang w:val="ru-RU"/>
        </w:rPr>
        <w:t>явки, Краткий текст заявки</w:t>
      </w:r>
      <w:r w:rsidR="00F02ACB" w:rsidRPr="00F02ACB">
        <w:rPr>
          <w:rStyle w:val="10TableContent1CharChar"/>
          <w:lang w:val="ru-RU"/>
        </w:rPr>
        <w:t xml:space="preserve">, Сроки заявки, </w:t>
      </w:r>
      <w:r w:rsidR="00BA51C7">
        <w:rPr>
          <w:rStyle w:val="10TableContent1CharChar"/>
          <w:lang w:val="ru-RU"/>
        </w:rPr>
        <w:t>н</w:t>
      </w:r>
      <w:r>
        <w:rPr>
          <w:rStyle w:val="10TableContent1CharChar"/>
          <w:lang w:val="ru-RU"/>
        </w:rPr>
        <w:t xml:space="preserve">а </w:t>
      </w:r>
      <w:r w:rsidR="002930B7">
        <w:rPr>
          <w:rStyle w:val="10TableContent1CharChar"/>
          <w:lang w:val="ru-RU"/>
        </w:rPr>
        <w:t>позиции</w:t>
      </w:r>
      <w:r w:rsidR="00BA51C7">
        <w:rPr>
          <w:rStyle w:val="10TableContent1CharChar"/>
          <w:lang w:val="ru-RU"/>
        </w:rPr>
        <w:t xml:space="preserve"> Заявки указывает</w:t>
      </w:r>
      <w:r w:rsidR="00F02ACB" w:rsidRPr="00F02ACB">
        <w:rPr>
          <w:rStyle w:val="10TableContent1CharChar"/>
          <w:lang w:val="ru-RU"/>
        </w:rPr>
        <w:t xml:space="preserve"> компонент </w:t>
      </w:r>
      <w:r>
        <w:rPr>
          <w:rStyle w:val="10TableContent1CharChar"/>
          <w:lang w:val="ru-RU"/>
        </w:rPr>
        <w:lastRenderedPageBreak/>
        <w:t xml:space="preserve">материала – </w:t>
      </w:r>
      <w:r w:rsidR="00F02ACB" w:rsidRPr="00F02ACB">
        <w:rPr>
          <w:rStyle w:val="10TableContent1CharChar"/>
          <w:lang w:val="ru-RU"/>
        </w:rPr>
        <w:t>оборудования</w:t>
      </w:r>
      <w:r>
        <w:rPr>
          <w:rStyle w:val="10TableContent1CharChar"/>
          <w:lang w:val="ru-RU"/>
        </w:rPr>
        <w:t xml:space="preserve"> (ЕК МТР)</w:t>
      </w:r>
      <w:r w:rsidR="00F02ACB">
        <w:rPr>
          <w:rStyle w:val="10TableContent1CharChar"/>
          <w:lang w:val="ru-RU"/>
        </w:rPr>
        <w:t>.</w:t>
      </w:r>
      <w:r w:rsidR="001E2342">
        <w:rPr>
          <w:rStyle w:val="10TableContent1CharChar"/>
          <w:lang w:val="ru-RU"/>
        </w:rPr>
        <w:t xml:space="preserve"> </w:t>
      </w:r>
      <w:r w:rsidR="001E2342">
        <w:t xml:space="preserve">В момент сохранения заявки на ОВП </w:t>
      </w:r>
      <w:del w:id="1126" w:author="Zelenskaya Natalia" w:date="2021-04-07T17:01:00Z">
        <w:r w:rsidR="001E2342" w:rsidDel="004165CB">
          <w:delText xml:space="preserve">будет </w:delText>
        </w:r>
      </w:del>
      <w:r w:rsidR="001E2342">
        <w:t>осуществля</w:t>
      </w:r>
      <w:ins w:id="1127" w:author="Zelenskaya Natalia" w:date="2021-04-07T17:02:00Z">
        <w:r w:rsidR="004165CB">
          <w:t>е</w:t>
        </w:r>
      </w:ins>
      <w:r w:rsidR="001E2342">
        <w:t>т</w:t>
      </w:r>
      <w:del w:id="1128" w:author="Zelenskaya Natalia" w:date="2021-04-07T17:01:00Z">
        <w:r w:rsidR="001E2342" w:rsidDel="004165CB">
          <w:delText>ь</w:delText>
        </w:r>
      </w:del>
      <w:r w:rsidR="001E2342">
        <w:t xml:space="preserve">ся проверка </w:t>
      </w:r>
      <w:r w:rsidR="001E2342" w:rsidRPr="00F23A4F">
        <w:rPr>
          <w:szCs w:val="23"/>
        </w:rPr>
        <w:t xml:space="preserve">запрет заявления компонентов в рамках </w:t>
      </w:r>
      <w:r w:rsidR="001E2342">
        <w:rPr>
          <w:szCs w:val="23"/>
        </w:rPr>
        <w:t xml:space="preserve">мероприятий </w:t>
      </w:r>
      <w:r w:rsidR="001E2342" w:rsidRPr="00F23A4F">
        <w:rPr>
          <w:szCs w:val="23"/>
        </w:rPr>
        <w:t>ОВП</w:t>
      </w:r>
      <w:r w:rsidR="001E2342">
        <w:rPr>
          <w:szCs w:val="23"/>
        </w:rPr>
        <w:t xml:space="preserve"> </w:t>
      </w:r>
      <w:r w:rsidR="001E2342">
        <w:t>(</w:t>
      </w:r>
      <w:del w:id="1129" w:author="Zelenskaya Natalia" w:date="2021-03-12T15:34:00Z">
        <w:r w:rsidR="001E2342" w:rsidRPr="0039384F" w:rsidDel="0049735E">
          <w:delText>PS203</w:delText>
        </w:r>
      </w:del>
      <w:ins w:id="1130" w:author="Zelenskaya Natalia" w:date="2021-03-12T15:34:00Z">
        <w:r w:rsidR="0049735E">
          <w:t>PS204</w:t>
        </w:r>
      </w:ins>
      <w:r w:rsidR="001E2342" w:rsidRPr="0039384F">
        <w:t>. Разработка интерфейса ведения и обработки заявок ОВП</w:t>
      </w:r>
      <w:r w:rsidR="001E2342" w:rsidRPr="009C0945">
        <w:t>)</w:t>
      </w:r>
      <w:r w:rsidR="001E2342" w:rsidRPr="007447ED">
        <w:t>.</w:t>
      </w:r>
    </w:p>
    <w:p w14:paraId="45C633CA" w14:textId="432AF943" w:rsidR="00460FA2" w:rsidRDefault="00460FA2" w:rsidP="00460FA2">
      <w:pPr>
        <w:rPr>
          <w:ins w:id="1131" w:author="Zelenskaya Natalia" w:date="2021-03-12T19:56:00Z"/>
        </w:rPr>
      </w:pPr>
      <w:ins w:id="1132" w:author="Zelenskaya Natalia" w:date="2021-03-12T19:56:00Z">
        <w:r>
          <w:t xml:space="preserve">В случае если необходимо вовлечение НВИ на заголовке Заявки на ОВП указывается индикатор «Вовлечение НВИ», что </w:t>
        </w:r>
      </w:ins>
      <w:ins w:id="1133" w:author="Zelenskaya Natalia" w:date="2021-03-12T19:57:00Z">
        <w:r>
          <w:t>влечет</w:t>
        </w:r>
      </w:ins>
      <w:ins w:id="1134" w:author="Zelenskaya Natalia" w:date="2021-03-12T19:56:00Z">
        <w:r>
          <w:t xml:space="preserve"> за собой уменьшение шагов согласования.</w:t>
        </w:r>
      </w:ins>
      <w:ins w:id="1135" w:author="Zelenskaya Natalia" w:date="2021-03-12T19:58:00Z">
        <w:r>
          <w:t xml:space="preserve"> Более подробно описано в п. </w:t>
        </w:r>
      </w:ins>
      <w:ins w:id="1136" w:author="Zelenskaya Natalia" w:date="2021-03-12T19:59:00Z">
        <w:r>
          <w:fldChar w:fldCharType="begin"/>
        </w:r>
        <w:r>
          <w:instrText xml:space="preserve"> REF _Ref66471577 \r \h </w:instrText>
        </w:r>
      </w:ins>
      <w:r>
        <w:fldChar w:fldCharType="separate"/>
      </w:r>
      <w:ins w:id="1137" w:author="Zelenskaya Natalia" w:date="2021-03-12T20:36:00Z">
        <w:r w:rsidR="00377EC5">
          <w:t>5.2.3.13</w:t>
        </w:r>
      </w:ins>
      <w:ins w:id="1138" w:author="Zelenskaya Natalia" w:date="2021-03-12T19:59:00Z">
        <w:r>
          <w:fldChar w:fldCharType="end"/>
        </w:r>
        <w:r>
          <w:t>.</w:t>
        </w:r>
      </w:ins>
    </w:p>
    <w:p w14:paraId="5151CF14" w14:textId="5FBDA15A" w:rsidR="00460FA2" w:rsidRDefault="00460FA2" w:rsidP="00460FA2">
      <w:pPr>
        <w:rPr>
          <w:rStyle w:val="10TableContent1CharChar"/>
          <w:lang w:val="ru-RU"/>
        </w:rPr>
      </w:pPr>
      <w:ins w:id="1139" w:author="Zelenskaya Natalia" w:date="2021-03-12T19:56:00Z">
        <w:r>
          <w:t>В случае если для производственного актива не предполагается создание Единицы оборудования и Производственного ресурса, то на заголовке Заявки на ОВП указывается индикатор «Закупка инвентаря».</w:t>
        </w:r>
      </w:ins>
    </w:p>
    <w:p w14:paraId="7567C4B9" w14:textId="408AA66D" w:rsidR="00F02ACB" w:rsidRPr="00F75AE1" w:rsidRDefault="00F02ACB" w:rsidP="00460FA2">
      <w:pPr>
        <w:rPr>
          <w:rStyle w:val="10TableContent1CharChar"/>
          <w:lang w:val="ru-RU"/>
        </w:rPr>
      </w:pPr>
      <w:r w:rsidRPr="007447ED">
        <w:t>Заявка на ОВП создает с пользовательским статусом «Инициатива» (ИНИЦ). Полный набор и описание пользовательских статусов проекта приведено в п. 5.10 Особенности технической реализации</w:t>
      </w:r>
      <w:r w:rsidR="00F75AE1" w:rsidRPr="00F75AE1">
        <w:t>.</w:t>
      </w:r>
    </w:p>
    <w:p w14:paraId="2B95AF5A" w14:textId="15A10D74" w:rsidR="00F02ACB" w:rsidRDefault="00F75AE1" w:rsidP="00344F6A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>Заполнение атрибутов сетевого графика и опер</w:t>
      </w:r>
      <w:r w:rsidR="00F05C9F">
        <w:rPr>
          <w:rStyle w:val="10TableContent1CharChar"/>
          <w:lang w:val="ru-RU"/>
        </w:rPr>
        <w:t>ации сетевого графика аналогично</w:t>
      </w:r>
      <w:r>
        <w:rPr>
          <w:rStyle w:val="10TableContent1CharChar"/>
          <w:lang w:val="ru-RU"/>
        </w:rPr>
        <w:t xml:space="preserve"> шагу 70.1 в п. </w:t>
      </w:r>
      <w:r>
        <w:rPr>
          <w:rStyle w:val="10TableContent1CharChar"/>
          <w:lang w:val="ru-RU"/>
        </w:rPr>
        <w:fldChar w:fldCharType="begin"/>
      </w:r>
      <w:r>
        <w:rPr>
          <w:rStyle w:val="10TableContent1CharChar"/>
          <w:lang w:val="ru-RU"/>
        </w:rPr>
        <w:instrText xml:space="preserve"> REF _Ref37763706 \n \h </w:instrText>
      </w:r>
      <w:r>
        <w:rPr>
          <w:rStyle w:val="10TableContent1CharChar"/>
          <w:lang w:val="ru-RU"/>
        </w:rPr>
      </w:r>
      <w:r>
        <w:rPr>
          <w:rStyle w:val="10TableContent1CharChar"/>
          <w:lang w:val="ru-RU"/>
        </w:rPr>
        <w:fldChar w:fldCharType="separate"/>
      </w:r>
      <w:r w:rsidR="00377EC5">
        <w:rPr>
          <w:rStyle w:val="10TableContent1CharChar"/>
          <w:lang w:val="ru-RU"/>
        </w:rPr>
        <w:t>5.2.1.9</w:t>
      </w:r>
      <w:r>
        <w:rPr>
          <w:rStyle w:val="10TableContent1CharChar"/>
          <w:lang w:val="ru-RU"/>
        </w:rPr>
        <w:fldChar w:fldCharType="end"/>
      </w:r>
      <w:r w:rsidR="00F05C9F">
        <w:rPr>
          <w:rStyle w:val="10TableContent1CharChar"/>
          <w:lang w:val="ru-RU"/>
        </w:rPr>
        <w:t>.</w:t>
      </w:r>
    </w:p>
    <w:p w14:paraId="56C5D71D" w14:textId="3F42C879" w:rsidR="00EF299F" w:rsidRPr="00F75AE1" w:rsidRDefault="009A63E8" w:rsidP="00344F6A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>После формирования Заявка на ОВП передается на согласование ответственному специалисту ПТО подразделения УО.</w:t>
      </w:r>
    </w:p>
    <w:p w14:paraId="5C32AEC5" w14:textId="33871C0E" w:rsidR="000066C6" w:rsidRPr="007447ED" w:rsidRDefault="000066C6" w:rsidP="00344F6A">
      <w:pPr>
        <w:pStyle w:val="4"/>
      </w:pPr>
      <w:r w:rsidRPr="007447ED">
        <w:t xml:space="preserve">Шаг процесса </w:t>
      </w:r>
      <w:r w:rsidR="00C51941">
        <w:t>9</w:t>
      </w:r>
      <w:r w:rsidRPr="007447ED">
        <w:t>0.</w:t>
      </w:r>
      <w:r>
        <w:t>2</w:t>
      </w:r>
      <w:r w:rsidRPr="007447ED">
        <w:t xml:space="preserve"> – </w:t>
      </w:r>
      <w:r w:rsidR="00EF299F" w:rsidRPr="00EF299F">
        <w:t>Согласование заявки на ОВП ПТО подразделения</w:t>
      </w:r>
    </w:p>
    <w:p w14:paraId="13A22861" w14:textId="7038817D" w:rsidR="00F02ACB" w:rsidRDefault="009A63E8" w:rsidP="00344F6A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>Сформированная заявка проверяется ответственном</w:t>
      </w:r>
      <w:r w:rsidR="00225661">
        <w:rPr>
          <w:rStyle w:val="10TableContent1CharChar"/>
          <w:lang w:val="ru-RU"/>
        </w:rPr>
        <w:t xml:space="preserve"> </w:t>
      </w:r>
      <w:del w:id="1140" w:author="Zelenskaya Natalia" w:date="2021-04-02T15:03:00Z">
        <w:r w:rsidR="00225661" w:rsidDel="00502633">
          <w:rPr>
            <w:rStyle w:val="10TableContent1CharChar"/>
            <w:lang w:val="ru-RU"/>
          </w:rPr>
          <w:delText xml:space="preserve">Специалистом </w:delText>
        </w:r>
      </w:del>
      <w:ins w:id="1141" w:author="Zelenskaya Natalia" w:date="2021-04-02T15:03:00Z">
        <w:r w:rsidR="00502633">
          <w:rPr>
            <w:rStyle w:val="10TableContent1CharChar"/>
            <w:lang w:val="ru-RU"/>
          </w:rPr>
          <w:t xml:space="preserve">Согласующий </w:t>
        </w:r>
      </w:ins>
      <w:r w:rsidR="00225661">
        <w:rPr>
          <w:rStyle w:val="10TableContent1CharChar"/>
          <w:lang w:val="ru-RU"/>
        </w:rPr>
        <w:t>ПТО подразделения УО</w:t>
      </w:r>
      <w:r>
        <w:rPr>
          <w:rStyle w:val="10TableContent1CharChar"/>
          <w:lang w:val="ru-RU"/>
        </w:rPr>
        <w:t xml:space="preserve"> на </w:t>
      </w:r>
      <w:r w:rsidRPr="009A63E8">
        <w:rPr>
          <w:rStyle w:val="10TableContent1CharChar"/>
          <w:lang w:val="ru-RU"/>
        </w:rPr>
        <w:t>соответствия ЕКП и балансировочному расчету</w:t>
      </w:r>
      <w:r>
        <w:rPr>
          <w:rStyle w:val="10TableContent1CharChar"/>
          <w:lang w:val="ru-RU"/>
        </w:rPr>
        <w:t xml:space="preserve">. </w:t>
      </w:r>
    </w:p>
    <w:p w14:paraId="1FC3DF62" w14:textId="42649440" w:rsidR="00F02ACB" w:rsidRDefault="00225661" w:rsidP="00344F6A">
      <w:pPr>
        <w:rPr>
          <w:ins w:id="1142" w:author="Zelenskaya Natalia" w:date="2021-03-12T19:00:00Z"/>
          <w:rStyle w:val="10TableContent1CharChar"/>
          <w:lang w:val="ru-RU"/>
        </w:rPr>
      </w:pPr>
      <w:r>
        <w:rPr>
          <w:rStyle w:val="10TableContent1CharChar"/>
          <w:lang w:val="ru-RU"/>
        </w:rPr>
        <w:t xml:space="preserve">В случае соответствия </w:t>
      </w:r>
      <w:ins w:id="1143" w:author="Zelenskaya Natalia" w:date="2021-04-02T15:03:00Z">
        <w:r w:rsidR="00502633">
          <w:rPr>
            <w:rStyle w:val="10TableContent1CharChar"/>
            <w:lang w:val="ru-RU"/>
          </w:rPr>
          <w:t xml:space="preserve">Согласующий </w:t>
        </w:r>
      </w:ins>
      <w:del w:id="1144" w:author="Zelenskaya Natalia" w:date="2021-04-02T15:03:00Z">
        <w:r w:rsidDel="00502633">
          <w:rPr>
            <w:rStyle w:val="10TableContent1CharChar"/>
            <w:lang w:val="ru-RU"/>
          </w:rPr>
          <w:delText xml:space="preserve">Специалист </w:delText>
        </w:r>
      </w:del>
      <w:r>
        <w:rPr>
          <w:rStyle w:val="10TableContent1CharChar"/>
          <w:lang w:val="ru-RU"/>
        </w:rPr>
        <w:t>ПТО подразделения УО через транзакцию «АРМ Планировщика ОВП» устанавливает пользовательский статус «СПТО – Согласовано ПТО».</w:t>
      </w:r>
    </w:p>
    <w:p w14:paraId="25CE8E07" w14:textId="0834251A" w:rsidR="00C853CE" w:rsidRDefault="00C1597B" w:rsidP="00344F6A">
      <w:pPr>
        <w:rPr>
          <w:rStyle w:val="10TableContent1CharChar"/>
          <w:lang w:val="ru-RU"/>
        </w:rPr>
      </w:pPr>
      <w:ins w:id="1145" w:author="Zelenskaya Natalia" w:date="2021-03-12T20:15:00Z">
        <w:r>
          <w:t xml:space="preserve">В случае </w:t>
        </w:r>
      </w:ins>
      <w:ins w:id="1146" w:author="Zelenskaya Natalia" w:date="2021-03-12T20:16:00Z">
        <w:r>
          <w:t>согласования</w:t>
        </w:r>
      </w:ins>
      <w:ins w:id="1147" w:author="Zelenskaya Natalia" w:date="2021-03-12T20:15:00Z">
        <w:r>
          <w:t xml:space="preserve"> Заявки на ОВП </w:t>
        </w:r>
      </w:ins>
      <w:ins w:id="1148" w:author="Zelenskaya Natalia" w:date="2021-04-02T15:03:00Z">
        <w:r w:rsidR="00502633">
          <w:rPr>
            <w:rStyle w:val="10TableContent1CharChar"/>
            <w:lang w:val="ru-RU"/>
          </w:rPr>
          <w:t xml:space="preserve">Согласующим </w:t>
        </w:r>
      </w:ins>
      <w:ins w:id="1149" w:author="Zelenskaya Natalia" w:date="2021-03-12T20:15:00Z">
        <w:r>
          <w:t xml:space="preserve">ПТО подразделения УО автоматически создается производственный ресурс и </w:t>
        </w:r>
      </w:ins>
      <w:ins w:id="1150" w:author="Zelenskaya Natalia" w:date="2021-03-12T19:00:00Z">
        <w:r w:rsidR="00C853CE" w:rsidRPr="001C72C4">
          <w:t xml:space="preserve">передается в </w:t>
        </w:r>
        <w:r w:rsidR="00C853CE">
          <w:t>процессы</w:t>
        </w:r>
        <w:r w:rsidR="00C853CE" w:rsidRPr="001C72C4">
          <w:t xml:space="preserve"> «УП-03.03.05.01-ERP Ведение производственных мощностей основного и вспомогательного производства»</w:t>
        </w:r>
        <w:r w:rsidR="00C853CE">
          <w:t>.</w:t>
        </w:r>
        <w:r w:rsidR="00C853CE" w:rsidRPr="001C72C4">
          <w:t xml:space="preserve"> </w:t>
        </w:r>
        <w:r w:rsidR="00C853CE" w:rsidRPr="00E849BA">
          <w:t>После создания производственный ресурс должен автоматически учитываться при дальнейших расчетах на всех горизонтах планирования</w:t>
        </w:r>
        <w:r w:rsidR="00C853CE">
          <w:t xml:space="preserve">. Более подробно описано в КД </w:t>
        </w:r>
        <w:r w:rsidR="00C853CE" w:rsidRPr="001E2342">
          <w:t>ERP.</w:t>
        </w:r>
      </w:ins>
      <w:ins w:id="1151" w:author="Zelenskaya Natalia" w:date="2021-03-12T21:08:00Z">
        <w:r w:rsidR="00BC5F83">
          <w:t>13</w:t>
        </w:r>
      </w:ins>
      <w:ins w:id="1152" w:author="Zelenskaya Natalia" w:date="2021-03-12T19:00:00Z">
        <w:r w:rsidR="00502633">
          <w:t>.</w:t>
        </w:r>
      </w:ins>
      <w:ins w:id="1153" w:author="Zelenskaya Natalia" w:date="2021-04-02T15:08:00Z">
        <w:r w:rsidR="00502633">
          <w:t>9.2.</w:t>
        </w:r>
      </w:ins>
      <w:ins w:id="1154" w:author="Zelenskaya Natalia" w:date="2021-03-12T19:00:00Z">
        <w:r w:rsidR="00C853CE" w:rsidRPr="001E2342">
          <w:t>8_PP_КД Ведение основных данных по направлению Производство</w:t>
        </w:r>
        <w:r w:rsidR="00C853CE">
          <w:t>.</w:t>
        </w:r>
      </w:ins>
    </w:p>
    <w:p w14:paraId="523AE166" w14:textId="4FD38998" w:rsidR="00225661" w:rsidRPr="007447ED" w:rsidRDefault="00225661" w:rsidP="00460FA2">
      <w:pPr>
        <w:pStyle w:val="4"/>
      </w:pPr>
      <w:r w:rsidRPr="007447ED">
        <w:t xml:space="preserve">Шаг процесса </w:t>
      </w:r>
      <w:r>
        <w:t>10</w:t>
      </w:r>
      <w:r w:rsidRPr="007447ED">
        <w:t>0.</w:t>
      </w:r>
      <w:r>
        <w:t>2</w:t>
      </w:r>
      <w:r w:rsidRPr="007447ED">
        <w:t xml:space="preserve"> – </w:t>
      </w:r>
      <w:r>
        <w:t>Формирование технического задания</w:t>
      </w:r>
    </w:p>
    <w:p w14:paraId="403316F8" w14:textId="237216DC" w:rsidR="00225661" w:rsidRPr="007447ED" w:rsidRDefault="00225661" w:rsidP="00460FA2">
      <w:r w:rsidRPr="007447ED">
        <w:t xml:space="preserve">В случае приобретения оборудования нового специалистом с ролью </w:t>
      </w:r>
      <w:r w:rsidRPr="00225661">
        <w:t>Ответственный за сопровождение ТЗ</w:t>
      </w:r>
      <w:r>
        <w:t xml:space="preserve"> </w:t>
      </w:r>
      <w:r w:rsidR="003D22FC">
        <w:t xml:space="preserve">подготавливается </w:t>
      </w:r>
      <w:r w:rsidR="00177973">
        <w:t xml:space="preserve">Проект </w:t>
      </w:r>
      <w:r w:rsidR="003D22FC">
        <w:t>Т</w:t>
      </w:r>
      <w:r w:rsidRPr="007447ED">
        <w:t>ехническо</w:t>
      </w:r>
      <w:r w:rsidR="00177973">
        <w:t>го задания</w:t>
      </w:r>
      <w:r w:rsidRPr="007447ED">
        <w:t xml:space="preserve"> на изготовление и поставку оборудования, устанавливающее основные назначение оборудования, его технические характеристики, техник</w:t>
      </w:r>
      <w:r>
        <w:t>о-</w:t>
      </w:r>
      <w:r w:rsidRPr="007447ED">
        <w:t>экономические требования и т.д.</w:t>
      </w:r>
    </w:p>
    <w:p w14:paraId="2A6A4467" w14:textId="6E644F94" w:rsidR="00F02ACB" w:rsidRDefault="00225661" w:rsidP="00460FA2">
      <w:r w:rsidRPr="007447ED">
        <w:lastRenderedPageBreak/>
        <w:t xml:space="preserve">После разработки </w:t>
      </w:r>
      <w:r w:rsidR="00177973">
        <w:t xml:space="preserve">Проекта </w:t>
      </w:r>
      <w:r w:rsidRPr="007447ED">
        <w:t xml:space="preserve">Технического задания </w:t>
      </w:r>
      <w:r w:rsidRPr="00225661">
        <w:t>Ответственный за сопровождение ТЗ</w:t>
      </w:r>
      <w:r>
        <w:t xml:space="preserve"> </w:t>
      </w:r>
      <w:r w:rsidR="00D24B9F">
        <w:t xml:space="preserve">передает </w:t>
      </w:r>
      <w:r w:rsidR="00177973">
        <w:t>Проект ТЗ,</w:t>
      </w:r>
      <w:r w:rsidR="00D24B9F">
        <w:t xml:space="preserve"> </w:t>
      </w:r>
      <w:r w:rsidR="003F6A14">
        <w:t xml:space="preserve">документ - </w:t>
      </w:r>
      <w:r w:rsidR="003F6A14" w:rsidRPr="003F6A14">
        <w:t>обоснование ожидаемого эф</w:t>
      </w:r>
      <w:r w:rsidR="003D22FC">
        <w:t xml:space="preserve">фекта от внедрения оборудования на проверку сотруднику с ролью </w:t>
      </w:r>
      <w:ins w:id="1155" w:author="Zelenskaya Natalia" w:date="2021-04-02T15:03:00Z">
        <w:r w:rsidR="00502633">
          <w:rPr>
            <w:rStyle w:val="10TableContent1CharChar"/>
            <w:lang w:val="ru-RU"/>
          </w:rPr>
          <w:t xml:space="preserve">Согласующий </w:t>
        </w:r>
      </w:ins>
      <w:del w:id="1156" w:author="Zelenskaya Natalia" w:date="2021-04-02T15:03:00Z">
        <w:r w:rsidR="003D22FC" w:rsidDel="00502633">
          <w:delText xml:space="preserve">Специалист </w:delText>
        </w:r>
      </w:del>
      <w:r w:rsidR="003D22FC">
        <w:t xml:space="preserve">ПТО подразделения УО (в случае, </w:t>
      </w:r>
      <w:r w:rsidR="003D22FC" w:rsidRPr="003D22FC">
        <w:t>если служба ПТО не является инициатором</w:t>
      </w:r>
      <w:r w:rsidR="003D22FC">
        <w:t>)</w:t>
      </w:r>
      <w:r w:rsidR="003F6A14">
        <w:t>.</w:t>
      </w:r>
    </w:p>
    <w:p w14:paraId="54AAA024" w14:textId="5E7A5ED8" w:rsidR="003D22FC" w:rsidRDefault="003D22FC" w:rsidP="00460FA2">
      <w:pPr>
        <w:rPr>
          <w:rStyle w:val="10TableContent1CharChar"/>
          <w:lang w:val="ru-RU"/>
        </w:rPr>
      </w:pPr>
      <w:r>
        <w:t>Данный шаг выполняется вне системы.</w:t>
      </w:r>
    </w:p>
    <w:p w14:paraId="1EA8EE80" w14:textId="784F6D3D" w:rsidR="003D22FC" w:rsidRPr="007447ED" w:rsidRDefault="003D22FC" w:rsidP="00460FA2">
      <w:pPr>
        <w:pStyle w:val="4"/>
      </w:pPr>
      <w:r w:rsidRPr="007447ED">
        <w:t xml:space="preserve">Шаг процесса </w:t>
      </w:r>
      <w:r>
        <w:t>11</w:t>
      </w:r>
      <w:r w:rsidRPr="007447ED">
        <w:t>0.</w:t>
      </w:r>
      <w:r>
        <w:t>2</w:t>
      </w:r>
      <w:r w:rsidRPr="007447ED">
        <w:t xml:space="preserve"> – </w:t>
      </w:r>
      <w:r>
        <w:t>Проверка пакета документов</w:t>
      </w:r>
    </w:p>
    <w:p w14:paraId="3789ADA9" w14:textId="27ACF796" w:rsidR="00F02ACB" w:rsidRPr="00B87B0A" w:rsidRDefault="003D22FC" w:rsidP="00460FA2">
      <w:r>
        <w:rPr>
          <w:rStyle w:val="10TableContent1CharChar"/>
          <w:lang w:val="ru-RU"/>
        </w:rPr>
        <w:t xml:space="preserve">Сотрудник с ролью </w:t>
      </w:r>
      <w:ins w:id="1157" w:author="Zelenskaya Natalia" w:date="2021-04-02T15:03:00Z">
        <w:r w:rsidR="00502633">
          <w:rPr>
            <w:rStyle w:val="10TableContent1CharChar"/>
            <w:lang w:val="ru-RU"/>
          </w:rPr>
          <w:t xml:space="preserve">Согласующий </w:t>
        </w:r>
      </w:ins>
      <w:del w:id="1158" w:author="Zelenskaya Natalia" w:date="2021-04-02T15:03:00Z">
        <w:r w:rsidDel="00502633">
          <w:delText xml:space="preserve">Специалист </w:delText>
        </w:r>
      </w:del>
      <w:r>
        <w:t xml:space="preserve">ПТО подразделения УО проверяет пакет предоставленных документов. </w:t>
      </w:r>
    </w:p>
    <w:p w14:paraId="3F9FB5F9" w14:textId="65256652" w:rsidR="003D22FC" w:rsidRDefault="003D22FC" w:rsidP="00460FA2">
      <w:pPr>
        <w:rPr>
          <w:rStyle w:val="10TableContent1CharChar"/>
          <w:lang w:val="ru-RU"/>
        </w:rPr>
      </w:pPr>
      <w:r>
        <w:t xml:space="preserve">В случае корректной подготовки пакета документов и отсутствия замечаний </w:t>
      </w:r>
      <w:ins w:id="1159" w:author="Zelenskaya Natalia" w:date="2021-04-02T15:03:00Z">
        <w:r w:rsidR="00502633">
          <w:rPr>
            <w:rStyle w:val="10TableContent1CharChar"/>
            <w:lang w:val="ru-RU"/>
          </w:rPr>
          <w:t xml:space="preserve">Согласующий </w:t>
        </w:r>
      </w:ins>
      <w:del w:id="1160" w:author="Zelenskaya Natalia" w:date="2021-04-02T15:03:00Z">
        <w:r w:rsidDel="00502633">
          <w:delText xml:space="preserve">Специалист </w:delText>
        </w:r>
      </w:del>
      <w:r>
        <w:t xml:space="preserve">ПТО подразделения УО передает </w:t>
      </w:r>
      <w:r w:rsidR="00177973">
        <w:t>Проект Технического задания Ответственному за сопровождение ТЗ для дальнейшей отправки в СЭД по маршруту согласования.</w:t>
      </w:r>
    </w:p>
    <w:p w14:paraId="55D63A49" w14:textId="29483BEE" w:rsidR="00F02ACB" w:rsidRDefault="003D22FC" w:rsidP="00460FA2">
      <w:r>
        <w:t>Данный шаг выполняется вне системы.</w:t>
      </w:r>
    </w:p>
    <w:p w14:paraId="192EF697" w14:textId="58C9DAE7" w:rsidR="00177973" w:rsidRPr="007447ED" w:rsidRDefault="00177973" w:rsidP="00460FA2">
      <w:pPr>
        <w:pStyle w:val="4"/>
      </w:pPr>
      <w:r w:rsidRPr="007447ED">
        <w:t xml:space="preserve">Шаг процесса </w:t>
      </w:r>
      <w:r>
        <w:t>12</w:t>
      </w:r>
      <w:r w:rsidRPr="007447ED">
        <w:t>0.</w:t>
      </w:r>
      <w:r>
        <w:t>2</w:t>
      </w:r>
      <w:r w:rsidRPr="007447ED">
        <w:t xml:space="preserve"> – </w:t>
      </w:r>
      <w:r w:rsidR="00555051">
        <w:t>Отправка ТЗ на согласование</w:t>
      </w:r>
      <w:r w:rsidR="00555051" w:rsidRPr="00177973">
        <w:t xml:space="preserve"> </w:t>
      </w:r>
    </w:p>
    <w:p w14:paraId="532FCFDC" w14:textId="2940E2E9" w:rsidR="00177973" w:rsidRDefault="00177973" w:rsidP="00460FA2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>Ответственный за сопровождение ТЗ инициирует согласование Проекта Технического задания в СЭД.</w:t>
      </w:r>
    </w:p>
    <w:p w14:paraId="1BA11835" w14:textId="77777777" w:rsidR="00177973" w:rsidRPr="00F02ACB" w:rsidRDefault="00177973" w:rsidP="00460FA2">
      <w:pPr>
        <w:rPr>
          <w:rStyle w:val="10TableContent1CharChar"/>
          <w:lang w:val="ru-RU"/>
        </w:rPr>
      </w:pPr>
      <w:r>
        <w:t>Данный шаг выполняется вне системы.</w:t>
      </w:r>
    </w:p>
    <w:p w14:paraId="0D9B4966" w14:textId="26180903" w:rsidR="00177973" w:rsidRDefault="00177973" w:rsidP="00344F6A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 xml:space="preserve">Шаги по согласование и утверждению аналогичны п. </w:t>
      </w:r>
      <w:r>
        <w:rPr>
          <w:rStyle w:val="10TableContent1CharChar"/>
          <w:lang w:val="ru-RU"/>
        </w:rPr>
        <w:fldChar w:fldCharType="begin"/>
      </w:r>
      <w:r>
        <w:rPr>
          <w:rStyle w:val="10TableContent1CharChar"/>
          <w:lang w:val="ru-RU"/>
        </w:rPr>
        <w:instrText xml:space="preserve"> REF _Ref37843649 \n \h  \* MERGEFORMAT </w:instrText>
      </w:r>
      <w:r>
        <w:rPr>
          <w:rStyle w:val="10TableContent1CharChar"/>
          <w:lang w:val="ru-RU"/>
        </w:rPr>
      </w:r>
      <w:r>
        <w:rPr>
          <w:rStyle w:val="10TableContent1CharChar"/>
          <w:lang w:val="ru-RU"/>
        </w:rPr>
        <w:fldChar w:fldCharType="separate"/>
      </w:r>
      <w:r w:rsidR="00377EC5">
        <w:rPr>
          <w:rStyle w:val="10TableContent1CharChar"/>
          <w:lang w:val="ru-RU"/>
        </w:rPr>
        <w:t>5.2.1.11</w:t>
      </w:r>
      <w:r>
        <w:rPr>
          <w:rStyle w:val="10TableContent1CharChar"/>
          <w:lang w:val="ru-RU"/>
        </w:rPr>
        <w:fldChar w:fldCharType="end"/>
      </w:r>
      <w:r>
        <w:rPr>
          <w:rStyle w:val="10TableContent1CharChar"/>
          <w:lang w:val="ru-RU"/>
        </w:rPr>
        <w:t xml:space="preserve"> </w:t>
      </w:r>
      <w:r>
        <w:rPr>
          <w:rStyle w:val="10TableContent1CharChar"/>
          <w:lang w:val="ru-RU"/>
        </w:rPr>
        <w:fldChar w:fldCharType="begin"/>
      </w:r>
      <w:r>
        <w:rPr>
          <w:rStyle w:val="10TableContent1CharChar"/>
          <w:lang w:val="ru-RU"/>
        </w:rPr>
        <w:instrText xml:space="preserve"> REF _Ref37843649 \h  \* MERGEFORMAT </w:instrText>
      </w:r>
      <w:r>
        <w:rPr>
          <w:rStyle w:val="10TableContent1CharChar"/>
          <w:lang w:val="ru-RU"/>
        </w:rPr>
      </w:r>
      <w:r>
        <w:rPr>
          <w:rStyle w:val="10TableContent1CharChar"/>
          <w:lang w:val="ru-RU"/>
        </w:rPr>
        <w:fldChar w:fldCharType="separate"/>
      </w:r>
      <w:ins w:id="1161" w:author="Zelenskaya Natalia" w:date="2021-03-12T20:36:00Z">
        <w:r w:rsidR="00377EC5" w:rsidRPr="00377EC5">
          <w:rPr>
            <w:rStyle w:val="10TableContent1CharChar"/>
            <w:lang w:val="ru-RU"/>
            <w:rPrChange w:id="1162" w:author="Zelenskaya Natalia" w:date="2021-03-12T20:36:00Z">
              <w:rPr/>
            </w:rPrChange>
          </w:rPr>
          <w:t>Шаги процесса 101 -105 – Согласование и утверждение технического задания</w:t>
        </w:r>
      </w:ins>
      <w:del w:id="1163" w:author="Zelenskaya Natalia" w:date="2021-03-12T19:44:00Z">
        <w:r w:rsidR="00691D5A" w:rsidRPr="00691D5A" w:rsidDel="00344F6A">
          <w:rPr>
            <w:rStyle w:val="10TableContent1CharChar"/>
            <w:lang w:val="ru-RU"/>
          </w:rPr>
          <w:delText>Шаги процесса 101 -105 – Согласование и утверждения технического задания</w:delText>
        </w:r>
      </w:del>
      <w:r>
        <w:rPr>
          <w:rStyle w:val="10TableContent1CharChar"/>
          <w:lang w:val="ru-RU"/>
        </w:rPr>
        <w:fldChar w:fldCharType="end"/>
      </w:r>
      <w:r>
        <w:rPr>
          <w:rStyle w:val="10TableContent1CharChar"/>
          <w:lang w:val="ru-RU"/>
        </w:rPr>
        <w:t>.</w:t>
      </w:r>
    </w:p>
    <w:p w14:paraId="1B087818" w14:textId="6D25FA28" w:rsidR="00177973" w:rsidRPr="007447ED" w:rsidRDefault="00177973" w:rsidP="00344F6A">
      <w:pPr>
        <w:pStyle w:val="4"/>
      </w:pPr>
      <w:r w:rsidRPr="007447ED">
        <w:t xml:space="preserve">Шаг процесса </w:t>
      </w:r>
      <w:r w:rsidR="00555051">
        <w:t>13</w:t>
      </w:r>
      <w:r w:rsidRPr="007447ED">
        <w:t>0.</w:t>
      </w:r>
      <w:r>
        <w:t>2</w:t>
      </w:r>
      <w:r w:rsidRPr="007447ED">
        <w:t xml:space="preserve"> – </w:t>
      </w:r>
      <w:r w:rsidR="00555051" w:rsidRPr="00177973">
        <w:t>Корректировка заявки на ОВП (приложение утвержденного ТЗ)</w:t>
      </w:r>
    </w:p>
    <w:p w14:paraId="4B58F5EE" w14:textId="6011E8FC" w:rsidR="00555051" w:rsidRDefault="00555051" w:rsidP="00344F6A">
      <w:r w:rsidRPr="007447ED">
        <w:t xml:space="preserve">После получения утвержденного Технического задания и проверки записи ЕК МТР </w:t>
      </w:r>
      <w:r w:rsidR="00B61CBF">
        <w:t xml:space="preserve">сотрудник с ролью </w:t>
      </w:r>
      <w:ins w:id="1164" w:author="Zelenskaya Natalia" w:date="2021-03-12T19:01:00Z">
        <w:r w:rsidR="00714D6D" w:rsidRPr="00C853CE">
          <w:rPr>
            <w:rStyle w:val="10TableContent1CharChar"/>
            <w:lang w:val="ru-RU"/>
          </w:rPr>
          <w:t>Заказчик ОВП ПА 2 группа</w:t>
        </w:r>
        <w:r w:rsidR="00714D6D" w:rsidDel="00714D6D">
          <w:t xml:space="preserve"> </w:t>
        </w:r>
      </w:ins>
      <w:del w:id="1165" w:author="Zelenskaya Natalia" w:date="2021-03-12T19:01:00Z">
        <w:r w:rsidR="00623003" w:rsidDel="00714D6D">
          <w:delText>Заказчик ОВП</w:delText>
        </w:r>
        <w:r w:rsidRPr="007447ED" w:rsidDel="00714D6D">
          <w:delText xml:space="preserve"> УО </w:delText>
        </w:r>
      </w:del>
      <w:r w:rsidRPr="007447ED">
        <w:t xml:space="preserve">в транзакции «АРМ Планировщика ОВП» корректирует заявку: уточняет ЕК МТР, прикладывает документацию (утвержденное Техническое задание, опросные листы, </w:t>
      </w:r>
      <w:r w:rsidR="00623003">
        <w:t>иные необходимые документы).</w:t>
      </w:r>
    </w:p>
    <w:p w14:paraId="65977F6A" w14:textId="1EE97328" w:rsidR="00623003" w:rsidRDefault="00623003" w:rsidP="00344F6A">
      <w:pPr>
        <w:rPr>
          <w:ins w:id="1166" w:author="Zelenskaya Natalia" w:date="2021-03-12T19:02:00Z"/>
        </w:rPr>
      </w:pPr>
      <w:r>
        <w:t>Атрибуты</w:t>
      </w:r>
      <w:r w:rsidR="002E4AAE">
        <w:t>,</w:t>
      </w:r>
      <w:r>
        <w:t xml:space="preserve"> заполняемые в Заявке </w:t>
      </w:r>
      <w:r w:rsidR="004E665B">
        <w:t xml:space="preserve">на </w:t>
      </w:r>
      <w:r>
        <w:t>ОВП</w:t>
      </w:r>
      <w:r w:rsidR="002E4AAE">
        <w:t>,</w:t>
      </w:r>
      <w:r>
        <w:t xml:space="preserve"> </w:t>
      </w:r>
      <w:r w:rsidR="008B6B50">
        <w:t xml:space="preserve">и действия, выполняемые сотрудником с ролью </w:t>
      </w:r>
      <w:ins w:id="1167" w:author="Zelenskaya Natalia" w:date="2021-03-12T19:02:00Z">
        <w:r w:rsidR="00714D6D" w:rsidRPr="00C853CE">
          <w:rPr>
            <w:rStyle w:val="10TableContent1CharChar"/>
            <w:lang w:val="ru-RU"/>
          </w:rPr>
          <w:t>Заказчик ОВП ПА 2 группа</w:t>
        </w:r>
      </w:ins>
      <w:del w:id="1168" w:author="Zelenskaya Natalia" w:date="2021-03-12T19:02:00Z">
        <w:r w:rsidR="008B6B50" w:rsidDel="00714D6D">
          <w:delText>Заказчик ОВП</w:delText>
        </w:r>
        <w:r w:rsidR="008B6B50" w:rsidRPr="007447ED" w:rsidDel="00714D6D">
          <w:delText xml:space="preserve"> УО</w:delText>
        </w:r>
      </w:del>
      <w:r w:rsidR="008B6B50">
        <w:t xml:space="preserve">, </w:t>
      </w:r>
      <w:r>
        <w:t xml:space="preserve">аналогичны </w:t>
      </w:r>
      <w:r>
        <w:fldChar w:fldCharType="begin"/>
      </w:r>
      <w:r>
        <w:instrText xml:space="preserve"> REF _Ref37846068 \h  \* MERGEFORMAT </w:instrText>
      </w:r>
      <w:r>
        <w:fldChar w:fldCharType="separate"/>
      </w:r>
      <w:ins w:id="1169" w:author="Zelenskaya Natalia" w:date="2021-03-12T20:36:00Z">
        <w:r w:rsidR="00377EC5" w:rsidRPr="007447ED">
          <w:t>Шаг процесса 1</w:t>
        </w:r>
        <w:r w:rsidR="00377EC5">
          <w:t>1</w:t>
        </w:r>
        <w:r w:rsidR="00377EC5" w:rsidRPr="007447ED">
          <w:t>0.1 – Корректировка заявки на ОВП</w:t>
        </w:r>
      </w:ins>
      <w:del w:id="1170" w:author="Zelenskaya Natalia" w:date="2021-03-12T19:44:00Z">
        <w:r w:rsidR="0007767E" w:rsidRPr="0007767E" w:rsidDel="00344F6A">
          <w:delText>Шаг процесса 110.1 – Корректировка заявки на ОВП</w:delText>
        </w:r>
      </w:del>
      <w:r>
        <w:fldChar w:fldCharType="end"/>
      </w:r>
      <w:r>
        <w:t>.</w:t>
      </w:r>
    </w:p>
    <w:p w14:paraId="69589A79" w14:textId="7410A40C" w:rsidR="00714D6D" w:rsidRPr="007447ED" w:rsidRDefault="00714D6D" w:rsidP="00714D6D">
      <w:pPr>
        <w:pStyle w:val="4"/>
        <w:rPr>
          <w:ins w:id="1171" w:author="Zelenskaya Natalia" w:date="2021-03-12T19:03:00Z"/>
        </w:rPr>
      </w:pPr>
      <w:ins w:id="1172" w:author="Zelenskaya Natalia" w:date="2021-03-12T19:03:00Z">
        <w:r>
          <w:lastRenderedPageBreak/>
          <w:t>Шаг процесса 14</w:t>
        </w:r>
        <w:r w:rsidRPr="007447ED">
          <w:t>0.</w:t>
        </w:r>
      </w:ins>
      <w:ins w:id="1173" w:author="Zelenskaya Natalia" w:date="2021-03-12T19:05:00Z">
        <w:r>
          <w:t>2</w:t>
        </w:r>
      </w:ins>
      <w:ins w:id="1174" w:author="Zelenskaya Natalia" w:date="2021-03-12T19:03:00Z">
        <w:r w:rsidRPr="007447ED">
          <w:t xml:space="preserve"> – Подготовка материалов для Технического Комитета БЕ для проведения оценки доступности бюджета</w:t>
        </w:r>
      </w:ins>
    </w:p>
    <w:p w14:paraId="072AF601" w14:textId="7024896A" w:rsidR="00714D6D" w:rsidRPr="007447ED" w:rsidRDefault="00714D6D" w:rsidP="00714D6D">
      <w:pPr>
        <w:rPr>
          <w:ins w:id="1175" w:author="Zelenskaya Natalia" w:date="2021-03-12T19:03:00Z"/>
          <w:rStyle w:val="10TableContent1CharChar"/>
          <w:lang w:val="ru-RU"/>
        </w:rPr>
      </w:pPr>
      <w:ins w:id="1176" w:author="Zelenskaya Natalia" w:date="2021-03-12T19:03:00Z">
        <w:r w:rsidRPr="007447ED">
          <w:rPr>
            <w:rStyle w:val="10TableContent1CharChar"/>
            <w:lang w:val="ru-RU"/>
          </w:rPr>
          <w:t xml:space="preserve">На этом шаге </w:t>
        </w:r>
        <w:r>
          <w:t>Заказчик ОВП ПА 2 группа УО</w:t>
        </w:r>
        <w:r w:rsidRPr="007447ED">
          <w:t xml:space="preserve"> дополнительно проверяет комплектность бумажной д</w:t>
        </w:r>
        <w:r>
          <w:t>окументации, прикрепление ее к З</w:t>
        </w:r>
        <w:r w:rsidRPr="007447ED">
          <w:t xml:space="preserve">аявке на ОВП, а также наличие в заявке актуальной ЕК МТР. </w:t>
        </w:r>
      </w:ins>
    </w:p>
    <w:p w14:paraId="348F1E13" w14:textId="27888D84" w:rsidR="00714D6D" w:rsidRDefault="00714D6D" w:rsidP="00714D6D">
      <w:pPr>
        <w:rPr>
          <w:ins w:id="1177" w:author="Zelenskaya Natalia" w:date="2021-03-12T16:28:00Z"/>
        </w:rPr>
      </w:pPr>
      <w:ins w:id="1178" w:author="Zelenskaya Natalia" w:date="2021-03-12T19:03:00Z">
        <w:r w:rsidRPr="007447ED">
          <w:rPr>
            <w:rStyle w:val="10TableContent1CharChar"/>
            <w:lang w:val="ru-RU"/>
          </w:rPr>
          <w:t xml:space="preserve">После проверки </w:t>
        </w:r>
        <w:r>
          <w:t>Заказчик ОВП ПА 2 группа УО</w:t>
        </w:r>
        <w:r w:rsidRPr="007447ED">
          <w:t xml:space="preserve"> в транзакции «АРМ Планировщика ОВП» </w:t>
        </w:r>
        <w:r w:rsidRPr="007447ED">
          <w:rPr>
            <w:rStyle w:val="10TableContent1CharChar"/>
            <w:lang w:val="ru-RU"/>
          </w:rPr>
          <w:t>проставляет статус «ПДМБ – Подготовка документов для оценки бюджета завершена».</w:t>
        </w:r>
      </w:ins>
    </w:p>
    <w:p w14:paraId="1BBBFC4A" w14:textId="33AD5EB9" w:rsidR="00AE4D51" w:rsidRPr="007447ED" w:rsidRDefault="00714D6D" w:rsidP="00714D6D">
      <w:pPr>
        <w:pStyle w:val="4"/>
        <w:rPr>
          <w:ins w:id="1179" w:author="Zelenskaya Natalia" w:date="2021-03-12T16:28:00Z"/>
        </w:rPr>
      </w:pPr>
      <w:ins w:id="1180" w:author="Zelenskaya Natalia" w:date="2021-03-12T16:28:00Z">
        <w:r>
          <w:t>Шаг процесса 150.</w:t>
        </w:r>
      </w:ins>
      <w:ins w:id="1181" w:author="Zelenskaya Natalia" w:date="2021-03-12T19:05:00Z">
        <w:r>
          <w:t>2</w:t>
        </w:r>
      </w:ins>
      <w:ins w:id="1182" w:author="Zelenskaya Natalia" w:date="2021-03-12T16:28:00Z">
        <w:r w:rsidR="00AE4D51" w:rsidRPr="007447ED">
          <w:t xml:space="preserve"> – Рассмотрение и принятие решения Тех. Комитетом БЕ, назначение ответственных</w:t>
        </w:r>
      </w:ins>
    </w:p>
    <w:p w14:paraId="15CA63B3" w14:textId="26EB1E06" w:rsidR="00AE4D51" w:rsidRPr="007447ED" w:rsidRDefault="00AE4D51" w:rsidP="005D2FA0">
      <w:pPr>
        <w:rPr>
          <w:ins w:id="1183" w:author="Zelenskaya Natalia" w:date="2021-03-12T16:28:00Z"/>
        </w:rPr>
      </w:pPr>
      <w:ins w:id="1184" w:author="Zelenskaya Natalia" w:date="2021-03-12T16:28:00Z">
        <w:r w:rsidRPr="007447ED">
          <w:t xml:space="preserve">На основании </w:t>
        </w:r>
        <w:r w:rsidRPr="007447ED">
          <w:rPr>
            <w:rStyle w:val="10TableContent1CharChar"/>
            <w:lang w:val="ru-RU"/>
          </w:rPr>
          <w:t>Заявок на ОВП со статусом «ПДМБ – Подготовка документов для оценки бюджета завершена»,</w:t>
        </w:r>
        <w:r w:rsidRPr="007447ED">
          <w:t xml:space="preserve"> всех обосновывающих документов, с учетом оценки рисков и финансовых ограничений на Техническом комитете принимается решение о </w:t>
        </w:r>
      </w:ins>
      <w:ins w:id="1185" w:author="Zelenskaya Natalia" w:date="2021-03-12T19:09:00Z">
        <w:r w:rsidR="00714D6D">
          <w:t xml:space="preserve">закупке нового оборудования </w:t>
        </w:r>
      </w:ins>
      <w:ins w:id="1186" w:author="Zelenskaya Natalia" w:date="2021-03-12T16:28:00Z">
        <w:r w:rsidRPr="007447ED">
          <w:t>либо Заявка на ОВП отклоняется.</w:t>
        </w:r>
      </w:ins>
    </w:p>
    <w:p w14:paraId="7804019F" w14:textId="5C823A39" w:rsidR="00AE4D51" w:rsidRDefault="00AE4D51" w:rsidP="005374B8">
      <w:pPr>
        <w:rPr>
          <w:ins w:id="1187" w:author="Zelenskaya Natalia" w:date="2021-03-12T16:27:00Z"/>
        </w:rPr>
      </w:pPr>
      <w:ins w:id="1188" w:author="Zelenskaya Natalia" w:date="2021-03-12T16:28:00Z">
        <w:r w:rsidRPr="007447ED">
          <w:t xml:space="preserve">В случае принятия решения о </w:t>
        </w:r>
      </w:ins>
      <w:ins w:id="1189" w:author="Zelenskaya Natalia" w:date="2021-03-12T19:10:00Z">
        <w:r w:rsidR="00714D6D">
          <w:t>закупке нового оборудования</w:t>
        </w:r>
        <w:r w:rsidR="00714D6D" w:rsidRPr="007447ED">
          <w:t xml:space="preserve"> </w:t>
        </w:r>
      </w:ins>
      <w:ins w:id="1190" w:author="Zelenskaya Natalia" w:date="2021-03-12T16:28:00Z">
        <w:r w:rsidRPr="007447ED">
          <w:t>на Заявке на ОВП в транзакции «АРМ Планировщика ОВП» проставляется пользовательский статус</w:t>
        </w:r>
      </w:ins>
      <w:ins w:id="1191" w:author="Zelenskaya Natalia" w:date="2021-03-12T19:10:00Z">
        <w:r w:rsidR="00280193">
          <w:t xml:space="preserve"> «ТКБЕ - </w:t>
        </w:r>
      </w:ins>
      <w:ins w:id="1192" w:author="Zelenskaya Natalia" w:date="2021-03-12T19:11:00Z">
        <w:r w:rsidR="00280193" w:rsidRPr="00280193">
          <w:t>Согласовано ТК БЕ</w:t>
        </w:r>
        <w:r w:rsidR="00280193">
          <w:t>»</w:t>
        </w:r>
      </w:ins>
      <w:ins w:id="1193" w:author="Zelenskaya Natalia" w:date="2021-03-12T16:28:00Z">
        <w:r>
          <w:t>.</w:t>
        </w:r>
      </w:ins>
    </w:p>
    <w:p w14:paraId="098B709F" w14:textId="6394D251" w:rsidR="00AE4D51" w:rsidRPr="007447ED" w:rsidRDefault="00AE4D51" w:rsidP="00280193">
      <w:pPr>
        <w:pStyle w:val="4"/>
        <w:rPr>
          <w:moveTo w:id="1194" w:author="Zelenskaya Natalia" w:date="2021-03-12T16:27:00Z"/>
        </w:rPr>
      </w:pPr>
      <w:moveToRangeStart w:id="1195" w:author="Zelenskaya Natalia" w:date="2021-03-12T16:27:00Z" w:name="move66458857"/>
      <w:moveTo w:id="1196" w:author="Zelenskaya Natalia" w:date="2021-03-12T16:27:00Z">
        <w:r w:rsidRPr="007447ED">
          <w:t xml:space="preserve">Шаг процесса </w:t>
        </w:r>
        <w:r>
          <w:t>1</w:t>
        </w:r>
      </w:moveTo>
      <w:ins w:id="1197" w:author="Zelenskaya Natalia" w:date="2021-03-12T19:26:00Z">
        <w:r w:rsidR="005D2FA0">
          <w:t>6</w:t>
        </w:r>
      </w:ins>
      <w:moveTo w:id="1198" w:author="Zelenskaya Natalia" w:date="2021-03-12T16:27:00Z">
        <w:del w:id="1199" w:author="Zelenskaya Natalia" w:date="2021-03-12T19:26:00Z">
          <w:r w:rsidDel="005D2FA0">
            <w:delText>7</w:delText>
          </w:r>
        </w:del>
        <w:r w:rsidRPr="007447ED">
          <w:t>0.</w:t>
        </w:r>
        <w:r>
          <w:t>2</w:t>
        </w:r>
        <w:r w:rsidRPr="007447ED">
          <w:t xml:space="preserve"> – </w:t>
        </w:r>
        <w:r w:rsidRPr="00453A10">
          <w:t>Создание СПП- мероприятия по закупке нового оборудования</w:t>
        </w:r>
      </w:moveTo>
    </w:p>
    <w:p w14:paraId="456C29E6" w14:textId="3473AC59" w:rsidR="00AE4D51" w:rsidRDefault="00AE4D51" w:rsidP="005D2FA0">
      <w:pPr>
        <w:rPr>
          <w:moveTo w:id="1200" w:author="Zelenskaya Natalia" w:date="2021-03-12T16:27:00Z"/>
        </w:rPr>
      </w:pPr>
      <w:moveTo w:id="1201" w:author="Zelenskaya Natalia" w:date="2021-03-12T16:27:00Z">
        <w:r w:rsidRPr="007447ED">
          <w:t xml:space="preserve">В случае </w:t>
        </w:r>
        <w:r>
          <w:t xml:space="preserve">согласования Заявки на ОВП </w:t>
        </w:r>
        <w:del w:id="1202" w:author="Zelenskaya Natalia" w:date="2021-03-12T19:24:00Z">
          <w:r w:rsidDel="005D2FA0">
            <w:delText>Инвестиционной комиссией</w:delText>
          </w:r>
          <w:r w:rsidRPr="007447ED" w:rsidDel="005D2FA0">
            <w:delText xml:space="preserve"> </w:delText>
          </w:r>
          <w:r w:rsidDel="005D2FA0">
            <w:delText>УО</w:delText>
          </w:r>
        </w:del>
      </w:moveTo>
      <w:ins w:id="1203" w:author="Zelenskaya Natalia" w:date="2021-03-12T19:24:00Z">
        <w:r w:rsidR="005D2FA0">
          <w:t>Техническом комитете</w:t>
        </w:r>
      </w:ins>
      <w:moveTo w:id="1204" w:author="Zelenskaya Natalia" w:date="2021-03-12T16:27:00Z">
        <w:r>
          <w:t xml:space="preserve"> </w:t>
        </w:r>
        <w:r w:rsidRPr="007447ED">
          <w:t xml:space="preserve">в транзакции «АРМ Планировщика ОВП» автоматически </w:t>
        </w:r>
        <w:del w:id="1205" w:author="Zelenskaya Natalia" w:date="2021-03-12T19:25:00Z">
          <w:r w:rsidRPr="007447ED" w:rsidDel="005D2FA0">
            <w:delText xml:space="preserve">или вручную </w:delText>
          </w:r>
          <w:r w:rsidDel="005D2FA0">
            <w:delText>Заказчиком ОВП</w:delText>
          </w:r>
          <w:r w:rsidRPr="007447ED" w:rsidDel="005D2FA0">
            <w:delText xml:space="preserve"> УО </w:delText>
          </w:r>
        </w:del>
        <w:r w:rsidRPr="007447ED">
          <w:t>создается СПП – элемент</w:t>
        </w:r>
        <w:r>
          <w:t xml:space="preserve"> вида</w:t>
        </w:r>
        <w:r w:rsidRPr="007447ED">
          <w:t xml:space="preserve"> «Мероприятие» </w:t>
        </w:r>
        <w:r>
          <w:t>и присваивается Заявке на ОВП</w:t>
        </w:r>
        <w:r w:rsidRPr="007447ED">
          <w:t xml:space="preserve">. </w:t>
        </w:r>
        <w:r>
          <w:t xml:space="preserve">На СПП – элементе вида «Мероприятие» </w:t>
        </w:r>
        <w:del w:id="1206" w:author="Zelenskaya Natalia" w:date="2021-03-12T19:25:00Z">
          <w:r w:rsidDel="005D2FA0">
            <w:delText>указывается плановая дата ввода в эксплуатацию заявляемого оборудования.</w:delText>
          </w:r>
        </w:del>
      </w:moveTo>
    </w:p>
    <w:p w14:paraId="619047DA" w14:textId="4D25AD80" w:rsidR="00AE4D51" w:rsidRPr="007447ED" w:rsidDel="005D2FA0" w:rsidRDefault="00AE4D51" w:rsidP="005D2FA0">
      <w:pPr>
        <w:rPr>
          <w:del w:id="1207" w:author="Zelenskaya Natalia" w:date="2021-03-12T19:25:00Z"/>
          <w:moveTo w:id="1208" w:author="Zelenskaya Natalia" w:date="2021-03-12T16:27:00Z"/>
        </w:rPr>
      </w:pPr>
      <w:moveTo w:id="1209" w:author="Zelenskaya Natalia" w:date="2021-03-12T16:27:00Z">
        <w:del w:id="1210" w:author="Zelenskaya Natalia" w:date="2021-03-12T19:25:00Z">
          <w:r w:rsidDel="005D2FA0">
            <w:rPr>
              <w:rStyle w:val="10TableContent1CharChar"/>
              <w:lang w:val="ru-RU"/>
            </w:rPr>
            <w:delText xml:space="preserve">При сохранении Заявки на ОВП с присвоенным </w:delText>
          </w:r>
          <w:r w:rsidRPr="007447ED" w:rsidDel="005D2FA0">
            <w:delText>СПП – элемент</w:delText>
          </w:r>
          <w:r w:rsidDel="005D2FA0">
            <w:delText>ом</w:delText>
          </w:r>
          <w:r w:rsidRPr="007447ED" w:rsidDel="005D2FA0">
            <w:delText xml:space="preserve"> «Мероприятие» </w:delText>
          </w:r>
          <w:r w:rsidDel="005D2FA0">
            <w:rPr>
              <w:rStyle w:val="10TableContent1CharChar"/>
              <w:lang w:val="ru-RU"/>
            </w:rPr>
            <w:delText>проверяется наличие производственного ресурса.</w:delText>
          </w:r>
        </w:del>
      </w:moveTo>
    </w:p>
    <w:p w14:paraId="7721543A" w14:textId="77777777" w:rsidR="00AE4D51" w:rsidRDefault="00AE4D51" w:rsidP="005374B8">
      <w:pPr>
        <w:rPr>
          <w:moveTo w:id="1211" w:author="Zelenskaya Natalia" w:date="2021-03-12T16:27:00Z"/>
          <w:rStyle w:val="10TableContent1CharChar"/>
          <w:lang w:val="ru-RU"/>
        </w:rPr>
      </w:pPr>
      <w:moveTo w:id="1212" w:author="Zelenskaya Natalia" w:date="2021-03-12T16:27:00Z">
        <w:r w:rsidRPr="007447ED">
          <w:t xml:space="preserve">СПП – элемент </w:t>
        </w:r>
        <w:r>
          <w:t xml:space="preserve">вида </w:t>
        </w:r>
        <w:r w:rsidRPr="007447ED">
          <w:t xml:space="preserve">«Мероприятие» </w:t>
        </w:r>
        <w:r w:rsidRPr="007447ED">
          <w:rPr>
            <w:rStyle w:val="10TableContent1CharChar"/>
            <w:lang w:val="ru-RU"/>
          </w:rPr>
          <w:t>создается</w:t>
        </w:r>
        <w:r>
          <w:rPr>
            <w:rStyle w:val="10TableContent1CharChar"/>
            <w:lang w:val="ru-RU"/>
          </w:rPr>
          <w:t xml:space="preserve"> в случае установленного</w:t>
        </w:r>
        <w:r w:rsidRPr="007447ED">
          <w:rPr>
            <w:rStyle w:val="10TableContent1CharChar"/>
            <w:lang w:val="ru-RU"/>
          </w:rPr>
          <w:t xml:space="preserve"> </w:t>
        </w:r>
        <w:r>
          <w:rPr>
            <w:rStyle w:val="10TableContent1CharChar"/>
            <w:lang w:val="ru-RU"/>
          </w:rPr>
          <w:t>пользовательского статуса</w:t>
        </w:r>
        <w:r w:rsidRPr="007447ED">
          <w:rPr>
            <w:rStyle w:val="10TableContent1CharChar"/>
            <w:lang w:val="ru-RU"/>
          </w:rPr>
          <w:t xml:space="preserve"> «Создано» (СОЗД) и включается в проект ОВП бизнес-единицы. Полный набор и описание пользовательских статусов проекта приведено в п. 5.10 Особенности технической реализации.</w:t>
        </w:r>
      </w:moveTo>
    </w:p>
    <w:p w14:paraId="592DA4D0" w14:textId="54A933B3" w:rsidR="00AE4D51" w:rsidRDefault="00AE4D51" w:rsidP="00344F6A">
      <w:moveTo w:id="1213" w:author="Zelenskaya Natalia" w:date="2021-03-12T16:27:00Z">
        <w:r w:rsidRPr="007447ED">
          <w:t>Запись проекта</w:t>
        </w:r>
        <w:r>
          <w:t xml:space="preserve"> ОВП</w:t>
        </w:r>
        <w:r w:rsidRPr="007447ED">
          <w:t xml:space="preserve"> загружается автоматически из системы КСУ НСИ. Описание передаваемых атрибутов справочника проектов/ объектов и моментов интеграции приведено в документе ERP.5.6.10 «Соглашение об интеграции КСУ НСИ»</w:t>
        </w:r>
        <w:r>
          <w:t>.</w:t>
        </w:r>
      </w:moveTo>
      <w:moveToRangeEnd w:id="1195"/>
    </w:p>
    <w:p w14:paraId="04529DB0" w14:textId="532CE240" w:rsidR="00623003" w:rsidRPr="007447ED" w:rsidRDefault="00623003" w:rsidP="00344F6A">
      <w:pPr>
        <w:pStyle w:val="4"/>
      </w:pPr>
      <w:r w:rsidRPr="007447ED">
        <w:lastRenderedPageBreak/>
        <w:t xml:space="preserve">Шаг процесса </w:t>
      </w:r>
      <w:r>
        <w:t>1</w:t>
      </w:r>
      <w:del w:id="1214" w:author="Zelenskaya Natalia" w:date="2021-03-12T19:26:00Z">
        <w:r w:rsidDel="005D2FA0">
          <w:delText>4</w:delText>
        </w:r>
      </w:del>
      <w:ins w:id="1215" w:author="Zelenskaya Natalia" w:date="2021-03-12T19:26:00Z">
        <w:r w:rsidR="005D2FA0">
          <w:t>7</w:t>
        </w:r>
      </w:ins>
      <w:r w:rsidRPr="007447ED">
        <w:t>0.</w:t>
      </w:r>
      <w:r>
        <w:t>2</w:t>
      </w:r>
      <w:r w:rsidRPr="007447ED">
        <w:t xml:space="preserve"> – </w:t>
      </w:r>
      <w:r>
        <w:t>Анализ заявок на ОВП</w:t>
      </w:r>
    </w:p>
    <w:p w14:paraId="4F4405F2" w14:textId="4D0CC989" w:rsidR="00B61CBF" w:rsidRPr="007447ED" w:rsidRDefault="00B61CBF" w:rsidP="00344F6A">
      <w:pPr>
        <w:rPr>
          <w:rStyle w:val="10TableContent1CharChar"/>
          <w:lang w:val="ru-RU"/>
        </w:rPr>
      </w:pPr>
      <w:r w:rsidRPr="007447ED">
        <w:rPr>
          <w:rStyle w:val="10TableContent1CharChar"/>
          <w:lang w:val="ru-RU"/>
        </w:rPr>
        <w:t xml:space="preserve">На этом шаге </w:t>
      </w:r>
      <w:r w:rsidRPr="00B61CBF">
        <w:t>Специалист отдела планирования и контроля инвестиций УО</w:t>
      </w:r>
      <w:r w:rsidRPr="007447ED">
        <w:t xml:space="preserve"> </w:t>
      </w:r>
      <w:r>
        <w:t>анализирует Заявки на ОВП со статусом «</w:t>
      </w:r>
      <w:del w:id="1216" w:author="Zelenskaya Natalia" w:date="2021-03-12T19:27:00Z">
        <w:r w:rsidDel="005D2FA0">
          <w:delText>СГТЗ</w:delText>
        </w:r>
      </w:del>
      <w:ins w:id="1217" w:author="Zelenskaya Natalia" w:date="2021-03-12T19:27:00Z">
        <w:r w:rsidR="005D2FA0">
          <w:t>ТКБЕ</w:t>
        </w:r>
      </w:ins>
      <w:r>
        <w:t xml:space="preserve">». </w:t>
      </w:r>
    </w:p>
    <w:p w14:paraId="1C3D42DF" w14:textId="20DD2A81" w:rsidR="00B61CBF" w:rsidRPr="007447ED" w:rsidRDefault="00B61CBF" w:rsidP="005D2FA0">
      <w:r w:rsidRPr="007447ED">
        <w:t xml:space="preserve">Для целей минимизации риска утверждения и реализации однотипных и дублирующих </w:t>
      </w:r>
      <w:r>
        <w:t>мероприятий ОВП</w:t>
      </w:r>
      <w:r w:rsidRPr="007447ED">
        <w:t xml:space="preserve"> </w:t>
      </w:r>
      <w:r w:rsidRPr="00B61CBF">
        <w:t>Специалист отдела планирования и контроля инвестиций УО</w:t>
      </w:r>
      <w:r w:rsidRPr="007447ED">
        <w:t xml:space="preserve"> проверяет наличие уже заявленных и реализуемых проектов в системе по замене и реконструкции</w:t>
      </w:r>
      <w:r>
        <w:t>.</w:t>
      </w:r>
    </w:p>
    <w:p w14:paraId="753B1FAD" w14:textId="0CE16A70" w:rsidR="00B61CBF" w:rsidRDefault="00B61CBF" w:rsidP="005374B8">
      <w:r w:rsidRPr="007447ED">
        <w:t xml:space="preserve">Для этого </w:t>
      </w:r>
      <w:r w:rsidRPr="00B61CBF">
        <w:t>Специалист отдела планирования и контроля инвестиций УО</w:t>
      </w:r>
      <w:r w:rsidRPr="007447ED">
        <w:t xml:space="preserve"> в транзакции</w:t>
      </w:r>
      <w:r w:rsidR="004473BE" w:rsidRPr="007447ED">
        <w:t xml:space="preserve"> </w:t>
      </w:r>
      <w:r w:rsidR="004473BE">
        <w:t>«АРМ Планировщик ОВП</w:t>
      </w:r>
      <w:r w:rsidR="004473BE" w:rsidRPr="007447ED">
        <w:t>»</w:t>
      </w:r>
      <w:r w:rsidRPr="007447ED">
        <w:t xml:space="preserve"> формирует отчет о реализуемых проектах. При запуске отчета </w:t>
      </w:r>
      <w:del w:id="1218" w:author="Zelenskaya Natalia" w:date="2021-03-12T17:29:00Z">
        <w:r w:rsidRPr="007447ED" w:rsidDel="00E302C5">
          <w:delText>Специалист управления бюджетами ТОиР УО</w:delText>
        </w:r>
      </w:del>
      <w:ins w:id="1219" w:author="Zelenskaya Natalia" w:date="2021-03-12T17:29:00Z">
        <w:r w:rsidR="00C853CE">
          <w:t>Заказчик ОВП ПА 2</w:t>
        </w:r>
        <w:r w:rsidR="00E302C5">
          <w:t xml:space="preserve"> группа УО</w:t>
        </w:r>
      </w:ins>
      <w:r w:rsidRPr="007447ED">
        <w:t xml:space="preserve"> ограничивает выборку по </w:t>
      </w:r>
      <w:del w:id="1220" w:author="Zelenskaya Natalia" w:date="2021-03-12T19:31:00Z">
        <w:r w:rsidRPr="007447ED" w:rsidDel="005D2FA0">
          <w:delText>профилю проекта «</w:delText>
        </w:r>
        <w:r w:rsidR="006D17C4" w:rsidRPr="006D17C4" w:rsidDel="005D2FA0">
          <w:delText>ОВСС/ОВИЗ приобр.вне выполн.проектов КС</w:delText>
        </w:r>
        <w:r w:rsidRPr="007447ED" w:rsidDel="005D2FA0">
          <w:delText>»</w:delText>
        </w:r>
      </w:del>
      <w:ins w:id="1221" w:author="Zelenskaya Natalia" w:date="2021-03-12T19:31:00Z">
        <w:r w:rsidR="005D2FA0">
          <w:t>виду заявок</w:t>
        </w:r>
      </w:ins>
      <w:r w:rsidR="006D17C4">
        <w:t>, ЕК МТР</w:t>
      </w:r>
      <w:r w:rsidRPr="007447ED">
        <w:t xml:space="preserve"> и исключает из выборки уже реализованные </w:t>
      </w:r>
      <w:del w:id="1222" w:author="Zelenskaya Natalia" w:date="2021-03-12T19:31:00Z">
        <w:r w:rsidRPr="007447ED" w:rsidDel="005D2FA0">
          <w:delText xml:space="preserve">проекты </w:delText>
        </w:r>
      </w:del>
      <w:ins w:id="1223" w:author="Zelenskaya Natalia" w:date="2021-03-12T19:31:00Z">
        <w:r w:rsidR="005D2FA0">
          <w:t>заявки на ОВП</w:t>
        </w:r>
        <w:r w:rsidR="005D2FA0" w:rsidRPr="007447ED">
          <w:t xml:space="preserve"> </w:t>
        </w:r>
      </w:ins>
      <w:r w:rsidRPr="007447ED">
        <w:t xml:space="preserve">(системный статус ЗАКР – Закрыто). В результате данный отчет выводит реестр </w:t>
      </w:r>
      <w:r w:rsidR="006D17C4">
        <w:t>мероприятий</w:t>
      </w:r>
      <w:r w:rsidRPr="007447ED">
        <w:t xml:space="preserve"> с классификацией, плановыми сроками реализации. </w:t>
      </w:r>
    </w:p>
    <w:p w14:paraId="1A39869F" w14:textId="2BEE4A38" w:rsidR="004867BD" w:rsidRDefault="004867BD" w:rsidP="00344F6A">
      <w:pPr>
        <w:rPr>
          <w:rStyle w:val="10TableContent1CharChar"/>
          <w:lang w:val="ru-RU"/>
        </w:rPr>
      </w:pPr>
      <w:r>
        <w:t xml:space="preserve">При отсутствии аналогичных проектов и замечаний Заявка на ОВП согласуется </w:t>
      </w:r>
      <w:r w:rsidRPr="00B61CBF">
        <w:t>Специалист</w:t>
      </w:r>
      <w:r>
        <w:t>ом</w:t>
      </w:r>
      <w:r w:rsidRPr="00B61CBF">
        <w:t xml:space="preserve"> отдела планирования и контроля инвестиций УО</w:t>
      </w:r>
      <w:r>
        <w:t xml:space="preserve">. На заявке проставляется пользовательский статус «СПКИ - </w:t>
      </w:r>
      <w:r w:rsidRPr="004867BD">
        <w:t>Согласовано ОПиКИ</w:t>
      </w:r>
      <w:r>
        <w:t>» и</w:t>
      </w:r>
      <w:r w:rsidRPr="004867BD">
        <w:rPr>
          <w:rStyle w:val="10TableContent1CharChar"/>
          <w:lang w:val="ru-RU"/>
        </w:rPr>
        <w:t xml:space="preserve"> </w:t>
      </w:r>
      <w:r>
        <w:rPr>
          <w:rStyle w:val="10TableContent1CharChar"/>
          <w:lang w:val="ru-RU"/>
        </w:rPr>
        <w:t>передаются на согласование Инвестиционной комиссии.</w:t>
      </w:r>
    </w:p>
    <w:p w14:paraId="783B38AA" w14:textId="278EA23B" w:rsidR="00B61CBF" w:rsidRPr="007447ED" w:rsidRDefault="00B61CBF" w:rsidP="00344F6A">
      <w:r w:rsidRPr="007447ED">
        <w:t xml:space="preserve">В случае наличия аналогичных проектов </w:t>
      </w:r>
      <w:r w:rsidR="00CB78BD" w:rsidRPr="00B61CBF">
        <w:t>Специалист отдела планирования и контроля инвестиций УО</w:t>
      </w:r>
      <w:r w:rsidR="00CB78BD" w:rsidRPr="007447ED">
        <w:t xml:space="preserve"> </w:t>
      </w:r>
      <w:r w:rsidRPr="007447ED">
        <w:t xml:space="preserve">отклоняет </w:t>
      </w:r>
      <w:r w:rsidR="00CB78BD">
        <w:t>Заявку на ОВП</w:t>
      </w:r>
      <w:r w:rsidRPr="007447ED">
        <w:t xml:space="preserve"> как дублирующую</w:t>
      </w:r>
      <w:r w:rsidR="00453A10">
        <w:t xml:space="preserve"> с занесением в Архив, проставляя пользовательский статус «ОТКЛ - Отклонено»</w:t>
      </w:r>
      <w:r w:rsidRPr="007447ED">
        <w:t>.</w:t>
      </w:r>
      <w:r w:rsidR="00CB78BD">
        <w:t xml:space="preserve"> </w:t>
      </w:r>
    </w:p>
    <w:p w14:paraId="171D65D0" w14:textId="4CE08AD9" w:rsidR="00177973" w:rsidRDefault="00B61CBF" w:rsidP="00344F6A">
      <w:pPr>
        <w:rPr>
          <w:rStyle w:val="10TableContent1CharChar"/>
          <w:lang w:val="ru-RU"/>
        </w:rPr>
      </w:pPr>
      <w:r w:rsidRPr="007447ED">
        <w:t xml:space="preserve">В случае </w:t>
      </w:r>
      <w:r w:rsidR="00CB78BD">
        <w:t>наличия замечаний</w:t>
      </w:r>
      <w:r w:rsidRPr="007447ED">
        <w:t xml:space="preserve">, то </w:t>
      </w:r>
      <w:r w:rsidR="00CB78BD" w:rsidRPr="00B61CBF">
        <w:t>Специалист отдела планирования и контроля инвестиций УО</w:t>
      </w:r>
      <w:r w:rsidRPr="007447ED">
        <w:t xml:space="preserve"> </w:t>
      </w:r>
      <w:r w:rsidR="00CB78BD">
        <w:t>отправляет Заявку на ОВП на корректировку</w:t>
      </w:r>
      <w:r w:rsidR="00CB78BD">
        <w:rPr>
          <w:rStyle w:val="10TableContent1CharChar"/>
          <w:lang w:val="ru-RU"/>
        </w:rPr>
        <w:t xml:space="preserve">: проставляет статус «ТКОР - </w:t>
      </w:r>
      <w:r w:rsidR="00CB78BD" w:rsidRPr="00CB78BD">
        <w:rPr>
          <w:rStyle w:val="10TableContent1CharChar"/>
          <w:lang w:val="ru-RU"/>
        </w:rPr>
        <w:t>Требует корректировки</w:t>
      </w:r>
      <w:r w:rsidR="00CB78BD">
        <w:rPr>
          <w:rStyle w:val="10TableContent1CharChar"/>
          <w:lang w:val="ru-RU"/>
        </w:rPr>
        <w:t>» с указанием причины передачи на корректировку.</w:t>
      </w:r>
    </w:p>
    <w:p w14:paraId="0A4460EF" w14:textId="5975F43B" w:rsidR="00CB78BD" w:rsidRPr="007447ED" w:rsidRDefault="00CB78BD" w:rsidP="00344F6A">
      <w:pPr>
        <w:pStyle w:val="4"/>
      </w:pPr>
      <w:r w:rsidRPr="007447ED">
        <w:t xml:space="preserve">Шаг процесса </w:t>
      </w:r>
      <w:r>
        <w:t>1</w:t>
      </w:r>
      <w:ins w:id="1224" w:author="Zelenskaya Natalia" w:date="2021-03-12T19:31:00Z">
        <w:r w:rsidR="005D2FA0">
          <w:t>8</w:t>
        </w:r>
      </w:ins>
      <w:del w:id="1225" w:author="Zelenskaya Natalia" w:date="2021-03-12T19:31:00Z">
        <w:r w:rsidDel="005D2FA0">
          <w:delText>5</w:delText>
        </w:r>
      </w:del>
      <w:r w:rsidRPr="007447ED">
        <w:t>0.</w:t>
      </w:r>
      <w:r>
        <w:t>2</w:t>
      </w:r>
      <w:r w:rsidRPr="007447ED">
        <w:t xml:space="preserve"> – </w:t>
      </w:r>
      <w:r w:rsidRPr="00CB78BD">
        <w:t>Занесение заявки в архив</w:t>
      </w:r>
    </w:p>
    <w:p w14:paraId="78AF2683" w14:textId="7A1325EA" w:rsidR="00CB78BD" w:rsidRDefault="00CB78BD" w:rsidP="00344F6A">
      <w:r w:rsidRPr="007447ED">
        <w:t xml:space="preserve">В случае если </w:t>
      </w:r>
      <w:r>
        <w:t>Заявка на ОВП</w:t>
      </w:r>
      <w:r w:rsidRPr="007447ED">
        <w:t xml:space="preserve"> была отклонена (или признана нецелесообразной к реализации в текущем году) в рамках анализа существующих проектов Специалист </w:t>
      </w:r>
      <w:r w:rsidR="000406AA" w:rsidRPr="00B61CBF">
        <w:t>отдела планирования и контроля инвестиций УО</w:t>
      </w:r>
      <w:r w:rsidR="000406AA" w:rsidRPr="007447ED">
        <w:t xml:space="preserve"> </w:t>
      </w:r>
      <w:r w:rsidRPr="007447ED">
        <w:t xml:space="preserve">заносит </w:t>
      </w:r>
      <w:r w:rsidR="00453A10">
        <w:t>Заявку на ОВП</w:t>
      </w:r>
      <w:r w:rsidRPr="007447ED">
        <w:t xml:space="preserve"> в архив с приложением всех подготовленных документов для возможности использования в будущем.</w:t>
      </w:r>
      <w:r w:rsidR="00453A10">
        <w:t xml:space="preserve"> Для этого </w:t>
      </w:r>
      <w:r w:rsidR="000406AA" w:rsidRPr="00B61CBF">
        <w:t>отдела планирования и контроля инвестиций УО</w:t>
      </w:r>
      <w:r w:rsidR="000406AA">
        <w:t xml:space="preserve"> </w:t>
      </w:r>
      <w:r w:rsidR="00453A10">
        <w:t>проставляет на Заявке на ОВП пользовательский статус «АРХВ – В архив». Заявка на ОВП блокируется для дальнейшей работы.</w:t>
      </w:r>
    </w:p>
    <w:p w14:paraId="5D8C0658" w14:textId="06593218" w:rsidR="00453A10" w:rsidRPr="007447ED" w:rsidRDefault="00453A10" w:rsidP="00344F6A">
      <w:pPr>
        <w:pStyle w:val="4"/>
      </w:pPr>
      <w:bookmarkStart w:id="1226" w:name="_Ref66471577"/>
      <w:r w:rsidRPr="007447ED">
        <w:lastRenderedPageBreak/>
        <w:t xml:space="preserve">Шаг процесса </w:t>
      </w:r>
      <w:r>
        <w:t>1</w:t>
      </w:r>
      <w:ins w:id="1227" w:author="Zelenskaya Natalia" w:date="2021-03-12T19:31:00Z">
        <w:r w:rsidR="005D2FA0">
          <w:t>9</w:t>
        </w:r>
      </w:ins>
      <w:del w:id="1228" w:author="Zelenskaya Natalia" w:date="2021-03-12T19:31:00Z">
        <w:r w:rsidDel="005D2FA0">
          <w:delText>6</w:delText>
        </w:r>
      </w:del>
      <w:r w:rsidRPr="007447ED">
        <w:t>0.</w:t>
      </w:r>
      <w:r>
        <w:t>2</w:t>
      </w:r>
      <w:r w:rsidRPr="007447ED">
        <w:t xml:space="preserve"> – </w:t>
      </w:r>
      <w:r w:rsidRPr="00453A10">
        <w:t xml:space="preserve">Рассмотрение заявок на ОВП и принятие решения о включении в </w:t>
      </w:r>
      <w:r w:rsidR="004867BD">
        <w:t>инвестиционную</w:t>
      </w:r>
      <w:r w:rsidRPr="00453A10">
        <w:t xml:space="preserve"> программу</w:t>
      </w:r>
      <w:bookmarkEnd w:id="1226"/>
    </w:p>
    <w:p w14:paraId="71BBB3E1" w14:textId="5A942F99" w:rsidR="00453A10" w:rsidRDefault="0079409A" w:rsidP="00460FA2">
      <w:r>
        <w:t>На данном шаге Заявки на ОВП</w:t>
      </w:r>
      <w:r w:rsidRPr="0079409A">
        <w:t xml:space="preserve"> со статусом «СПКИ»</w:t>
      </w:r>
      <w:r>
        <w:t xml:space="preserve"> рассматриваются Инвестиционной комиссией УО.</w:t>
      </w:r>
      <w:r w:rsidR="00751C1C">
        <w:t xml:space="preserve"> При рассмотрении также принимается во внимание актуализированный график поставок, переходящих с предыдущего периода</w:t>
      </w:r>
      <w:r w:rsidR="000F43EA">
        <w:t xml:space="preserve"> (заявленная</w:t>
      </w:r>
      <w:r w:rsidR="000F43EA" w:rsidRPr="000F43EA">
        <w:t xml:space="preserve"> потребность</w:t>
      </w:r>
      <w:r w:rsidR="000F43EA">
        <w:t>, не обеспеченная в указанный период)</w:t>
      </w:r>
      <w:r w:rsidR="00751C1C">
        <w:t xml:space="preserve">. </w:t>
      </w:r>
      <w:r>
        <w:t>П</w:t>
      </w:r>
      <w:r w:rsidRPr="0079409A">
        <w:t xml:space="preserve">ринимается коллегиальное решение о </w:t>
      </w:r>
      <w:r>
        <w:t>включении</w:t>
      </w:r>
      <w:r w:rsidRPr="0079409A">
        <w:t xml:space="preserve"> </w:t>
      </w:r>
      <w:r>
        <w:t>Заявки на ОВП</w:t>
      </w:r>
      <w:r w:rsidRPr="0079409A">
        <w:t xml:space="preserve"> в инвестиционную программу УО</w:t>
      </w:r>
      <w:r>
        <w:t>. Для этого сотрудником с ролью Инвестиционной комиссией УО на Заявке на ОВП проставляется пользовательский статус «ИКБЕ - Согласовано ИК</w:t>
      </w:r>
      <w:r w:rsidRPr="0079409A">
        <w:t xml:space="preserve"> БЕ</w:t>
      </w:r>
      <w:r>
        <w:t>».</w:t>
      </w:r>
    </w:p>
    <w:p w14:paraId="3B89D07F" w14:textId="363F0ED6" w:rsidR="001C72C4" w:rsidRDefault="001C72C4" w:rsidP="00460FA2">
      <w:del w:id="1229" w:author="Zelenskaya Natalia" w:date="2021-03-12T18:59:00Z">
        <w:r w:rsidDel="00C853CE">
          <w:delText>Далее З</w:delText>
        </w:r>
        <w:r w:rsidRPr="001C72C4" w:rsidDel="00C853CE">
          <w:delText xml:space="preserve">аявка на ОВП передается в </w:delText>
        </w:r>
        <w:r w:rsidDel="00C853CE">
          <w:delText>процессы</w:delText>
        </w:r>
        <w:r w:rsidRPr="001C72C4" w:rsidDel="00C853CE">
          <w:delText xml:space="preserve"> «УП-03.03.05.01-ERP Ведение производственных мощностей основного и вспомогательного производства» для создания производственного ресурса</w:delText>
        </w:r>
        <w:r w:rsidR="008B6B50" w:rsidDel="00C853CE">
          <w:delText>.</w:delText>
        </w:r>
        <w:r w:rsidRPr="001C72C4" w:rsidDel="00C853CE">
          <w:delText xml:space="preserve"> </w:delText>
        </w:r>
      </w:del>
      <w:del w:id="1230" w:author="Zelenskaya Natalia" w:date="2020-05-07T11:59:00Z">
        <w:r w:rsidR="008B6B50" w:rsidDel="00E849BA">
          <w:delText>Создание производственного ресурса соответственно влечет за собой актуализацию производственной программы в процессе</w:delText>
        </w:r>
        <w:r w:rsidR="008B6B50" w:rsidRPr="001C72C4" w:rsidDel="00E849BA">
          <w:delText xml:space="preserve"> </w:delText>
        </w:r>
        <w:r w:rsidR="008B6B50" w:rsidDel="00E849BA">
          <w:delText>«</w:delText>
        </w:r>
        <w:r w:rsidRPr="001C72C4" w:rsidDel="00E849BA">
          <w:delText>УП-03.03.01 Годовое производственное планирование</w:delText>
        </w:r>
        <w:r w:rsidR="008B6B50" w:rsidRPr="001C72C4" w:rsidDel="00E849BA">
          <w:delText>»</w:delText>
        </w:r>
        <w:r w:rsidR="008B6B50" w:rsidDel="00E849BA">
          <w:delText xml:space="preserve">. </w:delText>
        </w:r>
      </w:del>
      <w:del w:id="1231" w:author="Zelenskaya Natalia" w:date="2021-03-12T18:59:00Z">
        <w:r w:rsidR="008B6B50" w:rsidDel="00C853CE">
          <w:delText xml:space="preserve">Более подробно описано в КД </w:delText>
        </w:r>
        <w:r w:rsidR="008B6B50" w:rsidRPr="001E2342" w:rsidDel="00C853CE">
          <w:delText>ERP.</w:delText>
        </w:r>
        <w:r w:rsidR="008B6B50" w:rsidDel="00C853CE">
          <w:delText>9</w:delText>
        </w:r>
        <w:r w:rsidR="008B6B50" w:rsidRPr="001E2342" w:rsidDel="00C853CE">
          <w:delText>.1_8_PP_КД Ведение основных данных по направлению Производство</w:delText>
        </w:r>
        <w:r w:rsidDel="00C853CE">
          <w:delText>.</w:delText>
        </w:r>
      </w:del>
    </w:p>
    <w:p w14:paraId="377D1CBF" w14:textId="17FE7936" w:rsidR="0079409A" w:rsidRDefault="0079409A" w:rsidP="00460FA2">
      <w:pPr>
        <w:rPr>
          <w:ins w:id="1232" w:author="Zelenskaya Natalia" w:date="2021-03-12T20:00:00Z"/>
        </w:rPr>
      </w:pPr>
      <w:r>
        <w:t>В случае наличия замечаний Заявка на ОВП отправляется на доработку. Сотрудником с ролью Инвестиционной комиссией УО на Заявке на ОВП проставляется пользовательский статус «ТКОР – Требует корректировки»</w:t>
      </w:r>
      <w:r w:rsidR="00DD1C8F">
        <w:t xml:space="preserve"> с указанием причины передачи на корректировку.</w:t>
      </w:r>
    </w:p>
    <w:p w14:paraId="0634348D" w14:textId="77777777" w:rsidR="00460FA2" w:rsidRDefault="00460FA2" w:rsidP="00460FA2">
      <w:pPr>
        <w:rPr>
          <w:ins w:id="1233" w:author="Zelenskaya Natalia" w:date="2021-03-12T20:00:00Z"/>
        </w:rPr>
      </w:pPr>
      <w:ins w:id="1234" w:author="Zelenskaya Natalia" w:date="2021-03-12T20:00:00Z">
        <w:r>
          <w:t>В случае наличия индикатора «Вовлечение НВИ» данный этап согласования пропускается.</w:t>
        </w:r>
      </w:ins>
    </w:p>
    <w:p w14:paraId="0E3FD302" w14:textId="680E9AA2" w:rsidR="00453A10" w:rsidRPr="007447ED" w:rsidDel="00AE4D51" w:rsidRDefault="00453A10" w:rsidP="00460FA2">
      <w:pPr>
        <w:pStyle w:val="4"/>
        <w:rPr>
          <w:moveFrom w:id="1235" w:author="Zelenskaya Natalia" w:date="2021-03-12T16:27:00Z"/>
        </w:rPr>
      </w:pPr>
      <w:moveFromRangeStart w:id="1236" w:author="Zelenskaya Natalia" w:date="2021-03-12T16:27:00Z" w:name="move66458857"/>
      <w:moveFrom w:id="1237" w:author="Zelenskaya Natalia" w:date="2021-03-12T16:27:00Z">
        <w:r w:rsidRPr="007447ED" w:rsidDel="00AE4D51">
          <w:t xml:space="preserve">Шаг процесса </w:t>
        </w:r>
        <w:r w:rsidDel="00AE4D51">
          <w:t>17</w:t>
        </w:r>
        <w:r w:rsidRPr="007447ED" w:rsidDel="00AE4D51">
          <w:t>0.</w:t>
        </w:r>
        <w:r w:rsidDel="00AE4D51">
          <w:t>2</w:t>
        </w:r>
        <w:r w:rsidRPr="007447ED" w:rsidDel="00AE4D51">
          <w:t xml:space="preserve"> – </w:t>
        </w:r>
        <w:r w:rsidRPr="00453A10" w:rsidDel="00AE4D51">
          <w:t>Создание СПП- мероприятия по закупке нового оборудования</w:t>
        </w:r>
      </w:moveFrom>
    </w:p>
    <w:p w14:paraId="16376E4D" w14:textId="03F4A3DC" w:rsidR="002B6181" w:rsidDel="00AE4D51" w:rsidRDefault="00453A10" w:rsidP="00460FA2">
      <w:pPr>
        <w:rPr>
          <w:moveFrom w:id="1238" w:author="Zelenskaya Natalia" w:date="2021-03-12T16:27:00Z"/>
        </w:rPr>
      </w:pPr>
      <w:moveFrom w:id="1239" w:author="Zelenskaya Natalia" w:date="2021-03-12T16:27:00Z">
        <w:r w:rsidRPr="007447ED" w:rsidDel="00AE4D51">
          <w:t xml:space="preserve">В случае </w:t>
        </w:r>
        <w:r w:rsidR="00DD1C8F" w:rsidDel="00AE4D51">
          <w:t>согласования Заявки на ОВП Инвестиционной комиссией</w:t>
        </w:r>
        <w:r w:rsidRPr="007447ED" w:rsidDel="00AE4D51">
          <w:t xml:space="preserve"> </w:t>
        </w:r>
        <w:r w:rsidR="00DD1C8F" w:rsidDel="00AE4D51">
          <w:t xml:space="preserve">УО </w:t>
        </w:r>
        <w:r w:rsidRPr="007447ED" w:rsidDel="00AE4D51">
          <w:t xml:space="preserve">в транзакции «АРМ Планировщика ОВП» автоматически или вручную </w:t>
        </w:r>
        <w:r w:rsidR="00DD1C8F" w:rsidDel="00AE4D51">
          <w:t>Заказчиком ОВП</w:t>
        </w:r>
        <w:r w:rsidRPr="007447ED" w:rsidDel="00AE4D51">
          <w:t xml:space="preserve"> УО создается СПП – элемент</w:t>
        </w:r>
        <w:r w:rsidR="00065920" w:rsidDel="00AE4D51">
          <w:t xml:space="preserve"> вида</w:t>
        </w:r>
        <w:r w:rsidRPr="007447ED" w:rsidDel="00AE4D51">
          <w:t xml:space="preserve"> «Мероприятие» </w:t>
        </w:r>
        <w:r w:rsidR="00DD1C8F" w:rsidDel="00AE4D51">
          <w:t>и присваивается Заявке на ОВП</w:t>
        </w:r>
        <w:r w:rsidRPr="007447ED" w:rsidDel="00AE4D51">
          <w:t xml:space="preserve">. </w:t>
        </w:r>
        <w:r w:rsidR="002B6181" w:rsidDel="00AE4D51">
          <w:t xml:space="preserve">На СПП – элементе вида «Мероприятие» </w:t>
        </w:r>
        <w:r w:rsidR="009C0945" w:rsidDel="00AE4D51">
          <w:t>указывается плановая дата ввода в эксплуатацию заявляемого оборудования</w:t>
        </w:r>
        <w:r w:rsidR="002B6181" w:rsidDel="00AE4D51">
          <w:t>.</w:t>
        </w:r>
      </w:moveFrom>
    </w:p>
    <w:p w14:paraId="6077F1AD" w14:textId="142C7895" w:rsidR="00453A10" w:rsidRPr="007447ED" w:rsidDel="00AE4D51" w:rsidRDefault="00085139" w:rsidP="00460FA2">
      <w:pPr>
        <w:rPr>
          <w:moveFrom w:id="1240" w:author="Zelenskaya Natalia" w:date="2021-03-12T16:27:00Z"/>
        </w:rPr>
      </w:pPr>
      <w:moveFrom w:id="1241" w:author="Zelenskaya Natalia" w:date="2021-03-12T16:27:00Z">
        <w:r w:rsidDel="00AE4D51">
          <w:rPr>
            <w:rStyle w:val="10TableContent1CharChar"/>
            <w:lang w:val="ru-RU"/>
          </w:rPr>
          <w:t xml:space="preserve">При </w:t>
        </w:r>
        <w:r w:rsidR="002B6181" w:rsidDel="00AE4D51">
          <w:rPr>
            <w:rStyle w:val="10TableContent1CharChar"/>
            <w:lang w:val="ru-RU"/>
          </w:rPr>
          <w:t xml:space="preserve">сохранении </w:t>
        </w:r>
        <w:r w:rsidDel="00AE4D51">
          <w:rPr>
            <w:rStyle w:val="10TableContent1CharChar"/>
            <w:lang w:val="ru-RU"/>
          </w:rPr>
          <w:t xml:space="preserve">Заявки на ОВП с присвоенным </w:t>
        </w:r>
        <w:r w:rsidRPr="007447ED" w:rsidDel="00AE4D51">
          <w:t>СПП – элемент</w:t>
        </w:r>
        <w:r w:rsidDel="00AE4D51">
          <w:t>ом</w:t>
        </w:r>
        <w:r w:rsidRPr="007447ED" w:rsidDel="00AE4D51">
          <w:t xml:space="preserve"> «Мероприятие» </w:t>
        </w:r>
        <w:r w:rsidDel="00AE4D51">
          <w:rPr>
            <w:rStyle w:val="10TableContent1CharChar"/>
            <w:lang w:val="ru-RU"/>
          </w:rPr>
          <w:t>проверяется наличие производственного ресурса.</w:t>
        </w:r>
      </w:moveFrom>
    </w:p>
    <w:p w14:paraId="747F5F86" w14:textId="5EBD66E7" w:rsidR="00453A10" w:rsidDel="00AE4D51" w:rsidRDefault="00453A10" w:rsidP="00460FA2">
      <w:pPr>
        <w:rPr>
          <w:moveFrom w:id="1242" w:author="Zelenskaya Natalia" w:date="2021-03-12T16:27:00Z"/>
          <w:rStyle w:val="10TableContent1CharChar"/>
          <w:lang w:val="ru-RU"/>
        </w:rPr>
      </w:pPr>
      <w:moveFrom w:id="1243" w:author="Zelenskaya Natalia" w:date="2021-03-12T16:27:00Z">
        <w:r w:rsidRPr="007447ED" w:rsidDel="00AE4D51">
          <w:t xml:space="preserve">СПП – элемент </w:t>
        </w:r>
        <w:r w:rsidR="00065920" w:rsidDel="00AE4D51">
          <w:t xml:space="preserve">вида </w:t>
        </w:r>
        <w:r w:rsidRPr="007447ED" w:rsidDel="00AE4D51">
          <w:t xml:space="preserve">«Мероприятие» </w:t>
        </w:r>
        <w:r w:rsidR="009C0945" w:rsidRPr="007447ED" w:rsidDel="00AE4D51">
          <w:rPr>
            <w:rStyle w:val="10TableContent1CharChar"/>
            <w:lang w:val="ru-RU"/>
          </w:rPr>
          <w:t>создается</w:t>
        </w:r>
        <w:r w:rsidR="009C0945" w:rsidDel="00AE4D51">
          <w:rPr>
            <w:rStyle w:val="10TableContent1CharChar"/>
            <w:lang w:val="ru-RU"/>
          </w:rPr>
          <w:t xml:space="preserve"> в случае установленного</w:t>
        </w:r>
        <w:r w:rsidR="009C0945" w:rsidRPr="007447ED" w:rsidDel="00AE4D51">
          <w:rPr>
            <w:rStyle w:val="10TableContent1CharChar"/>
            <w:lang w:val="ru-RU"/>
          </w:rPr>
          <w:t xml:space="preserve"> </w:t>
        </w:r>
        <w:r w:rsidR="009C0945" w:rsidDel="00AE4D51">
          <w:rPr>
            <w:rStyle w:val="10TableContent1CharChar"/>
            <w:lang w:val="ru-RU"/>
          </w:rPr>
          <w:t>пользовательского статуса</w:t>
        </w:r>
        <w:r w:rsidRPr="007447ED" w:rsidDel="00AE4D51">
          <w:rPr>
            <w:rStyle w:val="10TableContent1CharChar"/>
            <w:lang w:val="ru-RU"/>
          </w:rPr>
          <w:t xml:space="preserve"> «Создано» (СОЗД) и включается в проект ОВП бизнес-единицы. Полный набор и описание пользовательских статусов проекта приведено в п. 5.10 Особенности технической реализации.</w:t>
        </w:r>
      </w:moveFrom>
    </w:p>
    <w:p w14:paraId="67DC3EF1" w14:textId="1D0CFB64" w:rsidR="00453A10" w:rsidRDefault="00453A10" w:rsidP="00460FA2">
      <w:pPr>
        <w:rPr>
          <w:ins w:id="1244" w:author="Zelenskaya Natalia" w:date="2021-03-12T19:33:00Z"/>
        </w:rPr>
      </w:pPr>
      <w:moveFrom w:id="1245" w:author="Zelenskaya Natalia" w:date="2021-03-12T16:27:00Z">
        <w:r w:rsidRPr="007447ED" w:rsidDel="00AE4D51">
          <w:lastRenderedPageBreak/>
          <w:t>Запись проекта</w:t>
        </w:r>
        <w:r w:rsidR="001C72C4" w:rsidDel="00AE4D51">
          <w:t xml:space="preserve"> ОВП</w:t>
        </w:r>
        <w:r w:rsidRPr="007447ED" w:rsidDel="00AE4D51">
          <w:t xml:space="preserve"> загружается автоматически из системы КСУ НСИ. Описание передаваемых атрибутов справочника проектов/ объектов и моментов интеграции приведено в документе ERP.5.6.10 «Соглашение об интеграции КСУ НСИ»</w:t>
        </w:r>
        <w:r w:rsidR="00DD1C8F" w:rsidDel="00AE4D51">
          <w:t>.</w:t>
        </w:r>
      </w:moveFrom>
      <w:moveFromRangeEnd w:id="1236"/>
    </w:p>
    <w:p w14:paraId="6AA6505F" w14:textId="61DE70F2" w:rsidR="005374B8" w:rsidRDefault="005374B8" w:rsidP="005374B8">
      <w:pPr>
        <w:pStyle w:val="4"/>
        <w:rPr>
          <w:ins w:id="1246" w:author="Zelenskaya Natalia" w:date="2021-03-12T19:33:00Z"/>
        </w:rPr>
      </w:pPr>
      <w:ins w:id="1247" w:author="Zelenskaya Natalia" w:date="2021-03-12T19:33:00Z">
        <w:r w:rsidRPr="007447ED">
          <w:t xml:space="preserve">Шаг процесса </w:t>
        </w:r>
      </w:ins>
      <w:ins w:id="1248" w:author="Zelenskaya Natalia" w:date="2021-03-12T19:35:00Z">
        <w:r>
          <w:t>200</w:t>
        </w:r>
      </w:ins>
      <w:ins w:id="1249" w:author="Zelenskaya Natalia" w:date="2021-03-12T19:33:00Z">
        <w:r>
          <w:t>.2</w:t>
        </w:r>
        <w:r w:rsidRPr="007447ED">
          <w:t xml:space="preserve"> – </w:t>
        </w:r>
        <w:r w:rsidRPr="00AE4D51">
          <w:t>Проверка дат потребности с учетом LT и согласование Коммерческим блоком</w:t>
        </w:r>
      </w:ins>
    </w:p>
    <w:p w14:paraId="096645E6" w14:textId="6775F272" w:rsidR="005374B8" w:rsidRDefault="005374B8" w:rsidP="005374B8">
      <w:pPr>
        <w:rPr>
          <w:ins w:id="1250" w:author="Zelenskaya Natalia" w:date="2021-03-12T19:33:00Z"/>
        </w:rPr>
      </w:pPr>
      <w:ins w:id="1251" w:author="Zelenskaya Natalia" w:date="2021-03-12T19:33:00Z">
        <w:r w:rsidRPr="00B826E5">
          <w:t>По</w:t>
        </w:r>
        <w:r>
          <w:t xml:space="preserve">сле </w:t>
        </w:r>
      </w:ins>
      <w:ins w:id="1252" w:author="Zelenskaya Natalia" w:date="2021-03-12T19:35:00Z">
        <w:r>
          <w:t>согласования заявки на ОВП Инвестиционной комиссией</w:t>
        </w:r>
      </w:ins>
      <w:ins w:id="1253" w:author="Zelenskaya Natalia" w:date="2021-03-12T19:33:00Z">
        <w:r>
          <w:t xml:space="preserve"> сотрудник с ролью Сток-контроллер проверяет Заявки на ОВП на </w:t>
        </w:r>
        <w:r w:rsidRPr="00B826E5">
          <w:t>предмет корректности заявленных позиций и дат потребности с учетом LT</w:t>
        </w:r>
        <w:r>
          <w:t>. В</w:t>
        </w:r>
        <w:r w:rsidRPr="00C52E93">
          <w:t xml:space="preserve"> </w:t>
        </w:r>
        <w:r>
          <w:t>случае положительной проверки корректности заявленных позиций Сток-контроллер устанавливает статус СГКБ – Согласовано Ком. блоком.</w:t>
        </w:r>
      </w:ins>
    </w:p>
    <w:p w14:paraId="1614E8FF" w14:textId="3810ACC1" w:rsidR="005374B8" w:rsidRDefault="005374B8" w:rsidP="005374B8">
      <w:pPr>
        <w:rPr>
          <w:ins w:id="1254" w:author="Zelenskaya Natalia" w:date="2021-03-12T20:00:00Z"/>
        </w:rPr>
      </w:pPr>
      <w:ins w:id="1255" w:author="Zelenskaya Natalia" w:date="2021-03-12T19:33:00Z">
        <w:r>
          <w:t>В случае наличия замечаний Заявка на ОВП отклоняется с указанием причины отклонения.</w:t>
        </w:r>
      </w:ins>
    </w:p>
    <w:p w14:paraId="6AAA9677" w14:textId="77777777" w:rsidR="00460FA2" w:rsidRDefault="00460FA2" w:rsidP="00460FA2">
      <w:pPr>
        <w:rPr>
          <w:ins w:id="1256" w:author="Zelenskaya Natalia" w:date="2021-03-12T20:00:00Z"/>
        </w:rPr>
      </w:pPr>
      <w:ins w:id="1257" w:author="Zelenskaya Natalia" w:date="2021-03-12T20:00:00Z">
        <w:r>
          <w:t>В случае наличия индикатора «Вовлечение НВИ» данный этап согласования пропускается.</w:t>
        </w:r>
      </w:ins>
    </w:p>
    <w:p w14:paraId="03ECEAB4" w14:textId="7C867242" w:rsidR="00DD1C8F" w:rsidRPr="007447ED" w:rsidRDefault="00DD1C8F" w:rsidP="005374B8">
      <w:pPr>
        <w:pStyle w:val="4"/>
      </w:pPr>
      <w:r w:rsidRPr="007447ED">
        <w:t xml:space="preserve">Шаг процесса </w:t>
      </w:r>
      <w:ins w:id="1258" w:author="Zelenskaya Natalia" w:date="2021-03-12T19:38:00Z">
        <w:r w:rsidR="005374B8">
          <w:t>210</w:t>
        </w:r>
      </w:ins>
      <w:del w:id="1259" w:author="Zelenskaya Natalia" w:date="2021-03-12T19:38:00Z">
        <w:r w:rsidDel="005374B8">
          <w:delText>18</w:delText>
        </w:r>
        <w:r w:rsidRPr="007447ED" w:rsidDel="005374B8">
          <w:delText>0</w:delText>
        </w:r>
      </w:del>
      <w:r w:rsidRPr="007447ED">
        <w:t>.</w:t>
      </w:r>
      <w:r>
        <w:t>2</w:t>
      </w:r>
      <w:r w:rsidRPr="007447ED">
        <w:t xml:space="preserve"> – </w:t>
      </w:r>
      <w:r w:rsidR="00085139" w:rsidRPr="00085139">
        <w:t>Консолидация мероприятий и передача в АСКИ</w:t>
      </w:r>
    </w:p>
    <w:p w14:paraId="359F9664" w14:textId="2354E6F8" w:rsidR="00DD1C8F" w:rsidRDefault="00085139" w:rsidP="005374B8">
      <w:r>
        <w:t>На данном шаге Специалист отдела планирования и контроля инвестиций УО консолидирует</w:t>
      </w:r>
      <w:r w:rsidR="00065920">
        <w:t xml:space="preserve"> Заявки на ОВП со статусом «</w:t>
      </w:r>
      <w:del w:id="1260" w:author="Zelenskaya Natalia" w:date="2021-03-12T19:36:00Z">
        <w:r w:rsidR="00065920" w:rsidDel="005374B8">
          <w:delText>ИКБЕ</w:delText>
        </w:r>
      </w:del>
      <w:ins w:id="1261" w:author="Zelenskaya Natalia" w:date="2021-03-12T19:36:00Z">
        <w:r w:rsidR="005374B8">
          <w:t>СГКБ</w:t>
        </w:r>
      </w:ins>
      <w:r w:rsidR="00065920">
        <w:t>» по</w:t>
      </w:r>
      <w:r>
        <w:t xml:space="preserve"> СПП мероприятия</w:t>
      </w:r>
      <w:r w:rsidR="00065920">
        <w:t>м</w:t>
      </w:r>
      <w:del w:id="1262" w:author="Zelenskaya Natalia" w:date="2021-03-12T19:36:00Z">
        <w:r w:rsidR="00065920" w:rsidDel="005374B8">
          <w:delText>, проставляет на СПП-элементе вида «Мероприятие» пользовательский статус «</w:delText>
        </w:r>
        <w:r w:rsidR="00065920" w:rsidRPr="00065920" w:rsidDel="005374B8">
          <w:delText>СДПА – Согласовано для передачи в АСКИ»</w:delText>
        </w:r>
      </w:del>
      <w:r>
        <w:t xml:space="preserve"> и </w:t>
      </w:r>
      <w:r w:rsidR="00065920" w:rsidRPr="00065920">
        <w:t>передает в АСКИ</w:t>
      </w:r>
      <w:ins w:id="1263" w:author="Zelenskaya Natalia" w:date="2021-03-12T19:38:00Z">
        <w:r w:rsidR="005374B8">
          <w:t xml:space="preserve"> согласно выбранному сценарию</w:t>
        </w:r>
      </w:ins>
      <w:r w:rsidR="00065920" w:rsidRPr="00065920">
        <w:t xml:space="preserve">. </w:t>
      </w:r>
    </w:p>
    <w:p w14:paraId="66497771" w14:textId="08C9902A" w:rsidR="002E68D4" w:rsidDel="005374B8" w:rsidRDefault="00065920" w:rsidP="005374B8">
      <w:pPr>
        <w:rPr>
          <w:del w:id="1264" w:author="Zelenskaya Natalia" w:date="2021-03-12T19:37:00Z"/>
        </w:rPr>
      </w:pPr>
      <w:del w:id="1265" w:author="Zelenskaya Natalia" w:date="2021-03-12T19:37:00Z">
        <w:r w:rsidRPr="00065920" w:rsidDel="005374B8">
          <w:delText xml:space="preserve">При утверждении бюджета проекта в АСКИ в систему SAP передается соответствующий статус – на СПП-элементах устанавливается статус </w:delText>
        </w:r>
        <w:r w:rsidR="002E68D4" w:rsidDel="005374B8">
          <w:delText>УТВА – Бюджет утвержден в АСКИ, на Заявк</w:delText>
        </w:r>
        <w:r w:rsidR="000406AA" w:rsidDel="005374B8">
          <w:delText>е</w:delText>
        </w:r>
        <w:r w:rsidR="002E68D4" w:rsidDel="005374B8">
          <w:delText xml:space="preserve"> ОВП устанавливается статус «АСКИ – Согласовано в АСКИ».</w:delText>
        </w:r>
      </w:del>
    </w:p>
    <w:p w14:paraId="75093EE7" w14:textId="6621B394" w:rsidR="002E68D4" w:rsidDel="005374B8" w:rsidRDefault="00065920" w:rsidP="005374B8">
      <w:pPr>
        <w:rPr>
          <w:del w:id="1266" w:author="Zelenskaya Natalia" w:date="2021-03-12T19:37:00Z"/>
        </w:rPr>
      </w:pPr>
      <w:del w:id="1267" w:author="Zelenskaya Natalia" w:date="2021-03-12T19:37:00Z">
        <w:r w:rsidRPr="00065920" w:rsidDel="005374B8">
          <w:delText xml:space="preserve">При необходимости корректировки из АСКИ в систему SAP передается соответствующий статус – на СПП-элементах </w:delText>
        </w:r>
        <w:r w:rsidR="002E68D4" w:rsidDel="005374B8">
          <w:delText xml:space="preserve">и Заявках на ОВП </w:delText>
        </w:r>
        <w:r w:rsidRPr="00065920" w:rsidDel="005374B8">
          <w:delText>устанавливается статус ТРКА – Требуется к</w:delText>
        </w:r>
        <w:r w:rsidR="002E68D4" w:rsidDel="005374B8">
          <w:delText>орректировка (из АСКИ).</w:delText>
        </w:r>
      </w:del>
    </w:p>
    <w:p w14:paraId="59B592D7" w14:textId="0160A9BB" w:rsidR="00065920" w:rsidRDefault="00065920" w:rsidP="00344F6A">
      <w:pPr>
        <w:rPr>
          <w:ins w:id="1268" w:author="Zelenskaya Natalia" w:date="2021-03-12T20:01:00Z"/>
        </w:rPr>
      </w:pPr>
      <w:r w:rsidRPr="00065920">
        <w:t>Описание интеграционного потока приведено в документе ERP.5.6.2 «Соглашение об интеграции (межсистемная интеграция) АСКИ – S/4HANA».</w:t>
      </w:r>
    </w:p>
    <w:p w14:paraId="745C0C33" w14:textId="5DDB7F1D" w:rsidR="00460FA2" w:rsidRDefault="00460FA2" w:rsidP="00344F6A">
      <w:ins w:id="1269" w:author="Zelenskaya Natalia" w:date="2021-03-12T20:01:00Z">
        <w:r>
          <w:t xml:space="preserve">В случае наличия индикатора «Вовлечение НВИ» передача мероприятий ОВП в АСКИ не осуществляется. </w:t>
        </w:r>
      </w:ins>
      <w:ins w:id="1270" w:author="Zelenskaya Natalia" w:date="2021-03-12T20:26:00Z">
        <w:r w:rsidR="00377EC5">
          <w:t>Н</w:t>
        </w:r>
        <w:r w:rsidR="00377EC5" w:rsidRPr="007447ED">
          <w:t>еобходимо ввести в систему допустимые лимиты</w:t>
        </w:r>
        <w:r w:rsidR="00377EC5">
          <w:t xml:space="preserve">. </w:t>
        </w:r>
      </w:ins>
      <w:ins w:id="1271" w:author="Zelenskaya Natalia" w:date="2021-03-12T20:01:00Z">
        <w:r>
          <w:t xml:space="preserve">Более подробно о расширении программы бюджетов описано в КД </w:t>
        </w:r>
        <w:r w:rsidR="00BC5F83">
          <w:t>ERP.13</w:t>
        </w:r>
        <w:r w:rsidR="00502633">
          <w:t>.9.2.</w:t>
        </w:r>
        <w:r w:rsidRPr="00460FA2">
          <w:t>40_CO</w:t>
        </w:r>
        <w:r>
          <w:t xml:space="preserve"> </w:t>
        </w:r>
        <w:r w:rsidRPr="00460FA2">
          <w:t>Оперативный контроль и управление бюджетными лимитами</w:t>
        </w:r>
        <w:r>
          <w:t>.</w:t>
        </w:r>
      </w:ins>
    </w:p>
    <w:p w14:paraId="0D64FC16" w14:textId="07A96214" w:rsidR="00065920" w:rsidRPr="007447ED" w:rsidRDefault="00065920" w:rsidP="00344F6A">
      <w:pPr>
        <w:pStyle w:val="4"/>
      </w:pPr>
      <w:r w:rsidRPr="007447ED">
        <w:lastRenderedPageBreak/>
        <w:t xml:space="preserve">Шаг процесса </w:t>
      </w:r>
      <w:del w:id="1272" w:author="Zelenskaya Natalia" w:date="2021-03-12T19:38:00Z">
        <w:r w:rsidDel="005374B8">
          <w:delText>19</w:delText>
        </w:r>
        <w:r w:rsidRPr="007447ED" w:rsidDel="005374B8">
          <w:delText>0</w:delText>
        </w:r>
      </w:del>
      <w:ins w:id="1273" w:author="Zelenskaya Natalia" w:date="2021-03-12T19:38:00Z">
        <w:r w:rsidR="005374B8">
          <w:t>220</w:t>
        </w:r>
      </w:ins>
      <w:r w:rsidRPr="007447ED">
        <w:t>.</w:t>
      </w:r>
      <w:r>
        <w:t>2</w:t>
      </w:r>
      <w:r w:rsidRPr="007447ED">
        <w:t xml:space="preserve"> – </w:t>
      </w:r>
      <w:r w:rsidRPr="00065920">
        <w:t>Утверждение сводного плана мероприятий ОВП</w:t>
      </w:r>
    </w:p>
    <w:p w14:paraId="6B3DF0E9" w14:textId="594FEA4E" w:rsidR="00065920" w:rsidRDefault="002E68D4" w:rsidP="00344F6A">
      <w:pPr>
        <w:rPr>
          <w:ins w:id="1274" w:author="Zelenskaya Natalia" w:date="2021-03-12T20:16:00Z"/>
        </w:rPr>
      </w:pPr>
      <w:r>
        <w:t xml:space="preserve">После согласования проекта ОВП в АСКИ сотрудником с ролью </w:t>
      </w:r>
      <w:ins w:id="1275" w:author="Zelenskaya Natalia" w:date="2021-03-12T19:38:00Z">
        <w:r w:rsidR="005374B8">
          <w:t>Специалист отдела планирования и контроля инвестиций УО</w:t>
        </w:r>
      </w:ins>
      <w:del w:id="1276" w:author="Zelenskaya Natalia" w:date="2021-03-12T19:38:00Z">
        <w:r w:rsidDel="005374B8">
          <w:delText>Инвестиционный комитет УК</w:delText>
        </w:r>
      </w:del>
      <w:r>
        <w:t xml:space="preserve"> на Заявка на ОВП проставля</w:t>
      </w:r>
      <w:ins w:id="1277" w:author="Zelenskaya Natalia" w:date="2021-03-12T19:39:00Z">
        <w:r w:rsidR="005374B8">
          <w:t>ю</w:t>
        </w:r>
      </w:ins>
      <w:del w:id="1278" w:author="Zelenskaya Natalia" w:date="2021-03-12T19:39:00Z">
        <w:r w:rsidDel="005374B8">
          <w:delText>е</w:delText>
        </w:r>
      </w:del>
      <w:r>
        <w:t>тся пользовательски</w:t>
      </w:r>
      <w:del w:id="1279" w:author="Zelenskaya Natalia" w:date="2021-03-12T19:37:00Z">
        <w:r w:rsidDel="005374B8">
          <w:delText>й</w:delText>
        </w:r>
      </w:del>
      <w:ins w:id="1280" w:author="Zelenskaya Natalia" w:date="2021-03-12T19:37:00Z">
        <w:r w:rsidR="005374B8">
          <w:t>е</w:t>
        </w:r>
      </w:ins>
      <w:r>
        <w:t xml:space="preserve"> статус</w:t>
      </w:r>
      <w:ins w:id="1281" w:author="Zelenskaya Natalia" w:date="2021-03-12T19:37:00Z">
        <w:r w:rsidR="005374B8">
          <w:t>ы</w:t>
        </w:r>
      </w:ins>
      <w:r>
        <w:t xml:space="preserve"> «УТВР - Утверждено»</w:t>
      </w:r>
      <w:ins w:id="1282" w:author="Zelenskaya Natalia" w:date="2021-03-12T19:37:00Z">
        <w:r w:rsidR="005374B8">
          <w:t xml:space="preserve"> </w:t>
        </w:r>
        <w:r w:rsidR="005374B8" w:rsidRPr="005374B8">
          <w:rPr>
            <w:rPrChange w:id="1283" w:author="Zelenskaya Natalia" w:date="2021-03-12T19:37:00Z">
              <w:rPr>
                <w:b/>
              </w:rPr>
            </w:rPrChange>
          </w:rPr>
          <w:t>и</w:t>
        </w:r>
        <w:r w:rsidR="005374B8">
          <w:rPr>
            <w:b/>
          </w:rPr>
          <w:t xml:space="preserve"> </w:t>
        </w:r>
        <w:r w:rsidR="005374B8">
          <w:t>«АСКИ – Согласовано в АСКИ».</w:t>
        </w:r>
      </w:ins>
      <w:del w:id="1284" w:author="Zelenskaya Natalia" w:date="2021-03-12T19:37:00Z">
        <w:r w:rsidDel="005374B8">
          <w:delText>.</w:delText>
        </w:r>
      </w:del>
    </w:p>
    <w:p w14:paraId="69DC92D7" w14:textId="3D47D384" w:rsidR="00C1597B" w:rsidRDefault="00C1597B" w:rsidP="00344F6A">
      <w:ins w:id="1285" w:author="Zelenskaya Natalia" w:date="2021-03-12T20:16:00Z">
        <w:r>
          <w:t xml:space="preserve">В случае утверждения Заявки на ОВП Специалистом отдела планирования и контроля </w:t>
        </w:r>
      </w:ins>
      <w:ins w:id="1286" w:author="Zelenskaya Natalia" w:date="2021-03-12T20:17:00Z">
        <w:r>
          <w:t>инвестиций</w:t>
        </w:r>
      </w:ins>
      <w:ins w:id="1287" w:author="Zelenskaya Natalia" w:date="2021-03-12T20:16:00Z">
        <w:r>
          <w:t xml:space="preserve"> УО</w:t>
        </w:r>
      </w:ins>
      <w:ins w:id="1288" w:author="Zelenskaya Natalia" w:date="2021-03-12T20:17:00Z">
        <w:r>
          <w:t xml:space="preserve"> автоматически создается единица оборудования и передается в процесс «</w:t>
        </w:r>
        <w:r w:rsidRPr="003539B5">
          <w:t>ПП-07.01.02.05-ERP</w:t>
        </w:r>
        <w:r>
          <w:t xml:space="preserve"> </w:t>
        </w:r>
        <w:r w:rsidRPr="003539B5">
          <w:t>Ведение НСИ ТОиР</w:t>
        </w:r>
        <w:r>
          <w:t>».</w:t>
        </w:r>
      </w:ins>
    </w:p>
    <w:p w14:paraId="15C63C63" w14:textId="4F91BFFE" w:rsidR="002E68D4" w:rsidRDefault="002E68D4" w:rsidP="00344F6A">
      <w:r>
        <w:t>В случае отклонении Инвестиционным комитетом УК Заявки на ОВП передаются на корректировку – устанавливается пользовательский статус «ОТКЛ - Отклонено» с указание причины отклонения.</w:t>
      </w:r>
    </w:p>
    <w:p w14:paraId="58F07B2F" w14:textId="70D490F1" w:rsidR="002E68D4" w:rsidRPr="007447ED" w:rsidRDefault="002E68D4" w:rsidP="00344F6A">
      <w:pPr>
        <w:pStyle w:val="4"/>
      </w:pPr>
      <w:r w:rsidRPr="007447ED">
        <w:t xml:space="preserve">Шаг процесса </w:t>
      </w:r>
      <w:r>
        <w:t>2</w:t>
      </w:r>
      <w:ins w:id="1289" w:author="Zelenskaya Natalia" w:date="2021-03-12T19:41:00Z">
        <w:r w:rsidR="005374B8">
          <w:t>3</w:t>
        </w:r>
      </w:ins>
      <w:del w:id="1290" w:author="Zelenskaya Natalia" w:date="2021-03-12T19:41:00Z">
        <w:r w:rsidDel="005374B8">
          <w:delText>0</w:delText>
        </w:r>
      </w:del>
      <w:r w:rsidRPr="007447ED">
        <w:t>0.</w:t>
      </w:r>
      <w:r>
        <w:t>2</w:t>
      </w:r>
      <w:r w:rsidRPr="007447ED">
        <w:t xml:space="preserve"> – </w:t>
      </w:r>
      <w:ins w:id="1291" w:author="Zelenskaya Natalia" w:date="2021-03-12T19:41:00Z">
        <w:r w:rsidR="005374B8" w:rsidRPr="005374B8">
          <w:t>Передача мероприятий ОВП в реализацию</w:t>
        </w:r>
      </w:ins>
      <w:del w:id="1292" w:author="Zelenskaya Natalia" w:date="2021-03-12T19:41:00Z">
        <w:r w:rsidRPr="002E68D4" w:rsidDel="005374B8">
          <w:delText>Назначение руководителя проекта ОВП и передача мероприятий ОВП в реализацию</w:delText>
        </w:r>
      </w:del>
    </w:p>
    <w:p w14:paraId="1E1931CD" w14:textId="3DF82D11" w:rsidR="002E68D4" w:rsidRDefault="002E68D4" w:rsidP="00460FA2">
      <w:r>
        <w:t xml:space="preserve">На данном шаге </w:t>
      </w:r>
      <w:del w:id="1293" w:author="Zelenskaya Natalia" w:date="2021-03-12T19:42:00Z">
        <w:r w:rsidR="000406AA" w:rsidDel="005374B8">
          <w:delText xml:space="preserve">Специалист </w:delText>
        </w:r>
        <w:r w:rsidR="000406AA" w:rsidRPr="00B61CBF" w:rsidDel="005374B8">
          <w:delText>отдела планирования и контроля инвестиций УО</w:delText>
        </w:r>
        <w:r w:rsidR="000406AA" w:rsidDel="005374B8">
          <w:delText xml:space="preserve"> на СПП-элементе вида «Мероприятие» указывает о</w:delText>
        </w:r>
      </w:del>
      <w:del w:id="1294" w:author="Zelenskaya Natalia" w:date="2021-03-12T19:43:00Z">
        <w:r w:rsidR="000406AA" w:rsidDel="00344F6A">
          <w:delText>тветственн</w:delText>
        </w:r>
      </w:del>
      <w:ins w:id="1295" w:author="Zelenskaya Natalia" w:date="2021-03-12T19:43:00Z">
        <w:r w:rsidR="00344F6A">
          <w:t>Ответственный</w:t>
        </w:r>
      </w:ins>
      <w:del w:id="1296" w:author="Zelenskaya Natalia" w:date="2021-03-12T19:42:00Z">
        <w:r w:rsidR="000406AA" w:rsidDel="005374B8">
          <w:delText>ого</w:delText>
        </w:r>
      </w:del>
      <w:r w:rsidR="000406AA">
        <w:t xml:space="preserve"> за реализацию </w:t>
      </w:r>
      <w:r w:rsidR="008624A5">
        <w:t xml:space="preserve">мероприятий </w:t>
      </w:r>
      <w:ins w:id="1297" w:author="Zelenskaya Natalia" w:date="2021-03-12T19:42:00Z">
        <w:r w:rsidR="005374B8">
          <w:t xml:space="preserve">ПА </w:t>
        </w:r>
      </w:ins>
      <w:r w:rsidR="000406AA">
        <w:t xml:space="preserve">ОВП </w:t>
      </w:r>
      <w:del w:id="1298" w:author="Zelenskaya Natalia" w:date="2021-03-12T19:42:00Z">
        <w:r w:rsidR="000406AA" w:rsidDel="005374B8">
          <w:delText xml:space="preserve">и </w:delText>
        </w:r>
      </w:del>
      <w:r w:rsidR="000406AA">
        <w:t>передает</w:t>
      </w:r>
      <w:r w:rsidR="008624A5">
        <w:t xml:space="preserve"> (деблокирует)</w:t>
      </w:r>
      <w:r w:rsidR="000406AA">
        <w:t xml:space="preserve"> Заявки на ОВП в реализацию в процесс </w:t>
      </w:r>
      <w:r w:rsidR="000406AA" w:rsidRPr="000406AA">
        <w:t>ОП-03.02.19</w:t>
      </w:r>
      <w:r w:rsidR="000406AA">
        <w:t xml:space="preserve"> </w:t>
      </w:r>
      <w:r w:rsidR="000406AA" w:rsidRPr="000406AA">
        <w:t>Управление потребностью и стоимостью (в SAP ERP)</w:t>
      </w:r>
      <w:r w:rsidR="000406AA">
        <w:t>.</w:t>
      </w:r>
    </w:p>
    <w:p w14:paraId="13E56135" w14:textId="274EE734" w:rsidR="000406AA" w:rsidRDefault="000406AA" w:rsidP="00460FA2">
      <w:pPr>
        <w:rPr>
          <w:rStyle w:val="10TableContent1CharChar"/>
          <w:lang w:val="ru-RU"/>
        </w:rPr>
      </w:pPr>
      <w:r>
        <w:rPr>
          <w:rStyle w:val="10TableContent1CharChar"/>
          <w:lang w:val="ru-RU"/>
        </w:rPr>
        <w:t>Процесс реализации проектов описан в КД ERP.</w:t>
      </w:r>
      <w:del w:id="1299" w:author="Zelenskaya Natalia" w:date="2021-03-12T21:08:00Z">
        <w:r w:rsidDel="00BC5F83">
          <w:rPr>
            <w:rStyle w:val="10TableContent1CharChar"/>
            <w:lang w:val="ru-RU"/>
          </w:rPr>
          <w:delText>9</w:delText>
        </w:r>
      </w:del>
      <w:ins w:id="1300" w:author="Zelenskaya Natalia" w:date="2021-03-12T21:08:00Z">
        <w:r w:rsidR="00BC5F83">
          <w:rPr>
            <w:rStyle w:val="10TableContent1CharChar"/>
            <w:lang w:val="ru-RU"/>
          </w:rPr>
          <w:t>13</w:t>
        </w:r>
      </w:ins>
      <w:r>
        <w:rPr>
          <w:rStyle w:val="10TableContent1CharChar"/>
          <w:lang w:val="ru-RU"/>
        </w:rPr>
        <w:t>.9.2.</w:t>
      </w:r>
      <w:r w:rsidRPr="00E37C41">
        <w:rPr>
          <w:rStyle w:val="10TableContent1CharChar"/>
          <w:lang w:val="ru-RU"/>
        </w:rPr>
        <w:t>48_PS_Планирование и реализация проектов КС и инвестиций</w:t>
      </w:r>
      <w:r>
        <w:rPr>
          <w:rStyle w:val="10TableContent1CharChar"/>
          <w:lang w:val="ru-RU"/>
        </w:rPr>
        <w:t>.</w:t>
      </w:r>
    </w:p>
    <w:p w14:paraId="62C41F0C" w14:textId="0CCF2C05" w:rsidR="00BA51C7" w:rsidRDefault="00BA51C7" w:rsidP="00C270BF">
      <w:pPr>
        <w:pStyle w:val="3"/>
      </w:pPr>
      <w:bookmarkStart w:id="1301" w:name="_Toc66475435"/>
      <w:r>
        <w:t>Описание шагов бизнес-процесса</w:t>
      </w:r>
      <w:r w:rsidRPr="00F02ACB">
        <w:t xml:space="preserve"> </w:t>
      </w:r>
      <w:r w:rsidRPr="00D835B0">
        <w:t>ПП-07.02.03.04-ERP Планирование программы ОВП в рамках программы воздействий на ПА и инвестиционной программы</w:t>
      </w:r>
      <w:r>
        <w:t xml:space="preserve"> (НеПА ОВП 1 и 2 групп</w:t>
      </w:r>
      <w:r w:rsidRPr="00D835B0">
        <w:t>)</w:t>
      </w:r>
      <w:bookmarkEnd w:id="1301"/>
    </w:p>
    <w:p w14:paraId="7CD3A0B3" w14:textId="11D6CE61" w:rsidR="007972A1" w:rsidRPr="007972A1" w:rsidRDefault="00BA51C7">
      <w:pPr>
        <w:pStyle w:val="4"/>
      </w:pPr>
      <w:r w:rsidRPr="007447ED">
        <w:t xml:space="preserve">Шаг процесса </w:t>
      </w:r>
      <w:r>
        <w:t>1</w:t>
      </w:r>
      <w:r w:rsidRPr="007447ED">
        <w:t>0.</w:t>
      </w:r>
      <w:r>
        <w:t>3</w:t>
      </w:r>
      <w:r w:rsidRPr="007447ED">
        <w:t xml:space="preserve"> – Проверка наличия записи материала/ оборудования в SAP</w:t>
      </w:r>
      <w:r w:rsidR="007972A1" w:rsidRPr="007972A1">
        <w:rPr>
          <w:rFonts w:cs="Arial"/>
        </w:rPr>
        <w:t xml:space="preserve"> </w:t>
      </w:r>
    </w:p>
    <w:p w14:paraId="46CFF59B" w14:textId="77777777" w:rsidR="005E327D" w:rsidRDefault="005E327D">
      <w:r>
        <w:t>В случае возникновения потребности в непроизводственном оборудовании формирование Заявки на ОВП происходит только после согласования потребности вне системы внутри подразделения руководителем подразделения.</w:t>
      </w:r>
    </w:p>
    <w:p w14:paraId="330E24E2" w14:textId="77777777" w:rsidR="005E327D" w:rsidRPr="005E327D" w:rsidRDefault="005E327D">
      <w:r w:rsidRPr="006D1C14">
        <w:t>К непроизводственному</w:t>
      </w:r>
      <w:r w:rsidRPr="005E327D">
        <w:t xml:space="preserve"> оборудованию относятся</w:t>
      </w:r>
      <w:r>
        <w:t>:</w:t>
      </w:r>
    </w:p>
    <w:p w14:paraId="40A9C952" w14:textId="77777777" w:rsidR="005E327D" w:rsidRPr="005E327D" w:rsidRDefault="005E327D">
      <w:pPr>
        <w:pStyle w:val="afa"/>
        <w:numPr>
          <w:ilvl w:val="0"/>
          <w:numId w:val="38"/>
        </w:numPr>
      </w:pPr>
      <w:r w:rsidRPr="005E327D">
        <w:t>оборудование IT;</w:t>
      </w:r>
    </w:p>
    <w:p w14:paraId="4C9D12C0" w14:textId="77777777" w:rsidR="005E327D" w:rsidRPr="005E327D" w:rsidRDefault="005E327D">
      <w:pPr>
        <w:pStyle w:val="afa"/>
        <w:numPr>
          <w:ilvl w:val="0"/>
          <w:numId w:val="38"/>
        </w:numPr>
      </w:pPr>
      <w:r w:rsidRPr="005E327D">
        <w:t>оборудование АХО;</w:t>
      </w:r>
    </w:p>
    <w:p w14:paraId="68CAF8B8" w14:textId="63312783" w:rsidR="005E327D" w:rsidRDefault="005E327D">
      <w:pPr>
        <w:pStyle w:val="afa"/>
        <w:numPr>
          <w:ilvl w:val="0"/>
          <w:numId w:val="38"/>
        </w:numPr>
      </w:pPr>
      <w:r w:rsidRPr="005E327D">
        <w:t>оборудования для обеспечения ОТиПБ</w:t>
      </w:r>
      <w:r>
        <w:t>.</w:t>
      </w:r>
    </w:p>
    <w:p w14:paraId="0F3A17F0" w14:textId="09AB0663" w:rsidR="00BA51C7" w:rsidRDefault="00BA51C7">
      <w:r w:rsidRPr="007447ED">
        <w:lastRenderedPageBreak/>
        <w:t xml:space="preserve">Для выбора </w:t>
      </w:r>
      <w:r w:rsidR="002B6181">
        <w:t xml:space="preserve">непроизводственного </w:t>
      </w:r>
      <w:r w:rsidRPr="007447ED">
        <w:t>оборудования</w:t>
      </w:r>
      <w:r w:rsidRPr="00BA660D">
        <w:t xml:space="preserve"> </w:t>
      </w:r>
      <w:r>
        <w:t>на этапе формирования Заявки на ОВП</w:t>
      </w:r>
      <w:r w:rsidRPr="007447ED">
        <w:t xml:space="preserve"> </w:t>
      </w:r>
      <w:r>
        <w:t xml:space="preserve">сотрудник с ролью </w:t>
      </w:r>
      <w:del w:id="1302" w:author="Zelenskaya Natalia" w:date="2021-03-12T11:38:00Z">
        <w:r w:rsidDel="004F7731">
          <w:delText xml:space="preserve">Заявитель </w:delText>
        </w:r>
      </w:del>
      <w:ins w:id="1303" w:author="Zelenskaya Natalia" w:date="2021-03-12T11:38:00Z">
        <w:r w:rsidR="004F7731">
          <w:t xml:space="preserve">Заказчик </w:t>
        </w:r>
      </w:ins>
      <w:r>
        <w:t>ОВП</w:t>
      </w:r>
      <w:r w:rsidRPr="007447ED">
        <w:t xml:space="preserve"> </w:t>
      </w:r>
      <w:ins w:id="1304" w:author="Zelenskaya Natalia" w:date="2021-03-12T11:38:00Z">
        <w:r w:rsidR="004F7731">
          <w:t xml:space="preserve"> НеПА </w:t>
        </w:r>
      </w:ins>
      <w:r w:rsidRPr="007447ED">
        <w:t xml:space="preserve">УО через транзакции «MM03 – Просмотр материала» проверяет наличие записей в справочнике ЕК МТР и при их отсутствии направляет заявку на создание записи ОЗМ в КСУ НСИ (в рамках процесса ПП-12.07.01-ERP Управление данными НСИ). В заявке необходимо указать характеристики </w:t>
      </w:r>
      <w:r>
        <w:t xml:space="preserve">нового </w:t>
      </w:r>
      <w:r w:rsidRPr="007447ED">
        <w:t>оборудования.</w:t>
      </w:r>
    </w:p>
    <w:p w14:paraId="7B71A37A" w14:textId="2E01F754" w:rsidR="00BA51C7" w:rsidRDefault="00BA51C7">
      <w:pPr>
        <w:pStyle w:val="4"/>
      </w:pPr>
      <w:r w:rsidRPr="007447ED">
        <w:t xml:space="preserve">Шаг процесса </w:t>
      </w:r>
      <w:r>
        <w:t>2</w:t>
      </w:r>
      <w:r w:rsidRPr="007447ED">
        <w:t>0.</w:t>
      </w:r>
      <w:r>
        <w:t>3</w:t>
      </w:r>
      <w:r w:rsidRPr="007447ED">
        <w:t xml:space="preserve"> – </w:t>
      </w:r>
      <w:r>
        <w:t>Формирование заявки на ОВП</w:t>
      </w:r>
    </w:p>
    <w:p w14:paraId="61889606" w14:textId="7C7634CE" w:rsidR="00BA51C7" w:rsidRDefault="009056C5">
      <w:r>
        <w:t>О</w:t>
      </w:r>
      <w:r w:rsidR="00BA51C7" w:rsidRPr="007447ED">
        <w:t xml:space="preserve">тветственный специалист с ролью </w:t>
      </w:r>
      <w:del w:id="1305" w:author="Zelenskaya Natalia" w:date="2021-03-12T11:39:00Z">
        <w:r w:rsidR="00BA51C7" w:rsidDel="004F7731">
          <w:delText xml:space="preserve">Заявитель </w:delText>
        </w:r>
      </w:del>
      <w:ins w:id="1306" w:author="Zelenskaya Natalia" w:date="2021-03-12T11:39:00Z">
        <w:r w:rsidR="004F7731">
          <w:t xml:space="preserve">Заказчик </w:t>
        </w:r>
      </w:ins>
      <w:r w:rsidR="00BA51C7">
        <w:t>ОВП</w:t>
      </w:r>
      <w:ins w:id="1307" w:author="Zelenskaya Natalia" w:date="2021-03-12T11:39:00Z">
        <w:r w:rsidR="004F7731">
          <w:t xml:space="preserve"> НеПА</w:t>
        </w:r>
      </w:ins>
      <w:r w:rsidRPr="009056C5">
        <w:t xml:space="preserve"> </w:t>
      </w:r>
      <w:r w:rsidRPr="007447ED">
        <w:t>УО</w:t>
      </w:r>
      <w:r w:rsidR="00BA51C7" w:rsidRPr="007447ED">
        <w:t xml:space="preserve"> </w:t>
      </w:r>
      <w:r w:rsidRPr="007447ED">
        <w:t xml:space="preserve">в транзакции «АРМ Планировщика ОВП» </w:t>
      </w:r>
      <w:r w:rsidR="00BA51C7" w:rsidRPr="007447ED">
        <w:t xml:space="preserve">создает Заявку на ОВП </w:t>
      </w:r>
      <w:r>
        <w:t>с профилем «</w:t>
      </w:r>
      <w:r w:rsidRPr="009056C5">
        <w:t>P00410</w:t>
      </w:r>
      <w:r>
        <w:t xml:space="preserve"> - </w:t>
      </w:r>
      <w:r w:rsidRPr="009056C5">
        <w:t>Непроизв Актив ОВП (</w:t>
      </w:r>
      <w:del w:id="1308" w:author="Zelenskaya Natalia" w:date="2021-04-05T17:27:00Z">
        <w:r w:rsidRPr="009056C5" w:rsidDel="00F83646">
          <w:delText>ОВСС/ОВИЗ</w:delText>
        </w:r>
      </w:del>
      <w:ins w:id="1309" w:author="Zelenskaya Natalia" w:date="2021-04-05T17:27:00Z">
        <w:r w:rsidR="00F83646">
          <w:t>1 и 2 группы</w:t>
        </w:r>
      </w:ins>
      <w:r w:rsidRPr="009056C5">
        <w:t>)</w:t>
      </w:r>
      <w:r>
        <w:t>» вида</w:t>
      </w:r>
      <w:r w:rsidR="00BA51C7" w:rsidRPr="007447ED">
        <w:t xml:space="preserve"> «P</w:t>
      </w:r>
      <w:r w:rsidR="00BA51C7">
        <w:t>41</w:t>
      </w:r>
      <w:r w:rsidR="00BA51C7" w:rsidRPr="007447ED">
        <w:t xml:space="preserve">0 - </w:t>
      </w:r>
      <w:ins w:id="1310" w:author="Zelenskaya Natalia" w:date="2021-04-05T17:27:00Z">
        <w:r w:rsidR="00F83646" w:rsidRPr="00F83646">
          <w:t>Непроиз Активы ОВП (1 группа)</w:t>
        </w:r>
        <w:r w:rsidR="00F83646">
          <w:t xml:space="preserve">» или </w:t>
        </w:r>
      </w:ins>
      <w:ins w:id="1311" w:author="Zelenskaya Natalia" w:date="2021-04-05T17:28:00Z">
        <w:r w:rsidR="00F83646">
          <w:t>«</w:t>
        </w:r>
        <w:r w:rsidR="00F83646" w:rsidRPr="007447ED">
          <w:t>P</w:t>
        </w:r>
        <w:r w:rsidR="00F83646">
          <w:t xml:space="preserve">420 - </w:t>
        </w:r>
      </w:ins>
      <w:ins w:id="1312" w:author="Zelenskaya Natalia" w:date="2021-04-05T17:27:00Z">
        <w:r w:rsidR="00F83646" w:rsidRPr="00F83646">
          <w:t>Непроиз Активы ОВП (2 группа)</w:t>
        </w:r>
      </w:ins>
      <w:del w:id="1313" w:author="Zelenskaya Natalia" w:date="2021-04-05T17:27:00Z">
        <w:r w:rsidR="00BA51C7" w:rsidRPr="00BA51C7" w:rsidDel="00F83646">
          <w:delText>Непроиз Активы ОВП</w:delText>
        </w:r>
      </w:del>
      <w:r>
        <w:t>»</w:t>
      </w:r>
      <w:r w:rsidR="004473BE">
        <w:t xml:space="preserve"> (разработка </w:t>
      </w:r>
      <w:del w:id="1314" w:author="Zelenskaya Natalia" w:date="2021-03-12T15:34:00Z">
        <w:r w:rsidR="0039384F" w:rsidRPr="0039384F" w:rsidDel="0049735E">
          <w:delText>PS203</w:delText>
        </w:r>
      </w:del>
      <w:ins w:id="1315" w:author="Zelenskaya Natalia" w:date="2021-03-12T15:34:00Z">
        <w:r w:rsidR="0049735E">
          <w:t>PS204</w:t>
        </w:r>
      </w:ins>
      <w:r w:rsidR="0039384F" w:rsidRPr="0039384F">
        <w:t>. Разработка интерфейса ведения и обработки заявок ОВП</w:t>
      </w:r>
      <w:r w:rsidR="004473BE">
        <w:t>)</w:t>
      </w:r>
      <w:r>
        <w:t>.</w:t>
      </w:r>
    </w:p>
    <w:p w14:paraId="4FF04A28" w14:textId="516DAD4E" w:rsidR="00BA51C7" w:rsidRDefault="00BA51C7">
      <w:pPr>
        <w:rPr>
          <w:ins w:id="1316" w:author="Zelenskaya Natalia" w:date="2021-03-12T20:01:00Z"/>
          <w:rStyle w:val="10TableContent1CharChar"/>
          <w:lang w:val="ru-RU"/>
        </w:rPr>
      </w:pPr>
      <w:r>
        <w:rPr>
          <w:rStyle w:val="10TableContent1CharChar"/>
          <w:lang w:val="ru-RU"/>
        </w:rPr>
        <w:t xml:space="preserve">На заголовке Заявки на ОВП </w:t>
      </w:r>
      <w:ins w:id="1317" w:author="Zelenskaya Natalia" w:date="2021-03-12T11:39:00Z">
        <w:r w:rsidR="004F7731">
          <w:t>Заказчик ОВП НеПА</w:t>
        </w:r>
      </w:ins>
      <w:del w:id="1318" w:author="Zelenskaya Natalia" w:date="2021-03-12T11:39:00Z">
        <w:r w:rsidDel="004F7731">
          <w:delText>Заявитель ОВП</w:delText>
        </w:r>
      </w:del>
      <w:r w:rsidRPr="007447ED">
        <w:t xml:space="preserve"> УО </w:t>
      </w:r>
      <w:r>
        <w:rPr>
          <w:rStyle w:val="10TableContent1CharChar"/>
          <w:lang w:val="ru-RU"/>
        </w:rPr>
        <w:t>у</w:t>
      </w:r>
      <w:r w:rsidRPr="00F02ACB">
        <w:rPr>
          <w:rStyle w:val="10TableContent1CharChar"/>
          <w:lang w:val="ru-RU"/>
        </w:rPr>
        <w:t>казывает Вид за</w:t>
      </w:r>
      <w:r>
        <w:rPr>
          <w:rStyle w:val="10TableContent1CharChar"/>
          <w:lang w:val="ru-RU"/>
        </w:rPr>
        <w:t xml:space="preserve">явки, Краткий текст заявки, Сроки заявки, на операции Заявки на ОВП указывает </w:t>
      </w:r>
      <w:r w:rsidRPr="00F02ACB">
        <w:rPr>
          <w:rStyle w:val="10TableContent1CharChar"/>
          <w:lang w:val="ru-RU"/>
        </w:rPr>
        <w:t xml:space="preserve">компонент </w:t>
      </w:r>
      <w:r>
        <w:rPr>
          <w:rStyle w:val="10TableContent1CharChar"/>
          <w:lang w:val="ru-RU"/>
        </w:rPr>
        <w:t xml:space="preserve">материала – </w:t>
      </w:r>
      <w:r w:rsidRPr="00F02ACB">
        <w:rPr>
          <w:rStyle w:val="10TableContent1CharChar"/>
          <w:lang w:val="ru-RU"/>
        </w:rPr>
        <w:t>оборудования</w:t>
      </w:r>
      <w:r>
        <w:rPr>
          <w:rStyle w:val="10TableContent1CharChar"/>
          <w:lang w:val="ru-RU"/>
        </w:rPr>
        <w:t xml:space="preserve"> (ЕК МТР) и количество. </w:t>
      </w:r>
    </w:p>
    <w:p w14:paraId="779E59A8" w14:textId="249B4636" w:rsidR="00460FA2" w:rsidRDefault="00460FA2">
      <w:ins w:id="1319" w:author="Zelenskaya Natalia" w:date="2021-03-12T20:01:00Z">
        <w:r>
          <w:t>В случае если необходимо вовлечение НВИ на заголовке Заявки на ОВП указывается индикатор «Вовлечение НВИ», что влечет за собой уменьшение шагов согласования. Более подробно описано в</w:t>
        </w:r>
      </w:ins>
      <w:ins w:id="1320" w:author="Zelenskaya Natalia" w:date="2021-03-12T20:02:00Z">
        <w:r w:rsidRPr="00460FA2">
          <w:t xml:space="preserve"> </w:t>
        </w:r>
        <w:r>
          <w:t xml:space="preserve">п. </w:t>
        </w:r>
        <w:r>
          <w:fldChar w:fldCharType="begin"/>
        </w:r>
        <w:r>
          <w:instrText xml:space="preserve"> REF _Ref66471577 \r \h </w:instrText>
        </w:r>
      </w:ins>
      <w:ins w:id="1321" w:author="Zelenskaya Natalia" w:date="2021-03-12T20:02:00Z">
        <w:r>
          <w:fldChar w:fldCharType="separate"/>
        </w:r>
      </w:ins>
      <w:ins w:id="1322" w:author="Zelenskaya Natalia" w:date="2021-03-12T20:36:00Z">
        <w:r w:rsidR="00377EC5">
          <w:t>5.2.3.13</w:t>
        </w:r>
      </w:ins>
      <w:ins w:id="1323" w:author="Zelenskaya Natalia" w:date="2021-03-12T20:02:00Z">
        <w:r>
          <w:fldChar w:fldCharType="end"/>
        </w:r>
        <w:r>
          <w:t xml:space="preserve">. </w:t>
        </w:r>
      </w:ins>
    </w:p>
    <w:p w14:paraId="5059C289" w14:textId="6798191E" w:rsidR="00BA51C7" w:rsidRDefault="00BA51C7">
      <w:r w:rsidRPr="007447ED">
        <w:t>Заявка на ОВП создает с пользовательским статусом «Инициатива» (ИНИЦ). Полный набор и описание пользовательских статусов проекта приведено в п. 5.10 Особенности технической реализации.</w:t>
      </w:r>
    </w:p>
    <w:p w14:paraId="4B99E98F" w14:textId="751B50C9" w:rsidR="002B6181" w:rsidRDefault="002B6181">
      <w:pPr>
        <w:pStyle w:val="4"/>
      </w:pPr>
      <w:r w:rsidRPr="007447ED">
        <w:t xml:space="preserve">Шаг процесса </w:t>
      </w:r>
      <w:r>
        <w:t>3</w:t>
      </w:r>
      <w:r w:rsidRPr="007447ED">
        <w:t>0.</w:t>
      </w:r>
      <w:r>
        <w:t>3</w:t>
      </w:r>
      <w:r w:rsidRPr="007447ED">
        <w:t xml:space="preserve"> – </w:t>
      </w:r>
      <w:r w:rsidR="009056C5">
        <w:t>Проверка документов</w:t>
      </w:r>
    </w:p>
    <w:p w14:paraId="50E6BF75" w14:textId="43F2F794" w:rsidR="009056C5" w:rsidRDefault="009056C5">
      <w:r>
        <w:rPr>
          <w:rStyle w:val="10TableContent1CharChar"/>
          <w:lang w:val="ru-RU"/>
        </w:rPr>
        <w:t xml:space="preserve">Сотрудник с ролью </w:t>
      </w:r>
      <w:del w:id="1324" w:author="Zelenskaya Natalia" w:date="2021-03-12T11:39:00Z">
        <w:r w:rsidRPr="009056C5" w:rsidDel="004F7731">
          <w:delText>Специалист управления бюджетами ТОиР</w:delText>
        </w:r>
      </w:del>
      <w:ins w:id="1325" w:author="Zelenskaya Natalia" w:date="2021-03-12T11:39:00Z">
        <w:r w:rsidR="004F7731">
          <w:t xml:space="preserve">Руководитель функционального </w:t>
        </w:r>
      </w:ins>
      <w:ins w:id="1326" w:author="Zelenskaya Natalia" w:date="2021-03-12T11:41:00Z">
        <w:r w:rsidR="004F7731">
          <w:t>подразделения</w:t>
        </w:r>
      </w:ins>
      <w:r w:rsidRPr="009056C5">
        <w:t xml:space="preserve"> УО</w:t>
      </w:r>
      <w:r>
        <w:t xml:space="preserve"> проверяет предоставленные </w:t>
      </w:r>
      <w:r w:rsidR="005E327D">
        <w:t xml:space="preserve">Заявителем ОВП УО </w:t>
      </w:r>
      <w:r>
        <w:t xml:space="preserve">обосновывающие документы. </w:t>
      </w:r>
    </w:p>
    <w:p w14:paraId="3F4BC5DE" w14:textId="1C01D60F" w:rsidR="009056C5" w:rsidRDefault="009056C5">
      <w:r>
        <w:t xml:space="preserve">В случае корректной подготовки </w:t>
      </w:r>
      <w:r w:rsidR="005E327D">
        <w:t xml:space="preserve">обосновывающих документов </w:t>
      </w:r>
      <w:r>
        <w:t xml:space="preserve">и отсутствия замечаний </w:t>
      </w:r>
      <w:del w:id="1327" w:author="Zelenskaya Natalia" w:date="2021-03-12T17:29:00Z">
        <w:r w:rsidR="005E327D" w:rsidRPr="009056C5" w:rsidDel="00E302C5">
          <w:delText>Специалист управления бюджетами ТОиР УО</w:delText>
        </w:r>
      </w:del>
      <w:ins w:id="1328" w:author="Zelenskaya Natalia" w:date="2021-03-12T17:29:00Z">
        <w:r w:rsidR="00E302C5">
          <w:t>Заказчик ОВП ПА 1 группа УО</w:t>
        </w:r>
      </w:ins>
      <w:r w:rsidR="005E327D">
        <w:t xml:space="preserve"> согласует Заявку на ОВП, проставляя пользовательский статус «</w:t>
      </w:r>
      <w:del w:id="1329" w:author="Zelenskaya Natalia" w:date="2021-03-12T11:40:00Z">
        <w:r w:rsidR="005E327D" w:rsidDel="004F7731">
          <w:delText xml:space="preserve">ССБТ </w:delText>
        </w:r>
      </w:del>
      <w:ins w:id="1330" w:author="Zelenskaya Natalia" w:date="2021-03-12T11:40:00Z">
        <w:r w:rsidR="004F7731">
          <w:t xml:space="preserve">СРФН </w:t>
        </w:r>
      </w:ins>
      <w:r w:rsidR="005E327D">
        <w:t xml:space="preserve">– Согласовано </w:t>
      </w:r>
      <w:del w:id="1331" w:author="Zelenskaya Natalia" w:date="2021-03-12T11:40:00Z">
        <w:r w:rsidR="005E327D" w:rsidDel="004F7731">
          <w:delText>с</w:delText>
        </w:r>
        <w:r w:rsidR="005E327D" w:rsidRPr="009056C5" w:rsidDel="004F7731">
          <w:delText>пециалист</w:delText>
        </w:r>
        <w:r w:rsidR="005E327D" w:rsidDel="004F7731">
          <w:delText>ом</w:delText>
        </w:r>
        <w:r w:rsidR="005E327D" w:rsidRPr="009056C5" w:rsidDel="004F7731">
          <w:delText xml:space="preserve"> управления бюджетами ТОиР</w:delText>
        </w:r>
      </w:del>
      <w:ins w:id="1332" w:author="Zelenskaya Natalia" w:date="2021-03-12T11:40:00Z">
        <w:r w:rsidR="004F7731">
          <w:t>руководителем функ. направления</w:t>
        </w:r>
      </w:ins>
      <w:r w:rsidR="005E327D" w:rsidRPr="009056C5">
        <w:t xml:space="preserve"> УО</w:t>
      </w:r>
      <w:r w:rsidR="005E327D">
        <w:t>»</w:t>
      </w:r>
      <w:r>
        <w:t>.</w:t>
      </w:r>
    </w:p>
    <w:p w14:paraId="74089BFE" w14:textId="14F44127" w:rsidR="005E327D" w:rsidRDefault="005E327D">
      <w:pPr>
        <w:rPr>
          <w:rStyle w:val="10TableContent1CharChar"/>
          <w:lang w:val="ru-RU"/>
        </w:rPr>
      </w:pPr>
      <w:r>
        <w:t xml:space="preserve">После согласования </w:t>
      </w:r>
      <w:ins w:id="1333" w:author="Zelenskaya Natalia" w:date="2021-03-12T11:40:00Z">
        <w:r w:rsidR="004F7731">
          <w:t>Заказчиком ОВП НеПА</w:t>
        </w:r>
        <w:r w:rsidR="004F7731" w:rsidRPr="007447ED">
          <w:t xml:space="preserve"> УО </w:t>
        </w:r>
      </w:ins>
      <w:del w:id="1334" w:author="Zelenskaya Natalia" w:date="2021-03-12T11:40:00Z">
        <w:r w:rsidRPr="009056C5" w:rsidDel="004F7731">
          <w:delText>Специалист</w:delText>
        </w:r>
        <w:r w:rsidDel="004F7731">
          <w:delText>ом</w:delText>
        </w:r>
        <w:r w:rsidRPr="009056C5" w:rsidDel="004F7731">
          <w:delText xml:space="preserve"> управления бюджетами ТОиР</w:delText>
        </w:r>
        <w:r w:rsidDel="004F7731">
          <w:delText xml:space="preserve"> </w:delText>
        </w:r>
      </w:del>
      <w:r>
        <w:t xml:space="preserve">Заявка на ОВП передается в процесс </w:t>
      </w:r>
      <w:r w:rsidR="002E4AAE" w:rsidRPr="002E4AAE">
        <w:t>ПП-10.03.01-ERP Ведение плановых цен</w:t>
      </w:r>
      <w:r>
        <w:t>, где согласно Инструкции</w:t>
      </w:r>
      <w:r w:rsidRPr="005E327D">
        <w:t xml:space="preserve"> по ведению плановых цен</w:t>
      </w:r>
      <w:r>
        <w:t xml:space="preserve"> устанавливается плановая цена для непроизводственного оборудования.</w:t>
      </w:r>
    </w:p>
    <w:p w14:paraId="42F66CDD" w14:textId="3D0D4129" w:rsidR="000406AA" w:rsidRDefault="005E327D">
      <w:pPr>
        <w:pStyle w:val="4"/>
      </w:pPr>
      <w:r w:rsidRPr="007447ED">
        <w:lastRenderedPageBreak/>
        <w:t xml:space="preserve">Шаг процесса </w:t>
      </w:r>
      <w:r>
        <w:t>4</w:t>
      </w:r>
      <w:r w:rsidRPr="007447ED">
        <w:t>0.</w:t>
      </w:r>
      <w:r>
        <w:t>3</w:t>
      </w:r>
      <w:r w:rsidRPr="007447ED">
        <w:t xml:space="preserve"> – </w:t>
      </w:r>
      <w:r w:rsidR="002E4AAE" w:rsidRPr="002E4AAE">
        <w:t>Корректировка заявки на ОВП</w:t>
      </w:r>
    </w:p>
    <w:p w14:paraId="290C1766" w14:textId="30D4B548" w:rsidR="002E4AAE" w:rsidRDefault="002E4AAE">
      <w:r w:rsidRPr="007447ED">
        <w:t xml:space="preserve">После </w:t>
      </w:r>
      <w:r>
        <w:t xml:space="preserve">согласования Заявки на ОВП </w:t>
      </w:r>
      <w:del w:id="1335" w:author="Zelenskaya Natalia" w:date="2021-03-12T11:41:00Z">
        <w:r w:rsidRPr="009056C5" w:rsidDel="004F7731">
          <w:delText>Специалист</w:delText>
        </w:r>
        <w:r w:rsidDel="004F7731">
          <w:delText>ом</w:delText>
        </w:r>
        <w:r w:rsidRPr="009056C5" w:rsidDel="004F7731">
          <w:delText xml:space="preserve"> управления бюджетами ТОиР</w:delText>
        </w:r>
      </w:del>
      <w:ins w:id="1336" w:author="Zelenskaya Natalia" w:date="2021-03-12T11:41:00Z">
        <w:r w:rsidR="004F7731">
          <w:t>Руководителем функционального подразделения</w:t>
        </w:r>
      </w:ins>
      <w:r w:rsidRPr="009056C5">
        <w:t xml:space="preserve"> УО</w:t>
      </w:r>
      <w:r>
        <w:t xml:space="preserve"> и</w:t>
      </w:r>
      <w:r w:rsidRPr="007447ED">
        <w:t xml:space="preserve"> </w:t>
      </w:r>
      <w:r>
        <w:t>расценки</w:t>
      </w:r>
      <w:r w:rsidRPr="007447ED">
        <w:t xml:space="preserve"> </w:t>
      </w:r>
      <w:ins w:id="1337" w:author="Zelenskaya Natalia" w:date="2021-03-12T11:41:00Z">
        <w:r w:rsidR="004F7731">
          <w:t>Заказчик ОВП НеПА</w:t>
        </w:r>
        <w:r w:rsidR="004F7731" w:rsidRPr="007447ED">
          <w:t xml:space="preserve"> УО </w:t>
        </w:r>
      </w:ins>
      <w:del w:id="1338" w:author="Zelenskaya Natalia" w:date="2021-03-12T11:41:00Z">
        <w:r w:rsidDel="004F7731">
          <w:delText>Заявитель ОВП</w:delText>
        </w:r>
        <w:r w:rsidRPr="007447ED" w:rsidDel="004F7731">
          <w:delText xml:space="preserve"> УО </w:delText>
        </w:r>
      </w:del>
      <w:r w:rsidRPr="007447ED">
        <w:t xml:space="preserve">в транзакции «АРМ Планировщика ОВП» </w:t>
      </w:r>
      <w:r w:rsidR="00FB25E5">
        <w:t>производит необходимые корректировки Заявки на ОВП</w:t>
      </w:r>
      <w:r w:rsidRPr="007447ED">
        <w:t>: уточняет ЕК МТР, прикладывает документацию (</w:t>
      </w:r>
      <w:r>
        <w:t>обосновывающие документы).</w:t>
      </w:r>
    </w:p>
    <w:p w14:paraId="2CBA6E69" w14:textId="7E877DE0" w:rsidR="00FB25E5" w:rsidRDefault="00FB25E5">
      <w:r>
        <w:t xml:space="preserve">В случае необходимости прикрепления документов к Заявке на ОВП </w:t>
      </w:r>
      <w:ins w:id="1339" w:author="Zelenskaya Natalia" w:date="2021-03-12T11:41:00Z">
        <w:r w:rsidR="004F7731">
          <w:t>Заказчик ОВП НеПА</w:t>
        </w:r>
        <w:r w:rsidR="004F7731" w:rsidDel="004F7731">
          <w:t xml:space="preserve"> </w:t>
        </w:r>
      </w:ins>
      <w:del w:id="1340" w:author="Zelenskaya Natalia" w:date="2021-03-12T11:41:00Z">
        <w:r w:rsidDel="004F7731">
          <w:delText xml:space="preserve">Заявитель ОВП </w:delText>
        </w:r>
      </w:del>
      <w:r>
        <w:t xml:space="preserve">УО </w:t>
      </w:r>
      <w:r w:rsidRPr="007447ED">
        <w:t xml:space="preserve">создает для компонента записи документов </w:t>
      </w:r>
      <w:r w:rsidRPr="00F526BC">
        <w:t>DMS вида «Документация для потребности в МТР», и загружает к ней оригиналы – докуме</w:t>
      </w:r>
      <w:r w:rsidRPr="007447ED">
        <w:t xml:space="preserve">нты в формате PDF (при этом документы </w:t>
      </w:r>
      <w:del w:id="1341" w:author="Zelenskaya Natalia" w:date="2021-04-05T17:50:00Z">
        <w:r w:rsidRPr="007447ED" w:rsidDel="00381E95">
          <w:delText>должна сохраняться</w:delText>
        </w:r>
      </w:del>
      <w:ins w:id="1342" w:author="Zelenskaya Natalia" w:date="2021-04-05T17:50:00Z">
        <w:r w:rsidR="00381E95">
          <w:t>сохраняются</w:t>
        </w:r>
      </w:ins>
      <w:r w:rsidRPr="007447ED">
        <w:t xml:space="preserve"> в базе данных SAP)</w:t>
      </w:r>
      <w:ins w:id="1343" w:author="Zelenskaya Natalia" w:date="2021-04-05T17:52:00Z">
        <w:r w:rsidR="007C0A9F">
          <w:t xml:space="preserve"> и устанавливает пользовательский статус </w:t>
        </w:r>
      </w:ins>
      <w:ins w:id="1344" w:author="Zelenskaya Natalia" w:date="2021-04-05T17:53:00Z">
        <w:r w:rsidR="007C0A9F">
          <w:t>на заявке на ОВП «</w:t>
        </w:r>
      </w:ins>
      <w:ins w:id="1345" w:author="Zelenskaya Natalia" w:date="2021-04-05T17:52:00Z">
        <w:r w:rsidR="007C0A9F">
          <w:t>СГТЗ – Согласовано ТЗ</w:t>
        </w:r>
      </w:ins>
      <w:ins w:id="1346" w:author="Zelenskaya Natalia" w:date="2021-04-05T17:53:00Z">
        <w:r w:rsidR="007C0A9F">
          <w:t>»</w:t>
        </w:r>
      </w:ins>
      <w:r w:rsidRPr="007447ED">
        <w:t>.</w:t>
      </w:r>
      <w:ins w:id="1347" w:author="Zelenskaya Natalia" w:date="2021-04-05T17:51:00Z">
        <w:r w:rsidR="007C0A9F">
          <w:t xml:space="preserve"> </w:t>
        </w:r>
        <w:r w:rsidR="007C0A9F" w:rsidRPr="007447ED">
          <w:t xml:space="preserve">В момент </w:t>
        </w:r>
        <w:r w:rsidR="007C0A9F">
          <w:t>выполняет</w:t>
        </w:r>
        <w:r w:rsidR="007C0A9F" w:rsidRPr="007447ED">
          <w:t>ся проверка на</w:t>
        </w:r>
        <w:r w:rsidR="007C0A9F">
          <w:t>личия прикрепленных документов</w:t>
        </w:r>
        <w:r w:rsidR="007C0A9F" w:rsidRPr="007447ED">
          <w:t xml:space="preserve">. </w:t>
        </w:r>
        <w:r w:rsidR="007C0A9F">
          <w:t>(</w:t>
        </w:r>
        <w:r w:rsidR="007C0A9F" w:rsidRPr="009C0945">
          <w:t>PS08</w:t>
        </w:r>
        <w:r w:rsidR="007C0A9F">
          <w:t>.</w:t>
        </w:r>
        <w:r w:rsidR="007C0A9F" w:rsidRPr="009C0945">
          <w:t xml:space="preserve"> Проверки при сохранении проекта для соответствия аналитик друг другу</w:t>
        </w:r>
        <w:r w:rsidR="007C0A9F">
          <w:t>).</w:t>
        </w:r>
      </w:ins>
    </w:p>
    <w:p w14:paraId="75F22135" w14:textId="71BF35ED" w:rsidR="002E4AAE" w:rsidRDefault="00FB25E5">
      <w:r>
        <w:t xml:space="preserve">После корректировки Заявка на ОВП передается на согласование Специалисту отдела планирования </w:t>
      </w:r>
      <w:r w:rsidRPr="00FB25E5">
        <w:t>и контроля инвестиций УО</w:t>
      </w:r>
      <w:r>
        <w:t>.</w:t>
      </w:r>
    </w:p>
    <w:p w14:paraId="3AEF1788" w14:textId="6F8CD6A4" w:rsidR="00344F6A" w:rsidRDefault="00683F4B" w:rsidP="00344F6A">
      <w:pPr>
        <w:rPr>
          <w:ins w:id="1348" w:author="Zelenskaya Natalia" w:date="2021-03-12T19:43:00Z"/>
          <w:rStyle w:val="10TableContent1CharChar"/>
          <w:lang w:val="ru-RU"/>
        </w:rPr>
      </w:pPr>
      <w:r>
        <w:t xml:space="preserve">В случае согласования Заявок на ОВП на Инвестиционной комиссии УО </w:t>
      </w:r>
      <w:r w:rsidRPr="007447ED">
        <w:t xml:space="preserve">в транзакции «АРМ Планировщика ОВП» автоматически </w:t>
      </w:r>
      <w:del w:id="1349" w:author="Zelenskaya Natalia" w:date="2021-03-12T19:44:00Z">
        <w:r w:rsidRPr="007447ED" w:rsidDel="00344F6A">
          <w:delText xml:space="preserve">или вручную </w:delText>
        </w:r>
        <w:r w:rsidDel="00344F6A">
          <w:delText>Заявителем ОВП</w:delText>
        </w:r>
        <w:r w:rsidRPr="007447ED" w:rsidDel="00344F6A">
          <w:delText xml:space="preserve"> УО </w:delText>
        </w:r>
      </w:del>
      <w:r w:rsidRPr="007447ED">
        <w:t>создается СПП – элемент</w:t>
      </w:r>
      <w:r>
        <w:t xml:space="preserve"> вида</w:t>
      </w:r>
      <w:r w:rsidRPr="007447ED">
        <w:t xml:space="preserve"> «Мероприятие» </w:t>
      </w:r>
      <w:r>
        <w:t>и присваивается Заявке на ОВП</w:t>
      </w:r>
      <w:r w:rsidRPr="007447ED">
        <w:t>.</w:t>
      </w:r>
      <w:ins w:id="1350" w:author="Zelenskaya Natalia" w:date="2021-03-12T19:44:00Z">
        <w:r w:rsidR="00344F6A">
          <w:t xml:space="preserve"> </w:t>
        </w:r>
      </w:ins>
      <w:ins w:id="1351" w:author="Zelenskaya Natalia" w:date="2021-03-12T19:43:00Z">
        <w:r w:rsidR="00344F6A" w:rsidRPr="007447ED">
          <w:t xml:space="preserve">СПП – элемент </w:t>
        </w:r>
        <w:r w:rsidR="00344F6A">
          <w:t xml:space="preserve">вида </w:t>
        </w:r>
        <w:r w:rsidR="00344F6A" w:rsidRPr="007447ED">
          <w:t xml:space="preserve">«Мероприятие» </w:t>
        </w:r>
        <w:r w:rsidR="00344F6A" w:rsidRPr="007447ED">
          <w:rPr>
            <w:rStyle w:val="10TableContent1CharChar"/>
            <w:lang w:val="ru-RU"/>
          </w:rPr>
          <w:t>создается</w:t>
        </w:r>
        <w:r w:rsidR="00344F6A">
          <w:rPr>
            <w:rStyle w:val="10TableContent1CharChar"/>
            <w:lang w:val="ru-RU"/>
          </w:rPr>
          <w:t xml:space="preserve"> в случае установленного</w:t>
        </w:r>
        <w:r w:rsidR="00344F6A" w:rsidRPr="007447ED">
          <w:rPr>
            <w:rStyle w:val="10TableContent1CharChar"/>
            <w:lang w:val="ru-RU"/>
          </w:rPr>
          <w:t xml:space="preserve"> </w:t>
        </w:r>
        <w:r w:rsidR="00344F6A">
          <w:rPr>
            <w:rStyle w:val="10TableContent1CharChar"/>
            <w:lang w:val="ru-RU"/>
          </w:rPr>
          <w:t>пользовательского статуса</w:t>
        </w:r>
        <w:r w:rsidR="00344F6A" w:rsidRPr="007447ED">
          <w:rPr>
            <w:rStyle w:val="10TableContent1CharChar"/>
            <w:lang w:val="ru-RU"/>
          </w:rPr>
          <w:t xml:space="preserve"> «Создано» (СОЗД) и включается в проект ОВП бизнес-единицы. </w:t>
        </w:r>
      </w:ins>
    </w:p>
    <w:p w14:paraId="17128B9C" w14:textId="01668AC9" w:rsidR="00344F6A" w:rsidRDefault="00344F6A" w:rsidP="00344F6A">
      <w:pPr>
        <w:rPr>
          <w:ins w:id="1352" w:author="Zelenskaya Natalia" w:date="2021-03-12T11:36:00Z"/>
        </w:rPr>
      </w:pPr>
      <w:ins w:id="1353" w:author="Zelenskaya Natalia" w:date="2021-03-12T19:43:00Z">
        <w:r w:rsidRPr="007447ED">
          <w:t>Запись проекта загружается автоматически из системы КСУ НСИ. Описание передаваемых атрибутов справочника проектов/ объектов и моментов интеграции приведено в документе ERP.5.6.10 «Соглашение об интеграции КСУ НСИ»</w:t>
        </w:r>
        <w:r>
          <w:t>.</w:t>
        </w:r>
      </w:ins>
    </w:p>
    <w:p w14:paraId="19BE603C" w14:textId="5E17FDC4" w:rsidR="004F7731" w:rsidRDefault="004F7731">
      <w:pPr>
        <w:pStyle w:val="3"/>
        <w:rPr>
          <w:ins w:id="1354" w:author="Zelenskaya Natalia" w:date="2021-03-12T11:37:00Z"/>
        </w:rPr>
        <w:pPrChange w:id="1355" w:author="Zelenskaya Natalia" w:date="2021-03-12T16:36:00Z">
          <w:pPr/>
        </w:pPrChange>
      </w:pPr>
      <w:bookmarkStart w:id="1356" w:name="_Toc66475436"/>
      <w:ins w:id="1357" w:author="Zelenskaya Natalia" w:date="2021-03-12T11:37:00Z">
        <w:r>
          <w:t>Описание шагов бизнес-процесса</w:t>
        </w:r>
        <w:r w:rsidRPr="00F02ACB">
          <w:t xml:space="preserve"> </w:t>
        </w:r>
        <w:r w:rsidRPr="00D835B0">
          <w:t>ПП-07.02.03.04-ERP Планирование программы ОВП в рамках программы воздействий на ПА и инвестиционной программы</w:t>
        </w:r>
        <w:r>
          <w:t xml:space="preserve"> (</w:t>
        </w:r>
      </w:ins>
      <w:ins w:id="1358" w:author="Zelenskaya Natalia" w:date="2021-03-12T15:27:00Z">
        <w:r w:rsidR="00CC24BB">
          <w:t>Оборудование и</w:t>
        </w:r>
      </w:ins>
      <w:ins w:id="1359" w:author="Zelenskaya Natalia" w:date="2021-04-05T13:22:00Z">
        <w:r w:rsidR="00CC24BB">
          <w:t>сследовательского центра</w:t>
        </w:r>
      </w:ins>
      <w:ins w:id="1360" w:author="Zelenskaya Natalia" w:date="2021-03-12T11:37:00Z">
        <w:r w:rsidRPr="00D835B0">
          <w:t>)</w:t>
        </w:r>
        <w:bookmarkEnd w:id="1356"/>
      </w:ins>
    </w:p>
    <w:p w14:paraId="4C561F15" w14:textId="067DFFFA" w:rsidR="004F7731" w:rsidRPr="007972A1" w:rsidRDefault="004F7731">
      <w:pPr>
        <w:pStyle w:val="4"/>
        <w:rPr>
          <w:ins w:id="1361" w:author="Zelenskaya Natalia" w:date="2021-03-12T11:37:00Z"/>
        </w:rPr>
      </w:pPr>
      <w:ins w:id="1362" w:author="Zelenskaya Natalia" w:date="2021-03-12T11:37:00Z">
        <w:r w:rsidRPr="007447ED">
          <w:t xml:space="preserve">Шаг процесса </w:t>
        </w:r>
        <w:r>
          <w:t>1</w:t>
        </w:r>
        <w:r w:rsidRPr="007447ED">
          <w:t>0.</w:t>
        </w:r>
      </w:ins>
      <w:ins w:id="1363" w:author="Zelenskaya Natalia" w:date="2021-03-12T15:30:00Z">
        <w:r w:rsidR="0049735E">
          <w:t>4</w:t>
        </w:r>
      </w:ins>
      <w:ins w:id="1364" w:author="Zelenskaya Natalia" w:date="2021-03-12T11:37:00Z">
        <w:r w:rsidRPr="007447ED">
          <w:t xml:space="preserve"> – Проверка наличия записи материала/ оборудования в SAP</w:t>
        </w:r>
        <w:r w:rsidRPr="007972A1">
          <w:rPr>
            <w:rFonts w:cs="Arial"/>
          </w:rPr>
          <w:t xml:space="preserve"> </w:t>
        </w:r>
      </w:ins>
    </w:p>
    <w:p w14:paraId="1EF34ADD" w14:textId="57EAB4A2" w:rsidR="004F7731" w:rsidRDefault="004F7731">
      <w:pPr>
        <w:rPr>
          <w:ins w:id="1365" w:author="Zelenskaya Natalia" w:date="2021-03-12T11:37:00Z"/>
        </w:rPr>
      </w:pPr>
      <w:ins w:id="1366" w:author="Zelenskaya Natalia" w:date="2021-03-12T11:37:00Z">
        <w:r>
          <w:t xml:space="preserve">В случае возникновения потребности в оборудовании </w:t>
        </w:r>
      </w:ins>
      <w:ins w:id="1367" w:author="Zelenskaya Natalia" w:date="2021-03-12T15:27:00Z">
        <w:r w:rsidR="00CC24BB">
          <w:t xml:space="preserve">Исследовательского центра (далее </w:t>
        </w:r>
      </w:ins>
      <w:ins w:id="1368" w:author="Zelenskaya Natalia" w:date="2021-04-05T13:22:00Z">
        <w:r w:rsidR="00CC24BB">
          <w:t xml:space="preserve">- </w:t>
        </w:r>
      </w:ins>
      <w:ins w:id="1369" w:author="Zelenskaya Natalia" w:date="2021-03-12T15:27:00Z">
        <w:r w:rsidR="00CC24BB">
          <w:t>ИЦ)</w:t>
        </w:r>
        <w:r w:rsidR="0049735E">
          <w:t xml:space="preserve"> </w:t>
        </w:r>
      </w:ins>
      <w:ins w:id="1370" w:author="Zelenskaya Natalia" w:date="2021-03-12T11:37:00Z">
        <w:r>
          <w:t xml:space="preserve">формирование Заявки на ОВП происходит только после согласования потребности вне системы внутри подразделения </w:t>
        </w:r>
      </w:ins>
      <w:ins w:id="1371" w:author="Zelenskaya Natalia" w:date="2021-03-12T15:28:00Z">
        <w:r w:rsidR="0049735E">
          <w:t>ИЦ</w:t>
        </w:r>
      </w:ins>
      <w:ins w:id="1372" w:author="Zelenskaya Natalia" w:date="2021-03-12T11:37:00Z">
        <w:r>
          <w:t>.</w:t>
        </w:r>
      </w:ins>
    </w:p>
    <w:p w14:paraId="69F44D82" w14:textId="40963E2C" w:rsidR="004F7731" w:rsidRDefault="004F7731">
      <w:pPr>
        <w:rPr>
          <w:ins w:id="1373" w:author="Zelenskaya Natalia" w:date="2021-03-12T11:37:00Z"/>
        </w:rPr>
      </w:pPr>
      <w:ins w:id="1374" w:author="Zelenskaya Natalia" w:date="2021-03-12T11:37:00Z">
        <w:r w:rsidRPr="007447ED">
          <w:t>Для выбора оборудования</w:t>
        </w:r>
        <w:r w:rsidRPr="00BA660D">
          <w:t xml:space="preserve"> </w:t>
        </w:r>
      </w:ins>
      <w:ins w:id="1375" w:author="Zelenskaya Natalia" w:date="2021-03-12T15:30:00Z">
        <w:r w:rsidR="0049735E">
          <w:t xml:space="preserve">ИЦ </w:t>
        </w:r>
      </w:ins>
      <w:ins w:id="1376" w:author="Zelenskaya Natalia" w:date="2021-03-12T11:37:00Z">
        <w:r>
          <w:t>на этапе формирования Заявки на ОВП</w:t>
        </w:r>
        <w:r w:rsidRPr="007447ED">
          <w:t xml:space="preserve"> </w:t>
        </w:r>
        <w:r>
          <w:t xml:space="preserve">сотрудник с ролью </w:t>
        </w:r>
      </w:ins>
      <w:ins w:id="1377" w:author="Zelenskaya Natalia" w:date="2021-03-12T15:32:00Z">
        <w:r w:rsidR="0049735E" w:rsidRPr="0049735E">
          <w:t xml:space="preserve">Заказчик ОВП ИЦ УО </w:t>
        </w:r>
      </w:ins>
      <w:ins w:id="1378" w:author="Zelenskaya Natalia" w:date="2021-03-12T11:37:00Z">
        <w:r w:rsidRPr="007447ED">
          <w:t xml:space="preserve">через транзакции «MM03 – Просмотр материала» проверяет наличие записей в справочнике ЕК МТР и при их отсутствии направляет заявку на создание записи ОЗМ в КСУ НСИ (в рамках процесса ПП-12.07.01-ERP Управление данными НСИ). В заявке необходимо указать характеристики </w:t>
        </w:r>
        <w:r>
          <w:t xml:space="preserve">нового </w:t>
        </w:r>
        <w:r w:rsidRPr="007447ED">
          <w:t>оборудования.</w:t>
        </w:r>
      </w:ins>
    </w:p>
    <w:p w14:paraId="5C4E678A" w14:textId="73FE9EE6" w:rsidR="004F7731" w:rsidRDefault="004F7731">
      <w:pPr>
        <w:pStyle w:val="4"/>
        <w:rPr>
          <w:ins w:id="1379" w:author="Zelenskaya Natalia" w:date="2021-03-12T11:37:00Z"/>
        </w:rPr>
      </w:pPr>
      <w:ins w:id="1380" w:author="Zelenskaya Natalia" w:date="2021-03-12T11:37:00Z">
        <w:r w:rsidRPr="007447ED">
          <w:lastRenderedPageBreak/>
          <w:t xml:space="preserve">Шаг процесса </w:t>
        </w:r>
        <w:r>
          <w:t>2</w:t>
        </w:r>
        <w:r w:rsidRPr="007447ED">
          <w:t>0.</w:t>
        </w:r>
      </w:ins>
      <w:ins w:id="1381" w:author="Zelenskaya Natalia" w:date="2021-03-12T15:30:00Z">
        <w:r w:rsidR="0049735E">
          <w:t>4</w:t>
        </w:r>
      </w:ins>
      <w:ins w:id="1382" w:author="Zelenskaya Natalia" w:date="2021-03-12T11:37:00Z">
        <w:r w:rsidRPr="007447ED">
          <w:t xml:space="preserve"> – </w:t>
        </w:r>
        <w:r>
          <w:t>Формирование заявки на ОВП</w:t>
        </w:r>
      </w:ins>
    </w:p>
    <w:p w14:paraId="46E707E0" w14:textId="530CD88C" w:rsidR="004F7731" w:rsidRDefault="004F7731">
      <w:pPr>
        <w:rPr>
          <w:ins w:id="1383" w:author="Zelenskaya Natalia" w:date="2021-03-12T11:37:00Z"/>
        </w:rPr>
      </w:pPr>
      <w:ins w:id="1384" w:author="Zelenskaya Natalia" w:date="2021-03-12T11:37:00Z">
        <w:r>
          <w:t>О</w:t>
        </w:r>
        <w:r w:rsidRPr="007447ED">
          <w:t xml:space="preserve">тветственный специалист с ролью </w:t>
        </w:r>
      </w:ins>
      <w:ins w:id="1385" w:author="Zelenskaya Natalia" w:date="2021-03-12T15:32:00Z">
        <w:r w:rsidR="0049735E" w:rsidRPr="0049735E">
          <w:t xml:space="preserve">Заказчик ОВП ИЦ УО </w:t>
        </w:r>
      </w:ins>
      <w:ins w:id="1386" w:author="Zelenskaya Natalia" w:date="2021-03-12T11:37:00Z">
        <w:r w:rsidRPr="007447ED">
          <w:t xml:space="preserve">в транзакции «АРМ Планировщика ОВП» создает Заявку на ОВП </w:t>
        </w:r>
        <w:r>
          <w:t>с профилем «</w:t>
        </w:r>
        <w:r w:rsidRPr="009056C5">
          <w:t>P00410</w:t>
        </w:r>
        <w:r>
          <w:t xml:space="preserve"> - </w:t>
        </w:r>
        <w:r w:rsidRPr="009056C5">
          <w:t>Непроизв Актив ОВП (</w:t>
        </w:r>
      </w:ins>
      <w:ins w:id="1387" w:author="Zelenskaya Natalia" w:date="2021-04-05T18:32:00Z">
        <w:r w:rsidR="00AC4DF0" w:rsidRPr="00AC4DF0">
          <w:rPr>
            <w:rPrChange w:id="1388" w:author="Zelenskaya Natalia" w:date="2021-04-05T18:32:00Z">
              <w:rPr>
                <w:lang w:val="en-US"/>
              </w:rPr>
            </w:rPrChange>
          </w:rPr>
          <w:t xml:space="preserve">1 </w:t>
        </w:r>
        <w:r w:rsidR="00AC4DF0">
          <w:t>и 2 группы</w:t>
        </w:r>
      </w:ins>
      <w:ins w:id="1389" w:author="Zelenskaya Natalia" w:date="2021-03-12T11:37:00Z">
        <w:r w:rsidRPr="009056C5">
          <w:t>)</w:t>
        </w:r>
        <w:r>
          <w:t>» вида</w:t>
        </w:r>
        <w:r w:rsidRPr="007447ED">
          <w:t xml:space="preserve"> «P</w:t>
        </w:r>
        <w:r w:rsidR="0049735E">
          <w:t>43</w:t>
        </w:r>
        <w:r w:rsidRPr="007447ED">
          <w:t xml:space="preserve">0 - </w:t>
        </w:r>
      </w:ins>
      <w:ins w:id="1390" w:author="Zelenskaya Natalia" w:date="2021-04-05T13:24:00Z">
        <w:r w:rsidR="00CC24BB" w:rsidRPr="00CC24BB">
          <w:t>Непроиз Активы ОВП (Оборудование ИЦ)</w:t>
        </w:r>
      </w:ins>
      <w:ins w:id="1391" w:author="Zelenskaya Natalia" w:date="2021-03-12T11:37:00Z">
        <w:r>
          <w:t xml:space="preserve">» (разработка </w:t>
        </w:r>
      </w:ins>
      <w:ins w:id="1392" w:author="Zelenskaya Natalia" w:date="2021-03-12T15:33:00Z">
        <w:r w:rsidR="0049735E">
          <w:t>PS204</w:t>
        </w:r>
      </w:ins>
      <w:ins w:id="1393" w:author="Zelenskaya Natalia" w:date="2021-03-12T11:37:00Z">
        <w:r w:rsidRPr="0039384F">
          <w:t>. Разработка интерфейса ведения и обработки заявок ОВП</w:t>
        </w:r>
        <w:r>
          <w:t>).</w:t>
        </w:r>
      </w:ins>
    </w:p>
    <w:p w14:paraId="2826080C" w14:textId="25A535E8" w:rsidR="004F7731" w:rsidRDefault="004F7731">
      <w:pPr>
        <w:rPr>
          <w:ins w:id="1394" w:author="Zelenskaya Natalia" w:date="2021-03-12T11:37:00Z"/>
        </w:rPr>
      </w:pPr>
      <w:ins w:id="1395" w:author="Zelenskaya Natalia" w:date="2021-03-12T11:37:00Z">
        <w:r>
          <w:rPr>
            <w:rStyle w:val="10TableContent1CharChar"/>
            <w:lang w:val="ru-RU"/>
          </w:rPr>
          <w:t xml:space="preserve">На заголовке Заявки на ОВП </w:t>
        </w:r>
      </w:ins>
      <w:ins w:id="1396" w:author="Zelenskaya Natalia" w:date="2021-03-12T15:32:00Z">
        <w:r w:rsidR="0049735E" w:rsidRPr="0049735E">
          <w:t>Заказчик ОВП ИЦ УО</w:t>
        </w:r>
        <w:r w:rsidR="0049735E" w:rsidRPr="0049735E">
          <w:rPr>
            <w:rStyle w:val="10TableContent1CharChar"/>
            <w:lang w:val="ru-RU"/>
          </w:rPr>
          <w:t xml:space="preserve"> </w:t>
        </w:r>
      </w:ins>
      <w:ins w:id="1397" w:author="Zelenskaya Natalia" w:date="2021-03-12T11:37:00Z">
        <w:r>
          <w:rPr>
            <w:rStyle w:val="10TableContent1CharChar"/>
            <w:lang w:val="ru-RU"/>
          </w:rPr>
          <w:t>у</w:t>
        </w:r>
        <w:r w:rsidRPr="00F02ACB">
          <w:rPr>
            <w:rStyle w:val="10TableContent1CharChar"/>
            <w:lang w:val="ru-RU"/>
          </w:rPr>
          <w:t>казывает Вид за</w:t>
        </w:r>
        <w:r>
          <w:rPr>
            <w:rStyle w:val="10TableContent1CharChar"/>
            <w:lang w:val="ru-RU"/>
          </w:rPr>
          <w:t xml:space="preserve">явки, Краткий текст заявки, Сроки заявки, на операции Заявки на ОВП указывает </w:t>
        </w:r>
        <w:r w:rsidRPr="00F02ACB">
          <w:rPr>
            <w:rStyle w:val="10TableContent1CharChar"/>
            <w:lang w:val="ru-RU"/>
          </w:rPr>
          <w:t xml:space="preserve">компонент </w:t>
        </w:r>
        <w:r>
          <w:rPr>
            <w:rStyle w:val="10TableContent1CharChar"/>
            <w:lang w:val="ru-RU"/>
          </w:rPr>
          <w:t xml:space="preserve">материала – </w:t>
        </w:r>
        <w:r w:rsidRPr="00F02ACB">
          <w:rPr>
            <w:rStyle w:val="10TableContent1CharChar"/>
            <w:lang w:val="ru-RU"/>
          </w:rPr>
          <w:t>оборудования</w:t>
        </w:r>
        <w:r>
          <w:rPr>
            <w:rStyle w:val="10TableContent1CharChar"/>
            <w:lang w:val="ru-RU"/>
          </w:rPr>
          <w:t xml:space="preserve"> (ЕК МТР) и количество. </w:t>
        </w:r>
      </w:ins>
    </w:p>
    <w:p w14:paraId="560F8EDF" w14:textId="77777777" w:rsidR="004F7731" w:rsidRDefault="004F7731">
      <w:pPr>
        <w:rPr>
          <w:ins w:id="1398" w:author="Zelenskaya Natalia" w:date="2021-03-12T11:37:00Z"/>
        </w:rPr>
      </w:pPr>
      <w:ins w:id="1399" w:author="Zelenskaya Natalia" w:date="2021-03-12T11:37:00Z">
        <w:r w:rsidRPr="007447ED">
          <w:t>Заявка на ОВП создает с пользовательским статусом «Инициатива» (ИНИЦ). Полный набор и описание пользовательских статусов проекта приведено в п. 5.10 Особенности технической реализации.</w:t>
        </w:r>
      </w:ins>
    </w:p>
    <w:p w14:paraId="2DE8EB09" w14:textId="01ACB0E2" w:rsidR="004F7731" w:rsidRDefault="004F7731">
      <w:pPr>
        <w:pStyle w:val="4"/>
        <w:rPr>
          <w:ins w:id="1400" w:author="Zelenskaya Natalia" w:date="2021-03-12T11:37:00Z"/>
        </w:rPr>
      </w:pPr>
      <w:ins w:id="1401" w:author="Zelenskaya Natalia" w:date="2021-03-12T11:37:00Z">
        <w:r w:rsidRPr="007447ED">
          <w:t xml:space="preserve">Шаг процесса </w:t>
        </w:r>
        <w:r>
          <w:t>3</w:t>
        </w:r>
        <w:r w:rsidRPr="007447ED">
          <w:t>0.</w:t>
        </w:r>
      </w:ins>
      <w:ins w:id="1402" w:author="Zelenskaya Natalia" w:date="2021-03-12T15:42:00Z">
        <w:r w:rsidR="001F4FA5">
          <w:t>4</w:t>
        </w:r>
      </w:ins>
      <w:ins w:id="1403" w:author="Zelenskaya Natalia" w:date="2021-03-12T11:37:00Z">
        <w:r w:rsidRPr="007447ED">
          <w:t xml:space="preserve"> – </w:t>
        </w:r>
        <w:r>
          <w:t>Проверка документов</w:t>
        </w:r>
      </w:ins>
    </w:p>
    <w:p w14:paraId="5B8D92EE" w14:textId="257AFACC" w:rsidR="004F7731" w:rsidRDefault="004F7731">
      <w:pPr>
        <w:rPr>
          <w:ins w:id="1404" w:author="Zelenskaya Natalia" w:date="2021-03-12T11:37:00Z"/>
        </w:rPr>
      </w:pPr>
      <w:ins w:id="1405" w:author="Zelenskaya Natalia" w:date="2021-03-12T11:37:00Z">
        <w:r>
          <w:rPr>
            <w:rStyle w:val="10TableContent1CharChar"/>
            <w:lang w:val="ru-RU"/>
          </w:rPr>
          <w:t xml:space="preserve">Сотрудник с ролью </w:t>
        </w:r>
      </w:ins>
      <w:ins w:id="1406" w:author="Zelenskaya Natalia" w:date="2021-03-12T15:38:00Z">
        <w:r w:rsidR="0049735E">
          <w:t>Директор ИЦ</w:t>
        </w:r>
      </w:ins>
      <w:ins w:id="1407" w:author="Zelenskaya Natalia" w:date="2021-03-12T11:37:00Z">
        <w:r>
          <w:t xml:space="preserve"> проверяет предоставленные </w:t>
        </w:r>
      </w:ins>
      <w:ins w:id="1408" w:author="Zelenskaya Natalia" w:date="2021-03-12T15:38:00Z">
        <w:r w:rsidR="0049735E" w:rsidRPr="0049735E">
          <w:t>Заказчик</w:t>
        </w:r>
        <w:r w:rsidR="0049735E">
          <w:t>ом</w:t>
        </w:r>
        <w:r w:rsidR="0049735E" w:rsidRPr="0049735E">
          <w:t xml:space="preserve"> ОВП ИЦ УО</w:t>
        </w:r>
        <w:r w:rsidR="0049735E">
          <w:t xml:space="preserve"> </w:t>
        </w:r>
      </w:ins>
      <w:ins w:id="1409" w:author="Zelenskaya Natalia" w:date="2021-03-12T11:37:00Z">
        <w:r>
          <w:t xml:space="preserve">обосновывающие документы. </w:t>
        </w:r>
      </w:ins>
    </w:p>
    <w:p w14:paraId="614AAC6B" w14:textId="285E56E3" w:rsidR="004F7731" w:rsidRDefault="004F7731">
      <w:pPr>
        <w:rPr>
          <w:ins w:id="1410" w:author="Zelenskaya Natalia" w:date="2021-03-12T11:37:00Z"/>
        </w:rPr>
      </w:pPr>
      <w:ins w:id="1411" w:author="Zelenskaya Natalia" w:date="2021-03-12T11:37:00Z">
        <w:r>
          <w:t xml:space="preserve">В случае корректной подготовки обосновывающих документов и отсутствия замечаний </w:t>
        </w:r>
      </w:ins>
      <w:ins w:id="1412" w:author="Zelenskaya Natalia" w:date="2021-03-12T15:38:00Z">
        <w:r w:rsidR="0049735E">
          <w:t>Директор ИЦ</w:t>
        </w:r>
      </w:ins>
      <w:ins w:id="1413" w:author="Zelenskaya Natalia" w:date="2021-03-12T11:37:00Z">
        <w:r>
          <w:t xml:space="preserve"> согласует Заявку на ОВП, проставляя пользовательский статус «С</w:t>
        </w:r>
      </w:ins>
      <w:ins w:id="1414" w:author="Zelenskaya Natalia" w:date="2021-03-12T15:38:00Z">
        <w:r w:rsidR="0049735E">
          <w:t>ДИЦ</w:t>
        </w:r>
      </w:ins>
      <w:ins w:id="1415" w:author="Zelenskaya Natalia" w:date="2021-03-12T11:37:00Z">
        <w:r>
          <w:t xml:space="preserve"> – </w:t>
        </w:r>
      </w:ins>
      <w:ins w:id="1416" w:author="Zelenskaya Natalia" w:date="2021-03-12T15:39:00Z">
        <w:r w:rsidR="0049735E" w:rsidRPr="0049735E">
          <w:t>Согласование Директором ИЦ</w:t>
        </w:r>
      </w:ins>
      <w:ins w:id="1417" w:author="Zelenskaya Natalia" w:date="2021-03-12T11:37:00Z">
        <w:r>
          <w:t>».</w:t>
        </w:r>
      </w:ins>
    </w:p>
    <w:p w14:paraId="1B726861" w14:textId="4F6EF1E6" w:rsidR="004F7731" w:rsidRDefault="004F7731">
      <w:pPr>
        <w:pStyle w:val="4"/>
        <w:rPr>
          <w:ins w:id="1418" w:author="Zelenskaya Natalia" w:date="2021-03-12T11:37:00Z"/>
        </w:rPr>
      </w:pPr>
      <w:ins w:id="1419" w:author="Zelenskaya Natalia" w:date="2021-03-12T11:37:00Z">
        <w:r w:rsidRPr="007447ED">
          <w:t xml:space="preserve">Шаг процесса </w:t>
        </w:r>
        <w:r>
          <w:t>4</w:t>
        </w:r>
        <w:r w:rsidRPr="007447ED">
          <w:t>0.</w:t>
        </w:r>
      </w:ins>
      <w:ins w:id="1420" w:author="Zelenskaya Natalia" w:date="2021-03-12T15:43:00Z">
        <w:r w:rsidR="001F4FA5">
          <w:t>4</w:t>
        </w:r>
      </w:ins>
      <w:ins w:id="1421" w:author="Zelenskaya Natalia" w:date="2021-03-12T11:37:00Z">
        <w:r w:rsidRPr="007447ED">
          <w:t xml:space="preserve"> – </w:t>
        </w:r>
        <w:r w:rsidRPr="002E4AAE">
          <w:t>Корректировка заявки на ОВП</w:t>
        </w:r>
      </w:ins>
    </w:p>
    <w:p w14:paraId="0F1B1C9F" w14:textId="2CF9534E" w:rsidR="004F7731" w:rsidRDefault="004F7731">
      <w:pPr>
        <w:rPr>
          <w:ins w:id="1422" w:author="Zelenskaya Natalia" w:date="2021-03-12T11:37:00Z"/>
        </w:rPr>
      </w:pPr>
      <w:ins w:id="1423" w:author="Zelenskaya Natalia" w:date="2021-03-12T11:37:00Z">
        <w:r w:rsidRPr="007447ED">
          <w:t xml:space="preserve">После </w:t>
        </w:r>
        <w:r>
          <w:t xml:space="preserve">согласования Заявки на ОВП </w:t>
        </w:r>
      </w:ins>
      <w:ins w:id="1424" w:author="Zelenskaya Natalia" w:date="2021-03-12T15:43:00Z">
        <w:r w:rsidR="001F4FA5">
          <w:t>Директором ИЦ</w:t>
        </w:r>
      </w:ins>
      <w:ins w:id="1425" w:author="Zelenskaya Natalia" w:date="2021-03-12T11:37:00Z">
        <w:r>
          <w:t xml:space="preserve"> и</w:t>
        </w:r>
        <w:r w:rsidRPr="007447ED">
          <w:t xml:space="preserve"> </w:t>
        </w:r>
        <w:r>
          <w:t>расценки</w:t>
        </w:r>
        <w:r w:rsidRPr="007447ED">
          <w:t xml:space="preserve"> </w:t>
        </w:r>
      </w:ins>
      <w:ins w:id="1426" w:author="Zelenskaya Natalia" w:date="2021-03-12T15:43:00Z">
        <w:r w:rsidR="001F4FA5" w:rsidRPr="0049735E">
          <w:t>Заказчик ОВП ИЦ УО</w:t>
        </w:r>
        <w:r w:rsidR="001F4FA5" w:rsidRPr="0049735E">
          <w:rPr>
            <w:rStyle w:val="10TableContent1CharChar"/>
            <w:lang w:val="ru-RU"/>
          </w:rPr>
          <w:t xml:space="preserve"> </w:t>
        </w:r>
      </w:ins>
      <w:ins w:id="1427" w:author="Zelenskaya Natalia" w:date="2021-03-12T11:37:00Z">
        <w:r w:rsidRPr="007447ED">
          <w:t xml:space="preserve">в транзакции «АРМ Планировщика ОВП» </w:t>
        </w:r>
        <w:r>
          <w:t>производит необходимые корректировки Заявки на ОВП</w:t>
        </w:r>
        <w:r w:rsidRPr="007447ED">
          <w:t>: уточняет ЕК МТР, прикладывает документацию (</w:t>
        </w:r>
        <w:r>
          <w:t>обосновывающие документы).</w:t>
        </w:r>
      </w:ins>
    </w:p>
    <w:p w14:paraId="1E25A8E6" w14:textId="5F8AB8D7" w:rsidR="004F7731" w:rsidRPr="00B826E5" w:rsidRDefault="004F7731">
      <w:pPr>
        <w:rPr>
          <w:ins w:id="1428" w:author="Zelenskaya Natalia" w:date="2021-03-12T11:37:00Z"/>
        </w:rPr>
      </w:pPr>
      <w:ins w:id="1429" w:author="Zelenskaya Natalia" w:date="2021-03-12T11:37:00Z">
        <w:r w:rsidRPr="00B826E5">
          <w:t xml:space="preserve">В случае необходимости прикрепления документов к Заявке на ОВП </w:t>
        </w:r>
      </w:ins>
      <w:ins w:id="1430" w:author="Zelenskaya Natalia" w:date="2021-03-12T15:45:00Z">
        <w:r w:rsidR="001F4FA5" w:rsidRPr="00B826E5">
          <w:t>Заказчик ОВП ИЦ УО</w:t>
        </w:r>
        <w:r w:rsidR="001F4FA5" w:rsidRPr="00B826E5">
          <w:rPr>
            <w:rStyle w:val="10TableContent1CharChar"/>
            <w:lang w:val="ru-RU"/>
          </w:rPr>
          <w:t xml:space="preserve"> </w:t>
        </w:r>
      </w:ins>
      <w:ins w:id="1431" w:author="Zelenskaya Natalia" w:date="2021-03-12T11:37:00Z">
        <w:r w:rsidRPr="00B826E5">
          <w:t xml:space="preserve">создает для компонента записи документов DMS вида «Документация для потребности в МТР», и загружает к ней оригиналы – документы в формате PDF (при этом документы </w:t>
        </w:r>
      </w:ins>
      <w:ins w:id="1432" w:author="Zelenskaya Natalia" w:date="2021-04-05T17:52:00Z">
        <w:r w:rsidR="007C0A9F">
          <w:t>сохраняются</w:t>
        </w:r>
      </w:ins>
      <w:ins w:id="1433" w:author="Zelenskaya Natalia" w:date="2021-03-12T11:37:00Z">
        <w:r w:rsidRPr="00B826E5">
          <w:t xml:space="preserve"> в базе данных SAP)</w:t>
        </w:r>
      </w:ins>
      <w:ins w:id="1434" w:author="Zelenskaya Natalia" w:date="2021-04-05T17:52:00Z">
        <w:r w:rsidR="007C0A9F">
          <w:t xml:space="preserve"> и устанавливает пользовательский статус </w:t>
        </w:r>
      </w:ins>
      <w:ins w:id="1435" w:author="Zelenskaya Natalia" w:date="2021-04-05T17:53:00Z">
        <w:r w:rsidR="007C0A9F">
          <w:t>на заявке на ОВП «</w:t>
        </w:r>
      </w:ins>
      <w:ins w:id="1436" w:author="Zelenskaya Natalia" w:date="2021-04-05T17:52:00Z">
        <w:r w:rsidR="007C0A9F">
          <w:t xml:space="preserve">СГТЗ </w:t>
        </w:r>
      </w:ins>
      <w:ins w:id="1437" w:author="Zelenskaya Natalia" w:date="2021-04-05T17:53:00Z">
        <w:r w:rsidR="007C0A9F">
          <w:t>–</w:t>
        </w:r>
      </w:ins>
      <w:ins w:id="1438" w:author="Zelenskaya Natalia" w:date="2021-04-05T17:52:00Z">
        <w:r w:rsidR="007C0A9F">
          <w:t xml:space="preserve"> Согласовано </w:t>
        </w:r>
      </w:ins>
      <w:ins w:id="1439" w:author="Zelenskaya Natalia" w:date="2021-04-05T17:53:00Z">
        <w:r w:rsidR="007C0A9F">
          <w:t>ТЗ»</w:t>
        </w:r>
      </w:ins>
      <w:ins w:id="1440" w:author="Zelenskaya Natalia" w:date="2021-03-12T11:37:00Z">
        <w:r w:rsidRPr="00B826E5">
          <w:t>.</w:t>
        </w:r>
      </w:ins>
      <w:ins w:id="1441" w:author="Zelenskaya Natalia" w:date="2021-04-05T17:53:00Z">
        <w:r w:rsidR="007C0A9F">
          <w:t xml:space="preserve"> </w:t>
        </w:r>
        <w:r w:rsidR="007C0A9F" w:rsidRPr="007447ED">
          <w:t xml:space="preserve">В момент </w:t>
        </w:r>
        <w:r w:rsidR="007C0A9F">
          <w:t>выполняет</w:t>
        </w:r>
        <w:r w:rsidR="007C0A9F" w:rsidRPr="007447ED">
          <w:t>ся проверка на</w:t>
        </w:r>
        <w:r w:rsidR="007C0A9F">
          <w:t>личия прикрепленных документов</w:t>
        </w:r>
        <w:r w:rsidR="007C0A9F" w:rsidRPr="007447ED">
          <w:t xml:space="preserve">. </w:t>
        </w:r>
        <w:r w:rsidR="007C0A9F">
          <w:t>(</w:t>
        </w:r>
        <w:r w:rsidR="007C0A9F" w:rsidRPr="009C0945">
          <w:t>PS08</w:t>
        </w:r>
        <w:r w:rsidR="007C0A9F">
          <w:t>.</w:t>
        </w:r>
        <w:r w:rsidR="007C0A9F" w:rsidRPr="009C0945">
          <w:t xml:space="preserve"> Проверки при сохранении проекта для соответствия аналитик друг другу</w:t>
        </w:r>
        <w:r w:rsidR="007C0A9F">
          <w:t>).</w:t>
        </w:r>
      </w:ins>
    </w:p>
    <w:p w14:paraId="45739586" w14:textId="2AADF149" w:rsidR="004F7731" w:rsidRDefault="00AE4D51">
      <w:pPr>
        <w:rPr>
          <w:ins w:id="1442" w:author="Zelenskaya Natalia" w:date="2021-03-12T11:37:00Z"/>
        </w:rPr>
      </w:pPr>
      <w:ins w:id="1443" w:author="Zelenskaya Natalia" w:date="2021-03-12T16:19:00Z">
        <w:r>
          <w:t xml:space="preserve">После корректировки Заявка на ОВП передается в процесс </w:t>
        </w:r>
        <w:r w:rsidRPr="002E4AAE">
          <w:t>ПП-10.03.01-ERP Ведение плановых цен</w:t>
        </w:r>
        <w:r>
          <w:t>, где согласно Инструкции</w:t>
        </w:r>
        <w:r w:rsidRPr="005E327D">
          <w:t xml:space="preserve"> по ведению плановых цен</w:t>
        </w:r>
        <w:r>
          <w:t xml:space="preserve"> устанавливается плановая цена для непроизводственного оборудования. После утверждения цены на Заявке на ОВП автоматически устанавливается статус РСЦН –</w:t>
        </w:r>
        <w:r w:rsidRPr="001F4FA5">
          <w:t xml:space="preserve"> Расценено</w:t>
        </w:r>
        <w:r>
          <w:t>.</w:t>
        </w:r>
      </w:ins>
    </w:p>
    <w:p w14:paraId="19C254A4" w14:textId="603FAECA" w:rsidR="00AE4D51" w:rsidRDefault="00AE4D51">
      <w:pPr>
        <w:pStyle w:val="4"/>
        <w:rPr>
          <w:ins w:id="1444" w:author="Zelenskaya Natalia" w:date="2021-03-12T16:20:00Z"/>
        </w:rPr>
      </w:pPr>
      <w:ins w:id="1445" w:author="Zelenskaya Natalia" w:date="2021-03-12T16:19:00Z">
        <w:r w:rsidRPr="007447ED">
          <w:lastRenderedPageBreak/>
          <w:t xml:space="preserve">Шаг процесса </w:t>
        </w:r>
        <w:r>
          <w:t>5</w:t>
        </w:r>
        <w:r w:rsidRPr="007447ED">
          <w:t>0.</w:t>
        </w:r>
        <w:r>
          <w:t>4</w:t>
        </w:r>
        <w:r w:rsidRPr="007447ED">
          <w:t xml:space="preserve"> – </w:t>
        </w:r>
      </w:ins>
      <w:ins w:id="1446" w:author="Zelenskaya Natalia" w:date="2021-03-12T16:20:00Z">
        <w:r w:rsidRPr="00AE4D51">
          <w:t>Проверка дат потребности с учетом LT и согласование Коммерческим блоком</w:t>
        </w:r>
      </w:ins>
    </w:p>
    <w:p w14:paraId="4715F4B5" w14:textId="5FB6AB39" w:rsidR="00B826E5" w:rsidRDefault="00B826E5">
      <w:pPr>
        <w:rPr>
          <w:ins w:id="1447" w:author="Zelenskaya Natalia" w:date="2021-03-12T16:48:00Z"/>
        </w:rPr>
        <w:pPrChange w:id="1448" w:author="Zelenskaya Natalia" w:date="2021-03-12T16:36:00Z">
          <w:pPr>
            <w:pStyle w:val="4"/>
          </w:pPr>
        </w:pPrChange>
      </w:pPr>
      <w:ins w:id="1449" w:author="Zelenskaya Natalia" w:date="2021-03-12T16:33:00Z">
        <w:r w:rsidRPr="00B826E5">
          <w:t>По</w:t>
        </w:r>
        <w:r>
          <w:t>сле утвержденная цены и прикрепления документов к Заявке на ОВП сотрудник с ролью Сток-контроллер проверяет Заявки на ОВП на</w:t>
        </w:r>
      </w:ins>
      <w:ins w:id="1450" w:author="Zelenskaya Natalia" w:date="2021-03-12T16:35:00Z">
        <w:r>
          <w:t xml:space="preserve"> </w:t>
        </w:r>
        <w:r w:rsidRPr="00B826E5">
          <w:t>предмет корректности заявленных позиций и дат потребности с учетом LT</w:t>
        </w:r>
        <w:r>
          <w:t>.</w:t>
        </w:r>
      </w:ins>
      <w:ins w:id="1451" w:author="Zelenskaya Natalia" w:date="2021-03-12T16:51:00Z">
        <w:r w:rsidR="00E50E20">
          <w:t xml:space="preserve"> </w:t>
        </w:r>
      </w:ins>
      <w:ins w:id="1452" w:author="Zelenskaya Natalia" w:date="2021-03-12T16:35:00Z">
        <w:r>
          <w:t>В</w:t>
        </w:r>
      </w:ins>
      <w:ins w:id="1453" w:author="Zelenskaya Natalia" w:date="2021-03-12T16:42:00Z">
        <w:r w:rsidRPr="00E50E20">
          <w:rPr>
            <w:rPrChange w:id="1454" w:author="Zelenskaya Natalia" w:date="2021-03-12T16:45:00Z">
              <w:rPr>
                <w:b w:val="0"/>
                <w:caps w:val="0"/>
                <w:lang w:val="en-US"/>
              </w:rPr>
            </w:rPrChange>
          </w:rPr>
          <w:t xml:space="preserve"> </w:t>
        </w:r>
        <w:r>
          <w:t xml:space="preserve">случае </w:t>
        </w:r>
      </w:ins>
      <w:ins w:id="1455" w:author="Zelenskaya Natalia" w:date="2021-03-12T16:43:00Z">
        <w:r w:rsidR="00E50E20">
          <w:t xml:space="preserve">положительной проверки корректности заявленных позиций </w:t>
        </w:r>
      </w:ins>
      <w:ins w:id="1456" w:author="Zelenskaya Natalia" w:date="2021-03-12T16:46:00Z">
        <w:r w:rsidR="00E50E20">
          <w:t xml:space="preserve">Сток-контроллер устанавливает статус СГКБ </w:t>
        </w:r>
      </w:ins>
      <w:ins w:id="1457" w:author="Zelenskaya Natalia" w:date="2021-03-12T16:47:00Z">
        <w:r w:rsidR="00E50E20">
          <w:t>–</w:t>
        </w:r>
      </w:ins>
      <w:ins w:id="1458" w:author="Zelenskaya Natalia" w:date="2021-03-12T16:46:00Z">
        <w:r w:rsidR="00E50E20">
          <w:t xml:space="preserve"> Согласовано </w:t>
        </w:r>
      </w:ins>
      <w:ins w:id="1459" w:author="Zelenskaya Natalia" w:date="2021-03-12T16:47:00Z">
        <w:r w:rsidR="00E50E20">
          <w:t xml:space="preserve">Ком. </w:t>
        </w:r>
      </w:ins>
      <w:ins w:id="1460" w:author="Zelenskaya Natalia" w:date="2021-03-12T16:49:00Z">
        <w:r w:rsidR="00E50E20">
          <w:t>блоком.</w:t>
        </w:r>
      </w:ins>
    </w:p>
    <w:p w14:paraId="3A075B00" w14:textId="11DC9FBF" w:rsidR="00E50E20" w:rsidRPr="00B826E5" w:rsidRDefault="00E50E20">
      <w:pPr>
        <w:rPr>
          <w:ins w:id="1461" w:author="Zelenskaya Natalia" w:date="2021-03-12T16:19:00Z"/>
        </w:rPr>
        <w:pPrChange w:id="1462" w:author="Zelenskaya Natalia" w:date="2021-03-12T16:36:00Z">
          <w:pPr>
            <w:pStyle w:val="4"/>
          </w:pPr>
        </w:pPrChange>
      </w:pPr>
      <w:ins w:id="1463" w:author="Zelenskaya Natalia" w:date="2021-03-12T16:49:00Z">
        <w:r>
          <w:t xml:space="preserve">В случае </w:t>
        </w:r>
      </w:ins>
      <w:ins w:id="1464" w:author="Zelenskaya Natalia" w:date="2021-03-12T16:50:00Z">
        <w:r>
          <w:t>наличия замечаний Заявка на ОВП отклоняется с указанием причины отклонения.</w:t>
        </w:r>
      </w:ins>
    </w:p>
    <w:p w14:paraId="5FF5F6AD" w14:textId="2E02067B" w:rsidR="003A1A26" w:rsidRDefault="00E50E20" w:rsidP="003A1A26">
      <w:pPr>
        <w:pStyle w:val="4"/>
        <w:rPr>
          <w:ins w:id="1465" w:author="Zelenskaya Natalia" w:date="2021-03-12T16:54:00Z"/>
        </w:rPr>
      </w:pPr>
      <w:ins w:id="1466" w:author="Zelenskaya Natalia" w:date="2021-03-12T16:52:00Z">
        <w:r w:rsidRPr="007447ED">
          <w:t xml:space="preserve">Шаг процесса </w:t>
        </w:r>
        <w:r>
          <w:t>6</w:t>
        </w:r>
        <w:r w:rsidRPr="007447ED">
          <w:t>0.</w:t>
        </w:r>
        <w:r>
          <w:t>4</w:t>
        </w:r>
        <w:r w:rsidRPr="007447ED">
          <w:t xml:space="preserve"> – </w:t>
        </w:r>
      </w:ins>
      <w:ins w:id="1467" w:author="Zelenskaya Natalia" w:date="2021-03-12T16:55:00Z">
        <w:r w:rsidR="003A1A26" w:rsidRPr="003A1A26">
          <w:t>Создание СПП-элемента вида "Мероприятие"</w:t>
        </w:r>
      </w:ins>
    </w:p>
    <w:p w14:paraId="1E4266A4" w14:textId="28A88B3F" w:rsidR="003A1A26" w:rsidRPr="00F76F51" w:rsidRDefault="003A1A26" w:rsidP="003A1A26">
      <w:pPr>
        <w:rPr>
          <w:ins w:id="1468" w:author="Zelenskaya Natalia" w:date="2021-03-12T16:55:00Z"/>
        </w:rPr>
      </w:pPr>
      <w:ins w:id="1469" w:author="Zelenskaya Natalia" w:date="2021-03-12T16:55:00Z">
        <w:r w:rsidRPr="007447ED">
          <w:t xml:space="preserve">В случае </w:t>
        </w:r>
      </w:ins>
      <w:ins w:id="1470" w:author="Zelenskaya Natalia" w:date="2021-03-12T16:56:00Z">
        <w:r>
          <w:t xml:space="preserve">согласования </w:t>
        </w:r>
      </w:ins>
      <w:ins w:id="1471" w:author="Zelenskaya Natalia" w:date="2021-04-05T18:04:00Z">
        <w:r w:rsidR="005B5B36">
          <w:t>заявки на ОВП</w:t>
        </w:r>
        <w:r w:rsidR="005B5B36" w:rsidRPr="007447ED">
          <w:t xml:space="preserve"> </w:t>
        </w:r>
      </w:ins>
      <w:ins w:id="1472" w:author="Zelenskaya Natalia" w:date="2021-03-12T16:56:00Z">
        <w:r>
          <w:t>Коммерческим блоком</w:t>
        </w:r>
      </w:ins>
      <w:ins w:id="1473" w:author="Zelenskaya Natalia" w:date="2021-04-05T18:04:00Z">
        <w:r w:rsidR="005B5B36">
          <w:t xml:space="preserve"> </w:t>
        </w:r>
      </w:ins>
      <w:ins w:id="1474" w:author="Zelenskaya Natalia" w:date="2021-03-12T16:55:00Z">
        <w:r w:rsidRPr="007447ED">
          <w:t>автоматически создается СПП – элемент</w:t>
        </w:r>
        <w:r>
          <w:t xml:space="preserve"> вида</w:t>
        </w:r>
        <w:r w:rsidRPr="007447ED">
          <w:t xml:space="preserve"> «Мероприятие» </w:t>
        </w:r>
        <w:r>
          <w:t xml:space="preserve">и присваивается </w:t>
        </w:r>
      </w:ins>
      <w:ins w:id="1475" w:author="Zelenskaya Natalia" w:date="2021-03-12T16:56:00Z">
        <w:r>
          <w:t xml:space="preserve">к </w:t>
        </w:r>
      </w:ins>
      <w:ins w:id="1476" w:author="Zelenskaya Natalia" w:date="2021-03-12T16:55:00Z">
        <w:r>
          <w:t>Заявке на ОВП.</w:t>
        </w:r>
      </w:ins>
    </w:p>
    <w:p w14:paraId="623D6420" w14:textId="46FE4D82" w:rsidR="003A1A26" w:rsidRDefault="003A1A26" w:rsidP="003A1A26">
      <w:pPr>
        <w:rPr>
          <w:ins w:id="1477" w:author="Zelenskaya Natalia" w:date="2021-03-12T16:55:00Z"/>
          <w:rStyle w:val="10TableContent1CharChar"/>
          <w:lang w:val="ru-RU"/>
        </w:rPr>
      </w:pPr>
      <w:ins w:id="1478" w:author="Zelenskaya Natalia" w:date="2021-03-12T16:55:00Z">
        <w:r w:rsidRPr="007447ED">
          <w:t xml:space="preserve">СПП – элемент </w:t>
        </w:r>
        <w:r>
          <w:t xml:space="preserve">вида </w:t>
        </w:r>
        <w:r w:rsidRPr="007447ED">
          <w:t xml:space="preserve">«Мероприятие» </w:t>
        </w:r>
        <w:r w:rsidRPr="007447ED">
          <w:rPr>
            <w:rStyle w:val="10TableContent1CharChar"/>
            <w:lang w:val="ru-RU"/>
          </w:rPr>
          <w:t>создается</w:t>
        </w:r>
        <w:r>
          <w:rPr>
            <w:rStyle w:val="10TableContent1CharChar"/>
            <w:lang w:val="ru-RU"/>
          </w:rPr>
          <w:t xml:space="preserve"> в случае установленного</w:t>
        </w:r>
        <w:r w:rsidRPr="007447ED">
          <w:rPr>
            <w:rStyle w:val="10TableContent1CharChar"/>
            <w:lang w:val="ru-RU"/>
          </w:rPr>
          <w:t xml:space="preserve"> </w:t>
        </w:r>
        <w:r>
          <w:rPr>
            <w:rStyle w:val="10TableContent1CharChar"/>
            <w:lang w:val="ru-RU"/>
          </w:rPr>
          <w:t>пользовательского статуса</w:t>
        </w:r>
        <w:r w:rsidRPr="007447ED">
          <w:rPr>
            <w:rStyle w:val="10TableContent1CharChar"/>
            <w:lang w:val="ru-RU"/>
          </w:rPr>
          <w:t xml:space="preserve"> «Создано» (СОЗД) и включается в проект ОВП бизнес-единицы. </w:t>
        </w:r>
      </w:ins>
    </w:p>
    <w:p w14:paraId="0D3DAE41" w14:textId="292C89A6" w:rsidR="003A1A26" w:rsidRPr="003A1A26" w:rsidRDefault="003A1A26">
      <w:pPr>
        <w:rPr>
          <w:ins w:id="1479" w:author="Zelenskaya Natalia" w:date="2021-03-12T16:54:00Z"/>
        </w:rPr>
        <w:pPrChange w:id="1480" w:author="Zelenskaya Natalia" w:date="2021-03-12T16:54:00Z">
          <w:pPr>
            <w:pStyle w:val="4"/>
          </w:pPr>
        </w:pPrChange>
      </w:pPr>
      <w:ins w:id="1481" w:author="Zelenskaya Natalia" w:date="2021-03-12T16:55:00Z">
        <w:r w:rsidRPr="007447ED">
          <w:t>Запись проекта загружается автоматически из системы КСУ НСИ. Описание передаваемых атрибутов справочника проектов/ объектов и моментов интеграции приведено в документе ERP.5.6.10 «Соглашение об интеграции КСУ НСИ»</w:t>
        </w:r>
      </w:ins>
      <w:ins w:id="1482" w:author="Zelenskaya Natalia" w:date="2021-03-12T17:00:00Z">
        <w:r>
          <w:t>.</w:t>
        </w:r>
      </w:ins>
    </w:p>
    <w:p w14:paraId="346C12F7" w14:textId="31148106" w:rsidR="00E50E20" w:rsidRDefault="003A1A26" w:rsidP="00E50E20">
      <w:pPr>
        <w:pStyle w:val="4"/>
        <w:rPr>
          <w:ins w:id="1483" w:author="Zelenskaya Natalia" w:date="2021-03-12T16:52:00Z"/>
        </w:rPr>
      </w:pPr>
      <w:ins w:id="1484" w:author="Zelenskaya Natalia" w:date="2021-03-12T16:55:00Z">
        <w:r w:rsidRPr="007447ED">
          <w:t xml:space="preserve">Шаг процесса </w:t>
        </w:r>
        <w:r>
          <w:t>7</w:t>
        </w:r>
        <w:r w:rsidRPr="007447ED">
          <w:t>0.</w:t>
        </w:r>
        <w:r>
          <w:t xml:space="preserve">4 - </w:t>
        </w:r>
      </w:ins>
      <w:ins w:id="1485" w:author="Zelenskaya Natalia" w:date="2021-03-12T16:52:00Z">
        <w:r w:rsidR="00E50E20" w:rsidRPr="00E50E20">
          <w:t>Передача плана прогноза/освоения в АСКИ</w:t>
        </w:r>
      </w:ins>
    </w:p>
    <w:p w14:paraId="0224FB5A" w14:textId="31861650" w:rsidR="003A1A26" w:rsidRPr="007447ED" w:rsidRDefault="003A1A26" w:rsidP="003A1A26">
      <w:pPr>
        <w:rPr>
          <w:ins w:id="1486" w:author="Zelenskaya Natalia" w:date="2021-03-12T16:54:00Z"/>
        </w:rPr>
      </w:pPr>
      <w:ins w:id="1487" w:author="Zelenskaya Natalia" w:date="2021-03-12T16:54:00Z">
        <w:r w:rsidRPr="007447ED">
          <w:t xml:space="preserve">После согласования </w:t>
        </w:r>
        <w:r>
          <w:t>З</w:t>
        </w:r>
        <w:r w:rsidRPr="007447ED">
          <w:t>аявок</w:t>
        </w:r>
        <w:r>
          <w:t xml:space="preserve"> на</w:t>
        </w:r>
        <w:r w:rsidRPr="007447ED">
          <w:t xml:space="preserve"> ОВП </w:t>
        </w:r>
        <w:r>
          <w:t>проект</w:t>
        </w:r>
      </w:ins>
      <w:ins w:id="1488" w:author="Zelenskaya Natalia" w:date="2021-03-12T17:09:00Z">
        <w:r w:rsidR="00EF02EA">
          <w:t xml:space="preserve"> ОВП</w:t>
        </w:r>
      </w:ins>
      <w:ins w:id="1489" w:author="Zelenskaya Natalia" w:date="2021-03-12T16:54:00Z">
        <w:r>
          <w:t xml:space="preserve"> </w:t>
        </w:r>
      </w:ins>
      <w:ins w:id="1490" w:author="Zelenskaya Natalia" w:date="2021-03-12T17:00:00Z">
        <w:r>
          <w:t xml:space="preserve">«Оборудование ИЦ» </w:t>
        </w:r>
      </w:ins>
      <w:ins w:id="1491" w:author="Zelenskaya Natalia" w:date="2021-03-12T16:54:00Z">
        <w:r>
          <w:t>с СПП-мероприятиями с присвоенными заявками</w:t>
        </w:r>
        <w:r w:rsidRPr="007447ED">
          <w:t xml:space="preserve"> на ОВП передается в процесс управления инвестиционной программой для утверждения бюджета в АСКИ. Интеграционный интерфейс по передаче мероприятий ОВП в </w:t>
        </w:r>
        <w:r w:rsidRPr="007447ED">
          <w:rPr>
            <w:color w:val="000000" w:themeColor="text1"/>
          </w:rPr>
          <w:t>Автоматизированную Систему Контроля Инвестиций (далее -АСКИ)</w:t>
        </w:r>
        <w:r w:rsidRPr="007447ED">
          <w:t xml:space="preserve"> описан в </w:t>
        </w:r>
        <w:r w:rsidRPr="00980256">
          <w:t>СоИ ERP.5.6.2_INT_Соглашение об интеграции АСКИ.</w:t>
        </w:r>
      </w:ins>
    </w:p>
    <w:p w14:paraId="6E0E558F" w14:textId="1CFFAA85" w:rsidR="00AE4D51" w:rsidRDefault="003A1A26" w:rsidP="003A1A26">
      <w:pPr>
        <w:rPr>
          <w:ins w:id="1492" w:author="Zelenskaya Natalia" w:date="2021-03-12T17:04:00Z"/>
        </w:rPr>
      </w:pPr>
      <w:ins w:id="1493" w:author="Zelenskaya Natalia" w:date="2021-03-12T16:54:00Z">
        <w:r w:rsidRPr="007447ED">
          <w:t xml:space="preserve">После получения подтверждения из АСКИ заявки на ОВП утверждаются на Инвестиционном комитете УК. </w:t>
        </w:r>
      </w:ins>
    </w:p>
    <w:p w14:paraId="08409F88" w14:textId="26E2FDF0" w:rsidR="00EF02EA" w:rsidRDefault="00EF02EA" w:rsidP="00EF02EA">
      <w:pPr>
        <w:pStyle w:val="4"/>
        <w:rPr>
          <w:ins w:id="1494" w:author="Zelenskaya Natalia" w:date="2021-03-12T17:06:00Z"/>
        </w:rPr>
      </w:pPr>
      <w:ins w:id="1495" w:author="Zelenskaya Natalia" w:date="2021-03-12T17:06:00Z">
        <w:r w:rsidRPr="007447ED">
          <w:t xml:space="preserve">Шаг процесса </w:t>
        </w:r>
        <w:r>
          <w:t>8</w:t>
        </w:r>
        <w:r w:rsidRPr="007447ED">
          <w:t>0.</w:t>
        </w:r>
        <w:r>
          <w:t xml:space="preserve">4 - </w:t>
        </w:r>
        <w:r w:rsidRPr="00EF02EA">
          <w:t>Утверждение сводного плана мероприятий ОВП ИЦ</w:t>
        </w:r>
      </w:ins>
    </w:p>
    <w:p w14:paraId="38C54296" w14:textId="3BCD54AA" w:rsidR="00EF02EA" w:rsidRDefault="00EF02EA" w:rsidP="00EF02EA">
      <w:pPr>
        <w:rPr>
          <w:ins w:id="1496" w:author="Zelenskaya Natalia" w:date="2021-03-12T17:09:00Z"/>
        </w:rPr>
      </w:pPr>
      <w:ins w:id="1497" w:author="Zelenskaya Natalia" w:date="2021-03-12T17:09:00Z">
        <w:r>
          <w:t xml:space="preserve">После согласования проекта ОВП </w:t>
        </w:r>
      </w:ins>
      <w:ins w:id="1498" w:author="Zelenskaya Natalia" w:date="2021-03-12T17:10:00Z">
        <w:r>
          <w:t xml:space="preserve">«Оборудование ИЦ» </w:t>
        </w:r>
      </w:ins>
      <w:ins w:id="1499" w:author="Zelenskaya Natalia" w:date="2021-03-12T17:09:00Z">
        <w:r>
          <w:t>в АСКИ сотрудником с ролью Инвестиционный комитет УК на Заявка на ОВП проставляется пользовательские статус</w:t>
        </w:r>
      </w:ins>
      <w:ins w:id="1500" w:author="Zelenskaya Natalia" w:date="2021-03-12T17:11:00Z">
        <w:r>
          <w:t>у</w:t>
        </w:r>
      </w:ins>
      <w:ins w:id="1501" w:author="Zelenskaya Natalia" w:date="2021-03-12T17:09:00Z">
        <w:r>
          <w:t xml:space="preserve"> «УТВР - Утверждено» и </w:t>
        </w:r>
      </w:ins>
      <w:ins w:id="1502" w:author="Zelenskaya Natalia" w:date="2021-03-12T17:11:00Z">
        <w:r>
          <w:t>«АСКИ – Заявка утверждена в АСКИ».</w:t>
        </w:r>
      </w:ins>
    </w:p>
    <w:p w14:paraId="445F2574" w14:textId="36895FDA" w:rsidR="00EF02EA" w:rsidRDefault="00EF02EA" w:rsidP="00EF02EA">
      <w:pPr>
        <w:pStyle w:val="4"/>
        <w:rPr>
          <w:ins w:id="1503" w:author="Zelenskaya Natalia" w:date="2021-03-12T17:12:00Z"/>
        </w:rPr>
      </w:pPr>
      <w:ins w:id="1504" w:author="Zelenskaya Natalia" w:date="2021-03-12T17:12:00Z">
        <w:r w:rsidRPr="007447ED">
          <w:lastRenderedPageBreak/>
          <w:t xml:space="preserve">Шаг процесса </w:t>
        </w:r>
        <w:r>
          <w:t>9</w:t>
        </w:r>
        <w:r w:rsidRPr="007447ED">
          <w:t>0.</w:t>
        </w:r>
        <w:r>
          <w:t xml:space="preserve">4 - </w:t>
        </w:r>
        <w:r w:rsidRPr="00EF02EA">
          <w:t>Передача мероприятий ОВП в реализацию</w:t>
        </w:r>
      </w:ins>
    </w:p>
    <w:p w14:paraId="37903449" w14:textId="0623A0AD" w:rsidR="00EF02EA" w:rsidRDefault="00EF02EA" w:rsidP="00EF02EA">
      <w:pPr>
        <w:rPr>
          <w:ins w:id="1505" w:author="Zelenskaya Natalia" w:date="2021-03-12T17:12:00Z"/>
        </w:rPr>
      </w:pPr>
      <w:ins w:id="1506" w:author="Zelenskaya Natalia" w:date="2021-03-12T17:12:00Z">
        <w:r>
          <w:t xml:space="preserve">На данном шаге </w:t>
        </w:r>
      </w:ins>
      <w:ins w:id="1507" w:author="Zelenskaya Natalia" w:date="2021-03-12T17:13:00Z">
        <w:r w:rsidR="00EE3D1C">
          <w:t xml:space="preserve">Ответственный за реализацию мероприятий ОВП ИЦ </w:t>
        </w:r>
      </w:ins>
      <w:ins w:id="1508" w:author="Zelenskaya Natalia" w:date="2021-03-12T17:12:00Z">
        <w:r>
          <w:t xml:space="preserve">передает (деблокирует) Заявки на ОВП в реализацию в процесс </w:t>
        </w:r>
        <w:r w:rsidRPr="000406AA">
          <w:t>ОП-03.02.19</w:t>
        </w:r>
        <w:r>
          <w:t xml:space="preserve"> </w:t>
        </w:r>
        <w:r w:rsidRPr="000406AA">
          <w:t>Управление потребностью и стоимостью (в SAP ERP)</w:t>
        </w:r>
        <w:r>
          <w:t>.</w:t>
        </w:r>
      </w:ins>
    </w:p>
    <w:p w14:paraId="32329675" w14:textId="51381A66" w:rsidR="00EF02EA" w:rsidRDefault="00EF02EA" w:rsidP="00EF02EA">
      <w:pPr>
        <w:rPr>
          <w:ins w:id="1509" w:author="Zelenskaya Natalia" w:date="2021-03-12T17:12:00Z"/>
          <w:rStyle w:val="10TableContent1CharChar"/>
          <w:lang w:val="ru-RU"/>
        </w:rPr>
      </w:pPr>
      <w:ins w:id="1510" w:author="Zelenskaya Natalia" w:date="2021-03-12T17:12:00Z">
        <w:r>
          <w:rPr>
            <w:rStyle w:val="10TableContent1CharChar"/>
            <w:lang w:val="ru-RU"/>
          </w:rPr>
          <w:t>Процесс реали</w:t>
        </w:r>
        <w:r w:rsidR="00BC5F83">
          <w:rPr>
            <w:rStyle w:val="10TableContent1CharChar"/>
            <w:lang w:val="ru-RU"/>
          </w:rPr>
          <w:t>зации проектов описан в КД ERP.13</w:t>
        </w:r>
        <w:r>
          <w:rPr>
            <w:rStyle w:val="10TableContent1CharChar"/>
            <w:lang w:val="ru-RU"/>
          </w:rPr>
          <w:t>.9.2.</w:t>
        </w:r>
        <w:r w:rsidRPr="00E37C41">
          <w:rPr>
            <w:rStyle w:val="10TableContent1CharChar"/>
            <w:lang w:val="ru-RU"/>
          </w:rPr>
          <w:t>48_PS_Планирование и реализация проектов КС и инвестиций</w:t>
        </w:r>
        <w:r>
          <w:rPr>
            <w:rStyle w:val="10TableContent1CharChar"/>
            <w:lang w:val="ru-RU"/>
          </w:rPr>
          <w:t>.</w:t>
        </w:r>
      </w:ins>
    </w:p>
    <w:p w14:paraId="1760BEA5" w14:textId="7287BD2F" w:rsidR="00022C33" w:rsidRDefault="00022C33">
      <w:pPr>
        <w:pStyle w:val="22"/>
        <w:numPr>
          <w:ilvl w:val="1"/>
          <w:numId w:val="8"/>
        </w:numPr>
        <w:rPr>
          <w:rFonts w:eastAsiaTheme="majorEastAsia"/>
        </w:rPr>
        <w:pPrChange w:id="1511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1512" w:name="_Toc525313689"/>
      <w:bookmarkStart w:id="1513" w:name="_Toc66475437"/>
      <w:r w:rsidRPr="007447ED">
        <w:rPr>
          <w:rFonts w:eastAsiaTheme="majorEastAsia"/>
        </w:rPr>
        <w:t>Роли и полномочия</w:t>
      </w:r>
      <w:bookmarkEnd w:id="1512"/>
      <w:bookmarkEnd w:id="1513"/>
    </w:p>
    <w:p w14:paraId="1414E923" w14:textId="776E1073" w:rsidR="00683F4B" w:rsidRPr="00683F4B" w:rsidRDefault="00683F4B" w:rsidP="00B826E5">
      <w:r w:rsidRPr="00683F4B">
        <w:t>Для реализации разграничения доступа в системах SAP построена модель разграничения доступа.</w:t>
      </w:r>
    </w:p>
    <w:p w14:paraId="0140B05F" w14:textId="77777777" w:rsidR="00683F4B" w:rsidRPr="00683F4B" w:rsidRDefault="00683F4B" w:rsidP="00E50E20">
      <w:r w:rsidRPr="00683F4B">
        <w:t>Роли делятся на: Шаблонные – Локализованные – Функциональные роли.</w:t>
      </w:r>
    </w:p>
    <w:p w14:paraId="29BAD905" w14:textId="77777777" w:rsidR="00683F4B" w:rsidRPr="00683F4B" w:rsidRDefault="00683F4B" w:rsidP="003A1A26">
      <w:r w:rsidRPr="00683F4B">
        <w:t>Шаблонная роль:</w:t>
      </w:r>
    </w:p>
    <w:p w14:paraId="00246A9D" w14:textId="77777777" w:rsidR="00683F4B" w:rsidRPr="00683F4B" w:rsidRDefault="00683F4B" w:rsidP="003A1A26">
      <w:r w:rsidRPr="00683F4B">
        <w:t>включает набор транзакций и объектов полномочий, обеспечивающих выполнение определённых задач, которые могут быть отнесены к разным шагам бизнес процессов.</w:t>
      </w:r>
    </w:p>
    <w:p w14:paraId="101AC731" w14:textId="5A0080E4" w:rsidR="00683F4B" w:rsidRPr="00683F4B" w:rsidRDefault="00683F4B" w:rsidP="003A1A26">
      <w:r w:rsidRPr="00683F4B">
        <w:t>Особенностями шаблонной роли являются: отсутствие ограничения на организационные уровни Общества Шаблонная роль не присваивается пользователям.</w:t>
      </w:r>
    </w:p>
    <w:p w14:paraId="6E585CD5" w14:textId="77777777" w:rsidR="00683F4B" w:rsidRPr="00683F4B" w:rsidRDefault="00683F4B" w:rsidP="00E302C5">
      <w:r w:rsidRPr="00683F4B">
        <w:t>Локализованная роль:</w:t>
      </w:r>
    </w:p>
    <w:p w14:paraId="4EEE4684" w14:textId="407E830A" w:rsidR="00683F4B" w:rsidRPr="00683F4B" w:rsidRDefault="00683F4B" w:rsidP="00C20DAB">
      <w:r w:rsidRPr="00683F4B">
        <w:t>локализованные роли создаются на основе на</w:t>
      </w:r>
      <w:r>
        <w:t>следования Шаблонных ролей и со</w:t>
      </w:r>
      <w:r w:rsidRPr="00683F4B">
        <w:t>держат ограничения на организационные уровни Общества (Предприятия, подразделения, Заводы, Закупочные организации и т.д.).</w:t>
      </w:r>
    </w:p>
    <w:p w14:paraId="26141663" w14:textId="77777777" w:rsidR="00683F4B" w:rsidRPr="00683F4B" w:rsidRDefault="00683F4B" w:rsidP="00344F6A">
      <w:r w:rsidRPr="00683F4B">
        <w:t>Функциональная роль:</w:t>
      </w:r>
    </w:p>
    <w:p w14:paraId="5C71ABA9" w14:textId="6BABA509" w:rsidR="00683F4B" w:rsidRPr="00683F4B" w:rsidRDefault="00683F4B" w:rsidP="00344F6A">
      <w:pPr>
        <w:rPr>
          <w:rFonts w:eastAsiaTheme="majorEastAsia"/>
        </w:rPr>
      </w:pPr>
      <w:r w:rsidRPr="00683F4B">
        <w:t>объединяет в себе набор Локализованных ролей и позволяет выполнить бизнес-процессы. Функциональные роли определяются на базе штатной должности сотрудника</w:t>
      </w:r>
      <w:r w:rsidRPr="00683F4B">
        <w:rPr>
          <w:rFonts w:eastAsiaTheme="majorEastAsia"/>
        </w:rPr>
        <w:t>.</w:t>
      </w:r>
    </w:p>
    <w:p w14:paraId="2CC93DA0" w14:textId="13362C1E" w:rsidR="00022C33" w:rsidRPr="007447ED" w:rsidRDefault="00022C33">
      <w:pPr>
        <w:pStyle w:val="aff7"/>
        <w:pPrChange w:id="1514" w:author="Zelenskaya Natalia" w:date="2021-03-12T21:14:00Z">
          <w:pPr>
            <w:pStyle w:val="a7"/>
            <w:keepNext/>
            <w:spacing w:after="240" w:afterAutospacing="0"/>
            <w:jc w:val="right"/>
          </w:pPr>
        </w:pPrChange>
      </w:pPr>
      <w:r w:rsidRPr="007447ED">
        <w:t>Таблица РП1</w:t>
      </w:r>
      <w:r w:rsidR="0075770A">
        <w:t xml:space="preserve">. </w:t>
      </w:r>
      <w:r w:rsidRPr="007447ED">
        <w:t>Определение роли в процессах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1515" w:author="Zelenskaya Natalia" w:date="2021-03-12T17:21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668"/>
        <w:gridCol w:w="5145"/>
        <w:gridCol w:w="3383"/>
        <w:tblGridChange w:id="1516">
          <w:tblGrid>
            <w:gridCol w:w="1668"/>
            <w:gridCol w:w="5145"/>
            <w:gridCol w:w="3383"/>
          </w:tblGrid>
        </w:tblGridChange>
      </w:tblGrid>
      <w:tr w:rsidR="00022C33" w:rsidRPr="007447ED" w14:paraId="34E44674" w14:textId="77777777" w:rsidTr="00E302C5">
        <w:trPr>
          <w:cantSplit/>
          <w:trHeight w:val="581"/>
          <w:tblHeader/>
          <w:trPrChange w:id="1517" w:author="Zelenskaya Natalia" w:date="2021-03-12T17:21:00Z">
            <w:trPr>
              <w:cantSplit/>
              <w:trHeight w:val="581"/>
              <w:tblHeader/>
            </w:trPr>
          </w:trPrChange>
        </w:trPr>
        <w:tc>
          <w:tcPr>
            <w:tcW w:w="818" w:type="pct"/>
            <w:shd w:val="clear" w:color="auto" w:fill="FFC000"/>
            <w:vAlign w:val="center"/>
            <w:tcPrChange w:id="1518" w:author="Zelenskaya Natalia" w:date="2021-03-12T17:21:00Z">
              <w:tcPr>
                <w:tcW w:w="581" w:type="pct"/>
                <w:shd w:val="clear" w:color="auto" w:fill="FFC000"/>
                <w:vAlign w:val="center"/>
              </w:tcPr>
            </w:tcPrChange>
          </w:tcPr>
          <w:p w14:paraId="3F4DFDB7" w14:textId="77777777" w:rsidR="00022C33" w:rsidRPr="007447ED" w:rsidRDefault="00022C33">
            <w:pPr>
              <w:pStyle w:val="aff7"/>
              <w:pPrChange w:id="1519" w:author="Zelenskaya Natalia" w:date="2021-03-12T21:14:00Z">
                <w:pPr>
                  <w:jc w:val="center"/>
                </w:pPr>
              </w:pPrChange>
            </w:pPr>
            <w:r w:rsidRPr="007447ED">
              <w:lastRenderedPageBreak/>
              <w:t xml:space="preserve">Роль </w:t>
            </w:r>
          </w:p>
        </w:tc>
        <w:tc>
          <w:tcPr>
            <w:tcW w:w="2523" w:type="pct"/>
            <w:shd w:val="clear" w:color="auto" w:fill="FFC000"/>
            <w:vAlign w:val="center"/>
            <w:tcPrChange w:id="1520" w:author="Zelenskaya Natalia" w:date="2021-03-12T17:21:00Z">
              <w:tcPr>
                <w:tcW w:w="1888" w:type="pct"/>
                <w:shd w:val="clear" w:color="auto" w:fill="FFC000"/>
                <w:vAlign w:val="center"/>
              </w:tcPr>
            </w:tcPrChange>
          </w:tcPr>
          <w:p w14:paraId="2E0B201C" w14:textId="77777777" w:rsidR="00022C33" w:rsidRPr="007447ED" w:rsidRDefault="00022C33">
            <w:pPr>
              <w:pStyle w:val="aff7"/>
              <w:pPrChange w:id="1521" w:author="Zelenskaya Natalia" w:date="2021-03-12T21:14:00Z">
                <w:pPr>
                  <w:jc w:val="center"/>
                </w:pPr>
              </w:pPrChange>
            </w:pPr>
            <w:r w:rsidRPr="007447ED">
              <w:t>Сокращение роли (Код)</w:t>
            </w:r>
          </w:p>
        </w:tc>
        <w:tc>
          <w:tcPr>
            <w:tcW w:w="1659" w:type="pct"/>
            <w:shd w:val="clear" w:color="auto" w:fill="FFC000"/>
            <w:vAlign w:val="center"/>
            <w:tcPrChange w:id="1522" w:author="Zelenskaya Natalia" w:date="2021-03-12T17:21:00Z">
              <w:tcPr>
                <w:tcW w:w="2530" w:type="pct"/>
                <w:shd w:val="clear" w:color="auto" w:fill="FFC000"/>
                <w:vAlign w:val="center"/>
              </w:tcPr>
            </w:tcPrChange>
          </w:tcPr>
          <w:p w14:paraId="7BDBA8B6" w14:textId="77777777" w:rsidR="00022C33" w:rsidRPr="007447ED" w:rsidRDefault="00022C33">
            <w:pPr>
              <w:pStyle w:val="aff7"/>
              <w:pPrChange w:id="1523" w:author="Zelenskaya Natalia" w:date="2021-03-12T21:14:00Z">
                <w:pPr>
                  <w:jc w:val="center"/>
                </w:pPr>
              </w:pPrChange>
            </w:pPr>
            <w:r w:rsidRPr="007447ED">
              <w:t>Описание роли</w:t>
            </w:r>
          </w:p>
        </w:tc>
      </w:tr>
      <w:tr w:rsidR="00101D3A" w:rsidRPr="007447ED" w14:paraId="04B977E2" w14:textId="77777777" w:rsidTr="00E302C5">
        <w:trPr>
          <w:cantSplit/>
          <w:trPrChange w:id="1524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tcPrChange w:id="1525" w:author="Zelenskaya Natalia" w:date="2021-03-12T17:21:00Z">
              <w:tcPr>
                <w:tcW w:w="581" w:type="pct"/>
                <w:shd w:val="clear" w:color="auto" w:fill="auto"/>
              </w:tcPr>
            </w:tcPrChange>
          </w:tcPr>
          <w:p w14:paraId="53F1E23A" w14:textId="477D0C23" w:rsidR="00101D3A" w:rsidRPr="007447ED" w:rsidRDefault="00727E9B">
            <w:pPr>
              <w:rPr>
                <w:lang w:eastAsia="ru-RU"/>
              </w:rPr>
              <w:pPrChange w:id="1526" w:author="Zelenskaya Natalia" w:date="2021-03-17T13:52:00Z">
                <w:pPr>
                  <w:jc w:val="left"/>
                </w:pPr>
              </w:pPrChange>
            </w:pPr>
            <w:ins w:id="1527" w:author="Zelenskaya Natalia" w:date="2020-08-11T17:50:00Z">
              <w:r w:rsidRPr="00727E9B">
                <w:rPr>
                  <w:lang w:eastAsia="ru-RU"/>
                </w:rPr>
                <w:t>Заказчик ОВП ПА 1 группа УО</w:t>
              </w:r>
            </w:ins>
            <w:ins w:id="1528" w:author="Zelenskaya Natalia" w:date="2021-03-17T13:51:00Z">
              <w:r w:rsidR="00E74C2F">
                <w:rPr>
                  <w:lang w:eastAsia="ru-RU"/>
                </w:rPr>
                <w:t xml:space="preserve"> </w:t>
              </w:r>
            </w:ins>
            <w:del w:id="1529" w:author="Zelenskaya Natalia" w:date="2020-08-11T17:50:00Z">
              <w:r w:rsidR="00FB25E5" w:rsidRPr="00FB25E5" w:rsidDel="00727E9B">
                <w:rPr>
                  <w:lang w:eastAsia="ru-RU"/>
                </w:rPr>
                <w:delText xml:space="preserve">Специалист управления бюджетами </w:delText>
              </w:r>
            </w:del>
            <w:del w:id="1530" w:author="Zelenskaya Natalia" w:date="2020-05-14T19:00:00Z">
              <w:r w:rsidR="00FB25E5" w:rsidRPr="00FB25E5" w:rsidDel="000C3FFE">
                <w:rPr>
                  <w:lang w:eastAsia="ru-RU"/>
                </w:rPr>
                <w:delText xml:space="preserve">ТОиР </w:delText>
              </w:r>
            </w:del>
            <w:del w:id="1531" w:author="Zelenskaya Natalia" w:date="2020-08-11T17:50:00Z">
              <w:r w:rsidR="00FB25E5" w:rsidRPr="00FB25E5" w:rsidDel="00727E9B">
                <w:rPr>
                  <w:lang w:eastAsia="ru-RU"/>
                </w:rPr>
                <w:delText>УО</w:delText>
              </w:r>
            </w:del>
          </w:p>
        </w:tc>
        <w:tc>
          <w:tcPr>
            <w:tcW w:w="2523" w:type="pct"/>
            <w:shd w:val="clear" w:color="auto" w:fill="auto"/>
            <w:tcPrChange w:id="1532" w:author="Zelenskaya Natalia" w:date="2021-03-12T17:21:00Z">
              <w:tcPr>
                <w:tcW w:w="1888" w:type="pct"/>
                <w:shd w:val="clear" w:color="auto" w:fill="auto"/>
              </w:tcPr>
            </w:tcPrChange>
          </w:tcPr>
          <w:p w14:paraId="6BF59962" w14:textId="475D2CB3" w:rsidR="00101D3A" w:rsidDel="00E302C5" w:rsidRDefault="00DD7F3D">
            <w:pPr>
              <w:rPr>
                <w:del w:id="1533" w:author="Zelenskaya Natalia" w:date="2021-03-12T17:19:00Z"/>
              </w:rPr>
              <w:pPrChange w:id="1534" w:author="Zelenskaya Natalia" w:date="2021-03-12T17:19:00Z">
                <w:pPr>
                  <w:jc w:val="left"/>
                </w:pPr>
              </w:pPrChange>
            </w:pPr>
            <w:r>
              <w:rPr>
                <w:lang w:eastAsia="ru-RU"/>
              </w:rPr>
              <w:t>ZC_*_PM_SPUPMPS_Y</w:t>
            </w:r>
          </w:p>
          <w:p w14:paraId="0180A2D1" w14:textId="79C03851" w:rsidR="00DD7F3D" w:rsidRPr="007447ED" w:rsidRDefault="002F6ECA">
            <w:pPr>
              <w:rPr>
                <w:lang w:eastAsia="ru-RU"/>
              </w:rPr>
              <w:pPrChange w:id="1535" w:author="Zelenskaya Natalia" w:date="2021-03-12T17:19:00Z">
                <w:pPr>
                  <w:jc w:val="left"/>
                </w:pPr>
              </w:pPrChange>
            </w:pPr>
            <w:del w:id="1536" w:author="Zelenskaya Natalia" w:date="2021-03-12T17:19:00Z">
              <w:r w:rsidDel="00E302C5">
                <w:rPr>
                  <w:lang w:eastAsia="ru-RU"/>
                </w:rPr>
                <w:delText>(</w:delText>
              </w:r>
              <w:r w:rsidR="00DD7F3D" w:rsidRPr="002F6ECA" w:rsidDel="00E302C5">
                <w:rPr>
                  <w:lang w:eastAsia="ru-RU"/>
                </w:rPr>
                <w:delText>Роль буд</w:delText>
              </w:r>
              <w:r w:rsidRPr="002F6ECA" w:rsidDel="00E302C5">
                <w:rPr>
                  <w:lang w:eastAsia="ru-RU"/>
                </w:rPr>
                <w:delText xml:space="preserve">ет </w:delText>
              </w:r>
              <w:r w:rsidR="00793065" w:rsidDel="00E302C5">
                <w:rPr>
                  <w:lang w:eastAsia="ru-RU"/>
                </w:rPr>
                <w:delText>реализована</w:delText>
              </w:r>
              <w:r w:rsidR="00793065" w:rsidRPr="002F6ECA" w:rsidDel="00E302C5">
                <w:rPr>
                  <w:lang w:eastAsia="ru-RU"/>
                </w:rPr>
                <w:delText xml:space="preserve"> </w:delText>
              </w:r>
              <w:r w:rsidRPr="002F6ECA" w:rsidDel="00E302C5">
                <w:rPr>
                  <w:lang w:eastAsia="ru-RU"/>
                </w:rPr>
                <w:delText xml:space="preserve">в рамках этапа </w:delText>
              </w:r>
              <w:r w:rsidR="00793065" w:rsidDel="00E302C5">
                <w:rPr>
                  <w:lang w:eastAsia="ru-RU"/>
                </w:rPr>
                <w:delText>12)</w:delText>
              </w:r>
            </w:del>
          </w:p>
        </w:tc>
        <w:tc>
          <w:tcPr>
            <w:tcW w:w="1659" w:type="pct"/>
            <w:shd w:val="clear" w:color="auto" w:fill="auto"/>
            <w:tcPrChange w:id="1537" w:author="Zelenskaya Natalia" w:date="2021-03-12T17:21:00Z">
              <w:tcPr>
                <w:tcW w:w="2530" w:type="pct"/>
                <w:shd w:val="clear" w:color="auto" w:fill="auto"/>
              </w:tcPr>
            </w:tcPrChange>
          </w:tcPr>
          <w:p w14:paraId="3EF2D3F0" w14:textId="02D53896" w:rsidR="00101D3A" w:rsidRPr="0025115A" w:rsidRDefault="00C91327">
            <w:pPr>
              <w:rPr>
                <w:color w:val="000000"/>
                <w:lang w:eastAsia="ru-RU"/>
              </w:rPr>
              <w:pPrChange w:id="1538" w:author="Zelenskaya Natalia" w:date="2021-03-12T16:36:00Z">
                <w:pPr>
                  <w:jc w:val="left"/>
                </w:pPr>
              </w:pPrChange>
            </w:pPr>
            <w:r w:rsidRPr="007447ED">
              <w:t>Данная роль присва</w:t>
            </w:r>
            <w:r w:rsidR="000C0FEB" w:rsidRPr="007447ED">
              <w:t>и</w:t>
            </w:r>
            <w:r w:rsidRPr="007447ED">
              <w:t xml:space="preserve">вается </w:t>
            </w:r>
            <w:r w:rsidRPr="007447ED">
              <w:rPr>
                <w:color w:val="000000"/>
                <w:lang w:eastAsia="ru-RU"/>
              </w:rPr>
              <w:t>пользователю</w:t>
            </w:r>
            <w:r w:rsidRPr="007447ED">
              <w:t>, который</w:t>
            </w:r>
            <w:r w:rsidR="00146CE4" w:rsidRPr="007447ED">
              <w:t xml:space="preserve"> </w:t>
            </w:r>
            <w:r w:rsidR="00FB25E5">
              <w:t>создает и редактирует</w:t>
            </w:r>
            <w:r w:rsidR="00146CE4" w:rsidRPr="007447ED">
              <w:t xml:space="preserve"> в системе</w:t>
            </w:r>
            <w:r w:rsidR="00B06D1E" w:rsidRPr="007447ED">
              <w:t xml:space="preserve"> </w:t>
            </w:r>
            <w:r w:rsidR="00FB25E5">
              <w:t xml:space="preserve">сетевые графики, планирует на ОСГ материалы, </w:t>
            </w:r>
            <w:r w:rsidR="0025115A">
              <w:t xml:space="preserve">присваивает ОСГ заказ ТОРО, </w:t>
            </w:r>
            <w:r w:rsidR="00FB25E5">
              <w:t xml:space="preserve">согласует сетевые графики для НеПА, создает СПП-элемент, присваивает его сетевому графику, указывает ответственного </w:t>
            </w:r>
            <w:r w:rsidR="0025115A">
              <w:t>на</w:t>
            </w:r>
            <w:r w:rsidR="005A49C0">
              <w:t xml:space="preserve"> СПП, создает </w:t>
            </w:r>
            <w:r w:rsidR="005A49C0">
              <w:rPr>
                <w:lang w:val="en-US"/>
              </w:rPr>
              <w:t>DMS</w:t>
            </w:r>
            <w:r w:rsidR="005A49C0">
              <w:t xml:space="preserve"> документы, </w:t>
            </w:r>
            <w:r w:rsidR="0025115A">
              <w:t>прикрепляет их сетевому графику</w:t>
            </w:r>
          </w:p>
        </w:tc>
      </w:tr>
      <w:tr w:rsidR="00FB25E5" w:rsidRPr="007447ED" w14:paraId="378450A6" w14:textId="77777777" w:rsidTr="00E302C5">
        <w:trPr>
          <w:cantSplit/>
          <w:trPrChange w:id="1539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tcPrChange w:id="1540" w:author="Zelenskaya Natalia" w:date="2021-03-12T17:21:00Z">
              <w:tcPr>
                <w:tcW w:w="581" w:type="pct"/>
                <w:shd w:val="clear" w:color="auto" w:fill="auto"/>
              </w:tcPr>
            </w:tcPrChange>
          </w:tcPr>
          <w:p w14:paraId="077CC078" w14:textId="16CEEDE2" w:rsidR="00FB25E5" w:rsidRPr="00CE5A9F" w:rsidRDefault="00727E9B">
            <w:pPr>
              <w:rPr>
                <w:lang w:eastAsia="ru-RU"/>
              </w:rPr>
              <w:pPrChange w:id="1541" w:author="Zelenskaya Natalia" w:date="2021-03-12T16:36:00Z">
                <w:pPr>
                  <w:jc w:val="left"/>
                </w:pPr>
              </w:pPrChange>
            </w:pPr>
            <w:ins w:id="1542" w:author="Zelenskaya Natalia" w:date="2020-08-11T17:51:00Z">
              <w:r>
                <w:t>Согласующий Технического комитета УО</w:t>
              </w:r>
            </w:ins>
            <w:del w:id="1543" w:author="Zelenskaya Natalia" w:date="2020-08-11T17:50:00Z">
              <w:r w:rsidR="00683F4B" w:rsidDel="00727E9B">
                <w:delText>Член Технического комитета УО</w:delText>
              </w:r>
            </w:del>
          </w:p>
        </w:tc>
        <w:tc>
          <w:tcPr>
            <w:tcW w:w="2523" w:type="pct"/>
            <w:shd w:val="clear" w:color="auto" w:fill="auto"/>
            <w:tcPrChange w:id="1544" w:author="Zelenskaya Natalia" w:date="2021-03-12T17:21:00Z">
              <w:tcPr>
                <w:tcW w:w="1888" w:type="pct"/>
                <w:shd w:val="clear" w:color="auto" w:fill="auto"/>
              </w:tcPr>
            </w:tcPrChange>
          </w:tcPr>
          <w:p w14:paraId="57F072BD" w14:textId="00DC7AC4" w:rsidR="00FB25E5" w:rsidRPr="007447ED" w:rsidRDefault="00DD7F3D">
            <w:pPr>
              <w:pPrChange w:id="1545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ZC_*_PM_TECHCOMM_Y</w:t>
            </w:r>
          </w:p>
        </w:tc>
        <w:tc>
          <w:tcPr>
            <w:tcW w:w="1659" w:type="pct"/>
            <w:shd w:val="clear" w:color="auto" w:fill="auto"/>
            <w:tcPrChange w:id="1546" w:author="Zelenskaya Natalia" w:date="2021-03-12T17:21:00Z">
              <w:tcPr>
                <w:tcW w:w="2530" w:type="pct"/>
                <w:shd w:val="clear" w:color="auto" w:fill="auto"/>
              </w:tcPr>
            </w:tcPrChange>
          </w:tcPr>
          <w:p w14:paraId="3E6EB0E0" w14:textId="2FF7F8FE" w:rsidR="00683F4B" w:rsidRPr="007447ED" w:rsidRDefault="00CE3B76">
            <w:pPr>
              <w:pPrChange w:id="1547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Данная роль присваивается </w:t>
            </w:r>
            <w:r w:rsidRPr="007447ED">
              <w:rPr>
                <w:color w:val="000000"/>
                <w:lang w:eastAsia="ru-RU"/>
              </w:rPr>
              <w:t>пользователю</w:t>
            </w:r>
            <w:r w:rsidRPr="007447ED">
              <w:t xml:space="preserve">, который </w:t>
            </w:r>
            <w:r>
              <w:t>просматривает сетевые</w:t>
            </w:r>
            <w:r w:rsidR="00683F4B">
              <w:t xml:space="preserve"> </w:t>
            </w:r>
            <w:r>
              <w:t>графики</w:t>
            </w:r>
            <w:r w:rsidR="00683F4B">
              <w:t>, операци</w:t>
            </w:r>
            <w:r>
              <w:t>и</w:t>
            </w:r>
            <w:r w:rsidR="00683F4B">
              <w:t xml:space="preserve"> сетевых графиков, компонен</w:t>
            </w:r>
            <w:r>
              <w:t>ты</w:t>
            </w:r>
            <w:r w:rsidR="00683F4B">
              <w:t xml:space="preserve">, согласование СГ и ОСГ, </w:t>
            </w:r>
          </w:p>
        </w:tc>
      </w:tr>
      <w:tr w:rsidR="00DD7F3D" w:rsidRPr="007447ED" w14:paraId="5A07E11F" w14:textId="77777777" w:rsidTr="00E302C5">
        <w:trPr>
          <w:cantSplit/>
          <w:trPrChange w:id="1548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tcPrChange w:id="1549" w:author="Zelenskaya Natalia" w:date="2021-03-12T17:21:00Z">
              <w:tcPr>
                <w:tcW w:w="581" w:type="pct"/>
                <w:shd w:val="clear" w:color="auto" w:fill="auto"/>
              </w:tcPr>
            </w:tcPrChange>
          </w:tcPr>
          <w:p w14:paraId="2DE9036C" w14:textId="3325D4C5" w:rsidR="00DD7F3D" w:rsidRPr="007447ED" w:rsidRDefault="00727E9B">
            <w:pPr>
              <w:rPr>
                <w:lang w:eastAsia="ru-RU"/>
              </w:rPr>
              <w:pPrChange w:id="1550" w:author="Zelenskaya Natalia" w:date="2021-03-12T16:36:00Z">
                <w:pPr>
                  <w:jc w:val="left"/>
                </w:pPr>
              </w:pPrChange>
            </w:pPr>
            <w:ins w:id="1551" w:author="Zelenskaya Natalia" w:date="2020-08-11T17:51:00Z">
              <w:r w:rsidRPr="00727E9B">
                <w:t>Заказчик ОВП ПА 2 группа УО</w:t>
              </w:r>
            </w:ins>
            <w:del w:id="1552" w:author="Zelenskaya Natalia" w:date="2020-08-11T17:51:00Z">
              <w:r w:rsidR="00DD7F3D" w:rsidDel="00727E9B">
                <w:rPr>
                  <w:lang w:eastAsia="ru-RU"/>
                </w:rPr>
                <w:delText>Заказчик ОВП УО</w:delText>
              </w:r>
            </w:del>
          </w:p>
        </w:tc>
        <w:tc>
          <w:tcPr>
            <w:tcW w:w="2523" w:type="pct"/>
            <w:shd w:val="clear" w:color="auto" w:fill="auto"/>
            <w:vAlign w:val="center"/>
            <w:tcPrChange w:id="1553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75356A62" w14:textId="22651EED" w:rsidR="00DD7F3D" w:rsidRPr="00793065" w:rsidDel="00E302C5" w:rsidRDefault="00DD7F3D">
            <w:pPr>
              <w:rPr>
                <w:del w:id="1554" w:author="Zelenskaya Natalia" w:date="2021-03-12T17:19:00Z"/>
              </w:rPr>
              <w:pPrChange w:id="1555" w:author="Zelenskaya Natalia" w:date="2021-03-12T17:19:00Z">
                <w:pPr>
                  <w:jc w:val="left"/>
                </w:pPr>
              </w:pPrChange>
            </w:pPr>
            <w:r>
              <w:rPr>
                <w:lang w:val="en-US" w:eastAsia="ru-RU"/>
              </w:rPr>
              <w:t>ZC</w:t>
            </w:r>
            <w:r w:rsidRPr="00793065">
              <w:rPr>
                <w:lang w:eastAsia="ru-RU"/>
              </w:rPr>
              <w:t>_*_</w:t>
            </w:r>
            <w:r>
              <w:rPr>
                <w:lang w:val="en-US" w:eastAsia="ru-RU"/>
              </w:rPr>
              <w:t>PM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CUSTOVPPS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Y</w:t>
            </w:r>
          </w:p>
          <w:p w14:paraId="5F35088B" w14:textId="5305F245" w:rsidR="002F6ECA" w:rsidRPr="002F6ECA" w:rsidRDefault="00793065">
            <w:pPr>
              <w:pPrChange w:id="1556" w:author="Zelenskaya Natalia" w:date="2021-03-12T17:19:00Z">
                <w:pPr>
                  <w:jc w:val="left"/>
                </w:pPr>
              </w:pPrChange>
            </w:pPr>
            <w:del w:id="1557" w:author="Zelenskaya Natalia" w:date="2021-03-12T17:19:00Z">
              <w:r w:rsidDel="00E302C5">
                <w:rPr>
                  <w:lang w:eastAsia="ru-RU"/>
                </w:rPr>
                <w:delText>(</w:delText>
              </w:r>
              <w:r w:rsidRPr="002F6ECA" w:rsidDel="00E302C5">
                <w:rPr>
                  <w:lang w:eastAsia="ru-RU"/>
                </w:rPr>
                <w:delText xml:space="preserve">Роль будет </w:delText>
              </w:r>
              <w:r w:rsidDel="00E302C5">
                <w:rPr>
                  <w:lang w:eastAsia="ru-RU"/>
                </w:rPr>
                <w:delText>реализована</w:delText>
              </w:r>
              <w:r w:rsidRPr="002F6ECA" w:rsidDel="00E302C5">
                <w:rPr>
                  <w:lang w:eastAsia="ru-RU"/>
                </w:rPr>
                <w:delText xml:space="preserve"> в рамках этапа </w:delText>
              </w:r>
              <w:r w:rsidDel="00E302C5">
                <w:rPr>
                  <w:lang w:eastAsia="ru-RU"/>
                </w:rPr>
                <w:delText>12)</w:delText>
              </w:r>
            </w:del>
          </w:p>
        </w:tc>
        <w:tc>
          <w:tcPr>
            <w:tcW w:w="1659" w:type="pct"/>
            <w:shd w:val="clear" w:color="auto" w:fill="auto"/>
            <w:tcPrChange w:id="1558" w:author="Zelenskaya Natalia" w:date="2021-03-12T17:21:00Z">
              <w:tcPr>
                <w:tcW w:w="2530" w:type="pct"/>
                <w:shd w:val="clear" w:color="auto" w:fill="auto"/>
              </w:tcPr>
            </w:tcPrChange>
          </w:tcPr>
          <w:p w14:paraId="1095B330" w14:textId="2E9F45E9" w:rsidR="00DD7F3D" w:rsidRPr="007447ED" w:rsidRDefault="00DD7F3D">
            <w:pPr>
              <w:pPrChange w:id="1559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Данная роль присваивается </w:t>
            </w:r>
            <w:r w:rsidRPr="007447ED">
              <w:rPr>
                <w:color w:val="000000"/>
                <w:lang w:eastAsia="ru-RU"/>
              </w:rPr>
              <w:t>пользователю</w:t>
            </w:r>
            <w:r w:rsidRPr="007447ED">
              <w:t xml:space="preserve">, который </w:t>
            </w:r>
            <w:r>
              <w:t>создает и редактирует</w:t>
            </w:r>
            <w:r w:rsidRPr="007447ED">
              <w:t xml:space="preserve"> в системе </w:t>
            </w:r>
            <w:r>
              <w:t xml:space="preserve">сетевые графики, планирует на ОСГ материалы, присваивает ОСГ заказ ТОРО, создает СПП-элемент, присваивает его сетевому графику, указывает ответственного за СПП, создает </w:t>
            </w:r>
            <w:r>
              <w:rPr>
                <w:lang w:val="en-US"/>
              </w:rPr>
              <w:t>DMS</w:t>
            </w:r>
            <w:r>
              <w:t xml:space="preserve"> документы, прикрепляет их сетевому графику.</w:t>
            </w:r>
          </w:p>
        </w:tc>
      </w:tr>
      <w:tr w:rsidR="00DD7F3D" w:rsidRPr="007447ED" w14:paraId="29AD7EF9" w14:textId="77777777" w:rsidTr="00E302C5">
        <w:trPr>
          <w:cantSplit/>
          <w:trPrChange w:id="1560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tcPrChange w:id="1561" w:author="Zelenskaya Natalia" w:date="2021-03-12T17:21:00Z">
              <w:tcPr>
                <w:tcW w:w="581" w:type="pct"/>
                <w:shd w:val="clear" w:color="auto" w:fill="auto"/>
              </w:tcPr>
            </w:tcPrChange>
          </w:tcPr>
          <w:p w14:paraId="140F5F8E" w14:textId="66A5BEF7" w:rsidR="00DD7F3D" w:rsidRPr="007447ED" w:rsidRDefault="00DD7F3D">
            <w:pPr>
              <w:rPr>
                <w:lang w:eastAsia="ru-RU"/>
              </w:rPr>
              <w:pPrChange w:id="1562" w:author="Zelenskaya Natalia" w:date="2021-03-12T16:36:00Z">
                <w:pPr>
                  <w:jc w:val="left"/>
                </w:pPr>
              </w:pPrChange>
            </w:pPr>
            <w:r w:rsidRPr="00683F4B">
              <w:rPr>
                <w:lang w:eastAsia="ru-RU"/>
              </w:rPr>
              <w:lastRenderedPageBreak/>
              <w:t>Специалист отдела планирования и контроля инвестиций УО</w:t>
            </w:r>
          </w:p>
        </w:tc>
        <w:tc>
          <w:tcPr>
            <w:tcW w:w="2523" w:type="pct"/>
            <w:shd w:val="clear" w:color="auto" w:fill="auto"/>
            <w:vAlign w:val="center"/>
            <w:tcPrChange w:id="1563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6A3EC78F" w14:textId="4FD126DC" w:rsidR="00DD7F3D" w:rsidRPr="00793065" w:rsidDel="00E302C5" w:rsidRDefault="00DD7F3D">
            <w:pPr>
              <w:rPr>
                <w:del w:id="1564" w:author="Zelenskaya Natalia" w:date="2021-03-12T17:19:00Z"/>
              </w:rPr>
              <w:pPrChange w:id="1565" w:author="Zelenskaya Natalia" w:date="2021-03-12T17:19:00Z">
                <w:pPr>
                  <w:jc w:val="left"/>
                </w:pPr>
              </w:pPrChange>
            </w:pPr>
            <w:r>
              <w:rPr>
                <w:lang w:val="en-US" w:eastAsia="ru-RU"/>
              </w:rPr>
              <w:t>ZC</w:t>
            </w:r>
            <w:r w:rsidRPr="00793065">
              <w:rPr>
                <w:lang w:eastAsia="ru-RU"/>
              </w:rPr>
              <w:t>_*_</w:t>
            </w:r>
            <w:r>
              <w:rPr>
                <w:lang w:val="en-US" w:eastAsia="ru-RU"/>
              </w:rPr>
              <w:t>PM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INVSSPPLPS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Y</w:t>
            </w:r>
          </w:p>
          <w:p w14:paraId="2CD1869B" w14:textId="61994695" w:rsidR="002F6ECA" w:rsidRPr="002F6ECA" w:rsidRDefault="00793065">
            <w:pPr>
              <w:pPrChange w:id="1566" w:author="Zelenskaya Natalia" w:date="2021-03-12T17:19:00Z">
                <w:pPr>
                  <w:jc w:val="left"/>
                </w:pPr>
              </w:pPrChange>
            </w:pPr>
            <w:del w:id="1567" w:author="Zelenskaya Natalia" w:date="2021-03-12T17:19:00Z">
              <w:r w:rsidDel="00E302C5">
                <w:rPr>
                  <w:lang w:eastAsia="ru-RU"/>
                </w:rPr>
                <w:delText>(</w:delText>
              </w:r>
              <w:r w:rsidRPr="002F6ECA" w:rsidDel="00E302C5">
                <w:rPr>
                  <w:lang w:eastAsia="ru-RU"/>
                </w:rPr>
                <w:delText xml:space="preserve">Роль будет </w:delText>
              </w:r>
              <w:r w:rsidDel="00E302C5">
                <w:rPr>
                  <w:lang w:eastAsia="ru-RU"/>
                </w:rPr>
                <w:delText>реализована</w:delText>
              </w:r>
              <w:r w:rsidRPr="002F6ECA" w:rsidDel="00E302C5">
                <w:rPr>
                  <w:lang w:eastAsia="ru-RU"/>
                </w:rPr>
                <w:delText xml:space="preserve"> в рамках этапа </w:delText>
              </w:r>
              <w:r w:rsidDel="00E302C5">
                <w:rPr>
                  <w:lang w:eastAsia="ru-RU"/>
                </w:rPr>
                <w:delText>12)</w:delText>
              </w:r>
            </w:del>
          </w:p>
        </w:tc>
        <w:tc>
          <w:tcPr>
            <w:tcW w:w="1659" w:type="pct"/>
            <w:shd w:val="clear" w:color="auto" w:fill="auto"/>
            <w:tcPrChange w:id="1568" w:author="Zelenskaya Natalia" w:date="2021-03-12T17:21:00Z">
              <w:tcPr>
                <w:tcW w:w="2530" w:type="pct"/>
                <w:shd w:val="clear" w:color="auto" w:fill="auto"/>
              </w:tcPr>
            </w:tcPrChange>
          </w:tcPr>
          <w:p w14:paraId="7D25AEBD" w14:textId="336CF6D0" w:rsidR="00DD7F3D" w:rsidRPr="00CE3B76" w:rsidRDefault="00DD7F3D">
            <w:pPr>
              <w:pPrChange w:id="1569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Данная роль присваивается </w:t>
            </w:r>
            <w:r w:rsidRPr="007447ED">
              <w:rPr>
                <w:color w:val="000000"/>
                <w:lang w:eastAsia="ru-RU"/>
              </w:rPr>
              <w:t>пользователю</w:t>
            </w:r>
            <w:r w:rsidRPr="007447ED">
              <w:t xml:space="preserve">, который </w:t>
            </w:r>
            <w:r>
              <w:t>просматривает сетевые графики, операции сетевых графиков, компоненты, просматривает проекты, СПП-элементы, согласовывает СГ и ОСГ, указывает ответственного на СПП</w:t>
            </w:r>
          </w:p>
        </w:tc>
      </w:tr>
      <w:tr w:rsidR="00DD7F3D" w:rsidRPr="007447ED" w14:paraId="352D911D" w14:textId="77777777" w:rsidTr="00E302C5">
        <w:trPr>
          <w:cantSplit/>
          <w:trPrChange w:id="1570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tcPrChange w:id="1571" w:author="Zelenskaya Natalia" w:date="2021-03-12T17:21:00Z">
              <w:tcPr>
                <w:tcW w:w="581" w:type="pct"/>
                <w:shd w:val="clear" w:color="auto" w:fill="auto"/>
              </w:tcPr>
            </w:tcPrChange>
          </w:tcPr>
          <w:p w14:paraId="0278E8E9" w14:textId="4CB09337" w:rsidR="00DD7F3D" w:rsidRPr="007447ED" w:rsidRDefault="00DD7F3D">
            <w:pPr>
              <w:rPr>
                <w:lang w:eastAsia="ru-RU"/>
              </w:rPr>
              <w:pPrChange w:id="1572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Член Инвестиционной комиссии УО</w:t>
            </w:r>
          </w:p>
        </w:tc>
        <w:tc>
          <w:tcPr>
            <w:tcW w:w="2523" w:type="pct"/>
            <w:shd w:val="clear" w:color="auto" w:fill="auto"/>
            <w:vAlign w:val="center"/>
            <w:tcPrChange w:id="1573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161827A8" w14:textId="57B1A759" w:rsidR="00DD7F3D" w:rsidRPr="00793065" w:rsidDel="00E302C5" w:rsidRDefault="00DD7F3D">
            <w:pPr>
              <w:rPr>
                <w:del w:id="1574" w:author="Zelenskaya Natalia" w:date="2021-03-12T17:19:00Z"/>
              </w:rPr>
              <w:pPrChange w:id="1575" w:author="Zelenskaya Natalia" w:date="2021-03-12T17:19:00Z">
                <w:pPr>
                  <w:jc w:val="left"/>
                </w:pPr>
              </w:pPrChange>
            </w:pPr>
            <w:r>
              <w:rPr>
                <w:lang w:val="en-US" w:eastAsia="ru-RU"/>
              </w:rPr>
              <w:t>ZC</w:t>
            </w:r>
            <w:r w:rsidRPr="00793065">
              <w:rPr>
                <w:lang w:eastAsia="ru-RU"/>
              </w:rPr>
              <w:t>_*_</w:t>
            </w:r>
            <w:r>
              <w:rPr>
                <w:lang w:val="en-US" w:eastAsia="ru-RU"/>
              </w:rPr>
              <w:t>PM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INVCOMSPS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Y</w:t>
            </w:r>
          </w:p>
          <w:p w14:paraId="738BEFC8" w14:textId="2E269CE5" w:rsidR="002F6ECA" w:rsidRPr="002F6ECA" w:rsidRDefault="00793065">
            <w:pPr>
              <w:pPrChange w:id="1576" w:author="Zelenskaya Natalia" w:date="2021-03-12T17:19:00Z">
                <w:pPr>
                  <w:jc w:val="left"/>
                </w:pPr>
              </w:pPrChange>
            </w:pPr>
            <w:del w:id="1577" w:author="Zelenskaya Natalia" w:date="2021-03-12T17:19:00Z">
              <w:r w:rsidDel="00E302C5">
                <w:rPr>
                  <w:lang w:eastAsia="ru-RU"/>
                </w:rPr>
                <w:delText>(</w:delText>
              </w:r>
              <w:r w:rsidRPr="002F6ECA" w:rsidDel="00E302C5">
                <w:rPr>
                  <w:lang w:eastAsia="ru-RU"/>
                </w:rPr>
                <w:delText xml:space="preserve">Роль будет </w:delText>
              </w:r>
              <w:r w:rsidDel="00E302C5">
                <w:rPr>
                  <w:lang w:eastAsia="ru-RU"/>
                </w:rPr>
                <w:delText>реализована</w:delText>
              </w:r>
              <w:r w:rsidRPr="002F6ECA" w:rsidDel="00E302C5">
                <w:rPr>
                  <w:lang w:eastAsia="ru-RU"/>
                </w:rPr>
                <w:delText xml:space="preserve"> в рамках этапа </w:delText>
              </w:r>
              <w:r w:rsidDel="00E302C5">
                <w:rPr>
                  <w:lang w:eastAsia="ru-RU"/>
                </w:rPr>
                <w:delText>12)</w:delText>
              </w:r>
            </w:del>
          </w:p>
        </w:tc>
        <w:tc>
          <w:tcPr>
            <w:tcW w:w="1659" w:type="pct"/>
            <w:shd w:val="clear" w:color="auto" w:fill="auto"/>
            <w:tcPrChange w:id="1578" w:author="Zelenskaya Natalia" w:date="2021-03-12T17:21:00Z">
              <w:tcPr>
                <w:tcW w:w="2530" w:type="pct"/>
                <w:shd w:val="clear" w:color="auto" w:fill="auto"/>
              </w:tcPr>
            </w:tcPrChange>
          </w:tcPr>
          <w:p w14:paraId="5A7AD440" w14:textId="759ACA03" w:rsidR="00DD7F3D" w:rsidRPr="00751C1C" w:rsidRDefault="00DD7F3D">
            <w:pPr>
              <w:pPrChange w:id="1579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Данная роль присваивается </w:t>
            </w:r>
            <w:r w:rsidRPr="007447ED">
              <w:rPr>
                <w:color w:val="000000"/>
                <w:lang w:eastAsia="ru-RU"/>
              </w:rPr>
              <w:t>пользователю</w:t>
            </w:r>
            <w:r w:rsidRPr="007447ED">
              <w:t>, который</w:t>
            </w:r>
            <w:r>
              <w:t xml:space="preserve"> просматривает СГ, ОСГ и компоненты, проекты, СПП-элементы, согласовывает СГ и ОСГ</w:t>
            </w:r>
          </w:p>
        </w:tc>
      </w:tr>
      <w:tr w:rsidR="00DD7F3D" w:rsidRPr="007447ED" w14:paraId="192D10CC" w14:textId="77777777" w:rsidTr="00E302C5">
        <w:trPr>
          <w:cantSplit/>
          <w:trPrChange w:id="1580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tcPrChange w:id="1581" w:author="Zelenskaya Natalia" w:date="2021-03-12T17:21:00Z">
              <w:tcPr>
                <w:tcW w:w="581" w:type="pct"/>
                <w:shd w:val="clear" w:color="auto" w:fill="auto"/>
              </w:tcPr>
            </w:tcPrChange>
          </w:tcPr>
          <w:p w14:paraId="069F827C" w14:textId="7D1C2820" w:rsidR="00DD7F3D" w:rsidRDefault="00DD7F3D">
            <w:pPr>
              <w:rPr>
                <w:lang w:eastAsia="ru-RU"/>
              </w:rPr>
              <w:pPrChange w:id="1582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Член Инвестиционного комитета УК</w:t>
            </w:r>
          </w:p>
        </w:tc>
        <w:tc>
          <w:tcPr>
            <w:tcW w:w="2523" w:type="pct"/>
            <w:shd w:val="clear" w:color="auto" w:fill="auto"/>
            <w:vAlign w:val="center"/>
            <w:tcPrChange w:id="1583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58941D61" w14:textId="60753CEE" w:rsidR="00DD7F3D" w:rsidRPr="00793065" w:rsidDel="00E302C5" w:rsidRDefault="00DD7F3D">
            <w:pPr>
              <w:rPr>
                <w:del w:id="1584" w:author="Zelenskaya Natalia" w:date="2021-03-12T17:19:00Z"/>
              </w:rPr>
              <w:pPrChange w:id="1585" w:author="Zelenskaya Natalia" w:date="2021-03-12T17:19:00Z">
                <w:pPr>
                  <w:jc w:val="left"/>
                </w:pPr>
              </w:pPrChange>
            </w:pPr>
            <w:r>
              <w:rPr>
                <w:lang w:val="en-US" w:eastAsia="ru-RU"/>
              </w:rPr>
              <w:t>ZC</w:t>
            </w:r>
            <w:r w:rsidRPr="00793065">
              <w:rPr>
                <w:lang w:eastAsia="ru-RU"/>
              </w:rPr>
              <w:t>_*_</w:t>
            </w:r>
            <w:r>
              <w:rPr>
                <w:lang w:val="en-US" w:eastAsia="ru-RU"/>
              </w:rPr>
              <w:t>PM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INVCOMTPS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Y</w:t>
            </w:r>
          </w:p>
          <w:p w14:paraId="305D927C" w14:textId="1519B02E" w:rsidR="002F6ECA" w:rsidRPr="002F6ECA" w:rsidRDefault="00793065">
            <w:pPr>
              <w:pPrChange w:id="1586" w:author="Zelenskaya Natalia" w:date="2021-03-12T17:19:00Z">
                <w:pPr>
                  <w:jc w:val="left"/>
                </w:pPr>
              </w:pPrChange>
            </w:pPr>
            <w:del w:id="1587" w:author="Zelenskaya Natalia" w:date="2021-03-12T17:19:00Z">
              <w:r w:rsidDel="00E302C5">
                <w:rPr>
                  <w:lang w:eastAsia="ru-RU"/>
                </w:rPr>
                <w:delText>(</w:delText>
              </w:r>
              <w:r w:rsidRPr="002F6ECA" w:rsidDel="00E302C5">
                <w:rPr>
                  <w:lang w:eastAsia="ru-RU"/>
                </w:rPr>
                <w:delText xml:space="preserve">Роль будет </w:delText>
              </w:r>
              <w:r w:rsidDel="00E302C5">
                <w:rPr>
                  <w:lang w:eastAsia="ru-RU"/>
                </w:rPr>
                <w:delText>реализована</w:delText>
              </w:r>
              <w:r w:rsidRPr="002F6ECA" w:rsidDel="00E302C5">
                <w:rPr>
                  <w:lang w:eastAsia="ru-RU"/>
                </w:rPr>
                <w:delText xml:space="preserve"> в рамках этапа </w:delText>
              </w:r>
              <w:r w:rsidDel="00E302C5">
                <w:rPr>
                  <w:lang w:eastAsia="ru-RU"/>
                </w:rPr>
                <w:delText>12)</w:delText>
              </w:r>
            </w:del>
          </w:p>
        </w:tc>
        <w:tc>
          <w:tcPr>
            <w:tcW w:w="1659" w:type="pct"/>
            <w:shd w:val="clear" w:color="auto" w:fill="auto"/>
            <w:tcPrChange w:id="1588" w:author="Zelenskaya Natalia" w:date="2021-03-12T17:21:00Z">
              <w:tcPr>
                <w:tcW w:w="2530" w:type="pct"/>
                <w:shd w:val="clear" w:color="auto" w:fill="auto"/>
              </w:tcPr>
            </w:tcPrChange>
          </w:tcPr>
          <w:p w14:paraId="10C964CF" w14:textId="3B681DB8" w:rsidR="00DD7F3D" w:rsidRPr="007447ED" w:rsidRDefault="00DD7F3D">
            <w:pPr>
              <w:pPrChange w:id="1589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Данная роль присваивается </w:t>
            </w:r>
            <w:r w:rsidRPr="007447ED">
              <w:rPr>
                <w:color w:val="000000"/>
                <w:lang w:eastAsia="ru-RU"/>
              </w:rPr>
              <w:t>пользователю</w:t>
            </w:r>
            <w:r w:rsidRPr="007447ED">
              <w:t>, который</w:t>
            </w:r>
            <w:r>
              <w:t xml:space="preserve"> просматривает СГ, ОСГ и компоненты, проекты, СПП-элементы, согласовывает СГ и ОСГ</w:t>
            </w:r>
          </w:p>
        </w:tc>
      </w:tr>
      <w:tr w:rsidR="00DD7F3D" w:rsidRPr="007447ED" w14:paraId="5CBAC17F" w14:textId="77777777" w:rsidTr="00E302C5">
        <w:trPr>
          <w:cantSplit/>
          <w:trPrChange w:id="1590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tcPrChange w:id="1591" w:author="Zelenskaya Natalia" w:date="2021-03-12T17:21:00Z">
              <w:tcPr>
                <w:tcW w:w="581" w:type="pct"/>
                <w:shd w:val="clear" w:color="auto" w:fill="auto"/>
              </w:tcPr>
            </w:tcPrChange>
          </w:tcPr>
          <w:p w14:paraId="25E84B68" w14:textId="0CE05A8A" w:rsidR="00DD7F3D" w:rsidRPr="007447ED" w:rsidRDefault="00727E9B">
            <w:pPr>
              <w:rPr>
                <w:lang w:eastAsia="ru-RU"/>
              </w:rPr>
              <w:pPrChange w:id="1592" w:author="Zelenskaya Natalia" w:date="2021-03-12T16:36:00Z">
                <w:pPr>
                  <w:jc w:val="left"/>
                </w:pPr>
              </w:pPrChange>
            </w:pPr>
            <w:ins w:id="1593" w:author="Zelenskaya Natalia" w:date="2020-08-11T17:51:00Z">
              <w:r w:rsidRPr="00727E9B">
                <w:rPr>
                  <w:lang w:eastAsia="ru-RU"/>
                </w:rPr>
                <w:t xml:space="preserve">Заказчик ОВП НеПА </w:t>
              </w:r>
            </w:ins>
            <w:ins w:id="1594" w:author="Zelenskaya Natalia" w:date="2021-04-05T10:00:00Z">
              <w:r w:rsidR="00C60CED">
                <w:rPr>
                  <w:lang w:eastAsia="ru-RU"/>
                </w:rPr>
                <w:t>группа</w:t>
              </w:r>
            </w:ins>
            <w:ins w:id="1595" w:author="Zelenskaya Natalia" w:date="2021-04-05T10:26:00Z">
              <w:r w:rsidR="006A554F">
                <w:rPr>
                  <w:lang w:eastAsia="ru-RU"/>
                </w:rPr>
                <w:t xml:space="preserve"> </w:t>
              </w:r>
            </w:ins>
            <w:ins w:id="1596" w:author="Zelenskaya Natalia" w:date="2020-08-11T17:51:00Z">
              <w:r w:rsidRPr="00727E9B">
                <w:rPr>
                  <w:lang w:eastAsia="ru-RU"/>
                </w:rPr>
                <w:t>УО</w:t>
              </w:r>
            </w:ins>
            <w:del w:id="1597" w:author="Zelenskaya Natalia" w:date="2020-08-11T17:51:00Z">
              <w:r w:rsidR="00DD7F3D" w:rsidDel="00727E9B">
                <w:rPr>
                  <w:lang w:eastAsia="ru-RU"/>
                </w:rPr>
                <w:delText>Заявитель ОВП</w:delText>
              </w:r>
            </w:del>
          </w:p>
        </w:tc>
        <w:tc>
          <w:tcPr>
            <w:tcW w:w="2523" w:type="pct"/>
            <w:shd w:val="clear" w:color="auto" w:fill="auto"/>
            <w:vAlign w:val="center"/>
            <w:tcPrChange w:id="1598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06A85B81" w14:textId="414414A8" w:rsidR="00DD7F3D" w:rsidRPr="00793065" w:rsidDel="00E302C5" w:rsidRDefault="00DD7F3D">
            <w:pPr>
              <w:rPr>
                <w:del w:id="1599" w:author="Zelenskaya Natalia" w:date="2021-03-12T17:19:00Z"/>
              </w:rPr>
              <w:pPrChange w:id="1600" w:author="Zelenskaya Natalia" w:date="2021-03-12T17:19:00Z">
                <w:pPr>
                  <w:jc w:val="left"/>
                </w:pPr>
              </w:pPrChange>
            </w:pPr>
            <w:r>
              <w:rPr>
                <w:lang w:val="en-US" w:eastAsia="ru-RU"/>
              </w:rPr>
              <w:t>ZC</w:t>
            </w:r>
            <w:r w:rsidRPr="00793065">
              <w:rPr>
                <w:lang w:eastAsia="ru-RU"/>
              </w:rPr>
              <w:t>_*_</w:t>
            </w:r>
            <w:r>
              <w:rPr>
                <w:lang w:val="en-US" w:eastAsia="ru-RU"/>
              </w:rPr>
              <w:t>PM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APPLOVPPS</w:t>
            </w:r>
            <w:r w:rsidRPr="00793065">
              <w:rPr>
                <w:lang w:eastAsia="ru-RU"/>
              </w:rPr>
              <w:t>_</w:t>
            </w:r>
            <w:r>
              <w:rPr>
                <w:lang w:val="en-US" w:eastAsia="ru-RU"/>
              </w:rPr>
              <w:t>Y</w:t>
            </w:r>
          </w:p>
          <w:p w14:paraId="5BA192AC" w14:textId="0EA0FACC" w:rsidR="002F6ECA" w:rsidRPr="002F6ECA" w:rsidRDefault="00793065">
            <w:pPr>
              <w:pPrChange w:id="1601" w:author="Zelenskaya Natalia" w:date="2021-03-12T17:19:00Z">
                <w:pPr>
                  <w:jc w:val="left"/>
                </w:pPr>
              </w:pPrChange>
            </w:pPr>
            <w:del w:id="1602" w:author="Zelenskaya Natalia" w:date="2021-03-12T17:19:00Z">
              <w:r w:rsidDel="00E302C5">
                <w:rPr>
                  <w:lang w:eastAsia="ru-RU"/>
                </w:rPr>
                <w:delText>(</w:delText>
              </w:r>
              <w:r w:rsidRPr="002F6ECA" w:rsidDel="00E302C5">
                <w:rPr>
                  <w:lang w:eastAsia="ru-RU"/>
                </w:rPr>
                <w:delText xml:space="preserve">Роль будет </w:delText>
              </w:r>
              <w:r w:rsidDel="00E302C5">
                <w:rPr>
                  <w:lang w:eastAsia="ru-RU"/>
                </w:rPr>
                <w:delText>реализована</w:delText>
              </w:r>
              <w:r w:rsidRPr="002F6ECA" w:rsidDel="00E302C5">
                <w:rPr>
                  <w:lang w:eastAsia="ru-RU"/>
                </w:rPr>
                <w:delText xml:space="preserve"> в рамках этапа </w:delText>
              </w:r>
              <w:r w:rsidDel="00E302C5">
                <w:rPr>
                  <w:lang w:eastAsia="ru-RU"/>
                </w:rPr>
                <w:delText>12)</w:delText>
              </w:r>
            </w:del>
          </w:p>
        </w:tc>
        <w:tc>
          <w:tcPr>
            <w:tcW w:w="1659" w:type="pct"/>
            <w:shd w:val="clear" w:color="auto" w:fill="auto"/>
            <w:tcPrChange w:id="1603" w:author="Zelenskaya Natalia" w:date="2021-03-12T17:21:00Z">
              <w:tcPr>
                <w:tcW w:w="2530" w:type="pct"/>
                <w:shd w:val="clear" w:color="auto" w:fill="auto"/>
              </w:tcPr>
            </w:tcPrChange>
          </w:tcPr>
          <w:p w14:paraId="6084ABAC" w14:textId="41702F6B" w:rsidR="00DD7F3D" w:rsidRPr="007447ED" w:rsidRDefault="00E302C5">
            <w:pPr>
              <w:pPrChange w:id="1604" w:author="Zelenskaya Natalia" w:date="2021-03-12T16:36:00Z">
                <w:pPr>
                  <w:jc w:val="left"/>
                </w:pPr>
              </w:pPrChange>
            </w:pPr>
            <w:ins w:id="1605" w:author="Zelenskaya Natalia" w:date="2021-03-12T17:18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>создает и редактирует</w:t>
              </w:r>
              <w:r w:rsidRPr="007447ED">
                <w:t xml:space="preserve"> в системе </w:t>
              </w:r>
              <w:r>
                <w:t xml:space="preserve">сетевые графики, планирует на ОСГ материалы, создает СПП-элемент, присваивает его сетевому графику, создает </w:t>
              </w:r>
              <w:r>
                <w:rPr>
                  <w:lang w:val="en-US"/>
                </w:rPr>
                <w:t>DMS</w:t>
              </w:r>
              <w:r>
                <w:t xml:space="preserve"> документы, прикрепляет их сетевому графику.</w:t>
              </w:r>
            </w:ins>
          </w:p>
        </w:tc>
      </w:tr>
      <w:tr w:rsidR="009F060A" w:rsidRPr="007447ED" w14:paraId="573DB1E0" w14:textId="77777777" w:rsidTr="00E302C5">
        <w:trPr>
          <w:cantSplit/>
          <w:trPrChange w:id="1606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607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460DF12D" w14:textId="7FAF95A1" w:rsidR="009F060A" w:rsidRDefault="009F060A">
            <w:pPr>
              <w:rPr>
                <w:lang w:eastAsia="ru-RU"/>
              </w:rPr>
              <w:pPrChange w:id="1608" w:author="Zelenskaya Natalia" w:date="2021-03-12T16:36:00Z">
                <w:pPr>
                  <w:jc w:val="left"/>
                </w:pPr>
              </w:pPrChange>
            </w:pPr>
            <w:r>
              <w:lastRenderedPageBreak/>
              <w:t>Планировщик проектов ТОиР УО</w:t>
            </w:r>
          </w:p>
        </w:tc>
        <w:tc>
          <w:tcPr>
            <w:tcW w:w="2523" w:type="pct"/>
            <w:shd w:val="clear" w:color="auto" w:fill="auto"/>
            <w:vAlign w:val="center"/>
            <w:tcPrChange w:id="1609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1FEA2916" w14:textId="0E0C3076" w:rsidR="009F060A" w:rsidRDefault="009F060A">
            <w:pPr>
              <w:rPr>
                <w:lang w:val="en-US" w:eastAsia="ru-RU"/>
              </w:rPr>
              <w:pPrChange w:id="1610" w:author="Zelenskaya Natalia" w:date="2021-03-12T16:36:00Z">
                <w:pPr>
                  <w:jc w:val="left"/>
                </w:pPr>
              </w:pPrChange>
            </w:pPr>
            <w:r w:rsidRPr="00E3511E">
              <w:t>ZC_</w:t>
            </w:r>
            <w:r>
              <w:t>*</w:t>
            </w:r>
            <w:r w:rsidRPr="00E3511E">
              <w:t>_PM_PLANNPS_Y</w:t>
            </w:r>
          </w:p>
        </w:tc>
        <w:tc>
          <w:tcPr>
            <w:tcW w:w="1659" w:type="pct"/>
            <w:shd w:val="clear" w:color="auto" w:fill="auto"/>
            <w:vAlign w:val="center"/>
            <w:tcPrChange w:id="1611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2FB21CA8" w14:textId="77777777" w:rsidR="009F060A" w:rsidRDefault="009F060A">
            <w:pPr>
              <w:pPrChange w:id="1612" w:author="Zelenskaya Natalia" w:date="2021-03-12T16:36:00Z">
                <w:pPr>
                  <w:jc w:val="left"/>
                </w:pPr>
              </w:pPrChange>
            </w:pPr>
            <w:r>
              <w:t>Анализ долгосрочного плана и бюджета (на уровне БЕ);</w:t>
            </w:r>
            <w:r>
              <w:br/>
              <w:t>Анализ проектов на среднесрочный горизонт (на уровне БЕ);</w:t>
            </w:r>
            <w:r>
              <w:br/>
              <w:t>Анализ годового плана и бюджета (на уровне БЕ);</w:t>
            </w:r>
            <w:r>
              <w:br/>
              <w:t>Формирование заявки на корректировку лимита</w:t>
            </w:r>
          </w:p>
          <w:p w14:paraId="754D3EBC" w14:textId="78961259" w:rsidR="009F060A" w:rsidRDefault="009F060A">
            <w:pPr>
              <w:pPrChange w:id="1613" w:author="Zelenskaya Natalia" w:date="2021-03-12T16:36:00Z">
                <w:pPr>
                  <w:jc w:val="left"/>
                </w:pPr>
              </w:pPrChange>
            </w:pPr>
            <w:r>
              <w:t>Создание</w:t>
            </w:r>
            <w:r w:rsidR="00542E45">
              <w:t>/изменение</w:t>
            </w:r>
            <w:r>
              <w:t xml:space="preserve"> сетевых графиков, операций сетевых графиков, компонентов</w:t>
            </w:r>
          </w:p>
          <w:p w14:paraId="7536ED62" w14:textId="4C22D412" w:rsidR="009F060A" w:rsidRPr="007447ED" w:rsidRDefault="00542E45">
            <w:pPr>
              <w:pPrChange w:id="1614" w:author="Zelenskaya Natalia" w:date="2021-03-12T16:36:00Z">
                <w:pPr>
                  <w:jc w:val="left"/>
                </w:pPr>
              </w:pPrChange>
            </w:pPr>
            <w:r>
              <w:t>Создание/изменение сообщения ТОРО</w:t>
            </w:r>
          </w:p>
        </w:tc>
      </w:tr>
      <w:tr w:rsidR="00E849BA" w:rsidRPr="007447ED" w14:paraId="6F9F4BA8" w14:textId="77777777" w:rsidTr="00E302C5">
        <w:trPr>
          <w:cantSplit/>
          <w:ins w:id="1615" w:author="Zelenskaya Natalia" w:date="2020-05-07T12:08:00Z"/>
          <w:trPrChange w:id="1616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617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6303BB75" w14:textId="0E42C692" w:rsidR="00E849BA" w:rsidRDefault="00BC2DA9">
            <w:pPr>
              <w:rPr>
                <w:ins w:id="1618" w:author="Zelenskaya Natalia" w:date="2020-05-07T12:08:00Z"/>
              </w:rPr>
              <w:pPrChange w:id="1619" w:author="Zelenskaya Natalia" w:date="2021-03-12T16:36:00Z">
                <w:pPr>
                  <w:jc w:val="left"/>
                </w:pPr>
              </w:pPrChange>
            </w:pPr>
            <w:ins w:id="1620" w:author="Zelenskaya Natalia" w:date="2021-04-02T14:58:00Z">
              <w:r>
                <w:t>Согласующий</w:t>
              </w:r>
            </w:ins>
            <w:ins w:id="1621" w:author="Zelenskaya Natalia" w:date="2020-05-07T12:08:00Z">
              <w:r w:rsidR="00E849BA" w:rsidRPr="00E849BA">
                <w:t xml:space="preserve"> ПТО подразделения УО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622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213B5BD6" w14:textId="64AB7A2C" w:rsidR="007B7A35" w:rsidRPr="00E3511E" w:rsidRDefault="00E849BA">
            <w:pPr>
              <w:rPr>
                <w:ins w:id="1623" w:author="Zelenskaya Natalia" w:date="2020-05-07T12:08:00Z"/>
              </w:rPr>
              <w:pPrChange w:id="1624" w:author="Zelenskaya Natalia" w:date="2021-03-12T17:19:00Z">
                <w:pPr>
                  <w:jc w:val="left"/>
                </w:pPr>
              </w:pPrChange>
            </w:pPr>
            <w:ins w:id="1625" w:author="Zelenskaya Natalia" w:date="2020-05-07T12:08:00Z">
              <w:r w:rsidRPr="00E3511E">
                <w:t>ZC_</w:t>
              </w:r>
              <w:r>
                <w:t>*</w:t>
              </w:r>
              <w:r w:rsidRPr="00E3511E">
                <w:t>_PM_</w:t>
              </w:r>
            </w:ins>
            <w:ins w:id="1626" w:author="Zelenskaya Natalia" w:date="2020-05-07T12:09:00Z">
              <w:r w:rsidR="004E5020">
                <w:rPr>
                  <w:lang w:val="en-US"/>
                </w:rPr>
                <w:t>SP</w:t>
              </w:r>
            </w:ins>
            <w:ins w:id="1627" w:author="Zelenskaya Natalia" w:date="2020-05-07T12:08:00Z">
              <w:r w:rsidRPr="00E3511E">
                <w:t>P</w:t>
              </w:r>
            </w:ins>
            <w:ins w:id="1628" w:author="Zelenskaya Natalia" w:date="2020-05-07T12:09:00Z">
              <w:r>
                <w:rPr>
                  <w:lang w:val="en-US"/>
                </w:rPr>
                <w:t>TO</w:t>
              </w:r>
            </w:ins>
            <w:ins w:id="1629" w:author="Zelenskaya Natalia" w:date="2020-05-07T12:08:00Z">
              <w:r w:rsidRPr="00E3511E">
                <w:t>PS_Y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630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7D3EDC88" w14:textId="6C116957" w:rsidR="00E849BA" w:rsidRDefault="004E5020">
            <w:pPr>
              <w:rPr>
                <w:ins w:id="1631" w:author="Zelenskaya Natalia" w:date="2020-05-07T12:08:00Z"/>
                <w:color w:val="000000"/>
              </w:rPr>
              <w:pPrChange w:id="1632" w:author="Zelenskaya Natalia" w:date="2021-03-12T16:36:00Z">
                <w:pPr>
                  <w:jc w:val="left"/>
                </w:pPr>
              </w:pPrChange>
            </w:pPr>
            <w:ins w:id="1633" w:author="Zelenskaya Natalia" w:date="2020-05-07T12:10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>просматривает сетевые графики, операции сетевых графиков, компоненты, просматривает проекты, СПП-элементы, согласовывает СГ и ОСГ</w:t>
              </w:r>
            </w:ins>
          </w:p>
        </w:tc>
      </w:tr>
      <w:tr w:rsidR="00727E9B" w:rsidRPr="00727E9B" w14:paraId="600CE582" w14:textId="77777777" w:rsidTr="00E302C5">
        <w:trPr>
          <w:cantSplit/>
          <w:ins w:id="1634" w:author="Zelenskaya Natalia" w:date="2020-08-11T17:52:00Z"/>
          <w:trPrChange w:id="1635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636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472C8A81" w14:textId="2A6C641C" w:rsidR="00727E9B" w:rsidRPr="00E849BA" w:rsidRDefault="00727E9B">
            <w:pPr>
              <w:rPr>
                <w:ins w:id="1637" w:author="Zelenskaya Natalia" w:date="2020-08-11T17:52:00Z"/>
              </w:rPr>
              <w:pPrChange w:id="1638" w:author="Zelenskaya Natalia" w:date="2021-03-12T16:36:00Z">
                <w:pPr>
                  <w:jc w:val="left"/>
                </w:pPr>
              </w:pPrChange>
            </w:pPr>
            <w:ins w:id="1639" w:author="Zelenskaya Natalia" w:date="2020-08-11T17:52:00Z">
              <w:r w:rsidRPr="00727E9B">
                <w:t>Ответственный за реализацию мероприятия ОВП ПА</w:t>
              </w:r>
            </w:ins>
            <w:ins w:id="1640" w:author="Zelenskaya Natalia" w:date="2021-04-05T10:01:00Z">
              <w:r w:rsidR="00C60CED">
                <w:t xml:space="preserve"> УО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641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12CA4637" w14:textId="53FEEF6E" w:rsidR="00727E9B" w:rsidRPr="00377EC5" w:rsidRDefault="00727E9B">
            <w:pPr>
              <w:rPr>
                <w:ins w:id="1642" w:author="Zelenskaya Natalia" w:date="2020-08-11T17:52:00Z"/>
                <w:lang w:val="en-US"/>
                <w:rPrChange w:id="1643" w:author="Zelenskaya Natalia" w:date="2021-03-12T20:36:00Z">
                  <w:rPr>
                    <w:ins w:id="1644" w:author="Zelenskaya Natalia" w:date="2020-08-11T17:52:00Z"/>
                  </w:rPr>
                </w:rPrChange>
              </w:rPr>
              <w:pPrChange w:id="1645" w:author="Zelenskaya Natalia" w:date="2021-03-12T17:19:00Z">
                <w:pPr>
                  <w:jc w:val="left"/>
                </w:pPr>
              </w:pPrChange>
            </w:pPr>
            <w:ins w:id="1646" w:author="Zelenskaya Natalia" w:date="2020-08-11T17:53:00Z">
              <w:r w:rsidRPr="00727E9B">
                <w:rPr>
                  <w:lang w:val="en-US"/>
                  <w:rPrChange w:id="1647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ZC</w:t>
              </w:r>
              <w:r w:rsidRPr="00377EC5">
                <w:rPr>
                  <w:lang w:val="en-US"/>
                  <w:rPrChange w:id="1648" w:author="Zelenskaya Natalia" w:date="2021-03-12T20:36:00Z">
                    <w:rPr/>
                  </w:rPrChange>
                </w:rPr>
                <w:t>_*_</w:t>
              </w:r>
              <w:r w:rsidRPr="00727E9B">
                <w:rPr>
                  <w:lang w:val="en-US"/>
                  <w:rPrChange w:id="1649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PM</w:t>
              </w:r>
              <w:r w:rsidRPr="00377EC5">
                <w:rPr>
                  <w:lang w:val="en-US"/>
                  <w:rPrChange w:id="1650" w:author="Zelenskaya Natalia" w:date="2021-03-12T20:36:00Z">
                    <w:rPr/>
                  </w:rPrChange>
                </w:rPr>
                <w:t>_</w:t>
              </w:r>
              <w:r w:rsidRPr="00727E9B">
                <w:rPr>
                  <w:lang w:val="en-US"/>
                  <w:rPrChange w:id="1651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OTV</w:t>
              </w:r>
              <w:r w:rsidRPr="00377EC5">
                <w:rPr>
                  <w:lang w:val="en-US"/>
                  <w:rPrChange w:id="1652" w:author="Zelenskaya Natalia" w:date="2021-03-12T20:36:00Z">
                    <w:rPr/>
                  </w:rPrChange>
                </w:rPr>
                <w:t>_</w:t>
              </w:r>
              <w:r w:rsidRPr="00727E9B">
                <w:rPr>
                  <w:lang w:val="en-US"/>
                  <w:rPrChange w:id="1653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OVP</w:t>
              </w:r>
              <w:r w:rsidRPr="00377EC5">
                <w:rPr>
                  <w:lang w:val="en-US"/>
                  <w:rPrChange w:id="1654" w:author="Zelenskaya Natalia" w:date="2021-03-12T20:36:00Z">
                    <w:rPr/>
                  </w:rPrChange>
                </w:rPr>
                <w:t>_</w:t>
              </w:r>
              <w:r w:rsidRPr="00727E9B">
                <w:rPr>
                  <w:lang w:val="en-US"/>
                  <w:rPrChange w:id="1655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656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74F46D2A" w14:textId="055174AF" w:rsidR="00727E9B" w:rsidRPr="00727E9B" w:rsidRDefault="00727E9B">
            <w:pPr>
              <w:rPr>
                <w:ins w:id="1657" w:author="Zelenskaya Natalia" w:date="2020-08-11T17:52:00Z"/>
              </w:rPr>
              <w:pPrChange w:id="1658" w:author="Zelenskaya Natalia" w:date="2021-03-12T16:36:00Z">
                <w:pPr>
                  <w:jc w:val="left"/>
                </w:pPr>
              </w:pPrChange>
            </w:pPr>
            <w:ins w:id="1659" w:author="Zelenskaya Natalia" w:date="2020-08-11T17:54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>деблокирует СГ/</w:t>
              </w:r>
            </w:ins>
            <w:ins w:id="1660" w:author="Zelenskaya Natalia" w:date="2020-08-11T17:56:00Z">
              <w:r>
                <w:t>ОСГ/</w:t>
              </w:r>
            </w:ins>
            <w:ins w:id="1661" w:author="Zelenskaya Natalia" w:date="2020-08-11T17:54:00Z">
              <w:r>
                <w:t>СПП</w:t>
              </w:r>
            </w:ins>
            <w:ins w:id="1662" w:author="Zelenskaya Natalia" w:date="2020-08-11T17:55:00Z">
              <w:r>
                <w:t>, к</w:t>
              </w:r>
            </w:ins>
            <w:ins w:id="1663" w:author="Zelenskaya Natalia" w:date="2020-08-11T17:54:00Z">
              <w:r>
                <w:t>орректирует</w:t>
              </w:r>
              <w:r w:rsidRPr="00727E9B">
                <w:rPr>
                  <w:rPrChange w:id="1664" w:author="Zelenskaya Natalia" w:date="2020-08-11T17:54:00Z">
                    <w:rPr>
                      <w:sz w:val="20"/>
                      <w:szCs w:val="20"/>
                      <w:lang w:val="en-US"/>
                    </w:rPr>
                  </w:rPrChange>
                </w:rPr>
                <w:t xml:space="preserve"> </w:t>
              </w:r>
            </w:ins>
            <w:ins w:id="1665" w:author="Zelenskaya Natalia" w:date="2020-08-11T17:55:00Z">
              <w:r>
                <w:t>сетевые графики, операции сетевых графиков, компоненты</w:t>
              </w:r>
              <w:r w:rsidRPr="00727E9B">
                <w:t xml:space="preserve"> </w:t>
              </w:r>
            </w:ins>
            <w:ins w:id="1666" w:author="Zelenskaya Natalia" w:date="2020-08-11T17:54:00Z">
              <w:r w:rsidRPr="00727E9B">
                <w:rPr>
                  <w:rPrChange w:id="1667" w:author="Zelenskaya Natalia" w:date="2020-08-11T17:54:00Z">
                    <w:rPr>
                      <w:sz w:val="20"/>
                      <w:szCs w:val="20"/>
                      <w:lang w:val="en-US"/>
                    </w:rPr>
                  </w:rPrChange>
                </w:rPr>
                <w:t xml:space="preserve"> (при поступлении запроса на корректировку потребности от Сток-контролера)</w:t>
              </w:r>
            </w:ins>
          </w:p>
        </w:tc>
      </w:tr>
      <w:tr w:rsidR="00727E9B" w:rsidRPr="00727E9B" w14:paraId="197E9AED" w14:textId="77777777" w:rsidTr="00E302C5">
        <w:trPr>
          <w:cantSplit/>
          <w:ins w:id="1668" w:author="Zelenskaya Natalia" w:date="2020-08-11T17:52:00Z"/>
          <w:trPrChange w:id="1669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670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7088FA14" w14:textId="53640E26" w:rsidR="00727E9B" w:rsidRPr="00727E9B" w:rsidRDefault="00727E9B">
            <w:pPr>
              <w:rPr>
                <w:ins w:id="1671" w:author="Zelenskaya Natalia" w:date="2020-08-11T17:52:00Z"/>
              </w:rPr>
              <w:pPrChange w:id="1672" w:author="Zelenskaya Natalia" w:date="2021-03-12T16:36:00Z">
                <w:pPr>
                  <w:jc w:val="left"/>
                </w:pPr>
              </w:pPrChange>
            </w:pPr>
            <w:ins w:id="1673" w:author="Zelenskaya Natalia" w:date="2020-08-11T17:52:00Z">
              <w:r w:rsidRPr="00727E9B">
                <w:lastRenderedPageBreak/>
                <w:t>Ответственный за реализацию мероприятия ОВП НеПА</w:t>
              </w:r>
            </w:ins>
            <w:ins w:id="1674" w:author="Zelenskaya Natalia" w:date="2021-04-05T10:01:00Z">
              <w:r w:rsidR="00C60CED">
                <w:t xml:space="preserve"> УО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675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51EED3A4" w14:textId="513CCDA5" w:rsidR="00727E9B" w:rsidRPr="00E74C2F" w:rsidRDefault="00727E9B">
            <w:pPr>
              <w:rPr>
                <w:ins w:id="1676" w:author="Zelenskaya Natalia" w:date="2020-08-11T17:52:00Z"/>
                <w:lang w:val="en-US"/>
                <w:rPrChange w:id="1677" w:author="Zelenskaya Natalia" w:date="2021-03-17T13:51:00Z">
                  <w:rPr>
                    <w:ins w:id="1678" w:author="Zelenskaya Natalia" w:date="2020-08-11T17:52:00Z"/>
                  </w:rPr>
                </w:rPrChange>
              </w:rPr>
              <w:pPrChange w:id="1679" w:author="Zelenskaya Natalia" w:date="2021-03-17T13:46:00Z">
                <w:pPr>
                  <w:jc w:val="left"/>
                </w:pPr>
              </w:pPrChange>
            </w:pPr>
            <w:ins w:id="1680" w:author="Zelenskaya Natalia" w:date="2020-08-11T17:53:00Z">
              <w:r w:rsidRPr="00727E9B">
                <w:rPr>
                  <w:lang w:val="en-US"/>
                  <w:rPrChange w:id="1681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ZC</w:t>
              </w:r>
              <w:r w:rsidRPr="00E74C2F">
                <w:rPr>
                  <w:lang w:val="en-US"/>
                  <w:rPrChange w:id="1682" w:author="Zelenskaya Natalia" w:date="2021-03-17T13:51:00Z">
                    <w:rPr/>
                  </w:rPrChange>
                </w:rPr>
                <w:t>_</w:t>
              </w:r>
            </w:ins>
            <w:ins w:id="1683" w:author="Zelenskaya Natalia" w:date="2021-03-17T13:46:00Z">
              <w:r w:rsidR="00E74C2F">
                <w:rPr>
                  <w:lang w:val="en-US"/>
                </w:rPr>
                <w:t>*</w:t>
              </w:r>
            </w:ins>
            <w:ins w:id="1684" w:author="Zelenskaya Natalia" w:date="2020-08-11T17:53:00Z">
              <w:r w:rsidRPr="00E74C2F">
                <w:rPr>
                  <w:lang w:val="en-US"/>
                  <w:rPrChange w:id="1685" w:author="Zelenskaya Natalia" w:date="2021-03-17T13:51:00Z">
                    <w:rPr/>
                  </w:rPrChange>
                </w:rPr>
                <w:t>_</w:t>
              </w:r>
              <w:r w:rsidRPr="00727E9B">
                <w:rPr>
                  <w:lang w:val="en-US"/>
                  <w:rPrChange w:id="1686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PM</w:t>
              </w:r>
              <w:r w:rsidRPr="00E74C2F">
                <w:rPr>
                  <w:lang w:val="en-US"/>
                  <w:rPrChange w:id="1687" w:author="Zelenskaya Natalia" w:date="2021-03-17T13:51:00Z">
                    <w:rPr/>
                  </w:rPrChange>
                </w:rPr>
                <w:t>_</w:t>
              </w:r>
              <w:r w:rsidRPr="00727E9B">
                <w:rPr>
                  <w:lang w:val="en-US"/>
                  <w:rPrChange w:id="1688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OTV</w:t>
              </w:r>
              <w:r w:rsidRPr="00E74C2F">
                <w:rPr>
                  <w:lang w:val="en-US"/>
                  <w:rPrChange w:id="1689" w:author="Zelenskaya Natalia" w:date="2021-03-17T13:51:00Z">
                    <w:rPr/>
                  </w:rPrChange>
                </w:rPr>
                <w:t>_</w:t>
              </w:r>
              <w:r w:rsidRPr="00727E9B">
                <w:rPr>
                  <w:lang w:val="en-US"/>
                  <w:rPrChange w:id="1690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OVP</w:t>
              </w:r>
              <w:r w:rsidRPr="00E74C2F">
                <w:rPr>
                  <w:lang w:val="en-US"/>
                  <w:rPrChange w:id="1691" w:author="Zelenskaya Natalia" w:date="2021-03-17T13:51:00Z">
                    <w:rPr/>
                  </w:rPrChange>
                </w:rPr>
                <w:t>_</w:t>
              </w:r>
              <w:r w:rsidR="00C60CED">
                <w:rPr>
                  <w:lang w:val="en-US"/>
                </w:rPr>
                <w:t>N</w:t>
              </w:r>
              <w:r>
                <w:rPr>
                  <w:lang w:val="en-US"/>
                </w:rPr>
                <w:t>PA</w:t>
              </w:r>
              <w:r w:rsidRPr="00E74C2F">
                <w:rPr>
                  <w:lang w:val="en-US"/>
                  <w:rPrChange w:id="1692" w:author="Zelenskaya Natalia" w:date="2021-03-17T13:51:00Z">
                    <w:rPr/>
                  </w:rPrChange>
                </w:rPr>
                <w:t>_</w:t>
              </w:r>
              <w:r w:rsidRPr="00727E9B">
                <w:rPr>
                  <w:lang w:val="en-US"/>
                  <w:rPrChange w:id="1693" w:author="Zelenskaya Natalia" w:date="2020-08-11T17:53:00Z">
                    <w:rPr>
                      <w:sz w:val="20"/>
                      <w:szCs w:val="20"/>
                    </w:rPr>
                  </w:rPrChange>
                </w:rPr>
                <w:t>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694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523A1684" w14:textId="2B6D3B31" w:rsidR="00727E9B" w:rsidRPr="00727E9B" w:rsidRDefault="00727E9B">
            <w:pPr>
              <w:rPr>
                <w:ins w:id="1695" w:author="Zelenskaya Natalia" w:date="2020-08-11T17:52:00Z"/>
              </w:rPr>
              <w:pPrChange w:id="1696" w:author="Zelenskaya Natalia" w:date="2021-03-12T16:36:00Z">
                <w:pPr>
                  <w:jc w:val="left"/>
                </w:pPr>
              </w:pPrChange>
            </w:pPr>
            <w:ins w:id="1697" w:author="Zelenskaya Natalia" w:date="2020-08-11T17:56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 w:rsidRPr="005F240D">
                <w:t>деблокирует СГ/</w:t>
              </w:r>
              <w:r>
                <w:t>ОСГ/</w:t>
              </w:r>
              <w:r w:rsidRPr="005F240D">
                <w:t>СПП</w:t>
              </w:r>
              <w:r>
                <w:t>, к</w:t>
              </w:r>
              <w:r w:rsidRPr="005F240D">
                <w:t xml:space="preserve">орректирует </w:t>
              </w:r>
              <w:r>
                <w:t>сетевые графики, операции сетевых графиков, компоненты</w:t>
              </w:r>
              <w:r w:rsidRPr="005F240D">
                <w:t xml:space="preserve">  (при поступлении запроса на корректировку потребности от Сток-контролера)</w:t>
              </w:r>
            </w:ins>
          </w:p>
        </w:tc>
      </w:tr>
      <w:tr w:rsidR="00727E9B" w:rsidRPr="00727E9B" w14:paraId="0D65EA4B" w14:textId="77777777" w:rsidTr="00E302C5">
        <w:trPr>
          <w:cantSplit/>
          <w:ins w:id="1698" w:author="Zelenskaya Natalia" w:date="2020-08-11T17:56:00Z"/>
          <w:trPrChange w:id="1699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700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26F38557" w14:textId="32AC9D74" w:rsidR="00727E9B" w:rsidRPr="00727E9B" w:rsidRDefault="00727E9B">
            <w:pPr>
              <w:rPr>
                <w:ins w:id="1701" w:author="Zelenskaya Natalia" w:date="2020-08-11T17:56:00Z"/>
              </w:rPr>
              <w:pPrChange w:id="1702" w:author="Zelenskaya Natalia" w:date="2021-03-12T16:36:00Z">
                <w:pPr>
                  <w:jc w:val="left"/>
                </w:pPr>
              </w:pPrChange>
            </w:pPr>
            <w:ins w:id="1703" w:author="Zelenskaya Natalia" w:date="2020-08-11T17:56:00Z">
              <w:r>
                <w:t>Согласующий АХО</w:t>
              </w:r>
            </w:ins>
            <w:ins w:id="1704" w:author="Zelenskaya Natalia" w:date="2021-04-05T10:01:00Z">
              <w:r w:rsidR="00C60CED">
                <w:t xml:space="preserve"> УО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705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674F1918" w14:textId="5716EC35" w:rsidR="00DA5DE3" w:rsidRPr="00DA5DE3" w:rsidRDefault="00727E9B">
            <w:pPr>
              <w:rPr>
                <w:ins w:id="1706" w:author="Zelenskaya Natalia" w:date="2020-08-11T17:56:00Z"/>
                <w:rPrChange w:id="1707" w:author="Zelenskaya Natalia" w:date="2020-08-11T17:58:00Z">
                  <w:rPr>
                    <w:ins w:id="1708" w:author="Zelenskaya Natalia" w:date="2020-08-11T17:56:00Z"/>
                    <w:sz w:val="20"/>
                    <w:szCs w:val="20"/>
                    <w:lang w:val="en-US"/>
                  </w:rPr>
                </w:rPrChange>
              </w:rPr>
              <w:pPrChange w:id="1709" w:author="Zelenskaya Natalia" w:date="2021-03-12T17:19:00Z">
                <w:pPr>
                  <w:jc w:val="left"/>
                </w:pPr>
              </w:pPrChange>
            </w:pPr>
            <w:ins w:id="1710" w:author="Zelenskaya Natalia" w:date="2020-08-11T17:57:00Z">
              <w:r w:rsidRPr="00727E9B">
                <w:rPr>
                  <w:lang w:val="en-US"/>
                </w:rPr>
                <w:t>ZC</w:t>
              </w:r>
              <w:r w:rsidRPr="00EF4CBD">
                <w:rPr>
                  <w:rPrChange w:id="1711" w:author="Zelenskaya Natalia" w:date="2020-10-16T16:04:00Z">
                    <w:rPr>
                      <w:sz w:val="20"/>
                      <w:szCs w:val="20"/>
                      <w:lang w:val="en-US"/>
                    </w:rPr>
                  </w:rPrChange>
                </w:rPr>
                <w:t>_</w:t>
              </w:r>
              <w:r>
                <w:t>*</w:t>
              </w:r>
              <w:r w:rsidRPr="00EF4CBD">
                <w:rPr>
                  <w:rPrChange w:id="1712" w:author="Zelenskaya Natalia" w:date="2020-10-16T16:04:00Z">
                    <w:rPr>
                      <w:sz w:val="20"/>
                      <w:szCs w:val="20"/>
                      <w:lang w:val="en-US"/>
                    </w:rPr>
                  </w:rPrChange>
                </w:rPr>
                <w:t>_</w:t>
              </w:r>
              <w:r w:rsidRPr="00727E9B">
                <w:rPr>
                  <w:lang w:val="en-US"/>
                </w:rPr>
                <w:t>PM</w:t>
              </w:r>
              <w:r w:rsidRPr="00EF4CBD">
                <w:rPr>
                  <w:rPrChange w:id="1713" w:author="Zelenskaya Natalia" w:date="2020-10-16T16:04:00Z">
                    <w:rPr>
                      <w:sz w:val="20"/>
                      <w:szCs w:val="20"/>
                      <w:lang w:val="en-US"/>
                    </w:rPr>
                  </w:rPrChange>
                </w:rPr>
                <w:t>_</w:t>
              </w:r>
              <w:r w:rsidRPr="00727E9B">
                <w:rPr>
                  <w:lang w:val="en-US"/>
                </w:rPr>
                <w:t>ADMDEP</w:t>
              </w:r>
              <w:r w:rsidRPr="00EF4CBD">
                <w:rPr>
                  <w:rPrChange w:id="1714" w:author="Zelenskaya Natalia" w:date="2020-10-16T16:04:00Z">
                    <w:rPr>
                      <w:sz w:val="20"/>
                      <w:szCs w:val="20"/>
                      <w:lang w:val="en-US"/>
                    </w:rPr>
                  </w:rPrChange>
                </w:rPr>
                <w:t>_</w:t>
              </w:r>
              <w:r w:rsidRPr="00727E9B">
                <w:rPr>
                  <w:lang w:val="en-US"/>
                </w:rPr>
                <w:t>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715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60829A4A" w14:textId="14DD9E58" w:rsidR="00727E9B" w:rsidRPr="007447ED" w:rsidRDefault="00727E9B">
            <w:pPr>
              <w:rPr>
                <w:ins w:id="1716" w:author="Zelenskaya Natalia" w:date="2020-08-11T17:56:00Z"/>
              </w:rPr>
              <w:pPrChange w:id="1717" w:author="Zelenskaya Natalia" w:date="2021-03-12T16:36:00Z">
                <w:pPr>
                  <w:jc w:val="left"/>
                </w:pPr>
              </w:pPrChange>
            </w:pPr>
            <w:ins w:id="1718" w:author="Zelenskaya Natalia" w:date="2020-08-11T17:56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>просматривает сетевые графики, операции сетевых графиков, компоненты, просматривает проекты, СПП-элементы, согласовывает СГ и ОСГ</w:t>
              </w:r>
            </w:ins>
          </w:p>
        </w:tc>
      </w:tr>
      <w:tr w:rsidR="00727E9B" w:rsidRPr="00727E9B" w14:paraId="0498298D" w14:textId="77777777" w:rsidTr="00E302C5">
        <w:trPr>
          <w:cantSplit/>
          <w:ins w:id="1719" w:author="Zelenskaya Natalia" w:date="2020-08-11T17:57:00Z"/>
          <w:trPrChange w:id="1720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721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4929A9ED" w14:textId="0C3A3AC2" w:rsidR="00727E9B" w:rsidRDefault="00727E9B">
            <w:pPr>
              <w:rPr>
                <w:ins w:id="1722" w:author="Zelenskaya Natalia" w:date="2020-08-11T17:57:00Z"/>
              </w:rPr>
              <w:pPrChange w:id="1723" w:author="Zelenskaya Natalia" w:date="2021-03-12T16:36:00Z">
                <w:pPr>
                  <w:jc w:val="left"/>
                </w:pPr>
              </w:pPrChange>
            </w:pPr>
            <w:ins w:id="1724" w:author="Zelenskaya Natalia" w:date="2020-08-11T17:57:00Z">
              <w:r w:rsidRPr="00727E9B">
                <w:t>Руководитель ФункНаправления УО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725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5E68C841" w14:textId="2F4E71D4" w:rsidR="00DA5DE3" w:rsidRPr="00DA5DE3" w:rsidRDefault="00727E9B">
            <w:pPr>
              <w:rPr>
                <w:ins w:id="1726" w:author="Zelenskaya Natalia" w:date="2020-08-11T17:57:00Z"/>
                <w:rPrChange w:id="1727" w:author="Zelenskaya Natalia" w:date="2020-08-11T17:59:00Z">
                  <w:rPr>
                    <w:ins w:id="1728" w:author="Zelenskaya Natalia" w:date="2020-08-11T17:57:00Z"/>
                    <w:sz w:val="20"/>
                    <w:szCs w:val="20"/>
                    <w:lang w:val="en-US"/>
                  </w:rPr>
                </w:rPrChange>
              </w:rPr>
              <w:pPrChange w:id="1729" w:author="Zelenskaya Natalia" w:date="2021-03-12T17:18:00Z">
                <w:pPr>
                  <w:jc w:val="left"/>
                </w:pPr>
              </w:pPrChange>
            </w:pPr>
            <w:ins w:id="1730" w:author="Zelenskaya Natalia" w:date="2020-08-11T17:57:00Z">
              <w:r w:rsidRPr="00727E9B">
                <w:rPr>
                  <w:lang w:val="en-US"/>
                </w:rPr>
                <w:t>ZC</w:t>
              </w:r>
              <w:r w:rsidRPr="00EF4CBD">
                <w:rPr>
                  <w:rPrChange w:id="1731" w:author="Zelenskaya Natalia" w:date="2020-10-16T16:04:00Z">
                    <w:rPr>
                      <w:sz w:val="20"/>
                      <w:szCs w:val="20"/>
                      <w:lang w:val="en-US"/>
                    </w:rPr>
                  </w:rPrChange>
                </w:rPr>
                <w:t>_</w:t>
              </w:r>
              <w:r>
                <w:t>*</w:t>
              </w:r>
              <w:r w:rsidRPr="00EF4CBD">
                <w:rPr>
                  <w:rPrChange w:id="1732" w:author="Zelenskaya Natalia" w:date="2020-10-16T16:04:00Z">
                    <w:rPr>
                      <w:sz w:val="20"/>
                      <w:szCs w:val="20"/>
                      <w:lang w:val="en-US"/>
                    </w:rPr>
                  </w:rPrChange>
                </w:rPr>
                <w:t>_</w:t>
              </w:r>
              <w:r w:rsidRPr="00727E9B">
                <w:rPr>
                  <w:lang w:val="en-US"/>
                </w:rPr>
                <w:t>PM</w:t>
              </w:r>
              <w:r w:rsidRPr="00EF4CBD">
                <w:rPr>
                  <w:rPrChange w:id="1733" w:author="Zelenskaya Natalia" w:date="2020-10-16T16:04:00Z">
                    <w:rPr>
                      <w:sz w:val="20"/>
                      <w:szCs w:val="20"/>
                      <w:lang w:val="en-US"/>
                    </w:rPr>
                  </w:rPrChange>
                </w:rPr>
                <w:t>_</w:t>
              </w:r>
              <w:r w:rsidRPr="00727E9B">
                <w:rPr>
                  <w:lang w:val="en-US"/>
                </w:rPr>
                <w:t>FUNCDIR</w:t>
              </w:r>
              <w:r w:rsidRPr="00EF4CBD">
                <w:rPr>
                  <w:rPrChange w:id="1734" w:author="Zelenskaya Natalia" w:date="2020-10-16T16:04:00Z">
                    <w:rPr>
                      <w:sz w:val="20"/>
                      <w:szCs w:val="20"/>
                      <w:lang w:val="en-US"/>
                    </w:rPr>
                  </w:rPrChange>
                </w:rPr>
                <w:t>_</w:t>
              </w:r>
              <w:r w:rsidRPr="00727E9B">
                <w:rPr>
                  <w:lang w:val="en-US"/>
                </w:rPr>
                <w:t>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735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74D759AD" w14:textId="02653743" w:rsidR="00727E9B" w:rsidRPr="00727E9B" w:rsidRDefault="00727E9B">
            <w:pPr>
              <w:rPr>
                <w:ins w:id="1736" w:author="Zelenskaya Natalia" w:date="2020-08-11T17:57:00Z"/>
              </w:rPr>
              <w:pPrChange w:id="1737" w:author="Zelenskaya Natalia" w:date="2021-03-12T16:36:00Z">
                <w:pPr>
                  <w:jc w:val="left"/>
                </w:pPr>
              </w:pPrChange>
            </w:pPr>
            <w:ins w:id="1738" w:author="Zelenskaya Natalia" w:date="2020-08-11T17:57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>просматривает сетевые графики, операции сетевых графиков, компоненты, просматривает проекты, СПП-элементы, согласовывает СГ и ОСГ</w:t>
              </w:r>
            </w:ins>
          </w:p>
        </w:tc>
      </w:tr>
      <w:tr w:rsidR="00727E9B" w:rsidRPr="00727E9B" w14:paraId="57DDC402" w14:textId="77777777" w:rsidTr="00E302C5">
        <w:trPr>
          <w:cantSplit/>
          <w:ins w:id="1739" w:author="Zelenskaya Natalia" w:date="2020-08-11T17:58:00Z"/>
          <w:trPrChange w:id="1740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741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15897325" w14:textId="2FCA4825" w:rsidR="00727E9B" w:rsidRPr="00727E9B" w:rsidRDefault="00727E9B">
            <w:pPr>
              <w:rPr>
                <w:ins w:id="1742" w:author="Zelenskaya Natalia" w:date="2020-08-11T17:58:00Z"/>
                <w:color w:val="000000"/>
              </w:rPr>
              <w:pPrChange w:id="1743" w:author="Zelenskaya Natalia" w:date="2021-04-05T10:26:00Z">
                <w:pPr>
                  <w:jc w:val="left"/>
                </w:pPr>
              </w:pPrChange>
            </w:pPr>
            <w:ins w:id="1744" w:author="Zelenskaya Natalia" w:date="2020-08-11T17:58:00Z">
              <w:r>
                <w:lastRenderedPageBreak/>
                <w:t xml:space="preserve">Сток-контролёр 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745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5513041E" w14:textId="2FEFB13B" w:rsidR="00727E9B" w:rsidRPr="00727E9B" w:rsidRDefault="00727E9B">
            <w:pPr>
              <w:rPr>
                <w:ins w:id="1746" w:author="Zelenskaya Natalia" w:date="2020-08-11T17:58:00Z"/>
                <w:lang w:val="en-US"/>
              </w:rPr>
              <w:pPrChange w:id="1747" w:author="Zelenskaya Natalia" w:date="2021-03-12T16:36:00Z">
                <w:pPr>
                  <w:jc w:val="left"/>
                </w:pPr>
              </w:pPrChange>
            </w:pPr>
            <w:ins w:id="1748" w:author="Zelenskaya Natalia" w:date="2020-08-11T17:58:00Z">
              <w:r w:rsidRPr="00727E9B">
                <w:rPr>
                  <w:lang w:val="en-US"/>
                </w:rPr>
                <w:t>ZC_</w:t>
              </w:r>
              <w:r w:rsidRPr="00727E9B">
                <w:rPr>
                  <w:lang w:val="en-US"/>
                  <w:rPrChange w:id="1749" w:author="Zelenskaya Natalia" w:date="2020-08-11T17:58:00Z">
                    <w:rPr>
                      <w:sz w:val="20"/>
                      <w:szCs w:val="20"/>
                    </w:rPr>
                  </w:rPrChange>
                </w:rPr>
                <w:t>*</w:t>
              </w:r>
              <w:r w:rsidRPr="00727E9B">
                <w:rPr>
                  <w:lang w:val="en-US"/>
                </w:rPr>
                <w:t>_MM_STOK_KONT_Y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750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5591DD25" w14:textId="437784B1" w:rsidR="00727E9B" w:rsidRPr="00727E9B" w:rsidRDefault="00727E9B">
            <w:pPr>
              <w:rPr>
                <w:ins w:id="1751" w:author="Zelenskaya Natalia" w:date="2020-08-11T17:58:00Z"/>
              </w:rPr>
              <w:pPrChange w:id="1752" w:author="Zelenskaya Natalia" w:date="2021-03-12T16:36:00Z">
                <w:pPr>
                  <w:jc w:val="left"/>
                </w:pPr>
              </w:pPrChange>
            </w:pPr>
            <w:ins w:id="1753" w:author="Zelenskaya Natalia" w:date="2020-08-11T17:58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>просматривает сетевые графики, операции сетевых графиков, компоненты, просматривает проекты, СПП-элементы, согласовывает СГ и ОСГ</w:t>
              </w:r>
            </w:ins>
            <w:ins w:id="1754" w:author="Zelenskaya Natalia" w:date="2021-04-05T10:03:00Z">
              <w:r w:rsidR="00C60CED">
                <w:t xml:space="preserve"> (см КД</w:t>
              </w:r>
            </w:ins>
            <w:ins w:id="1755" w:author="Zelenskaya Natalia" w:date="2021-04-05T10:06:00Z">
              <w:r w:rsidR="00C60CED">
                <w:t xml:space="preserve"> </w:t>
              </w:r>
            </w:ins>
            <w:ins w:id="1756" w:author="Zelenskaya Natalia" w:date="2021-04-05T10:09:00Z">
              <w:r w:rsidR="00C60CED" w:rsidRPr="00C60CED">
                <w:t>ERP.13.9_2_58_MM_Планирование обеспечения МТР, работами и услугами</w:t>
              </w:r>
            </w:ins>
            <w:ins w:id="1757" w:author="Zelenskaya Natalia" w:date="2021-04-05T10:11:00Z">
              <w:r w:rsidR="00B92AF5">
                <w:t xml:space="preserve">, </w:t>
              </w:r>
              <w:r w:rsidR="00B92AF5" w:rsidRPr="002037F7">
                <w:t>ПП-10.03.02-ERP Регистрация потребности</w:t>
              </w:r>
              <w:r w:rsidR="00B92AF5">
                <w:t xml:space="preserve">, </w:t>
              </w:r>
            </w:ins>
            <w:ins w:id="1758" w:author="Zelenskaya Natalia" w:date="2021-04-05T10:15:00Z">
              <w:r w:rsidR="00B92AF5" w:rsidRPr="002037F7">
                <w:t>ПП-10.03.0</w:t>
              </w:r>
              <w:r w:rsidR="00B92AF5">
                <w:t>4</w:t>
              </w:r>
              <w:r w:rsidR="00B92AF5" w:rsidRPr="002037F7">
                <w:t xml:space="preserve">-ERP </w:t>
              </w:r>
              <w:r w:rsidR="00B92AF5">
                <w:t>О</w:t>
              </w:r>
              <w:r w:rsidR="00B92AF5" w:rsidRPr="009E3C9E">
                <w:t>перативное планирование обеспечения</w:t>
              </w:r>
              <w:r w:rsidR="00B92AF5">
                <w:t>)</w:t>
              </w:r>
            </w:ins>
          </w:p>
        </w:tc>
      </w:tr>
      <w:tr w:rsidR="00DA5DE3" w:rsidRPr="00DA5DE3" w14:paraId="11D286AA" w14:textId="77777777" w:rsidTr="00E302C5">
        <w:trPr>
          <w:cantSplit/>
          <w:ins w:id="1759" w:author="Zelenskaya Natalia" w:date="2020-08-11T18:00:00Z"/>
          <w:trPrChange w:id="1760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761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2505358D" w14:textId="22BF1B03" w:rsidR="00DA5DE3" w:rsidRDefault="00E302C5">
            <w:pPr>
              <w:rPr>
                <w:ins w:id="1762" w:author="Zelenskaya Natalia" w:date="2020-08-11T18:00:00Z"/>
              </w:rPr>
              <w:pPrChange w:id="1763" w:author="Zelenskaya Natalia" w:date="2021-03-12T16:36:00Z">
                <w:pPr>
                  <w:jc w:val="left"/>
                </w:pPr>
              </w:pPrChange>
            </w:pPr>
            <w:ins w:id="1764" w:author="Zelenskaya Natalia" w:date="2020-08-11T18:00:00Z">
              <w:r>
                <w:t xml:space="preserve">Планировщик бюджета УА </w:t>
              </w:r>
              <w:r w:rsidR="00EE3D1C">
                <w:t>У</w:t>
              </w:r>
            </w:ins>
            <w:ins w:id="1765" w:author="Zelenskaya Natalia" w:date="2021-03-12T17:18:00Z">
              <w:r>
                <w:t>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766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53E42967" w14:textId="0C72BC7D" w:rsidR="00DA5DE3" w:rsidRPr="00727E9B" w:rsidRDefault="00DA5DE3">
            <w:pPr>
              <w:rPr>
                <w:ins w:id="1767" w:author="Zelenskaya Natalia" w:date="2020-08-11T18:00:00Z"/>
                <w:lang w:val="en-US"/>
              </w:rPr>
              <w:pPrChange w:id="1768" w:author="Zelenskaya Natalia" w:date="2021-03-12T16:36:00Z">
                <w:pPr>
                  <w:jc w:val="left"/>
                </w:pPr>
              </w:pPrChange>
            </w:pPr>
            <w:ins w:id="1769" w:author="Zelenskaya Natalia" w:date="2020-08-11T18:00:00Z">
              <w:r w:rsidRPr="00DA5DE3">
                <w:rPr>
                  <w:lang w:val="en-US"/>
                </w:rPr>
                <w:t>ZC_</w:t>
              </w:r>
              <w:r w:rsidRPr="00DA5DE3">
                <w:rPr>
                  <w:lang w:val="en-US"/>
                  <w:rPrChange w:id="1770" w:author="Zelenskaya Natalia" w:date="2020-08-11T18:00:00Z">
                    <w:rPr>
                      <w:sz w:val="20"/>
                      <w:szCs w:val="20"/>
                    </w:rPr>
                  </w:rPrChange>
                </w:rPr>
                <w:t>*</w:t>
              </w:r>
              <w:r w:rsidR="00EE3D1C">
                <w:rPr>
                  <w:lang w:val="en-US"/>
                </w:rPr>
                <w:t>_PM_BUDGETER_</w:t>
              </w:r>
              <w:r w:rsidRPr="00DA5DE3">
                <w:rPr>
                  <w:lang w:val="en-US"/>
                </w:rPr>
                <w:t>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771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731543AF" w14:textId="206046AB" w:rsidR="00DA5DE3" w:rsidRPr="00DA5DE3" w:rsidRDefault="00DA5DE3">
            <w:pPr>
              <w:rPr>
                <w:ins w:id="1772" w:author="Zelenskaya Natalia" w:date="2020-08-11T18:00:00Z"/>
              </w:rPr>
              <w:pPrChange w:id="1773" w:author="Zelenskaya Natalia" w:date="2021-03-12T17:17:00Z">
                <w:pPr>
                  <w:jc w:val="left"/>
                </w:pPr>
              </w:pPrChange>
            </w:pPr>
            <w:ins w:id="1774" w:author="Zelenskaya Natalia" w:date="2020-08-11T18:01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 xml:space="preserve">просматривает сетевые графики, операции сетевых графиков, компоненты, просматривает проекты, СПП-элементы, </w:t>
              </w:r>
            </w:ins>
            <w:ins w:id="1775" w:author="Zelenskaya Natalia" w:date="2021-03-12T17:17:00Z">
              <w:r w:rsidR="00EE3D1C">
                <w:t>устанавливает</w:t>
              </w:r>
            </w:ins>
            <w:ins w:id="1776" w:author="Zelenskaya Natalia" w:date="2021-03-12T17:16:00Z">
              <w:r w:rsidR="00EE3D1C">
                <w:t xml:space="preserve"> ста</w:t>
              </w:r>
            </w:ins>
            <w:ins w:id="1777" w:author="Zelenskaya Natalia" w:date="2021-03-12T17:17:00Z">
              <w:r w:rsidR="00EE3D1C">
                <w:t>т</w:t>
              </w:r>
            </w:ins>
            <w:ins w:id="1778" w:author="Zelenskaya Natalia" w:date="2021-03-12T17:16:00Z">
              <w:r w:rsidR="00EE3D1C">
                <w:t>у</w:t>
              </w:r>
            </w:ins>
            <w:ins w:id="1779" w:author="Zelenskaya Natalia" w:date="2021-03-12T17:17:00Z">
              <w:r w:rsidR="00EE3D1C">
                <w:t>с</w:t>
              </w:r>
            </w:ins>
            <w:ins w:id="1780" w:author="Zelenskaya Natalia" w:date="2021-03-12T17:16:00Z">
              <w:r w:rsidR="00EE3D1C">
                <w:t>ы на СПП -элементах</w:t>
              </w:r>
            </w:ins>
          </w:p>
        </w:tc>
      </w:tr>
      <w:tr w:rsidR="00E302C5" w:rsidRPr="00E302C5" w14:paraId="413C9BBC" w14:textId="77777777" w:rsidTr="00E302C5">
        <w:trPr>
          <w:cantSplit/>
          <w:ins w:id="1781" w:author="Zelenskaya Natalia" w:date="2021-03-12T17:17:00Z"/>
          <w:trPrChange w:id="1782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783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1BC41727" w14:textId="102C3FFB" w:rsidR="00E302C5" w:rsidRDefault="00E302C5" w:rsidP="00B826E5">
            <w:pPr>
              <w:rPr>
                <w:ins w:id="1784" w:author="Zelenskaya Natalia" w:date="2021-03-12T17:17:00Z"/>
              </w:rPr>
            </w:pPr>
            <w:ins w:id="1785" w:author="Zelenskaya Natalia" w:date="2021-03-12T17:18:00Z">
              <w:r w:rsidRPr="00E302C5">
                <w:t>Заказчик ОВП ИЦ УО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786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4CB901D8" w14:textId="66A5C04A" w:rsidR="00E302C5" w:rsidRPr="00E302C5" w:rsidRDefault="00E302C5" w:rsidP="00E302C5">
            <w:pPr>
              <w:rPr>
                <w:ins w:id="1787" w:author="Zelenskaya Natalia" w:date="2021-03-12T17:17:00Z"/>
                <w:lang w:val="en-US"/>
              </w:rPr>
            </w:pPr>
            <w:ins w:id="1788" w:author="Zelenskaya Natalia" w:date="2021-03-12T17:18:00Z">
              <w:r w:rsidRPr="00E302C5">
                <w:rPr>
                  <w:lang w:val="en-US"/>
                  <w:rPrChange w:id="1789" w:author="Zelenskaya Natalia" w:date="2021-03-12T17:18:00Z">
                    <w:rPr/>
                  </w:rPrChange>
                </w:rPr>
                <w:t>ZC_</w:t>
              </w:r>
              <w:r>
                <w:t>*</w:t>
              </w:r>
              <w:r w:rsidRPr="00E302C5">
                <w:rPr>
                  <w:lang w:val="en-US"/>
                  <w:rPrChange w:id="1790" w:author="Zelenskaya Natalia" w:date="2021-03-12T17:18:00Z">
                    <w:rPr/>
                  </w:rPrChange>
                </w:rPr>
                <w:t>_PM_ICAPPLOVPPS_Y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791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70888AAA" w14:textId="258952F1" w:rsidR="00E302C5" w:rsidRPr="00E302C5" w:rsidRDefault="00E302C5" w:rsidP="00EE3D1C">
            <w:pPr>
              <w:rPr>
                <w:ins w:id="1792" w:author="Zelenskaya Natalia" w:date="2021-03-12T17:17:00Z"/>
              </w:rPr>
            </w:pPr>
            <w:ins w:id="1793" w:author="Zelenskaya Natalia" w:date="2021-03-12T17:20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>создает и редактирует</w:t>
              </w:r>
              <w:r w:rsidRPr="007447ED">
                <w:t xml:space="preserve"> в системе </w:t>
              </w:r>
              <w:r>
                <w:t xml:space="preserve">сетевые графики, планирует на ОСГ материалы, создает СПП-элемент, присваивает его сетевому графику, создает </w:t>
              </w:r>
              <w:r>
                <w:rPr>
                  <w:lang w:val="en-US"/>
                </w:rPr>
                <w:t>DMS</w:t>
              </w:r>
              <w:r>
                <w:t xml:space="preserve"> документы, прикрепляет их сетевому графику.</w:t>
              </w:r>
            </w:ins>
          </w:p>
        </w:tc>
      </w:tr>
      <w:tr w:rsidR="00E302C5" w:rsidRPr="00E302C5" w14:paraId="6EF40A15" w14:textId="77777777" w:rsidTr="00E302C5">
        <w:trPr>
          <w:cantSplit/>
          <w:ins w:id="1794" w:author="Zelenskaya Natalia" w:date="2021-03-12T17:17:00Z"/>
          <w:trPrChange w:id="1795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796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71FB93F8" w14:textId="32619A9B" w:rsidR="00E302C5" w:rsidRPr="00E302C5" w:rsidRDefault="00E302C5" w:rsidP="00B826E5">
            <w:pPr>
              <w:rPr>
                <w:ins w:id="1797" w:author="Zelenskaya Natalia" w:date="2021-03-12T17:17:00Z"/>
              </w:rPr>
            </w:pPr>
            <w:ins w:id="1798" w:author="Zelenskaya Natalia" w:date="2021-03-12T17:21:00Z">
              <w:r w:rsidRPr="00E302C5">
                <w:lastRenderedPageBreak/>
                <w:t>Директор ОВП ИЦ УО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799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5B68921E" w14:textId="493B1F17" w:rsidR="00E302C5" w:rsidRPr="00E302C5" w:rsidRDefault="00E302C5" w:rsidP="00E302C5">
            <w:pPr>
              <w:rPr>
                <w:ins w:id="1800" w:author="Zelenskaya Natalia" w:date="2021-03-12T17:17:00Z"/>
                <w:lang w:val="en-US"/>
                <w:rPrChange w:id="1801" w:author="Zelenskaya Natalia" w:date="2021-03-12T17:21:00Z">
                  <w:rPr>
                    <w:ins w:id="1802" w:author="Zelenskaya Natalia" w:date="2021-03-12T17:17:00Z"/>
                  </w:rPr>
                </w:rPrChange>
              </w:rPr>
            </w:pPr>
            <w:ins w:id="1803" w:author="Zelenskaya Natalia" w:date="2021-03-12T17:21:00Z">
              <w:r w:rsidRPr="00E302C5">
                <w:rPr>
                  <w:lang w:val="en-US"/>
                  <w:rPrChange w:id="1804" w:author="Zelenskaya Natalia" w:date="2021-03-12T17:21:00Z">
                    <w:rPr/>
                  </w:rPrChange>
                </w:rPr>
                <w:t>ZC_</w:t>
              </w:r>
              <w:r>
                <w:t>*_</w:t>
              </w:r>
              <w:r w:rsidRPr="00E302C5">
                <w:rPr>
                  <w:lang w:val="en-US"/>
                  <w:rPrChange w:id="1805" w:author="Zelenskaya Natalia" w:date="2021-03-12T17:21:00Z">
                    <w:rPr/>
                  </w:rPrChange>
                </w:rPr>
                <w:t>PM_ICDIR_Y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806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55BA8102" w14:textId="035DD558" w:rsidR="00E302C5" w:rsidRPr="00E302C5" w:rsidRDefault="00E302C5" w:rsidP="00EE3D1C">
            <w:pPr>
              <w:rPr>
                <w:ins w:id="1807" w:author="Zelenskaya Natalia" w:date="2021-03-12T17:17:00Z"/>
              </w:rPr>
            </w:pPr>
            <w:ins w:id="1808" w:author="Zelenskaya Natalia" w:date="2021-03-12T17:20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>
                <w:t>просматривает сетевые графики, операции сетевых графиков, компоненты, просматривает проекты, СПП-элементы, согласовывает СГ и ОСГ</w:t>
              </w:r>
            </w:ins>
          </w:p>
        </w:tc>
      </w:tr>
      <w:tr w:rsidR="00E302C5" w:rsidRPr="00E302C5" w14:paraId="7D2052B2" w14:textId="77777777" w:rsidTr="00E302C5">
        <w:trPr>
          <w:cantSplit/>
          <w:ins w:id="1809" w:author="Zelenskaya Natalia" w:date="2021-03-12T17:17:00Z"/>
          <w:trPrChange w:id="1810" w:author="Zelenskaya Natalia" w:date="2021-03-12T17:21:00Z">
            <w:trPr>
              <w:cantSplit/>
            </w:trPr>
          </w:trPrChange>
        </w:trPr>
        <w:tc>
          <w:tcPr>
            <w:tcW w:w="818" w:type="pct"/>
            <w:shd w:val="clear" w:color="auto" w:fill="auto"/>
            <w:vAlign w:val="center"/>
            <w:tcPrChange w:id="1811" w:author="Zelenskaya Natalia" w:date="2021-03-12T17:21:00Z">
              <w:tcPr>
                <w:tcW w:w="581" w:type="pct"/>
                <w:shd w:val="clear" w:color="auto" w:fill="auto"/>
                <w:vAlign w:val="center"/>
              </w:tcPr>
            </w:tcPrChange>
          </w:tcPr>
          <w:p w14:paraId="04D5DB3A" w14:textId="35F52B58" w:rsidR="00E302C5" w:rsidRPr="00E302C5" w:rsidRDefault="00E302C5" w:rsidP="00B826E5">
            <w:pPr>
              <w:rPr>
                <w:ins w:id="1812" w:author="Zelenskaya Natalia" w:date="2021-03-12T17:17:00Z"/>
              </w:rPr>
            </w:pPr>
            <w:ins w:id="1813" w:author="Zelenskaya Natalia" w:date="2021-03-12T17:21:00Z">
              <w:r w:rsidRPr="00E302C5">
                <w:t>Ответственный за реализацию мероприятия ОВП ИЦ УО</w:t>
              </w:r>
            </w:ins>
          </w:p>
        </w:tc>
        <w:tc>
          <w:tcPr>
            <w:tcW w:w="2523" w:type="pct"/>
            <w:shd w:val="clear" w:color="auto" w:fill="auto"/>
            <w:vAlign w:val="center"/>
            <w:tcPrChange w:id="1814" w:author="Zelenskaya Natalia" w:date="2021-03-12T17:21:00Z">
              <w:tcPr>
                <w:tcW w:w="1888" w:type="pct"/>
                <w:shd w:val="clear" w:color="auto" w:fill="auto"/>
                <w:vAlign w:val="center"/>
              </w:tcPr>
            </w:tcPrChange>
          </w:tcPr>
          <w:p w14:paraId="1B47EAB5" w14:textId="10F3C8D9" w:rsidR="00E302C5" w:rsidRPr="00E302C5" w:rsidRDefault="00E302C5" w:rsidP="00E302C5">
            <w:pPr>
              <w:rPr>
                <w:ins w:id="1815" w:author="Zelenskaya Natalia" w:date="2021-03-12T17:17:00Z"/>
                <w:lang w:val="en-US"/>
                <w:rPrChange w:id="1816" w:author="Zelenskaya Natalia" w:date="2021-03-12T17:22:00Z">
                  <w:rPr>
                    <w:ins w:id="1817" w:author="Zelenskaya Natalia" w:date="2021-03-12T17:17:00Z"/>
                  </w:rPr>
                </w:rPrChange>
              </w:rPr>
            </w:pPr>
            <w:ins w:id="1818" w:author="Zelenskaya Natalia" w:date="2021-03-12T17:22:00Z">
              <w:r w:rsidRPr="00E302C5">
                <w:rPr>
                  <w:lang w:val="en-US"/>
                  <w:rPrChange w:id="1819" w:author="Zelenskaya Natalia" w:date="2021-03-12T17:22:00Z">
                    <w:rPr/>
                  </w:rPrChange>
                </w:rPr>
                <w:t>ZC_*_PM_OTV_OVP_IC_Y</w:t>
              </w:r>
            </w:ins>
          </w:p>
        </w:tc>
        <w:tc>
          <w:tcPr>
            <w:tcW w:w="1659" w:type="pct"/>
            <w:shd w:val="clear" w:color="auto" w:fill="auto"/>
            <w:vAlign w:val="center"/>
            <w:tcPrChange w:id="1820" w:author="Zelenskaya Natalia" w:date="2021-03-12T17:21:00Z">
              <w:tcPr>
                <w:tcW w:w="2530" w:type="pct"/>
                <w:shd w:val="clear" w:color="auto" w:fill="auto"/>
                <w:vAlign w:val="center"/>
              </w:tcPr>
            </w:tcPrChange>
          </w:tcPr>
          <w:p w14:paraId="3103E2CB" w14:textId="7DBECE97" w:rsidR="00E302C5" w:rsidRPr="00E302C5" w:rsidRDefault="00E302C5" w:rsidP="00EE3D1C">
            <w:pPr>
              <w:rPr>
                <w:ins w:id="1821" w:author="Zelenskaya Natalia" w:date="2021-03-12T17:17:00Z"/>
              </w:rPr>
            </w:pPr>
            <w:ins w:id="1822" w:author="Zelenskaya Natalia" w:date="2021-03-12T17:21:00Z">
              <w:r w:rsidRPr="007447ED">
                <w:t xml:space="preserve">Данная роль присваивается </w:t>
              </w:r>
              <w:r w:rsidRPr="007447ED">
                <w:rPr>
                  <w:color w:val="000000"/>
                  <w:lang w:eastAsia="ru-RU"/>
                </w:rPr>
                <w:t>пользователю</w:t>
              </w:r>
              <w:r w:rsidRPr="007447ED">
                <w:t xml:space="preserve">, который </w:t>
              </w:r>
              <w:r w:rsidRPr="005F240D">
                <w:t>деблокирует СГ/</w:t>
              </w:r>
              <w:r>
                <w:t>ОСГ/</w:t>
              </w:r>
              <w:r w:rsidRPr="005F240D">
                <w:t>СПП</w:t>
              </w:r>
              <w:r>
                <w:t>, к</w:t>
              </w:r>
              <w:r w:rsidRPr="005F240D">
                <w:t xml:space="preserve">орректирует </w:t>
              </w:r>
              <w:r>
                <w:t>сетевые графики, операции сетевых графиков, компоненты</w:t>
              </w:r>
              <w:r w:rsidRPr="005F240D">
                <w:t xml:space="preserve">  (при поступлении запроса на корректировку потребности от Сток-контролера)</w:t>
              </w:r>
            </w:ins>
          </w:p>
        </w:tc>
      </w:tr>
    </w:tbl>
    <w:p w14:paraId="607EFE36" w14:textId="41C7480F" w:rsidR="00022C33" w:rsidRPr="007447ED" w:rsidRDefault="00022C33">
      <w:pPr>
        <w:pStyle w:val="22"/>
        <w:numPr>
          <w:ilvl w:val="1"/>
          <w:numId w:val="8"/>
        </w:numPr>
        <w:rPr>
          <w:rFonts w:eastAsiaTheme="majorEastAsia"/>
        </w:rPr>
        <w:pPrChange w:id="1823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1824" w:name="_Toc525313690"/>
      <w:bookmarkStart w:id="1825" w:name="_Toc66475438"/>
      <w:r w:rsidRPr="007447ED">
        <w:rPr>
          <w:rFonts w:eastAsiaTheme="majorEastAsia"/>
        </w:rPr>
        <w:t>Риски и контрольные процедуры</w:t>
      </w:r>
      <w:bookmarkEnd w:id="1824"/>
      <w:bookmarkEnd w:id="1825"/>
    </w:p>
    <w:p w14:paraId="02EB3E47" w14:textId="77777777" w:rsidR="00022C33" w:rsidRPr="007447ED" w:rsidRDefault="00022C33" w:rsidP="00B826E5">
      <w:pPr>
        <w:pStyle w:val="3"/>
      </w:pPr>
      <w:bookmarkStart w:id="1826" w:name="_Toc525313691"/>
      <w:bookmarkStart w:id="1827" w:name="_Toc66475439"/>
      <w:r w:rsidRPr="007447ED">
        <w:t>Риски и контроли</w:t>
      </w:r>
      <w:bookmarkEnd w:id="1826"/>
      <w:bookmarkEnd w:id="1827"/>
    </w:p>
    <w:p w14:paraId="58D215B7" w14:textId="77777777" w:rsidR="001251E7" w:rsidRPr="007447ED" w:rsidRDefault="001251E7" w:rsidP="00B826E5">
      <w:pPr>
        <w:rPr>
          <w:rFonts w:eastAsia="Calibri"/>
        </w:rPr>
      </w:pPr>
      <w:r w:rsidRPr="007447ED">
        <w:t>Риски и контрольные процедуры отражаются на схемах бизнес-процессов ARIS в соответствии с соглашением о моделировании</w:t>
      </w:r>
      <w:r w:rsidRPr="007447ED">
        <w:rPr>
          <w:rFonts w:eastAsia="Calibri"/>
        </w:rPr>
        <w:t>.</w:t>
      </w:r>
    </w:p>
    <w:p w14:paraId="0E97E66C" w14:textId="77777777" w:rsidR="001251E7" w:rsidRPr="007447ED" w:rsidRDefault="001251E7" w:rsidP="00E50E20">
      <w:pPr>
        <w:rPr>
          <w:rFonts w:eastAsia="Calibri"/>
        </w:rPr>
      </w:pPr>
      <w:r w:rsidRPr="007447ED">
        <w:rPr>
          <w:rFonts w:eastAsia="Calibri"/>
        </w:rPr>
        <w:t>Детально риски и контрольные процедуры описаны в Приложение № РиК1. Матрица рисков и контрольных процедур (МРиКП), включая (при необходимости) мониторинговые контрольные процедуры, предложенные к реализации в SAP GRC Process Control.</w:t>
      </w:r>
    </w:p>
    <w:p w14:paraId="746F8803" w14:textId="77777777" w:rsidR="001251E7" w:rsidRPr="007447ED" w:rsidRDefault="001251E7" w:rsidP="003A1A26">
      <w:pPr>
        <w:rPr>
          <w:rFonts w:eastAsia="Calibri"/>
        </w:rPr>
      </w:pPr>
      <w:r w:rsidRPr="007447ED">
        <w:rPr>
          <w:rFonts w:eastAsia="Calibri"/>
        </w:rPr>
        <w:t>В случае разработки компенсирующих контрольных процедур для снижения рисков разделения полномочий,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S/4 HANA.</w:t>
      </w:r>
    </w:p>
    <w:p w14:paraId="75C1BF91" w14:textId="77777777" w:rsidR="001251E7" w:rsidRPr="007447ED" w:rsidRDefault="001251E7">
      <w:pPr>
        <w:pStyle w:val="aff7"/>
        <w:pPrChange w:id="1828" w:author="Zelenskaya Natalia" w:date="2021-03-12T21:14:00Z">
          <w:pPr>
            <w:pStyle w:val="a7"/>
            <w:keepNext/>
            <w:spacing w:after="240" w:afterAutospacing="0"/>
            <w:jc w:val="right"/>
          </w:pPr>
        </w:pPrChange>
      </w:pPr>
      <w:r w:rsidRPr="007447ED">
        <w:t>Таблица РиК1. Контрольные процедуры бизнес-процессов</w:t>
      </w:r>
    </w:p>
    <w:tbl>
      <w:tblPr>
        <w:tblW w:w="491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45"/>
        <w:gridCol w:w="1983"/>
        <w:gridCol w:w="6479"/>
      </w:tblGrid>
      <w:tr w:rsidR="00226A34" w:rsidRPr="007447ED" w14:paraId="6F7E79B0" w14:textId="77777777" w:rsidTr="00937E1C">
        <w:trPr>
          <w:cantSplit/>
          <w:trHeight w:val="397"/>
          <w:tblHeader/>
        </w:trPr>
        <w:tc>
          <w:tcPr>
            <w:tcW w:w="772" w:type="pct"/>
            <w:shd w:val="clear" w:color="auto" w:fill="FFC000"/>
            <w:vAlign w:val="center"/>
          </w:tcPr>
          <w:p w14:paraId="0A788B53" w14:textId="77777777" w:rsidR="00226A34" w:rsidRPr="007447ED" w:rsidRDefault="00226A34">
            <w:pPr>
              <w:pStyle w:val="aff7"/>
              <w:pPrChange w:id="1829" w:author="Zelenskaya Natalia" w:date="2021-03-12T21:14:00Z">
                <w:pPr>
                  <w:jc w:val="left"/>
                </w:pPr>
              </w:pPrChange>
            </w:pPr>
            <w:r w:rsidRPr="007447ED">
              <w:lastRenderedPageBreak/>
              <w:t>Номер шага</w:t>
            </w:r>
          </w:p>
        </w:tc>
        <w:tc>
          <w:tcPr>
            <w:tcW w:w="991" w:type="pct"/>
            <w:shd w:val="clear" w:color="auto" w:fill="FFC000"/>
            <w:vAlign w:val="center"/>
          </w:tcPr>
          <w:p w14:paraId="4D85A5C6" w14:textId="77777777" w:rsidR="00226A34" w:rsidRPr="007447ED" w:rsidRDefault="00226A34">
            <w:pPr>
              <w:pStyle w:val="aff7"/>
              <w:pPrChange w:id="1830" w:author="Zelenskaya Natalia" w:date="2021-03-12T21:14:00Z">
                <w:pPr>
                  <w:jc w:val="left"/>
                </w:pPr>
              </w:pPrChange>
            </w:pPr>
            <w:r w:rsidRPr="007447ED">
              <w:t>Номер КП</w:t>
            </w:r>
          </w:p>
        </w:tc>
        <w:tc>
          <w:tcPr>
            <w:tcW w:w="3237" w:type="pct"/>
            <w:shd w:val="clear" w:color="auto" w:fill="FFC000"/>
            <w:vAlign w:val="center"/>
          </w:tcPr>
          <w:p w14:paraId="1B3586BB" w14:textId="77777777" w:rsidR="00226A34" w:rsidRPr="007447ED" w:rsidRDefault="00226A34">
            <w:pPr>
              <w:pStyle w:val="aff7"/>
              <w:pPrChange w:id="1831" w:author="Zelenskaya Natalia" w:date="2021-03-12T21:14:00Z">
                <w:pPr>
                  <w:jc w:val="left"/>
                </w:pPr>
              </w:pPrChange>
            </w:pPr>
            <w:r w:rsidRPr="007447ED">
              <w:t>Название КП</w:t>
            </w:r>
          </w:p>
        </w:tc>
      </w:tr>
      <w:tr w:rsidR="00D51D25" w14:paraId="5304C4D1" w14:textId="77777777" w:rsidTr="00937E1C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4B5AC0" w14:textId="4B1B449F" w:rsidR="00D51D25" w:rsidRPr="00937E1C" w:rsidRDefault="00D51D25">
            <w:pPr>
              <w:rPr>
                <w:lang w:val="en-US"/>
              </w:rPr>
              <w:pPrChange w:id="1832" w:author="Zelenskaya Natalia" w:date="2021-03-12T16:36:00Z">
                <w:pPr>
                  <w:jc w:val="left"/>
                </w:pPr>
              </w:pPrChange>
            </w:pPr>
            <w:r w:rsidRPr="00937E1C">
              <w:t>20</w:t>
            </w:r>
            <w:r w:rsidR="0002736D" w:rsidRPr="00937E1C">
              <w:rPr>
                <w:lang w:val="en-US"/>
              </w:rPr>
              <w:t>.1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E567FD" w14:textId="77777777" w:rsidR="00D51D25" w:rsidRPr="00937E1C" w:rsidRDefault="00D51D25">
            <w:pPr>
              <w:pPrChange w:id="1833" w:author="Zelenskaya Natalia" w:date="2021-03-12T16:36:00Z">
                <w:pPr>
                  <w:jc w:val="left"/>
                </w:pPr>
              </w:pPrChange>
            </w:pPr>
            <w:r w:rsidRPr="00937E1C">
              <w:t>C.ПП-07.02-045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D358DB" w14:textId="77777777" w:rsidR="00D51D25" w:rsidRPr="00937E1C" w:rsidRDefault="00D51D25">
            <w:pPr>
              <w:pPrChange w:id="1834" w:author="Zelenskaya Natalia" w:date="2021-03-12T16:36:00Z">
                <w:pPr>
                  <w:jc w:val="left"/>
                </w:pPr>
              </w:pPrChange>
            </w:pPr>
            <w:r w:rsidRPr="00937E1C">
              <w:t>Анализ существующих проектов замены и реконструкции</w:t>
            </w:r>
          </w:p>
        </w:tc>
      </w:tr>
      <w:tr w:rsidR="00D51D25" w14:paraId="041F45D3" w14:textId="77777777" w:rsidTr="00937E1C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FF581E" w14:textId="43082008" w:rsidR="00D51D25" w:rsidRPr="00937E1C" w:rsidRDefault="00D51D25">
            <w:pPr>
              <w:rPr>
                <w:lang w:val="en-US"/>
              </w:rPr>
              <w:pPrChange w:id="1835" w:author="Zelenskaya Natalia" w:date="2021-03-12T16:36:00Z">
                <w:pPr>
                  <w:jc w:val="left"/>
                </w:pPr>
              </w:pPrChange>
            </w:pPr>
            <w:r w:rsidRPr="00937E1C">
              <w:t>50</w:t>
            </w:r>
            <w:r w:rsidR="0002736D" w:rsidRPr="00937E1C">
              <w:rPr>
                <w:lang w:val="en-US"/>
              </w:rPr>
              <w:t>.1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E48110" w14:textId="11DC8546" w:rsidR="00D51D25" w:rsidRPr="00937E1C" w:rsidRDefault="00D51D25">
            <w:pPr>
              <w:pPrChange w:id="1836" w:author="Zelenskaya Natalia" w:date="2021-03-12T16:36:00Z">
                <w:pPr>
                  <w:jc w:val="left"/>
                </w:pPr>
              </w:pPrChange>
            </w:pPr>
            <w:r w:rsidRPr="00937E1C">
              <w:t>C.ПП-07.02-0</w:t>
            </w:r>
            <w:r w:rsidR="009B05B2">
              <w:rPr>
                <w:lang w:val="en-US"/>
              </w:rPr>
              <w:t>56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3840EB" w14:textId="77777777" w:rsidR="00D51D25" w:rsidRPr="00937E1C" w:rsidRDefault="00D51D25">
            <w:pPr>
              <w:pPrChange w:id="1837" w:author="Zelenskaya Natalia" w:date="2021-03-12T16:36:00Z">
                <w:pPr>
                  <w:jc w:val="left"/>
                </w:pPr>
              </w:pPrChange>
            </w:pPr>
            <w:r w:rsidRPr="00937E1C">
              <w:t>Согласование инициативы Главным специалистом ТОиР</w:t>
            </w:r>
          </w:p>
        </w:tc>
      </w:tr>
      <w:tr w:rsidR="00D51D25" w14:paraId="79D275B1" w14:textId="77777777" w:rsidTr="00937E1C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C669F2" w14:textId="77777777" w:rsidR="00D51D25" w:rsidRPr="00937E1C" w:rsidRDefault="00D51D25">
            <w:pPr>
              <w:pPrChange w:id="1838" w:author="Zelenskaya Natalia" w:date="2021-03-12T16:36:00Z">
                <w:pPr>
                  <w:jc w:val="left"/>
                </w:pPr>
              </w:pPrChange>
            </w:pPr>
            <w:r w:rsidRPr="00937E1C">
              <w:t>70.1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DB4EE4" w14:textId="73D7CA07" w:rsidR="00D51D25" w:rsidRPr="00937E1C" w:rsidRDefault="00D51D25">
            <w:pPr>
              <w:pPrChange w:id="1839" w:author="Zelenskaya Natalia" w:date="2021-03-12T16:36:00Z">
                <w:pPr>
                  <w:jc w:val="left"/>
                </w:pPr>
              </w:pPrChange>
            </w:pPr>
            <w:r w:rsidRPr="00937E1C">
              <w:t>C.ПП-07.02-0</w:t>
            </w:r>
            <w:r w:rsidR="009B05B2">
              <w:rPr>
                <w:lang w:val="en-US"/>
              </w:rPr>
              <w:t>55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6E62D5" w14:textId="77777777" w:rsidR="00D51D25" w:rsidRPr="00937E1C" w:rsidRDefault="00D51D25">
            <w:pPr>
              <w:pPrChange w:id="1840" w:author="Zelenskaya Natalia" w:date="2021-03-12T16:36:00Z">
                <w:pPr>
                  <w:jc w:val="left"/>
                </w:pPr>
              </w:pPrChange>
            </w:pPr>
            <w:r w:rsidRPr="00937E1C">
              <w:t>Рассмотрение и согласование инициативы на техническим комитетом</w:t>
            </w:r>
          </w:p>
        </w:tc>
      </w:tr>
      <w:tr w:rsidR="00D51D25" w14:paraId="1D6CC9E6" w14:textId="77777777" w:rsidTr="00937E1C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FA1238" w14:textId="1A7F5833" w:rsidR="00D51D25" w:rsidRPr="00937E1C" w:rsidRDefault="00D51D25">
            <w:pPr>
              <w:rPr>
                <w:lang w:val="en-US"/>
              </w:rPr>
              <w:pPrChange w:id="1841" w:author="Zelenskaya Natalia" w:date="2021-03-12T16:36:00Z">
                <w:pPr>
                  <w:jc w:val="left"/>
                </w:pPr>
              </w:pPrChange>
            </w:pPr>
            <w:r w:rsidRPr="00937E1C">
              <w:t>130</w:t>
            </w:r>
            <w:r w:rsidR="0002736D" w:rsidRPr="00937E1C">
              <w:rPr>
                <w:lang w:val="en-US"/>
              </w:rPr>
              <w:t>.1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99BF31" w14:textId="77777777" w:rsidR="00D51D25" w:rsidRPr="00937E1C" w:rsidRDefault="00D51D25">
            <w:pPr>
              <w:pPrChange w:id="1842" w:author="Zelenskaya Natalia" w:date="2021-03-12T16:36:00Z">
                <w:pPr>
                  <w:jc w:val="left"/>
                </w:pPr>
              </w:pPrChange>
            </w:pPr>
            <w:r w:rsidRPr="00937E1C">
              <w:t>C.ПП-07.02-049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89445" w14:textId="754F431F" w:rsidR="00D51D25" w:rsidRPr="00937E1C" w:rsidRDefault="00937E1C">
            <w:pPr>
              <w:pPrChange w:id="1843" w:author="Zelenskaya Natalia" w:date="2021-03-12T16:36:00Z">
                <w:pPr>
                  <w:jc w:val="left"/>
                </w:pPr>
              </w:pPrChange>
            </w:pPr>
            <w:r w:rsidRPr="00937E1C">
              <w:t>Рассмотрение</w:t>
            </w:r>
            <w:r w:rsidR="00D51D25" w:rsidRPr="00937E1C">
              <w:t xml:space="preserve"> и принятие решения тех. комитетом БЕ, назначение ответственных </w:t>
            </w:r>
          </w:p>
        </w:tc>
      </w:tr>
      <w:tr w:rsidR="00D51D25" w14:paraId="7131922B" w14:textId="77777777" w:rsidTr="00937E1C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8A442F" w14:textId="0B1A804F" w:rsidR="00D51D25" w:rsidRPr="00937E1C" w:rsidRDefault="0002736D">
            <w:pPr>
              <w:pPrChange w:id="1844" w:author="Zelenskaya Natalia" w:date="2021-03-12T16:36:00Z">
                <w:pPr>
                  <w:jc w:val="left"/>
                </w:pPr>
              </w:pPrChange>
            </w:pPr>
            <w:r w:rsidRPr="00937E1C">
              <w:rPr>
                <w:lang w:val="en-US"/>
              </w:rPr>
              <w:t>9</w:t>
            </w:r>
            <w:r w:rsidR="00D51D25" w:rsidRPr="00937E1C">
              <w:t>0.2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66B1CA" w14:textId="77777777" w:rsidR="00D51D25" w:rsidRPr="00937E1C" w:rsidRDefault="00D51D25">
            <w:pPr>
              <w:pPrChange w:id="1845" w:author="Zelenskaya Natalia" w:date="2021-03-12T16:36:00Z">
                <w:pPr>
                  <w:jc w:val="left"/>
                </w:pPr>
              </w:pPrChange>
            </w:pPr>
            <w:r w:rsidRPr="00937E1C">
              <w:t>C.ПП-07.02-050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BF6FD1" w14:textId="77777777" w:rsidR="00D51D25" w:rsidRPr="00937E1C" w:rsidRDefault="00D51D25">
            <w:pPr>
              <w:pPrChange w:id="1846" w:author="Zelenskaya Natalia" w:date="2021-03-12T16:36:00Z">
                <w:pPr>
                  <w:jc w:val="left"/>
                </w:pPr>
              </w:pPrChange>
            </w:pPr>
            <w:r w:rsidRPr="00937E1C">
              <w:t>Согласование заявки на ОВП ПТО подразделения</w:t>
            </w:r>
          </w:p>
        </w:tc>
      </w:tr>
      <w:tr w:rsidR="00D51D25" w14:paraId="313DF72D" w14:textId="77777777" w:rsidTr="00937E1C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C17562" w14:textId="77777777" w:rsidR="00D51D25" w:rsidRPr="00937E1C" w:rsidRDefault="00D51D25">
            <w:pPr>
              <w:pPrChange w:id="1847" w:author="Zelenskaya Natalia" w:date="2021-03-12T16:36:00Z">
                <w:pPr>
                  <w:jc w:val="left"/>
                </w:pPr>
              </w:pPrChange>
            </w:pPr>
            <w:r w:rsidRPr="00937E1C">
              <w:t>110.2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C0EA86" w14:textId="77777777" w:rsidR="00D51D25" w:rsidRPr="00937E1C" w:rsidRDefault="00D51D25">
            <w:pPr>
              <w:pPrChange w:id="1848" w:author="Zelenskaya Natalia" w:date="2021-03-12T16:36:00Z">
                <w:pPr>
                  <w:jc w:val="left"/>
                </w:pPr>
              </w:pPrChange>
            </w:pPr>
            <w:r w:rsidRPr="00937E1C">
              <w:t>C.ПП-07.02-051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F1D9D1" w14:textId="77777777" w:rsidR="00D51D25" w:rsidRPr="00937E1C" w:rsidRDefault="00D51D25">
            <w:pPr>
              <w:pPrChange w:id="1849" w:author="Zelenskaya Natalia" w:date="2021-03-12T16:36:00Z">
                <w:pPr>
                  <w:jc w:val="left"/>
                </w:pPr>
              </w:pPrChange>
            </w:pPr>
            <w:r w:rsidRPr="00937E1C">
              <w:t>Проверка пакета документов</w:t>
            </w:r>
          </w:p>
        </w:tc>
      </w:tr>
      <w:tr w:rsidR="00D51D25" w14:paraId="50561B7B" w14:textId="77777777" w:rsidTr="00937E1C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40416E" w14:textId="77777777" w:rsidR="00D51D25" w:rsidRPr="00937E1C" w:rsidRDefault="00D51D25">
            <w:pPr>
              <w:pPrChange w:id="1850" w:author="Zelenskaya Natalia" w:date="2021-03-12T16:36:00Z">
                <w:pPr>
                  <w:jc w:val="left"/>
                </w:pPr>
              </w:pPrChange>
            </w:pPr>
            <w:r w:rsidRPr="00937E1C">
              <w:t>140.2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1AE8C3" w14:textId="77777777" w:rsidR="00D51D25" w:rsidRPr="00937E1C" w:rsidRDefault="00D51D25">
            <w:pPr>
              <w:pPrChange w:id="1851" w:author="Zelenskaya Natalia" w:date="2021-03-12T16:36:00Z">
                <w:pPr>
                  <w:jc w:val="left"/>
                </w:pPr>
              </w:pPrChange>
            </w:pPr>
            <w:r w:rsidRPr="00937E1C">
              <w:t>C.ПП-07.02-052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04579" w14:textId="77777777" w:rsidR="00D51D25" w:rsidRPr="00937E1C" w:rsidRDefault="00D51D25">
            <w:pPr>
              <w:pPrChange w:id="1852" w:author="Zelenskaya Natalia" w:date="2021-03-12T16:36:00Z">
                <w:pPr>
                  <w:jc w:val="left"/>
                </w:pPr>
              </w:pPrChange>
            </w:pPr>
            <w:r w:rsidRPr="00937E1C">
              <w:t>Анализ заявок на ОВП</w:t>
            </w:r>
          </w:p>
        </w:tc>
      </w:tr>
      <w:tr w:rsidR="00D51D25" w14:paraId="085FB992" w14:textId="77777777" w:rsidTr="00937E1C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692670" w14:textId="77777777" w:rsidR="00D51D25" w:rsidRPr="00937E1C" w:rsidRDefault="00D51D25">
            <w:pPr>
              <w:pPrChange w:id="1853" w:author="Zelenskaya Natalia" w:date="2021-03-12T16:36:00Z">
                <w:pPr>
                  <w:jc w:val="left"/>
                </w:pPr>
              </w:pPrChange>
            </w:pPr>
            <w:r w:rsidRPr="00937E1C">
              <w:t>160.2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F4479D" w14:textId="77777777" w:rsidR="00D51D25" w:rsidRPr="00937E1C" w:rsidRDefault="00D51D25">
            <w:pPr>
              <w:pPrChange w:id="1854" w:author="Zelenskaya Natalia" w:date="2021-03-12T16:36:00Z">
                <w:pPr>
                  <w:jc w:val="left"/>
                </w:pPr>
              </w:pPrChange>
            </w:pPr>
            <w:r w:rsidRPr="00937E1C">
              <w:t>C.ПП-07.02-053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C4354" w14:textId="77777777" w:rsidR="00D51D25" w:rsidRPr="00937E1C" w:rsidRDefault="00D51D25">
            <w:pPr>
              <w:pPrChange w:id="1855" w:author="Zelenskaya Natalia" w:date="2021-03-12T16:36:00Z">
                <w:pPr>
                  <w:jc w:val="left"/>
                </w:pPr>
              </w:pPrChange>
            </w:pPr>
            <w:r w:rsidRPr="00937E1C">
              <w:t>Рассмотрение заявок на ОВП и принятие решения о включении в инвестиционную программу</w:t>
            </w:r>
          </w:p>
        </w:tc>
      </w:tr>
      <w:tr w:rsidR="0007767E" w14:paraId="5D00E118" w14:textId="77777777" w:rsidTr="00276D99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5ED786" w14:textId="77777777" w:rsidR="00D51D25" w:rsidRPr="00937E1C" w:rsidRDefault="00D51D25">
            <w:pPr>
              <w:pPrChange w:id="1856" w:author="Zelenskaya Natalia" w:date="2021-03-12T16:36:00Z">
                <w:pPr>
                  <w:jc w:val="left"/>
                </w:pPr>
              </w:pPrChange>
            </w:pPr>
            <w:r w:rsidRPr="00937E1C">
              <w:t>30.3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7F2670" w14:textId="77777777" w:rsidR="00D51D25" w:rsidRPr="00937E1C" w:rsidRDefault="00D51D25">
            <w:pPr>
              <w:pPrChange w:id="1857" w:author="Zelenskaya Natalia" w:date="2021-03-12T16:36:00Z">
                <w:pPr>
                  <w:jc w:val="left"/>
                </w:pPr>
              </w:pPrChange>
            </w:pPr>
            <w:r w:rsidRPr="00937E1C">
              <w:t>C.ПП-07.02-054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F29312" w14:textId="77777777" w:rsidR="00D51D25" w:rsidRPr="00937E1C" w:rsidRDefault="00D51D25">
            <w:pPr>
              <w:pPrChange w:id="1858" w:author="Zelenskaya Natalia" w:date="2021-03-12T16:36:00Z">
                <w:pPr>
                  <w:jc w:val="left"/>
                </w:pPr>
              </w:pPrChange>
            </w:pPr>
            <w:r w:rsidRPr="00937E1C">
              <w:t>Проверка документов</w:t>
            </w:r>
          </w:p>
        </w:tc>
      </w:tr>
      <w:tr w:rsidR="00276D99" w14:paraId="3E9B3B9A" w14:textId="77777777" w:rsidTr="00B7270A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89F7A1" w14:textId="0A3BC45C" w:rsidR="00276D99" w:rsidRPr="00B7270A" w:rsidRDefault="00276D99">
            <w:pPr>
              <w:rPr>
                <w:lang w:val="en-US"/>
              </w:rPr>
              <w:pPrChange w:id="1859" w:author="Zelenskaya Natalia" w:date="2021-03-12T16:36:00Z">
                <w:pPr>
                  <w:jc w:val="left"/>
                </w:pPr>
              </w:pPrChange>
            </w:pPr>
            <w:r>
              <w:rPr>
                <w:lang w:val="en-US"/>
              </w:rPr>
              <w:t>12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ED8AFF" w14:textId="65219166" w:rsidR="00276D99" w:rsidRPr="00937E1C" w:rsidRDefault="00276D99">
            <w:pPr>
              <w:pPrChange w:id="1860" w:author="Zelenskaya Natalia" w:date="2021-03-12T16:36:00Z">
                <w:pPr>
                  <w:jc w:val="left"/>
                </w:pPr>
              </w:pPrChange>
            </w:pPr>
            <w:r>
              <w:t>C.ПП-07.02-046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2FA1242" w14:textId="53D3E3AD" w:rsidR="00276D99" w:rsidRPr="00937E1C" w:rsidRDefault="00276D99">
            <w:pPr>
              <w:pPrChange w:id="1861" w:author="Zelenskaya Natalia" w:date="2021-03-12T16:36:00Z">
                <w:pPr>
                  <w:jc w:val="left"/>
                </w:pPr>
              </w:pPrChange>
            </w:pPr>
            <w:r>
              <w:t>Рассмотрение и согласование инициативы на техкомитете</w:t>
            </w:r>
          </w:p>
        </w:tc>
      </w:tr>
      <w:tr w:rsidR="00276D99" w14:paraId="580176A5" w14:textId="77777777" w:rsidTr="00B7270A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148A28" w14:textId="4726A2A9" w:rsidR="00276D99" w:rsidRPr="00B7270A" w:rsidRDefault="00276D99">
            <w:pPr>
              <w:rPr>
                <w:lang w:val="en-US"/>
              </w:rPr>
              <w:pPrChange w:id="1862" w:author="Zelenskaya Natalia" w:date="2021-03-12T16:36:00Z">
                <w:pPr>
                  <w:jc w:val="left"/>
                </w:pPr>
              </w:pPrChange>
            </w:pPr>
            <w:r>
              <w:rPr>
                <w:lang w:val="en-US"/>
              </w:rPr>
              <w:t>13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04CE63" w14:textId="02D233BA" w:rsidR="00276D99" w:rsidRPr="00937E1C" w:rsidRDefault="00276D99">
            <w:pPr>
              <w:pPrChange w:id="1863" w:author="Zelenskaya Natalia" w:date="2021-03-12T16:36:00Z">
                <w:pPr>
                  <w:jc w:val="left"/>
                </w:pPr>
              </w:pPrChange>
            </w:pPr>
            <w:r>
              <w:t>C.ПП-07.02-047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C6E8C1A" w14:textId="55170BCF" w:rsidR="00276D99" w:rsidRPr="00937E1C" w:rsidRDefault="00276D99">
            <w:pPr>
              <w:pPrChange w:id="1864" w:author="Zelenskaya Natalia" w:date="2021-03-12T16:36:00Z">
                <w:pPr>
                  <w:jc w:val="left"/>
                </w:pPr>
              </w:pPrChange>
            </w:pPr>
            <w:r>
              <w:t>Выбор способа реализации проекта</w:t>
            </w:r>
          </w:p>
        </w:tc>
      </w:tr>
      <w:tr w:rsidR="00276D99" w14:paraId="53647B59" w14:textId="77777777" w:rsidTr="00B7270A">
        <w:trPr>
          <w:cantSplit/>
          <w:trHeight w:val="397"/>
          <w:tblHeader/>
        </w:trPr>
        <w:tc>
          <w:tcPr>
            <w:tcW w:w="772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4052E5" w14:textId="3ABF4FED" w:rsidR="00276D99" w:rsidRPr="00B7270A" w:rsidRDefault="00276D99">
            <w:pPr>
              <w:rPr>
                <w:lang w:val="en-US"/>
              </w:rPr>
              <w:pPrChange w:id="1865" w:author="Zelenskaya Natalia" w:date="2021-03-12T16:36:00Z">
                <w:pPr>
                  <w:jc w:val="left"/>
                </w:pPr>
              </w:pPrChange>
            </w:pPr>
            <w:r>
              <w:rPr>
                <w:lang w:val="en-US"/>
              </w:rPr>
              <w:t>18</w:t>
            </w:r>
          </w:p>
        </w:tc>
        <w:tc>
          <w:tcPr>
            <w:tcW w:w="991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BB8CC91" w14:textId="702CE89A" w:rsidR="00276D99" w:rsidRPr="00937E1C" w:rsidRDefault="00276D99">
            <w:pPr>
              <w:pPrChange w:id="1866" w:author="Zelenskaya Natalia" w:date="2021-03-12T16:36:00Z">
                <w:pPr>
                  <w:jc w:val="left"/>
                </w:pPr>
              </w:pPrChange>
            </w:pPr>
            <w:r>
              <w:t>C.ПП-07.02-048</w:t>
            </w:r>
          </w:p>
        </w:tc>
        <w:tc>
          <w:tcPr>
            <w:tcW w:w="323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B8CCB6A" w14:textId="05E45C14" w:rsidR="00276D99" w:rsidRPr="00937E1C" w:rsidRDefault="00276D99">
            <w:pPr>
              <w:pPrChange w:id="1867" w:author="Zelenskaya Natalia" w:date="2021-03-12T16:36:00Z">
                <w:pPr>
                  <w:jc w:val="left"/>
                </w:pPr>
              </w:pPrChange>
            </w:pPr>
            <w:r>
              <w:t>Принятие решения о включении в программу воздействий на ПА</w:t>
            </w:r>
          </w:p>
        </w:tc>
      </w:tr>
    </w:tbl>
    <w:p w14:paraId="5C1B37B3" w14:textId="328D2878" w:rsidR="001251E7" w:rsidRPr="007447ED" w:rsidRDefault="001251E7" w:rsidP="00B826E5"/>
    <w:p w14:paraId="37C9DBE1" w14:textId="77777777" w:rsidR="00022C33" w:rsidRPr="007447ED" w:rsidRDefault="00022C33" w:rsidP="00B826E5">
      <w:pPr>
        <w:pStyle w:val="3"/>
      </w:pPr>
      <w:bookmarkStart w:id="1868" w:name="_Toc525313692"/>
      <w:bookmarkStart w:id="1869" w:name="_Toc66475440"/>
      <w:r w:rsidRPr="007447ED">
        <w:t>Разделение полномочий</w:t>
      </w:r>
      <w:bookmarkEnd w:id="1868"/>
      <w:bookmarkEnd w:id="1869"/>
    </w:p>
    <w:p w14:paraId="4F97FD79" w14:textId="77777777" w:rsidR="001251E7" w:rsidRPr="007447ED" w:rsidRDefault="001251E7" w:rsidP="00E50E20">
      <w:pPr>
        <w:rPr>
          <w:rFonts w:eastAsia="Calibri"/>
        </w:rPr>
      </w:pPr>
      <w:bookmarkStart w:id="1870" w:name="_Toc525313693"/>
      <w:r w:rsidRPr="007447ED">
        <w:rPr>
          <w:rFonts w:eastAsia="Calibri"/>
        </w:rPr>
        <w:t xml:space="preserve">В </w:t>
      </w:r>
      <w:r w:rsidRPr="007447ED">
        <w:t>данном</w:t>
      </w:r>
      <w:r w:rsidRPr="007447ED">
        <w:rPr>
          <w:rFonts w:eastAsia="Calibri"/>
        </w:rPr>
        <w:t xml:space="preserve"> разделе описаны:</w:t>
      </w:r>
    </w:p>
    <w:p w14:paraId="14E3E5C6" w14:textId="77777777" w:rsidR="001251E7" w:rsidRPr="003A1A26" w:rsidRDefault="001251E7">
      <w:pPr>
        <w:pStyle w:val="afa"/>
        <w:numPr>
          <w:ilvl w:val="0"/>
          <w:numId w:val="26"/>
        </w:numPr>
        <w:rPr>
          <w:rFonts w:eastAsia="Calibri"/>
        </w:rPr>
        <w:pPrChange w:id="1871" w:author="Zelenskaya Natalia" w:date="2021-03-12T16:36:00Z">
          <w:pPr>
            <w:numPr>
              <w:numId w:val="26"/>
            </w:numPr>
            <w:ind w:left="1068" w:hanging="360"/>
            <w:contextualSpacing/>
          </w:pPr>
        </w:pPrChange>
      </w:pPr>
      <w:r w:rsidRPr="00B826E5">
        <w:rPr>
          <w:rFonts w:eastAsia="Calibri"/>
        </w:rPr>
        <w:lastRenderedPageBreak/>
        <w:t>Матрица конфликтов на уровне бизнес-функций. Данная матрица определяет конфликтующие совмещения бизнес-функций для рассматриваемых бизнес-процессов, включая кросс-функциональные. Данная матрица разработана с учетом описания ключевых задач рассматриваемых бизнес-процессов из состава Концептуального Дизайна (Таблица № КП1</w:t>
      </w:r>
      <w:r w:rsidRPr="00E50E20">
        <w:rPr>
          <w:rFonts w:eastAsia="Calibri"/>
        </w:rPr>
        <w:t>. М</w:t>
      </w:r>
      <w:r w:rsidRPr="003A1A26">
        <w:rPr>
          <w:rFonts w:eastAsia="Calibri"/>
        </w:rPr>
        <w:t>атрица конфликтующих бизнес-функций).</w:t>
      </w:r>
    </w:p>
    <w:p w14:paraId="05F2A47D" w14:textId="77777777" w:rsidR="001251E7" w:rsidRPr="007447ED" w:rsidRDefault="001251E7">
      <w:pPr>
        <w:rPr>
          <w:rFonts w:eastAsia="Calibri"/>
        </w:rPr>
        <w:pPrChange w:id="1872" w:author="Zelenskaya Natalia" w:date="2021-03-12T16:36:00Z">
          <w:pPr>
            <w:ind w:left="1068"/>
          </w:pPr>
        </w:pPrChange>
      </w:pPr>
    </w:p>
    <w:p w14:paraId="489D14CB" w14:textId="77777777" w:rsidR="001251E7" w:rsidRPr="00E50E20" w:rsidRDefault="001251E7">
      <w:pPr>
        <w:pStyle w:val="afa"/>
        <w:numPr>
          <w:ilvl w:val="0"/>
          <w:numId w:val="26"/>
        </w:numPr>
        <w:rPr>
          <w:rFonts w:eastAsia="Calibri"/>
        </w:rPr>
        <w:pPrChange w:id="1873" w:author="Zelenskaya Natalia" w:date="2021-03-12T16:36:00Z">
          <w:pPr>
            <w:numPr>
              <w:numId w:val="26"/>
            </w:numPr>
            <w:ind w:left="1068" w:hanging="360"/>
          </w:pPr>
        </w:pPrChange>
      </w:pPr>
      <w:r w:rsidRPr="00B826E5">
        <w:rPr>
          <w:rFonts w:eastAsia="Calibri"/>
        </w:rPr>
        <w:t>Матрица конфликтов на уровне групп транзакций. Данная матрица определяет конфликтующие совмещения групп транзакций для описанных в Концептуальном дизайне бизнес-процессов, а также для других смежных с ними бизнес-процессов. Основой для разработки данной матрицы является перечень используемых транзакций, а также актуализированный список рисков конфликтов полномочий (Таблица № КП2. Матрица конфликтующих групп транзакций).</w:t>
      </w:r>
    </w:p>
    <w:p w14:paraId="245B3BAD" w14:textId="77777777" w:rsidR="00E1373C" w:rsidRDefault="00E1373C">
      <w:pPr>
        <w:pStyle w:val="afa"/>
        <w:rPr>
          <w:rFonts w:eastAsia="Calibri"/>
        </w:rPr>
      </w:pPr>
    </w:p>
    <w:p w14:paraId="2FA856C0" w14:textId="77777777" w:rsidR="00E1373C" w:rsidRPr="00E1373C" w:rsidRDefault="00E1373C">
      <w:pPr>
        <w:pStyle w:val="afa"/>
        <w:numPr>
          <w:ilvl w:val="0"/>
          <w:numId w:val="26"/>
        </w:numPr>
        <w:pPrChange w:id="1874" w:author="Zelenskaya Natalia" w:date="2021-03-12T16:36:00Z">
          <w:pPr>
            <w:numPr>
              <w:numId w:val="26"/>
            </w:numPr>
            <w:ind w:left="1068" w:hanging="360"/>
          </w:pPr>
        </w:pPrChange>
      </w:pPr>
      <w:r w:rsidRPr="00E1373C">
        <w:t xml:space="preserve">Матрица конфликтов на уровне ролей. Данная матрица определяет конфликтующие совмещения ролей в бизнес-процессах, описанных в Концептуальном дизайне, а также для других смежных с ними бизнес-процессов. Данная матрица разработана на основе реестра ролей и полномочий, описанного в Концептуальном дизайне и матрицы конфликтов на уровне групп транзакций (Таблица № КП3. Матрица конфликтующих ролей в бизнес-процессах). </w:t>
      </w:r>
    </w:p>
    <w:p w14:paraId="011BD8DD" w14:textId="77777777" w:rsidR="00E1373C" w:rsidRPr="007447ED" w:rsidRDefault="00E1373C">
      <w:pPr>
        <w:rPr>
          <w:rFonts w:eastAsia="Calibri"/>
        </w:rPr>
        <w:pPrChange w:id="1875" w:author="Zelenskaya Natalia" w:date="2021-03-12T16:36:00Z">
          <w:pPr>
            <w:ind w:left="1068"/>
          </w:pPr>
        </w:pPrChange>
      </w:pPr>
    </w:p>
    <w:p w14:paraId="4D33913A" w14:textId="77777777" w:rsidR="001251E7" w:rsidRPr="007447ED" w:rsidRDefault="001251E7">
      <w:pPr>
        <w:rPr>
          <w:rFonts w:eastAsia="Calibri"/>
        </w:rPr>
        <w:pPrChange w:id="1876" w:author="Zelenskaya Natalia" w:date="2021-03-12T16:36:00Z">
          <w:pPr>
            <w:ind w:left="1068"/>
          </w:pPr>
        </w:pPrChange>
      </w:pPr>
    </w:p>
    <w:p w14:paraId="04D78280" w14:textId="77777777" w:rsidR="001251E7" w:rsidRPr="007447ED" w:rsidRDefault="001251E7" w:rsidP="00B826E5">
      <w:r w:rsidRPr="007447ED">
        <w:t>Детальное описание рисков пересечения полномочий приведено в Приложении №КП1. Матрица конфликтов полномочий.</w:t>
      </w:r>
    </w:p>
    <w:p w14:paraId="0B4EF318" w14:textId="58677104" w:rsidR="00BF3D36" w:rsidRPr="00E1373C" w:rsidRDefault="001251E7" w:rsidP="00B826E5">
      <w:pPr>
        <w:rPr>
          <w:rFonts w:eastAsia="Calibri"/>
        </w:rPr>
      </w:pPr>
      <w:r w:rsidRPr="007447ED">
        <w:t>В рамках проектирования процессов и Концептуального Дизайна выявлены и проанализированы</w:t>
      </w:r>
      <w:r w:rsidRPr="007447ED">
        <w:rPr>
          <w:rFonts w:eastAsia="Calibri"/>
        </w:rPr>
        <w:t xml:space="preserve"> конфликты полномочий с использованием разработанного инструментария, в том числе матриц конфликтов на уровне групп полномочий и на уровне ролей в бизнес-процессах.</w:t>
      </w:r>
    </w:p>
    <w:p w14:paraId="1598CBCD" w14:textId="45E8B405" w:rsidR="001251E7" w:rsidRPr="007447ED" w:rsidRDefault="001251E7">
      <w:pPr>
        <w:pPrChange w:id="1877" w:author="Zelenskaya Natalia" w:date="2021-03-12T16:36:00Z">
          <w:pPr>
            <w:jc w:val="right"/>
          </w:pPr>
        </w:pPrChange>
      </w:pPr>
      <w:r w:rsidRPr="007447ED">
        <w:t>Таблица № КП1. Матрица конфликтующих бизнес-функций</w:t>
      </w:r>
    </w:p>
    <w:p w14:paraId="21CF2555" w14:textId="598D07AD" w:rsidR="001251E7" w:rsidRPr="007447ED" w:rsidRDefault="00802A27">
      <w:pPr>
        <w:pPrChange w:id="1878" w:author="Zelenskaya Natalia" w:date="2021-03-12T16:36:00Z">
          <w:pPr>
            <w:jc w:val="right"/>
          </w:pPr>
        </w:pPrChange>
      </w:pPr>
      <w:ins w:id="1879" w:author="Лазарев Артем Андреевич (Подрядчик. ООО БерингПойнт)" w:date="2021-03-22T12:34:00Z">
        <w:r>
          <w:rPr>
            <w:noProof/>
            <w:lang w:eastAsia="ru-RU"/>
          </w:rPr>
          <w:lastRenderedPageBreak/>
          <w:drawing>
            <wp:inline distT="0" distB="0" distL="0" distR="0" wp14:anchorId="5EA518BB" wp14:editId="1C8B687A">
              <wp:extent cx="6099986" cy="2847975"/>
              <wp:effectExtent l="0" t="0" r="0" b="0"/>
              <wp:docPr id="9" name="Рисунок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05572" cy="28505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880" w:author="Лазарев Артем Андреевич (Подрядчик. ООО БерингПойнт)" w:date="2021-03-22T12:34:00Z">
        <w:r w:rsidR="00BF3D36" w:rsidRPr="007447ED" w:rsidDel="00802A27">
          <w:rPr>
            <w:noProof/>
            <w:lang w:eastAsia="ru-RU"/>
          </w:rPr>
          <w:drawing>
            <wp:inline distT="0" distB="0" distL="0" distR="0" wp14:anchorId="3AFB6804" wp14:editId="126C5609">
              <wp:extent cx="5843905" cy="3249930"/>
              <wp:effectExtent l="0" t="0" r="4445" b="7620"/>
              <wp:docPr id="4" name="Picture 4" descr="C:\Users\rsavitski\Downloads\Capture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7" descr="C:\Users\rsavitski\Downloads\Capture2.PNG"/>
                      <pic:cNvPicPr>
                        <a:picLocks noChangeAspect="1" noChangeArrowheads="1"/>
                      </pic:cNvPicPr>
                    </pic:nvPicPr>
                    <pic:blipFill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43905" cy="3249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7BE591FC" w14:textId="77777777" w:rsidR="001251E7" w:rsidRPr="007447ED" w:rsidRDefault="001251E7">
      <w:pPr>
        <w:pPrChange w:id="1881" w:author="Zelenskaya Natalia" w:date="2021-03-12T16:36:00Z">
          <w:pPr>
            <w:jc w:val="right"/>
          </w:pPr>
        </w:pPrChange>
      </w:pPr>
    </w:p>
    <w:p w14:paraId="311E5E65" w14:textId="77777777" w:rsidR="001251E7" w:rsidRPr="007447ED" w:rsidRDefault="001251E7">
      <w:pPr>
        <w:pPrChange w:id="1882" w:author="Zelenskaya Natalia" w:date="2021-03-12T16:36:00Z">
          <w:pPr>
            <w:jc w:val="right"/>
          </w:pPr>
        </w:pPrChange>
      </w:pPr>
      <w:r w:rsidRPr="007447ED">
        <w:t>Таблица № КП2. Матрица конфликтующих групп транзакций</w:t>
      </w:r>
    </w:p>
    <w:p w14:paraId="75180741" w14:textId="68AC750F" w:rsidR="001251E7" w:rsidRPr="007447ED" w:rsidRDefault="00802A27">
      <w:pPr>
        <w:pPrChange w:id="1883" w:author="Zelenskaya Natalia" w:date="2021-03-12T16:36:00Z">
          <w:pPr>
            <w:jc w:val="right"/>
          </w:pPr>
        </w:pPrChange>
      </w:pPr>
      <w:ins w:id="1884" w:author="Лазарев Артем Андреевич (Подрядчик. ООО БерингПойнт)" w:date="2021-03-22T12:34:00Z">
        <w:r>
          <w:rPr>
            <w:noProof/>
            <w:lang w:eastAsia="ru-RU"/>
          </w:rPr>
          <w:lastRenderedPageBreak/>
          <w:drawing>
            <wp:inline distT="0" distB="0" distL="0" distR="0" wp14:anchorId="7C1AE0F5" wp14:editId="15C18DBB">
              <wp:extent cx="6480810" cy="2777490"/>
              <wp:effectExtent l="0" t="0" r="0" b="3810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0810" cy="27774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885" w:author="Лазарев Артем Андреевич (Подрядчик. ООО БерингПойнт)" w:date="2021-03-22T12:34:00Z">
        <w:r w:rsidR="00BF3D36" w:rsidRPr="007447ED" w:rsidDel="00802A27">
          <w:rPr>
            <w:noProof/>
            <w:lang w:eastAsia="ru-RU"/>
          </w:rPr>
          <w:drawing>
            <wp:inline distT="0" distB="0" distL="0" distR="0" wp14:anchorId="1FD058F5" wp14:editId="3B13BB42">
              <wp:extent cx="6450330" cy="3448685"/>
              <wp:effectExtent l="0" t="0" r="7620" b="0"/>
              <wp:docPr id="5" name="Picture 5" descr="C:\Users\rsavitski\Downloads\Capture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 descr="C:\Users\rsavitski\Downloads\Capture.PNG"/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50330" cy="3448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75AFEBB" w14:textId="77777777" w:rsidR="00E1373C" w:rsidRDefault="00E1373C">
      <w:pPr>
        <w:pPrChange w:id="1886" w:author="Zelenskaya Natalia" w:date="2021-03-12T16:36:00Z">
          <w:pPr>
            <w:jc w:val="right"/>
          </w:pPr>
        </w:pPrChange>
      </w:pPr>
    </w:p>
    <w:p w14:paraId="1998FDF8" w14:textId="18EB0F12" w:rsidR="00E1373C" w:rsidRPr="00E1373C" w:rsidRDefault="00E1373C">
      <w:pPr>
        <w:pPrChange w:id="1887" w:author="Zelenskaya Natalia" w:date="2021-03-12T16:36:00Z">
          <w:pPr>
            <w:jc w:val="right"/>
          </w:pPr>
        </w:pPrChange>
      </w:pPr>
      <w:r w:rsidRPr="00E1373C">
        <w:t>Таблица № КП3. Матрица конфликтующих ролей в бизнес-процессах</w:t>
      </w:r>
    </w:p>
    <w:p w14:paraId="1D53DA94" w14:textId="6EE4805D" w:rsidR="00E1373C" w:rsidRPr="00E1373C" w:rsidRDefault="000F1A94">
      <w:pPr>
        <w:pPrChange w:id="1888" w:author="Zelenskaya Natalia" w:date="2021-03-12T16:36:00Z">
          <w:pPr>
            <w:jc w:val="right"/>
          </w:pPr>
        </w:pPrChange>
      </w:pPr>
      <w:ins w:id="1889" w:author="Лазарев Артем Андреевич (Подрядчик. ООО БерингПойнт)" w:date="2021-03-22T12:39:00Z">
        <w:r>
          <w:rPr>
            <w:noProof/>
            <w:lang w:eastAsia="ru-RU"/>
          </w:rPr>
          <w:lastRenderedPageBreak/>
          <w:drawing>
            <wp:inline distT="0" distB="0" distL="0" distR="0" wp14:anchorId="13D893B2" wp14:editId="59C0E01C">
              <wp:extent cx="5357751" cy="4029075"/>
              <wp:effectExtent l="0" t="0" r="0" b="0"/>
              <wp:docPr id="10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64927" cy="40344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890" w:author="Лазарев Артем Андреевич (Подрядчик. ООО БерингПойнт)" w:date="2021-03-22T12:39:00Z">
        <w:r w:rsidR="00E1373C" w:rsidDel="000F1A94">
          <w:rPr>
            <w:noProof/>
            <w:lang w:eastAsia="ru-RU"/>
          </w:rPr>
          <w:lastRenderedPageBreak/>
          <w:drawing>
            <wp:inline distT="0" distB="0" distL="0" distR="0" wp14:anchorId="3754B4F3" wp14:editId="4F1D6DBD">
              <wp:extent cx="5843847" cy="4343400"/>
              <wp:effectExtent l="0" t="0" r="5080" b="0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6986" cy="43457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4F51E2F" w14:textId="77777777" w:rsidR="00E1373C" w:rsidRPr="00E1373C" w:rsidRDefault="00E1373C">
      <w:pPr>
        <w:pPrChange w:id="1891" w:author="Zelenskaya Natalia" w:date="2021-03-12T16:36:00Z">
          <w:pPr>
            <w:jc w:val="right"/>
          </w:pPr>
        </w:pPrChange>
      </w:pPr>
    </w:p>
    <w:p w14:paraId="61D9F13A" w14:textId="78C132E0" w:rsidR="00022C33" w:rsidRPr="007447ED" w:rsidRDefault="00022C33">
      <w:pPr>
        <w:pStyle w:val="22"/>
        <w:numPr>
          <w:ilvl w:val="1"/>
          <w:numId w:val="8"/>
        </w:numPr>
        <w:rPr>
          <w:rFonts w:eastAsiaTheme="majorEastAsia"/>
        </w:rPr>
        <w:pPrChange w:id="1892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1893" w:name="_Toc66475441"/>
      <w:r w:rsidRPr="007447ED">
        <w:rPr>
          <w:rFonts w:eastAsiaTheme="majorEastAsia"/>
        </w:rPr>
        <w:t>Интеграционные точки со смежными процессами</w:t>
      </w:r>
      <w:bookmarkEnd w:id="1870"/>
      <w:bookmarkEnd w:id="1893"/>
    </w:p>
    <w:p w14:paraId="26C9BD61" w14:textId="3375DF29" w:rsidR="00860645" w:rsidRPr="007447ED" w:rsidRDefault="00860645" w:rsidP="00B826E5">
      <w:pPr>
        <w:rPr>
          <w:rFonts w:eastAsia="Calibri"/>
        </w:rPr>
      </w:pPr>
      <w:r w:rsidRPr="007447ED">
        <w:rPr>
          <w:rFonts w:eastAsia="Calibri"/>
        </w:rPr>
        <w:t xml:space="preserve">В данном разделе описаны интеграционные точки </w:t>
      </w:r>
      <w:r w:rsidR="00984A52" w:rsidRPr="007447ED">
        <w:rPr>
          <w:rFonts w:eastAsia="Calibri"/>
        </w:rPr>
        <w:t>входящих и выходящих процесс</w:t>
      </w:r>
      <w:r w:rsidR="001E364A" w:rsidRPr="007447ED">
        <w:rPr>
          <w:rFonts w:eastAsia="Calibri"/>
        </w:rPr>
        <w:t>ов только с системными функциями</w:t>
      </w:r>
    </w:p>
    <w:p w14:paraId="378127A0" w14:textId="71C0DC0D" w:rsidR="00860645" w:rsidRPr="007447ED" w:rsidRDefault="00022C33">
      <w:pPr>
        <w:pStyle w:val="aff7"/>
        <w:pPrChange w:id="1894" w:author="Zelenskaya Natalia" w:date="2021-03-12T21:14:00Z">
          <w:pPr>
            <w:pStyle w:val="a7"/>
            <w:keepNext/>
            <w:spacing w:after="240" w:afterAutospacing="0"/>
            <w:jc w:val="right"/>
          </w:pPr>
        </w:pPrChange>
      </w:pPr>
      <w:bookmarkStart w:id="1895" w:name="_Hlk519780484"/>
      <w:r w:rsidRPr="007447ED">
        <w:t xml:space="preserve">Таблица </w:t>
      </w:r>
      <w:fldSimple w:instr=" SEQ Таблица \* ARABIC ">
        <w:ins w:id="1896" w:author="Zelenskaya Natalia" w:date="2021-03-12T20:36:00Z">
          <w:r w:rsidR="00377EC5">
            <w:rPr>
              <w:noProof/>
            </w:rPr>
            <w:t>12</w:t>
          </w:r>
        </w:ins>
        <w:del w:id="1897" w:author="Zelenskaya Natalia" w:date="2021-03-12T19:44:00Z">
          <w:r w:rsidR="00691D5A" w:rsidDel="00344F6A">
            <w:rPr>
              <w:noProof/>
            </w:rPr>
            <w:delText>9</w:delText>
          </w:r>
        </w:del>
      </w:fldSimple>
      <w:r w:rsidR="001E364A" w:rsidRPr="007447ED">
        <w:t>.Точки межпроцессной интеграции</w:t>
      </w:r>
    </w:p>
    <w:tbl>
      <w:tblPr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40"/>
        <w:gridCol w:w="1588"/>
        <w:gridCol w:w="1718"/>
        <w:gridCol w:w="1612"/>
        <w:gridCol w:w="1340"/>
        <w:gridCol w:w="1616"/>
        <w:gridCol w:w="992"/>
        <w:tblGridChange w:id="1898">
          <w:tblGrid>
            <w:gridCol w:w="1340"/>
            <w:gridCol w:w="1588"/>
            <w:gridCol w:w="1718"/>
            <w:gridCol w:w="1612"/>
            <w:gridCol w:w="1340"/>
            <w:gridCol w:w="1616"/>
            <w:gridCol w:w="992"/>
          </w:tblGrid>
        </w:tblGridChange>
      </w:tblGrid>
      <w:tr w:rsidR="00BF3D36" w:rsidRPr="007447ED" w14:paraId="143A83A7" w14:textId="77777777" w:rsidTr="00BF3D36">
        <w:trPr>
          <w:trHeight w:val="780"/>
          <w:tblHeader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bookmarkEnd w:id="1895"/>
          <w:p w14:paraId="32E8FE43" w14:textId="77777777" w:rsidR="00BF3D36" w:rsidRPr="007447ED" w:rsidRDefault="00BF3D36">
            <w:pPr>
              <w:pStyle w:val="aff7"/>
              <w:pPrChange w:id="1899" w:author="Zelenskaya Natalia" w:date="2021-03-12T21:14:00Z">
                <w:pPr>
                  <w:jc w:val="center"/>
                </w:pPr>
              </w:pPrChange>
            </w:pPr>
            <w:r w:rsidRPr="007447ED">
              <w:t>Код БП получателя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F6F28AE" w14:textId="77777777" w:rsidR="00BF3D36" w:rsidRPr="007447ED" w:rsidRDefault="00BF3D36">
            <w:pPr>
              <w:pStyle w:val="aff7"/>
              <w:pPrChange w:id="1900" w:author="Zelenskaya Natalia" w:date="2021-03-12T21:14:00Z">
                <w:pPr>
                  <w:jc w:val="center"/>
                </w:pPr>
              </w:pPrChange>
            </w:pPr>
            <w:r w:rsidRPr="007447ED">
              <w:t>Название БП получателя</w:t>
            </w:r>
          </w:p>
        </w:tc>
        <w:tc>
          <w:tcPr>
            <w:tcW w:w="1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6787AF8" w14:textId="77777777" w:rsidR="00BF3D36" w:rsidRPr="007447ED" w:rsidRDefault="00BF3D36">
            <w:pPr>
              <w:pStyle w:val="aff7"/>
              <w:pPrChange w:id="1901" w:author="Zelenskaya Natalia" w:date="2021-03-12T21:14:00Z">
                <w:pPr>
                  <w:jc w:val="center"/>
                </w:pPr>
              </w:pPrChange>
            </w:pPr>
            <w:r w:rsidRPr="007447ED">
              <w:t>Шаг БП получателя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67125B2D" w14:textId="77777777" w:rsidR="00BF3D36" w:rsidRPr="007447ED" w:rsidRDefault="00BF3D36">
            <w:pPr>
              <w:pStyle w:val="aff7"/>
              <w:pPrChange w:id="1902" w:author="Zelenskaya Natalia" w:date="2021-03-12T21:14:00Z">
                <w:pPr>
                  <w:jc w:val="center"/>
                </w:pPr>
              </w:pPrChange>
            </w:pPr>
            <w:r w:rsidRPr="007447ED">
              <w:t>Описание интеграционной точки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4640BA71" w14:textId="77777777" w:rsidR="00BF3D36" w:rsidRPr="007447ED" w:rsidRDefault="00BF3D36">
            <w:pPr>
              <w:pStyle w:val="aff7"/>
              <w:pPrChange w:id="1903" w:author="Zelenskaya Natalia" w:date="2021-03-12T21:14:00Z">
                <w:pPr>
                  <w:jc w:val="center"/>
                </w:pPr>
              </w:pPrChange>
            </w:pPr>
            <w:r w:rsidRPr="007447ED">
              <w:t>Код БП отправителя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3C3D6CE0" w14:textId="77777777" w:rsidR="00BF3D36" w:rsidRPr="007447ED" w:rsidRDefault="00BF3D36">
            <w:pPr>
              <w:pStyle w:val="aff7"/>
              <w:pPrChange w:id="1904" w:author="Zelenskaya Natalia" w:date="2021-03-12T21:14:00Z">
                <w:pPr>
                  <w:jc w:val="center"/>
                </w:pPr>
              </w:pPrChange>
            </w:pPr>
            <w:r w:rsidRPr="007447ED">
              <w:t>Название БП отправителя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B868F77" w14:textId="77777777" w:rsidR="00BF3D36" w:rsidRPr="007447ED" w:rsidRDefault="00BF3D36">
            <w:pPr>
              <w:pStyle w:val="aff7"/>
              <w:pPrChange w:id="1905" w:author="Zelenskaya Natalia" w:date="2021-03-12T21:14:00Z">
                <w:pPr>
                  <w:jc w:val="center"/>
                </w:pPr>
              </w:pPrChange>
            </w:pPr>
            <w:r w:rsidRPr="007447ED">
              <w:t>Шаг БП отправителя</w:t>
            </w:r>
          </w:p>
        </w:tc>
      </w:tr>
      <w:tr w:rsidR="00065300" w:rsidRPr="007447ED" w14:paraId="02976FD5" w14:textId="77777777" w:rsidTr="00D254EC">
        <w:tblPrEx>
          <w:tblW w:w="10206" w:type="dxa"/>
          <w:tblInd w:w="-5" w:type="dxa"/>
          <w:tblLayout w:type="fixed"/>
          <w:tblPrExChange w:id="1906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1907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08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3D952B8" w14:textId="53755858" w:rsidR="00065300" w:rsidRPr="007447ED" w:rsidRDefault="00065300">
            <w:pPr>
              <w:rPr>
                <w:lang w:eastAsia="ru-RU"/>
              </w:rPr>
              <w:pPrChange w:id="1909" w:author="Zelenskaya Natalia" w:date="2021-03-12T16:36:00Z">
                <w:pPr>
                  <w:jc w:val="left"/>
                </w:pPr>
              </w:pPrChange>
            </w:pPr>
            <w:ins w:id="1910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11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3472765" w14:textId="57CB1AE8" w:rsidR="00065300" w:rsidRPr="007447ED" w:rsidRDefault="00065300">
            <w:pPr>
              <w:rPr>
                <w:lang w:eastAsia="ru-RU"/>
              </w:rPr>
              <w:pPrChange w:id="1912" w:author="Zelenskaya Natalia" w:date="2021-03-12T16:36:00Z">
                <w:pPr>
                  <w:jc w:val="left"/>
                </w:pPr>
              </w:pPrChange>
            </w:pPr>
            <w:ins w:id="1913" w:author="Zelenskaya Natalia" w:date="2020-05-07T14:55:00Z">
              <w:r>
                <w:rPr>
                  <w:rFonts w:eastAsiaTheme="minorHAnsi"/>
                </w:rPr>
                <w:t>Планирование программы ОВП в рам</w:t>
              </w:r>
              <w:r>
                <w:rPr>
                  <w:rFonts w:eastAsiaTheme="minorHAnsi"/>
                </w:rPr>
                <w:lastRenderedPageBreak/>
                <w:t>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1914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BBF43A1" w14:textId="37604177" w:rsidR="00065300" w:rsidRPr="000C12E3" w:rsidRDefault="00065300">
            <w:pPr>
              <w:rPr>
                <w:rFonts w:eastAsiaTheme="minorHAnsi"/>
                <w:rPrChange w:id="1915" w:author="Zelenskaya Natalia" w:date="2021-03-12T20:48:00Z">
                  <w:rPr>
                    <w:lang w:eastAsia="ru-RU"/>
                  </w:rPr>
                </w:rPrChange>
              </w:rPr>
              <w:pPrChange w:id="1916" w:author="Zelenskaya Natalia" w:date="2021-03-12T16:36:00Z">
                <w:pPr>
                  <w:jc w:val="left"/>
                </w:pPr>
              </w:pPrChange>
            </w:pPr>
            <w:ins w:id="1917" w:author="Zelenskaya Natalia" w:date="2021-03-12T20:47:00Z">
              <w:r w:rsidRPr="000C12E3">
                <w:rPr>
                  <w:rFonts w:eastAsiaTheme="minorHAnsi"/>
                  <w:rPrChange w:id="1918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190.2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19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3924D95" w14:textId="413749FE" w:rsidR="00065300" w:rsidRPr="007447ED" w:rsidRDefault="00065300">
            <w:pPr>
              <w:rPr>
                <w:lang w:eastAsia="ru-RU"/>
              </w:rPr>
              <w:pPrChange w:id="1920" w:author="Zelenskaya Natalia" w:date="2021-03-12T16:36:00Z">
                <w:pPr>
                  <w:jc w:val="left"/>
                </w:pPr>
              </w:pPrChange>
            </w:pPr>
            <w:ins w:id="1921" w:author="Zelenskaya Natalia" w:date="2020-05-07T14:56:00Z">
              <w:r>
                <w:rPr>
                  <w:rFonts w:eastAsiaTheme="minorHAnsi"/>
                </w:rPr>
                <w:t xml:space="preserve">Заявка на закупку МТР 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22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EB71BA8" w14:textId="42BDE645" w:rsidR="00065300" w:rsidRPr="0007767E" w:rsidRDefault="00065300">
            <w:pPr>
              <w:pPrChange w:id="1923" w:author="Zelenskaya Natalia" w:date="2021-03-12T16:36:00Z">
                <w:pPr>
                  <w:jc w:val="left"/>
                </w:pPr>
              </w:pPrChange>
            </w:pPr>
            <w:ins w:id="1924" w:author="Zelenskaya Natalia" w:date="2020-05-07T14:51:00Z">
              <w:r>
                <w:rPr>
                  <w:rFonts w:eastAsiaTheme="minorHAnsi"/>
                </w:rPr>
                <w:t>ПП-10.03.03-ERP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25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1ACBD4C" w14:textId="0A37C9A0" w:rsidR="00065300" w:rsidRPr="007447ED" w:rsidRDefault="00065300">
            <w:pPr>
              <w:rPr>
                <w:lang w:eastAsia="ru-RU"/>
              </w:rPr>
              <w:pPrChange w:id="1926" w:author="Zelenskaya Natalia" w:date="2021-03-12T16:36:00Z">
                <w:pPr>
                  <w:jc w:val="left"/>
                </w:pPr>
              </w:pPrChange>
            </w:pPr>
            <w:ins w:id="1927" w:author="Zelenskaya Natalia" w:date="2020-05-07T14:51:00Z">
              <w:r>
                <w:rPr>
                  <w:rFonts w:eastAsiaTheme="minorHAnsi"/>
                </w:rPr>
                <w:t>Долгосрочное планирование обеспечения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28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AE6C819" w14:textId="420AB28D" w:rsidR="00065300" w:rsidRPr="007447ED" w:rsidRDefault="00065300">
            <w:pPr>
              <w:rPr>
                <w:lang w:eastAsia="ru-RU"/>
              </w:rPr>
              <w:pPrChange w:id="1929" w:author="Zelenskaya Natalia" w:date="2021-03-12T16:36:00Z">
                <w:pPr>
                  <w:jc w:val="left"/>
                </w:pPr>
              </w:pPrChange>
            </w:pPr>
            <w:ins w:id="1930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  <w:tr w:rsidR="00065300" w:rsidRPr="007447ED" w14:paraId="53064F56" w14:textId="77777777" w:rsidTr="00D254EC">
        <w:tblPrEx>
          <w:tblW w:w="10206" w:type="dxa"/>
          <w:tblInd w:w="-5" w:type="dxa"/>
          <w:tblLayout w:type="fixed"/>
          <w:tblPrExChange w:id="1931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1932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33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614CCD0" w14:textId="25D4288C" w:rsidR="00065300" w:rsidRPr="007447ED" w:rsidRDefault="00065300">
            <w:pPr>
              <w:rPr>
                <w:lang w:eastAsia="ru-RU"/>
              </w:rPr>
              <w:pPrChange w:id="1934" w:author="Zelenskaya Natalia" w:date="2021-03-12T16:36:00Z">
                <w:pPr>
                  <w:jc w:val="left"/>
                </w:pPr>
              </w:pPrChange>
            </w:pPr>
            <w:ins w:id="1935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36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701ED06" w14:textId="57245CC6" w:rsidR="00065300" w:rsidRPr="007447ED" w:rsidRDefault="00065300">
            <w:pPr>
              <w:rPr>
                <w:lang w:eastAsia="ru-RU"/>
              </w:rPr>
              <w:pPrChange w:id="1937" w:author="Zelenskaya Natalia" w:date="2021-03-12T16:36:00Z">
                <w:pPr>
                  <w:jc w:val="left"/>
                </w:pPr>
              </w:pPrChange>
            </w:pPr>
            <w:ins w:id="1938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1939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FEEF87D" w14:textId="0ACAF6B8" w:rsidR="00065300" w:rsidRPr="000C12E3" w:rsidRDefault="00065300">
            <w:pPr>
              <w:rPr>
                <w:rFonts w:eastAsiaTheme="minorHAnsi"/>
                <w:rPrChange w:id="1940" w:author="Zelenskaya Natalia" w:date="2021-03-12T20:48:00Z">
                  <w:rPr>
                    <w:lang w:eastAsia="ru-RU"/>
                  </w:rPr>
                </w:rPrChange>
              </w:rPr>
              <w:pPrChange w:id="1941" w:author="Zelenskaya Natalia" w:date="2021-03-12T16:36:00Z">
                <w:pPr>
                  <w:jc w:val="left"/>
                </w:pPr>
              </w:pPrChange>
            </w:pPr>
            <w:ins w:id="1942" w:author="Zelenskaya Natalia" w:date="2021-03-12T20:47:00Z">
              <w:r w:rsidRPr="000C12E3">
                <w:rPr>
                  <w:rFonts w:eastAsiaTheme="minorHAnsi"/>
                  <w:rPrChange w:id="1943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10.1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44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DBFB02C" w14:textId="011E7842" w:rsidR="00065300" w:rsidRPr="001D69B9" w:rsidRDefault="00065300">
            <w:pPr>
              <w:rPr>
                <w:lang w:eastAsia="ru-RU"/>
              </w:rPr>
              <w:pPrChange w:id="1945" w:author="Zelenskaya Natalia" w:date="2021-03-12T16:36:00Z">
                <w:pPr>
                  <w:jc w:val="left"/>
                </w:pPr>
              </w:pPrChange>
            </w:pPr>
            <w:ins w:id="1946" w:author="Zelenskaya Natalia" w:date="2020-05-07T14:56:00Z">
              <w:r>
                <w:rPr>
                  <w:rFonts w:eastAsiaTheme="minorHAnsi"/>
                </w:rPr>
                <w:t>Единый календарный план производства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47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DD65CE0" w14:textId="193EA976" w:rsidR="00065300" w:rsidRPr="00D071C1" w:rsidRDefault="00065300">
            <w:pPr>
              <w:rPr>
                <w:lang w:eastAsia="ru-RU"/>
              </w:rPr>
              <w:pPrChange w:id="1948" w:author="Zelenskaya Natalia" w:date="2021-03-12T16:36:00Z">
                <w:pPr>
                  <w:jc w:val="left"/>
                </w:pPr>
              </w:pPrChange>
            </w:pPr>
            <w:ins w:id="1949" w:author="Zelenskaya Natalia" w:date="2020-05-07T14:51:00Z">
              <w:r>
                <w:rPr>
                  <w:rFonts w:eastAsiaTheme="minorHAnsi"/>
                </w:rPr>
                <w:t>УП-03.02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50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3B5F5DD" w14:textId="13F7DF66" w:rsidR="00065300" w:rsidRPr="00D071C1" w:rsidRDefault="00065300">
            <w:pPr>
              <w:rPr>
                <w:lang w:eastAsia="ru-RU"/>
              </w:rPr>
              <w:pPrChange w:id="1951" w:author="Zelenskaya Natalia" w:date="2021-03-12T16:36:00Z">
                <w:pPr>
                  <w:jc w:val="left"/>
                </w:pPr>
              </w:pPrChange>
            </w:pPr>
            <w:ins w:id="1952" w:author="Zelenskaya Natalia" w:date="2020-05-07T14:51:00Z">
              <w:r>
                <w:rPr>
                  <w:rFonts w:eastAsiaTheme="minorHAnsi"/>
                </w:rPr>
                <w:t>Долгосрочное динамическое проектирование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53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6A5D5C1" w14:textId="2F70AC7B" w:rsidR="00065300" w:rsidRDefault="00065300">
            <w:pPr>
              <w:rPr>
                <w:lang w:eastAsia="ru-RU"/>
              </w:rPr>
              <w:pPrChange w:id="1954" w:author="Zelenskaya Natalia" w:date="2021-03-12T16:36:00Z">
                <w:pPr>
                  <w:jc w:val="left"/>
                </w:pPr>
              </w:pPrChange>
            </w:pPr>
            <w:ins w:id="1955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  <w:tr w:rsidR="00065300" w:rsidRPr="007447ED" w14:paraId="333C7B24" w14:textId="77777777" w:rsidTr="00D254EC">
        <w:tblPrEx>
          <w:tblW w:w="10206" w:type="dxa"/>
          <w:tblInd w:w="-5" w:type="dxa"/>
          <w:tblLayout w:type="fixed"/>
          <w:tblPrExChange w:id="1956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1957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58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119BF5D" w14:textId="2907F092" w:rsidR="00065300" w:rsidRDefault="00065300">
            <w:pPr>
              <w:pPrChange w:id="1959" w:author="Zelenskaya Natalia" w:date="2021-03-12T16:36:00Z">
                <w:pPr>
                  <w:jc w:val="left"/>
                </w:pPr>
              </w:pPrChange>
            </w:pPr>
            <w:ins w:id="1960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61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3CF56F6" w14:textId="30A4E64F" w:rsidR="00065300" w:rsidRDefault="00065300">
            <w:pPr>
              <w:pPrChange w:id="1962" w:author="Zelenskaya Natalia" w:date="2021-03-12T16:36:00Z">
                <w:pPr>
                  <w:jc w:val="left"/>
                </w:pPr>
              </w:pPrChange>
            </w:pPr>
            <w:ins w:id="1963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1964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447DEBA" w14:textId="4C405BAA" w:rsidR="00065300" w:rsidRPr="000C12E3" w:rsidRDefault="00065300">
            <w:pPr>
              <w:rPr>
                <w:rFonts w:eastAsiaTheme="minorHAnsi"/>
                <w:rPrChange w:id="1965" w:author="Zelenskaya Natalia" w:date="2021-03-12T20:48:00Z">
                  <w:rPr>
                    <w:lang w:eastAsia="ru-RU"/>
                  </w:rPr>
                </w:rPrChange>
              </w:rPr>
              <w:pPrChange w:id="1966" w:author="Zelenskaya Natalia" w:date="2021-03-12T16:36:00Z">
                <w:pPr>
                  <w:jc w:val="left"/>
                </w:pPr>
              </w:pPrChange>
            </w:pPr>
            <w:ins w:id="1967" w:author="Zelenskaya Natalia" w:date="2021-03-12T20:47:00Z">
              <w:r w:rsidRPr="000C12E3">
                <w:rPr>
                  <w:rFonts w:eastAsiaTheme="minorHAnsi"/>
                  <w:rPrChange w:id="1968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10.1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69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8F82D6F" w14:textId="77777777" w:rsidR="00065300" w:rsidRDefault="00065300">
            <w:pPr>
              <w:rPr>
                <w:ins w:id="1970" w:author="Zelenskaya Natalia" w:date="2020-05-07T14:56:00Z"/>
                <w:rFonts w:eastAsiaTheme="minorHAnsi"/>
              </w:rPr>
              <w:pPrChange w:id="1971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972" w:author="Zelenskaya Natalia" w:date="2020-05-07T14:56:00Z">
              <w:r>
                <w:rPr>
                  <w:rFonts w:eastAsiaTheme="minorHAnsi"/>
                </w:rPr>
                <w:t>Дефектная ведомость</w:t>
              </w:r>
            </w:ins>
          </w:p>
          <w:p w14:paraId="33F3AA4E" w14:textId="77777777" w:rsidR="00065300" w:rsidRDefault="00065300">
            <w:pPr>
              <w:rPr>
                <w:ins w:id="1973" w:author="Zelenskaya Natalia" w:date="2020-05-07T14:56:00Z"/>
                <w:rFonts w:eastAsiaTheme="minorHAnsi"/>
              </w:rPr>
              <w:pPrChange w:id="1974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975" w:author="Zelenskaya Natalia" w:date="2020-05-07T14:56:00Z">
              <w:r>
                <w:rPr>
                  <w:rFonts w:eastAsiaTheme="minorHAnsi"/>
                </w:rPr>
                <w:t>Акт списания оборудования</w:t>
              </w:r>
            </w:ins>
          </w:p>
          <w:p w14:paraId="25D95368" w14:textId="77777777" w:rsidR="00065300" w:rsidRDefault="00065300">
            <w:pPr>
              <w:rPr>
                <w:ins w:id="1976" w:author="Zelenskaya Natalia" w:date="2020-05-07T14:56:00Z"/>
                <w:rFonts w:eastAsiaTheme="minorHAnsi"/>
              </w:rPr>
              <w:pPrChange w:id="1977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978" w:author="Zelenskaya Natalia" w:date="2020-05-07T14:56:00Z">
              <w:r>
                <w:rPr>
                  <w:rFonts w:eastAsiaTheme="minorHAnsi"/>
                </w:rPr>
                <w:t>Технический объект с присвоенным техническим состоянием</w:t>
              </w:r>
            </w:ins>
          </w:p>
          <w:p w14:paraId="1D618F8B" w14:textId="77777777" w:rsidR="00065300" w:rsidRDefault="00065300">
            <w:pPr>
              <w:rPr>
                <w:ins w:id="1979" w:author="Zelenskaya Natalia" w:date="2020-05-07T14:56:00Z"/>
                <w:rFonts w:eastAsiaTheme="minorHAnsi"/>
              </w:rPr>
              <w:pPrChange w:id="1980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981" w:author="Zelenskaya Natalia" w:date="2020-05-07T14:56:00Z">
              <w:r>
                <w:rPr>
                  <w:rFonts w:eastAsiaTheme="minorHAnsi"/>
                </w:rPr>
                <w:lastRenderedPageBreak/>
                <w:t>Акт осмотра технического состояния</w:t>
              </w:r>
            </w:ins>
          </w:p>
          <w:p w14:paraId="42CC7FA8" w14:textId="77777777" w:rsidR="00065300" w:rsidRDefault="00065300">
            <w:pPr>
              <w:rPr>
                <w:ins w:id="1982" w:author="Zelenskaya Natalia" w:date="2020-05-07T14:56:00Z"/>
                <w:rFonts w:eastAsiaTheme="minorHAnsi"/>
              </w:rPr>
              <w:pPrChange w:id="1983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984" w:author="Zelenskaya Natalia" w:date="2020-05-07T14:56:00Z">
              <w:r>
                <w:rPr>
                  <w:rFonts w:eastAsiaTheme="minorHAnsi"/>
                </w:rPr>
                <w:t>Справка о балансовой стоимости оборудования</w:t>
              </w:r>
            </w:ins>
          </w:p>
          <w:p w14:paraId="14386ABA" w14:textId="3A4A1C0C" w:rsidR="00065300" w:rsidRDefault="00065300">
            <w:pPr>
              <w:rPr>
                <w:lang w:eastAsia="ru-RU"/>
              </w:rPr>
              <w:pPrChange w:id="1985" w:author="Zelenskaya Natalia" w:date="2021-03-12T16:36:00Z">
                <w:pPr>
                  <w:jc w:val="left"/>
                </w:pPr>
              </w:pPrChange>
            </w:pPr>
            <w:ins w:id="1986" w:author="Zelenskaya Natalia" w:date="2020-05-07T14:56:00Z">
              <w:r>
                <w:rPr>
                  <w:rFonts w:eastAsiaTheme="minorHAnsi"/>
                </w:rPr>
                <w:t>Оценка срока эксплуатации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87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3631D4A" w14:textId="27420321" w:rsidR="00065300" w:rsidRDefault="00065300">
            <w:pPr>
              <w:pPrChange w:id="1988" w:author="Zelenskaya Natalia" w:date="2021-03-12T16:36:00Z">
                <w:pPr>
                  <w:jc w:val="left"/>
                </w:pPr>
              </w:pPrChange>
            </w:pPr>
            <w:ins w:id="1989" w:author="Zelenskaya Natalia" w:date="2020-05-07T14:51:00Z">
              <w:r>
                <w:rPr>
                  <w:rFonts w:eastAsiaTheme="minorHAnsi"/>
                </w:rPr>
                <w:lastRenderedPageBreak/>
                <w:t>ПП-07.04.04-ERP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90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C6770CF" w14:textId="2A7ECFDF" w:rsidR="00065300" w:rsidRDefault="00065300">
            <w:pPr>
              <w:pPrChange w:id="1991" w:author="Zelenskaya Natalia" w:date="2021-03-12T16:36:00Z">
                <w:pPr>
                  <w:jc w:val="left"/>
                </w:pPr>
              </w:pPrChange>
            </w:pPr>
            <w:ins w:id="1992" w:author="Zelenskaya Natalia" w:date="2020-05-07T14:51:00Z">
              <w:r>
                <w:rPr>
                  <w:rFonts w:eastAsiaTheme="minorHAnsi"/>
                </w:rPr>
                <w:t>Анализ технического состояния производственных  активов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93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75F6F45" w14:textId="1095C726" w:rsidR="00065300" w:rsidRDefault="00065300">
            <w:pPr>
              <w:pPrChange w:id="1994" w:author="Zelenskaya Natalia" w:date="2021-03-12T16:36:00Z">
                <w:pPr>
                  <w:jc w:val="left"/>
                </w:pPr>
              </w:pPrChange>
            </w:pPr>
            <w:ins w:id="1995" w:author="Zelenskaya Natalia" w:date="2020-05-07T14:54:00Z">
              <w:r>
                <w:rPr>
                  <w:rFonts w:eastAsiaTheme="minorHAnsi"/>
                </w:rPr>
                <w:t>60</w:t>
              </w:r>
            </w:ins>
          </w:p>
        </w:tc>
      </w:tr>
      <w:tr w:rsidR="00065300" w:rsidRPr="007447ED" w14:paraId="12D64A95" w14:textId="77777777" w:rsidTr="00D254EC">
        <w:tblPrEx>
          <w:tblW w:w="10206" w:type="dxa"/>
          <w:tblInd w:w="-5" w:type="dxa"/>
          <w:tblLayout w:type="fixed"/>
          <w:tblPrExChange w:id="1996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1997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98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FCDA3B9" w14:textId="4124334D" w:rsidR="00065300" w:rsidRPr="001D69B9" w:rsidRDefault="00065300">
            <w:pPr>
              <w:rPr>
                <w:lang w:eastAsia="ru-RU"/>
              </w:rPr>
              <w:pPrChange w:id="1999" w:author="Zelenskaya Natalia" w:date="2021-03-12T16:36:00Z">
                <w:pPr>
                  <w:jc w:val="left"/>
                </w:pPr>
              </w:pPrChange>
            </w:pPr>
            <w:ins w:id="2000" w:author="Zelenskaya Natalia" w:date="2020-05-07T14:55:00Z">
              <w:r>
                <w:rPr>
                  <w:rFonts w:eastAsiaTheme="minorHAnsi"/>
                </w:rPr>
                <w:t>ПП-07.01.02.05-ERP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01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F0EAE79" w14:textId="24D0D935" w:rsidR="00065300" w:rsidRPr="001D69B9" w:rsidRDefault="00065300">
            <w:pPr>
              <w:rPr>
                <w:lang w:eastAsia="ru-RU"/>
              </w:rPr>
              <w:pPrChange w:id="2002" w:author="Zelenskaya Natalia" w:date="2021-03-12T16:36:00Z">
                <w:pPr>
                  <w:jc w:val="left"/>
                </w:pPr>
              </w:pPrChange>
            </w:pPr>
            <w:ins w:id="2003" w:author="Zelenskaya Natalia" w:date="2020-05-07T14:55:00Z">
              <w:r>
                <w:rPr>
                  <w:rFonts w:eastAsiaTheme="minorHAnsi"/>
                </w:rPr>
                <w:t>Ведение НСИ ТОиР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004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1482F9F" w14:textId="6EEEAB2A" w:rsidR="00065300" w:rsidRPr="000C12E3" w:rsidRDefault="00065300">
            <w:pPr>
              <w:rPr>
                <w:rFonts w:eastAsiaTheme="minorHAnsi"/>
                <w:rPrChange w:id="2005" w:author="Zelenskaya Natalia" w:date="2021-03-12T20:48:00Z">
                  <w:rPr>
                    <w:lang w:eastAsia="ru-RU"/>
                  </w:rPr>
                </w:rPrChange>
              </w:rPr>
              <w:pPrChange w:id="2006" w:author="Zelenskaya Natalia" w:date="2021-03-12T16:36:00Z">
                <w:pPr>
                  <w:jc w:val="left"/>
                </w:pPr>
              </w:pPrChange>
            </w:pPr>
            <w:ins w:id="2007" w:author="Zelenskaya Natalia" w:date="2021-03-12T20:47:00Z">
              <w:r w:rsidRPr="000C12E3">
                <w:rPr>
                  <w:rFonts w:eastAsiaTheme="minorHAnsi"/>
                  <w:rPrChange w:id="2008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20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09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957D488" w14:textId="4822C995" w:rsidR="00065300" w:rsidRPr="001D69B9" w:rsidRDefault="00065300">
            <w:pPr>
              <w:rPr>
                <w:lang w:eastAsia="ru-RU"/>
              </w:rPr>
              <w:pPrChange w:id="2010" w:author="Zelenskaya Natalia" w:date="2021-03-12T16:36:00Z">
                <w:pPr>
                  <w:jc w:val="left"/>
                </w:pPr>
              </w:pPrChange>
            </w:pPr>
            <w:ins w:id="2011" w:author="Zelenskaya Natalia" w:date="2020-05-07T14:56:00Z">
              <w:r>
                <w:rPr>
                  <w:rFonts w:eastAsiaTheme="minorHAnsi"/>
                </w:rPr>
                <w:t>Заявка на ОВП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12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9814338" w14:textId="5DF97168" w:rsidR="00065300" w:rsidRPr="007447ED" w:rsidRDefault="00065300">
            <w:pPr>
              <w:rPr>
                <w:lang w:eastAsia="ru-RU"/>
              </w:rPr>
              <w:pPrChange w:id="2013" w:author="Zelenskaya Natalia" w:date="2021-03-12T16:36:00Z">
                <w:pPr>
                  <w:jc w:val="left"/>
                </w:pPr>
              </w:pPrChange>
            </w:pPr>
            <w:ins w:id="2014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15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EFC7EB5" w14:textId="458082FD" w:rsidR="00065300" w:rsidRPr="007447ED" w:rsidRDefault="00065300">
            <w:pPr>
              <w:rPr>
                <w:lang w:eastAsia="ru-RU"/>
              </w:rPr>
              <w:pPrChange w:id="2016" w:author="Zelenskaya Natalia" w:date="2021-03-12T16:36:00Z">
                <w:pPr>
                  <w:jc w:val="left"/>
                </w:pPr>
              </w:pPrChange>
            </w:pPr>
            <w:ins w:id="2017" w:author="Zelenskaya Natalia" w:date="2020-05-07T14:51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18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795A48C" w14:textId="5D05B5D3" w:rsidR="00065300" w:rsidRDefault="00065300">
            <w:pPr>
              <w:rPr>
                <w:lang w:eastAsia="ru-RU"/>
              </w:rPr>
              <w:pPrChange w:id="2019" w:author="Zelenskaya Natalia" w:date="2021-03-12T16:36:00Z">
                <w:pPr>
                  <w:jc w:val="left"/>
                </w:pPr>
              </w:pPrChange>
            </w:pPr>
            <w:ins w:id="2020" w:author="Zelenskaya Natalia" w:date="2020-05-07T14:54:00Z">
              <w:r>
                <w:rPr>
                  <w:rFonts w:eastAsiaTheme="minorHAnsi"/>
                </w:rPr>
                <w:t>190.2, 140.1, 130.1</w:t>
              </w:r>
            </w:ins>
          </w:p>
        </w:tc>
      </w:tr>
      <w:tr w:rsidR="00065300" w:rsidRPr="007447ED" w14:paraId="4B3A94BB" w14:textId="77777777" w:rsidTr="00D254EC">
        <w:tblPrEx>
          <w:tblW w:w="10206" w:type="dxa"/>
          <w:tblInd w:w="-5" w:type="dxa"/>
          <w:tblLayout w:type="fixed"/>
          <w:tblPrExChange w:id="2021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022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23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9C66B55" w14:textId="7B297D9F" w:rsidR="00065300" w:rsidRPr="001D69B9" w:rsidRDefault="00065300">
            <w:pPr>
              <w:rPr>
                <w:lang w:eastAsia="ru-RU"/>
              </w:rPr>
              <w:pPrChange w:id="2024" w:author="Zelenskaya Natalia" w:date="2021-03-12T16:36:00Z">
                <w:pPr>
                  <w:jc w:val="left"/>
                </w:pPr>
              </w:pPrChange>
            </w:pPr>
            <w:ins w:id="2025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26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C10A60C" w14:textId="01C545E2" w:rsidR="00065300" w:rsidRPr="001D69B9" w:rsidRDefault="00065300">
            <w:pPr>
              <w:rPr>
                <w:lang w:eastAsia="ru-RU"/>
              </w:rPr>
              <w:pPrChange w:id="2027" w:author="Zelenskaya Natalia" w:date="2021-03-12T16:36:00Z">
                <w:pPr>
                  <w:jc w:val="left"/>
                </w:pPr>
              </w:pPrChange>
            </w:pPr>
            <w:ins w:id="2028" w:author="Zelenskaya Natalia" w:date="2020-05-07T14:55:00Z">
              <w:r>
                <w:rPr>
                  <w:rFonts w:eastAsiaTheme="minorHAnsi"/>
                </w:rPr>
                <w:t xml:space="preserve">Планирование программы ОВП в рамках программы воздействий на </w:t>
              </w:r>
              <w:r>
                <w:rPr>
                  <w:rFonts w:eastAsiaTheme="minorHAnsi"/>
                </w:rPr>
                <w:lastRenderedPageBreak/>
                <w:t>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029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5BEF21A" w14:textId="55295C86" w:rsidR="00065300" w:rsidRPr="000C12E3" w:rsidRDefault="00065300">
            <w:pPr>
              <w:rPr>
                <w:rFonts w:eastAsiaTheme="minorHAnsi"/>
                <w:rPrChange w:id="2030" w:author="Zelenskaya Natalia" w:date="2021-03-12T20:48:00Z">
                  <w:rPr>
                    <w:lang w:eastAsia="ru-RU"/>
                  </w:rPr>
                </w:rPrChange>
              </w:rPr>
              <w:pPrChange w:id="2031" w:author="Zelenskaya Natalia" w:date="2021-03-12T16:36:00Z">
                <w:pPr>
                  <w:jc w:val="left"/>
                </w:pPr>
              </w:pPrChange>
            </w:pPr>
            <w:ins w:id="2032" w:author="Zelenskaya Natalia" w:date="2021-03-12T20:47:00Z">
              <w:r w:rsidRPr="000C12E3">
                <w:rPr>
                  <w:rFonts w:eastAsiaTheme="minorHAnsi"/>
                  <w:rPrChange w:id="2033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 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34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95A9DD1" w14:textId="799C2F12" w:rsidR="00065300" w:rsidRPr="001D69B9" w:rsidRDefault="00065300">
            <w:pPr>
              <w:rPr>
                <w:lang w:eastAsia="ru-RU"/>
              </w:rPr>
              <w:pPrChange w:id="2035" w:author="Zelenskaya Natalia" w:date="2021-03-12T16:36:00Z">
                <w:pPr>
                  <w:jc w:val="left"/>
                </w:pPr>
              </w:pPrChange>
            </w:pPr>
            <w:ins w:id="2036" w:author="Zelenskaya Natalia" w:date="2020-05-07T14:56:00Z">
              <w:r>
                <w:rPr>
                  <w:rFonts w:eastAsiaTheme="minorHAnsi"/>
                </w:rPr>
                <w:t xml:space="preserve">Обращение НСИ 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37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4655AFB" w14:textId="6E2E0670" w:rsidR="00065300" w:rsidRPr="007447ED" w:rsidRDefault="00065300">
            <w:pPr>
              <w:rPr>
                <w:lang w:eastAsia="ru-RU"/>
              </w:rPr>
              <w:pPrChange w:id="2038" w:author="Zelenskaya Natalia" w:date="2021-03-12T16:36:00Z">
                <w:pPr>
                  <w:jc w:val="left"/>
                </w:pPr>
              </w:pPrChange>
            </w:pPr>
            <w:ins w:id="2039" w:author="Zelenskaya Natalia" w:date="2020-05-07T14:51:00Z">
              <w:r>
                <w:rPr>
                  <w:rFonts w:eastAsiaTheme="minorHAnsi"/>
                </w:rPr>
                <w:t>ПП-07.01.02.05-ERP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40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F6012FE" w14:textId="76B9F16B" w:rsidR="00065300" w:rsidRPr="007447ED" w:rsidRDefault="00065300">
            <w:pPr>
              <w:rPr>
                <w:lang w:eastAsia="ru-RU"/>
              </w:rPr>
              <w:pPrChange w:id="2041" w:author="Zelenskaya Natalia" w:date="2021-03-12T16:36:00Z">
                <w:pPr>
                  <w:jc w:val="left"/>
                </w:pPr>
              </w:pPrChange>
            </w:pPr>
            <w:ins w:id="2042" w:author="Zelenskaya Natalia" w:date="2020-05-07T14:51:00Z">
              <w:r>
                <w:rPr>
                  <w:rFonts w:eastAsiaTheme="minorHAnsi"/>
                </w:rPr>
                <w:t>Ведение НСИ ТОиР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43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3C582E1" w14:textId="3F1D4242" w:rsidR="00065300" w:rsidRDefault="00065300">
            <w:pPr>
              <w:rPr>
                <w:lang w:eastAsia="ru-RU"/>
              </w:rPr>
              <w:pPrChange w:id="2044" w:author="Zelenskaya Natalia" w:date="2021-03-12T16:36:00Z">
                <w:pPr>
                  <w:jc w:val="left"/>
                </w:pPr>
              </w:pPrChange>
            </w:pPr>
            <w:ins w:id="2045" w:author="Zelenskaya Natalia" w:date="2020-05-07T14:54:00Z">
              <w:r>
                <w:rPr>
                  <w:rFonts w:eastAsiaTheme="minorHAnsi"/>
                </w:rPr>
                <w:t>350, 340</w:t>
              </w:r>
            </w:ins>
          </w:p>
        </w:tc>
      </w:tr>
      <w:tr w:rsidR="00065300" w:rsidRPr="007447ED" w14:paraId="10005927" w14:textId="77777777" w:rsidTr="00D254EC">
        <w:tblPrEx>
          <w:tblW w:w="10206" w:type="dxa"/>
          <w:tblInd w:w="-5" w:type="dxa"/>
          <w:tblLayout w:type="fixed"/>
          <w:tblPrExChange w:id="2046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047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48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09830EF" w14:textId="0816B22B" w:rsidR="00065300" w:rsidRPr="001D69B9" w:rsidRDefault="00065300">
            <w:pPr>
              <w:rPr>
                <w:lang w:eastAsia="ru-RU"/>
              </w:rPr>
              <w:pPrChange w:id="2049" w:author="Zelenskaya Natalia" w:date="2021-03-12T16:36:00Z">
                <w:pPr>
                  <w:jc w:val="left"/>
                </w:pPr>
              </w:pPrChange>
            </w:pPr>
            <w:ins w:id="2050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51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999EB88" w14:textId="69BDBE8A" w:rsidR="00065300" w:rsidRPr="001D69B9" w:rsidRDefault="00065300">
            <w:pPr>
              <w:rPr>
                <w:lang w:eastAsia="ru-RU"/>
              </w:rPr>
              <w:pPrChange w:id="2052" w:author="Zelenskaya Natalia" w:date="2021-03-12T16:36:00Z">
                <w:pPr>
                  <w:jc w:val="left"/>
                </w:pPr>
              </w:pPrChange>
            </w:pPr>
            <w:ins w:id="2053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054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0EDAEC7" w14:textId="63D631BA" w:rsidR="00065300" w:rsidRPr="000C12E3" w:rsidRDefault="00065300">
            <w:pPr>
              <w:rPr>
                <w:rFonts w:eastAsiaTheme="minorHAnsi"/>
                <w:rPrChange w:id="2055" w:author="Zelenskaya Natalia" w:date="2021-03-12T20:48:00Z">
                  <w:rPr>
                    <w:lang w:eastAsia="ru-RU"/>
                  </w:rPr>
                </w:rPrChange>
              </w:rPr>
              <w:pPrChange w:id="2056" w:author="Zelenskaya Natalia" w:date="2021-03-12T16:36:00Z">
                <w:pPr>
                  <w:jc w:val="left"/>
                </w:pPr>
              </w:pPrChange>
            </w:pPr>
            <w:ins w:id="2057" w:author="Zelenskaya Natalia" w:date="2021-03-12T20:47:00Z">
              <w:r w:rsidRPr="000C12E3">
                <w:rPr>
                  <w:rFonts w:eastAsiaTheme="minorHAnsi"/>
                  <w:rPrChange w:id="2058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60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59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956DC96" w14:textId="77C6AC7D" w:rsidR="00065300" w:rsidRPr="001D69B9" w:rsidRDefault="00065300">
            <w:pPr>
              <w:rPr>
                <w:lang w:eastAsia="ru-RU"/>
              </w:rPr>
              <w:pPrChange w:id="2060" w:author="Zelenskaya Natalia" w:date="2021-03-12T16:36:00Z">
                <w:pPr>
                  <w:jc w:val="left"/>
                </w:pPr>
              </w:pPrChange>
            </w:pPr>
            <w:ins w:id="2061" w:author="Zelenskaya Natalia" w:date="2020-05-07T14:56:00Z">
              <w:r>
                <w:rPr>
                  <w:rFonts w:eastAsiaTheme="minorHAnsi"/>
                </w:rPr>
                <w:t>Производственная программа года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62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4594D98" w14:textId="566F8417" w:rsidR="00065300" w:rsidRPr="007447ED" w:rsidRDefault="00065300">
            <w:pPr>
              <w:rPr>
                <w:lang w:eastAsia="ru-RU"/>
              </w:rPr>
              <w:pPrChange w:id="2063" w:author="Zelenskaya Natalia" w:date="2021-03-12T16:36:00Z">
                <w:pPr>
                  <w:jc w:val="left"/>
                </w:pPr>
              </w:pPrChange>
            </w:pPr>
            <w:ins w:id="2064" w:author="Zelenskaya Natalia" w:date="2020-05-07T14:51:00Z">
              <w:r>
                <w:rPr>
                  <w:rFonts w:eastAsiaTheme="minorHAnsi"/>
                </w:rPr>
                <w:t>УП-03.03.01.02-ERP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65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10297AA" w14:textId="0F2B47B1" w:rsidR="00065300" w:rsidRPr="007447ED" w:rsidRDefault="00065300">
            <w:pPr>
              <w:rPr>
                <w:lang w:eastAsia="ru-RU"/>
              </w:rPr>
              <w:pPrChange w:id="2066" w:author="Zelenskaya Natalia" w:date="2021-03-12T16:36:00Z">
                <w:pPr>
                  <w:jc w:val="left"/>
                </w:pPr>
              </w:pPrChange>
            </w:pPr>
            <w:ins w:id="2067" w:author="Zelenskaya Natalia" w:date="2020-05-07T14:51:00Z">
              <w:r>
                <w:rPr>
                  <w:rFonts w:eastAsiaTheme="minorHAnsi"/>
                </w:rPr>
                <w:t>Годовое планирование производственной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68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B810743" w14:textId="6083B950" w:rsidR="00065300" w:rsidRDefault="00065300">
            <w:pPr>
              <w:rPr>
                <w:lang w:eastAsia="ru-RU"/>
              </w:rPr>
              <w:pPrChange w:id="2069" w:author="Zelenskaya Natalia" w:date="2021-03-12T16:36:00Z">
                <w:pPr>
                  <w:jc w:val="left"/>
                </w:pPr>
              </w:pPrChange>
            </w:pPr>
            <w:ins w:id="2070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  <w:tr w:rsidR="00065300" w:rsidRPr="007447ED" w14:paraId="4C88A9E7" w14:textId="77777777" w:rsidTr="00D254EC">
        <w:tblPrEx>
          <w:tblW w:w="10206" w:type="dxa"/>
          <w:tblInd w:w="-5" w:type="dxa"/>
          <w:tblLayout w:type="fixed"/>
          <w:tblPrExChange w:id="2071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072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73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C97B5A7" w14:textId="2F439754" w:rsidR="00065300" w:rsidRPr="001D69B9" w:rsidRDefault="00065300">
            <w:pPr>
              <w:rPr>
                <w:lang w:eastAsia="ru-RU"/>
              </w:rPr>
              <w:pPrChange w:id="2074" w:author="Zelenskaya Natalia" w:date="2021-03-12T16:36:00Z">
                <w:pPr>
                  <w:jc w:val="left"/>
                </w:pPr>
              </w:pPrChange>
            </w:pPr>
            <w:ins w:id="2075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76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320AA47" w14:textId="4F114EF3" w:rsidR="00065300" w:rsidRPr="001D69B9" w:rsidRDefault="00065300">
            <w:pPr>
              <w:rPr>
                <w:lang w:eastAsia="ru-RU"/>
              </w:rPr>
              <w:pPrChange w:id="2077" w:author="Zelenskaya Natalia" w:date="2021-03-12T16:36:00Z">
                <w:pPr>
                  <w:jc w:val="left"/>
                </w:pPr>
              </w:pPrChange>
            </w:pPr>
            <w:ins w:id="2078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079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7311AC5" w14:textId="1D29889B" w:rsidR="00065300" w:rsidRPr="000C12E3" w:rsidRDefault="00065300">
            <w:pPr>
              <w:rPr>
                <w:rFonts w:eastAsiaTheme="minorHAnsi"/>
                <w:rPrChange w:id="2080" w:author="Zelenskaya Natalia" w:date="2021-03-12T20:48:00Z">
                  <w:rPr>
                    <w:lang w:eastAsia="ru-RU"/>
                  </w:rPr>
                </w:rPrChange>
              </w:rPr>
              <w:pPrChange w:id="2081" w:author="Zelenskaya Natalia" w:date="2021-03-12T16:36:00Z">
                <w:pPr>
                  <w:jc w:val="left"/>
                </w:pPr>
              </w:pPrChange>
            </w:pPr>
            <w:ins w:id="2082" w:author="Zelenskaya Natalia" w:date="2021-03-12T20:47:00Z">
              <w:r w:rsidRPr="000C12E3">
                <w:rPr>
                  <w:rFonts w:eastAsiaTheme="minorHAnsi"/>
                  <w:rPrChange w:id="2083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10.1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84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BD4276E" w14:textId="77777777" w:rsidR="00065300" w:rsidRDefault="00065300">
            <w:pPr>
              <w:rPr>
                <w:ins w:id="2085" w:author="Zelenskaya Natalia" w:date="2020-05-07T14:56:00Z"/>
                <w:rFonts w:eastAsiaTheme="minorHAnsi"/>
              </w:rPr>
              <w:pPrChange w:id="2086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087" w:author="Zelenskaya Natalia" w:date="2020-05-07T14:56:00Z">
              <w:r>
                <w:rPr>
                  <w:rFonts w:eastAsiaTheme="minorHAnsi"/>
                </w:rPr>
                <w:t>Потребность в закупке оборудования</w:t>
              </w:r>
            </w:ins>
          </w:p>
          <w:p w14:paraId="71DCBB26" w14:textId="34F96FB8" w:rsidR="00065300" w:rsidRPr="001D69B9" w:rsidRDefault="00065300">
            <w:pPr>
              <w:rPr>
                <w:lang w:eastAsia="ru-RU"/>
              </w:rPr>
              <w:pPrChange w:id="2088" w:author="Zelenskaya Natalia" w:date="2021-03-12T16:36:00Z">
                <w:pPr>
                  <w:jc w:val="left"/>
                </w:pPr>
              </w:pPrChange>
            </w:pPr>
            <w:ins w:id="2089" w:author="Zelenskaya Natalia" w:date="2020-05-07T14:56:00Z">
              <w:r>
                <w:rPr>
                  <w:rFonts w:eastAsiaTheme="minorHAnsi"/>
                </w:rPr>
                <w:t>Расчет-обоснование стоимости восстановления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90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C049ADD" w14:textId="0A6A02E8" w:rsidR="00065300" w:rsidRPr="007447ED" w:rsidRDefault="00065300">
            <w:pPr>
              <w:rPr>
                <w:lang w:eastAsia="ru-RU"/>
              </w:rPr>
              <w:pPrChange w:id="2091" w:author="Zelenskaya Natalia" w:date="2021-03-12T16:36:00Z">
                <w:pPr>
                  <w:jc w:val="left"/>
                </w:pPr>
              </w:pPrChange>
            </w:pPr>
            <w:ins w:id="2092" w:author="Zelenskaya Natalia" w:date="2020-05-07T14:51:00Z">
              <w:r>
                <w:rPr>
                  <w:rFonts w:eastAsiaTheme="minorHAnsi"/>
                </w:rPr>
                <w:t>ПП-07.05.03-ERP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93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7B5E615" w14:textId="1FFE3B33" w:rsidR="00065300" w:rsidRPr="007447ED" w:rsidRDefault="00065300">
            <w:pPr>
              <w:rPr>
                <w:lang w:eastAsia="ru-RU"/>
              </w:rPr>
              <w:pPrChange w:id="2094" w:author="Zelenskaya Natalia" w:date="2021-03-12T16:36:00Z">
                <w:pPr>
                  <w:jc w:val="left"/>
                </w:pPr>
              </w:pPrChange>
            </w:pPr>
            <w:ins w:id="2095" w:author="Zelenskaya Natalia" w:date="2020-05-07T14:51:00Z">
              <w:r>
                <w:rPr>
                  <w:rFonts w:eastAsiaTheme="minorHAnsi"/>
                </w:rPr>
                <w:t>Формирование и потребление обменного фонда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96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8486648" w14:textId="38691C03" w:rsidR="00065300" w:rsidRDefault="00065300">
            <w:pPr>
              <w:rPr>
                <w:lang w:eastAsia="ru-RU"/>
              </w:rPr>
              <w:pPrChange w:id="2097" w:author="Zelenskaya Natalia" w:date="2021-03-12T16:36:00Z">
                <w:pPr>
                  <w:jc w:val="left"/>
                </w:pPr>
              </w:pPrChange>
            </w:pPr>
            <w:ins w:id="2098" w:author="Zelenskaya Natalia" w:date="2020-05-07T14:54:00Z">
              <w:r>
                <w:rPr>
                  <w:rFonts w:eastAsiaTheme="minorHAnsi"/>
                </w:rPr>
                <w:t>10</w:t>
              </w:r>
            </w:ins>
          </w:p>
        </w:tc>
      </w:tr>
      <w:tr w:rsidR="00065300" w:rsidRPr="007447ED" w14:paraId="60D9CBE0" w14:textId="77777777" w:rsidTr="00D254EC">
        <w:tblPrEx>
          <w:tblW w:w="10206" w:type="dxa"/>
          <w:tblInd w:w="-5" w:type="dxa"/>
          <w:tblLayout w:type="fixed"/>
          <w:tblPrExChange w:id="2099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100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01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AFF354D" w14:textId="660EAD85" w:rsidR="00065300" w:rsidRPr="001D69B9" w:rsidRDefault="00065300">
            <w:pPr>
              <w:rPr>
                <w:lang w:eastAsia="ru-RU"/>
              </w:rPr>
              <w:pPrChange w:id="2102" w:author="Zelenskaya Natalia" w:date="2021-03-12T16:36:00Z">
                <w:pPr>
                  <w:jc w:val="left"/>
                </w:pPr>
              </w:pPrChange>
            </w:pPr>
            <w:ins w:id="2103" w:author="Zelenskaya Natalia" w:date="2020-05-07T14:55:00Z">
              <w:r>
                <w:rPr>
                  <w:rFonts w:eastAsiaTheme="minorHAnsi"/>
                </w:rPr>
                <w:t>ПП-07.06.04-ERP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04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BACD777" w14:textId="5C23C113" w:rsidR="00065300" w:rsidRPr="001D69B9" w:rsidRDefault="00065300">
            <w:pPr>
              <w:rPr>
                <w:lang w:eastAsia="ru-RU"/>
              </w:rPr>
              <w:pPrChange w:id="2105" w:author="Zelenskaya Natalia" w:date="2021-03-12T16:36:00Z">
                <w:pPr>
                  <w:jc w:val="left"/>
                </w:pPr>
              </w:pPrChange>
            </w:pPr>
            <w:ins w:id="2106" w:author="Zelenskaya Natalia" w:date="2020-05-07T14:55:00Z">
              <w:r>
                <w:rPr>
                  <w:rFonts w:eastAsiaTheme="minorHAnsi"/>
                </w:rPr>
                <w:t xml:space="preserve">Исполнение, корректировка и контроль бюджета воздействий на </w:t>
              </w:r>
              <w:r>
                <w:rPr>
                  <w:rFonts w:eastAsiaTheme="minorHAnsi"/>
                </w:rPr>
                <w:lastRenderedPageBreak/>
                <w:t>производственные активы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107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0D2B9E3" w14:textId="55FEF3F2" w:rsidR="00065300" w:rsidRPr="000C12E3" w:rsidRDefault="00065300">
            <w:pPr>
              <w:rPr>
                <w:rFonts w:eastAsiaTheme="minorHAnsi"/>
                <w:rPrChange w:id="2108" w:author="Zelenskaya Natalia" w:date="2021-03-12T20:48:00Z">
                  <w:rPr>
                    <w:lang w:eastAsia="ru-RU"/>
                  </w:rPr>
                </w:rPrChange>
              </w:rPr>
              <w:pPrChange w:id="2109" w:author="Zelenskaya Natalia" w:date="2021-03-12T16:36:00Z">
                <w:pPr>
                  <w:jc w:val="left"/>
                </w:pPr>
              </w:pPrChange>
            </w:pPr>
            <w:ins w:id="2110" w:author="Zelenskaya Natalia" w:date="2021-03-12T20:47:00Z">
              <w:r w:rsidRPr="000C12E3">
                <w:rPr>
                  <w:rFonts w:eastAsiaTheme="minorHAnsi"/>
                  <w:rPrChange w:id="2111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10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12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F320225" w14:textId="603FA7A1" w:rsidR="00065300" w:rsidRPr="001D69B9" w:rsidRDefault="00065300">
            <w:pPr>
              <w:rPr>
                <w:lang w:eastAsia="ru-RU"/>
              </w:rPr>
              <w:pPrChange w:id="2113" w:author="Zelenskaya Natalia" w:date="2021-03-12T16:36:00Z">
                <w:pPr>
                  <w:jc w:val="left"/>
                </w:pPr>
              </w:pPrChange>
            </w:pPr>
            <w:ins w:id="2114" w:author="Zelenskaya Natalia" w:date="2020-05-07T14:56:00Z">
              <w:r>
                <w:rPr>
                  <w:rFonts w:eastAsiaTheme="minorHAnsi"/>
                </w:rPr>
                <w:t>Мероприятие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15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C89269F" w14:textId="7731E0DA" w:rsidR="00065300" w:rsidRPr="007447ED" w:rsidRDefault="00065300">
            <w:pPr>
              <w:rPr>
                <w:lang w:eastAsia="ru-RU"/>
              </w:rPr>
              <w:pPrChange w:id="2116" w:author="Zelenskaya Natalia" w:date="2021-03-12T16:36:00Z">
                <w:pPr>
                  <w:jc w:val="left"/>
                </w:pPr>
              </w:pPrChange>
            </w:pPr>
            <w:ins w:id="2117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18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49B9227" w14:textId="4F8BF66B" w:rsidR="00065300" w:rsidRPr="007447ED" w:rsidRDefault="00065300">
            <w:pPr>
              <w:rPr>
                <w:lang w:eastAsia="ru-RU"/>
              </w:rPr>
              <w:pPrChange w:id="2119" w:author="Zelenskaya Natalia" w:date="2021-03-12T16:36:00Z">
                <w:pPr>
                  <w:jc w:val="left"/>
                </w:pPr>
              </w:pPrChange>
            </w:pPr>
            <w:ins w:id="2120" w:author="Zelenskaya Natalia" w:date="2020-05-07T14:51:00Z">
              <w:r>
                <w:rPr>
                  <w:rFonts w:eastAsiaTheme="minorHAnsi"/>
                </w:rPr>
                <w:t xml:space="preserve">Планирование программы ОВП в рамках программы воздействий на </w:t>
              </w:r>
              <w:r>
                <w:rPr>
                  <w:rFonts w:eastAsiaTheme="minorHAnsi"/>
                </w:rPr>
                <w:lastRenderedPageBreak/>
                <w:t>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21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F42CDB1" w14:textId="336472C9" w:rsidR="00065300" w:rsidRDefault="00065300">
            <w:pPr>
              <w:rPr>
                <w:lang w:eastAsia="ru-RU"/>
              </w:rPr>
              <w:pPrChange w:id="2122" w:author="Zelenskaya Natalia" w:date="2021-03-12T16:36:00Z">
                <w:pPr>
                  <w:jc w:val="left"/>
                </w:pPr>
              </w:pPrChange>
            </w:pPr>
            <w:ins w:id="2123" w:author="Zelenskaya Natalia" w:date="2020-05-07T14:54:00Z">
              <w:r>
                <w:rPr>
                  <w:rFonts w:eastAsiaTheme="minorHAnsi"/>
                </w:rPr>
                <w:lastRenderedPageBreak/>
                <w:t>160.1, 18</w:t>
              </w:r>
            </w:ins>
          </w:p>
        </w:tc>
      </w:tr>
      <w:tr w:rsidR="00065300" w:rsidRPr="007447ED" w14:paraId="4C8093A6" w14:textId="77777777" w:rsidTr="00D254EC">
        <w:tblPrEx>
          <w:tblW w:w="10206" w:type="dxa"/>
          <w:tblInd w:w="-5" w:type="dxa"/>
          <w:tblLayout w:type="fixed"/>
          <w:tblPrExChange w:id="2124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125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26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140FF46" w14:textId="62B2D61C" w:rsidR="00065300" w:rsidRPr="00EF690F" w:rsidRDefault="00065300">
            <w:pPr>
              <w:rPr>
                <w:lang w:eastAsia="ru-RU"/>
              </w:rPr>
              <w:pPrChange w:id="2127" w:author="Zelenskaya Natalia" w:date="2021-03-12T16:36:00Z">
                <w:pPr>
                  <w:jc w:val="left"/>
                </w:pPr>
              </w:pPrChange>
            </w:pPr>
            <w:ins w:id="2128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29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58DE48A" w14:textId="01CCD2B5" w:rsidR="00065300" w:rsidRPr="00EF690F" w:rsidRDefault="00065300">
            <w:pPr>
              <w:rPr>
                <w:lang w:eastAsia="ru-RU"/>
              </w:rPr>
              <w:pPrChange w:id="2130" w:author="Zelenskaya Natalia" w:date="2021-03-12T16:36:00Z">
                <w:pPr>
                  <w:jc w:val="left"/>
                </w:pPr>
              </w:pPrChange>
            </w:pPr>
            <w:ins w:id="2131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132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F85603F" w14:textId="5380FF29" w:rsidR="00065300" w:rsidRPr="000C12E3" w:rsidRDefault="00065300">
            <w:pPr>
              <w:rPr>
                <w:rFonts w:eastAsiaTheme="minorHAnsi"/>
                <w:rPrChange w:id="2133" w:author="Zelenskaya Natalia" w:date="2021-03-12T20:48:00Z">
                  <w:rPr>
                    <w:lang w:eastAsia="ru-RU"/>
                  </w:rPr>
                </w:rPrChange>
              </w:rPr>
              <w:pPrChange w:id="2134" w:author="Zelenskaya Natalia" w:date="2021-03-12T16:36:00Z">
                <w:pPr>
                  <w:jc w:val="left"/>
                </w:pPr>
              </w:pPrChange>
            </w:pPr>
            <w:ins w:id="2135" w:author="Zelenskaya Natalia" w:date="2021-03-12T20:47:00Z">
              <w:r w:rsidRPr="000C12E3">
                <w:rPr>
                  <w:rFonts w:eastAsiaTheme="minorHAnsi"/>
                  <w:rPrChange w:id="2136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200.1, 19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37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50EB7C3" w14:textId="77777777" w:rsidR="00065300" w:rsidRDefault="00065300">
            <w:pPr>
              <w:rPr>
                <w:ins w:id="2138" w:author="Zelenskaya Natalia" w:date="2020-05-07T14:56:00Z"/>
                <w:rFonts w:eastAsiaTheme="minorHAnsi"/>
              </w:rPr>
              <w:pPrChange w:id="2139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140" w:author="Zelenskaya Natalia" w:date="2020-05-07T14:56:00Z">
              <w:r>
                <w:rPr>
                  <w:rFonts w:eastAsiaTheme="minorHAnsi"/>
                </w:rPr>
                <w:t>Сетевой график</w:t>
              </w:r>
            </w:ins>
          </w:p>
          <w:p w14:paraId="20AC7960" w14:textId="77777777" w:rsidR="00065300" w:rsidRDefault="00065300">
            <w:pPr>
              <w:rPr>
                <w:ins w:id="2141" w:author="Zelenskaya Natalia" w:date="2020-05-07T14:56:00Z"/>
                <w:rFonts w:eastAsiaTheme="minorHAnsi"/>
              </w:rPr>
              <w:pPrChange w:id="2142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143" w:author="Zelenskaya Natalia" w:date="2020-05-07T14:56:00Z">
              <w:r>
                <w:rPr>
                  <w:rFonts w:eastAsiaTheme="minorHAnsi"/>
                </w:rPr>
                <w:t>Проект ППА</w:t>
              </w:r>
            </w:ins>
          </w:p>
          <w:p w14:paraId="5ACA1538" w14:textId="13B920EF" w:rsidR="00065300" w:rsidRPr="007447ED" w:rsidRDefault="00065300">
            <w:pPr>
              <w:rPr>
                <w:lang w:eastAsia="ru-RU"/>
              </w:rPr>
              <w:pPrChange w:id="2144" w:author="Zelenskaya Natalia" w:date="2021-03-12T16:36:00Z">
                <w:pPr>
                  <w:jc w:val="left"/>
                </w:pPr>
              </w:pPrChange>
            </w:pPr>
            <w:ins w:id="2145" w:author="Zelenskaya Natalia" w:date="2020-05-07T14:56:00Z">
              <w:r>
                <w:rPr>
                  <w:rFonts w:eastAsiaTheme="minorHAnsi"/>
                </w:rPr>
                <w:t>Мероприятие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46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59CF85D" w14:textId="47793E03" w:rsidR="00065300" w:rsidRPr="007447ED" w:rsidRDefault="00065300">
            <w:pPr>
              <w:rPr>
                <w:lang w:eastAsia="ru-RU"/>
              </w:rPr>
              <w:pPrChange w:id="2147" w:author="Zelenskaya Natalia" w:date="2021-03-12T16:36:00Z">
                <w:pPr>
                  <w:jc w:val="left"/>
                </w:pPr>
              </w:pPrChange>
            </w:pPr>
            <w:ins w:id="2148" w:author="Zelenskaya Natalia" w:date="2020-05-07T14:51:00Z">
              <w:r>
                <w:rPr>
                  <w:rFonts w:eastAsiaTheme="minorHAnsi"/>
                </w:rPr>
                <w:t>ПП-07.06.04-ERP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49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1F0B44B" w14:textId="114CDC73" w:rsidR="00065300" w:rsidRPr="007447ED" w:rsidRDefault="00065300">
            <w:pPr>
              <w:rPr>
                <w:lang w:eastAsia="ru-RU"/>
              </w:rPr>
              <w:pPrChange w:id="2150" w:author="Zelenskaya Natalia" w:date="2021-03-12T16:36:00Z">
                <w:pPr>
                  <w:jc w:val="left"/>
                </w:pPr>
              </w:pPrChange>
            </w:pPr>
            <w:ins w:id="2151" w:author="Zelenskaya Natalia" w:date="2020-05-07T14:51:00Z">
              <w:r>
                <w:rPr>
                  <w:rFonts w:eastAsiaTheme="minorHAnsi"/>
                </w:rPr>
                <w:t>Исполнение, корректировка и контроль бюджета воздействий на производственные активы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52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A41770A" w14:textId="2F945EBD" w:rsidR="00065300" w:rsidRPr="007447ED" w:rsidRDefault="00065300">
            <w:pPr>
              <w:rPr>
                <w:lang w:eastAsia="ru-RU"/>
              </w:rPr>
              <w:pPrChange w:id="2153" w:author="Zelenskaya Natalia" w:date="2021-03-12T16:36:00Z">
                <w:pPr>
                  <w:jc w:val="left"/>
                </w:pPr>
              </w:pPrChange>
            </w:pPr>
            <w:ins w:id="2154" w:author="Zelenskaya Natalia" w:date="2020-05-07T14:54:00Z">
              <w:r>
                <w:rPr>
                  <w:rFonts w:eastAsiaTheme="minorHAnsi"/>
                </w:rPr>
                <w:t>70, 160</w:t>
              </w:r>
            </w:ins>
          </w:p>
        </w:tc>
      </w:tr>
      <w:tr w:rsidR="00065300" w:rsidRPr="007447ED" w14:paraId="1645C965" w14:textId="77777777" w:rsidTr="00D254EC">
        <w:tblPrEx>
          <w:tblW w:w="10206" w:type="dxa"/>
          <w:tblInd w:w="-5" w:type="dxa"/>
          <w:tblLayout w:type="fixed"/>
          <w:tblPrExChange w:id="2155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156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57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19A6371" w14:textId="29BC17C3" w:rsidR="00065300" w:rsidRPr="007447ED" w:rsidRDefault="00065300">
            <w:pPr>
              <w:rPr>
                <w:lang w:eastAsia="ru-RU"/>
              </w:rPr>
              <w:pPrChange w:id="2158" w:author="Zelenskaya Natalia" w:date="2021-03-12T16:36:00Z">
                <w:pPr>
                  <w:jc w:val="left"/>
                </w:pPr>
              </w:pPrChange>
            </w:pPr>
            <w:ins w:id="2159" w:author="Zelenskaya Natalia" w:date="2020-05-07T14:55:00Z">
              <w:r>
                <w:rPr>
                  <w:rFonts w:eastAsiaTheme="minorHAnsi"/>
                </w:rPr>
                <w:t>ПП-07.06.03-ERP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60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AE5A6F0" w14:textId="2FE85B8D" w:rsidR="00065300" w:rsidRPr="007447ED" w:rsidRDefault="00065300">
            <w:pPr>
              <w:rPr>
                <w:lang w:eastAsia="ru-RU"/>
              </w:rPr>
              <w:pPrChange w:id="2161" w:author="Zelenskaya Natalia" w:date="2021-03-12T16:36:00Z">
                <w:pPr>
                  <w:jc w:val="left"/>
                </w:pPr>
              </w:pPrChange>
            </w:pPr>
            <w:ins w:id="2162" w:author="Zelenskaya Natalia" w:date="2020-05-07T14:55:00Z">
              <w:r>
                <w:rPr>
                  <w:rFonts w:eastAsiaTheme="minorHAnsi"/>
                </w:rPr>
                <w:t>Формирование годового бюджета воздействий на производственные активы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163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7422A92" w14:textId="534B1891" w:rsidR="00065300" w:rsidRPr="000C12E3" w:rsidRDefault="00065300">
            <w:pPr>
              <w:rPr>
                <w:rFonts w:eastAsiaTheme="minorHAnsi"/>
                <w:rPrChange w:id="2164" w:author="Zelenskaya Natalia" w:date="2021-03-12T20:48:00Z">
                  <w:rPr>
                    <w:lang w:eastAsia="ru-RU"/>
                  </w:rPr>
                </w:rPrChange>
              </w:rPr>
              <w:pPrChange w:id="2165" w:author="Zelenskaya Natalia" w:date="2021-03-12T16:36:00Z">
                <w:pPr>
                  <w:jc w:val="left"/>
                </w:pPr>
              </w:pPrChange>
            </w:pPr>
            <w:ins w:id="2166" w:author="Zelenskaya Natalia" w:date="2021-03-12T20:47:00Z">
              <w:r w:rsidRPr="000C12E3">
                <w:rPr>
                  <w:rFonts w:eastAsiaTheme="minorHAnsi"/>
                  <w:rPrChange w:id="2167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50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68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067CD60" w14:textId="4031281F" w:rsidR="00065300" w:rsidRPr="007447ED" w:rsidRDefault="00065300">
            <w:pPr>
              <w:rPr>
                <w:lang w:eastAsia="ru-RU"/>
              </w:rPr>
              <w:pPrChange w:id="2169" w:author="Zelenskaya Natalia" w:date="2021-03-12T16:36:00Z">
                <w:pPr>
                  <w:jc w:val="left"/>
                </w:pPr>
              </w:pPrChange>
            </w:pPr>
            <w:ins w:id="2170" w:author="Zelenskaya Natalia" w:date="2020-05-07T14:56:00Z">
              <w:r>
                <w:rPr>
                  <w:rFonts w:eastAsiaTheme="minorHAnsi"/>
                </w:rPr>
                <w:t>Мероприятие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71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93EA766" w14:textId="4CB1D5B5" w:rsidR="00065300" w:rsidRPr="007447ED" w:rsidRDefault="00065300">
            <w:pPr>
              <w:rPr>
                <w:lang w:eastAsia="ru-RU"/>
              </w:rPr>
              <w:pPrChange w:id="2172" w:author="Zelenskaya Natalia" w:date="2021-03-12T16:36:00Z">
                <w:pPr>
                  <w:jc w:val="left"/>
                </w:pPr>
              </w:pPrChange>
            </w:pPr>
            <w:ins w:id="2173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74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3A8F7DA" w14:textId="5D6067DB" w:rsidR="00065300" w:rsidRPr="007447ED" w:rsidRDefault="00065300">
            <w:pPr>
              <w:rPr>
                <w:lang w:eastAsia="ru-RU"/>
              </w:rPr>
              <w:pPrChange w:id="2175" w:author="Zelenskaya Natalia" w:date="2021-03-12T16:36:00Z">
                <w:pPr>
                  <w:jc w:val="left"/>
                </w:pPr>
              </w:pPrChange>
            </w:pPr>
            <w:ins w:id="2176" w:author="Zelenskaya Natalia" w:date="2020-05-07T14:51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77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4395384" w14:textId="6A034AB4" w:rsidR="00065300" w:rsidRPr="007447ED" w:rsidRDefault="00065300">
            <w:pPr>
              <w:rPr>
                <w:lang w:eastAsia="ru-RU"/>
              </w:rPr>
              <w:pPrChange w:id="2178" w:author="Zelenskaya Natalia" w:date="2021-03-12T16:36:00Z">
                <w:pPr>
                  <w:jc w:val="left"/>
                </w:pPr>
              </w:pPrChange>
            </w:pPr>
            <w:ins w:id="2179" w:author="Zelenskaya Natalia" w:date="2020-05-07T14:54:00Z">
              <w:r>
                <w:rPr>
                  <w:rFonts w:eastAsiaTheme="minorHAnsi"/>
                </w:rPr>
                <w:t>160.1, 18</w:t>
              </w:r>
            </w:ins>
          </w:p>
        </w:tc>
      </w:tr>
      <w:tr w:rsidR="00065300" w:rsidRPr="007447ED" w14:paraId="3D04C746" w14:textId="77777777" w:rsidTr="00D254EC">
        <w:tblPrEx>
          <w:tblW w:w="10206" w:type="dxa"/>
          <w:tblInd w:w="-5" w:type="dxa"/>
          <w:tblLayout w:type="fixed"/>
          <w:tblPrExChange w:id="2180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181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82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DCF575D" w14:textId="000CF430" w:rsidR="00065300" w:rsidRPr="007447ED" w:rsidRDefault="00065300">
            <w:pPr>
              <w:rPr>
                <w:lang w:eastAsia="ru-RU"/>
              </w:rPr>
              <w:pPrChange w:id="2183" w:author="Zelenskaya Natalia" w:date="2021-03-12T16:36:00Z">
                <w:pPr>
                  <w:jc w:val="left"/>
                </w:pPr>
              </w:pPrChange>
            </w:pPr>
            <w:ins w:id="2184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85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65779AF" w14:textId="0C007F40" w:rsidR="00065300" w:rsidRPr="007447ED" w:rsidRDefault="00065300">
            <w:pPr>
              <w:rPr>
                <w:lang w:eastAsia="ru-RU"/>
              </w:rPr>
              <w:pPrChange w:id="2186" w:author="Zelenskaya Natalia" w:date="2021-03-12T16:36:00Z">
                <w:pPr>
                  <w:jc w:val="left"/>
                </w:pPr>
              </w:pPrChange>
            </w:pPr>
            <w:ins w:id="2187" w:author="Zelenskaya Natalia" w:date="2020-05-07T14:55:00Z">
              <w:r>
                <w:rPr>
                  <w:rFonts w:eastAsiaTheme="minorHAnsi"/>
                </w:rPr>
                <w:t xml:space="preserve">Планирование программы ОВП в рамках программы воздействий на </w:t>
              </w:r>
              <w:r>
                <w:rPr>
                  <w:rFonts w:eastAsiaTheme="minorHAnsi"/>
                </w:rPr>
                <w:lastRenderedPageBreak/>
                <w:t>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188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4E3DB75" w14:textId="59B79A35" w:rsidR="00065300" w:rsidRPr="000C12E3" w:rsidRDefault="00065300">
            <w:pPr>
              <w:rPr>
                <w:rFonts w:eastAsiaTheme="minorHAnsi"/>
                <w:rPrChange w:id="2189" w:author="Zelenskaya Natalia" w:date="2021-03-12T20:48:00Z">
                  <w:rPr>
                    <w:lang w:eastAsia="ru-RU"/>
                  </w:rPr>
                </w:rPrChange>
              </w:rPr>
              <w:pPrChange w:id="2190" w:author="Zelenskaya Natalia" w:date="2021-03-12T16:36:00Z">
                <w:pPr>
                  <w:jc w:val="left"/>
                </w:pPr>
              </w:pPrChange>
            </w:pPr>
            <w:ins w:id="2191" w:author="Zelenskaya Natalia" w:date="2021-03-12T20:47:00Z">
              <w:r w:rsidRPr="000C12E3">
                <w:rPr>
                  <w:rFonts w:eastAsiaTheme="minorHAnsi"/>
                  <w:rPrChange w:id="2192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80.1, 200.1, 15, 19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93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8DD090D" w14:textId="77777777" w:rsidR="00065300" w:rsidRDefault="00065300">
            <w:pPr>
              <w:rPr>
                <w:ins w:id="2194" w:author="Zelenskaya Natalia" w:date="2020-05-07T14:56:00Z"/>
                <w:rFonts w:eastAsiaTheme="minorHAnsi"/>
              </w:rPr>
              <w:pPrChange w:id="2195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196" w:author="Zelenskaya Natalia" w:date="2020-05-07T14:56:00Z">
              <w:r>
                <w:rPr>
                  <w:rFonts w:eastAsiaTheme="minorHAnsi"/>
                </w:rPr>
                <w:t>Сетевой график</w:t>
              </w:r>
            </w:ins>
          </w:p>
          <w:p w14:paraId="12B0FEC2" w14:textId="77777777" w:rsidR="00065300" w:rsidRDefault="00065300">
            <w:pPr>
              <w:rPr>
                <w:ins w:id="2197" w:author="Zelenskaya Natalia" w:date="2020-05-07T14:56:00Z"/>
                <w:rFonts w:eastAsiaTheme="minorHAnsi"/>
              </w:rPr>
              <w:pPrChange w:id="2198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199" w:author="Zelenskaya Natalia" w:date="2020-05-07T14:56:00Z">
              <w:r>
                <w:rPr>
                  <w:rFonts w:eastAsiaTheme="minorHAnsi"/>
                </w:rPr>
                <w:t>Проект ППА</w:t>
              </w:r>
            </w:ins>
          </w:p>
          <w:p w14:paraId="2B2A1372" w14:textId="77777777" w:rsidR="00065300" w:rsidRDefault="00065300">
            <w:pPr>
              <w:rPr>
                <w:ins w:id="2200" w:author="Zelenskaya Natalia" w:date="2020-05-07T14:56:00Z"/>
                <w:rFonts w:eastAsiaTheme="minorHAnsi"/>
              </w:rPr>
              <w:pPrChange w:id="2201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202" w:author="Zelenskaya Natalia" w:date="2020-05-07T14:56:00Z">
              <w:r>
                <w:rPr>
                  <w:rFonts w:eastAsiaTheme="minorHAnsi"/>
                </w:rPr>
                <w:t>Актуализирован</w:t>
              </w:r>
              <w:r>
                <w:rPr>
                  <w:rFonts w:eastAsiaTheme="minorHAnsi"/>
                </w:rPr>
                <w:lastRenderedPageBreak/>
                <w:t>ная структура СПП-элементов на плановый год</w:t>
              </w:r>
            </w:ins>
          </w:p>
          <w:p w14:paraId="2466E9C7" w14:textId="0838D462" w:rsidR="00065300" w:rsidRPr="007447ED" w:rsidRDefault="00065300">
            <w:pPr>
              <w:rPr>
                <w:lang w:eastAsia="ru-RU"/>
              </w:rPr>
              <w:pPrChange w:id="2203" w:author="Zelenskaya Natalia" w:date="2021-03-12T16:36:00Z">
                <w:pPr>
                  <w:jc w:val="left"/>
                </w:pPr>
              </w:pPrChange>
            </w:pPr>
            <w:ins w:id="2204" w:author="Zelenskaya Natalia" w:date="2020-05-07T14:56:00Z">
              <w:r>
                <w:rPr>
                  <w:rFonts w:eastAsiaTheme="minorHAnsi"/>
                </w:rPr>
                <w:t>Мероприятие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05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B233BB4" w14:textId="567D1400" w:rsidR="00065300" w:rsidRPr="007447ED" w:rsidRDefault="00065300">
            <w:pPr>
              <w:rPr>
                <w:lang w:eastAsia="ru-RU"/>
              </w:rPr>
              <w:pPrChange w:id="2206" w:author="Zelenskaya Natalia" w:date="2021-03-12T16:36:00Z">
                <w:pPr>
                  <w:jc w:val="left"/>
                </w:pPr>
              </w:pPrChange>
            </w:pPr>
            <w:ins w:id="2207" w:author="Zelenskaya Natalia" w:date="2020-05-07T14:51:00Z">
              <w:r>
                <w:rPr>
                  <w:rFonts w:eastAsiaTheme="minorHAnsi"/>
                </w:rPr>
                <w:lastRenderedPageBreak/>
                <w:t>ПП-07.06.03-ERP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08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1B63C03" w14:textId="17751CDE" w:rsidR="00065300" w:rsidRPr="007447ED" w:rsidRDefault="00065300">
            <w:pPr>
              <w:rPr>
                <w:lang w:eastAsia="ru-RU"/>
              </w:rPr>
              <w:pPrChange w:id="2209" w:author="Zelenskaya Natalia" w:date="2021-03-12T16:36:00Z">
                <w:pPr>
                  <w:jc w:val="left"/>
                </w:pPr>
              </w:pPrChange>
            </w:pPr>
            <w:ins w:id="2210" w:author="Zelenskaya Natalia" w:date="2020-05-07T14:51:00Z">
              <w:r>
                <w:rPr>
                  <w:rFonts w:eastAsiaTheme="minorHAnsi"/>
                </w:rPr>
                <w:t xml:space="preserve">Формирование годового бюджета воздействий на </w:t>
              </w:r>
              <w:r>
                <w:rPr>
                  <w:rFonts w:eastAsiaTheme="minorHAnsi"/>
                </w:rPr>
                <w:lastRenderedPageBreak/>
                <w:t>производственные активы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11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7290DD7" w14:textId="1B55D7A0" w:rsidR="00065300" w:rsidRPr="007447ED" w:rsidRDefault="00065300">
            <w:pPr>
              <w:rPr>
                <w:lang w:eastAsia="ru-RU"/>
              </w:rPr>
              <w:pPrChange w:id="2212" w:author="Zelenskaya Natalia" w:date="2021-03-12T16:36:00Z">
                <w:pPr>
                  <w:jc w:val="left"/>
                </w:pPr>
              </w:pPrChange>
            </w:pPr>
            <w:ins w:id="2213" w:author="Zelenskaya Natalia" w:date="2020-05-07T14:54:00Z">
              <w:r>
                <w:rPr>
                  <w:rFonts w:eastAsiaTheme="minorHAnsi"/>
                </w:rPr>
                <w:lastRenderedPageBreak/>
                <w:t>-</w:t>
              </w:r>
            </w:ins>
          </w:p>
        </w:tc>
      </w:tr>
      <w:tr w:rsidR="00065300" w:rsidRPr="007447ED" w14:paraId="2B2EF3CB" w14:textId="77777777" w:rsidTr="00D254EC">
        <w:tblPrEx>
          <w:tblW w:w="10206" w:type="dxa"/>
          <w:tblInd w:w="-5" w:type="dxa"/>
          <w:tblLayout w:type="fixed"/>
          <w:tblPrExChange w:id="2214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215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16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7C11347" w14:textId="0A1E7B5E" w:rsidR="00065300" w:rsidRPr="007447ED" w:rsidRDefault="00065300">
            <w:pPr>
              <w:rPr>
                <w:lang w:eastAsia="ru-RU"/>
              </w:rPr>
              <w:pPrChange w:id="2217" w:author="Zelenskaya Natalia" w:date="2021-03-12T16:36:00Z">
                <w:pPr>
                  <w:jc w:val="left"/>
                </w:pPr>
              </w:pPrChange>
            </w:pPr>
            <w:ins w:id="2218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19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50D78DD" w14:textId="4E6F805C" w:rsidR="00065300" w:rsidRPr="007447ED" w:rsidRDefault="00065300">
            <w:pPr>
              <w:rPr>
                <w:lang w:eastAsia="ru-RU"/>
              </w:rPr>
              <w:pPrChange w:id="2220" w:author="Zelenskaya Natalia" w:date="2021-03-12T16:36:00Z">
                <w:pPr>
                  <w:jc w:val="left"/>
                </w:pPr>
              </w:pPrChange>
            </w:pPr>
            <w:ins w:id="2221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222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0E2899C" w14:textId="6CD65C2A" w:rsidR="00065300" w:rsidRPr="000C12E3" w:rsidRDefault="00065300">
            <w:pPr>
              <w:rPr>
                <w:rFonts w:eastAsiaTheme="minorHAnsi"/>
                <w:rPrChange w:id="2223" w:author="Zelenskaya Natalia" w:date="2021-03-12T20:48:00Z">
                  <w:rPr>
                    <w:lang w:eastAsia="ru-RU"/>
                  </w:rPr>
                </w:rPrChange>
              </w:rPr>
              <w:pPrChange w:id="2224" w:author="Zelenskaya Natalia" w:date="2021-03-12T16:36:00Z">
                <w:pPr>
                  <w:jc w:val="left"/>
                </w:pPr>
              </w:pPrChange>
            </w:pPr>
            <w:ins w:id="2225" w:author="Zelenskaya Natalia" w:date="2021-03-12T20:47:00Z">
              <w:r w:rsidRPr="000C12E3">
                <w:rPr>
                  <w:rFonts w:eastAsiaTheme="minorHAnsi"/>
                  <w:rPrChange w:id="2226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60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27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DC5D88D" w14:textId="07387086" w:rsidR="00065300" w:rsidRPr="007447ED" w:rsidRDefault="00065300">
            <w:pPr>
              <w:rPr>
                <w:lang w:eastAsia="ru-RU"/>
              </w:rPr>
              <w:pPrChange w:id="2228" w:author="Zelenskaya Natalia" w:date="2021-03-12T16:36:00Z">
                <w:pPr>
                  <w:jc w:val="left"/>
                </w:pPr>
              </w:pPrChange>
            </w:pPr>
            <w:ins w:id="2229" w:author="Zelenskaya Natalia" w:date="2020-05-07T14:56:00Z">
              <w:r>
                <w:rPr>
                  <w:rFonts w:eastAsiaTheme="minorHAnsi"/>
                </w:rPr>
                <w:t>Стратегия Компании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30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A115982" w14:textId="02E13476" w:rsidR="00065300" w:rsidRPr="007447ED" w:rsidRDefault="00065300">
            <w:pPr>
              <w:rPr>
                <w:lang w:eastAsia="ru-RU"/>
              </w:rPr>
              <w:pPrChange w:id="2231" w:author="Zelenskaya Natalia" w:date="2021-03-12T16:36:00Z">
                <w:pPr>
                  <w:jc w:val="left"/>
                </w:pPr>
              </w:pPrChange>
            </w:pPr>
            <w:ins w:id="2232" w:author="Zelenskaya Natalia" w:date="2020-05-07T14:51:00Z">
              <w:r>
                <w:rPr>
                  <w:rFonts w:eastAsiaTheme="minorHAnsi"/>
                </w:rPr>
                <w:t>УП-01.04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33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6A3D617" w14:textId="14A6551B" w:rsidR="00065300" w:rsidRPr="007447ED" w:rsidRDefault="00065300">
            <w:pPr>
              <w:rPr>
                <w:lang w:eastAsia="ru-RU"/>
              </w:rPr>
              <w:pPrChange w:id="2234" w:author="Zelenskaya Natalia" w:date="2021-03-12T16:36:00Z">
                <w:pPr>
                  <w:jc w:val="left"/>
                </w:pPr>
              </w:pPrChange>
            </w:pPr>
            <w:ins w:id="2235" w:author="Zelenskaya Natalia" w:date="2020-05-07T14:51:00Z">
              <w:r>
                <w:rPr>
                  <w:rFonts w:eastAsiaTheme="minorHAnsi"/>
                </w:rPr>
                <w:t>Долгосрочное бизнес-планирование (до 20 лет)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36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658E3FB" w14:textId="473DCEBF" w:rsidR="00065300" w:rsidRPr="007447ED" w:rsidRDefault="00065300">
            <w:pPr>
              <w:rPr>
                <w:lang w:eastAsia="ru-RU"/>
              </w:rPr>
              <w:pPrChange w:id="2237" w:author="Zelenskaya Natalia" w:date="2021-03-12T16:36:00Z">
                <w:pPr>
                  <w:jc w:val="left"/>
                </w:pPr>
              </w:pPrChange>
            </w:pPr>
            <w:ins w:id="2238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  <w:tr w:rsidR="00065300" w:rsidRPr="007447ED" w14:paraId="556C66AC" w14:textId="77777777" w:rsidTr="00D254EC">
        <w:tblPrEx>
          <w:tblW w:w="10206" w:type="dxa"/>
          <w:tblInd w:w="-5" w:type="dxa"/>
          <w:tblLayout w:type="fixed"/>
          <w:tblPrExChange w:id="2239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240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41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1B11892" w14:textId="269C2E72" w:rsidR="00065300" w:rsidRPr="007447ED" w:rsidRDefault="00065300">
            <w:pPr>
              <w:rPr>
                <w:lang w:eastAsia="ru-RU"/>
              </w:rPr>
              <w:pPrChange w:id="2242" w:author="Zelenskaya Natalia" w:date="2021-03-12T16:36:00Z">
                <w:pPr>
                  <w:jc w:val="left"/>
                </w:pPr>
              </w:pPrChange>
            </w:pPr>
            <w:ins w:id="2243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44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20875E0" w14:textId="50AE97B1" w:rsidR="00065300" w:rsidRPr="007447ED" w:rsidRDefault="00065300">
            <w:pPr>
              <w:rPr>
                <w:lang w:eastAsia="ru-RU"/>
              </w:rPr>
              <w:pPrChange w:id="2245" w:author="Zelenskaya Natalia" w:date="2021-03-12T16:36:00Z">
                <w:pPr>
                  <w:jc w:val="left"/>
                </w:pPr>
              </w:pPrChange>
            </w:pPr>
            <w:ins w:id="2246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247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99EEE3C" w14:textId="2820FFC1" w:rsidR="00065300" w:rsidRPr="000C12E3" w:rsidRDefault="00065300">
            <w:pPr>
              <w:rPr>
                <w:rFonts w:eastAsiaTheme="minorHAnsi"/>
                <w:rPrChange w:id="2248" w:author="Zelenskaya Natalia" w:date="2021-03-12T20:48:00Z">
                  <w:rPr>
                    <w:lang w:eastAsia="ru-RU"/>
                  </w:rPr>
                </w:rPrChange>
              </w:rPr>
              <w:pPrChange w:id="2249" w:author="Zelenskaya Natalia" w:date="2021-03-12T16:36:00Z">
                <w:pPr>
                  <w:jc w:val="left"/>
                </w:pPr>
              </w:pPrChange>
            </w:pPr>
            <w:ins w:id="2250" w:author="Zelenskaya Natalia" w:date="2021-03-12T20:47:00Z">
              <w:r w:rsidRPr="000C12E3">
                <w:rPr>
                  <w:rFonts w:eastAsiaTheme="minorHAnsi"/>
                  <w:rPrChange w:id="2251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15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52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1266829" w14:textId="1B416BA5" w:rsidR="00065300" w:rsidRPr="007447ED" w:rsidRDefault="00065300">
            <w:pPr>
              <w:rPr>
                <w:lang w:eastAsia="ru-RU"/>
              </w:rPr>
              <w:pPrChange w:id="2253" w:author="Zelenskaya Natalia" w:date="2021-03-12T16:36:00Z">
                <w:pPr>
                  <w:jc w:val="left"/>
                </w:pPr>
              </w:pPrChange>
            </w:pPr>
            <w:ins w:id="2254" w:author="Zelenskaya Natalia" w:date="2020-05-07T14:56:00Z">
              <w:r>
                <w:rPr>
                  <w:rFonts w:eastAsiaTheme="minorHAnsi"/>
                </w:rPr>
                <w:t>Проверенные тарифы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55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976CA2F" w14:textId="4C1BB62A" w:rsidR="00065300" w:rsidRPr="007447ED" w:rsidRDefault="00065300">
            <w:pPr>
              <w:rPr>
                <w:lang w:eastAsia="ru-RU"/>
              </w:rPr>
              <w:pPrChange w:id="2256" w:author="Zelenskaya Natalia" w:date="2021-03-12T16:36:00Z">
                <w:pPr>
                  <w:jc w:val="left"/>
                </w:pPr>
              </w:pPrChange>
            </w:pPr>
            <w:ins w:id="2257" w:author="Zelenskaya Natalia" w:date="2020-05-07T14:51:00Z">
              <w:r>
                <w:rPr>
                  <w:rFonts w:eastAsiaTheme="minorHAnsi"/>
                </w:rPr>
                <w:t>УП-04.02.04-ERP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58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D372604" w14:textId="5E28536E" w:rsidR="00065300" w:rsidRPr="007447ED" w:rsidRDefault="00065300">
            <w:pPr>
              <w:rPr>
                <w:lang w:eastAsia="ru-RU"/>
              </w:rPr>
              <w:pPrChange w:id="2259" w:author="Zelenskaya Natalia" w:date="2021-03-12T16:36:00Z">
                <w:pPr>
                  <w:jc w:val="left"/>
                </w:pPr>
              </w:pPrChange>
            </w:pPr>
            <w:ins w:id="2260" w:author="Zelenskaya Natalia" w:date="2020-05-07T14:51:00Z">
              <w:r>
                <w:rPr>
                  <w:rFonts w:eastAsiaTheme="minorHAnsi"/>
                </w:rPr>
                <w:t>Загрузка плановых данных контроллинга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61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7BA6974" w14:textId="29314304" w:rsidR="00065300" w:rsidRPr="007447ED" w:rsidRDefault="00065300">
            <w:pPr>
              <w:rPr>
                <w:lang w:eastAsia="ru-RU"/>
              </w:rPr>
              <w:pPrChange w:id="2262" w:author="Zelenskaya Natalia" w:date="2021-03-12T16:36:00Z">
                <w:pPr>
                  <w:jc w:val="left"/>
                </w:pPr>
              </w:pPrChange>
            </w:pPr>
            <w:ins w:id="2263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  <w:tr w:rsidR="00065300" w:rsidRPr="007447ED" w14:paraId="1053080A" w14:textId="77777777" w:rsidTr="00D254EC">
        <w:tblPrEx>
          <w:tblW w:w="10206" w:type="dxa"/>
          <w:tblInd w:w="-5" w:type="dxa"/>
          <w:tblLayout w:type="fixed"/>
          <w:tblPrExChange w:id="2264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265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66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0969E50" w14:textId="54FE37B1" w:rsidR="00065300" w:rsidRPr="007447ED" w:rsidRDefault="00065300">
            <w:pPr>
              <w:rPr>
                <w:lang w:eastAsia="ru-RU"/>
              </w:rPr>
              <w:pPrChange w:id="2267" w:author="Zelenskaya Natalia" w:date="2021-03-12T16:36:00Z">
                <w:pPr>
                  <w:jc w:val="left"/>
                </w:pPr>
              </w:pPrChange>
            </w:pPr>
            <w:ins w:id="2268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69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D442DD8" w14:textId="37AB6BB3" w:rsidR="00065300" w:rsidRPr="007447ED" w:rsidRDefault="00065300">
            <w:pPr>
              <w:rPr>
                <w:lang w:eastAsia="ru-RU"/>
              </w:rPr>
              <w:pPrChange w:id="2270" w:author="Zelenskaya Natalia" w:date="2021-03-12T16:36:00Z">
                <w:pPr>
                  <w:jc w:val="left"/>
                </w:pPr>
              </w:pPrChange>
            </w:pPr>
            <w:ins w:id="2271" w:author="Zelenskaya Natalia" w:date="2020-05-07T14:55:00Z">
              <w:r>
                <w:rPr>
                  <w:rFonts w:eastAsiaTheme="minorHAnsi"/>
                </w:rPr>
                <w:t>Планирование программы ОВП в рам</w:t>
              </w:r>
              <w:r>
                <w:rPr>
                  <w:rFonts w:eastAsiaTheme="minorHAnsi"/>
                </w:rPr>
                <w:lastRenderedPageBreak/>
                <w:t>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272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B9F8C96" w14:textId="4988442D" w:rsidR="00065300" w:rsidRPr="000C12E3" w:rsidRDefault="00065300">
            <w:pPr>
              <w:rPr>
                <w:rFonts w:eastAsiaTheme="minorHAnsi"/>
                <w:rPrChange w:id="2273" w:author="Zelenskaya Natalia" w:date="2021-03-12T20:48:00Z">
                  <w:rPr>
                    <w:lang w:eastAsia="ru-RU"/>
                  </w:rPr>
                </w:rPrChange>
              </w:rPr>
              <w:pPrChange w:id="2274" w:author="Zelenskaya Natalia" w:date="2021-03-12T16:36:00Z">
                <w:pPr>
                  <w:jc w:val="left"/>
                </w:pPr>
              </w:pPrChange>
            </w:pPr>
            <w:ins w:id="2275" w:author="Zelenskaya Natalia" w:date="2021-03-12T20:47:00Z">
              <w:r w:rsidRPr="000C12E3">
                <w:rPr>
                  <w:rFonts w:eastAsiaTheme="minorHAnsi"/>
                  <w:rPrChange w:id="2276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60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77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7CB5DCD" w14:textId="77777777" w:rsidR="00065300" w:rsidRDefault="00065300">
            <w:pPr>
              <w:rPr>
                <w:ins w:id="2278" w:author="Zelenskaya Natalia" w:date="2020-05-07T14:56:00Z"/>
                <w:rFonts w:eastAsiaTheme="minorHAnsi"/>
              </w:rPr>
              <w:pPrChange w:id="2279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280" w:author="Zelenskaya Natalia" w:date="2020-05-07T14:56:00Z">
              <w:r>
                <w:rPr>
                  <w:rFonts w:eastAsiaTheme="minorHAnsi"/>
                </w:rPr>
                <w:t>Новые технологии/лучшие практики</w:t>
              </w:r>
            </w:ins>
          </w:p>
          <w:p w14:paraId="42E13D85" w14:textId="0FDA588B" w:rsidR="00065300" w:rsidRPr="007447ED" w:rsidRDefault="00065300">
            <w:pPr>
              <w:rPr>
                <w:lang w:eastAsia="ru-RU"/>
              </w:rPr>
              <w:pPrChange w:id="2281" w:author="Zelenskaya Natalia" w:date="2021-03-12T16:36:00Z">
                <w:pPr>
                  <w:jc w:val="left"/>
                </w:pPr>
              </w:pPrChange>
            </w:pPr>
            <w:ins w:id="2282" w:author="Zelenskaya Natalia" w:date="2020-05-07T14:56:00Z">
              <w:r>
                <w:rPr>
                  <w:rFonts w:eastAsiaTheme="minorHAnsi"/>
                </w:rPr>
                <w:lastRenderedPageBreak/>
                <w:t>Потребность в закупке оборудования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83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601E7CA" w14:textId="4C158B8F" w:rsidR="00065300" w:rsidRPr="007447ED" w:rsidRDefault="00065300">
            <w:pPr>
              <w:rPr>
                <w:lang w:eastAsia="ru-RU"/>
              </w:rPr>
              <w:pPrChange w:id="2284" w:author="Zelenskaya Natalia" w:date="2021-03-12T16:36:00Z">
                <w:pPr>
                  <w:jc w:val="left"/>
                </w:pPr>
              </w:pPrChange>
            </w:pPr>
            <w:ins w:id="2285" w:author="Zelenskaya Natalia" w:date="2020-05-07T14:51:00Z">
              <w:r>
                <w:rPr>
                  <w:rFonts w:eastAsiaTheme="minorHAnsi"/>
                </w:rPr>
                <w:lastRenderedPageBreak/>
                <w:t>ПП-07.07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86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2260D5F" w14:textId="7197DCAA" w:rsidR="00065300" w:rsidRPr="007447ED" w:rsidRDefault="00065300">
            <w:pPr>
              <w:rPr>
                <w:lang w:eastAsia="ru-RU"/>
              </w:rPr>
              <w:pPrChange w:id="2287" w:author="Zelenskaya Natalia" w:date="2021-03-12T16:36:00Z">
                <w:pPr>
                  <w:jc w:val="left"/>
                </w:pPr>
              </w:pPrChange>
            </w:pPr>
            <w:ins w:id="2288" w:author="Zelenskaya Natalia" w:date="2020-05-07T14:51:00Z">
              <w:r>
                <w:rPr>
                  <w:rFonts w:eastAsiaTheme="minorHAnsi"/>
                </w:rPr>
                <w:t xml:space="preserve">Обеспечение эффективности системы управления </w:t>
              </w:r>
              <w:r>
                <w:rPr>
                  <w:rFonts w:eastAsiaTheme="minorHAnsi"/>
                </w:rPr>
                <w:lastRenderedPageBreak/>
                <w:t>производственными активами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89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8DBB8F3" w14:textId="61E4AAD2" w:rsidR="00065300" w:rsidRPr="007447ED" w:rsidRDefault="00065300">
            <w:pPr>
              <w:rPr>
                <w:lang w:eastAsia="ru-RU"/>
              </w:rPr>
              <w:pPrChange w:id="2290" w:author="Zelenskaya Natalia" w:date="2021-03-12T16:36:00Z">
                <w:pPr>
                  <w:jc w:val="left"/>
                </w:pPr>
              </w:pPrChange>
            </w:pPr>
            <w:ins w:id="2291" w:author="Zelenskaya Natalia" w:date="2020-05-07T14:54:00Z">
              <w:r>
                <w:rPr>
                  <w:rFonts w:eastAsiaTheme="minorHAnsi"/>
                </w:rPr>
                <w:lastRenderedPageBreak/>
                <w:t>-</w:t>
              </w:r>
            </w:ins>
          </w:p>
        </w:tc>
      </w:tr>
      <w:tr w:rsidR="00065300" w:rsidRPr="007447ED" w14:paraId="099F5BA2" w14:textId="77777777" w:rsidTr="00D254EC">
        <w:tblPrEx>
          <w:tblW w:w="10206" w:type="dxa"/>
          <w:tblInd w:w="-5" w:type="dxa"/>
          <w:tblLayout w:type="fixed"/>
          <w:tblPrExChange w:id="2292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293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94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0A0CE76" w14:textId="464F892B" w:rsidR="00065300" w:rsidRPr="00EF690F" w:rsidRDefault="00065300">
            <w:pPr>
              <w:rPr>
                <w:lang w:eastAsia="ru-RU"/>
              </w:rPr>
              <w:pPrChange w:id="2295" w:author="Zelenskaya Natalia" w:date="2021-03-12T16:36:00Z">
                <w:pPr>
                  <w:jc w:val="left"/>
                </w:pPr>
              </w:pPrChange>
            </w:pPr>
            <w:ins w:id="2296" w:author="Zelenskaya Natalia" w:date="2020-05-07T14:55:00Z">
              <w:r>
                <w:rPr>
                  <w:rFonts w:eastAsiaTheme="minorHAnsi"/>
                </w:rPr>
                <w:t>ПП-10.03.01-ERP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297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41D6082" w14:textId="744E19F9" w:rsidR="00065300" w:rsidRPr="00EF690F" w:rsidRDefault="00065300">
            <w:pPr>
              <w:rPr>
                <w:lang w:eastAsia="ru-RU"/>
              </w:rPr>
              <w:pPrChange w:id="2298" w:author="Zelenskaya Natalia" w:date="2021-03-12T16:36:00Z">
                <w:pPr>
                  <w:jc w:val="left"/>
                </w:pPr>
              </w:pPrChange>
            </w:pPr>
            <w:ins w:id="2299" w:author="Zelenskaya Natalia" w:date="2020-05-07T14:55:00Z">
              <w:r>
                <w:rPr>
                  <w:rFonts w:eastAsiaTheme="minorHAnsi"/>
                </w:rPr>
                <w:t>Ведение плановых цен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300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60C1453" w14:textId="3ABBE81A" w:rsidR="00065300" w:rsidRPr="000C12E3" w:rsidRDefault="00065300">
            <w:pPr>
              <w:rPr>
                <w:rFonts w:eastAsiaTheme="minorHAnsi"/>
                <w:rPrChange w:id="2301" w:author="Zelenskaya Natalia" w:date="2021-03-12T20:48:00Z">
                  <w:rPr>
                    <w:lang w:eastAsia="ru-RU"/>
                  </w:rPr>
                </w:rPrChange>
              </w:rPr>
              <w:pPrChange w:id="2302" w:author="Zelenskaya Natalia" w:date="2021-03-12T16:36:00Z">
                <w:pPr>
                  <w:jc w:val="left"/>
                </w:pPr>
              </w:pPrChange>
            </w:pPr>
            <w:ins w:id="2303" w:author="Zelenskaya Natalia" w:date="2021-03-12T20:47:00Z">
              <w:r w:rsidRPr="000C12E3">
                <w:rPr>
                  <w:rFonts w:eastAsiaTheme="minorHAnsi"/>
                  <w:rPrChange w:id="2304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ПП-10.03.01.01.090, ПП-10.03.01.01.005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05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874775C" w14:textId="46838285" w:rsidR="00065300" w:rsidRPr="00EF690F" w:rsidRDefault="00065300">
            <w:pPr>
              <w:rPr>
                <w:lang w:eastAsia="ru-RU"/>
              </w:rPr>
              <w:pPrChange w:id="2306" w:author="Zelenskaya Natalia" w:date="2021-03-12T16:36:00Z">
                <w:pPr>
                  <w:jc w:val="left"/>
                </w:pPr>
              </w:pPrChange>
            </w:pPr>
            <w:ins w:id="2307" w:author="Zelenskaya Natalia" w:date="2020-05-07T14:56:00Z">
              <w:r>
                <w:rPr>
                  <w:rFonts w:eastAsiaTheme="minorHAnsi"/>
                </w:rPr>
                <w:t>Потребность в услугах и МТР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08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7140200" w14:textId="69F95F4A" w:rsidR="00065300" w:rsidRPr="007447ED" w:rsidRDefault="00065300">
            <w:pPr>
              <w:rPr>
                <w:lang w:eastAsia="ru-RU"/>
              </w:rPr>
              <w:pPrChange w:id="2309" w:author="Zelenskaya Natalia" w:date="2021-03-12T16:36:00Z">
                <w:pPr>
                  <w:jc w:val="left"/>
                </w:pPr>
              </w:pPrChange>
            </w:pPr>
            <w:ins w:id="2310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11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59DA453" w14:textId="1EC98BB4" w:rsidR="00065300" w:rsidRPr="007447ED" w:rsidRDefault="00065300">
            <w:pPr>
              <w:rPr>
                <w:lang w:eastAsia="ru-RU"/>
              </w:rPr>
              <w:pPrChange w:id="2312" w:author="Zelenskaya Natalia" w:date="2021-03-12T16:36:00Z">
                <w:pPr>
                  <w:jc w:val="left"/>
                </w:pPr>
              </w:pPrChange>
            </w:pPr>
            <w:ins w:id="2313" w:author="Zelenskaya Natalia" w:date="2020-05-07T14:51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14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BB5D453" w14:textId="1C7A273D" w:rsidR="00065300" w:rsidRDefault="00065300">
            <w:pPr>
              <w:rPr>
                <w:lang w:eastAsia="ru-RU"/>
              </w:rPr>
              <w:pPrChange w:id="2315" w:author="Zelenskaya Natalia" w:date="2021-03-12T16:36:00Z">
                <w:pPr>
                  <w:jc w:val="left"/>
                </w:pPr>
              </w:pPrChange>
            </w:pPr>
            <w:ins w:id="2316" w:author="Zelenskaya Natalia" w:date="2020-05-07T14:54:00Z">
              <w:r>
                <w:rPr>
                  <w:rFonts w:eastAsiaTheme="minorHAnsi"/>
                </w:rPr>
                <w:t>102, 15, 30.3</w:t>
              </w:r>
            </w:ins>
          </w:p>
        </w:tc>
      </w:tr>
      <w:tr w:rsidR="00065300" w:rsidRPr="007447ED" w14:paraId="6645C50D" w14:textId="77777777" w:rsidTr="00D254EC">
        <w:tblPrEx>
          <w:tblW w:w="10206" w:type="dxa"/>
          <w:tblInd w:w="-5" w:type="dxa"/>
          <w:tblLayout w:type="fixed"/>
          <w:tblPrExChange w:id="2317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318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19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4E17C44" w14:textId="7347601D" w:rsidR="00065300" w:rsidRPr="00EF690F" w:rsidRDefault="00065300">
            <w:pPr>
              <w:rPr>
                <w:lang w:eastAsia="ru-RU"/>
              </w:rPr>
              <w:pPrChange w:id="2320" w:author="Zelenskaya Natalia" w:date="2021-03-12T16:36:00Z">
                <w:pPr>
                  <w:jc w:val="left"/>
                </w:pPr>
              </w:pPrChange>
            </w:pPr>
            <w:ins w:id="2321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22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96903BD" w14:textId="143F1FB7" w:rsidR="00065300" w:rsidRPr="00EF690F" w:rsidRDefault="00065300">
            <w:pPr>
              <w:rPr>
                <w:lang w:eastAsia="ru-RU"/>
              </w:rPr>
              <w:pPrChange w:id="2323" w:author="Zelenskaya Natalia" w:date="2021-03-12T16:36:00Z">
                <w:pPr>
                  <w:jc w:val="left"/>
                </w:pPr>
              </w:pPrChange>
            </w:pPr>
            <w:ins w:id="2324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325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CC124A1" w14:textId="5CB4490D" w:rsidR="00065300" w:rsidRPr="000C12E3" w:rsidRDefault="00065300">
            <w:pPr>
              <w:rPr>
                <w:rFonts w:eastAsiaTheme="minorHAnsi"/>
                <w:rPrChange w:id="2326" w:author="Zelenskaya Natalia" w:date="2021-03-12T20:48:00Z">
                  <w:rPr>
                    <w:lang w:eastAsia="ru-RU"/>
                  </w:rPr>
                </w:rPrChange>
              </w:rPr>
              <w:pPrChange w:id="2327" w:author="Zelenskaya Natalia" w:date="2021-03-12T16:36:00Z">
                <w:pPr>
                  <w:jc w:val="left"/>
                </w:pPr>
              </w:pPrChange>
            </w:pPr>
            <w:ins w:id="2328" w:author="Zelenskaya Natalia" w:date="2021-03-12T20:47:00Z">
              <w:r w:rsidRPr="000C12E3">
                <w:rPr>
                  <w:rFonts w:eastAsiaTheme="minorHAnsi"/>
                  <w:rPrChange w:id="2329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60.3, 17, 50.3, 50.4, 120.1, 140.2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30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E3300BB" w14:textId="77777777" w:rsidR="00065300" w:rsidRDefault="00065300">
            <w:pPr>
              <w:rPr>
                <w:ins w:id="2331" w:author="Zelenskaya Natalia" w:date="2020-05-07T14:56:00Z"/>
                <w:rFonts w:eastAsiaTheme="minorHAnsi"/>
              </w:rPr>
              <w:pPrChange w:id="2332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333" w:author="Zelenskaya Natalia" w:date="2020-05-07T14:56:00Z">
              <w:r>
                <w:rPr>
                  <w:rFonts w:eastAsiaTheme="minorHAnsi"/>
                </w:rPr>
                <w:t>Проект технического задания</w:t>
              </w:r>
            </w:ins>
          </w:p>
          <w:p w14:paraId="45AFECA9" w14:textId="77777777" w:rsidR="00065300" w:rsidRDefault="00065300">
            <w:pPr>
              <w:rPr>
                <w:ins w:id="2334" w:author="Zelenskaya Natalia" w:date="2020-05-07T14:56:00Z"/>
                <w:rFonts w:eastAsiaTheme="minorHAnsi"/>
              </w:rPr>
              <w:pPrChange w:id="2335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336" w:author="Zelenskaya Natalia" w:date="2020-05-07T14:56:00Z">
              <w:r>
                <w:rPr>
                  <w:rFonts w:eastAsiaTheme="minorHAnsi"/>
                </w:rPr>
                <w:t>Плановые цены</w:t>
              </w:r>
            </w:ins>
          </w:p>
          <w:p w14:paraId="58A70C74" w14:textId="0916EA5C" w:rsidR="00065300" w:rsidRPr="00EF690F" w:rsidRDefault="00065300">
            <w:pPr>
              <w:rPr>
                <w:lang w:eastAsia="ru-RU"/>
              </w:rPr>
              <w:pPrChange w:id="2337" w:author="Zelenskaya Natalia" w:date="2021-03-12T16:36:00Z">
                <w:pPr>
                  <w:jc w:val="left"/>
                </w:pPr>
              </w:pPrChange>
            </w:pPr>
            <w:ins w:id="2338" w:author="Zelenskaya Natalia" w:date="2020-05-07T14:56:00Z">
              <w:r>
                <w:rPr>
                  <w:rFonts w:eastAsiaTheme="minorHAnsi"/>
                </w:rPr>
                <w:t>Плановая цена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39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B95A16C" w14:textId="3501287F" w:rsidR="00065300" w:rsidRPr="007447ED" w:rsidRDefault="00065300">
            <w:pPr>
              <w:rPr>
                <w:lang w:eastAsia="ru-RU"/>
              </w:rPr>
              <w:pPrChange w:id="2340" w:author="Zelenskaya Natalia" w:date="2021-03-12T16:36:00Z">
                <w:pPr>
                  <w:jc w:val="left"/>
                </w:pPr>
              </w:pPrChange>
            </w:pPr>
            <w:ins w:id="2341" w:author="Zelenskaya Natalia" w:date="2020-05-07T14:51:00Z">
              <w:r>
                <w:rPr>
                  <w:rFonts w:eastAsiaTheme="minorHAnsi"/>
                </w:rPr>
                <w:t>ПП-10.03.01-ERP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42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65E798F" w14:textId="087B5B25" w:rsidR="00065300" w:rsidRPr="007447ED" w:rsidRDefault="00065300">
            <w:pPr>
              <w:rPr>
                <w:lang w:eastAsia="ru-RU"/>
              </w:rPr>
              <w:pPrChange w:id="2343" w:author="Zelenskaya Natalia" w:date="2021-03-12T16:36:00Z">
                <w:pPr>
                  <w:jc w:val="left"/>
                </w:pPr>
              </w:pPrChange>
            </w:pPr>
            <w:ins w:id="2344" w:author="Zelenskaya Natalia" w:date="2020-05-07T14:51:00Z">
              <w:r>
                <w:rPr>
                  <w:rFonts w:eastAsiaTheme="minorHAnsi"/>
                </w:rPr>
                <w:t>Ведение плановых цен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45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16A4E2D" w14:textId="154006AF" w:rsidR="00065300" w:rsidRDefault="00065300">
            <w:pPr>
              <w:rPr>
                <w:lang w:eastAsia="ru-RU"/>
              </w:rPr>
              <w:pPrChange w:id="2346" w:author="Zelenskaya Natalia" w:date="2021-03-12T16:36:00Z">
                <w:pPr>
                  <w:jc w:val="left"/>
                </w:pPr>
              </w:pPrChange>
            </w:pPr>
            <w:ins w:id="2347" w:author="Zelenskaya Natalia" w:date="2020-05-07T14:54:00Z">
              <w:r>
                <w:rPr>
                  <w:rFonts w:eastAsiaTheme="minorHAnsi"/>
                </w:rPr>
                <w:t>ПП-10.03.01.01.100</w:t>
              </w:r>
            </w:ins>
          </w:p>
        </w:tc>
      </w:tr>
      <w:tr w:rsidR="00065300" w:rsidRPr="007447ED" w14:paraId="3BAD467E" w14:textId="77777777" w:rsidTr="00D254EC">
        <w:tblPrEx>
          <w:tblW w:w="10206" w:type="dxa"/>
          <w:tblInd w:w="-5" w:type="dxa"/>
          <w:tblLayout w:type="fixed"/>
          <w:tblPrExChange w:id="2348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349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50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3B37DB2" w14:textId="54B0679A" w:rsidR="00065300" w:rsidRPr="00EF690F" w:rsidRDefault="00065300">
            <w:pPr>
              <w:rPr>
                <w:lang w:eastAsia="ru-RU"/>
              </w:rPr>
              <w:pPrChange w:id="2351" w:author="Zelenskaya Natalia" w:date="2021-03-12T16:36:00Z">
                <w:pPr>
                  <w:jc w:val="left"/>
                </w:pPr>
              </w:pPrChange>
            </w:pPr>
            <w:ins w:id="2352" w:author="Zelenskaya Natalia" w:date="2020-05-07T14:55:00Z">
              <w:r>
                <w:rPr>
                  <w:rFonts w:eastAsiaTheme="minorHAnsi"/>
                </w:rPr>
                <w:t>УП-03.03.05.01-ERP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53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7EA0BE7" w14:textId="0E835AA9" w:rsidR="00065300" w:rsidRPr="00EF690F" w:rsidRDefault="00065300">
            <w:pPr>
              <w:rPr>
                <w:lang w:eastAsia="ru-RU"/>
              </w:rPr>
              <w:pPrChange w:id="2354" w:author="Zelenskaya Natalia" w:date="2021-03-12T16:36:00Z">
                <w:pPr>
                  <w:jc w:val="left"/>
                </w:pPr>
              </w:pPrChange>
            </w:pPr>
            <w:ins w:id="2355" w:author="Zelenskaya Natalia" w:date="2020-05-07T14:55:00Z">
              <w:r>
                <w:rPr>
                  <w:rFonts w:eastAsiaTheme="minorHAnsi"/>
                </w:rPr>
                <w:t>Ведение производственных мощностей основного и вспо</w:t>
              </w:r>
              <w:r>
                <w:rPr>
                  <w:rFonts w:eastAsiaTheme="minorHAnsi"/>
                </w:rPr>
                <w:lastRenderedPageBreak/>
                <w:t>могательного производства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356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8D768AB" w14:textId="7F676E83" w:rsidR="00065300" w:rsidRPr="000C12E3" w:rsidRDefault="00065300">
            <w:pPr>
              <w:rPr>
                <w:rFonts w:eastAsiaTheme="minorHAnsi"/>
                <w:rPrChange w:id="2357" w:author="Zelenskaya Natalia" w:date="2021-03-12T20:48:00Z">
                  <w:rPr>
                    <w:lang w:eastAsia="ru-RU"/>
                  </w:rPr>
                </w:rPrChange>
              </w:rPr>
              <w:pPrChange w:id="2358" w:author="Zelenskaya Natalia" w:date="2021-03-12T16:36:00Z">
                <w:pPr>
                  <w:jc w:val="left"/>
                </w:pPr>
              </w:pPrChange>
            </w:pPr>
            <w:ins w:id="2359" w:author="Zelenskaya Natalia" w:date="2021-03-12T20:47:00Z">
              <w:r w:rsidRPr="000C12E3">
                <w:rPr>
                  <w:rFonts w:eastAsiaTheme="minorHAnsi"/>
                  <w:rPrChange w:id="2360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10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61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AD75A75" w14:textId="4F299287" w:rsidR="00065300" w:rsidRDefault="00065300">
            <w:pPr>
              <w:rPr>
                <w:lang w:eastAsia="ru-RU"/>
              </w:rPr>
              <w:pPrChange w:id="2362" w:author="Zelenskaya Natalia" w:date="2021-03-12T16:36:00Z">
                <w:pPr>
                  <w:jc w:val="left"/>
                </w:pPr>
              </w:pPrChange>
            </w:pPr>
            <w:ins w:id="2363" w:author="Zelenskaya Natalia" w:date="2020-05-07T14:56:00Z">
              <w:r>
                <w:rPr>
                  <w:rFonts w:eastAsiaTheme="minorHAnsi"/>
                </w:rPr>
                <w:t>Заявка на ОВП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64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2B641E7" w14:textId="7F644718" w:rsidR="00065300" w:rsidRPr="007447ED" w:rsidRDefault="00065300">
            <w:pPr>
              <w:rPr>
                <w:lang w:eastAsia="ru-RU"/>
              </w:rPr>
              <w:pPrChange w:id="2365" w:author="Zelenskaya Natalia" w:date="2021-03-12T16:36:00Z">
                <w:pPr>
                  <w:jc w:val="left"/>
                </w:pPr>
              </w:pPrChange>
            </w:pPr>
            <w:ins w:id="2366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67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50AF717" w14:textId="45086DD0" w:rsidR="00065300" w:rsidRPr="007447ED" w:rsidRDefault="00065300">
            <w:pPr>
              <w:rPr>
                <w:lang w:eastAsia="ru-RU"/>
              </w:rPr>
              <w:pPrChange w:id="2368" w:author="Zelenskaya Natalia" w:date="2021-03-12T16:36:00Z">
                <w:pPr>
                  <w:jc w:val="left"/>
                </w:pPr>
              </w:pPrChange>
            </w:pPr>
            <w:ins w:id="2369" w:author="Zelenskaya Natalia" w:date="2020-05-07T14:51:00Z">
              <w:r>
                <w:rPr>
                  <w:rFonts w:eastAsiaTheme="minorHAnsi"/>
                </w:rPr>
                <w:t xml:space="preserve">Планирование программы ОВП в рамках программы воздействий на </w:t>
              </w:r>
              <w:r>
                <w:rPr>
                  <w:rFonts w:eastAsiaTheme="minorHAnsi"/>
                </w:rPr>
                <w:lastRenderedPageBreak/>
                <w:t>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70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0B5DB5C" w14:textId="544D31E7" w:rsidR="00065300" w:rsidRDefault="00065300">
            <w:pPr>
              <w:rPr>
                <w:lang w:eastAsia="ru-RU"/>
              </w:rPr>
              <w:pPrChange w:id="2371" w:author="Zelenskaya Natalia" w:date="2021-03-12T16:36:00Z">
                <w:pPr>
                  <w:jc w:val="left"/>
                </w:pPr>
              </w:pPrChange>
            </w:pPr>
            <w:ins w:id="2372" w:author="Zelenskaya Natalia" w:date="2020-05-07T14:54:00Z">
              <w:r>
                <w:rPr>
                  <w:rFonts w:eastAsiaTheme="minorHAnsi"/>
                </w:rPr>
                <w:lastRenderedPageBreak/>
                <w:t>190.2, 160.2, 130.1</w:t>
              </w:r>
            </w:ins>
          </w:p>
        </w:tc>
      </w:tr>
      <w:tr w:rsidR="00065300" w:rsidRPr="007447ED" w14:paraId="5DE8C1EC" w14:textId="77777777" w:rsidTr="00D254EC">
        <w:tblPrEx>
          <w:tblW w:w="10206" w:type="dxa"/>
          <w:tblInd w:w="-5" w:type="dxa"/>
          <w:tblLayout w:type="fixed"/>
          <w:tblPrExChange w:id="2373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374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75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368F19F" w14:textId="6039C575" w:rsidR="00065300" w:rsidRPr="007447ED" w:rsidRDefault="00065300">
            <w:pPr>
              <w:rPr>
                <w:lang w:eastAsia="ru-RU"/>
              </w:rPr>
              <w:pPrChange w:id="2376" w:author="Zelenskaya Natalia" w:date="2021-03-12T16:36:00Z">
                <w:pPr>
                  <w:jc w:val="left"/>
                </w:pPr>
              </w:pPrChange>
            </w:pPr>
            <w:ins w:id="2377" w:author="Zelenskaya Natalia" w:date="2020-05-07T14:55:00Z">
              <w:r>
                <w:rPr>
                  <w:rFonts w:eastAsiaTheme="minorHAnsi"/>
                </w:rPr>
                <w:t>УП-02.03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78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C0A2B51" w14:textId="2358FEF5" w:rsidR="00065300" w:rsidRPr="007447ED" w:rsidRDefault="00065300">
            <w:pPr>
              <w:rPr>
                <w:lang w:eastAsia="ru-RU"/>
              </w:rPr>
              <w:pPrChange w:id="2379" w:author="Zelenskaya Natalia" w:date="2021-03-12T16:36:00Z">
                <w:pPr>
                  <w:jc w:val="left"/>
                </w:pPr>
              </w:pPrChange>
            </w:pPr>
            <w:ins w:id="2380" w:author="Zelenskaya Natalia" w:date="2020-05-07T14:55:00Z">
              <w:r>
                <w:rPr>
                  <w:rFonts w:eastAsiaTheme="minorHAnsi"/>
                </w:rPr>
                <w:t>Управление инвестиционной программой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381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D2C9201" w14:textId="4296ACAB" w:rsidR="00065300" w:rsidRPr="000C12E3" w:rsidRDefault="00065300">
            <w:pPr>
              <w:rPr>
                <w:rFonts w:eastAsiaTheme="minorHAnsi"/>
                <w:rPrChange w:id="2382" w:author="Zelenskaya Natalia" w:date="2021-03-12T20:48:00Z">
                  <w:rPr>
                    <w:lang w:eastAsia="ru-RU"/>
                  </w:rPr>
                </w:rPrChange>
              </w:rPr>
              <w:pPrChange w:id="2383" w:author="Zelenskaya Natalia" w:date="2021-03-12T16:36:00Z">
                <w:pPr>
                  <w:jc w:val="left"/>
                </w:pPr>
              </w:pPrChange>
            </w:pPr>
            <w:ins w:id="2384" w:author="Zelenskaya Natalia" w:date="2021-03-12T20:47:00Z">
              <w:r w:rsidRPr="000C12E3">
                <w:rPr>
                  <w:rFonts w:eastAsiaTheme="minorHAnsi"/>
                  <w:rPrChange w:id="2385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-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86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1E9E018" w14:textId="2E79AD38" w:rsidR="00065300" w:rsidRPr="001B66CE" w:rsidRDefault="00065300">
            <w:pPr>
              <w:pPrChange w:id="238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88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446C73F" w14:textId="6F699568" w:rsidR="00065300" w:rsidRPr="00DF6F1C" w:rsidRDefault="00065300">
            <w:pPr>
              <w:rPr>
                <w:lang w:eastAsia="ru-RU"/>
              </w:rPr>
              <w:pPrChange w:id="2389" w:author="Zelenskaya Natalia" w:date="2021-03-12T16:36:00Z">
                <w:pPr>
                  <w:jc w:val="left"/>
                </w:pPr>
              </w:pPrChange>
            </w:pPr>
            <w:ins w:id="2390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91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A567D25" w14:textId="4095B69C" w:rsidR="00065300" w:rsidRPr="00DF6F1C" w:rsidRDefault="00065300">
            <w:pPr>
              <w:rPr>
                <w:lang w:eastAsia="ru-RU"/>
              </w:rPr>
              <w:pPrChange w:id="2392" w:author="Zelenskaya Natalia" w:date="2021-03-12T16:36:00Z">
                <w:pPr>
                  <w:jc w:val="left"/>
                </w:pPr>
              </w:pPrChange>
            </w:pPr>
            <w:ins w:id="2393" w:author="Zelenskaya Natalia" w:date="2020-05-07T14:51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94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30BFCA9" w14:textId="30804BF4" w:rsidR="00065300" w:rsidRDefault="00065300">
            <w:pPr>
              <w:rPr>
                <w:lang w:eastAsia="ru-RU"/>
              </w:rPr>
              <w:pPrChange w:id="2395" w:author="Zelenskaya Natalia" w:date="2021-03-12T16:36:00Z">
                <w:pPr>
                  <w:jc w:val="left"/>
                </w:pPr>
              </w:pPrChange>
            </w:pPr>
            <w:ins w:id="2396" w:author="Zelenskaya Natalia" w:date="2020-05-07T14:54:00Z">
              <w:r>
                <w:rPr>
                  <w:rFonts w:eastAsiaTheme="minorHAnsi"/>
                </w:rPr>
                <w:t>180.2</w:t>
              </w:r>
            </w:ins>
          </w:p>
        </w:tc>
      </w:tr>
      <w:tr w:rsidR="00065300" w:rsidRPr="007447ED" w14:paraId="3950765D" w14:textId="77777777" w:rsidTr="00D254EC">
        <w:tblPrEx>
          <w:tblW w:w="10206" w:type="dxa"/>
          <w:tblInd w:w="-5" w:type="dxa"/>
          <w:tblLayout w:type="fixed"/>
          <w:tblPrExChange w:id="2397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398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99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6A9DE87" w14:textId="2839D499" w:rsidR="00065300" w:rsidRPr="007447ED" w:rsidRDefault="00065300">
            <w:pPr>
              <w:rPr>
                <w:lang w:eastAsia="ru-RU"/>
              </w:rPr>
              <w:pPrChange w:id="2400" w:author="Zelenskaya Natalia" w:date="2021-03-12T16:36:00Z">
                <w:pPr>
                  <w:jc w:val="left"/>
                </w:pPr>
              </w:pPrChange>
            </w:pPr>
            <w:ins w:id="2401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02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DCA9199" w14:textId="4D9DB205" w:rsidR="00065300" w:rsidRPr="007447ED" w:rsidRDefault="00065300">
            <w:pPr>
              <w:rPr>
                <w:lang w:eastAsia="ru-RU"/>
              </w:rPr>
              <w:pPrChange w:id="2403" w:author="Zelenskaya Natalia" w:date="2021-03-12T16:36:00Z">
                <w:pPr>
                  <w:jc w:val="left"/>
                </w:pPr>
              </w:pPrChange>
            </w:pPr>
            <w:ins w:id="2404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405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F408007" w14:textId="070054D4" w:rsidR="00065300" w:rsidRPr="000C12E3" w:rsidRDefault="00065300">
            <w:pPr>
              <w:rPr>
                <w:rFonts w:eastAsiaTheme="minorHAnsi"/>
                <w:rPrChange w:id="2406" w:author="Zelenskaya Natalia" w:date="2021-03-12T20:48:00Z">
                  <w:rPr>
                    <w:lang w:eastAsia="ru-RU"/>
                  </w:rPr>
                </w:rPrChange>
              </w:rPr>
              <w:pPrChange w:id="2407" w:author="Zelenskaya Natalia" w:date="2021-03-12T16:36:00Z">
                <w:pPr>
                  <w:jc w:val="left"/>
                </w:pPr>
              </w:pPrChange>
            </w:pPr>
            <w:ins w:id="2408" w:author="Zelenskaya Natalia" w:date="2021-03-12T20:47:00Z">
              <w:r w:rsidRPr="000C12E3">
                <w:rPr>
                  <w:rFonts w:eastAsiaTheme="minorHAnsi"/>
                  <w:rPrChange w:id="2409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80.1, 10.4, 10.3, 210.1, 70.2, 80.4, 100.2, 220.2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10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8E72D59" w14:textId="77777777" w:rsidR="00065300" w:rsidRDefault="00065300">
            <w:pPr>
              <w:rPr>
                <w:ins w:id="2411" w:author="Zelenskaya Natalia" w:date="2020-05-07T14:56:00Z"/>
                <w:rFonts w:eastAsiaTheme="minorHAnsi"/>
              </w:rPr>
              <w:pPrChange w:id="2412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413" w:author="Zelenskaya Natalia" w:date="2020-05-07T14:56:00Z">
              <w:r>
                <w:rPr>
                  <w:rFonts w:eastAsiaTheme="minorHAnsi"/>
                </w:rPr>
                <w:t>Мероприятие</w:t>
              </w:r>
            </w:ins>
          </w:p>
          <w:p w14:paraId="087C54DA" w14:textId="27C35CD1" w:rsidR="00065300" w:rsidRPr="007447ED" w:rsidRDefault="00065300">
            <w:pPr>
              <w:rPr>
                <w:lang w:eastAsia="ru-RU"/>
              </w:rPr>
              <w:pPrChange w:id="2414" w:author="Zelenskaya Natalia" w:date="2021-03-12T16:36:00Z">
                <w:pPr>
                  <w:jc w:val="left"/>
                </w:pPr>
              </w:pPrChange>
            </w:pPr>
            <w:ins w:id="2415" w:author="Zelenskaya Natalia" w:date="2020-05-07T14:56:00Z">
              <w:r>
                <w:rPr>
                  <w:rFonts w:eastAsiaTheme="minorHAnsi"/>
                </w:rPr>
                <w:t>Заявка на ОВП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16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4CFED8A" w14:textId="4A8B5404" w:rsidR="00065300" w:rsidRPr="007447ED" w:rsidRDefault="00065300">
            <w:pPr>
              <w:rPr>
                <w:lang w:eastAsia="ru-RU"/>
              </w:rPr>
              <w:pPrChange w:id="2417" w:author="Zelenskaya Natalia" w:date="2021-03-12T16:36:00Z">
                <w:pPr>
                  <w:jc w:val="left"/>
                </w:pPr>
              </w:pPrChange>
            </w:pPr>
            <w:ins w:id="2418" w:author="Zelenskaya Natalia" w:date="2020-05-07T14:51:00Z">
              <w:r>
                <w:rPr>
                  <w:rFonts w:eastAsiaTheme="minorHAnsi"/>
                </w:rPr>
                <w:t>УП-02.03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19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7D87F67" w14:textId="5E22F305" w:rsidR="00065300" w:rsidRPr="007447ED" w:rsidRDefault="00065300">
            <w:pPr>
              <w:rPr>
                <w:lang w:eastAsia="ru-RU"/>
              </w:rPr>
              <w:pPrChange w:id="2420" w:author="Zelenskaya Natalia" w:date="2021-03-12T16:36:00Z">
                <w:pPr>
                  <w:jc w:val="left"/>
                </w:pPr>
              </w:pPrChange>
            </w:pPr>
            <w:ins w:id="2421" w:author="Zelenskaya Natalia" w:date="2020-05-07T14:51:00Z">
              <w:r>
                <w:rPr>
                  <w:rFonts w:eastAsiaTheme="minorHAnsi"/>
                </w:rPr>
                <w:t>Управление инвестиционной программой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22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79C7C12" w14:textId="44EE8BBC" w:rsidR="00065300" w:rsidRPr="007447ED" w:rsidRDefault="00065300">
            <w:pPr>
              <w:rPr>
                <w:lang w:eastAsia="ru-RU"/>
              </w:rPr>
              <w:pPrChange w:id="2423" w:author="Zelenskaya Natalia" w:date="2021-03-12T16:36:00Z">
                <w:pPr>
                  <w:jc w:val="left"/>
                </w:pPr>
              </w:pPrChange>
            </w:pPr>
            <w:ins w:id="2424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  <w:tr w:rsidR="00065300" w:rsidRPr="007447ED" w14:paraId="397CD17C" w14:textId="77777777" w:rsidTr="00D254EC">
        <w:tblPrEx>
          <w:tblW w:w="10206" w:type="dxa"/>
          <w:tblInd w:w="-5" w:type="dxa"/>
          <w:tblLayout w:type="fixed"/>
          <w:tblPrExChange w:id="2425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426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27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0EA8B2C" w14:textId="35C34BC0" w:rsidR="00065300" w:rsidRPr="00303E50" w:rsidRDefault="00065300">
            <w:pPr>
              <w:rPr>
                <w:lang w:eastAsia="ru-RU"/>
              </w:rPr>
              <w:pPrChange w:id="2428" w:author="Zelenskaya Natalia" w:date="2021-03-12T16:36:00Z">
                <w:pPr>
                  <w:jc w:val="left"/>
                </w:pPr>
              </w:pPrChange>
            </w:pPr>
            <w:ins w:id="2429" w:author="Zelenskaya Natalia" w:date="2020-05-07T14:55:00Z">
              <w:r>
                <w:rPr>
                  <w:rFonts w:eastAsiaTheme="minorHAnsi"/>
                </w:rPr>
                <w:t>ПП-12.07.01-ERP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30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0EA0BB8" w14:textId="203DC7BD" w:rsidR="00065300" w:rsidRPr="00303E50" w:rsidRDefault="00065300">
            <w:pPr>
              <w:rPr>
                <w:lang w:eastAsia="ru-RU"/>
              </w:rPr>
              <w:pPrChange w:id="2431" w:author="Zelenskaya Natalia" w:date="2021-03-12T16:36:00Z">
                <w:pPr>
                  <w:jc w:val="left"/>
                </w:pPr>
              </w:pPrChange>
            </w:pPr>
            <w:ins w:id="2432" w:author="Zelenskaya Natalia" w:date="2020-05-07T14:55:00Z">
              <w:r>
                <w:rPr>
                  <w:rFonts w:eastAsiaTheme="minorHAnsi"/>
                </w:rPr>
                <w:t>Управление данными НСИ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433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DD0920B" w14:textId="7D26A1E6" w:rsidR="00065300" w:rsidRPr="000C12E3" w:rsidRDefault="00065300">
            <w:pPr>
              <w:rPr>
                <w:rFonts w:eastAsiaTheme="minorHAnsi"/>
                <w:rPrChange w:id="2434" w:author="Zelenskaya Natalia" w:date="2021-03-12T20:48:00Z">
                  <w:rPr>
                    <w:lang w:eastAsia="ru-RU"/>
                  </w:rPr>
                </w:rPrChange>
              </w:rPr>
              <w:pPrChange w:id="2435" w:author="Zelenskaya Natalia" w:date="2021-03-12T16:36:00Z">
                <w:pPr>
                  <w:jc w:val="left"/>
                </w:pPr>
              </w:pPrChange>
            </w:pPr>
            <w:ins w:id="2436" w:author="Zelenskaya Natalia" w:date="2021-03-12T20:47:00Z">
              <w:r w:rsidRPr="000C12E3">
                <w:rPr>
                  <w:rFonts w:eastAsiaTheme="minorHAnsi"/>
                  <w:rPrChange w:id="2437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-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38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57FA81C" w14:textId="49367D87" w:rsidR="00065300" w:rsidRPr="00303E50" w:rsidRDefault="00065300">
            <w:pPr>
              <w:rPr>
                <w:lang w:eastAsia="ru-RU"/>
              </w:rPr>
              <w:pPrChange w:id="2439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40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D60F42B" w14:textId="7DD1F149" w:rsidR="00065300" w:rsidRPr="007447ED" w:rsidRDefault="00065300">
            <w:pPr>
              <w:rPr>
                <w:lang w:eastAsia="ru-RU"/>
              </w:rPr>
              <w:pPrChange w:id="2441" w:author="Zelenskaya Natalia" w:date="2021-03-12T16:36:00Z">
                <w:pPr>
                  <w:jc w:val="left"/>
                </w:pPr>
              </w:pPrChange>
            </w:pPr>
            <w:ins w:id="2442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43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B83DFB9" w14:textId="7A2281FD" w:rsidR="00065300" w:rsidRPr="007447ED" w:rsidRDefault="00065300">
            <w:pPr>
              <w:rPr>
                <w:lang w:eastAsia="ru-RU"/>
              </w:rPr>
              <w:pPrChange w:id="2444" w:author="Zelenskaya Natalia" w:date="2021-03-12T16:36:00Z">
                <w:pPr>
                  <w:jc w:val="left"/>
                </w:pPr>
              </w:pPrChange>
            </w:pPr>
            <w:ins w:id="2445" w:author="Zelenskaya Natalia" w:date="2020-05-07T14:51:00Z">
              <w:r>
                <w:rPr>
                  <w:rFonts w:eastAsiaTheme="minorHAnsi"/>
                </w:rPr>
                <w:t xml:space="preserve">Планирование программы ОВП в рамках программы воздействий на </w:t>
              </w:r>
              <w:r>
                <w:rPr>
                  <w:rFonts w:eastAsiaTheme="minorHAnsi"/>
                </w:rPr>
                <w:lastRenderedPageBreak/>
                <w:t>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46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D2AAEB3" w14:textId="0E7378B3" w:rsidR="00065300" w:rsidRDefault="00065300">
            <w:pPr>
              <w:rPr>
                <w:lang w:eastAsia="ru-RU"/>
              </w:rPr>
              <w:pPrChange w:id="2447" w:author="Zelenskaya Natalia" w:date="2021-03-12T16:36:00Z">
                <w:pPr>
                  <w:jc w:val="left"/>
                </w:pPr>
              </w:pPrChange>
            </w:pPr>
            <w:ins w:id="2448" w:author="Zelenskaya Natalia" w:date="2020-05-07T14:54:00Z">
              <w:r>
                <w:rPr>
                  <w:rFonts w:eastAsiaTheme="minorHAnsi"/>
                </w:rPr>
                <w:lastRenderedPageBreak/>
                <w:t>80.1, 10.3, 70.2</w:t>
              </w:r>
            </w:ins>
          </w:p>
        </w:tc>
      </w:tr>
      <w:tr w:rsidR="00065300" w:rsidRPr="007447ED" w14:paraId="7E45E95C" w14:textId="77777777" w:rsidTr="00D254EC">
        <w:tblPrEx>
          <w:tblW w:w="10206" w:type="dxa"/>
          <w:tblInd w:w="-5" w:type="dxa"/>
          <w:tblLayout w:type="fixed"/>
          <w:tblPrExChange w:id="2449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450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51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ED98D9F" w14:textId="7D245FF8" w:rsidR="00065300" w:rsidRPr="007447ED" w:rsidRDefault="00065300">
            <w:pPr>
              <w:rPr>
                <w:lang w:eastAsia="ru-RU"/>
              </w:rPr>
              <w:pPrChange w:id="2452" w:author="Zelenskaya Natalia" w:date="2021-03-12T16:36:00Z">
                <w:pPr>
                  <w:jc w:val="left"/>
                </w:pPr>
              </w:pPrChange>
            </w:pPr>
            <w:ins w:id="2453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54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B1B03AC" w14:textId="7782A3C7" w:rsidR="00065300" w:rsidRPr="007447ED" w:rsidRDefault="00065300">
            <w:pPr>
              <w:rPr>
                <w:lang w:eastAsia="ru-RU"/>
              </w:rPr>
              <w:pPrChange w:id="2455" w:author="Zelenskaya Natalia" w:date="2021-03-12T16:36:00Z">
                <w:pPr>
                  <w:jc w:val="left"/>
                </w:pPr>
              </w:pPrChange>
            </w:pPr>
            <w:ins w:id="2456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457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668C171" w14:textId="6E6EA65B" w:rsidR="00065300" w:rsidRPr="000C12E3" w:rsidRDefault="00065300">
            <w:pPr>
              <w:rPr>
                <w:rFonts w:eastAsiaTheme="minorHAnsi"/>
                <w:rPrChange w:id="2458" w:author="Zelenskaya Natalia" w:date="2021-03-12T20:48:00Z">
                  <w:rPr>
                    <w:lang w:eastAsia="ru-RU"/>
                  </w:rPr>
                </w:rPrChange>
              </w:rPr>
              <w:pPrChange w:id="2459" w:author="Zelenskaya Natalia" w:date="2021-03-12T16:36:00Z">
                <w:pPr>
                  <w:jc w:val="left"/>
                </w:pPr>
              </w:pPrChange>
            </w:pPr>
            <w:ins w:id="2460" w:author="Zelenskaya Natalia" w:date="2021-03-12T20:47:00Z">
              <w:r w:rsidRPr="000C12E3">
                <w:rPr>
                  <w:rFonts w:eastAsiaTheme="minorHAnsi"/>
                  <w:rPrChange w:id="2461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90.1, 20.4, 20.3, 80.2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62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BD1CB5D" w14:textId="0CCC7B38" w:rsidR="00065300" w:rsidRPr="007447ED" w:rsidRDefault="00065300">
            <w:pPr>
              <w:rPr>
                <w:lang w:eastAsia="ru-RU"/>
              </w:rPr>
              <w:pPrChange w:id="2463" w:author="Zelenskaya Natalia" w:date="2021-03-12T16:36:00Z">
                <w:pPr>
                  <w:jc w:val="left"/>
                </w:pPr>
              </w:pPrChange>
            </w:pPr>
            <w:ins w:id="2464" w:author="Zelenskaya Natalia" w:date="2020-05-07T14:56:00Z">
              <w:r>
                <w:rPr>
                  <w:rFonts w:eastAsiaTheme="minorHAnsi"/>
                </w:rPr>
                <w:t>Запись объекта НСИ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65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A739B47" w14:textId="18E1CC83" w:rsidR="00065300" w:rsidRPr="007447ED" w:rsidRDefault="00065300">
            <w:pPr>
              <w:rPr>
                <w:lang w:eastAsia="ru-RU"/>
              </w:rPr>
              <w:pPrChange w:id="2466" w:author="Zelenskaya Natalia" w:date="2021-03-12T16:36:00Z">
                <w:pPr>
                  <w:jc w:val="left"/>
                </w:pPr>
              </w:pPrChange>
            </w:pPr>
            <w:ins w:id="2467" w:author="Zelenskaya Natalia" w:date="2020-05-07T14:51:00Z">
              <w:r>
                <w:rPr>
                  <w:rFonts w:eastAsiaTheme="minorHAnsi"/>
                </w:rPr>
                <w:t>ПП-12.07.01-ERP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68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018F398" w14:textId="296F6BF9" w:rsidR="00065300" w:rsidRPr="007447ED" w:rsidRDefault="00065300">
            <w:pPr>
              <w:rPr>
                <w:lang w:eastAsia="ru-RU"/>
              </w:rPr>
              <w:pPrChange w:id="2469" w:author="Zelenskaya Natalia" w:date="2021-03-12T16:36:00Z">
                <w:pPr>
                  <w:jc w:val="left"/>
                </w:pPr>
              </w:pPrChange>
            </w:pPr>
            <w:ins w:id="2470" w:author="Zelenskaya Natalia" w:date="2020-05-07T14:51:00Z">
              <w:r>
                <w:rPr>
                  <w:rFonts w:eastAsiaTheme="minorHAnsi"/>
                </w:rPr>
                <w:t>Управление данными НСИ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71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845F147" w14:textId="7EEA36DA" w:rsidR="00065300" w:rsidRPr="007447ED" w:rsidRDefault="00065300">
            <w:pPr>
              <w:rPr>
                <w:lang w:eastAsia="ru-RU"/>
              </w:rPr>
              <w:pPrChange w:id="2472" w:author="Zelenskaya Natalia" w:date="2021-03-12T16:36:00Z">
                <w:pPr>
                  <w:jc w:val="left"/>
                </w:pPr>
              </w:pPrChange>
            </w:pPr>
            <w:ins w:id="2473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  <w:tr w:rsidR="00065300" w:rsidRPr="007447ED" w14:paraId="3110088A" w14:textId="77777777" w:rsidTr="00D254EC">
        <w:tblPrEx>
          <w:tblW w:w="10206" w:type="dxa"/>
          <w:tblInd w:w="-5" w:type="dxa"/>
          <w:tblLayout w:type="fixed"/>
          <w:tblPrExChange w:id="2474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475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76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861C783" w14:textId="69D1FEB4" w:rsidR="00065300" w:rsidRPr="00303E50" w:rsidRDefault="00065300">
            <w:pPr>
              <w:rPr>
                <w:lang w:eastAsia="ru-RU"/>
              </w:rPr>
              <w:pPrChange w:id="2477" w:author="Zelenskaya Natalia" w:date="2021-03-12T16:36:00Z">
                <w:pPr>
                  <w:jc w:val="left"/>
                </w:pPr>
              </w:pPrChange>
            </w:pPr>
            <w:ins w:id="2478" w:author="Zelenskaya Natalia" w:date="2020-05-07T14:55:00Z">
              <w:r>
                <w:rPr>
                  <w:rFonts w:eastAsiaTheme="minorHAnsi"/>
                </w:rPr>
                <w:t>ОП-03.02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79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A2FC169" w14:textId="38253182" w:rsidR="00065300" w:rsidRPr="00303E50" w:rsidRDefault="00065300">
            <w:pPr>
              <w:rPr>
                <w:lang w:eastAsia="ru-RU"/>
              </w:rPr>
              <w:pPrChange w:id="2480" w:author="Zelenskaya Natalia" w:date="2021-03-12T16:36:00Z">
                <w:pPr>
                  <w:jc w:val="left"/>
                </w:pPr>
              </w:pPrChange>
            </w:pPr>
            <w:ins w:id="2481" w:author="Zelenskaya Natalia" w:date="2020-05-07T14:55:00Z">
              <w:r>
                <w:rPr>
                  <w:rFonts w:eastAsiaTheme="minorHAnsi"/>
                </w:rPr>
                <w:t>Процессы управления проектами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482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51BAFCD" w14:textId="25E61A5D" w:rsidR="00065300" w:rsidRPr="000C12E3" w:rsidRDefault="00065300">
            <w:pPr>
              <w:rPr>
                <w:rFonts w:eastAsiaTheme="minorHAnsi"/>
                <w:rPrChange w:id="2483" w:author="Zelenskaya Natalia" w:date="2021-03-12T20:48:00Z">
                  <w:rPr>
                    <w:lang w:eastAsia="ru-RU"/>
                  </w:rPr>
                </w:rPrChange>
              </w:rPr>
              <w:pPrChange w:id="2484" w:author="Zelenskaya Natalia" w:date="2021-03-12T16:36:00Z">
                <w:pPr>
                  <w:jc w:val="left"/>
                </w:pPr>
              </w:pPrChange>
            </w:pPr>
            <w:ins w:id="2485" w:author="Zelenskaya Natalia" w:date="2021-03-12T20:47:00Z">
              <w:r w:rsidRPr="000C12E3">
                <w:rPr>
                  <w:rFonts w:eastAsiaTheme="minorHAnsi"/>
                  <w:rPrChange w:id="2486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-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87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23414C1" w14:textId="47327EEA" w:rsidR="00065300" w:rsidRPr="00303E50" w:rsidRDefault="00065300">
            <w:pPr>
              <w:rPr>
                <w:lang w:eastAsia="ru-RU"/>
              </w:rPr>
              <w:pPrChange w:id="2488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89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30CFC52" w14:textId="328DF3A5" w:rsidR="00065300" w:rsidRPr="007447ED" w:rsidRDefault="00065300">
            <w:pPr>
              <w:rPr>
                <w:lang w:eastAsia="ru-RU"/>
              </w:rPr>
              <w:pPrChange w:id="2490" w:author="Zelenskaya Natalia" w:date="2021-03-12T16:36:00Z">
                <w:pPr>
                  <w:jc w:val="left"/>
                </w:pPr>
              </w:pPrChange>
            </w:pPr>
            <w:ins w:id="2491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92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4387ED9" w14:textId="0AC8BFA9" w:rsidR="00065300" w:rsidRPr="007447ED" w:rsidRDefault="00065300">
            <w:pPr>
              <w:rPr>
                <w:lang w:eastAsia="ru-RU"/>
              </w:rPr>
              <w:pPrChange w:id="2493" w:author="Zelenskaya Natalia" w:date="2021-03-12T16:36:00Z">
                <w:pPr>
                  <w:jc w:val="left"/>
                </w:pPr>
              </w:pPrChange>
            </w:pPr>
            <w:ins w:id="2494" w:author="Zelenskaya Natalia" w:date="2020-05-07T14:51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95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667395A" w14:textId="7A474280" w:rsidR="00065300" w:rsidRDefault="00065300">
            <w:pPr>
              <w:rPr>
                <w:lang w:eastAsia="ru-RU"/>
              </w:rPr>
              <w:pPrChange w:id="2496" w:author="Zelenskaya Natalia" w:date="2021-03-12T16:36:00Z">
                <w:pPr>
                  <w:jc w:val="left"/>
                </w:pPr>
              </w:pPrChange>
            </w:pPr>
            <w:ins w:id="2497" w:author="Zelenskaya Natalia" w:date="2020-05-07T14:54:00Z">
              <w:r>
                <w:rPr>
                  <w:rFonts w:eastAsiaTheme="minorHAnsi"/>
                </w:rPr>
                <w:t>20.1, 130.1</w:t>
              </w:r>
            </w:ins>
          </w:p>
        </w:tc>
      </w:tr>
      <w:tr w:rsidR="00065300" w:rsidRPr="007447ED" w14:paraId="766D1661" w14:textId="77777777" w:rsidTr="00D254EC">
        <w:tblPrEx>
          <w:tblW w:w="10206" w:type="dxa"/>
          <w:tblInd w:w="-5" w:type="dxa"/>
          <w:tblLayout w:type="fixed"/>
          <w:tblPrExChange w:id="2498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499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00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B1673F1" w14:textId="05E91435" w:rsidR="00065300" w:rsidRPr="007447ED" w:rsidRDefault="00065300">
            <w:pPr>
              <w:rPr>
                <w:lang w:eastAsia="ru-RU"/>
              </w:rPr>
              <w:pPrChange w:id="2501" w:author="Zelenskaya Natalia" w:date="2021-03-12T16:36:00Z">
                <w:pPr>
                  <w:jc w:val="left"/>
                </w:pPr>
              </w:pPrChange>
            </w:pPr>
            <w:ins w:id="2502" w:author="Zelenskaya Natalia" w:date="2020-05-07T14:55:00Z">
              <w:r>
                <w:rPr>
                  <w:rFonts w:eastAsiaTheme="minorHAnsi"/>
                </w:rPr>
                <w:t>ПП-07.02.01-ERP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03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76AD8C5" w14:textId="59B8EFC6" w:rsidR="00065300" w:rsidRPr="007447ED" w:rsidRDefault="00065300">
            <w:pPr>
              <w:rPr>
                <w:lang w:eastAsia="ru-RU"/>
              </w:rPr>
              <w:pPrChange w:id="2504" w:author="Zelenskaya Natalia" w:date="2021-03-12T16:36:00Z">
                <w:pPr>
                  <w:jc w:val="left"/>
                </w:pPr>
              </w:pPrChange>
            </w:pPr>
            <w:ins w:id="2505" w:author="Zelenskaya Natalia" w:date="2020-05-07T14:55:00Z">
              <w:r>
                <w:rPr>
                  <w:rFonts w:eastAsiaTheme="minorHAnsi"/>
                </w:rPr>
                <w:t xml:space="preserve">Долгосрочное планирование воздействий на производственные </w:t>
              </w:r>
              <w:r>
                <w:rPr>
                  <w:rFonts w:eastAsiaTheme="minorHAnsi"/>
                </w:rPr>
                <w:lastRenderedPageBreak/>
                <w:t>активы (мастер-план от 3-х до 10 лет)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506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90AA67B" w14:textId="747E72B8" w:rsidR="00065300" w:rsidRPr="000C12E3" w:rsidRDefault="00065300">
            <w:pPr>
              <w:rPr>
                <w:rFonts w:eastAsiaTheme="minorHAnsi"/>
                <w:rPrChange w:id="2507" w:author="Zelenskaya Natalia" w:date="2021-03-12T20:48:00Z">
                  <w:rPr>
                    <w:lang w:eastAsia="ru-RU"/>
                  </w:rPr>
                </w:rPrChange>
              </w:rPr>
              <w:pPrChange w:id="2508" w:author="Zelenskaya Natalia" w:date="2021-03-12T16:36:00Z">
                <w:pPr>
                  <w:jc w:val="left"/>
                </w:pPr>
              </w:pPrChange>
            </w:pPr>
            <w:ins w:id="2509" w:author="Zelenskaya Natalia" w:date="2021-03-12T20:47:00Z">
              <w:r w:rsidRPr="000C12E3">
                <w:rPr>
                  <w:rFonts w:eastAsiaTheme="minorHAnsi"/>
                  <w:rPrChange w:id="2510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30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11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8A176E8" w14:textId="1B9FDD27" w:rsidR="00065300" w:rsidRPr="007447ED" w:rsidRDefault="00065300">
            <w:pPr>
              <w:rPr>
                <w:lang w:eastAsia="ru-RU"/>
              </w:rPr>
              <w:pPrChange w:id="2512" w:author="Zelenskaya Natalia" w:date="2021-03-12T16:36:00Z">
                <w:pPr>
                  <w:jc w:val="left"/>
                </w:pPr>
              </w:pPrChange>
            </w:pPr>
            <w:ins w:id="2513" w:author="Zelenskaya Natalia" w:date="2020-05-07T14:56:00Z">
              <w:r>
                <w:rPr>
                  <w:rFonts w:eastAsiaTheme="minorHAnsi"/>
                </w:rPr>
                <w:t>Мероприятие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14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55B5AEE" w14:textId="526D6B25" w:rsidR="00065300" w:rsidRPr="007447ED" w:rsidRDefault="00065300">
            <w:pPr>
              <w:rPr>
                <w:lang w:eastAsia="ru-RU"/>
              </w:rPr>
              <w:pPrChange w:id="2515" w:author="Zelenskaya Natalia" w:date="2021-03-12T16:36:00Z">
                <w:pPr>
                  <w:jc w:val="left"/>
                </w:pPr>
              </w:pPrChange>
            </w:pPr>
            <w:ins w:id="2516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17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CBC1C3A" w14:textId="4AB43F7C" w:rsidR="00065300" w:rsidRPr="007447ED" w:rsidRDefault="00065300">
            <w:pPr>
              <w:rPr>
                <w:lang w:eastAsia="ru-RU"/>
              </w:rPr>
              <w:pPrChange w:id="2518" w:author="Zelenskaya Natalia" w:date="2021-03-12T16:36:00Z">
                <w:pPr>
                  <w:jc w:val="left"/>
                </w:pPr>
              </w:pPrChange>
            </w:pPr>
            <w:ins w:id="2519" w:author="Zelenskaya Natalia" w:date="2020-05-07T14:51:00Z">
              <w:r>
                <w:rPr>
                  <w:rFonts w:eastAsiaTheme="minorHAnsi"/>
                </w:rPr>
                <w:t xml:space="preserve">Планирование программы ОВП в рамках программы воздействий на </w:t>
              </w:r>
              <w:r>
                <w:rPr>
                  <w:rFonts w:eastAsiaTheme="minorHAnsi"/>
                </w:rPr>
                <w:lastRenderedPageBreak/>
                <w:t>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20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793A6A6" w14:textId="1ACF2BB4" w:rsidR="00065300" w:rsidRPr="007447ED" w:rsidRDefault="00065300">
            <w:pPr>
              <w:rPr>
                <w:lang w:eastAsia="ru-RU"/>
              </w:rPr>
              <w:pPrChange w:id="2521" w:author="Zelenskaya Natalia" w:date="2021-03-12T16:36:00Z">
                <w:pPr>
                  <w:jc w:val="left"/>
                </w:pPr>
              </w:pPrChange>
            </w:pPr>
            <w:ins w:id="2522" w:author="Zelenskaya Natalia" w:date="2020-05-07T14:54:00Z">
              <w:r>
                <w:rPr>
                  <w:rFonts w:eastAsiaTheme="minorHAnsi"/>
                </w:rPr>
                <w:lastRenderedPageBreak/>
                <w:t>160.1</w:t>
              </w:r>
            </w:ins>
          </w:p>
        </w:tc>
      </w:tr>
      <w:tr w:rsidR="00065300" w:rsidRPr="007447ED" w14:paraId="1270165D" w14:textId="77777777" w:rsidTr="00D254EC">
        <w:tblPrEx>
          <w:tblW w:w="10206" w:type="dxa"/>
          <w:tblInd w:w="-5" w:type="dxa"/>
          <w:tblLayout w:type="fixed"/>
          <w:tblPrExChange w:id="2523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524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25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2006C9E" w14:textId="26D35373" w:rsidR="00065300" w:rsidRPr="007447ED" w:rsidRDefault="00065300">
            <w:pPr>
              <w:rPr>
                <w:lang w:eastAsia="ru-RU"/>
              </w:rPr>
              <w:pPrChange w:id="2526" w:author="Zelenskaya Natalia" w:date="2021-03-12T16:36:00Z">
                <w:pPr>
                  <w:jc w:val="left"/>
                </w:pPr>
              </w:pPrChange>
            </w:pPr>
            <w:ins w:id="2527" w:author="Zelenskaya Natalia" w:date="2020-05-07T14:55:00Z">
              <w:r>
                <w:rPr>
                  <w:rFonts w:eastAsiaTheme="minorHAnsi"/>
                </w:rPr>
                <w:t>ОП-03.02.19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28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553BA18" w14:textId="1435386C" w:rsidR="00065300" w:rsidRPr="007447ED" w:rsidRDefault="00065300">
            <w:pPr>
              <w:rPr>
                <w:lang w:eastAsia="ru-RU"/>
              </w:rPr>
              <w:pPrChange w:id="2529" w:author="Zelenskaya Natalia" w:date="2021-03-12T16:36:00Z">
                <w:pPr>
                  <w:jc w:val="left"/>
                </w:pPr>
              </w:pPrChange>
            </w:pPr>
            <w:ins w:id="2530" w:author="Zelenskaya Natalia" w:date="2020-05-07T14:55:00Z">
              <w:r>
                <w:rPr>
                  <w:rFonts w:eastAsiaTheme="minorHAnsi"/>
                </w:rPr>
                <w:t>Управление потребностью и стоимостью (в SAP ERP)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531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8171C9D" w14:textId="5D437036" w:rsidR="00065300" w:rsidRPr="000C12E3" w:rsidRDefault="00065300">
            <w:pPr>
              <w:rPr>
                <w:rFonts w:eastAsiaTheme="minorHAnsi"/>
                <w:rPrChange w:id="2532" w:author="Zelenskaya Natalia" w:date="2021-03-12T20:48:00Z">
                  <w:rPr>
                    <w:lang w:eastAsia="ru-RU"/>
                  </w:rPr>
                </w:rPrChange>
              </w:rPr>
              <w:pPrChange w:id="2533" w:author="Zelenskaya Natalia" w:date="2021-03-12T16:36:00Z">
                <w:pPr>
                  <w:jc w:val="left"/>
                </w:pPr>
              </w:pPrChange>
            </w:pPr>
            <w:ins w:id="2534" w:author="Zelenskaya Natalia" w:date="2021-03-12T20:47:00Z">
              <w:r w:rsidRPr="000C12E3">
                <w:rPr>
                  <w:rFonts w:eastAsiaTheme="minorHAnsi"/>
                  <w:rPrChange w:id="2535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-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36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9B16A1C" w14:textId="042E5270" w:rsidR="00065300" w:rsidRPr="007447ED" w:rsidRDefault="00065300">
            <w:pPr>
              <w:rPr>
                <w:lang w:eastAsia="ru-RU"/>
              </w:rPr>
              <w:pPrChange w:id="253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38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6407B0E" w14:textId="7FF4581A" w:rsidR="00065300" w:rsidRPr="007447ED" w:rsidRDefault="00065300">
            <w:pPr>
              <w:rPr>
                <w:lang w:eastAsia="ru-RU"/>
              </w:rPr>
              <w:pPrChange w:id="2539" w:author="Zelenskaya Natalia" w:date="2021-03-12T16:36:00Z">
                <w:pPr>
                  <w:jc w:val="left"/>
                </w:pPr>
              </w:pPrChange>
            </w:pPr>
            <w:ins w:id="2540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41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2BD9B7B" w14:textId="5BE4D867" w:rsidR="00065300" w:rsidRPr="007447ED" w:rsidRDefault="00065300">
            <w:pPr>
              <w:rPr>
                <w:lang w:eastAsia="ru-RU"/>
              </w:rPr>
              <w:pPrChange w:id="2542" w:author="Zelenskaya Natalia" w:date="2021-03-12T16:36:00Z">
                <w:pPr>
                  <w:jc w:val="left"/>
                </w:pPr>
              </w:pPrChange>
            </w:pPr>
            <w:ins w:id="2543" w:author="Zelenskaya Natalia" w:date="2020-05-07T14:51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44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F029DE5" w14:textId="18CC4DF8" w:rsidR="00065300" w:rsidRPr="007447ED" w:rsidRDefault="00065300">
            <w:pPr>
              <w:rPr>
                <w:lang w:eastAsia="ru-RU"/>
              </w:rPr>
              <w:pPrChange w:id="2545" w:author="Zelenskaya Natalia" w:date="2021-03-12T16:36:00Z">
                <w:pPr>
                  <w:jc w:val="left"/>
                </w:pPr>
              </w:pPrChange>
            </w:pPr>
            <w:ins w:id="2546" w:author="Zelenskaya Natalia" w:date="2020-05-07T14:54:00Z">
              <w:r>
                <w:rPr>
                  <w:rFonts w:eastAsiaTheme="minorHAnsi"/>
                </w:rPr>
                <w:t>200.2, 170.1, 19</w:t>
              </w:r>
            </w:ins>
          </w:p>
        </w:tc>
      </w:tr>
      <w:tr w:rsidR="00065300" w:rsidRPr="007447ED" w14:paraId="59FD086C" w14:textId="77777777" w:rsidTr="00D254EC">
        <w:tblPrEx>
          <w:tblW w:w="10206" w:type="dxa"/>
          <w:tblInd w:w="-5" w:type="dxa"/>
          <w:tblLayout w:type="fixed"/>
          <w:tblPrExChange w:id="2547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548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49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1169BCA" w14:textId="58C25250" w:rsidR="00065300" w:rsidRPr="007447ED" w:rsidRDefault="00065300">
            <w:pPr>
              <w:rPr>
                <w:lang w:eastAsia="ru-RU"/>
              </w:rPr>
              <w:pPrChange w:id="2550" w:author="Zelenskaya Natalia" w:date="2021-03-12T16:36:00Z">
                <w:pPr>
                  <w:jc w:val="left"/>
                </w:pPr>
              </w:pPrChange>
            </w:pPr>
            <w:ins w:id="2551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52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B638275" w14:textId="31DCA10D" w:rsidR="00065300" w:rsidRPr="007447ED" w:rsidRDefault="00065300">
            <w:pPr>
              <w:rPr>
                <w:lang w:eastAsia="ru-RU"/>
              </w:rPr>
              <w:pPrChange w:id="2553" w:author="Zelenskaya Natalia" w:date="2021-03-12T16:36:00Z">
                <w:pPr>
                  <w:jc w:val="left"/>
                </w:pPr>
              </w:pPrChange>
            </w:pPr>
            <w:ins w:id="2554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555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3906F8A" w14:textId="24AC4E71" w:rsidR="00065300" w:rsidRPr="000C12E3" w:rsidRDefault="00065300">
            <w:pPr>
              <w:rPr>
                <w:rFonts w:eastAsiaTheme="minorHAnsi"/>
                <w:rPrChange w:id="2556" w:author="Zelenskaya Natalia" w:date="2021-03-12T20:48:00Z">
                  <w:rPr>
                    <w:lang w:eastAsia="ru-RU"/>
                  </w:rPr>
                </w:rPrChange>
              </w:rPr>
              <w:pPrChange w:id="2557" w:author="Zelenskaya Natalia" w:date="2021-03-12T16:36:00Z">
                <w:pPr>
                  <w:jc w:val="left"/>
                </w:pPr>
              </w:pPrChange>
            </w:pPr>
            <w:ins w:id="2558" w:author="Zelenskaya Natalia" w:date="2021-03-12T20:47:00Z">
              <w:r w:rsidRPr="000C12E3">
                <w:rPr>
                  <w:rFonts w:eastAsiaTheme="minorHAnsi"/>
                  <w:rPrChange w:id="2559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10.1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60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EF3D16C" w14:textId="77777777" w:rsidR="00065300" w:rsidRDefault="00065300">
            <w:pPr>
              <w:rPr>
                <w:ins w:id="2561" w:author="Zelenskaya Natalia" w:date="2020-05-07T14:56:00Z"/>
                <w:rFonts w:eastAsiaTheme="minorHAnsi"/>
              </w:rPr>
              <w:pPrChange w:id="2562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563" w:author="Zelenskaya Natalia" w:date="2020-05-07T14:56:00Z">
              <w:r>
                <w:rPr>
                  <w:rFonts w:eastAsiaTheme="minorHAnsi"/>
                </w:rPr>
                <w:t>Стратегический план УПА</w:t>
              </w:r>
            </w:ins>
          </w:p>
          <w:p w14:paraId="5713BAFA" w14:textId="4AB5F52D" w:rsidR="00065300" w:rsidRPr="007447ED" w:rsidRDefault="00065300">
            <w:pPr>
              <w:rPr>
                <w:lang w:eastAsia="ru-RU"/>
              </w:rPr>
              <w:pPrChange w:id="2564" w:author="Zelenskaya Natalia" w:date="2021-03-12T16:36:00Z">
                <w:pPr>
                  <w:jc w:val="left"/>
                </w:pPr>
              </w:pPrChange>
            </w:pPr>
            <w:ins w:id="2565" w:author="Zelenskaya Natalia" w:date="2020-05-07T14:56:00Z">
              <w:r>
                <w:rPr>
                  <w:rFonts w:eastAsiaTheme="minorHAnsi"/>
                </w:rPr>
                <w:t>Стандарт УПА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66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AF8EB5A" w14:textId="754EC41A" w:rsidR="00065300" w:rsidRPr="007447ED" w:rsidRDefault="00065300">
            <w:pPr>
              <w:rPr>
                <w:lang w:eastAsia="ru-RU"/>
              </w:rPr>
              <w:pPrChange w:id="2567" w:author="Zelenskaya Natalia" w:date="2021-03-12T16:36:00Z">
                <w:pPr>
                  <w:jc w:val="left"/>
                </w:pPr>
              </w:pPrChange>
            </w:pPr>
            <w:ins w:id="2568" w:author="Zelenskaya Natalia" w:date="2020-05-07T14:51:00Z">
              <w:r>
                <w:rPr>
                  <w:rFonts w:eastAsiaTheme="minorHAnsi"/>
                </w:rPr>
                <w:t>УП-01.01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69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A69B011" w14:textId="69C60DBB" w:rsidR="00065300" w:rsidRPr="007447ED" w:rsidRDefault="00065300">
            <w:pPr>
              <w:rPr>
                <w:lang w:eastAsia="ru-RU"/>
              </w:rPr>
              <w:pPrChange w:id="2570" w:author="Zelenskaya Natalia" w:date="2021-03-12T16:36:00Z">
                <w:pPr>
                  <w:jc w:val="left"/>
                </w:pPr>
              </w:pPrChange>
            </w:pPr>
            <w:ins w:id="2571" w:author="Zelenskaya Natalia" w:date="2020-05-07T14:51:00Z">
              <w:r>
                <w:rPr>
                  <w:rFonts w:eastAsiaTheme="minorHAnsi"/>
                </w:rPr>
                <w:t>Управление методологией в области стратегического управления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72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39443E2" w14:textId="70D7D1B2" w:rsidR="00065300" w:rsidRPr="007447ED" w:rsidRDefault="00065300">
            <w:pPr>
              <w:rPr>
                <w:lang w:eastAsia="ru-RU"/>
              </w:rPr>
              <w:pPrChange w:id="2573" w:author="Zelenskaya Natalia" w:date="2021-03-12T16:36:00Z">
                <w:pPr>
                  <w:jc w:val="left"/>
                </w:pPr>
              </w:pPrChange>
            </w:pPr>
            <w:ins w:id="2574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  <w:tr w:rsidR="00065300" w:rsidRPr="007447ED" w14:paraId="607930CB" w14:textId="77777777" w:rsidTr="00D254EC">
        <w:tblPrEx>
          <w:tblW w:w="10206" w:type="dxa"/>
          <w:tblInd w:w="-5" w:type="dxa"/>
          <w:tblLayout w:type="fixed"/>
          <w:tblPrExChange w:id="2575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576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77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5956F6A" w14:textId="781B4F54" w:rsidR="00065300" w:rsidRPr="00303E50" w:rsidRDefault="00065300">
            <w:pPr>
              <w:rPr>
                <w:lang w:eastAsia="ru-RU"/>
              </w:rPr>
              <w:pPrChange w:id="2578" w:author="Zelenskaya Natalia" w:date="2021-03-12T16:36:00Z">
                <w:pPr>
                  <w:jc w:val="left"/>
                </w:pPr>
              </w:pPrChange>
            </w:pPr>
            <w:ins w:id="2579" w:author="Zelenskaya Natalia" w:date="2020-05-07T14:55:00Z">
              <w:r>
                <w:rPr>
                  <w:rFonts w:eastAsiaTheme="minorHAnsi"/>
                </w:rPr>
                <w:t>ПП-07.02.02-ERP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80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0DFF545" w14:textId="4ABF4107" w:rsidR="00065300" w:rsidRPr="00303E50" w:rsidRDefault="00065300">
            <w:pPr>
              <w:rPr>
                <w:lang w:eastAsia="ru-RU"/>
              </w:rPr>
              <w:pPrChange w:id="2581" w:author="Zelenskaya Natalia" w:date="2021-03-12T16:36:00Z">
                <w:pPr>
                  <w:jc w:val="left"/>
                </w:pPr>
              </w:pPrChange>
            </w:pPr>
            <w:ins w:id="2582" w:author="Zelenskaya Natalia" w:date="2020-05-07T14:55:00Z">
              <w:r>
                <w:rPr>
                  <w:rFonts w:eastAsiaTheme="minorHAnsi"/>
                </w:rPr>
                <w:t xml:space="preserve">Перспективное среднесрочное планирование воздействий на </w:t>
              </w:r>
              <w:r>
                <w:rPr>
                  <w:rFonts w:eastAsiaTheme="minorHAnsi"/>
                </w:rPr>
                <w:lastRenderedPageBreak/>
                <w:t>производственные активы (3-х летний период)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583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AD14802" w14:textId="0EB05AA1" w:rsidR="00065300" w:rsidRPr="000C12E3" w:rsidRDefault="00065300">
            <w:pPr>
              <w:rPr>
                <w:rFonts w:eastAsiaTheme="minorHAnsi"/>
                <w:rPrChange w:id="2584" w:author="Zelenskaya Natalia" w:date="2021-03-12T20:48:00Z">
                  <w:rPr>
                    <w:lang w:eastAsia="ru-RU"/>
                  </w:rPr>
                </w:rPrChange>
              </w:rPr>
              <w:pPrChange w:id="2585" w:author="Zelenskaya Natalia" w:date="2021-03-12T16:36:00Z">
                <w:pPr>
                  <w:jc w:val="left"/>
                </w:pPr>
              </w:pPrChange>
            </w:pPr>
            <w:ins w:id="2586" w:author="Zelenskaya Natalia" w:date="2021-03-12T20:47:00Z">
              <w:r w:rsidRPr="000C12E3">
                <w:rPr>
                  <w:rFonts w:eastAsiaTheme="minorHAnsi"/>
                  <w:rPrChange w:id="2587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20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88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9C45CF4" w14:textId="418B8A20" w:rsidR="00065300" w:rsidRPr="00303E50" w:rsidRDefault="00065300">
            <w:pPr>
              <w:rPr>
                <w:lang w:eastAsia="ru-RU"/>
              </w:rPr>
              <w:pPrChange w:id="2589" w:author="Zelenskaya Natalia" w:date="2021-03-12T16:36:00Z">
                <w:pPr>
                  <w:jc w:val="left"/>
                </w:pPr>
              </w:pPrChange>
            </w:pPr>
            <w:ins w:id="2590" w:author="Zelenskaya Natalia" w:date="2020-05-07T14:56:00Z">
              <w:r>
                <w:rPr>
                  <w:rFonts w:eastAsiaTheme="minorHAnsi"/>
                </w:rPr>
                <w:t>Мероприятие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91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D2EC984" w14:textId="6E09BB89" w:rsidR="00065300" w:rsidRPr="007447ED" w:rsidRDefault="00065300">
            <w:pPr>
              <w:rPr>
                <w:lang w:eastAsia="ru-RU"/>
              </w:rPr>
              <w:pPrChange w:id="2592" w:author="Zelenskaya Natalia" w:date="2021-03-12T16:36:00Z">
                <w:pPr>
                  <w:jc w:val="left"/>
                </w:pPr>
              </w:pPrChange>
            </w:pPr>
            <w:ins w:id="2593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94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6F5B4BB" w14:textId="066C7999" w:rsidR="00065300" w:rsidRPr="007447ED" w:rsidRDefault="00065300">
            <w:pPr>
              <w:rPr>
                <w:lang w:eastAsia="ru-RU"/>
              </w:rPr>
              <w:pPrChange w:id="2595" w:author="Zelenskaya Natalia" w:date="2021-03-12T16:36:00Z">
                <w:pPr>
                  <w:jc w:val="left"/>
                </w:pPr>
              </w:pPrChange>
            </w:pPr>
            <w:ins w:id="2596" w:author="Zelenskaya Natalia" w:date="2020-05-07T14:51:00Z">
              <w:r>
                <w:rPr>
                  <w:rFonts w:eastAsiaTheme="minorHAnsi"/>
                </w:rPr>
                <w:t xml:space="preserve">Планирование программы ОВП в рамках программы воздействий на </w:t>
              </w:r>
              <w:r>
                <w:rPr>
                  <w:rFonts w:eastAsiaTheme="minorHAnsi"/>
                </w:rPr>
                <w:lastRenderedPageBreak/>
                <w:t>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97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B233371" w14:textId="2294991F" w:rsidR="00065300" w:rsidRDefault="00065300">
            <w:pPr>
              <w:rPr>
                <w:lang w:eastAsia="ru-RU"/>
              </w:rPr>
              <w:pPrChange w:id="2598" w:author="Zelenskaya Natalia" w:date="2021-03-12T16:36:00Z">
                <w:pPr>
                  <w:jc w:val="left"/>
                </w:pPr>
              </w:pPrChange>
            </w:pPr>
            <w:ins w:id="2599" w:author="Zelenskaya Natalia" w:date="2020-05-07T14:54:00Z">
              <w:r>
                <w:rPr>
                  <w:rFonts w:eastAsiaTheme="minorHAnsi"/>
                </w:rPr>
                <w:lastRenderedPageBreak/>
                <w:t>160.1</w:t>
              </w:r>
            </w:ins>
          </w:p>
        </w:tc>
      </w:tr>
      <w:tr w:rsidR="00065300" w:rsidRPr="007447ED" w14:paraId="24036995" w14:textId="77777777" w:rsidTr="00D254EC">
        <w:tblPrEx>
          <w:tblW w:w="10206" w:type="dxa"/>
          <w:tblInd w:w="-5" w:type="dxa"/>
          <w:tblLayout w:type="fixed"/>
          <w:tblPrExChange w:id="2600" w:author="Zelenskaya Natalia" w:date="2021-03-12T20:47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601" w:author="Zelenskaya Natalia" w:date="2021-03-12T20:47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02" w:author="Zelenskaya Natalia" w:date="2021-03-12T20:47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B38F079" w14:textId="262E7898" w:rsidR="00065300" w:rsidRPr="007447ED" w:rsidRDefault="00065300">
            <w:pPr>
              <w:rPr>
                <w:lang w:eastAsia="ru-RU"/>
              </w:rPr>
              <w:pPrChange w:id="2603" w:author="Zelenskaya Natalia" w:date="2021-03-12T16:36:00Z">
                <w:pPr>
                  <w:jc w:val="left"/>
                </w:pPr>
              </w:pPrChange>
            </w:pPr>
            <w:ins w:id="2604" w:author="Zelenskaya Natalia" w:date="2020-05-07T14:55:00Z">
              <w:r>
                <w:rPr>
                  <w:rFonts w:eastAsiaTheme="minorHAnsi"/>
                </w:rPr>
                <w:t>ПП-07.03.03.02-ERP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05" w:author="Zelenskaya Natalia" w:date="2021-03-12T20:47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26E389C" w14:textId="5FD52AE5" w:rsidR="00065300" w:rsidRPr="007447ED" w:rsidRDefault="00065300">
            <w:pPr>
              <w:rPr>
                <w:lang w:eastAsia="ru-RU"/>
              </w:rPr>
              <w:pPrChange w:id="2606" w:author="Zelenskaya Natalia" w:date="2021-03-12T16:36:00Z">
                <w:pPr>
                  <w:jc w:val="left"/>
                </w:pPr>
              </w:pPrChange>
            </w:pPr>
            <w:ins w:id="2607" w:author="Zelenskaya Natalia" w:date="2020-05-07T14:55:00Z">
              <w:r>
                <w:rPr>
                  <w:rFonts w:eastAsiaTheme="minorHAnsi"/>
                </w:rPr>
                <w:t>Управление внеплановыми воздействиями ТОиР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tcPrChange w:id="2608" w:author="Zelenskaya Natalia" w:date="2021-03-12T20:47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97E8CAB" w14:textId="534E098E" w:rsidR="00065300" w:rsidRPr="000C12E3" w:rsidRDefault="00065300">
            <w:pPr>
              <w:rPr>
                <w:rFonts w:eastAsiaTheme="minorHAnsi"/>
                <w:rPrChange w:id="2609" w:author="Zelenskaya Natalia" w:date="2021-03-12T20:48:00Z">
                  <w:rPr>
                    <w:lang w:eastAsia="ru-RU"/>
                  </w:rPr>
                </w:rPrChange>
              </w:rPr>
              <w:pPrChange w:id="2610" w:author="Zelenskaya Natalia" w:date="2021-03-12T16:36:00Z">
                <w:pPr>
                  <w:jc w:val="left"/>
                </w:pPr>
              </w:pPrChange>
            </w:pPr>
            <w:ins w:id="2611" w:author="Zelenskaya Natalia" w:date="2021-03-12T20:47:00Z">
              <w:r w:rsidRPr="000C12E3">
                <w:rPr>
                  <w:rFonts w:eastAsiaTheme="minorHAnsi"/>
                  <w:rPrChange w:id="2612" w:author="Zelenskaya Natalia" w:date="2021-03-12T20:48:00Z">
                    <w:rPr>
                      <w:color w:val="000000"/>
                      <w:sz w:val="20"/>
                      <w:szCs w:val="20"/>
                    </w:rPr>
                  </w:rPrChange>
                </w:rPr>
                <w:t>10.1, 60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13" w:author="Zelenskaya Natalia" w:date="2021-03-12T20:47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6E7475A" w14:textId="213ED21B" w:rsidR="00065300" w:rsidRPr="007447ED" w:rsidRDefault="00065300">
            <w:pPr>
              <w:rPr>
                <w:lang w:eastAsia="ru-RU"/>
              </w:rPr>
              <w:pPrChange w:id="2614" w:author="Zelenskaya Natalia" w:date="2021-03-12T16:36:00Z">
                <w:pPr>
                  <w:jc w:val="left"/>
                </w:pPr>
              </w:pPrChange>
            </w:pPr>
            <w:ins w:id="2615" w:author="Zelenskaya Natalia" w:date="2020-05-07T14:56:00Z">
              <w:r>
                <w:rPr>
                  <w:rFonts w:eastAsiaTheme="minorHAnsi"/>
                </w:rPr>
                <w:t>Сообщение ТОРО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16" w:author="Zelenskaya Natalia" w:date="2021-03-12T20:47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1A90942" w14:textId="0A819BC2" w:rsidR="00065300" w:rsidRPr="007447ED" w:rsidRDefault="00065300">
            <w:pPr>
              <w:rPr>
                <w:lang w:eastAsia="ru-RU"/>
              </w:rPr>
              <w:pPrChange w:id="2617" w:author="Zelenskaya Natalia" w:date="2021-03-12T16:36:00Z">
                <w:pPr>
                  <w:jc w:val="left"/>
                </w:pPr>
              </w:pPrChange>
            </w:pPr>
            <w:ins w:id="2618" w:author="Zelenskaya Natalia" w:date="2020-05-07T14:51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19" w:author="Zelenskaya Natalia" w:date="2021-03-12T20:47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CD50059" w14:textId="2941054B" w:rsidR="00065300" w:rsidRPr="007447ED" w:rsidRDefault="00065300">
            <w:pPr>
              <w:rPr>
                <w:lang w:eastAsia="ru-RU"/>
              </w:rPr>
              <w:pPrChange w:id="2620" w:author="Zelenskaya Natalia" w:date="2021-03-12T16:36:00Z">
                <w:pPr>
                  <w:jc w:val="left"/>
                </w:pPr>
              </w:pPrChange>
            </w:pPr>
            <w:ins w:id="2621" w:author="Zelenskaya Natalia" w:date="2020-05-07T14:51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22" w:author="Zelenskaya Natalia" w:date="2021-03-12T20:47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27B01DD" w14:textId="39C2ECB0" w:rsidR="00065300" w:rsidRPr="007447ED" w:rsidRDefault="00065300">
            <w:pPr>
              <w:rPr>
                <w:lang w:eastAsia="ru-RU"/>
              </w:rPr>
              <w:pPrChange w:id="2623" w:author="Zelenskaya Natalia" w:date="2021-03-12T16:36:00Z">
                <w:pPr>
                  <w:jc w:val="left"/>
                </w:pPr>
              </w:pPrChange>
            </w:pPr>
            <w:ins w:id="2624" w:author="Zelenskaya Natalia" w:date="2020-05-07T14:54:00Z">
              <w:r>
                <w:rPr>
                  <w:rFonts w:eastAsiaTheme="minorHAnsi"/>
                </w:rPr>
                <w:t>16</w:t>
              </w:r>
            </w:ins>
          </w:p>
        </w:tc>
      </w:tr>
      <w:tr w:rsidR="00F92B4A" w:rsidRPr="007447ED" w14:paraId="172CB402" w14:textId="77777777" w:rsidTr="00F92B4A">
        <w:tblPrEx>
          <w:tblW w:w="10206" w:type="dxa"/>
          <w:tblInd w:w="-5" w:type="dxa"/>
          <w:tblLayout w:type="fixed"/>
          <w:tblPrExChange w:id="2625" w:author="Zelenskaya Natalia" w:date="2020-05-07T14:56:00Z">
            <w:tblPrEx>
              <w:tblW w:w="10206" w:type="dxa"/>
              <w:tblInd w:w="-5" w:type="dxa"/>
              <w:tblLayout w:type="fixed"/>
            </w:tblPrEx>
          </w:tblPrExChange>
        </w:tblPrEx>
        <w:trPr>
          <w:trHeight w:val="1750"/>
          <w:trPrChange w:id="2626" w:author="Zelenskaya Natalia" w:date="2020-05-07T14:56:00Z">
            <w:trPr>
              <w:trHeight w:val="1750"/>
            </w:trPr>
          </w:trPrChange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27" w:author="Zelenskaya Natalia" w:date="2020-05-07T14:56:00Z">
              <w:tcPr>
                <w:tcW w:w="134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42309B4" w14:textId="0FDB7E91" w:rsidR="00F92B4A" w:rsidRPr="00303E50" w:rsidRDefault="00F92B4A">
            <w:pPr>
              <w:rPr>
                <w:lang w:eastAsia="ru-RU"/>
              </w:rPr>
              <w:pPrChange w:id="2628" w:author="Zelenskaya Natalia" w:date="2021-03-12T16:36:00Z">
                <w:pPr>
                  <w:jc w:val="left"/>
                </w:pPr>
              </w:pPrChange>
            </w:pPr>
            <w:ins w:id="2629" w:author="Zelenskaya Natalia" w:date="2020-05-07T14:55:00Z">
              <w:r>
                <w:rPr>
                  <w:rFonts w:eastAsiaTheme="minorHAnsi"/>
                </w:rPr>
                <w:t>ПП-07.02.03.04-ERP</w:t>
              </w:r>
            </w:ins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30" w:author="Zelenskaya Natalia" w:date="2020-05-07T14:56:00Z">
              <w:tcPr>
                <w:tcW w:w="15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F383380" w14:textId="72933F50" w:rsidR="00F92B4A" w:rsidRPr="00303E50" w:rsidRDefault="00F92B4A">
            <w:pPr>
              <w:rPr>
                <w:lang w:eastAsia="ru-RU"/>
              </w:rPr>
              <w:pPrChange w:id="2631" w:author="Zelenskaya Natalia" w:date="2021-03-12T16:36:00Z">
                <w:pPr>
                  <w:jc w:val="left"/>
                </w:pPr>
              </w:pPrChange>
            </w:pPr>
            <w:ins w:id="2632" w:author="Zelenskaya Natalia" w:date="2020-05-07T14:55:00Z">
              <w:r>
                <w:rPr>
                  <w:rFonts w:eastAsiaTheme="minorHAnsi"/>
                </w:rPr>
                <w:t>Планирование программы ОВП в рамках программы воздействий на ПА и инвестиционной программы</w:t>
              </w:r>
            </w:ins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33" w:author="Zelenskaya Natalia" w:date="2020-05-07T14:56:00Z">
              <w:tcPr>
                <w:tcW w:w="17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A1CB21B" w14:textId="41576BCD" w:rsidR="00F92B4A" w:rsidRPr="000C12E3" w:rsidRDefault="00F92B4A">
            <w:pPr>
              <w:rPr>
                <w:rFonts w:eastAsiaTheme="minorHAnsi"/>
                <w:rPrChange w:id="2634" w:author="Zelenskaya Natalia" w:date="2021-03-12T20:48:00Z">
                  <w:rPr>
                    <w:lang w:eastAsia="ru-RU"/>
                  </w:rPr>
                </w:rPrChange>
              </w:rPr>
              <w:pPrChange w:id="2635" w:author="Zelenskaya Natalia" w:date="2021-03-12T16:36:00Z">
                <w:pPr>
                  <w:jc w:val="left"/>
                </w:pPr>
              </w:pPrChange>
            </w:pPr>
            <w:ins w:id="2636" w:author="Zelenskaya Natalia" w:date="2020-05-07T14:55:00Z">
              <w:r>
                <w:rPr>
                  <w:rFonts w:eastAsiaTheme="minorHAnsi"/>
                </w:rPr>
                <w:t>10.1, 60</w:t>
              </w:r>
            </w:ins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37" w:author="Zelenskaya Natalia" w:date="2020-05-07T14:56:00Z">
              <w:tcPr>
                <w:tcW w:w="161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20F1F8B" w14:textId="77777777" w:rsidR="00F92B4A" w:rsidRDefault="00F92B4A">
            <w:pPr>
              <w:rPr>
                <w:ins w:id="2638" w:author="Zelenskaya Natalia" w:date="2020-05-07T14:56:00Z"/>
                <w:rFonts w:eastAsiaTheme="minorHAnsi"/>
              </w:rPr>
              <w:pPrChange w:id="2639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640" w:author="Zelenskaya Natalia" w:date="2020-05-07T14:56:00Z">
              <w:r>
                <w:rPr>
                  <w:rFonts w:eastAsiaTheme="minorHAnsi"/>
                </w:rPr>
                <w:t>Новые технологии/лучшие практики</w:t>
              </w:r>
            </w:ins>
          </w:p>
          <w:p w14:paraId="1939C0C9" w14:textId="77777777" w:rsidR="00F92B4A" w:rsidRDefault="00F92B4A">
            <w:pPr>
              <w:rPr>
                <w:ins w:id="2641" w:author="Zelenskaya Natalia" w:date="2020-05-07T14:56:00Z"/>
                <w:rFonts w:eastAsiaTheme="minorHAnsi"/>
              </w:rPr>
              <w:pPrChange w:id="2642" w:author="Zelenskaya Natalia" w:date="2021-03-12T16:3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643" w:author="Zelenskaya Natalia" w:date="2020-05-07T14:56:00Z">
              <w:r>
                <w:rPr>
                  <w:rFonts w:eastAsiaTheme="minorHAnsi"/>
                </w:rPr>
                <w:t>Потребность в закупке оборудования</w:t>
              </w:r>
            </w:ins>
          </w:p>
          <w:p w14:paraId="29E99259" w14:textId="57A595B8" w:rsidR="00F92B4A" w:rsidRPr="00303E50" w:rsidRDefault="00F92B4A">
            <w:pPr>
              <w:rPr>
                <w:lang w:eastAsia="ru-RU"/>
              </w:rPr>
              <w:pPrChange w:id="2644" w:author="Zelenskaya Natalia" w:date="2021-03-12T16:36:00Z">
                <w:pPr>
                  <w:jc w:val="left"/>
                </w:pPr>
              </w:pPrChange>
            </w:pPr>
            <w:ins w:id="2645" w:author="Zelenskaya Natalia" w:date="2020-05-07T14:56:00Z">
              <w:r>
                <w:rPr>
                  <w:rFonts w:eastAsiaTheme="minorHAnsi"/>
                </w:rPr>
                <w:t>Балансировочный расчет</w:t>
              </w:r>
            </w:ins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46" w:author="Zelenskaya Natalia" w:date="2020-05-07T14:56:00Z">
              <w:tcPr>
                <w:tcW w:w="13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0A02053" w14:textId="3E74E158" w:rsidR="00F92B4A" w:rsidRPr="007447ED" w:rsidRDefault="00F92B4A">
            <w:pPr>
              <w:rPr>
                <w:lang w:eastAsia="ru-RU"/>
              </w:rPr>
              <w:pPrChange w:id="2647" w:author="Zelenskaya Natalia" w:date="2021-03-12T16:36:00Z">
                <w:pPr>
                  <w:jc w:val="left"/>
                </w:pPr>
              </w:pPrChange>
            </w:pPr>
            <w:ins w:id="2648" w:author="Zelenskaya Natalia" w:date="2020-05-07T14:51:00Z">
              <w:r>
                <w:rPr>
                  <w:rFonts w:eastAsiaTheme="minorHAnsi"/>
                </w:rPr>
                <w:t>УП-06.03</w:t>
              </w:r>
            </w:ins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49" w:author="Zelenskaya Natalia" w:date="2020-05-07T14:56:00Z">
              <w:tcPr>
                <w:tcW w:w="161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A04C847" w14:textId="24F5B14E" w:rsidR="00F92B4A" w:rsidRPr="007447ED" w:rsidRDefault="00F92B4A">
            <w:pPr>
              <w:rPr>
                <w:lang w:eastAsia="ru-RU"/>
              </w:rPr>
              <w:pPrChange w:id="2650" w:author="Zelenskaya Natalia" w:date="2021-03-12T16:36:00Z">
                <w:pPr>
                  <w:jc w:val="left"/>
                </w:pPr>
              </w:pPrChange>
            </w:pPr>
            <w:ins w:id="2651" w:author="Zelenskaya Natalia" w:date="2020-05-07T14:51:00Z">
              <w:r>
                <w:rPr>
                  <w:rFonts w:eastAsiaTheme="minorHAnsi"/>
                </w:rPr>
                <w:t>Технологический анализ производства</w:t>
              </w:r>
            </w:ins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52" w:author="Zelenskaya Natalia" w:date="2020-05-07T14:56:00Z">
              <w:tcPr>
                <w:tcW w:w="9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4840125" w14:textId="05FEFF25" w:rsidR="00F92B4A" w:rsidRDefault="00F92B4A">
            <w:pPr>
              <w:rPr>
                <w:lang w:eastAsia="ru-RU"/>
              </w:rPr>
              <w:pPrChange w:id="2653" w:author="Zelenskaya Natalia" w:date="2021-03-12T16:36:00Z">
                <w:pPr>
                  <w:jc w:val="left"/>
                </w:pPr>
              </w:pPrChange>
            </w:pPr>
            <w:ins w:id="2654" w:author="Zelenskaya Natalia" w:date="2020-05-07T14:54:00Z">
              <w:r>
                <w:rPr>
                  <w:rFonts w:eastAsiaTheme="minorHAnsi"/>
                </w:rPr>
                <w:t>-</w:t>
              </w:r>
            </w:ins>
          </w:p>
        </w:tc>
      </w:tr>
    </w:tbl>
    <w:p w14:paraId="6EEAF34C" w14:textId="528CBE52" w:rsidR="00B61C4B" w:rsidRPr="007447ED" w:rsidRDefault="00B61C4B">
      <w:pPr>
        <w:pStyle w:val="22"/>
        <w:numPr>
          <w:ilvl w:val="1"/>
          <w:numId w:val="8"/>
        </w:numPr>
        <w:rPr>
          <w:rFonts w:eastAsiaTheme="majorEastAsia"/>
        </w:rPr>
        <w:pPrChange w:id="2655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2656" w:name="_Toc525313694"/>
      <w:bookmarkStart w:id="2657" w:name="_Ref37756213"/>
      <w:bookmarkStart w:id="2658" w:name="_Ref37756230"/>
      <w:bookmarkStart w:id="2659" w:name="_Toc66475442"/>
      <w:r w:rsidRPr="007447ED">
        <w:rPr>
          <w:rFonts w:eastAsiaTheme="majorEastAsia"/>
        </w:rPr>
        <w:t>Основные данные</w:t>
      </w:r>
      <w:bookmarkEnd w:id="2656"/>
      <w:bookmarkEnd w:id="2657"/>
      <w:bookmarkEnd w:id="2658"/>
      <w:bookmarkEnd w:id="2659"/>
    </w:p>
    <w:p w14:paraId="4684AC29" w14:textId="6624FAB2" w:rsidR="00B61C4B" w:rsidRPr="007447ED" w:rsidRDefault="00DE18E0" w:rsidP="00B826E5">
      <w:r w:rsidRPr="007447ED">
        <w:lastRenderedPageBreak/>
        <w:t xml:space="preserve">Основные данные, используемые в процессах планирования и реализации проектов </w:t>
      </w:r>
      <w:r w:rsidR="006A11F3" w:rsidRPr="007447ED">
        <w:t xml:space="preserve">описаны в КД </w:t>
      </w:r>
      <w:r w:rsidRPr="007447ED">
        <w:t>ERP.</w:t>
      </w:r>
      <w:del w:id="2660" w:author="Zelenskaya Natalia" w:date="2021-03-12T21:08:00Z">
        <w:r w:rsidRPr="007447ED" w:rsidDel="00BC5F83">
          <w:delText>5</w:delText>
        </w:r>
      </w:del>
      <w:ins w:id="2661" w:author="Zelenskaya Natalia" w:date="2021-03-12T21:08:00Z">
        <w:r w:rsidR="00BC5F83">
          <w:t>13</w:t>
        </w:r>
      </w:ins>
      <w:r w:rsidRPr="007447ED">
        <w:t>.</w:t>
      </w:r>
      <w:ins w:id="2662" w:author="Zelenskaya Natalia" w:date="2021-04-02T15:09:00Z">
        <w:r w:rsidR="00502633">
          <w:t>9.2</w:t>
        </w:r>
      </w:ins>
      <w:del w:id="2663" w:author="Zelenskaya Natalia" w:date="2021-04-02T15:09:00Z">
        <w:r w:rsidRPr="007447ED" w:rsidDel="00502633">
          <w:delText>1</w:delText>
        </w:r>
      </w:del>
      <w:r w:rsidRPr="007447ED">
        <w:t>.48 Планирование и реализация проектов Капитального строительства и инвестиций</w:t>
      </w:r>
      <w:r w:rsidR="006A11F3" w:rsidRPr="007447ED">
        <w:t xml:space="preserve"> п.5.6.</w:t>
      </w:r>
      <w:r w:rsidR="00F76F51">
        <w:t xml:space="preserve">, </w:t>
      </w:r>
      <w:r w:rsidR="00395E10" w:rsidRPr="007447ED">
        <w:t xml:space="preserve">КД </w:t>
      </w:r>
      <w:r w:rsidR="004B7033" w:rsidRPr="007447ED">
        <w:t>ERP.</w:t>
      </w:r>
      <w:ins w:id="2664" w:author="Zelenskaya Natalia" w:date="2021-03-12T21:08:00Z">
        <w:r w:rsidR="00BC5F83">
          <w:t>13</w:t>
        </w:r>
      </w:ins>
      <w:del w:id="2665" w:author="Zelenskaya Natalia" w:date="2021-03-12T21:08:00Z">
        <w:r w:rsidR="004B7033" w:rsidRPr="007447ED" w:rsidDel="00BC5F83">
          <w:delText>5</w:delText>
        </w:r>
      </w:del>
      <w:r w:rsidR="004B7033" w:rsidRPr="007447ED">
        <w:t>.</w:t>
      </w:r>
      <w:ins w:id="2666" w:author="Zelenskaya Natalia" w:date="2021-04-02T15:09:00Z">
        <w:r w:rsidR="00502633">
          <w:t>9.2</w:t>
        </w:r>
      </w:ins>
      <w:del w:id="2667" w:author="Zelenskaya Natalia" w:date="2021-04-02T15:09:00Z">
        <w:r w:rsidR="004B7033" w:rsidRPr="007447ED" w:rsidDel="00502633">
          <w:delText>1</w:delText>
        </w:r>
      </w:del>
      <w:r w:rsidR="004B7033" w:rsidRPr="007447ED">
        <w:t>.7_PM Управление основными данными ТОиР</w:t>
      </w:r>
      <w:r w:rsidR="00F76F51">
        <w:t xml:space="preserve"> и </w:t>
      </w:r>
      <w:r w:rsidR="00F76F51" w:rsidRPr="00F76F51">
        <w:t>ERP.</w:t>
      </w:r>
      <w:ins w:id="2668" w:author="Zelenskaya Natalia" w:date="2021-03-12T21:08:00Z">
        <w:r w:rsidR="00BC5F83">
          <w:t>13</w:t>
        </w:r>
      </w:ins>
      <w:del w:id="2669" w:author="Zelenskaya Natalia" w:date="2021-03-12T21:08:00Z">
        <w:r w:rsidR="00F76F51" w:rsidRPr="00F76F51" w:rsidDel="00BC5F83">
          <w:delText>5</w:delText>
        </w:r>
      </w:del>
      <w:r w:rsidR="00F76F51" w:rsidRPr="00F76F51">
        <w:t>.</w:t>
      </w:r>
      <w:ins w:id="2670" w:author="Zelenskaya Natalia" w:date="2021-04-02T15:09:00Z">
        <w:r w:rsidR="00502633">
          <w:t>9.2.</w:t>
        </w:r>
      </w:ins>
      <w:del w:id="2671" w:author="Zelenskaya Natalia" w:date="2021-04-02T15:09:00Z">
        <w:r w:rsidR="00F76F51" w:rsidRPr="00F76F51" w:rsidDel="00502633">
          <w:delText>1_</w:delText>
        </w:r>
      </w:del>
      <w:r w:rsidR="00F76F51" w:rsidRPr="00F76F51">
        <w:t>8_PP_КД Ведение основных</w:t>
      </w:r>
      <w:ins w:id="2672" w:author="Zelenskaya Natalia" w:date="2021-03-12T20:50:00Z">
        <w:r w:rsidR="000C12E3">
          <w:t xml:space="preserve"> </w:t>
        </w:r>
        <w:r w:rsidR="000C12E3" w:rsidRPr="000C12E3">
          <w:t>по направлению Производство</w:t>
        </w:r>
      </w:ins>
      <w:r w:rsidR="004B7033" w:rsidRPr="00F76F51">
        <w:t>.</w:t>
      </w:r>
    </w:p>
    <w:p w14:paraId="47E945BB" w14:textId="7BF2CC22" w:rsidR="00AC6F0A" w:rsidRPr="007447ED" w:rsidRDefault="00AC6F0A">
      <w:pPr>
        <w:pStyle w:val="22"/>
        <w:numPr>
          <w:ilvl w:val="1"/>
          <w:numId w:val="8"/>
        </w:numPr>
        <w:rPr>
          <w:rFonts w:eastAsiaTheme="majorEastAsia"/>
        </w:rPr>
        <w:pPrChange w:id="2673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2674" w:name="_Toc525313695"/>
      <w:bookmarkStart w:id="2675" w:name="_Toc66475443"/>
      <w:r w:rsidRPr="007447ED">
        <w:rPr>
          <w:rFonts w:eastAsiaTheme="majorEastAsia"/>
        </w:rPr>
        <w:t>Транзакционные данные</w:t>
      </w:r>
      <w:bookmarkEnd w:id="2674"/>
      <w:bookmarkEnd w:id="2675"/>
    </w:p>
    <w:p w14:paraId="1ED7CCEC" w14:textId="701602D8" w:rsidR="00F76F51" w:rsidRPr="001B66CE" w:rsidRDefault="00F76F51">
      <w:pPr>
        <w:pStyle w:val="aff7"/>
        <w:pPrChange w:id="2676" w:author="Zelenskaya Natalia" w:date="2021-03-12T21:14:00Z">
          <w:pPr>
            <w:pStyle w:val="afff4"/>
          </w:pPr>
        </w:pPrChange>
      </w:pPr>
      <w:r w:rsidRPr="001B66CE"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ins w:id="2677" w:author="Zelenskaya Natalia" w:date="2021-03-12T20:36:00Z">
        <w:r w:rsidR="00377EC5">
          <w:rPr>
            <w:noProof/>
          </w:rPr>
          <w:t>13</w:t>
        </w:r>
      </w:ins>
      <w:del w:id="2678" w:author="Zelenskaya Natalia" w:date="2021-03-12T19:44:00Z">
        <w:r w:rsidR="00691D5A" w:rsidDel="00344F6A">
          <w:rPr>
            <w:noProof/>
          </w:rPr>
          <w:delText>10</w:delText>
        </w:r>
      </w:del>
      <w:r>
        <w:rPr>
          <w:noProof/>
        </w:rPr>
        <w:fldChar w:fldCharType="end"/>
      </w:r>
      <w:r w:rsidRPr="001B66CE">
        <w:t>. Ведение сетевого графика (</w:t>
      </w:r>
      <w:r>
        <w:t>АРМ Планировщика ОВП</w:t>
      </w:r>
      <w:r w:rsidRPr="001B66CE"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0"/>
        <w:gridCol w:w="2302"/>
        <w:gridCol w:w="994"/>
        <w:gridCol w:w="1376"/>
        <w:gridCol w:w="994"/>
      </w:tblGrid>
      <w:tr w:rsidR="00F76F51" w:rsidRPr="001B66CE" w14:paraId="3F07DAEF" w14:textId="77777777" w:rsidTr="000742D2">
        <w:trPr>
          <w:cantSplit/>
          <w:trHeight w:val="397"/>
          <w:tblHeader/>
        </w:trPr>
        <w:tc>
          <w:tcPr>
            <w:tcW w:w="159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D2C76" w14:textId="77777777" w:rsidR="00F76F51" w:rsidRPr="001B66CE" w:rsidRDefault="00F76F51">
            <w:pPr>
              <w:pStyle w:val="aff7"/>
              <w:rPr>
                <w:rFonts w:eastAsiaTheme="minorHAnsi"/>
              </w:rPr>
              <w:pPrChange w:id="2679" w:author="Zelenskaya Natalia" w:date="2021-03-12T21:14:00Z">
                <w:pPr>
                  <w:jc w:val="center"/>
                </w:pPr>
              </w:pPrChange>
            </w:pPr>
            <w:r w:rsidRPr="001B66CE">
              <w:t>Поле документа</w:t>
            </w:r>
          </w:p>
        </w:tc>
        <w:tc>
          <w:tcPr>
            <w:tcW w:w="146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F8395" w14:textId="77777777" w:rsidR="00F76F51" w:rsidRPr="001B66CE" w:rsidRDefault="00F76F51">
            <w:pPr>
              <w:pStyle w:val="aff7"/>
              <w:pPrChange w:id="2680" w:author="Zelenskaya Natalia" w:date="2021-03-12T21:14:00Z">
                <w:pPr>
                  <w:jc w:val="center"/>
                </w:pPr>
              </w:pPrChange>
            </w:pPr>
            <w:r w:rsidRPr="001B66CE">
              <w:t>Содержание поля документа</w:t>
            </w:r>
          </w:p>
        </w:tc>
        <w:tc>
          <w:tcPr>
            <w:tcW w:w="397" w:type="pct"/>
            <w:shd w:val="clear" w:color="auto" w:fill="FFC000"/>
            <w:vAlign w:val="center"/>
          </w:tcPr>
          <w:p w14:paraId="1767C75E" w14:textId="77777777" w:rsidR="00F76F51" w:rsidRPr="001B66CE" w:rsidRDefault="00F76F51">
            <w:pPr>
              <w:pStyle w:val="aff7"/>
              <w:pPrChange w:id="2681" w:author="Zelenskaya Natalia" w:date="2021-03-12T21:14:00Z">
                <w:pPr>
                  <w:jc w:val="center"/>
                </w:pPr>
              </w:pPrChange>
            </w:pPr>
            <w:r w:rsidRPr="001B66CE">
              <w:t>Обязательность (Да/Нет)</w:t>
            </w:r>
          </w:p>
        </w:tc>
        <w:tc>
          <w:tcPr>
            <w:tcW w:w="1013" w:type="pct"/>
            <w:shd w:val="clear" w:color="auto" w:fill="FFC000"/>
            <w:vAlign w:val="center"/>
          </w:tcPr>
          <w:p w14:paraId="03582BA2" w14:textId="77777777" w:rsidR="00F76F51" w:rsidRPr="001B66CE" w:rsidRDefault="00F76F51">
            <w:pPr>
              <w:pStyle w:val="aff7"/>
              <w:pPrChange w:id="2682" w:author="Zelenskaya Natalia" w:date="2021-03-12T21:14:00Z">
                <w:pPr>
                  <w:jc w:val="center"/>
                </w:pPr>
              </w:pPrChange>
            </w:pPr>
            <w:r w:rsidRPr="001B66CE">
              <w:t>Заполняется вручную/автоматически</w:t>
            </w:r>
          </w:p>
        </w:tc>
        <w:tc>
          <w:tcPr>
            <w:tcW w:w="525" w:type="pct"/>
            <w:shd w:val="clear" w:color="auto" w:fill="FFC000"/>
            <w:vAlign w:val="center"/>
          </w:tcPr>
          <w:p w14:paraId="688E8817" w14:textId="77777777" w:rsidR="00F76F51" w:rsidRPr="001B66CE" w:rsidRDefault="00F76F51">
            <w:pPr>
              <w:pStyle w:val="aff7"/>
              <w:pPrChange w:id="2683" w:author="Zelenskaya Natalia" w:date="2021-03-12T21:14:00Z">
                <w:pPr>
                  <w:jc w:val="center"/>
                </w:pPr>
              </w:pPrChange>
            </w:pPr>
            <w:r w:rsidRPr="001B66CE">
              <w:t>Доступность редактирования (Да/Нет)</w:t>
            </w:r>
          </w:p>
        </w:tc>
      </w:tr>
      <w:tr w:rsidR="00F76F51" w:rsidRPr="001B66CE" w14:paraId="42539DEC" w14:textId="77777777" w:rsidTr="000742D2">
        <w:trPr>
          <w:cantSplit/>
        </w:trPr>
        <w:tc>
          <w:tcPr>
            <w:tcW w:w="306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6D0FA" w14:textId="5B7FBD65" w:rsidR="00F76F51" w:rsidRPr="001B66CE" w:rsidRDefault="00F76F51">
            <w:pPr>
              <w:rPr>
                <w:color w:val="7F7F7F" w:themeColor="text1" w:themeTint="80"/>
              </w:rPr>
              <w:pPrChange w:id="2684" w:author="Zelenskaya Natalia" w:date="2021-03-12T16:36:00Z">
                <w:pPr>
                  <w:jc w:val="left"/>
                </w:pPr>
              </w:pPrChange>
            </w:pPr>
            <w:r w:rsidRPr="001B66CE">
              <w:t>Э</w:t>
            </w:r>
            <w:r w:rsidR="000742D2">
              <w:t>кран заголовка сетевого графика</w:t>
            </w:r>
          </w:p>
        </w:tc>
        <w:tc>
          <w:tcPr>
            <w:tcW w:w="397" w:type="pct"/>
          </w:tcPr>
          <w:p w14:paraId="226BCB9B" w14:textId="77777777" w:rsidR="00F76F51" w:rsidRPr="001B66CE" w:rsidRDefault="00F76F51">
            <w:pPr>
              <w:pPrChange w:id="268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013" w:type="pct"/>
          </w:tcPr>
          <w:p w14:paraId="1C6EC969" w14:textId="77777777" w:rsidR="00F76F51" w:rsidRPr="001B66CE" w:rsidRDefault="00F76F51">
            <w:pPr>
              <w:pPrChange w:id="2686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525" w:type="pct"/>
          </w:tcPr>
          <w:p w14:paraId="61317B4A" w14:textId="77777777" w:rsidR="00F76F51" w:rsidRPr="001B66CE" w:rsidRDefault="00F76F51">
            <w:pPr>
              <w:pPrChange w:id="2687" w:author="Zelenskaya Natalia" w:date="2021-03-12T16:36:00Z">
                <w:pPr>
                  <w:jc w:val="left"/>
                </w:pPr>
              </w:pPrChange>
            </w:pPr>
          </w:p>
        </w:tc>
      </w:tr>
      <w:tr w:rsidR="00F76F51" w:rsidRPr="001B66CE" w14:paraId="7B677243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E50FC" w14:textId="77777777" w:rsidR="00F76F51" w:rsidRPr="001B66CE" w:rsidRDefault="00F76F51">
            <w:pPr>
              <w:rPr>
                <w:i/>
                <w:color w:val="7F7F7F" w:themeColor="text1" w:themeTint="80"/>
              </w:rPr>
              <w:pPrChange w:id="2688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Код </w:t>
            </w:r>
            <w:r>
              <w:t xml:space="preserve">операции </w:t>
            </w:r>
            <w:r w:rsidRPr="001B66CE">
              <w:t>сетевого графика</w:t>
            </w:r>
            <w:r>
              <w:t xml:space="preserve"> (</w:t>
            </w:r>
            <w:r>
              <w:rPr>
                <w:lang w:val="en-US"/>
              </w:rPr>
              <w:t>PS</w:t>
            </w:r>
            <w:r w:rsidRPr="009E3577">
              <w:t>_16)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B5D58" w14:textId="386E5E7D" w:rsidR="00F76F51" w:rsidRPr="001B66CE" w:rsidRDefault="00F76F51" w:rsidP="00B826E5">
            <w:pPr>
              <w:rPr>
                <w:color w:val="7F7F7F" w:themeColor="text1" w:themeTint="80"/>
              </w:rPr>
            </w:pPr>
            <w:r w:rsidRPr="001B66CE">
              <w:t>Указывается код сетевого графика. Код сетевого графика – внутренний номер SAP, в диапазоне 4000000000 – 4999999999, присваивается автоматически системой по порядку.</w:t>
            </w:r>
          </w:p>
        </w:tc>
        <w:tc>
          <w:tcPr>
            <w:tcW w:w="397" w:type="pct"/>
          </w:tcPr>
          <w:p w14:paraId="7868F2E0" w14:textId="77777777" w:rsidR="00F76F51" w:rsidRPr="001B66CE" w:rsidRDefault="00F76F51">
            <w:pPr>
              <w:pPrChange w:id="2689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6D3A6998" w14:textId="77777777" w:rsidR="00F76F51" w:rsidRPr="001B66CE" w:rsidRDefault="00F76F51">
            <w:pPr>
              <w:pPrChange w:id="2690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Автоматически</w:t>
            </w:r>
          </w:p>
        </w:tc>
        <w:tc>
          <w:tcPr>
            <w:tcW w:w="525" w:type="pct"/>
          </w:tcPr>
          <w:p w14:paraId="74F1CD8C" w14:textId="77777777" w:rsidR="00F76F51" w:rsidRPr="001B66CE" w:rsidRDefault="00F76F51">
            <w:pPr>
              <w:pPrChange w:id="2691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38406FA0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75EAA" w14:textId="77777777" w:rsidR="00F76F51" w:rsidRPr="001B66CE" w:rsidRDefault="00F76F51">
            <w:pPr>
              <w:rPr>
                <w:i/>
                <w:color w:val="7F7F7F" w:themeColor="text1" w:themeTint="80"/>
              </w:rPr>
              <w:pPrChange w:id="2692" w:author="Zelenskaya Natalia" w:date="2021-03-12T16:36:00Z">
                <w:pPr>
                  <w:jc w:val="left"/>
                </w:pPr>
              </w:pPrChange>
            </w:pPr>
            <w:r w:rsidRPr="001B66CE">
              <w:t>Краткое наименование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77002" w14:textId="77777777" w:rsidR="00F76F51" w:rsidRPr="001B66CE" w:rsidRDefault="00F76F51">
            <w:pPr>
              <w:pPrChange w:id="2693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краткое наименование заголовка сетевого графика</w:t>
            </w:r>
          </w:p>
        </w:tc>
        <w:tc>
          <w:tcPr>
            <w:tcW w:w="397" w:type="pct"/>
          </w:tcPr>
          <w:p w14:paraId="1A30C4CF" w14:textId="77777777" w:rsidR="00F76F51" w:rsidRPr="001B66CE" w:rsidRDefault="00F76F51">
            <w:pPr>
              <w:pPrChange w:id="2694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  <w:p w14:paraId="5BFB08FF" w14:textId="77777777" w:rsidR="00F76F51" w:rsidRPr="001B66CE" w:rsidRDefault="00F76F51">
            <w:pPr>
              <w:pPrChange w:id="269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013" w:type="pct"/>
          </w:tcPr>
          <w:p w14:paraId="489509A2" w14:textId="77777777" w:rsidR="00F76F51" w:rsidRPr="001B66CE" w:rsidRDefault="00F76F51">
            <w:pPr>
              <w:pPrChange w:id="2696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Вручную</w:t>
            </w:r>
          </w:p>
        </w:tc>
        <w:tc>
          <w:tcPr>
            <w:tcW w:w="525" w:type="pct"/>
          </w:tcPr>
          <w:p w14:paraId="189F7461" w14:textId="77777777" w:rsidR="00F76F51" w:rsidRPr="001B66CE" w:rsidRDefault="00F76F51">
            <w:pPr>
              <w:pPrChange w:id="269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F76F51" w:rsidRPr="001B66CE" w14:paraId="5C0C5151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7246B" w14:textId="77777777" w:rsidR="00F76F51" w:rsidRPr="001B66CE" w:rsidRDefault="00F76F51">
            <w:pPr>
              <w:rPr>
                <w:i/>
                <w:color w:val="7F7F7F" w:themeColor="text1" w:themeTint="80"/>
              </w:rPr>
              <w:pPrChange w:id="2698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Системный статус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CE7CC" w14:textId="77777777" w:rsidR="00F76F51" w:rsidRPr="001B66CE" w:rsidRDefault="00F76F51">
            <w:pPr>
              <w:rPr>
                <w:i/>
                <w:color w:val="7F7F7F" w:themeColor="text1" w:themeTint="80"/>
              </w:rPr>
              <w:pPrChange w:id="2699" w:author="Zelenskaya Natalia" w:date="2021-03-12T16:36:00Z">
                <w:pPr>
                  <w:jc w:val="left"/>
                </w:pPr>
              </w:pPrChange>
            </w:pPr>
            <w:r w:rsidRPr="001B66CE">
              <w:t>Устанавливается системный статус: Деблокировано, Блокировано, Технически закрыто, Закрыто, Метка удаления</w:t>
            </w:r>
            <w:r>
              <w:t xml:space="preserve">. </w:t>
            </w:r>
            <w:r w:rsidRPr="004A0DA0">
              <w:t>Описание статусной схемы приведено в разделе 5.10.1</w:t>
            </w:r>
            <w:r>
              <w:t xml:space="preserve"> Структура проекта (таблица</w:t>
            </w:r>
            <w:r w:rsidRPr="004A0DA0">
              <w:t xml:space="preserve"> 50) данного КД.</w:t>
            </w:r>
          </w:p>
        </w:tc>
        <w:tc>
          <w:tcPr>
            <w:tcW w:w="397" w:type="pct"/>
          </w:tcPr>
          <w:p w14:paraId="35344F9B" w14:textId="08BE57CB" w:rsidR="00F76F51" w:rsidRPr="00F76F51" w:rsidRDefault="00F76F51">
            <w:pPr>
              <w:pPrChange w:id="270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32DEC4AD" w14:textId="461FF918" w:rsidR="00F76F51" w:rsidRPr="001B66CE" w:rsidRDefault="00F76F51">
            <w:pPr>
              <w:rPr>
                <w:lang w:eastAsia="ru-RU"/>
              </w:rPr>
              <w:pPrChange w:id="2701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Автоматически</w:t>
            </w:r>
          </w:p>
        </w:tc>
        <w:tc>
          <w:tcPr>
            <w:tcW w:w="525" w:type="pct"/>
          </w:tcPr>
          <w:p w14:paraId="272BF2BF" w14:textId="77777777" w:rsidR="00F76F51" w:rsidRPr="001B66CE" w:rsidRDefault="00F76F51">
            <w:pPr>
              <w:pPrChange w:id="2702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04B0DDE4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878A6" w14:textId="77777777" w:rsidR="00F76F51" w:rsidRPr="001B66CE" w:rsidRDefault="00F76F51">
            <w:pPr>
              <w:pPrChange w:id="2703" w:author="Zelenskaya Natalia" w:date="2021-03-12T16:36:00Z">
                <w:pPr>
                  <w:jc w:val="left"/>
                </w:pPr>
              </w:pPrChange>
            </w:pPr>
            <w:r w:rsidRPr="001B66CE">
              <w:t>Пользовательский статус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96B8B" w14:textId="5E382AB4" w:rsidR="00F76F51" w:rsidRPr="001B66CE" w:rsidRDefault="00F76F51">
            <w:pPr>
              <w:pPrChange w:id="2704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Устанавливается пользовательский статус </w:t>
            </w:r>
          </w:p>
        </w:tc>
        <w:tc>
          <w:tcPr>
            <w:tcW w:w="397" w:type="pct"/>
          </w:tcPr>
          <w:p w14:paraId="3C7F9B46" w14:textId="77777777" w:rsidR="00F76F51" w:rsidRPr="001B66CE" w:rsidRDefault="00F76F51">
            <w:pPr>
              <w:pPrChange w:id="2705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067495F0" w14:textId="4A662FE0" w:rsidR="00F76F51" w:rsidRPr="001B66CE" w:rsidRDefault="00F76F51">
            <w:pPr>
              <w:rPr>
                <w:lang w:eastAsia="ru-RU"/>
              </w:rPr>
              <w:pPrChange w:id="2706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Вручную</w:t>
            </w:r>
          </w:p>
        </w:tc>
        <w:tc>
          <w:tcPr>
            <w:tcW w:w="525" w:type="pct"/>
          </w:tcPr>
          <w:p w14:paraId="41A8D2EE" w14:textId="77777777" w:rsidR="00F76F51" w:rsidRPr="001B66CE" w:rsidRDefault="00F76F51">
            <w:pPr>
              <w:pPrChange w:id="2707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5392DDE4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D16BF" w14:textId="77777777" w:rsidR="00F76F51" w:rsidRPr="001B66CE" w:rsidRDefault="00F76F51">
            <w:pPr>
              <w:pPrChange w:id="2708" w:author="Zelenskaya Natalia" w:date="2021-03-12T16:36:00Z">
                <w:pPr>
                  <w:jc w:val="left"/>
                </w:pPr>
              </w:pPrChange>
            </w:pPr>
            <w:r w:rsidRPr="001B66CE">
              <w:t>Базисная дата начала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E6998" w14:textId="0DE982E3" w:rsidR="00F76F51" w:rsidRPr="001B66CE" w:rsidRDefault="00F76F51">
            <w:pPr>
              <w:rPr>
                <w:szCs w:val="20"/>
              </w:rPr>
              <w:pPrChange w:id="2709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базисная дата начала</w:t>
            </w:r>
          </w:p>
        </w:tc>
        <w:tc>
          <w:tcPr>
            <w:tcW w:w="397" w:type="pct"/>
          </w:tcPr>
          <w:p w14:paraId="62459547" w14:textId="77777777" w:rsidR="00F76F51" w:rsidRPr="001B66CE" w:rsidRDefault="00F76F51">
            <w:pPr>
              <w:pPrChange w:id="271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227CB350" w14:textId="77777777" w:rsidR="00F76F51" w:rsidRPr="001B66CE" w:rsidRDefault="00F76F51">
            <w:pPr>
              <w:rPr>
                <w:lang w:eastAsia="ru-RU"/>
              </w:rPr>
              <w:pPrChange w:id="2711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Вручную</w:t>
            </w:r>
          </w:p>
        </w:tc>
        <w:tc>
          <w:tcPr>
            <w:tcW w:w="525" w:type="pct"/>
          </w:tcPr>
          <w:p w14:paraId="24F7DAD5" w14:textId="77777777" w:rsidR="00F76F51" w:rsidRPr="001B66CE" w:rsidRDefault="00F76F51">
            <w:pPr>
              <w:pPrChange w:id="271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F76F51" w:rsidRPr="001B66CE" w14:paraId="4CBCF882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75CBA" w14:textId="77777777" w:rsidR="00F76F51" w:rsidRPr="001B66CE" w:rsidRDefault="00F76F51">
            <w:pPr>
              <w:pPrChange w:id="2713" w:author="Zelenskaya Natalia" w:date="2021-03-12T16:36:00Z">
                <w:pPr>
                  <w:jc w:val="left"/>
                </w:pPr>
              </w:pPrChange>
            </w:pPr>
            <w:r w:rsidRPr="001B66CE">
              <w:t>Базисная дата конца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30CC" w14:textId="1AB0629F" w:rsidR="00F76F51" w:rsidRPr="001B66CE" w:rsidRDefault="00F76F51">
            <w:pPr>
              <w:rPr>
                <w:szCs w:val="20"/>
              </w:rPr>
              <w:pPrChange w:id="2714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базисная дата конца</w:t>
            </w:r>
          </w:p>
        </w:tc>
        <w:tc>
          <w:tcPr>
            <w:tcW w:w="397" w:type="pct"/>
          </w:tcPr>
          <w:p w14:paraId="5195EB28" w14:textId="77777777" w:rsidR="00F76F51" w:rsidRPr="001B66CE" w:rsidRDefault="00F76F51">
            <w:pPr>
              <w:pPrChange w:id="271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7F6B50B1" w14:textId="77777777" w:rsidR="00F76F51" w:rsidRPr="001B66CE" w:rsidRDefault="00F76F51">
            <w:pPr>
              <w:rPr>
                <w:lang w:eastAsia="ru-RU"/>
              </w:rPr>
              <w:pPrChange w:id="2716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Вручную</w:t>
            </w:r>
          </w:p>
        </w:tc>
        <w:tc>
          <w:tcPr>
            <w:tcW w:w="525" w:type="pct"/>
          </w:tcPr>
          <w:p w14:paraId="53039D78" w14:textId="77777777" w:rsidR="00F76F51" w:rsidRPr="001B66CE" w:rsidRDefault="00F76F51">
            <w:pPr>
              <w:pPrChange w:id="271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F76F51" w:rsidRPr="001B66CE" w14:paraId="2F8AFF61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89010" w14:textId="77777777" w:rsidR="00F76F51" w:rsidRPr="001B66CE" w:rsidRDefault="00F76F51">
            <w:pPr>
              <w:pPrChange w:id="2718" w:author="Zelenskaya Natalia" w:date="2021-03-12T16:36:00Z">
                <w:pPr>
                  <w:jc w:val="left"/>
                </w:pPr>
              </w:pPrChange>
            </w:pPr>
            <w:r w:rsidRPr="001B66CE">
              <w:t>Индикатор автоматическое планирование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B8529" w14:textId="77777777" w:rsidR="00F76F51" w:rsidRPr="001B66CE" w:rsidRDefault="00F76F51">
            <w:pPr>
              <w:pPrChange w:id="2719" w:author="Zelenskaya Natalia" w:date="2021-03-12T16:36:00Z">
                <w:pPr>
                  <w:jc w:val="left"/>
                </w:pPr>
              </w:pPrChange>
            </w:pPr>
            <w:r>
              <w:t>Если индикатор установлен, то планирование затрат выполняется автоматически при сохранении сетевого графика</w:t>
            </w:r>
          </w:p>
        </w:tc>
        <w:tc>
          <w:tcPr>
            <w:tcW w:w="397" w:type="pct"/>
          </w:tcPr>
          <w:p w14:paraId="3E505D72" w14:textId="77777777" w:rsidR="00F76F51" w:rsidRPr="001B66CE" w:rsidRDefault="00F76F51">
            <w:pPr>
              <w:pPrChange w:id="2720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2C1DB94E" w14:textId="77777777" w:rsidR="00F76F51" w:rsidRPr="001B66CE" w:rsidRDefault="00F76F51">
            <w:pPr>
              <w:rPr>
                <w:lang w:eastAsia="ru-RU"/>
              </w:rPr>
              <w:pPrChange w:id="2721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Автоматически из настроек</w:t>
            </w:r>
          </w:p>
        </w:tc>
        <w:tc>
          <w:tcPr>
            <w:tcW w:w="525" w:type="pct"/>
          </w:tcPr>
          <w:p w14:paraId="0B5AA57A" w14:textId="77777777" w:rsidR="00F76F51" w:rsidRPr="001B66CE" w:rsidRDefault="00F76F51">
            <w:pPr>
              <w:pPrChange w:id="272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F76F51" w:rsidRPr="001B66CE" w14:paraId="0CB77486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04435" w14:textId="1527BD2B" w:rsidR="00F76F51" w:rsidRPr="001B66CE" w:rsidRDefault="00F76F51">
            <w:pPr>
              <w:pPrChange w:id="2723" w:author="Zelenskaya Natalia" w:date="2021-04-02T15:01:00Z">
                <w:pPr>
                  <w:jc w:val="left"/>
                </w:pPr>
              </w:pPrChange>
            </w:pPr>
            <w:r w:rsidRPr="001B66CE">
              <w:lastRenderedPageBreak/>
              <w:t>Определение проекта</w:t>
            </w:r>
            <w:r>
              <w:t xml:space="preserve"> (см. «</w:t>
            </w:r>
            <w:r w:rsidRPr="009E6014">
              <w:t>ERP.</w:t>
            </w:r>
            <w:ins w:id="2724" w:author="Zelenskaya Natalia" w:date="2021-04-02T15:01:00Z">
              <w:r w:rsidR="00502633">
                <w:t>13.9.2</w:t>
              </w:r>
            </w:ins>
            <w:del w:id="2725" w:author="Zelenskaya Natalia" w:date="2021-03-12T21:08:00Z">
              <w:r w:rsidRPr="009E6014" w:rsidDel="00BC5F83">
                <w:delText>5</w:delText>
              </w:r>
            </w:del>
            <w:del w:id="2726" w:author="Zelenskaya Natalia" w:date="2021-04-02T15:01:00Z">
              <w:r w:rsidRPr="009E6014" w:rsidDel="00502633">
                <w:delText>.1</w:delText>
              </w:r>
            </w:del>
            <w:r w:rsidRPr="009E6014">
              <w:t>.12_PS_КД Управление основными данными по направлению Капитальное строительство и инвестиции</w:t>
            </w:r>
            <w:r>
              <w:t xml:space="preserve">», </w:t>
            </w:r>
            <w:r>
              <w:rPr>
                <w:lang w:val="en-US"/>
              </w:rPr>
              <w:t>PS_22)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57DBE" w14:textId="77777777" w:rsidR="00F76F51" w:rsidRPr="001B66CE" w:rsidRDefault="00F76F51">
            <w:pPr>
              <w:pPrChange w:id="2727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определение проекта</w:t>
            </w:r>
          </w:p>
        </w:tc>
        <w:tc>
          <w:tcPr>
            <w:tcW w:w="397" w:type="pct"/>
          </w:tcPr>
          <w:p w14:paraId="6C85CFB7" w14:textId="77777777" w:rsidR="00F76F51" w:rsidRPr="001B66CE" w:rsidRDefault="00F76F51">
            <w:pPr>
              <w:pPrChange w:id="2728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647E9CAF" w14:textId="77777777" w:rsidR="00F76F51" w:rsidRPr="001B66CE" w:rsidRDefault="00F76F51">
            <w:pPr>
              <w:pPrChange w:id="2729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автоматически, согласно определению проекта</w:t>
            </w:r>
          </w:p>
        </w:tc>
        <w:tc>
          <w:tcPr>
            <w:tcW w:w="525" w:type="pct"/>
          </w:tcPr>
          <w:p w14:paraId="684DD37E" w14:textId="77777777" w:rsidR="00F76F51" w:rsidRPr="001B66CE" w:rsidRDefault="00F76F51">
            <w:pPr>
              <w:pPrChange w:id="273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F76F51" w:rsidRPr="001B66CE" w14:paraId="29CB9E7F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DF3CC" w14:textId="2EAD3262" w:rsidR="00F76F51" w:rsidRPr="003B32D1" w:rsidRDefault="00F76F51">
            <w:pPr>
              <w:rPr>
                <w:lang w:val="en-US"/>
              </w:rPr>
              <w:pPrChange w:id="2731" w:author="Zelenskaya Natalia" w:date="2021-03-12T16:36:00Z">
                <w:pPr>
                  <w:jc w:val="left"/>
                </w:pPr>
              </w:pPrChange>
            </w:pPr>
            <w:r w:rsidRPr="001B66CE">
              <w:t>СПП-элемент</w:t>
            </w:r>
            <w:r w:rsidRPr="003B32D1">
              <w:t xml:space="preserve"> 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EBF03" w14:textId="77777777" w:rsidR="00F76F51" w:rsidRPr="001B66CE" w:rsidRDefault="00F76F51">
            <w:pPr>
              <w:pPrChange w:id="2732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вышестоящий СПП-элемент, к которому данный заголовок сетевого графика присвоен</w:t>
            </w:r>
          </w:p>
        </w:tc>
        <w:tc>
          <w:tcPr>
            <w:tcW w:w="397" w:type="pct"/>
          </w:tcPr>
          <w:p w14:paraId="1272B121" w14:textId="77777777" w:rsidR="00F76F51" w:rsidRPr="001B66CE" w:rsidRDefault="00F76F51">
            <w:pPr>
              <w:pPrChange w:id="2733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55020D10" w14:textId="43687E02" w:rsidR="00F76F51" w:rsidRPr="001B66CE" w:rsidRDefault="00F76F51">
            <w:pPr>
              <w:pPrChange w:id="2734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</w:t>
            </w:r>
            <w:r w:rsidR="000742D2">
              <w:rPr>
                <w:lang w:eastAsia="ru-RU"/>
              </w:rPr>
              <w:t xml:space="preserve"> (по заданному алгоритму) или вручную</w:t>
            </w:r>
          </w:p>
        </w:tc>
        <w:tc>
          <w:tcPr>
            <w:tcW w:w="525" w:type="pct"/>
          </w:tcPr>
          <w:p w14:paraId="4ABC02FE" w14:textId="77777777" w:rsidR="00F76F51" w:rsidRPr="001B66CE" w:rsidRDefault="00F76F51">
            <w:pPr>
              <w:pPrChange w:id="273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F76F51" w:rsidRPr="001B66CE" w14:paraId="060A537F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C27E9" w14:textId="2FB18882" w:rsidR="00F76F51" w:rsidRPr="003B32D1" w:rsidRDefault="00F76F51">
            <w:pPr>
              <w:pPrChange w:id="2736" w:author="Zelenskaya Natalia" w:date="2021-03-12T16:36:00Z">
                <w:pPr>
                  <w:jc w:val="left"/>
                </w:pPr>
              </w:pPrChange>
            </w:pPr>
            <w:r w:rsidRPr="001B66CE">
              <w:t>КЕ</w:t>
            </w:r>
            <w:r w:rsidRPr="003B32D1">
              <w:t xml:space="preserve"> </w:t>
            </w:r>
            <w:r>
              <w:t>(см. «</w:t>
            </w:r>
            <w:r w:rsidRPr="003B32D1">
              <w:t>ERP.</w:t>
            </w:r>
            <w:ins w:id="2737" w:author="Zelenskaya Natalia" w:date="2021-03-12T21:08:00Z">
              <w:r w:rsidR="00BC5F83">
                <w:t>13</w:t>
              </w:r>
            </w:ins>
            <w:ins w:id="2738" w:author="Zelenskaya Natalia" w:date="2021-04-02T15:04:00Z">
              <w:r w:rsidR="00502633">
                <w:t>.9.2</w:t>
              </w:r>
            </w:ins>
            <w:del w:id="2739" w:author="Zelenskaya Natalia" w:date="2021-03-12T21:08:00Z">
              <w:r w:rsidRPr="003B32D1" w:rsidDel="00BC5F83">
                <w:delText>5</w:delText>
              </w:r>
            </w:del>
            <w:r w:rsidRPr="003B32D1">
              <w:t>.</w:t>
            </w:r>
            <w:del w:id="2740" w:author="Zelenskaya Natalia" w:date="2021-04-02T15:04:00Z">
              <w:r w:rsidRPr="003B32D1" w:rsidDel="00502633">
                <w:delText>1</w:delText>
              </w:r>
            </w:del>
            <w:r w:rsidRPr="003B32D1">
              <w:t>.1_ARC_КД_Орг_структура</w:t>
            </w:r>
            <w:r>
              <w:t xml:space="preserve">», </w:t>
            </w:r>
            <w:r w:rsidRPr="003B32D1">
              <w:t>CO_09)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3CAD8" w14:textId="77777777" w:rsidR="00F76F51" w:rsidRPr="001B66CE" w:rsidRDefault="00F76F51">
            <w:pPr>
              <w:pPrChange w:id="2741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контроллинговая единица для всего проекта</w:t>
            </w:r>
          </w:p>
        </w:tc>
        <w:tc>
          <w:tcPr>
            <w:tcW w:w="397" w:type="pct"/>
          </w:tcPr>
          <w:p w14:paraId="67E998F5" w14:textId="77777777" w:rsidR="00F76F51" w:rsidRPr="001B66CE" w:rsidRDefault="00F76F51">
            <w:pPr>
              <w:pPrChange w:id="274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079DDCB4" w14:textId="77777777" w:rsidR="00F76F51" w:rsidRPr="001B66CE" w:rsidRDefault="00F76F51">
            <w:pPr>
              <w:pPrChange w:id="2743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автоматически, согласно определению проекта</w:t>
            </w:r>
          </w:p>
        </w:tc>
        <w:tc>
          <w:tcPr>
            <w:tcW w:w="525" w:type="pct"/>
          </w:tcPr>
          <w:p w14:paraId="4E2895DE" w14:textId="77777777" w:rsidR="00F76F51" w:rsidRPr="001B66CE" w:rsidRDefault="00F76F51">
            <w:pPr>
              <w:pPrChange w:id="2744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7B449EBB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1ED8D" w14:textId="77777777" w:rsidR="00F76F51" w:rsidRPr="001B66CE" w:rsidRDefault="00F76F51">
            <w:pPr>
              <w:pPrChange w:id="2745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БЕ</w:t>
            </w:r>
            <w:r>
              <w:t xml:space="preserve"> (</w:t>
            </w:r>
            <w:r>
              <w:rPr>
                <w:lang w:val="en-US"/>
              </w:rPr>
              <w:t>FI_02)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31FD3" w14:textId="77777777" w:rsidR="00F76F51" w:rsidRPr="001B66CE" w:rsidRDefault="00F76F51">
            <w:pPr>
              <w:pPrChange w:id="2746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балансовая единица для вышестоящего СПП-элемента</w:t>
            </w:r>
          </w:p>
        </w:tc>
        <w:tc>
          <w:tcPr>
            <w:tcW w:w="397" w:type="pct"/>
          </w:tcPr>
          <w:p w14:paraId="1698C72F" w14:textId="77777777" w:rsidR="00F76F51" w:rsidRPr="001B66CE" w:rsidRDefault="00F76F51">
            <w:pPr>
              <w:pPrChange w:id="274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7E1E0E58" w14:textId="77777777" w:rsidR="00F76F51" w:rsidRPr="001B66CE" w:rsidRDefault="00F76F51">
            <w:pPr>
              <w:pPrChange w:id="2748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автоматически, согласно вышестоящему СПП-элементы</w:t>
            </w:r>
          </w:p>
        </w:tc>
        <w:tc>
          <w:tcPr>
            <w:tcW w:w="525" w:type="pct"/>
          </w:tcPr>
          <w:p w14:paraId="62192F9E" w14:textId="77777777" w:rsidR="00F76F51" w:rsidRPr="001B66CE" w:rsidRDefault="00F76F51">
            <w:pPr>
              <w:pPrChange w:id="2749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16A76036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A6013" w14:textId="77777777" w:rsidR="00F76F51" w:rsidRPr="001B66CE" w:rsidRDefault="00F76F51">
            <w:pPr>
              <w:pPrChange w:id="2750" w:author="Zelenskaya Natalia" w:date="2021-03-12T16:36:00Z">
                <w:pPr>
                  <w:jc w:val="left"/>
                </w:pPr>
              </w:pPrChange>
            </w:pPr>
            <w:r w:rsidRPr="001B66CE">
              <w:t>Валюта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4815B" w14:textId="77777777" w:rsidR="00F76F51" w:rsidRPr="001B66CE" w:rsidRDefault="00F76F51">
            <w:pPr>
              <w:pPrChange w:id="2751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валюта для всего проекта</w:t>
            </w:r>
          </w:p>
        </w:tc>
        <w:tc>
          <w:tcPr>
            <w:tcW w:w="397" w:type="pct"/>
          </w:tcPr>
          <w:p w14:paraId="193372B4" w14:textId="77777777" w:rsidR="00F76F51" w:rsidRPr="001B66CE" w:rsidRDefault="00F76F51">
            <w:pPr>
              <w:pPrChange w:id="275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65C4136B" w14:textId="77777777" w:rsidR="00F76F51" w:rsidRPr="001B66CE" w:rsidRDefault="00F76F51">
            <w:pPr>
              <w:pPrChange w:id="2753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автоматически, согласно определению проекта</w:t>
            </w:r>
          </w:p>
        </w:tc>
        <w:tc>
          <w:tcPr>
            <w:tcW w:w="525" w:type="pct"/>
          </w:tcPr>
          <w:p w14:paraId="2E29DA45" w14:textId="77777777" w:rsidR="00F76F51" w:rsidRPr="001B66CE" w:rsidRDefault="00F76F51">
            <w:pPr>
              <w:pPrChange w:id="2754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5D14077C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80B36" w14:textId="77777777" w:rsidR="00F76F51" w:rsidRPr="003B32D1" w:rsidRDefault="00F76F51">
            <w:pPr>
              <w:rPr>
                <w:lang w:val="en-US"/>
              </w:rPr>
              <w:pPrChange w:id="2755" w:author="Zelenskaya Natalia" w:date="2021-03-12T16:36:00Z">
                <w:pPr>
                  <w:jc w:val="left"/>
                </w:pPr>
              </w:pPrChange>
            </w:pPr>
            <w:r w:rsidRPr="001B66CE">
              <w:t>Завод</w:t>
            </w:r>
            <w:r>
              <w:rPr>
                <w:lang w:val="en-US"/>
              </w:rPr>
              <w:t xml:space="preserve"> (MM_08)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2FB18" w14:textId="374D26A4" w:rsidR="00F76F51" w:rsidRPr="001B66CE" w:rsidRDefault="00F76F51">
            <w:pPr>
              <w:pPrChange w:id="2756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Указывается завод </w:t>
            </w:r>
          </w:p>
        </w:tc>
        <w:tc>
          <w:tcPr>
            <w:tcW w:w="397" w:type="pct"/>
          </w:tcPr>
          <w:p w14:paraId="79A7B7CF" w14:textId="77777777" w:rsidR="00F76F51" w:rsidRPr="001B66CE" w:rsidRDefault="00F76F51">
            <w:pPr>
              <w:pPrChange w:id="275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32437636" w14:textId="05B76F42" w:rsidR="00F76F51" w:rsidRPr="001B66CE" w:rsidRDefault="000742D2">
            <w:pPr>
              <w:pPrChange w:id="2758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Вручную</w:t>
            </w:r>
          </w:p>
        </w:tc>
        <w:tc>
          <w:tcPr>
            <w:tcW w:w="525" w:type="pct"/>
          </w:tcPr>
          <w:p w14:paraId="611AD2C0" w14:textId="77777777" w:rsidR="00F76F51" w:rsidRPr="001B66CE" w:rsidRDefault="00F76F51">
            <w:pPr>
              <w:pPrChange w:id="2759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755FC55C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03ED" w14:textId="54C050FB" w:rsidR="00F76F51" w:rsidRPr="003B32D1" w:rsidRDefault="00F76F51">
            <w:pPr>
              <w:rPr>
                <w:lang w:val="en-US"/>
              </w:rPr>
              <w:pPrChange w:id="2760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Профиль сетевого графика</w:t>
            </w:r>
            <w:r w:rsidRPr="003B32D1">
              <w:t xml:space="preserve"> 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379CF" w14:textId="77777777" w:rsidR="00F76F51" w:rsidRPr="001B66CE" w:rsidRDefault="00F76F51">
            <w:pPr>
              <w:pPrChange w:id="2761" w:author="Zelenskaya Natalia" w:date="2021-03-12T16:36:00Z">
                <w:pPr>
                  <w:jc w:val="left"/>
                </w:pPr>
              </w:pPrChange>
            </w:pPr>
            <w:r w:rsidRPr="001B66CE">
              <w:t>Поле для указания профиля сетевого графика, который определяет характер фактического использования СГ, а также содержит в себе значения по умолчанию и параметры для работы с сетевым графиком, например, управляющие ключи для различных операций, какой производственный календарь используется для планирования сроков, какие параметры настройки применяются для графики и т.п.</w:t>
            </w:r>
          </w:p>
        </w:tc>
        <w:tc>
          <w:tcPr>
            <w:tcW w:w="397" w:type="pct"/>
          </w:tcPr>
          <w:p w14:paraId="7574C473" w14:textId="77777777" w:rsidR="00F76F51" w:rsidRPr="001B66CE" w:rsidRDefault="00F76F51">
            <w:pPr>
              <w:pPrChange w:id="276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1BA17035" w14:textId="54105BBF" w:rsidR="00F76F51" w:rsidRPr="001B66CE" w:rsidRDefault="000742D2">
            <w:pPr>
              <w:rPr>
                <w:lang w:eastAsia="ru-RU"/>
              </w:rPr>
              <w:pPrChange w:id="2763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Вручную при создании сетевого графика</w:t>
            </w:r>
          </w:p>
        </w:tc>
        <w:tc>
          <w:tcPr>
            <w:tcW w:w="525" w:type="pct"/>
          </w:tcPr>
          <w:p w14:paraId="1B5A619F" w14:textId="77777777" w:rsidR="00F76F51" w:rsidRPr="001B66CE" w:rsidRDefault="00F76F51">
            <w:pPr>
              <w:pPrChange w:id="2764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59FA20D1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347E4" w14:textId="4A0AC9A8" w:rsidR="00F76F51" w:rsidRPr="003B32D1" w:rsidRDefault="00F76F51">
            <w:pPr>
              <w:rPr>
                <w:lang w:val="en-US"/>
              </w:rPr>
              <w:pPrChange w:id="2765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Вид сетевого графика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9DE34" w14:textId="77777777" w:rsidR="00F76F51" w:rsidRPr="001B66CE" w:rsidRDefault="00F76F51">
            <w:pPr>
              <w:pPrChange w:id="2766" w:author="Zelenskaya Natalia" w:date="2021-03-12T16:36:00Z">
                <w:pPr>
                  <w:jc w:val="left"/>
                </w:pPr>
              </w:pPrChange>
            </w:pPr>
            <w:r w:rsidRPr="001B66CE">
              <w:t>Поле для указания вида сетевого графика, которое служит для определения пакета настроек СГ, таких как:</w:t>
            </w:r>
          </w:p>
          <w:p w14:paraId="3E1E4BC7" w14:textId="77777777" w:rsidR="00F76F51" w:rsidRPr="001B66CE" w:rsidRDefault="00F76F51">
            <w:pPr>
              <w:pPrChange w:id="2767" w:author="Zelenskaya Natalia" w:date="2021-03-12T16:36:00Z">
                <w:pPr>
                  <w:jc w:val="left"/>
                </w:pPr>
              </w:pPrChange>
            </w:pPr>
            <w:r w:rsidRPr="001B66CE">
              <w:t>- Присвоения диапазона номеров и интервалы;</w:t>
            </w:r>
          </w:p>
          <w:p w14:paraId="2B4DF7CC" w14:textId="77777777" w:rsidR="00F76F51" w:rsidRPr="001B66CE" w:rsidRDefault="00F76F51">
            <w:pPr>
              <w:pPrChange w:id="2768" w:author="Zelenskaya Natalia" w:date="2021-03-12T16:36:00Z">
                <w:pPr>
                  <w:jc w:val="left"/>
                </w:pPr>
              </w:pPrChange>
            </w:pPr>
            <w:r w:rsidRPr="001B66CE">
              <w:t>- Статусная схема для управления статусами.</w:t>
            </w:r>
          </w:p>
        </w:tc>
        <w:tc>
          <w:tcPr>
            <w:tcW w:w="397" w:type="pct"/>
          </w:tcPr>
          <w:p w14:paraId="6928132A" w14:textId="77777777" w:rsidR="00F76F51" w:rsidRPr="001B66CE" w:rsidRDefault="00F76F51">
            <w:pPr>
              <w:pPrChange w:id="2769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41742C17" w14:textId="552C3EBE" w:rsidR="00F76F51" w:rsidRPr="001B66CE" w:rsidRDefault="000742D2">
            <w:pPr>
              <w:rPr>
                <w:lang w:eastAsia="ru-RU"/>
              </w:rPr>
              <w:pPrChange w:id="2770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Вручную при создании сетевого графика</w:t>
            </w:r>
          </w:p>
        </w:tc>
        <w:tc>
          <w:tcPr>
            <w:tcW w:w="525" w:type="pct"/>
          </w:tcPr>
          <w:p w14:paraId="20CC5589" w14:textId="77777777" w:rsidR="00F76F51" w:rsidRPr="001B66CE" w:rsidRDefault="00F76F51">
            <w:pPr>
              <w:pPrChange w:id="2771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F76F51" w:rsidRPr="001B66CE" w14:paraId="67787B3A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9C6AB" w14:textId="1878A507" w:rsidR="00F76F51" w:rsidRPr="00FA2A55" w:rsidRDefault="00F76F51">
            <w:pPr>
              <w:rPr>
                <w:lang w:val="en-US"/>
              </w:rPr>
              <w:pPrChange w:id="2772" w:author="Zelenskaya Natalia" w:date="2021-03-12T16:36:00Z">
                <w:pPr>
                  <w:jc w:val="left"/>
                </w:pPr>
              </w:pPrChange>
            </w:pPr>
            <w:r w:rsidRPr="001B66CE">
              <w:t>Плановик</w:t>
            </w:r>
            <w:r w:rsidRPr="00FA2A55">
              <w:t xml:space="preserve"> </w:t>
            </w:r>
            <w:r>
              <w:t>сетевого графика (см. «</w:t>
            </w:r>
            <w:r w:rsidRPr="009E6014">
              <w:t>ERP.</w:t>
            </w:r>
            <w:ins w:id="2773" w:author="Zelenskaya Natalia" w:date="2021-03-12T21:08:00Z">
              <w:r w:rsidR="00BC5F83">
                <w:t>13</w:t>
              </w:r>
            </w:ins>
            <w:del w:id="2774" w:author="Zelenskaya Natalia" w:date="2021-03-12T21:08:00Z">
              <w:r w:rsidRPr="009E6014" w:rsidDel="00BC5F83">
                <w:delText>5</w:delText>
              </w:r>
            </w:del>
            <w:r w:rsidRPr="009E6014">
              <w:t>.</w:t>
            </w:r>
            <w:ins w:id="2775" w:author="Zelenskaya Natalia" w:date="2021-04-02T15:01:00Z">
              <w:r w:rsidR="00502633">
                <w:t>9.2.</w:t>
              </w:r>
            </w:ins>
            <w:del w:id="2776" w:author="Zelenskaya Natalia" w:date="2021-04-02T15:01:00Z">
              <w:r w:rsidRPr="009E6014" w:rsidDel="00502633">
                <w:delText>1</w:delText>
              </w:r>
            </w:del>
            <w:r w:rsidRPr="009E6014">
              <w:t>.12_PS_КД Управление основными данными по направлению Капитальное строительство и инвестиции</w:t>
            </w:r>
            <w:r>
              <w:t xml:space="preserve">», </w:t>
            </w:r>
            <w:r>
              <w:rPr>
                <w:lang w:val="en-US"/>
              </w:rPr>
              <w:t>PS_</w:t>
            </w:r>
            <w:r>
              <w:t>18</w:t>
            </w:r>
            <w:r>
              <w:rPr>
                <w:lang w:val="en-US"/>
              </w:rPr>
              <w:t>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778AC" w14:textId="77777777" w:rsidR="00F76F51" w:rsidRPr="001B66CE" w:rsidRDefault="00F76F51">
            <w:pPr>
              <w:pPrChange w:id="2777" w:author="Zelenskaya Natalia" w:date="2021-03-12T16:36:00Z">
                <w:pPr>
                  <w:jc w:val="left"/>
                </w:pPr>
              </w:pPrChange>
            </w:pPr>
            <w:r w:rsidRPr="001B66CE">
              <w:t>Определяет параметры настройки для СГ, зависящие от функциональной службы (в SAP используется одна запись 100)</w:t>
            </w:r>
          </w:p>
        </w:tc>
        <w:tc>
          <w:tcPr>
            <w:tcW w:w="397" w:type="pct"/>
          </w:tcPr>
          <w:p w14:paraId="033D1D5A" w14:textId="77777777" w:rsidR="00F76F51" w:rsidRPr="001B66CE" w:rsidRDefault="00F76F51">
            <w:pPr>
              <w:pPrChange w:id="2778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5A9BC861" w14:textId="77777777" w:rsidR="00F76F51" w:rsidRPr="001B66CE" w:rsidRDefault="00F76F51">
            <w:pPr>
              <w:rPr>
                <w:lang w:eastAsia="ru-RU"/>
              </w:rPr>
              <w:pPrChange w:id="2779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Вручную</w:t>
            </w:r>
          </w:p>
        </w:tc>
        <w:tc>
          <w:tcPr>
            <w:tcW w:w="525" w:type="pct"/>
          </w:tcPr>
          <w:p w14:paraId="25632468" w14:textId="77777777" w:rsidR="00F76F51" w:rsidRPr="001B66CE" w:rsidRDefault="00F76F51">
            <w:pPr>
              <w:pPrChange w:id="278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F76F51" w:rsidRPr="001B66CE" w14:paraId="51C2B972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00CEF" w14:textId="77777777" w:rsidR="00F76F51" w:rsidRPr="001B66CE" w:rsidRDefault="00F76F51">
            <w:pPr>
              <w:pPrChange w:id="2781" w:author="Zelenskaya Natalia" w:date="2021-03-12T16:36:00Z">
                <w:pPr>
                  <w:jc w:val="left"/>
                </w:pPr>
              </w:pPrChange>
            </w:pPr>
            <w:r w:rsidRPr="001B66CE">
              <w:t>Подробный текст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D2F45" w14:textId="77777777" w:rsidR="00F76F51" w:rsidRPr="001B66CE" w:rsidRDefault="00F76F51">
            <w:pPr>
              <w:pPrChange w:id="2782" w:author="Zelenskaya Natalia" w:date="2021-03-12T16:36:00Z">
                <w:pPr>
                  <w:jc w:val="left"/>
                </w:pPr>
              </w:pPrChange>
            </w:pPr>
            <w:r w:rsidRPr="001B66CE">
              <w:t>Текстовое поле для подробного описания сетевого графика и его характеристик</w:t>
            </w:r>
          </w:p>
        </w:tc>
        <w:tc>
          <w:tcPr>
            <w:tcW w:w="397" w:type="pct"/>
          </w:tcPr>
          <w:p w14:paraId="729B7368" w14:textId="77777777" w:rsidR="00F76F51" w:rsidRPr="001B66CE" w:rsidRDefault="00F76F51">
            <w:pPr>
              <w:pPrChange w:id="2783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50A75B09" w14:textId="77777777" w:rsidR="00F76F51" w:rsidRPr="001B66CE" w:rsidRDefault="00F76F51">
            <w:pPr>
              <w:pPrChange w:id="2784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3F5C44A8" w14:textId="77777777" w:rsidR="00F76F51" w:rsidRPr="001B66CE" w:rsidRDefault="00F76F51">
            <w:pPr>
              <w:pPrChange w:id="278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1EE21757" w14:textId="77777777" w:rsidTr="000742D2">
        <w:trPr>
          <w:cantSplit/>
        </w:trPr>
        <w:tc>
          <w:tcPr>
            <w:tcW w:w="306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73811" w14:textId="79631A72" w:rsidR="000742D2" w:rsidRPr="001B66CE" w:rsidRDefault="000742D2">
            <w:pPr>
              <w:rPr>
                <w:color w:val="7F7F7F" w:themeColor="text1" w:themeTint="80"/>
              </w:rPr>
              <w:pPrChange w:id="2786" w:author="Zelenskaya Natalia" w:date="2021-03-12T16:36:00Z">
                <w:pPr>
                  <w:jc w:val="left"/>
                </w:pPr>
              </w:pPrChange>
            </w:pPr>
            <w:r>
              <w:t>Экран операций сетевого графика</w:t>
            </w:r>
          </w:p>
        </w:tc>
        <w:tc>
          <w:tcPr>
            <w:tcW w:w="397" w:type="pct"/>
          </w:tcPr>
          <w:p w14:paraId="396EBA32" w14:textId="77777777" w:rsidR="000742D2" w:rsidRPr="001B66CE" w:rsidRDefault="000742D2">
            <w:pPr>
              <w:pPrChange w:id="278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013" w:type="pct"/>
          </w:tcPr>
          <w:p w14:paraId="67E9D7B8" w14:textId="77777777" w:rsidR="000742D2" w:rsidRPr="001B66CE" w:rsidRDefault="000742D2">
            <w:pPr>
              <w:pPrChange w:id="2788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525" w:type="pct"/>
          </w:tcPr>
          <w:p w14:paraId="11059998" w14:textId="77777777" w:rsidR="000742D2" w:rsidRPr="001B66CE" w:rsidRDefault="000742D2">
            <w:pPr>
              <w:pPrChange w:id="2789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68924B29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62425" w14:textId="77777777" w:rsidR="000742D2" w:rsidRPr="001B66CE" w:rsidRDefault="000742D2">
            <w:pPr>
              <w:rPr>
                <w:i/>
                <w:color w:val="7F7F7F" w:themeColor="text1" w:themeTint="80"/>
              </w:rPr>
              <w:pPrChange w:id="2790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Код сетевого графика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57A7B" w14:textId="77777777" w:rsidR="000742D2" w:rsidRPr="001B66CE" w:rsidRDefault="000742D2" w:rsidP="00B826E5">
            <w:pPr>
              <w:rPr>
                <w:rFonts w:eastAsiaTheme="majorEastAsia"/>
              </w:rPr>
            </w:pPr>
            <w:r>
              <w:t>Копируется из заголовка сетевого графика</w:t>
            </w:r>
            <w:r w:rsidRPr="001B66CE">
              <w:t>. Код сетевого графика – внутренний номер SAP, в диапазоне 4000000000 – 4999999999, присваивается автоматически системой по порядку.</w:t>
            </w:r>
          </w:p>
          <w:p w14:paraId="24F88EC3" w14:textId="77777777" w:rsidR="000742D2" w:rsidRPr="001B66CE" w:rsidRDefault="000742D2">
            <w:pPr>
              <w:pPrChange w:id="279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397" w:type="pct"/>
          </w:tcPr>
          <w:p w14:paraId="6E898CA7" w14:textId="77777777" w:rsidR="000742D2" w:rsidRPr="001B66CE" w:rsidRDefault="000742D2">
            <w:pPr>
              <w:pPrChange w:id="279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2DE5DD41" w14:textId="77777777" w:rsidR="000742D2" w:rsidRPr="001B66CE" w:rsidRDefault="000742D2">
            <w:pPr>
              <w:pPrChange w:id="2793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Автоматически</w:t>
            </w:r>
          </w:p>
        </w:tc>
        <w:tc>
          <w:tcPr>
            <w:tcW w:w="525" w:type="pct"/>
          </w:tcPr>
          <w:p w14:paraId="6665C062" w14:textId="77777777" w:rsidR="000742D2" w:rsidRPr="001B66CE" w:rsidRDefault="000742D2">
            <w:pPr>
              <w:pPrChange w:id="2794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0742D2" w:rsidRPr="001B66CE" w14:paraId="005A47EA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A62BF" w14:textId="77777777" w:rsidR="000742D2" w:rsidRPr="001B66CE" w:rsidRDefault="000742D2">
            <w:pPr>
              <w:pPrChange w:id="2795" w:author="Zelenskaya Natalia" w:date="2021-03-12T16:36:00Z">
                <w:pPr>
                  <w:jc w:val="left"/>
                </w:pPr>
              </w:pPrChange>
            </w:pPr>
            <w:r w:rsidRPr="001B66CE">
              <w:t>Номер операции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B2715" w14:textId="77777777" w:rsidR="000742D2" w:rsidRPr="001B66CE" w:rsidRDefault="000742D2">
            <w:pPr>
              <w:pPrChange w:id="2796" w:author="Zelenskaya Natalia" w:date="2021-03-12T16:36:00Z">
                <w:pPr>
                  <w:jc w:val="left"/>
                </w:pPr>
              </w:pPrChange>
            </w:pPr>
            <w:r w:rsidRPr="001B66CE">
              <w:t>Номер операции сетевого графика</w:t>
            </w:r>
          </w:p>
        </w:tc>
        <w:tc>
          <w:tcPr>
            <w:tcW w:w="397" w:type="pct"/>
          </w:tcPr>
          <w:p w14:paraId="4A672778" w14:textId="77777777" w:rsidR="000742D2" w:rsidRPr="001B66CE" w:rsidRDefault="000742D2">
            <w:pPr>
              <w:pPrChange w:id="279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72621470" w14:textId="77777777" w:rsidR="000742D2" w:rsidRPr="001B66CE" w:rsidRDefault="000742D2">
            <w:pPr>
              <w:pPrChange w:id="2798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</w:t>
            </w:r>
          </w:p>
        </w:tc>
        <w:tc>
          <w:tcPr>
            <w:tcW w:w="525" w:type="pct"/>
          </w:tcPr>
          <w:p w14:paraId="37B6F178" w14:textId="77777777" w:rsidR="000742D2" w:rsidRPr="001B66CE" w:rsidRDefault="000742D2">
            <w:pPr>
              <w:pPrChange w:id="2799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5F63191E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57BC8" w14:textId="77777777" w:rsidR="000742D2" w:rsidRPr="001B66CE" w:rsidRDefault="000742D2">
            <w:pPr>
              <w:pPrChange w:id="2800" w:author="Zelenskaya Natalia" w:date="2021-03-12T16:36:00Z">
                <w:pPr>
                  <w:jc w:val="left"/>
                </w:pPr>
              </w:pPrChange>
            </w:pPr>
            <w:r w:rsidRPr="001B66CE">
              <w:t>Краткое наименование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A5BBB" w14:textId="77777777" w:rsidR="000742D2" w:rsidRPr="001B66CE" w:rsidRDefault="000742D2">
            <w:pPr>
              <w:pPrChange w:id="2801" w:author="Zelenskaya Natalia" w:date="2021-03-12T16:36:00Z">
                <w:pPr>
                  <w:jc w:val="left"/>
                </w:pPr>
              </w:pPrChange>
            </w:pPr>
            <w:r w:rsidRPr="001B66CE">
              <w:t>Наименование операции сетевого графика</w:t>
            </w:r>
          </w:p>
        </w:tc>
        <w:tc>
          <w:tcPr>
            <w:tcW w:w="397" w:type="pct"/>
          </w:tcPr>
          <w:p w14:paraId="3ACE0660" w14:textId="77777777" w:rsidR="000742D2" w:rsidRPr="001B66CE" w:rsidRDefault="000742D2">
            <w:pPr>
              <w:pPrChange w:id="280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0CD76B04" w14:textId="77777777" w:rsidR="000742D2" w:rsidRPr="001B66CE" w:rsidRDefault="000742D2">
            <w:pPr>
              <w:pPrChange w:id="2803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3F313FA3" w14:textId="77777777" w:rsidR="000742D2" w:rsidRPr="001B66CE" w:rsidRDefault="000742D2">
            <w:pPr>
              <w:pPrChange w:id="2804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6AEE30E8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789FB" w14:textId="539A593E" w:rsidR="000742D2" w:rsidRPr="001B66CE" w:rsidRDefault="000742D2">
            <w:pPr>
              <w:pPrChange w:id="2805" w:author="Zelenskaya Natalia" w:date="2021-03-12T21:09:00Z">
                <w:pPr>
                  <w:jc w:val="left"/>
                </w:pPr>
              </w:pPrChange>
            </w:pPr>
            <w:r w:rsidRPr="001B66CE">
              <w:t>Управляющий ключ</w:t>
            </w:r>
            <w:r>
              <w:t xml:space="preserve"> (см. «</w:t>
            </w:r>
            <w:r w:rsidRPr="009E6014">
              <w:t>ERP.</w:t>
            </w:r>
            <w:del w:id="2806" w:author="Zelenskaya Natalia" w:date="2021-03-12T21:09:00Z">
              <w:r w:rsidRPr="009E6014" w:rsidDel="00BC5F83">
                <w:delText>5</w:delText>
              </w:r>
            </w:del>
            <w:ins w:id="2807" w:author="Zelenskaya Natalia" w:date="2021-03-12T21:09:00Z">
              <w:r w:rsidR="00BC5F83">
                <w:t>13</w:t>
              </w:r>
            </w:ins>
            <w:r w:rsidRPr="009E6014">
              <w:t>.</w:t>
            </w:r>
            <w:ins w:id="2808" w:author="Zelenskaya Natalia" w:date="2021-04-02T15:01:00Z">
              <w:r w:rsidR="00502633">
                <w:t>9.2</w:t>
              </w:r>
            </w:ins>
            <w:del w:id="2809" w:author="Zelenskaya Natalia" w:date="2021-04-02T15:01:00Z">
              <w:r w:rsidRPr="009E6014" w:rsidDel="00502633">
                <w:delText>1</w:delText>
              </w:r>
            </w:del>
            <w:r w:rsidRPr="009E6014">
              <w:t>.12_PS_КД Управление основными данными по направлению Капитальное строительство и инвестиции</w:t>
            </w:r>
            <w:r>
              <w:t xml:space="preserve">», </w:t>
            </w:r>
            <w:r>
              <w:rPr>
                <w:lang w:val="en-US"/>
              </w:rPr>
              <w:t>PS_</w:t>
            </w:r>
            <w:r>
              <w:t>31</w:t>
            </w:r>
            <w:r>
              <w:rPr>
                <w:lang w:val="en-US"/>
              </w:rPr>
              <w:t>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56C94" w14:textId="3F6EA42B" w:rsidR="000742D2" w:rsidRPr="001B66CE" w:rsidRDefault="000742D2">
            <w:pPr>
              <w:pPrChange w:id="2810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Поле для указания ключа операции сетевого графика, который определяет </w:t>
            </w:r>
            <w:r>
              <w:t xml:space="preserve">возможность планирования потребностей для операции </w:t>
            </w:r>
          </w:p>
        </w:tc>
        <w:tc>
          <w:tcPr>
            <w:tcW w:w="397" w:type="pct"/>
          </w:tcPr>
          <w:p w14:paraId="14233020" w14:textId="77777777" w:rsidR="000742D2" w:rsidRPr="001B66CE" w:rsidRDefault="000742D2">
            <w:pPr>
              <w:pPrChange w:id="2811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24FA049B" w14:textId="77777777" w:rsidR="000742D2" w:rsidRPr="001B66CE" w:rsidRDefault="000742D2">
            <w:pPr>
              <w:pPrChange w:id="2812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268F8501" w14:textId="77777777" w:rsidR="000742D2" w:rsidRPr="001B66CE" w:rsidRDefault="000742D2">
            <w:pPr>
              <w:pPrChange w:id="2813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2DCB6AFE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7214D" w14:textId="77777777" w:rsidR="000742D2" w:rsidRPr="001B66CE" w:rsidRDefault="000742D2">
            <w:pPr>
              <w:pPrChange w:id="2814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Системный статус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56BE7" w14:textId="77777777" w:rsidR="000742D2" w:rsidRPr="001B66CE" w:rsidRDefault="000742D2">
            <w:pPr>
              <w:pPrChange w:id="2815" w:author="Zelenskaya Natalia" w:date="2021-03-12T16:36:00Z">
                <w:pPr>
                  <w:jc w:val="left"/>
                </w:pPr>
              </w:pPrChange>
            </w:pPr>
            <w:r w:rsidRPr="001B66CE">
              <w:t>Для ведения системных статусов операций и отображения активного статуса. Активный статус определяет, какие бизнес-операции можно выполнять с элементами проекта. Пользовательских статусов на операциях СГ не предусмотрено</w:t>
            </w:r>
            <w:r>
              <w:t>. Описание системных статусов</w:t>
            </w:r>
            <w:r w:rsidRPr="006C17F9">
              <w:t xml:space="preserve"> приведено в разделе 5.10.1 Ст</w:t>
            </w:r>
            <w:r>
              <w:t xml:space="preserve">руктура проекта (таблицы </w:t>
            </w:r>
            <w:r w:rsidRPr="006C17F9">
              <w:t>50) данного КД.</w:t>
            </w:r>
          </w:p>
        </w:tc>
        <w:tc>
          <w:tcPr>
            <w:tcW w:w="397" w:type="pct"/>
          </w:tcPr>
          <w:p w14:paraId="6CA94A17" w14:textId="77777777" w:rsidR="000742D2" w:rsidRPr="001B66CE" w:rsidRDefault="000742D2">
            <w:pPr>
              <w:pPrChange w:id="2816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358C5801" w14:textId="77777777" w:rsidR="000742D2" w:rsidRPr="001B66CE" w:rsidRDefault="000742D2">
            <w:pPr>
              <w:pPrChange w:id="2817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6418FDBF" w14:textId="77777777" w:rsidR="000742D2" w:rsidRPr="001B66CE" w:rsidRDefault="000742D2">
            <w:pPr>
              <w:pPrChange w:id="2818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6BB53262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46D9C" w14:textId="77777777" w:rsidR="000742D2" w:rsidRPr="001B66CE" w:rsidRDefault="000742D2">
            <w:pPr>
              <w:pPrChange w:id="2819" w:author="Zelenskaya Natalia" w:date="2021-03-12T16:36:00Z">
                <w:pPr>
                  <w:jc w:val="left"/>
                </w:pPr>
              </w:pPrChange>
            </w:pPr>
            <w:r w:rsidRPr="001B66CE">
              <w:t>СПП-элемент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DE39F" w14:textId="77777777" w:rsidR="000742D2" w:rsidRPr="001B66CE" w:rsidRDefault="000742D2">
            <w:pPr>
              <w:pPrChange w:id="2820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вышестоящий СПП-элемент, к которому данный заголовок сетевого графика присвоен</w:t>
            </w:r>
          </w:p>
        </w:tc>
        <w:tc>
          <w:tcPr>
            <w:tcW w:w="397" w:type="pct"/>
          </w:tcPr>
          <w:p w14:paraId="4F921E9B" w14:textId="77777777" w:rsidR="000742D2" w:rsidRPr="001B66CE" w:rsidRDefault="000742D2">
            <w:pPr>
              <w:pPrChange w:id="2821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33AD03F7" w14:textId="3E1616C4" w:rsidR="000742D2" w:rsidRPr="001B66CE" w:rsidRDefault="000742D2">
            <w:pPr>
              <w:pPrChange w:id="2822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</w:t>
            </w:r>
            <w:r>
              <w:rPr>
                <w:lang w:eastAsia="ru-RU"/>
              </w:rPr>
              <w:t xml:space="preserve"> (по заранее заданному алгоритмы) ил вручную</w:t>
            </w:r>
          </w:p>
        </w:tc>
        <w:tc>
          <w:tcPr>
            <w:tcW w:w="525" w:type="pct"/>
          </w:tcPr>
          <w:p w14:paraId="0F7DE48A" w14:textId="77777777" w:rsidR="000742D2" w:rsidRPr="001B66CE" w:rsidRDefault="000742D2">
            <w:pPr>
              <w:pPrChange w:id="2823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3E9D7856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E7720" w14:textId="3BC9E188" w:rsidR="000742D2" w:rsidRPr="001B66CE" w:rsidRDefault="000742D2">
            <w:pPr>
              <w:pPrChange w:id="2824" w:author="Zelenskaya Natalia" w:date="2021-04-02T15:09:00Z">
                <w:pPr>
                  <w:jc w:val="left"/>
                </w:pPr>
              </w:pPrChange>
            </w:pPr>
            <w:r w:rsidRPr="001B66CE">
              <w:lastRenderedPageBreak/>
              <w:t>Рабочее место</w:t>
            </w:r>
            <w:r>
              <w:t xml:space="preserve"> (см. «</w:t>
            </w:r>
            <w:r w:rsidRPr="009E6014">
              <w:t>ERP.</w:t>
            </w:r>
            <w:ins w:id="2825" w:author="Zelenskaya Natalia" w:date="2021-03-12T21:09:00Z">
              <w:r w:rsidR="00BC5F83">
                <w:t>13</w:t>
              </w:r>
            </w:ins>
            <w:ins w:id="2826" w:author="Zelenskaya Natalia" w:date="2021-04-02T15:09:00Z">
              <w:r w:rsidR="00502633">
                <w:t>.</w:t>
              </w:r>
            </w:ins>
            <w:del w:id="2827" w:author="Zelenskaya Natalia" w:date="2021-03-12T21:09:00Z">
              <w:r w:rsidRPr="009E6014" w:rsidDel="00BC5F83">
                <w:delText>5</w:delText>
              </w:r>
            </w:del>
            <w:r w:rsidRPr="009E6014">
              <w:t>.</w:t>
            </w:r>
            <w:del w:id="2828" w:author="Zelenskaya Natalia" w:date="2021-04-02T15:09:00Z">
              <w:r w:rsidRPr="009E6014" w:rsidDel="00502633">
                <w:delText>1</w:delText>
              </w:r>
              <w:r w:rsidRPr="00E472C9" w:rsidDel="00502633">
                <w:delText>_</w:delText>
              </w:r>
            </w:del>
            <w:ins w:id="2829" w:author="Zelenskaya Natalia" w:date="2021-04-02T15:09:00Z">
              <w:r w:rsidR="00502633">
                <w:t>9.2.</w:t>
              </w:r>
            </w:ins>
            <w:r w:rsidRPr="00E472C9">
              <w:t>7_PM</w:t>
            </w:r>
            <w:r w:rsidRPr="009E6014">
              <w:t xml:space="preserve">_КД Управление основными данными по направлению </w:t>
            </w:r>
            <w:r w:rsidRPr="00E472C9">
              <w:t>ТОиР</w:t>
            </w:r>
            <w:r>
              <w:t xml:space="preserve">», </w:t>
            </w:r>
            <w:r>
              <w:rPr>
                <w:lang w:val="en-US"/>
              </w:rPr>
              <w:t>PM_39)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CD42D" w14:textId="77777777" w:rsidR="000742D2" w:rsidRPr="001B66CE" w:rsidRDefault="000742D2">
            <w:pPr>
              <w:pPrChange w:id="2830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код рабочего места</w:t>
            </w:r>
          </w:p>
        </w:tc>
        <w:tc>
          <w:tcPr>
            <w:tcW w:w="397" w:type="pct"/>
          </w:tcPr>
          <w:p w14:paraId="2AD49C1D" w14:textId="77777777" w:rsidR="000742D2" w:rsidRPr="001B66CE" w:rsidRDefault="000742D2">
            <w:pPr>
              <w:pPrChange w:id="2831" w:author="Zelenskaya Natalia" w:date="2021-03-12T16:36:00Z">
                <w:pPr>
                  <w:jc w:val="left"/>
                </w:pPr>
              </w:pPrChange>
            </w:pPr>
            <w:r w:rsidRPr="001B66CE">
              <w:t>Да, в случае, если операция выполняется собственными силами</w:t>
            </w:r>
          </w:p>
        </w:tc>
        <w:tc>
          <w:tcPr>
            <w:tcW w:w="1013" w:type="pct"/>
          </w:tcPr>
          <w:p w14:paraId="3975CF3D" w14:textId="77777777" w:rsidR="000742D2" w:rsidRPr="001B66CE" w:rsidRDefault="000742D2">
            <w:pPr>
              <w:pPrChange w:id="2832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779C34AB" w14:textId="77777777" w:rsidR="000742D2" w:rsidRPr="001B66CE" w:rsidRDefault="000742D2">
            <w:pPr>
              <w:pPrChange w:id="2833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119EEF82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BFAC5" w14:textId="77777777" w:rsidR="000742D2" w:rsidRPr="001B66CE" w:rsidRDefault="000742D2">
            <w:pPr>
              <w:pPrChange w:id="2834" w:author="Zelenskaya Natalia" w:date="2021-03-12T16:36:00Z">
                <w:pPr>
                  <w:jc w:val="left"/>
                </w:pPr>
              </w:pPrChange>
            </w:pPr>
            <w:r w:rsidRPr="001B66CE">
              <w:t>Валюта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46E9" w14:textId="098EAADC" w:rsidR="000742D2" w:rsidRPr="00187E4C" w:rsidRDefault="00BE00EB">
            <w:pPr>
              <w:pPrChange w:id="2835" w:author="Zelenskaya Natalia" w:date="2021-03-12T16:36:00Z">
                <w:pPr>
                  <w:jc w:val="left"/>
                </w:pPr>
              </w:pPrChange>
            </w:pPr>
            <w:r>
              <w:t xml:space="preserve">Используется значение </w:t>
            </w:r>
            <w:r w:rsidR="000742D2" w:rsidRPr="00187E4C">
              <w:t>заголовка сетевого графика</w:t>
            </w:r>
          </w:p>
        </w:tc>
        <w:tc>
          <w:tcPr>
            <w:tcW w:w="397" w:type="pct"/>
          </w:tcPr>
          <w:p w14:paraId="4EDD2F56" w14:textId="77777777" w:rsidR="000742D2" w:rsidRPr="001B66CE" w:rsidRDefault="000742D2">
            <w:pPr>
              <w:pPrChange w:id="2836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166DD627" w14:textId="6E98EAC4" w:rsidR="000742D2" w:rsidRPr="001B66CE" w:rsidRDefault="000742D2">
            <w:pPr>
              <w:pPrChange w:id="2837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</w:t>
            </w:r>
          </w:p>
        </w:tc>
        <w:tc>
          <w:tcPr>
            <w:tcW w:w="525" w:type="pct"/>
          </w:tcPr>
          <w:p w14:paraId="0EBD5CD4" w14:textId="77777777" w:rsidR="000742D2" w:rsidRPr="001B66CE" w:rsidRDefault="000742D2">
            <w:pPr>
              <w:pPrChange w:id="2838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0742D2" w:rsidRPr="001B66CE" w14:paraId="4863CEFF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71470" w14:textId="77777777" w:rsidR="000742D2" w:rsidRPr="001B66CE" w:rsidRDefault="000742D2">
            <w:pPr>
              <w:pPrChange w:id="2839" w:author="Zelenskaya Natalia" w:date="2021-03-12T16:36:00Z">
                <w:pPr>
                  <w:jc w:val="left"/>
                </w:pPr>
              </w:pPrChange>
            </w:pPr>
            <w:r w:rsidRPr="001B66CE">
              <w:t>БЕ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7C7BB" w14:textId="77777777" w:rsidR="000742D2" w:rsidRPr="001B66CE" w:rsidRDefault="000742D2">
            <w:pPr>
              <w:pPrChange w:id="2840" w:author="Zelenskaya Natalia" w:date="2021-03-12T16:36:00Z">
                <w:pPr>
                  <w:jc w:val="left"/>
                </w:pPr>
              </w:pPrChange>
            </w:pPr>
            <w:r w:rsidRPr="00187E4C">
              <w:t>Используется значение  заголовка сетевого графика</w:t>
            </w:r>
          </w:p>
        </w:tc>
        <w:tc>
          <w:tcPr>
            <w:tcW w:w="397" w:type="pct"/>
          </w:tcPr>
          <w:p w14:paraId="71762FDD" w14:textId="77777777" w:rsidR="000742D2" w:rsidRPr="001B66CE" w:rsidRDefault="000742D2">
            <w:pPr>
              <w:pPrChange w:id="2841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5E1736CE" w14:textId="54421EE5" w:rsidR="000742D2" w:rsidRPr="001B66CE" w:rsidRDefault="00BE00EB">
            <w:pPr>
              <w:rPr>
                <w:lang w:eastAsia="ru-RU"/>
              </w:rPr>
              <w:pPrChange w:id="2842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Присваивается автоматически</w:t>
            </w:r>
          </w:p>
        </w:tc>
        <w:tc>
          <w:tcPr>
            <w:tcW w:w="525" w:type="pct"/>
          </w:tcPr>
          <w:p w14:paraId="3B9E710D" w14:textId="77777777" w:rsidR="000742D2" w:rsidRPr="001B66CE" w:rsidRDefault="000742D2">
            <w:pPr>
              <w:pPrChange w:id="2843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0742D2" w:rsidRPr="001B66CE" w14:paraId="5BBA8888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8ED38" w14:textId="77777777" w:rsidR="000742D2" w:rsidRPr="001B66CE" w:rsidRDefault="000742D2">
            <w:pPr>
              <w:pPrChange w:id="2844" w:author="Zelenskaya Natalia" w:date="2021-03-12T16:36:00Z">
                <w:pPr>
                  <w:jc w:val="left"/>
                </w:pPr>
              </w:pPrChange>
            </w:pPr>
            <w:r w:rsidRPr="001B66CE">
              <w:t>Завод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15C5A" w14:textId="77777777" w:rsidR="000742D2" w:rsidRPr="001B66CE" w:rsidRDefault="000742D2">
            <w:pPr>
              <w:pPrChange w:id="2845" w:author="Zelenskaya Natalia" w:date="2021-03-12T16:36:00Z">
                <w:pPr>
                  <w:jc w:val="left"/>
                </w:pPr>
              </w:pPrChange>
            </w:pPr>
            <w:r w:rsidRPr="00187E4C">
              <w:t>Используется значение  заголовка сетевого графика</w:t>
            </w:r>
          </w:p>
        </w:tc>
        <w:tc>
          <w:tcPr>
            <w:tcW w:w="397" w:type="pct"/>
          </w:tcPr>
          <w:p w14:paraId="02C0CED4" w14:textId="77777777" w:rsidR="000742D2" w:rsidRPr="001B66CE" w:rsidRDefault="000742D2">
            <w:pPr>
              <w:pPrChange w:id="2846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39CB3E3C" w14:textId="6B35E398" w:rsidR="000742D2" w:rsidRPr="001B66CE" w:rsidRDefault="000742D2">
            <w:pPr>
              <w:rPr>
                <w:lang w:eastAsia="ru-RU"/>
              </w:rPr>
              <w:pPrChange w:id="2847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</w:t>
            </w:r>
          </w:p>
        </w:tc>
        <w:tc>
          <w:tcPr>
            <w:tcW w:w="525" w:type="pct"/>
          </w:tcPr>
          <w:p w14:paraId="451F4583" w14:textId="77777777" w:rsidR="000742D2" w:rsidRPr="001B66CE" w:rsidRDefault="000742D2">
            <w:pPr>
              <w:pPrChange w:id="2848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1331BC20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316F5" w14:textId="77777777" w:rsidR="000742D2" w:rsidRPr="001B66CE" w:rsidRDefault="000742D2">
            <w:pPr>
              <w:pPrChange w:id="2849" w:author="Zelenskaya Natalia" w:date="2021-03-12T16:36:00Z">
                <w:pPr>
                  <w:jc w:val="left"/>
                </w:pPr>
              </w:pPrChange>
            </w:pPr>
            <w:r w:rsidRPr="001B66CE">
              <w:t>Подробный текст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48482" w14:textId="77777777" w:rsidR="000742D2" w:rsidRPr="001B66CE" w:rsidRDefault="000742D2">
            <w:pPr>
              <w:pPrChange w:id="2850" w:author="Zelenskaya Natalia" w:date="2021-03-12T16:36:00Z">
                <w:pPr>
                  <w:jc w:val="left"/>
                </w:pPr>
              </w:pPrChange>
            </w:pPr>
            <w:r w:rsidRPr="001B66CE">
              <w:t>Текстовое поле для подробного описания сетевого графика и его характеристик</w:t>
            </w:r>
          </w:p>
        </w:tc>
        <w:tc>
          <w:tcPr>
            <w:tcW w:w="397" w:type="pct"/>
          </w:tcPr>
          <w:p w14:paraId="363C17FD" w14:textId="77777777" w:rsidR="000742D2" w:rsidRPr="001B66CE" w:rsidRDefault="000742D2">
            <w:pPr>
              <w:pPrChange w:id="2851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3A71178F" w14:textId="77777777" w:rsidR="000742D2" w:rsidRPr="001B66CE" w:rsidRDefault="000742D2">
            <w:pPr>
              <w:pPrChange w:id="2852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1FA189D7" w14:textId="77777777" w:rsidR="000742D2" w:rsidRPr="001B66CE" w:rsidRDefault="000742D2">
            <w:pPr>
              <w:pPrChange w:id="2853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761A846D" w14:textId="77777777" w:rsidTr="000742D2">
        <w:trPr>
          <w:cantSplit/>
        </w:trPr>
        <w:tc>
          <w:tcPr>
            <w:tcW w:w="306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AC1E2" w14:textId="2AA8ECCE" w:rsidR="000742D2" w:rsidRPr="001B66CE" w:rsidRDefault="000742D2">
            <w:pPr>
              <w:rPr>
                <w:color w:val="7F7F7F" w:themeColor="text1" w:themeTint="80"/>
              </w:rPr>
              <w:pPrChange w:id="2854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Экран компонента матер</w:t>
            </w:r>
            <w:r w:rsidR="00BE00EB">
              <w:t>иала</w:t>
            </w:r>
          </w:p>
        </w:tc>
        <w:tc>
          <w:tcPr>
            <w:tcW w:w="397" w:type="pct"/>
          </w:tcPr>
          <w:p w14:paraId="15BCE607" w14:textId="77777777" w:rsidR="000742D2" w:rsidRPr="001B66CE" w:rsidRDefault="000742D2">
            <w:pPr>
              <w:pPrChange w:id="285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013" w:type="pct"/>
          </w:tcPr>
          <w:p w14:paraId="0AD155D1" w14:textId="77777777" w:rsidR="000742D2" w:rsidRPr="001B66CE" w:rsidRDefault="000742D2">
            <w:pPr>
              <w:pPrChange w:id="2856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525" w:type="pct"/>
          </w:tcPr>
          <w:p w14:paraId="1BD5DA0A" w14:textId="77777777" w:rsidR="000742D2" w:rsidRPr="001B66CE" w:rsidRDefault="000742D2">
            <w:pPr>
              <w:pPrChange w:id="2857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7947B8BE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73EC8" w14:textId="77777777" w:rsidR="000742D2" w:rsidRPr="001B66CE" w:rsidRDefault="000742D2">
            <w:pPr>
              <w:pPrChange w:id="2858" w:author="Zelenskaya Natalia" w:date="2021-03-12T16:36:00Z">
                <w:pPr>
                  <w:jc w:val="left"/>
                </w:pPr>
              </w:pPrChange>
            </w:pPr>
            <w:r w:rsidRPr="001B66CE">
              <w:t>Код Материала</w:t>
            </w:r>
            <w:r>
              <w:t xml:space="preserve"> (</w:t>
            </w:r>
            <w:r w:rsidRPr="00187E4C">
              <w:t>CROSS_9</w:t>
            </w:r>
            <w:r>
              <w:t>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08228" w14:textId="77777777" w:rsidR="000742D2" w:rsidRPr="001B66CE" w:rsidRDefault="000742D2">
            <w:pPr>
              <w:pPrChange w:id="2859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код материала. Позиции компонентов в рамках операции кодируются автоматически последовательно, с инкрементом 10.</w:t>
            </w:r>
          </w:p>
        </w:tc>
        <w:tc>
          <w:tcPr>
            <w:tcW w:w="397" w:type="pct"/>
          </w:tcPr>
          <w:p w14:paraId="4C5E09FA" w14:textId="77777777" w:rsidR="000742D2" w:rsidRPr="001B66CE" w:rsidRDefault="000742D2">
            <w:pPr>
              <w:pPrChange w:id="286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4EB1A6AB" w14:textId="77777777" w:rsidR="000742D2" w:rsidRPr="001B66CE" w:rsidRDefault="000742D2">
            <w:pPr>
              <w:pPrChange w:id="2861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1053C8B6" w14:textId="77777777" w:rsidR="000742D2" w:rsidRPr="001B66CE" w:rsidRDefault="000742D2">
            <w:pPr>
              <w:pPrChange w:id="2862" w:author="Zelenskaya Natalia" w:date="2021-03-12T16:36:00Z">
                <w:pPr>
                  <w:jc w:val="left"/>
                </w:pPr>
              </w:pPrChange>
            </w:pPr>
            <w:r w:rsidRPr="001B66CE">
              <w:t>Да, до деблокирования</w:t>
            </w:r>
          </w:p>
        </w:tc>
      </w:tr>
      <w:tr w:rsidR="000742D2" w:rsidRPr="001B66CE" w14:paraId="61C4F70E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74DEE" w14:textId="77777777" w:rsidR="000742D2" w:rsidRPr="001B66CE" w:rsidRDefault="000742D2">
            <w:pPr>
              <w:pPrChange w:id="2863" w:author="Zelenskaya Natalia" w:date="2021-03-12T16:36:00Z">
                <w:pPr>
                  <w:jc w:val="left"/>
                </w:pPr>
              </w:pPrChange>
            </w:pPr>
            <w:r w:rsidRPr="001B66CE">
              <w:t>Краткий текст материала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57583" w14:textId="77777777" w:rsidR="000742D2" w:rsidRPr="001B66CE" w:rsidRDefault="000742D2">
            <w:pPr>
              <w:pPrChange w:id="2864" w:author="Zelenskaya Natalia" w:date="2021-03-12T16:36:00Z">
                <w:pPr>
                  <w:jc w:val="left"/>
                </w:pPr>
              </w:pPrChange>
            </w:pPr>
            <w:r w:rsidRPr="00FE0324">
              <w:t xml:space="preserve">Название текста материала копируется из </w:t>
            </w:r>
            <w:r>
              <w:t>основной з</w:t>
            </w:r>
            <w:r w:rsidRPr="00FE0324">
              <w:t>аписи</w:t>
            </w:r>
            <w:r>
              <w:t xml:space="preserve"> справочника НСИ и недоступно для изменения</w:t>
            </w:r>
          </w:p>
        </w:tc>
        <w:tc>
          <w:tcPr>
            <w:tcW w:w="397" w:type="pct"/>
          </w:tcPr>
          <w:p w14:paraId="7639D217" w14:textId="77777777" w:rsidR="000742D2" w:rsidRPr="001B66CE" w:rsidRDefault="000742D2">
            <w:pPr>
              <w:pPrChange w:id="286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233DC2B4" w14:textId="77777777" w:rsidR="000742D2" w:rsidRPr="001B66CE" w:rsidRDefault="000742D2">
            <w:pPr>
              <w:pPrChange w:id="2866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после выбора номера материала</w:t>
            </w:r>
          </w:p>
        </w:tc>
        <w:tc>
          <w:tcPr>
            <w:tcW w:w="525" w:type="pct"/>
          </w:tcPr>
          <w:p w14:paraId="13634118" w14:textId="77777777" w:rsidR="000742D2" w:rsidRPr="001B66CE" w:rsidRDefault="000742D2">
            <w:pPr>
              <w:pPrChange w:id="2867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0742D2" w:rsidRPr="001B66CE" w14:paraId="267F4AB4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6BCE9" w14:textId="77777777" w:rsidR="000742D2" w:rsidRPr="001B66CE" w:rsidRDefault="000742D2">
            <w:pPr>
              <w:pPrChange w:id="2868" w:author="Zelenskaya Natalia" w:date="2021-03-12T16:36:00Z">
                <w:pPr>
                  <w:jc w:val="left"/>
                </w:pPr>
              </w:pPrChange>
            </w:pPr>
            <w:r w:rsidRPr="001B66CE">
              <w:t>Тип позиции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A14E8" w14:textId="77777777" w:rsidR="000742D2" w:rsidRPr="001B66CE" w:rsidRDefault="000742D2">
            <w:pPr>
              <w:pPrChange w:id="2869" w:author="Zelenskaya Natalia" w:date="2021-03-12T16:36:00Z">
                <w:pPr>
                  <w:jc w:val="left"/>
                </w:pPr>
              </w:pPrChange>
            </w:pPr>
            <w:r w:rsidRPr="001B66CE">
              <w:t>Определяет складируемый или нескладируемый ли материал запланирован</w:t>
            </w:r>
            <w:r>
              <w:t>. Тип позиции имеет два значения: складируемая позиция, нескладируемая позиция.</w:t>
            </w:r>
          </w:p>
        </w:tc>
        <w:tc>
          <w:tcPr>
            <w:tcW w:w="397" w:type="pct"/>
          </w:tcPr>
          <w:p w14:paraId="0390CF18" w14:textId="77777777" w:rsidR="000742D2" w:rsidRPr="001B66CE" w:rsidRDefault="000742D2">
            <w:pPr>
              <w:pPrChange w:id="287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656571C8" w14:textId="77777777" w:rsidR="000742D2" w:rsidRPr="001B66CE" w:rsidRDefault="000742D2">
            <w:pPr>
              <w:pPrChange w:id="287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525" w:type="pct"/>
          </w:tcPr>
          <w:p w14:paraId="7FCAE9FB" w14:textId="77777777" w:rsidR="000742D2" w:rsidRPr="001B66CE" w:rsidRDefault="000742D2">
            <w:pPr>
              <w:pPrChange w:id="2872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2B046B5A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1B36E" w14:textId="77777777" w:rsidR="000742D2" w:rsidRPr="001B66CE" w:rsidRDefault="000742D2">
            <w:pPr>
              <w:pPrChange w:id="2873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Количество потребности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D6D35" w14:textId="77777777" w:rsidR="000742D2" w:rsidRPr="001B66CE" w:rsidRDefault="000742D2">
            <w:pPr>
              <w:pPrChange w:id="2874" w:author="Zelenskaya Natalia" w:date="2021-03-12T16:36:00Z">
                <w:pPr>
                  <w:jc w:val="left"/>
                </w:pPr>
              </w:pPrChange>
            </w:pPr>
            <w:r w:rsidRPr="00FE0324">
              <w:t>Указывается количество материала требуемое для выбранной операции</w:t>
            </w:r>
          </w:p>
        </w:tc>
        <w:tc>
          <w:tcPr>
            <w:tcW w:w="397" w:type="pct"/>
          </w:tcPr>
          <w:p w14:paraId="28C379F9" w14:textId="77777777" w:rsidR="000742D2" w:rsidRPr="001B66CE" w:rsidRDefault="000742D2">
            <w:pPr>
              <w:pPrChange w:id="287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6E2B18A0" w14:textId="77777777" w:rsidR="000742D2" w:rsidRPr="001B66CE" w:rsidRDefault="000742D2">
            <w:pPr>
              <w:pPrChange w:id="2876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065CA3CC" w14:textId="77777777" w:rsidR="000742D2" w:rsidRPr="001B66CE" w:rsidRDefault="000742D2">
            <w:pPr>
              <w:pPrChange w:id="287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31C94F3E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735E8" w14:textId="77777777" w:rsidR="000742D2" w:rsidRPr="001B66CE" w:rsidRDefault="000742D2">
            <w:pPr>
              <w:pPrChange w:id="2878" w:author="Zelenskaya Natalia" w:date="2021-03-12T16:36:00Z">
                <w:pPr>
                  <w:jc w:val="left"/>
                </w:pPr>
              </w:pPrChange>
            </w:pPr>
            <w:r w:rsidRPr="001B66CE">
              <w:t>ЕИ потребности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BF9CC" w14:textId="77777777" w:rsidR="000742D2" w:rsidRPr="001B66CE" w:rsidRDefault="000742D2">
            <w:pPr>
              <w:pPrChange w:id="2879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единица измерения количества потребности</w:t>
            </w:r>
          </w:p>
        </w:tc>
        <w:tc>
          <w:tcPr>
            <w:tcW w:w="397" w:type="pct"/>
          </w:tcPr>
          <w:p w14:paraId="6FAACBE4" w14:textId="77777777" w:rsidR="000742D2" w:rsidRPr="001B66CE" w:rsidRDefault="000742D2">
            <w:pPr>
              <w:pPrChange w:id="288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065CE04B" w14:textId="77777777" w:rsidR="000742D2" w:rsidRPr="001B66CE" w:rsidRDefault="000742D2">
            <w:pPr>
              <w:pPrChange w:id="2881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34155777" w14:textId="77777777" w:rsidR="000742D2" w:rsidRPr="001B66CE" w:rsidRDefault="000742D2">
            <w:pPr>
              <w:pPrChange w:id="288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149BAEAA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1BD4A" w14:textId="77777777" w:rsidR="000742D2" w:rsidRPr="001B66CE" w:rsidRDefault="000742D2">
            <w:pPr>
              <w:pPrChange w:id="2883" w:author="Zelenskaya Natalia" w:date="2021-03-12T16:36:00Z">
                <w:pPr>
                  <w:jc w:val="left"/>
                </w:pPr>
              </w:pPrChange>
            </w:pPr>
            <w:r w:rsidRPr="001B66CE">
              <w:t>Дата потребности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78976" w14:textId="77777777" w:rsidR="000742D2" w:rsidRPr="001B66CE" w:rsidRDefault="000742D2">
            <w:pPr>
              <w:pPrChange w:id="2884" w:author="Zelenskaya Natalia" w:date="2021-03-12T16:36:00Z">
                <w:pPr>
                  <w:jc w:val="left"/>
                </w:pPr>
              </w:pPrChange>
            </w:pPr>
            <w:r w:rsidRPr="001B66CE">
              <w:t>Блок полей, влияющих на определение даты потребности, а также дата потребности в материале</w:t>
            </w:r>
          </w:p>
        </w:tc>
        <w:tc>
          <w:tcPr>
            <w:tcW w:w="397" w:type="pct"/>
          </w:tcPr>
          <w:p w14:paraId="59615BF1" w14:textId="77777777" w:rsidR="000742D2" w:rsidRPr="001B66CE" w:rsidRDefault="000742D2">
            <w:pPr>
              <w:pPrChange w:id="288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071111DC" w14:textId="77777777" w:rsidR="000742D2" w:rsidRPr="001B66CE" w:rsidRDefault="000742D2">
            <w:pPr>
              <w:pPrChange w:id="2886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</w:p>
        </w:tc>
        <w:tc>
          <w:tcPr>
            <w:tcW w:w="525" w:type="pct"/>
          </w:tcPr>
          <w:p w14:paraId="34E6C837" w14:textId="77777777" w:rsidR="000742D2" w:rsidRPr="001B66CE" w:rsidRDefault="000742D2">
            <w:pPr>
              <w:pPrChange w:id="288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216D8063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86A94" w14:textId="77777777" w:rsidR="000742D2" w:rsidRPr="001B66CE" w:rsidRDefault="000742D2">
            <w:pPr>
              <w:pPrChange w:id="2888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Вид заготовки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D79CC" w14:textId="77777777" w:rsidR="000742D2" w:rsidRPr="001B66CE" w:rsidRDefault="000742D2">
            <w:pPr>
              <w:pPrChange w:id="2889" w:author="Zelenskaya Natalia" w:date="2021-03-12T16:36:00Z">
                <w:pPr>
                  <w:jc w:val="left"/>
                </w:pPr>
              </w:pPrChange>
            </w:pPr>
            <w:r w:rsidRPr="001B66CE">
              <w:t>Определяет формировать ли только резервирования материала (в случае безадресной закупки через процедуру планирования потребности в материалах) или формировать резервирование материала и заявку</w:t>
            </w:r>
            <w:r>
              <w:t xml:space="preserve"> </w:t>
            </w:r>
            <w:r w:rsidRPr="001B66CE">
              <w:t>на его закупку, а также объект контировки проекта (операцию сетевого графика или СПП-элемент)</w:t>
            </w:r>
          </w:p>
        </w:tc>
        <w:tc>
          <w:tcPr>
            <w:tcW w:w="397" w:type="pct"/>
          </w:tcPr>
          <w:p w14:paraId="69E64C44" w14:textId="77777777" w:rsidR="000742D2" w:rsidRPr="001B66CE" w:rsidRDefault="000742D2">
            <w:pPr>
              <w:pPrChange w:id="289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4308BFA5" w14:textId="77777777" w:rsidR="000742D2" w:rsidRPr="001B66CE" w:rsidRDefault="000742D2">
            <w:pPr>
              <w:pPrChange w:id="289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525" w:type="pct"/>
          </w:tcPr>
          <w:p w14:paraId="41ACE8D8" w14:textId="77777777" w:rsidR="000742D2" w:rsidRPr="001B66CE" w:rsidRDefault="000742D2">
            <w:pPr>
              <w:pPrChange w:id="2892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0742D2" w:rsidRPr="001B66CE" w14:paraId="1F1D1556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083F" w14:textId="77777777" w:rsidR="000742D2" w:rsidRPr="001B66CE" w:rsidRDefault="000742D2">
            <w:pPr>
              <w:pPrChange w:id="2893" w:author="Zelenskaya Natalia" w:date="2021-03-12T16:36:00Z">
                <w:pPr>
                  <w:jc w:val="left"/>
                </w:pPr>
              </w:pPrChange>
            </w:pPr>
            <w:r w:rsidRPr="001B66CE">
              <w:t>Завод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007CB" w14:textId="43972E11" w:rsidR="000742D2" w:rsidRPr="001B66CE" w:rsidRDefault="000742D2">
            <w:pPr>
              <w:pPrChange w:id="2894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Указывается завод </w:t>
            </w:r>
          </w:p>
        </w:tc>
        <w:tc>
          <w:tcPr>
            <w:tcW w:w="397" w:type="pct"/>
          </w:tcPr>
          <w:p w14:paraId="01F7C55A" w14:textId="77777777" w:rsidR="000742D2" w:rsidRPr="001B66CE" w:rsidRDefault="000742D2">
            <w:pPr>
              <w:pPrChange w:id="289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195ABB11" w14:textId="57D7E17B" w:rsidR="000742D2" w:rsidRPr="001B66CE" w:rsidRDefault="000742D2">
            <w:pPr>
              <w:pPrChange w:id="2896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Присваивается автоматически</w:t>
            </w:r>
          </w:p>
        </w:tc>
        <w:tc>
          <w:tcPr>
            <w:tcW w:w="525" w:type="pct"/>
          </w:tcPr>
          <w:p w14:paraId="48C74133" w14:textId="77777777" w:rsidR="000742D2" w:rsidRPr="001B66CE" w:rsidRDefault="000742D2">
            <w:pPr>
              <w:pPrChange w:id="289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7B567519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9C971" w14:textId="77777777" w:rsidR="000742D2" w:rsidRPr="001B66CE" w:rsidRDefault="000742D2">
            <w:pPr>
              <w:pPrChange w:id="2898" w:author="Zelenskaya Natalia" w:date="2021-03-12T16:36:00Z">
                <w:pPr>
                  <w:jc w:val="left"/>
                </w:pPr>
              </w:pPrChange>
            </w:pPr>
            <w:r w:rsidRPr="001B66CE">
              <w:t>Группа материала</w:t>
            </w:r>
            <w:r>
              <w:t xml:space="preserve"> (</w:t>
            </w:r>
            <w:r w:rsidRPr="00FE0324">
              <w:t>CROSS_23</w:t>
            </w:r>
            <w:r>
              <w:t>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1EDE3" w14:textId="77777777" w:rsidR="000742D2" w:rsidRPr="001B66CE" w:rsidRDefault="000742D2">
            <w:pPr>
              <w:pPrChange w:id="2899" w:author="Zelenskaya Natalia" w:date="2021-03-12T16:36:00Z">
                <w:pPr>
                  <w:jc w:val="left"/>
                </w:pPr>
              </w:pPrChange>
            </w:pPr>
            <w:r>
              <w:t>Автоматически группируется из справочника</w:t>
            </w:r>
          </w:p>
        </w:tc>
        <w:tc>
          <w:tcPr>
            <w:tcW w:w="397" w:type="pct"/>
          </w:tcPr>
          <w:p w14:paraId="306FDE6E" w14:textId="77777777" w:rsidR="000742D2" w:rsidRPr="001B66CE" w:rsidRDefault="000742D2">
            <w:pPr>
              <w:pPrChange w:id="2900" w:author="Zelenskaya Natalia" w:date="2021-03-12T16:36:00Z">
                <w:pPr>
                  <w:jc w:val="left"/>
                </w:pPr>
              </w:pPrChange>
            </w:pPr>
            <w:r w:rsidRPr="001B66CE">
              <w:t>Да, для обезличенного оборудования</w:t>
            </w:r>
          </w:p>
        </w:tc>
        <w:tc>
          <w:tcPr>
            <w:tcW w:w="1013" w:type="pct"/>
          </w:tcPr>
          <w:p w14:paraId="4EB4E7F2" w14:textId="77777777" w:rsidR="000742D2" w:rsidRPr="001B66CE" w:rsidRDefault="000742D2">
            <w:pPr>
              <w:pPrChange w:id="2901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</w:t>
            </w:r>
          </w:p>
        </w:tc>
        <w:tc>
          <w:tcPr>
            <w:tcW w:w="525" w:type="pct"/>
          </w:tcPr>
          <w:p w14:paraId="0D33126C" w14:textId="77777777" w:rsidR="000742D2" w:rsidRPr="001B66CE" w:rsidRDefault="000742D2">
            <w:pPr>
              <w:pPrChange w:id="2902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</w:tr>
      <w:tr w:rsidR="000742D2" w:rsidRPr="001B66CE" w14:paraId="0C3B6F8A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7454E" w14:textId="77777777" w:rsidR="000742D2" w:rsidRPr="001B66CE" w:rsidRDefault="000742D2">
            <w:pPr>
              <w:pPrChange w:id="2903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Группа закупок</w:t>
            </w:r>
            <w:r>
              <w:t xml:space="preserve"> (</w:t>
            </w:r>
            <w:r w:rsidRPr="00013E4C">
              <w:t>MM_5</w:t>
            </w:r>
            <w:r>
              <w:t>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6619B" w14:textId="3A649F62" w:rsidR="000742D2" w:rsidRPr="001B66CE" w:rsidRDefault="000742D2">
            <w:pPr>
              <w:pPrChange w:id="2904" w:author="Zelenskaya Natalia" w:date="2021-03-12T16:36:00Z">
                <w:pPr>
                  <w:jc w:val="left"/>
                </w:pPr>
              </w:pPrChange>
            </w:pPr>
            <w:r w:rsidRPr="00013E4C">
              <w:t xml:space="preserve">Заполняется автоматически из Основной записи материала для завода </w:t>
            </w:r>
          </w:p>
        </w:tc>
        <w:tc>
          <w:tcPr>
            <w:tcW w:w="397" w:type="pct"/>
          </w:tcPr>
          <w:p w14:paraId="5C4B5664" w14:textId="77777777" w:rsidR="000742D2" w:rsidRPr="001B66CE" w:rsidRDefault="000742D2">
            <w:pPr>
              <w:pPrChange w:id="2905" w:author="Zelenskaya Natalia" w:date="2021-03-12T16:36:00Z">
                <w:pPr>
                  <w:jc w:val="left"/>
                </w:pPr>
              </w:pPrChange>
            </w:pPr>
            <w:r w:rsidRPr="001B66CE">
              <w:t>Да, для обезличенного оборудования</w:t>
            </w:r>
          </w:p>
        </w:tc>
        <w:tc>
          <w:tcPr>
            <w:tcW w:w="1013" w:type="pct"/>
          </w:tcPr>
          <w:p w14:paraId="513E276C" w14:textId="77777777" w:rsidR="000742D2" w:rsidRPr="001B66CE" w:rsidRDefault="000742D2">
            <w:pPr>
              <w:pPrChange w:id="2906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</w:t>
            </w:r>
          </w:p>
        </w:tc>
        <w:tc>
          <w:tcPr>
            <w:tcW w:w="525" w:type="pct"/>
          </w:tcPr>
          <w:p w14:paraId="587B460E" w14:textId="77777777" w:rsidR="000742D2" w:rsidRPr="001B66CE" w:rsidRDefault="000742D2">
            <w:pPr>
              <w:pPrChange w:id="290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14552D41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2BC8D" w14:textId="77777777" w:rsidR="000742D2" w:rsidRPr="001B66CE" w:rsidRDefault="000742D2">
            <w:pPr>
              <w:pPrChange w:id="2908" w:author="Zelenskaya Natalia" w:date="2021-03-12T16:36:00Z">
                <w:pPr>
                  <w:jc w:val="left"/>
                </w:pPr>
              </w:pPrChange>
            </w:pPr>
            <w:r w:rsidRPr="001B66CE">
              <w:t>Поставщик</w:t>
            </w:r>
            <w:r>
              <w:t xml:space="preserve"> (</w:t>
            </w:r>
            <w:r w:rsidRPr="001F434B">
              <w:t>0000000017</w:t>
            </w:r>
            <w:r>
              <w:t>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848A3" w14:textId="77777777" w:rsidR="000742D2" w:rsidRPr="001B66CE" w:rsidRDefault="000742D2">
            <w:pPr>
              <w:pPrChange w:id="2909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поставщик</w:t>
            </w:r>
          </w:p>
        </w:tc>
        <w:tc>
          <w:tcPr>
            <w:tcW w:w="397" w:type="pct"/>
          </w:tcPr>
          <w:p w14:paraId="79875FC4" w14:textId="77777777" w:rsidR="000742D2" w:rsidRPr="001B66CE" w:rsidRDefault="000742D2">
            <w:pPr>
              <w:pPrChange w:id="2910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5971D824" w14:textId="77777777" w:rsidR="000742D2" w:rsidRPr="001B66CE" w:rsidRDefault="000742D2">
            <w:pPr>
              <w:pPrChange w:id="2911" w:author="Zelenskaya Natalia" w:date="2021-03-12T16:36:00Z">
                <w:pPr>
                  <w:jc w:val="left"/>
                </w:pPr>
              </w:pPrChange>
            </w:pPr>
            <w:r w:rsidRPr="001B66CE">
              <w:t>Вручную</w:t>
            </w:r>
            <w:r w:rsidRPr="002F19FD">
              <w:t>/</w:t>
            </w:r>
            <w:r>
              <w:t>Автоматически (</w:t>
            </w:r>
            <w:r w:rsidRPr="002F19FD">
              <w:t>при наличии единого поставщика из инфозаписи)</w:t>
            </w:r>
          </w:p>
        </w:tc>
        <w:tc>
          <w:tcPr>
            <w:tcW w:w="525" w:type="pct"/>
          </w:tcPr>
          <w:p w14:paraId="7F7DB351" w14:textId="77777777" w:rsidR="000742D2" w:rsidRPr="001B66CE" w:rsidRDefault="000742D2">
            <w:pPr>
              <w:pPrChange w:id="2912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  <w:tr w:rsidR="000742D2" w:rsidRPr="001B66CE" w14:paraId="310ECD30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5CFC9" w14:textId="77777777" w:rsidR="000742D2" w:rsidRPr="001B66CE" w:rsidRDefault="000742D2">
            <w:pPr>
              <w:pPrChange w:id="2913" w:author="Zelenskaya Natalia" w:date="2021-03-12T16:36:00Z">
                <w:pPr>
                  <w:jc w:val="left"/>
                </w:pPr>
              </w:pPrChange>
            </w:pPr>
            <w:r>
              <w:t>Шифр</w:t>
            </w:r>
            <w:r w:rsidRPr="001B66CE">
              <w:t xml:space="preserve"> спецификации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1C33" w14:textId="77777777" w:rsidR="000742D2" w:rsidRPr="001B66CE" w:rsidRDefault="000742D2">
            <w:pPr>
              <w:pPrChange w:id="2914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Указывается </w:t>
            </w:r>
            <w:r>
              <w:t>шифр</w:t>
            </w:r>
            <w:r w:rsidRPr="001B66CE">
              <w:t xml:space="preserve"> спецификации (поле для отчетов)</w:t>
            </w:r>
          </w:p>
        </w:tc>
        <w:tc>
          <w:tcPr>
            <w:tcW w:w="397" w:type="pct"/>
          </w:tcPr>
          <w:p w14:paraId="43D3A39F" w14:textId="77777777" w:rsidR="000742D2" w:rsidRPr="001B66CE" w:rsidRDefault="000742D2">
            <w:pPr>
              <w:pPrChange w:id="291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2938F576" w14:textId="77777777" w:rsidR="000742D2" w:rsidRPr="001B66CE" w:rsidRDefault="000742D2">
            <w:pPr>
              <w:pPrChange w:id="2916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  <w:r>
              <w:t xml:space="preserve"> (</w:t>
            </w:r>
            <w:r>
              <w:rPr>
                <w:lang w:val="en-US"/>
              </w:rPr>
              <w:t>PS</w:t>
            </w:r>
            <w:r w:rsidRPr="002F19FD">
              <w:t>10</w:t>
            </w:r>
            <w:r>
              <w:t xml:space="preserve"> в реестре разработок)</w:t>
            </w:r>
          </w:p>
        </w:tc>
        <w:tc>
          <w:tcPr>
            <w:tcW w:w="525" w:type="pct"/>
          </w:tcPr>
          <w:p w14:paraId="092D7C86" w14:textId="77777777" w:rsidR="000742D2" w:rsidRPr="001B66CE" w:rsidRDefault="000742D2">
            <w:pPr>
              <w:pPrChange w:id="2917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64EA3187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2803C" w14:textId="02225772" w:rsidR="000742D2" w:rsidRPr="001B66CE" w:rsidRDefault="000742D2">
            <w:pPr>
              <w:pPrChange w:id="2918" w:author="Zelenskaya Natalia" w:date="2021-03-12T16:36:00Z">
                <w:pPr>
                  <w:jc w:val="left"/>
                </w:pPr>
              </w:pPrChange>
            </w:pPr>
            <w:r w:rsidRPr="001B66CE">
              <w:t>Марки РД</w:t>
            </w:r>
            <w:r>
              <w:t xml:space="preserve"> (см. «</w:t>
            </w:r>
            <w:r w:rsidRPr="009E6014">
              <w:t>ERP.</w:t>
            </w:r>
            <w:ins w:id="2919" w:author="Zelenskaya Natalia" w:date="2021-03-12T21:09:00Z">
              <w:r w:rsidR="00BC5F83">
                <w:t>13</w:t>
              </w:r>
            </w:ins>
            <w:del w:id="2920" w:author="Zelenskaya Natalia" w:date="2021-03-12T21:09:00Z">
              <w:r w:rsidRPr="009E6014" w:rsidDel="00BC5F83">
                <w:delText>5</w:delText>
              </w:r>
            </w:del>
            <w:r w:rsidRPr="009E6014">
              <w:t>.</w:t>
            </w:r>
            <w:ins w:id="2921" w:author="Zelenskaya Natalia" w:date="2021-04-02T15:05:00Z">
              <w:r w:rsidR="00502633">
                <w:t>9.2.</w:t>
              </w:r>
            </w:ins>
            <w:del w:id="2922" w:author="Zelenskaya Natalia" w:date="2021-04-02T15:05:00Z">
              <w:r w:rsidRPr="009E6014" w:rsidDel="00502633">
                <w:delText>1.</w:delText>
              </w:r>
            </w:del>
            <w:r w:rsidRPr="009E6014">
              <w:t>12_PS_КД Управление основными данными по направлению Капитальное строительство и инвестиции</w:t>
            </w:r>
            <w:r>
              <w:t xml:space="preserve">», </w:t>
            </w:r>
            <w:r>
              <w:rPr>
                <w:lang w:val="en-US"/>
              </w:rPr>
              <w:t>PS_12)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E3073" w14:textId="77777777" w:rsidR="000742D2" w:rsidRPr="001B66CE" w:rsidRDefault="000742D2">
            <w:pPr>
              <w:pPrChange w:id="2923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марка рабочей документации (поле для отчетов)</w:t>
            </w:r>
          </w:p>
        </w:tc>
        <w:tc>
          <w:tcPr>
            <w:tcW w:w="397" w:type="pct"/>
          </w:tcPr>
          <w:p w14:paraId="6B757D86" w14:textId="77777777" w:rsidR="000742D2" w:rsidRPr="001B66CE" w:rsidRDefault="000742D2">
            <w:pPr>
              <w:pPrChange w:id="2924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155D5E0A" w14:textId="77777777" w:rsidR="000742D2" w:rsidRPr="001B66CE" w:rsidRDefault="000742D2">
            <w:pPr>
              <w:pPrChange w:id="2925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</w:p>
        </w:tc>
        <w:tc>
          <w:tcPr>
            <w:tcW w:w="525" w:type="pct"/>
          </w:tcPr>
          <w:p w14:paraId="39ED6FE3" w14:textId="77777777" w:rsidR="000742D2" w:rsidRPr="001B66CE" w:rsidRDefault="000742D2">
            <w:pPr>
              <w:pPrChange w:id="2926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05857968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AEEA0" w14:textId="48526AC2" w:rsidR="000742D2" w:rsidRPr="001B66CE" w:rsidRDefault="000742D2">
            <w:pPr>
              <w:pPrChange w:id="2927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Дисциплина</w:t>
            </w:r>
            <w:r>
              <w:t xml:space="preserve"> (см. «</w:t>
            </w:r>
            <w:r w:rsidRPr="009E6014">
              <w:t>ERP.</w:t>
            </w:r>
            <w:ins w:id="2928" w:author="Zelenskaya Natalia" w:date="2021-03-12T21:09:00Z">
              <w:r w:rsidR="00BC5F83">
                <w:t>13</w:t>
              </w:r>
            </w:ins>
            <w:del w:id="2929" w:author="Zelenskaya Natalia" w:date="2021-03-12T21:09:00Z">
              <w:r w:rsidRPr="009E6014" w:rsidDel="00BC5F83">
                <w:delText>5</w:delText>
              </w:r>
            </w:del>
            <w:ins w:id="2930" w:author="Zelenskaya Natalia" w:date="2021-04-02T15:05:00Z">
              <w:r w:rsidR="00502633">
                <w:t>.9.2</w:t>
              </w:r>
            </w:ins>
            <w:del w:id="2931" w:author="Zelenskaya Natalia" w:date="2021-04-02T15:05:00Z">
              <w:r w:rsidRPr="009E6014" w:rsidDel="00502633">
                <w:delText>.1.</w:delText>
              </w:r>
            </w:del>
            <w:r w:rsidRPr="009E6014">
              <w:t>12_PS_КД Управление основными данными по направлению Капитальное строительство и инвестиции</w:t>
            </w:r>
            <w:r>
              <w:t xml:space="preserve">», </w:t>
            </w:r>
            <w:r>
              <w:rPr>
                <w:lang w:val="en-US"/>
              </w:rPr>
              <w:t>PS</w:t>
            </w:r>
            <w:r w:rsidRPr="00502633">
              <w:rPr>
                <w:rPrChange w:id="2932" w:author="Zelenskaya Natalia" w:date="2021-04-02T15:05:00Z">
                  <w:rPr>
                    <w:lang w:val="en-US"/>
                  </w:rPr>
                </w:rPrChange>
              </w:rPr>
              <w:t>_</w:t>
            </w:r>
            <w:r>
              <w:t>34</w:t>
            </w:r>
            <w:r w:rsidRPr="00502633">
              <w:rPr>
                <w:rPrChange w:id="2933" w:author="Zelenskaya Natalia" w:date="2021-04-02T15:05:00Z">
                  <w:rPr>
                    <w:lang w:val="en-US"/>
                  </w:rPr>
                </w:rPrChange>
              </w:rPr>
              <w:t>)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116CB" w14:textId="77777777" w:rsidR="000742D2" w:rsidRPr="001B66CE" w:rsidRDefault="000742D2">
            <w:pPr>
              <w:pPrChange w:id="2934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дисциплина</w:t>
            </w:r>
          </w:p>
        </w:tc>
        <w:tc>
          <w:tcPr>
            <w:tcW w:w="397" w:type="pct"/>
          </w:tcPr>
          <w:p w14:paraId="1A7412BC" w14:textId="77777777" w:rsidR="000742D2" w:rsidRPr="001B66CE" w:rsidRDefault="000742D2">
            <w:pPr>
              <w:pPrChange w:id="293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71FF777B" w14:textId="77777777" w:rsidR="000742D2" w:rsidRPr="001B66CE" w:rsidRDefault="000742D2">
            <w:pPr>
              <w:pPrChange w:id="2936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</w:p>
        </w:tc>
        <w:tc>
          <w:tcPr>
            <w:tcW w:w="525" w:type="pct"/>
          </w:tcPr>
          <w:p w14:paraId="7097AAEF" w14:textId="77777777" w:rsidR="000742D2" w:rsidRPr="001B66CE" w:rsidRDefault="000742D2">
            <w:pPr>
              <w:pPrChange w:id="2937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0EA4A204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F3184" w14:textId="77777777" w:rsidR="000742D2" w:rsidRPr="001B66CE" w:rsidRDefault="000742D2">
            <w:pPr>
              <w:pPrChange w:id="2938" w:author="Zelenskaya Natalia" w:date="2021-03-12T16:36:00Z">
                <w:pPr>
                  <w:jc w:val="left"/>
                </w:pPr>
              </w:pPrChange>
            </w:pPr>
            <w:r>
              <w:t>Код заявки</w:t>
            </w:r>
            <w:r>
              <w:rPr>
                <w:lang w:val="en-US"/>
              </w:rPr>
              <w:t>/</w:t>
            </w:r>
            <w:r>
              <w:t xml:space="preserve">заготовки </w:t>
            </w:r>
            <w:r w:rsidRPr="001B66CE">
              <w:t>ОДЦИ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91A2" w14:textId="77777777" w:rsidR="000742D2" w:rsidRPr="001B66CE" w:rsidRDefault="000742D2">
            <w:pPr>
              <w:pPrChange w:id="2939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код заявки на оборудование длительного цикла изготовления</w:t>
            </w:r>
          </w:p>
        </w:tc>
        <w:tc>
          <w:tcPr>
            <w:tcW w:w="397" w:type="pct"/>
          </w:tcPr>
          <w:p w14:paraId="55BED748" w14:textId="77777777" w:rsidR="000742D2" w:rsidRPr="001B66CE" w:rsidRDefault="000742D2">
            <w:pPr>
              <w:pPrChange w:id="294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1555C06C" w14:textId="77777777" w:rsidR="000742D2" w:rsidRPr="001B66CE" w:rsidRDefault="000742D2">
            <w:pPr>
              <w:pPrChange w:id="2941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</w:p>
        </w:tc>
        <w:tc>
          <w:tcPr>
            <w:tcW w:w="525" w:type="pct"/>
          </w:tcPr>
          <w:p w14:paraId="15C3ABDB" w14:textId="77777777" w:rsidR="000742D2" w:rsidRPr="001B66CE" w:rsidRDefault="000742D2">
            <w:pPr>
              <w:pPrChange w:id="2942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48AB1907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8226F" w14:textId="77777777" w:rsidR="000742D2" w:rsidRPr="001B66CE" w:rsidRDefault="000742D2">
            <w:pPr>
              <w:pPrChange w:id="2943" w:author="Zelenskaya Natalia" w:date="2021-03-12T16:36:00Z">
                <w:pPr>
                  <w:jc w:val="left"/>
                </w:pPr>
              </w:pPrChange>
            </w:pPr>
            <w:r w:rsidRPr="001B66CE">
              <w:t>Индикатор Утверждено для закупки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DD1E4" w14:textId="559F6856" w:rsidR="000742D2" w:rsidRPr="001B66CE" w:rsidRDefault="000742D2">
            <w:pPr>
              <w:pPrChange w:id="2944" w:author="Zelenskaya Natalia" w:date="2021-03-12T16:36:00Z">
                <w:pPr>
                  <w:jc w:val="left"/>
                </w:pPr>
              </w:pPrChange>
            </w:pPr>
            <w:r>
              <w:t xml:space="preserve">Индикатор утверждения для закупки для уточненной потребности в ОДЦИ (т.е. заявка на закупку для уточенной </w:t>
            </w:r>
            <w:r w:rsidR="00BE00EB">
              <w:t>потребности создается автоматичес</w:t>
            </w:r>
            <w:r>
              <w:t>ки и немедленно, но закупка начинается после установки данного индикатора)</w:t>
            </w:r>
          </w:p>
        </w:tc>
        <w:tc>
          <w:tcPr>
            <w:tcW w:w="397" w:type="pct"/>
          </w:tcPr>
          <w:p w14:paraId="05EA024E" w14:textId="77777777" w:rsidR="000742D2" w:rsidRPr="001B66CE" w:rsidRDefault="000742D2">
            <w:pPr>
              <w:pPrChange w:id="2945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7D672214" w14:textId="77777777" w:rsidR="000742D2" w:rsidRPr="001B66CE" w:rsidRDefault="000742D2">
            <w:pPr>
              <w:pPrChange w:id="2946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</w:p>
        </w:tc>
        <w:tc>
          <w:tcPr>
            <w:tcW w:w="525" w:type="pct"/>
          </w:tcPr>
          <w:p w14:paraId="78935EDC" w14:textId="77777777" w:rsidR="000742D2" w:rsidRPr="001B66CE" w:rsidRDefault="000742D2">
            <w:pPr>
              <w:pPrChange w:id="2947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0A8631C7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C0C2A" w14:textId="77777777" w:rsidR="000742D2" w:rsidRPr="001B66CE" w:rsidRDefault="000742D2">
            <w:pPr>
              <w:pPrChange w:id="2948" w:author="Zelenskaya Natalia" w:date="2021-03-12T16:36:00Z">
                <w:pPr>
                  <w:jc w:val="left"/>
                </w:pPr>
              </w:pPrChange>
            </w:pPr>
            <w:r w:rsidRPr="001B66CE">
              <w:t>Индикатор Срочной потребности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B934F" w14:textId="792375FD" w:rsidR="000742D2" w:rsidRPr="00A123CF" w:rsidRDefault="000742D2">
            <w:pPr>
              <w:pPrChange w:id="2949" w:author="Zelenskaya Natalia" w:date="2021-03-12T16:36:00Z">
                <w:pPr>
                  <w:jc w:val="left"/>
                </w:pPr>
              </w:pPrChange>
            </w:pPr>
            <w:r>
              <w:t xml:space="preserve">Устанавливается </w:t>
            </w:r>
            <w:r w:rsidR="00BE00EB">
              <w:t>автоматически</w:t>
            </w:r>
            <w:r>
              <w:t xml:space="preserve"> при несовпадении срока потребности и срока </w:t>
            </w:r>
            <w:r>
              <w:rPr>
                <w:lang w:val="en-US"/>
              </w:rPr>
              <w:t>LT</w:t>
            </w:r>
          </w:p>
        </w:tc>
        <w:tc>
          <w:tcPr>
            <w:tcW w:w="397" w:type="pct"/>
          </w:tcPr>
          <w:p w14:paraId="536EEE54" w14:textId="77777777" w:rsidR="000742D2" w:rsidRPr="001B66CE" w:rsidRDefault="000742D2">
            <w:pPr>
              <w:pPrChange w:id="2950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61B9E1EF" w14:textId="77777777" w:rsidR="000742D2" w:rsidRPr="001B66CE" w:rsidRDefault="000742D2">
            <w:pPr>
              <w:pPrChange w:id="2951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</w:p>
        </w:tc>
        <w:tc>
          <w:tcPr>
            <w:tcW w:w="525" w:type="pct"/>
          </w:tcPr>
          <w:p w14:paraId="331D6A5D" w14:textId="77777777" w:rsidR="000742D2" w:rsidRPr="001B66CE" w:rsidRDefault="000742D2">
            <w:pPr>
              <w:pPrChange w:id="2952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3B8B7595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0576A" w14:textId="77777777" w:rsidR="000742D2" w:rsidRPr="001B66CE" w:rsidRDefault="000742D2">
            <w:pPr>
              <w:pPrChange w:id="2953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Дата передачи в монтаж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65939" w14:textId="77777777" w:rsidR="000742D2" w:rsidRPr="001B66CE" w:rsidRDefault="000742D2">
            <w:pPr>
              <w:pPrChange w:id="2954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дата передачи в монтаж</w:t>
            </w:r>
          </w:p>
        </w:tc>
        <w:tc>
          <w:tcPr>
            <w:tcW w:w="397" w:type="pct"/>
          </w:tcPr>
          <w:p w14:paraId="58E99FC5" w14:textId="77777777" w:rsidR="000742D2" w:rsidRPr="001B66CE" w:rsidRDefault="000742D2">
            <w:pPr>
              <w:pPrChange w:id="295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15A32E06" w14:textId="77777777" w:rsidR="000742D2" w:rsidRPr="001B66CE" w:rsidRDefault="000742D2">
            <w:pPr>
              <w:pPrChange w:id="2956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</w:p>
        </w:tc>
        <w:tc>
          <w:tcPr>
            <w:tcW w:w="525" w:type="pct"/>
          </w:tcPr>
          <w:p w14:paraId="30294D69" w14:textId="77777777" w:rsidR="000742D2" w:rsidRPr="001B66CE" w:rsidRDefault="000742D2">
            <w:pPr>
              <w:pPrChange w:id="2957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03AAEAE7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AB70F" w14:textId="77777777" w:rsidR="000742D2" w:rsidRPr="001B66CE" w:rsidRDefault="000742D2">
            <w:pPr>
              <w:pPrChange w:id="2958" w:author="Zelenskaya Natalia" w:date="2021-03-12T16:36:00Z">
                <w:pPr>
                  <w:jc w:val="left"/>
                </w:pPr>
              </w:pPrChange>
            </w:pPr>
            <w:r w:rsidRPr="001B66CE">
              <w:t>Ссылка на операцию монтажа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DA3CD" w14:textId="77777777" w:rsidR="000742D2" w:rsidRPr="001B66CE" w:rsidRDefault="000742D2">
            <w:pPr>
              <w:pPrChange w:id="2959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ссылка на операцию монтажа</w:t>
            </w:r>
          </w:p>
        </w:tc>
        <w:tc>
          <w:tcPr>
            <w:tcW w:w="397" w:type="pct"/>
          </w:tcPr>
          <w:p w14:paraId="5341B1EF" w14:textId="77777777" w:rsidR="000742D2" w:rsidRPr="001B66CE" w:rsidRDefault="000742D2">
            <w:pPr>
              <w:pPrChange w:id="2960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1A53FC16" w14:textId="77777777" w:rsidR="000742D2" w:rsidRPr="001B66CE" w:rsidRDefault="000742D2">
            <w:pPr>
              <w:pPrChange w:id="2961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</w:p>
        </w:tc>
        <w:tc>
          <w:tcPr>
            <w:tcW w:w="525" w:type="pct"/>
          </w:tcPr>
          <w:p w14:paraId="22FA9ECD" w14:textId="77777777" w:rsidR="000742D2" w:rsidRPr="001B66CE" w:rsidRDefault="000742D2">
            <w:pPr>
              <w:pPrChange w:id="2962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2353EC7D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25DE2" w14:textId="77777777" w:rsidR="000742D2" w:rsidRPr="001B66CE" w:rsidRDefault="000742D2">
            <w:pPr>
              <w:pPrChange w:id="2963" w:author="Zelenskaya Natalia" w:date="2021-03-12T16:36:00Z">
                <w:pPr>
                  <w:jc w:val="left"/>
                </w:pPr>
              </w:pPrChange>
            </w:pPr>
            <w:r w:rsidRPr="001B66CE">
              <w:t>Цена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88942" w14:textId="77777777" w:rsidR="000742D2" w:rsidRPr="001B66CE" w:rsidRDefault="000742D2">
            <w:pPr>
              <w:pPrChange w:id="2964" w:author="Zelenskaya Natalia" w:date="2021-03-12T16:36:00Z">
                <w:pPr>
                  <w:jc w:val="left"/>
                </w:pPr>
              </w:pPrChange>
            </w:pPr>
            <w:r w:rsidRPr="001B66CE">
              <w:t>Указывается цена</w:t>
            </w:r>
          </w:p>
        </w:tc>
        <w:tc>
          <w:tcPr>
            <w:tcW w:w="397" w:type="pct"/>
          </w:tcPr>
          <w:p w14:paraId="161680DF" w14:textId="77777777" w:rsidR="000742D2" w:rsidRPr="001B66CE" w:rsidRDefault="000742D2">
            <w:pPr>
              <w:pPrChange w:id="2965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  <w:tc>
          <w:tcPr>
            <w:tcW w:w="1013" w:type="pct"/>
          </w:tcPr>
          <w:p w14:paraId="785AA0F5" w14:textId="77777777" w:rsidR="000742D2" w:rsidRPr="001B66CE" w:rsidRDefault="000742D2">
            <w:pPr>
              <w:pPrChange w:id="2966" w:author="Zelenskaya Natalia" w:date="2021-03-12T16:36:00Z">
                <w:pPr>
                  <w:jc w:val="left"/>
                </w:pPr>
              </w:pPrChange>
            </w:pPr>
            <w:r w:rsidRPr="001B66CE">
              <w:t>Автоматически, при помощи разработки</w:t>
            </w:r>
            <w:r>
              <w:t xml:space="preserve"> (</w:t>
            </w:r>
            <w:r>
              <w:rPr>
                <w:lang w:val="en-US"/>
              </w:rPr>
              <w:t>PS</w:t>
            </w:r>
            <w:r w:rsidRPr="00F763D0">
              <w:t>10</w:t>
            </w:r>
            <w:r>
              <w:t xml:space="preserve"> из реестра разработок)</w:t>
            </w:r>
          </w:p>
        </w:tc>
        <w:tc>
          <w:tcPr>
            <w:tcW w:w="525" w:type="pct"/>
          </w:tcPr>
          <w:p w14:paraId="47DDCED0" w14:textId="77777777" w:rsidR="000742D2" w:rsidRPr="001B66CE" w:rsidRDefault="000742D2">
            <w:pPr>
              <w:pPrChange w:id="2967" w:author="Zelenskaya Natalia" w:date="2021-03-12T16:36:00Z">
                <w:pPr>
                  <w:jc w:val="left"/>
                </w:pPr>
              </w:pPrChange>
            </w:pPr>
          </w:p>
        </w:tc>
      </w:tr>
      <w:tr w:rsidR="000742D2" w:rsidRPr="001B66CE" w14:paraId="558BA8EA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126D7" w14:textId="77777777" w:rsidR="000742D2" w:rsidRPr="001B66CE" w:rsidRDefault="000742D2">
            <w:pPr>
              <w:pPrChange w:id="2968" w:author="Zelenskaya Natalia" w:date="2021-03-12T16:36:00Z">
                <w:pPr>
                  <w:jc w:val="left"/>
                </w:pPr>
              </w:pPrChange>
            </w:pPr>
            <w:r w:rsidRPr="001B66CE">
              <w:t>Индикатор конечная поставка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BCCFD" w14:textId="77777777" w:rsidR="000742D2" w:rsidRPr="001B66CE" w:rsidRDefault="000742D2">
            <w:pPr>
              <w:pPrChange w:id="2969" w:author="Zelenskaya Natalia" w:date="2021-03-12T16:36:00Z">
                <w:pPr>
                  <w:jc w:val="left"/>
                </w:pPr>
              </w:pPrChange>
            </w:pPr>
            <w:r w:rsidRPr="00F763D0">
              <w:t>Индикатор конечной поставки устанавливается, если указанный остаток потребности не будет использоваться. При установки данного индикатора потребность будет нерелевантна для МТО</w:t>
            </w:r>
          </w:p>
        </w:tc>
        <w:tc>
          <w:tcPr>
            <w:tcW w:w="397" w:type="pct"/>
          </w:tcPr>
          <w:p w14:paraId="3B63D94E" w14:textId="77777777" w:rsidR="000742D2" w:rsidRPr="001B66CE" w:rsidRDefault="000742D2">
            <w:pPr>
              <w:pPrChange w:id="2970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0094658C" w14:textId="77777777" w:rsidR="000742D2" w:rsidRPr="001B66CE" w:rsidRDefault="000742D2">
            <w:pPr>
              <w:rPr>
                <w:lang w:eastAsia="ru-RU"/>
              </w:rPr>
              <w:pPrChange w:id="2971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Вручную</w:t>
            </w:r>
          </w:p>
        </w:tc>
        <w:tc>
          <w:tcPr>
            <w:tcW w:w="525" w:type="pct"/>
          </w:tcPr>
          <w:p w14:paraId="58086807" w14:textId="77777777" w:rsidR="000742D2" w:rsidRPr="001B66CE" w:rsidRDefault="000742D2">
            <w:pPr>
              <w:pPrChange w:id="2972" w:author="Zelenskaya Natalia" w:date="2021-03-12T16:36:00Z">
                <w:pPr>
                  <w:jc w:val="left"/>
                </w:pPr>
              </w:pPrChange>
            </w:pPr>
            <w:r w:rsidRPr="001B66CE">
              <w:t>Да, для конкретного компонента материала</w:t>
            </w:r>
          </w:p>
        </w:tc>
      </w:tr>
      <w:tr w:rsidR="000742D2" w:rsidRPr="001B66CE" w14:paraId="70203C1D" w14:textId="77777777" w:rsidTr="000742D2">
        <w:trPr>
          <w:cantSplit/>
        </w:trPr>
        <w:tc>
          <w:tcPr>
            <w:tcW w:w="15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6C12B" w14:textId="77777777" w:rsidR="000742D2" w:rsidRPr="001B66CE" w:rsidRDefault="000742D2">
            <w:pPr>
              <w:pPrChange w:id="2973" w:author="Zelenskaya Natalia" w:date="2021-03-12T16:36:00Z">
                <w:pPr>
                  <w:jc w:val="left"/>
                </w:pPr>
              </w:pPrChange>
            </w:pPr>
            <w:r w:rsidRPr="001B66CE">
              <w:lastRenderedPageBreak/>
              <w:t>Подробный текст</w:t>
            </w:r>
          </w:p>
        </w:tc>
        <w:tc>
          <w:tcPr>
            <w:tcW w:w="146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D8B73" w14:textId="77777777" w:rsidR="000742D2" w:rsidRPr="001B66CE" w:rsidRDefault="000742D2">
            <w:pPr>
              <w:pPrChange w:id="2974" w:author="Zelenskaya Natalia" w:date="2021-03-12T16:36:00Z">
                <w:pPr>
                  <w:jc w:val="left"/>
                </w:pPr>
              </w:pPrChange>
            </w:pPr>
            <w:r w:rsidRPr="001B66CE">
              <w:t>Текстовое поле для подробного описания компонента материала и его характеристик</w:t>
            </w:r>
          </w:p>
        </w:tc>
        <w:tc>
          <w:tcPr>
            <w:tcW w:w="397" w:type="pct"/>
          </w:tcPr>
          <w:p w14:paraId="6F8BAC24" w14:textId="77777777" w:rsidR="000742D2" w:rsidRPr="001B66CE" w:rsidRDefault="000742D2">
            <w:pPr>
              <w:pPrChange w:id="2975" w:author="Zelenskaya Natalia" w:date="2021-03-12T16:36:00Z">
                <w:pPr>
                  <w:jc w:val="left"/>
                </w:pPr>
              </w:pPrChange>
            </w:pPr>
            <w:r w:rsidRPr="001B66CE">
              <w:t>Нет</w:t>
            </w:r>
          </w:p>
        </w:tc>
        <w:tc>
          <w:tcPr>
            <w:tcW w:w="1013" w:type="pct"/>
          </w:tcPr>
          <w:p w14:paraId="5C57DA89" w14:textId="77777777" w:rsidR="000742D2" w:rsidRPr="001B66CE" w:rsidRDefault="000742D2">
            <w:pPr>
              <w:pPrChange w:id="2976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Вручную</w:t>
            </w:r>
          </w:p>
        </w:tc>
        <w:tc>
          <w:tcPr>
            <w:tcW w:w="525" w:type="pct"/>
          </w:tcPr>
          <w:p w14:paraId="3167A48B" w14:textId="77777777" w:rsidR="000742D2" w:rsidRPr="001B66CE" w:rsidRDefault="000742D2">
            <w:pPr>
              <w:pPrChange w:id="2977" w:author="Zelenskaya Natalia" w:date="2021-03-12T16:36:00Z">
                <w:pPr>
                  <w:jc w:val="left"/>
                </w:pPr>
              </w:pPrChange>
            </w:pPr>
            <w:r w:rsidRPr="001B66CE">
              <w:t>Да</w:t>
            </w:r>
          </w:p>
        </w:tc>
      </w:tr>
    </w:tbl>
    <w:p w14:paraId="36513124" w14:textId="77777777" w:rsidR="00F76F51" w:rsidRPr="001B66CE" w:rsidRDefault="00F76F51" w:rsidP="00B826E5"/>
    <w:p w14:paraId="6ACD7CFB" w14:textId="77777777" w:rsidR="00B61C4B" w:rsidRPr="007447ED" w:rsidRDefault="00B61C4B">
      <w:pPr>
        <w:pStyle w:val="22"/>
        <w:numPr>
          <w:ilvl w:val="1"/>
          <w:numId w:val="8"/>
        </w:numPr>
        <w:rPr>
          <w:rFonts w:eastAsiaTheme="majorEastAsia"/>
        </w:rPr>
        <w:pPrChange w:id="2978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2979" w:name="_Toc525313696"/>
      <w:bookmarkStart w:id="2980" w:name="_Toc66475444"/>
      <w:r w:rsidRPr="007447ED">
        <w:rPr>
          <w:rFonts w:eastAsiaTheme="majorEastAsia"/>
        </w:rPr>
        <w:t>Отчетность и выходные формы</w:t>
      </w:r>
      <w:bookmarkEnd w:id="2979"/>
      <w:bookmarkEnd w:id="2980"/>
    </w:p>
    <w:p w14:paraId="05663DD8" w14:textId="0C6AE0BF" w:rsidR="000F4678" w:rsidRPr="007447ED" w:rsidRDefault="00174846" w:rsidP="00B826E5">
      <w:r w:rsidRPr="007447ED">
        <w:t>Разрабатываемых отчетных и выходны</w:t>
      </w:r>
      <w:r w:rsidR="00CE2DF8" w:rsidRPr="007447ED">
        <w:t>х форм</w:t>
      </w:r>
      <w:r w:rsidR="00101D3A" w:rsidRPr="007447ED">
        <w:t xml:space="preserve"> </w:t>
      </w:r>
      <w:r w:rsidR="00CE2DF8" w:rsidRPr="007447ED">
        <w:t>д</w:t>
      </w:r>
      <w:r w:rsidR="00101D3A" w:rsidRPr="007447ED">
        <w:t>л</w:t>
      </w:r>
      <w:r w:rsidR="00CE2DF8" w:rsidRPr="007447ED">
        <w:t>я данного процесса нет.</w:t>
      </w:r>
    </w:p>
    <w:p w14:paraId="1D6896C6" w14:textId="30B2FB88" w:rsidR="00695202" w:rsidRPr="007447ED" w:rsidRDefault="009A2B20">
      <w:pPr>
        <w:pStyle w:val="22"/>
        <w:numPr>
          <w:ilvl w:val="1"/>
          <w:numId w:val="8"/>
        </w:numPr>
        <w:rPr>
          <w:rFonts w:eastAsiaTheme="majorEastAsia"/>
        </w:rPr>
        <w:pPrChange w:id="2981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2982" w:name="_Toc525313697"/>
      <w:bookmarkStart w:id="2983" w:name="_Toc66475445"/>
      <w:r w:rsidRPr="007447ED">
        <w:rPr>
          <w:rFonts w:eastAsiaTheme="majorEastAsia"/>
        </w:rPr>
        <w:t xml:space="preserve">Перечень доработок, </w:t>
      </w:r>
      <w:r w:rsidR="00695202" w:rsidRPr="007447ED">
        <w:rPr>
          <w:rFonts w:eastAsiaTheme="majorEastAsia"/>
        </w:rPr>
        <w:t>Разработ</w:t>
      </w:r>
      <w:r w:rsidRPr="007447ED">
        <w:rPr>
          <w:rFonts w:eastAsiaTheme="majorEastAsia"/>
        </w:rPr>
        <w:t>о</w:t>
      </w:r>
      <w:r w:rsidR="00695202" w:rsidRPr="007447ED">
        <w:rPr>
          <w:rFonts w:eastAsiaTheme="majorEastAsia"/>
        </w:rPr>
        <w:t>к</w:t>
      </w:r>
      <w:r w:rsidR="00C609BD" w:rsidRPr="007447ED">
        <w:rPr>
          <w:rFonts w:eastAsiaTheme="majorEastAsia"/>
        </w:rPr>
        <w:t xml:space="preserve"> и интеграция (интерфейсы)</w:t>
      </w:r>
      <w:bookmarkEnd w:id="2982"/>
      <w:bookmarkEnd w:id="2983"/>
    </w:p>
    <w:p w14:paraId="506CE62C" w14:textId="644ED804" w:rsidR="00FB3F4C" w:rsidRDefault="00244BCE" w:rsidP="00B826E5">
      <w:r w:rsidRPr="007447ED">
        <w:t>Необходимые доработки описаны в КД ERP.</w:t>
      </w:r>
      <w:ins w:id="2984" w:author="Zelenskaya Natalia" w:date="2021-03-12T21:09:00Z">
        <w:r w:rsidR="00BC5F83">
          <w:t>13</w:t>
        </w:r>
      </w:ins>
      <w:del w:id="2985" w:author="Zelenskaya Natalia" w:date="2021-03-12T21:09:00Z">
        <w:r w:rsidRPr="007447ED" w:rsidDel="00BC5F83">
          <w:delText>5</w:delText>
        </w:r>
      </w:del>
      <w:r w:rsidRPr="007447ED">
        <w:t>.</w:t>
      </w:r>
      <w:ins w:id="2986" w:author="Zelenskaya Natalia" w:date="2021-04-02T15:10:00Z">
        <w:r w:rsidR="00502633">
          <w:t>9.2</w:t>
        </w:r>
      </w:ins>
      <w:del w:id="2987" w:author="Zelenskaya Natalia" w:date="2021-04-02T15:10:00Z">
        <w:r w:rsidRPr="007447ED" w:rsidDel="00502633">
          <w:delText>1</w:delText>
        </w:r>
      </w:del>
      <w:r w:rsidRPr="007447ED">
        <w:t>.48 Планирование и реализация проектов Капиталь</w:t>
      </w:r>
      <w:r w:rsidR="00BE00EB">
        <w:t xml:space="preserve">ного строительства и инвестиций, КД </w:t>
      </w:r>
      <w:r w:rsidR="00BE00EB" w:rsidRPr="00BE00EB">
        <w:t>ERP.</w:t>
      </w:r>
      <w:ins w:id="2988" w:author="Zelenskaya Natalia" w:date="2021-03-12T21:09:00Z">
        <w:r w:rsidR="00BC5F83">
          <w:t>13</w:t>
        </w:r>
      </w:ins>
      <w:del w:id="2989" w:author="Zelenskaya Natalia" w:date="2021-03-12T21:09:00Z">
        <w:r w:rsidR="00BE00EB" w:rsidRPr="00BE00EB" w:rsidDel="00BC5F83">
          <w:delText>5</w:delText>
        </w:r>
      </w:del>
      <w:r w:rsidR="00BE00EB" w:rsidRPr="00BE00EB">
        <w:t>.</w:t>
      </w:r>
      <w:ins w:id="2990" w:author="Zelenskaya Natalia" w:date="2021-04-02T15:10:00Z">
        <w:r w:rsidR="00502633">
          <w:t>9.2.</w:t>
        </w:r>
      </w:ins>
      <w:del w:id="2991" w:author="Zelenskaya Natalia" w:date="2021-04-02T15:10:00Z">
        <w:r w:rsidR="00BE00EB" w:rsidRPr="00BE00EB" w:rsidDel="00502633">
          <w:delText>1_</w:delText>
        </w:r>
      </w:del>
      <w:r w:rsidR="00BE00EB" w:rsidRPr="00BE00EB">
        <w:t>51_PM_КД Формирование и управление бюджетами ТОиР</w:t>
      </w:r>
      <w:r w:rsidR="00BE00EB">
        <w:t xml:space="preserve">, </w:t>
      </w:r>
      <w:r w:rsidR="00BE00EB" w:rsidRPr="00BE00EB">
        <w:t>ERP.</w:t>
      </w:r>
      <w:ins w:id="2992" w:author="Zelenskaya Natalia" w:date="2021-03-12T21:09:00Z">
        <w:r w:rsidR="00BC5F83">
          <w:t>13</w:t>
        </w:r>
      </w:ins>
      <w:del w:id="2993" w:author="Zelenskaya Natalia" w:date="2021-03-12T21:09:00Z">
        <w:r w:rsidR="00BE00EB" w:rsidRPr="00BE00EB" w:rsidDel="00BC5F83">
          <w:delText>5</w:delText>
        </w:r>
      </w:del>
      <w:r w:rsidR="00BE00EB" w:rsidRPr="00BE00EB">
        <w:t>.6.2_INT_Соглашение об интеграции_АСКИ</w:t>
      </w:r>
      <w:r w:rsidR="00BE00EB">
        <w:t>.</w:t>
      </w:r>
    </w:p>
    <w:p w14:paraId="1B70000F" w14:textId="62C03053" w:rsidR="00BE00EB" w:rsidRPr="001B66CE" w:rsidRDefault="00BE00EB">
      <w:pPr>
        <w:pStyle w:val="aff7"/>
        <w:pPrChange w:id="2994" w:author="Zelenskaya Natalia" w:date="2021-03-12T21:14:00Z">
          <w:pPr>
            <w:pStyle w:val="afff4"/>
          </w:pPr>
        </w:pPrChange>
      </w:pPr>
      <w:r w:rsidRPr="001B66CE"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ins w:id="2995" w:author="Zelenskaya Natalia" w:date="2021-03-12T20:36:00Z">
        <w:r w:rsidR="00377EC5">
          <w:rPr>
            <w:noProof/>
          </w:rPr>
          <w:t>14</w:t>
        </w:r>
      </w:ins>
      <w:del w:id="2996" w:author="Zelenskaya Natalia" w:date="2021-03-12T19:44:00Z">
        <w:r w:rsidR="00691D5A" w:rsidDel="00344F6A">
          <w:rPr>
            <w:noProof/>
          </w:rPr>
          <w:delText>11</w:delText>
        </w:r>
      </w:del>
      <w:r>
        <w:rPr>
          <w:noProof/>
        </w:rPr>
        <w:fldChar w:fldCharType="end"/>
      </w:r>
      <w:r w:rsidRPr="001B66CE">
        <w:t>. Разработки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84"/>
        <w:gridCol w:w="4312"/>
        <w:gridCol w:w="1168"/>
        <w:gridCol w:w="2225"/>
        <w:gridCol w:w="1487"/>
      </w:tblGrid>
      <w:tr w:rsidR="00BE00EB" w:rsidRPr="001B66CE" w14:paraId="3EDDA5A8" w14:textId="77777777" w:rsidTr="00BE00EB">
        <w:trPr>
          <w:cantSplit/>
          <w:trHeight w:val="397"/>
          <w:tblHeader/>
        </w:trPr>
        <w:tc>
          <w:tcPr>
            <w:tcW w:w="304" w:type="pct"/>
            <w:shd w:val="clear" w:color="auto" w:fill="FFC000"/>
            <w:vAlign w:val="center"/>
          </w:tcPr>
          <w:p w14:paraId="32BF085B" w14:textId="77777777" w:rsidR="00BE00EB" w:rsidRPr="001B66CE" w:rsidRDefault="00BE00EB">
            <w:pPr>
              <w:pStyle w:val="aff7"/>
              <w:pPrChange w:id="2997" w:author="Zelenskaya Natalia" w:date="2021-03-12T21:15:00Z">
                <w:pPr>
                  <w:jc w:val="center"/>
                </w:pPr>
              </w:pPrChange>
            </w:pPr>
            <w:r w:rsidRPr="001B66CE">
              <w:lastRenderedPageBreak/>
              <w:t>№ п.п</w:t>
            </w:r>
          </w:p>
        </w:tc>
        <w:tc>
          <w:tcPr>
            <w:tcW w:w="3101" w:type="pct"/>
            <w:shd w:val="clear" w:color="auto" w:fill="FFC000"/>
            <w:vAlign w:val="center"/>
          </w:tcPr>
          <w:p w14:paraId="65B05AC8" w14:textId="77777777" w:rsidR="00BE00EB" w:rsidRPr="001B66CE" w:rsidRDefault="00BE00EB">
            <w:pPr>
              <w:pStyle w:val="aff7"/>
              <w:pPrChange w:id="2998" w:author="Zelenskaya Natalia" w:date="2021-03-12T21:15:00Z">
                <w:pPr>
                  <w:jc w:val="center"/>
                </w:pPr>
              </w:pPrChange>
            </w:pPr>
            <w:r w:rsidRPr="001B66CE">
              <w:t>Название</w:t>
            </w:r>
          </w:p>
        </w:tc>
        <w:tc>
          <w:tcPr>
            <w:tcW w:w="482" w:type="pct"/>
            <w:shd w:val="clear" w:color="auto" w:fill="FFC000"/>
            <w:vAlign w:val="center"/>
          </w:tcPr>
          <w:p w14:paraId="39978EB0" w14:textId="77777777" w:rsidR="00BE00EB" w:rsidRPr="001B66CE" w:rsidRDefault="00BE00EB">
            <w:pPr>
              <w:pStyle w:val="aff7"/>
              <w:pPrChange w:id="2999" w:author="Zelenskaya Natalia" w:date="2021-03-12T21:15:00Z">
                <w:pPr>
                  <w:jc w:val="center"/>
                </w:pPr>
              </w:pPrChange>
            </w:pPr>
            <w:r w:rsidRPr="001B66CE">
              <w:t>Тип реализации</w:t>
            </w:r>
          </w:p>
        </w:tc>
        <w:tc>
          <w:tcPr>
            <w:tcW w:w="626" w:type="pct"/>
            <w:shd w:val="clear" w:color="auto" w:fill="FFC000"/>
            <w:vAlign w:val="center"/>
          </w:tcPr>
          <w:p w14:paraId="0649BC39" w14:textId="77777777" w:rsidR="00BE00EB" w:rsidRPr="001B66CE" w:rsidRDefault="00BE00EB">
            <w:pPr>
              <w:pStyle w:val="aff7"/>
              <w:pPrChange w:id="3000" w:author="Zelenskaya Natalia" w:date="2021-03-12T21:15:00Z">
                <w:pPr>
                  <w:jc w:val="center"/>
                </w:pPr>
              </w:pPrChange>
            </w:pPr>
            <w:r w:rsidRPr="001B66CE">
              <w:t>Ссылка на реестр разработок</w:t>
            </w:r>
          </w:p>
        </w:tc>
        <w:tc>
          <w:tcPr>
            <w:tcW w:w="487" w:type="pct"/>
            <w:shd w:val="clear" w:color="auto" w:fill="FFC000"/>
            <w:vAlign w:val="center"/>
          </w:tcPr>
          <w:p w14:paraId="55C698B8" w14:textId="77777777" w:rsidR="00BE00EB" w:rsidRPr="001B66CE" w:rsidRDefault="00BE00EB">
            <w:pPr>
              <w:pStyle w:val="aff7"/>
              <w:pPrChange w:id="3001" w:author="Zelenskaya Natalia" w:date="2021-03-12T21:15:00Z">
                <w:pPr>
                  <w:jc w:val="center"/>
                </w:pPr>
              </w:pPrChange>
            </w:pPr>
            <w:r w:rsidRPr="001B66CE">
              <w:t>Ссылка на КД BI-отчетности по направлению</w:t>
            </w:r>
          </w:p>
        </w:tc>
      </w:tr>
      <w:tr w:rsidR="00BE00EB" w:rsidRPr="001B66CE" w14:paraId="524DE01E" w14:textId="77777777" w:rsidTr="00BE00EB">
        <w:trPr>
          <w:cantSplit/>
        </w:trPr>
        <w:tc>
          <w:tcPr>
            <w:tcW w:w="304" w:type="pct"/>
            <w:shd w:val="clear" w:color="auto" w:fill="auto"/>
          </w:tcPr>
          <w:p w14:paraId="5828FD90" w14:textId="77777777" w:rsidR="00BE00EB" w:rsidRPr="001B66CE" w:rsidRDefault="00BE00EB">
            <w:pPr>
              <w:pPrChange w:id="3002" w:author="Zelenskaya Natalia" w:date="2021-03-12T16:36:00Z">
                <w:pPr>
                  <w:jc w:val="left"/>
                </w:pPr>
              </w:pPrChange>
            </w:pPr>
            <w:r w:rsidRPr="001B66CE">
              <w:rPr>
                <w:lang w:eastAsia="ru-RU"/>
              </w:rPr>
              <w:t>1.</w:t>
            </w:r>
          </w:p>
        </w:tc>
        <w:tc>
          <w:tcPr>
            <w:tcW w:w="3101" w:type="pct"/>
          </w:tcPr>
          <w:p w14:paraId="1E11C074" w14:textId="7D062257" w:rsidR="0039384F" w:rsidRPr="0039384F" w:rsidRDefault="0039384F">
            <w:pPr>
              <w:pPrChange w:id="3003" w:author="Zelenskaya Natalia" w:date="2021-03-12T16:36:00Z">
                <w:pPr>
                  <w:jc w:val="left"/>
                </w:pPr>
              </w:pPrChange>
            </w:pPr>
            <w:del w:id="3004" w:author="Zelenskaya Natalia" w:date="2021-03-12T15:33:00Z">
              <w:r w:rsidRPr="0039384F" w:rsidDel="0049735E">
                <w:delText>PS203</w:delText>
              </w:r>
            </w:del>
            <w:ins w:id="3005" w:author="Zelenskaya Natalia" w:date="2021-03-12T15:33:00Z">
              <w:r w:rsidR="0049735E">
                <w:t>PS204</w:t>
              </w:r>
            </w:ins>
            <w:r>
              <w:t>.</w:t>
            </w:r>
            <w:r w:rsidRPr="0039384F">
              <w:t xml:space="preserve"> </w:t>
            </w:r>
            <w:r w:rsidRPr="00B115D8">
              <w:t>Разработка интерфейса ведения и обработки заявок ОВП</w:t>
            </w:r>
          </w:p>
          <w:p w14:paraId="54473DA7" w14:textId="0B3616CA" w:rsidR="00BE00EB" w:rsidRPr="001B66CE" w:rsidRDefault="0039384F">
            <w:pPr>
              <w:pStyle w:val="afa"/>
              <w:numPr>
                <w:ilvl w:val="0"/>
                <w:numId w:val="39"/>
              </w:numPr>
              <w:pPrChange w:id="3006" w:author="Zelenskaya Natalia" w:date="2021-03-12T16:36:00Z">
                <w:pPr>
                  <w:pStyle w:val="afa"/>
                  <w:numPr>
                    <w:numId w:val="39"/>
                  </w:numPr>
                  <w:ind w:left="720" w:hanging="360"/>
                  <w:jc w:val="left"/>
                </w:pPr>
              </w:pPrChange>
            </w:pPr>
            <w:r w:rsidRPr="00B115D8">
              <w:t>Интерфейс ручного создания\изменения заявки на ОВП (без excel загрузки)</w:t>
            </w:r>
            <w:r w:rsidR="00BE00EB" w:rsidRPr="001B66CE">
              <w:t>.</w:t>
            </w:r>
          </w:p>
          <w:p w14:paraId="4C151A5E" w14:textId="7F4480FD" w:rsidR="00BE00EB" w:rsidRPr="001B66CE" w:rsidRDefault="0039384F">
            <w:pPr>
              <w:pStyle w:val="afa"/>
              <w:numPr>
                <w:ilvl w:val="0"/>
                <w:numId w:val="39"/>
              </w:numPr>
              <w:pPrChange w:id="3007" w:author="Zelenskaya Natalia" w:date="2021-03-12T16:36:00Z">
                <w:pPr>
                  <w:pStyle w:val="afa"/>
                  <w:numPr>
                    <w:numId w:val="39"/>
                  </w:numPr>
                  <w:ind w:left="720" w:hanging="360"/>
                  <w:jc w:val="left"/>
                </w:pPr>
              </w:pPrChange>
            </w:pPr>
            <w:r w:rsidRPr="00B115D8">
              <w:t>Функция прикладывать вложения из интерфейса</w:t>
            </w:r>
            <w:r w:rsidR="00BE00EB" w:rsidRPr="001B66CE">
              <w:t>.</w:t>
            </w:r>
          </w:p>
          <w:p w14:paraId="60A154CC" w14:textId="34C33BB4" w:rsidR="00BE00EB" w:rsidRPr="001B66CE" w:rsidRDefault="0039384F">
            <w:pPr>
              <w:pStyle w:val="afa"/>
              <w:numPr>
                <w:ilvl w:val="0"/>
                <w:numId w:val="39"/>
              </w:numPr>
              <w:pPrChange w:id="3008" w:author="Zelenskaya Natalia" w:date="2021-03-12T16:36:00Z">
                <w:pPr>
                  <w:pStyle w:val="afa"/>
                  <w:numPr>
                    <w:numId w:val="39"/>
                  </w:numPr>
                  <w:ind w:left="720" w:hanging="360"/>
                  <w:jc w:val="left"/>
                </w:pPr>
              </w:pPrChange>
            </w:pPr>
            <w:r w:rsidRPr="00B115D8">
              <w:t xml:space="preserve">Функция </w:t>
            </w:r>
            <w:r>
              <w:t xml:space="preserve">массового </w:t>
            </w:r>
            <w:r w:rsidRPr="00B115D8">
              <w:t>согласования\отклонения заявок</w:t>
            </w:r>
            <w:r w:rsidR="00BE00EB" w:rsidRPr="001B66CE">
              <w:t>.</w:t>
            </w:r>
          </w:p>
          <w:p w14:paraId="283F0F58" w14:textId="31E9BC6A" w:rsidR="00BE00EB" w:rsidRPr="001B66CE" w:rsidRDefault="0039384F">
            <w:pPr>
              <w:pStyle w:val="afa"/>
              <w:numPr>
                <w:ilvl w:val="0"/>
                <w:numId w:val="39"/>
              </w:numPr>
              <w:pPrChange w:id="3009" w:author="Zelenskaya Natalia" w:date="2021-03-12T16:36:00Z">
                <w:pPr>
                  <w:pStyle w:val="afa"/>
                  <w:numPr>
                    <w:numId w:val="39"/>
                  </w:numPr>
                  <w:ind w:left="720" w:hanging="360"/>
                  <w:jc w:val="left"/>
                </w:pPr>
              </w:pPrChange>
            </w:pPr>
            <w:r w:rsidRPr="0039384F">
              <w:t>После утверждения функция создания СПП и включения в проект</w:t>
            </w:r>
            <w:r w:rsidR="00BE00EB" w:rsidRPr="001B66CE">
              <w:t>.</w:t>
            </w:r>
          </w:p>
          <w:p w14:paraId="5A0E084E" w14:textId="75711190" w:rsidR="00BE00EB" w:rsidRPr="0039384F" w:rsidRDefault="0039384F">
            <w:pPr>
              <w:pStyle w:val="afa"/>
              <w:numPr>
                <w:ilvl w:val="0"/>
                <w:numId w:val="39"/>
              </w:numPr>
              <w:pPrChange w:id="3010" w:author="Zelenskaya Natalia" w:date="2021-04-07T19:58:00Z">
                <w:pPr>
                  <w:pStyle w:val="afa"/>
                  <w:numPr>
                    <w:numId w:val="39"/>
                  </w:numPr>
                  <w:ind w:left="720" w:hanging="360"/>
                  <w:jc w:val="left"/>
                </w:pPr>
              </w:pPrChange>
            </w:pPr>
            <w:r w:rsidRPr="00B115D8">
              <w:t xml:space="preserve">Функция создания ЕО </w:t>
            </w:r>
            <w:del w:id="3011" w:author="Zelenskaya Natalia" w:date="2021-04-07T19:58:00Z">
              <w:r w:rsidRPr="00B115D8" w:rsidDel="00431CB5">
                <w:delText xml:space="preserve">(+ связка с </w:delText>
              </w:r>
              <w:r w:rsidDel="00431CB5">
                <w:delText>р</w:delText>
              </w:r>
              <w:r w:rsidRPr="00B115D8" w:rsidDel="00431CB5">
                <w:delText>есурсом, если надо)</w:delText>
              </w:r>
              <w:r w:rsidR="00BE00EB" w:rsidRPr="001B66CE" w:rsidDel="00431CB5">
                <w:delText>.</w:delText>
              </w:r>
            </w:del>
            <w:ins w:id="3012" w:author="Zelenskaya Natalia" w:date="2021-04-07T19:58:00Z">
              <w:r w:rsidR="00431CB5">
                <w:t>и производственного ресурса.</w:t>
              </w:r>
            </w:ins>
          </w:p>
        </w:tc>
        <w:tc>
          <w:tcPr>
            <w:tcW w:w="482" w:type="pct"/>
          </w:tcPr>
          <w:p w14:paraId="676178B1" w14:textId="77777777" w:rsidR="00BE00EB" w:rsidRPr="001B66CE" w:rsidRDefault="00BE00EB">
            <w:pPr>
              <w:pPrChange w:id="3013" w:author="Zelenskaya Natalia" w:date="2021-03-12T16:36:00Z">
                <w:pPr>
                  <w:jc w:val="left"/>
                </w:pPr>
              </w:pPrChange>
            </w:pPr>
            <w:r w:rsidRPr="001B66CE">
              <w:t xml:space="preserve">Интерфейс </w:t>
            </w:r>
          </w:p>
        </w:tc>
        <w:tc>
          <w:tcPr>
            <w:tcW w:w="626" w:type="pct"/>
          </w:tcPr>
          <w:p w14:paraId="21600EC5" w14:textId="6F607065" w:rsidR="00BE00EB" w:rsidRPr="001B66CE" w:rsidRDefault="0039384F">
            <w:pPr>
              <w:pPrChange w:id="3014" w:author="Zelenskaya Natalia" w:date="2021-03-12T16:36:00Z">
                <w:pPr>
                  <w:jc w:val="left"/>
                </w:pPr>
              </w:pPrChange>
            </w:pPr>
            <w:del w:id="3015" w:author="Zelenskaya Natalia" w:date="2021-03-12T15:33:00Z">
              <w:r w:rsidDel="0049735E">
                <w:delText>PS203</w:delText>
              </w:r>
            </w:del>
            <w:ins w:id="3016" w:author="Zelenskaya Natalia" w:date="2021-03-12T15:33:00Z">
              <w:r w:rsidR="0049735E">
                <w:t>PS204</w:t>
              </w:r>
            </w:ins>
          </w:p>
        </w:tc>
        <w:tc>
          <w:tcPr>
            <w:tcW w:w="487" w:type="pct"/>
            <w:shd w:val="clear" w:color="auto" w:fill="auto"/>
          </w:tcPr>
          <w:p w14:paraId="7D2367B1" w14:textId="020AC41C" w:rsidR="00BE00EB" w:rsidRPr="001B66CE" w:rsidRDefault="0049735E">
            <w:pPr>
              <w:rPr>
                <w:sz w:val="20"/>
                <w:szCs w:val="20"/>
              </w:rPr>
              <w:pPrChange w:id="3017" w:author="Zelenskaya Natalia" w:date="2021-03-12T16:36:00Z">
                <w:pPr>
                  <w:jc w:val="left"/>
                </w:pPr>
              </w:pPrChange>
            </w:pPr>
            <w:r>
              <w:fldChar w:fldCharType="begin"/>
            </w:r>
            <w:r>
              <w:instrText xml:space="preserve"> HYPERLINK "http://portal.polyus.com/ERP/_layouts/15/WopiFrame.aspx?sourcedoc=/ERP/ERPDocuments/07_%D0%9A%D0%BE%D0%BD%D1%86%D0%B5%D0%BF%D1%82%D1%83%D0%B0%D0%BB%D1%8C%D0%BD%D1%8B%D0%B9%20%D0%B4%D0%B8%D0%B7%D0%B0%D0%B9%D0%BD/03_%D0%9A%D0%94/06.%20%D0%9A%D0%A1%20%D0%B8%20%D0%B8%D0%BD%D0%B2%D0%B5%D1%81%D1%82%D0%B8%D1%86%D0%B8%D0%B8/ERP.5.1_20_PS_%D0%9A%D0%94%20%D0%9E%D1%82%D1%87%D0%B5%D1%82%D0%BD%D0%BE%D1%81%D1%82%D1%8C%20%D0%BF%D0%BE%20%D0%BD%D0%B0%D0%BF%D1%80%D0%B0%D0%B2%D0%BB%D0%B5%D0%BD%D0%B8%D1%8E%20%D0%9A%D0%A1%D0%B8%D0%98_v1.22_2018-09-06.docx&amp;action=default" </w:instrText>
            </w:r>
            <w:r>
              <w:fldChar w:fldCharType="separate"/>
            </w:r>
            <w:r w:rsidR="00BE00EB" w:rsidRPr="001B66CE">
              <w:rPr>
                <w:rStyle w:val="a9"/>
                <w:sz w:val="20"/>
                <w:szCs w:val="20"/>
              </w:rPr>
              <w:t>Ссылка</w:t>
            </w:r>
            <w:r>
              <w:rPr>
                <w:rStyle w:val="a9"/>
                <w:sz w:val="20"/>
                <w:szCs w:val="20"/>
              </w:rPr>
              <w:fldChar w:fldCharType="end"/>
            </w:r>
          </w:p>
        </w:tc>
      </w:tr>
    </w:tbl>
    <w:p w14:paraId="650C14AB" w14:textId="77777777" w:rsidR="0054502F" w:rsidRPr="007447ED" w:rsidRDefault="0054502F">
      <w:pPr>
        <w:pStyle w:val="22"/>
        <w:numPr>
          <w:ilvl w:val="1"/>
          <w:numId w:val="8"/>
        </w:numPr>
        <w:rPr>
          <w:rFonts w:eastAsiaTheme="majorEastAsia"/>
        </w:rPr>
        <w:pPrChange w:id="3018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019" w:name="_Toc525313698"/>
      <w:bookmarkStart w:id="3020" w:name="_Toc66475446"/>
      <w:bookmarkStart w:id="3021" w:name="_Toc431903102"/>
      <w:bookmarkStart w:id="3022" w:name="_Toc469481048"/>
      <w:r w:rsidRPr="007447ED">
        <w:rPr>
          <w:rFonts w:eastAsiaTheme="majorEastAsia"/>
        </w:rPr>
        <w:t>Особенности технической реализации</w:t>
      </w:r>
      <w:bookmarkEnd w:id="3019"/>
      <w:bookmarkEnd w:id="3020"/>
    </w:p>
    <w:p w14:paraId="7ECBF8BC" w14:textId="77777777" w:rsidR="00FA55AC" w:rsidRPr="007447ED" w:rsidRDefault="00FA55AC" w:rsidP="00B826E5">
      <w:pPr>
        <w:pStyle w:val="3"/>
      </w:pPr>
      <w:bookmarkStart w:id="3023" w:name="_Ref417150081"/>
      <w:bookmarkStart w:id="3024" w:name="_Toc423082520"/>
      <w:bookmarkStart w:id="3025" w:name="_Toc66475447"/>
      <w:r w:rsidRPr="007447ED">
        <w:t>Пользовательская статусная схема</w:t>
      </w:r>
      <w:bookmarkEnd w:id="3023"/>
      <w:bookmarkEnd w:id="3024"/>
      <w:bookmarkEnd w:id="3025"/>
    </w:p>
    <w:p w14:paraId="2D069C24" w14:textId="6FF12A64" w:rsidR="009B7F29" w:rsidRPr="007447ED" w:rsidRDefault="009B7F29">
      <w:pPr>
        <w:pStyle w:val="afa"/>
        <w:numPr>
          <w:ilvl w:val="0"/>
          <w:numId w:val="37"/>
        </w:numPr>
        <w:spacing w:before="0"/>
        <w:pPrChange w:id="3026" w:author="Zelenskaya Natalia" w:date="2021-03-12T16:36:00Z">
          <w:pPr>
            <w:pStyle w:val="afa"/>
            <w:numPr>
              <w:numId w:val="37"/>
            </w:numPr>
            <w:ind w:left="924" w:hanging="357"/>
          </w:pPr>
        </w:pPrChange>
      </w:pPr>
      <w:r w:rsidRPr="007447ED">
        <w:t xml:space="preserve">Для реализации сетевых графиков </w:t>
      </w:r>
      <w:r w:rsidR="0039384F">
        <w:t xml:space="preserve">ОВП </w:t>
      </w:r>
      <w:ins w:id="3027" w:author="Zelenskaya Natalia" w:date="2020-05-07T11:00:00Z">
        <w:r w:rsidR="0039384F">
          <w:t>использу</w:t>
        </w:r>
        <w:r w:rsidR="00441BB2">
          <w:t>ю</w:t>
        </w:r>
        <w:r w:rsidR="0039384F">
          <w:t>тся</w:t>
        </w:r>
      </w:ins>
      <w:del w:id="3028" w:author="Zelenskaya Natalia" w:date="2020-05-07T11:00:00Z">
        <w:r w:rsidR="0039384F">
          <w:delText>используется</w:delText>
        </w:r>
      </w:del>
      <w:r w:rsidR="0039384F">
        <w:t xml:space="preserve"> пользовательские статусные</w:t>
      </w:r>
      <w:r w:rsidRPr="007447ED">
        <w:t xml:space="preserve"> схем</w:t>
      </w:r>
      <w:r w:rsidR="0039384F">
        <w:t>ы</w:t>
      </w:r>
      <w:r w:rsidRPr="007447ED">
        <w:t>. Данная схема применяется на следующих объектах:</w:t>
      </w:r>
    </w:p>
    <w:p w14:paraId="6963E4FD" w14:textId="5B0D77A2" w:rsidR="0039384F" w:rsidRDefault="0039384F" w:rsidP="00B826E5">
      <w:pPr>
        <w:pStyle w:val="afa"/>
        <w:numPr>
          <w:ilvl w:val="0"/>
          <w:numId w:val="21"/>
        </w:numPr>
      </w:pPr>
      <w:r>
        <w:t>Заголовка сетевого графика;</w:t>
      </w:r>
    </w:p>
    <w:p w14:paraId="40C95FF0" w14:textId="7EB30545" w:rsidR="009B7F29" w:rsidRPr="007447ED" w:rsidRDefault="009B7F29" w:rsidP="00E50E20">
      <w:pPr>
        <w:pStyle w:val="afa"/>
        <w:numPr>
          <w:ilvl w:val="0"/>
          <w:numId w:val="21"/>
        </w:numPr>
      </w:pPr>
      <w:r w:rsidRPr="007447ED">
        <w:t>Операции сетевого графика</w:t>
      </w:r>
      <w:r w:rsidR="0039384F">
        <w:t>.</w:t>
      </w:r>
    </w:p>
    <w:p w14:paraId="0872512F" w14:textId="11345F41" w:rsidR="009B7F29" w:rsidRPr="007447ED" w:rsidRDefault="009B7F29" w:rsidP="003A1A26">
      <w:r w:rsidRPr="007447ED">
        <w:t xml:space="preserve">Статусная схема состоит из статусов, каждый из которых имеет свой порядковый номер и ключ полномочий, что означает наличие всегда только одного статуса на объекте </w:t>
      </w:r>
      <w:r w:rsidRPr="007447ED">
        <w:lastRenderedPageBreak/>
        <w:t>структуры. Пользовательские статусы используются для отражения состояния проекта в определенный момент времени и для контроля организационно-экономических операций.</w:t>
      </w:r>
    </w:p>
    <w:p w14:paraId="24A12722" w14:textId="2CF2440C" w:rsidR="009B7F29" w:rsidRPr="007447ED" w:rsidRDefault="009B7F29">
      <w:pPr>
        <w:pStyle w:val="aff7"/>
        <w:pPrChange w:id="3029" w:author="Zelenskaya Natalia" w:date="2021-03-12T21:15:00Z">
          <w:pPr>
            <w:pStyle w:val="a7"/>
            <w:keepNext/>
            <w:spacing w:after="240" w:afterAutospacing="0"/>
            <w:jc w:val="right"/>
          </w:pPr>
        </w:pPrChange>
      </w:pPr>
      <w:r w:rsidRPr="007447ED">
        <w:t xml:space="preserve">Таблица </w:t>
      </w:r>
      <w:fldSimple w:instr=" SEQ Таблица \* ARABIC ">
        <w:ins w:id="3030" w:author="Zelenskaya Natalia" w:date="2021-03-12T20:36:00Z">
          <w:r w:rsidR="00377EC5">
            <w:rPr>
              <w:noProof/>
            </w:rPr>
            <w:t>15</w:t>
          </w:r>
        </w:ins>
        <w:del w:id="3031" w:author="Zelenskaya Natalia" w:date="2021-03-12T19:44:00Z">
          <w:r w:rsidR="00691D5A" w:rsidDel="00344F6A">
            <w:rPr>
              <w:noProof/>
            </w:rPr>
            <w:delText>13</w:delText>
          </w:r>
        </w:del>
      </w:fldSimple>
      <w:r w:rsidRPr="007447ED">
        <w:t xml:space="preserve">.Статусная схема </w:t>
      </w:r>
      <w:r w:rsidR="00980256">
        <w:t>PS_</w:t>
      </w:r>
      <w:del w:id="3032" w:author="Zelenskaya Natalia" w:date="2021-03-12T20:29:00Z">
        <w:r w:rsidR="00980256" w:rsidDel="00377EC5">
          <w:delText>NET32</w:delText>
        </w:r>
      </w:del>
      <w:ins w:id="3033" w:author="Zelenskaya Natalia" w:date="2021-03-12T20:29:00Z">
        <w:r w:rsidR="00377EC5">
          <w:t>NET31</w:t>
        </w:r>
      </w:ins>
      <w:ins w:id="3034" w:author="Zelenskaya Natalia" w:date="2020-05-07T11:00:00Z">
        <w:r w:rsidR="00E11540">
          <w:t xml:space="preserve">- </w:t>
        </w:r>
      </w:ins>
      <w:ins w:id="3035" w:author="Zelenskaya Natalia" w:date="2020-05-07T16:42:00Z">
        <w:r w:rsidR="00944D16" w:rsidRPr="00944D16">
          <w:t>Статусная схема ПА ОВИЗ</w:t>
        </w:r>
      </w:ins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2096"/>
        <w:gridCol w:w="1886"/>
        <w:gridCol w:w="5183"/>
      </w:tblGrid>
      <w:tr w:rsidR="009B7F29" w:rsidRPr="007447ED" w14:paraId="59D1670F" w14:textId="77777777" w:rsidTr="006C645B">
        <w:trPr>
          <w:trHeight w:val="520"/>
          <w:tblHeader/>
        </w:trPr>
        <w:tc>
          <w:tcPr>
            <w:tcW w:w="1041" w:type="dxa"/>
            <w:shd w:val="clear" w:color="000000" w:fill="FFC000"/>
            <w:vAlign w:val="center"/>
            <w:hideMark/>
          </w:tcPr>
          <w:p w14:paraId="5566F986" w14:textId="77777777" w:rsidR="009B7F29" w:rsidRPr="007447ED" w:rsidRDefault="009B7F29">
            <w:pPr>
              <w:pStyle w:val="aff7"/>
              <w:rPr>
                <w:color w:val="000000"/>
                <w:szCs w:val="20"/>
              </w:rPr>
              <w:pPrChange w:id="3036" w:author="Zelenskaya Natalia" w:date="2021-03-12T21:15:00Z">
                <w:pPr>
                  <w:jc w:val="center"/>
                </w:pPr>
              </w:pPrChange>
            </w:pPr>
            <w:r w:rsidRPr="007447ED">
              <w:t>№</w:t>
            </w:r>
          </w:p>
        </w:tc>
        <w:tc>
          <w:tcPr>
            <w:tcW w:w="2096" w:type="dxa"/>
            <w:shd w:val="clear" w:color="000000" w:fill="FFC000"/>
            <w:vAlign w:val="center"/>
            <w:hideMark/>
          </w:tcPr>
          <w:p w14:paraId="6A7F7008" w14:textId="77777777" w:rsidR="009B7F29" w:rsidRPr="007447ED" w:rsidRDefault="009B7F29">
            <w:pPr>
              <w:pStyle w:val="aff7"/>
              <w:rPr>
                <w:color w:val="000000"/>
                <w:szCs w:val="20"/>
              </w:rPr>
              <w:pPrChange w:id="3037" w:author="Zelenskaya Natalia" w:date="2021-03-12T21:15:00Z">
                <w:pPr>
                  <w:jc w:val="center"/>
                </w:pPr>
              </w:pPrChange>
            </w:pPr>
            <w:r w:rsidRPr="007447ED">
              <w:t>Обозначение статуса</w:t>
            </w:r>
          </w:p>
        </w:tc>
        <w:tc>
          <w:tcPr>
            <w:tcW w:w="1886" w:type="dxa"/>
            <w:shd w:val="clear" w:color="000000" w:fill="FFC000"/>
            <w:vAlign w:val="center"/>
            <w:hideMark/>
          </w:tcPr>
          <w:p w14:paraId="35F9C164" w14:textId="77777777" w:rsidR="009B7F29" w:rsidRPr="007447ED" w:rsidRDefault="009B7F29">
            <w:pPr>
              <w:pStyle w:val="aff7"/>
              <w:rPr>
                <w:color w:val="000000"/>
                <w:szCs w:val="20"/>
              </w:rPr>
              <w:pPrChange w:id="3038" w:author="Zelenskaya Natalia" w:date="2021-03-12T21:15:00Z">
                <w:pPr>
                  <w:jc w:val="center"/>
                </w:pPr>
              </w:pPrChange>
            </w:pPr>
            <w:r w:rsidRPr="007447ED">
              <w:t>Наименование статуса</w:t>
            </w:r>
          </w:p>
        </w:tc>
        <w:tc>
          <w:tcPr>
            <w:tcW w:w="5183" w:type="dxa"/>
            <w:shd w:val="clear" w:color="000000" w:fill="FFC000"/>
            <w:vAlign w:val="center"/>
            <w:hideMark/>
          </w:tcPr>
          <w:p w14:paraId="497CF50A" w14:textId="77777777" w:rsidR="009B7F29" w:rsidRPr="007447ED" w:rsidRDefault="009B7F29">
            <w:pPr>
              <w:pStyle w:val="aff7"/>
              <w:rPr>
                <w:color w:val="000000"/>
                <w:szCs w:val="20"/>
              </w:rPr>
              <w:pPrChange w:id="3039" w:author="Zelenskaya Natalia" w:date="2021-03-12T21:15:00Z">
                <w:pPr>
                  <w:jc w:val="center"/>
                </w:pPr>
              </w:pPrChange>
            </w:pPr>
            <w:r w:rsidRPr="007447ED">
              <w:t>Описание</w:t>
            </w:r>
          </w:p>
        </w:tc>
      </w:tr>
      <w:tr w:rsidR="009B7F29" w:rsidRPr="007447ED" w14:paraId="7CF77B4E" w14:textId="77777777" w:rsidTr="006C645B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516B8FE7" w14:textId="4FC45DAD" w:rsidR="009B7F29" w:rsidRPr="0039384F" w:rsidRDefault="009B7F29" w:rsidP="00B826E5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  <w:hideMark/>
          </w:tcPr>
          <w:p w14:paraId="267C6883" w14:textId="77777777" w:rsidR="009B7F29" w:rsidRPr="007447ED" w:rsidRDefault="009B7F29" w:rsidP="00E50E20">
            <w:pPr>
              <w:rPr>
                <w:color w:val="000000"/>
                <w:lang w:eastAsia="ru-RU"/>
              </w:rPr>
            </w:pPr>
            <w:r w:rsidRPr="007447ED">
              <w:rPr>
                <w:lang w:eastAsia="ru-RU"/>
              </w:rPr>
              <w:t>ИНИЦ</w:t>
            </w:r>
          </w:p>
        </w:tc>
        <w:tc>
          <w:tcPr>
            <w:tcW w:w="1886" w:type="dxa"/>
            <w:shd w:val="clear" w:color="auto" w:fill="auto"/>
            <w:vAlign w:val="center"/>
            <w:hideMark/>
          </w:tcPr>
          <w:p w14:paraId="0DC22A08" w14:textId="77777777" w:rsidR="009B7F29" w:rsidRPr="007447ED" w:rsidRDefault="009B7F29" w:rsidP="003A1A26">
            <w:pPr>
              <w:rPr>
                <w:color w:val="000000"/>
                <w:lang w:eastAsia="ru-RU"/>
              </w:rPr>
            </w:pPr>
            <w:r w:rsidRPr="007447ED">
              <w:rPr>
                <w:lang w:eastAsia="ru-RU"/>
              </w:rPr>
              <w:t>Инициатива</w:t>
            </w:r>
          </w:p>
        </w:tc>
        <w:tc>
          <w:tcPr>
            <w:tcW w:w="5183" w:type="dxa"/>
            <w:shd w:val="clear" w:color="auto" w:fill="auto"/>
            <w:vAlign w:val="center"/>
            <w:hideMark/>
          </w:tcPr>
          <w:p w14:paraId="6CD33079" w14:textId="5E9F3D58" w:rsidR="009B7F29" w:rsidRPr="007447ED" w:rsidRDefault="009B7F29">
            <w:pPr>
              <w:rPr>
                <w:color w:val="000000"/>
                <w:lang w:eastAsia="ru-RU"/>
              </w:rPr>
              <w:pPrChange w:id="3040" w:author="Zelenskaya Natalia" w:date="2021-03-12T16:36:00Z">
                <w:pPr>
                  <w:jc w:val="left"/>
                </w:pPr>
              </w:pPrChange>
            </w:pPr>
            <w:r w:rsidRPr="007447ED">
              <w:rPr>
                <w:lang w:eastAsia="ru-RU"/>
              </w:rPr>
              <w:t>Начальный статус проекта определяющий, что сформирована инициатива на реализацию мероприятия</w:t>
            </w:r>
            <w:r w:rsidR="005D64AD" w:rsidRPr="007447ED">
              <w:rPr>
                <w:lang w:eastAsia="ru-RU"/>
              </w:rPr>
              <w:t xml:space="preserve">. Статус </w:t>
            </w:r>
            <w:r w:rsidR="00E72FD8" w:rsidRPr="007447ED">
              <w:rPr>
                <w:lang w:eastAsia="ru-RU"/>
              </w:rPr>
              <w:t>устанавливается на уровне операции сетевого графика</w:t>
            </w:r>
            <w:r w:rsidR="003839F6" w:rsidRPr="007447ED">
              <w:rPr>
                <w:lang w:eastAsia="ru-RU"/>
              </w:rPr>
              <w:t>.</w:t>
            </w:r>
          </w:p>
        </w:tc>
      </w:tr>
      <w:tr w:rsidR="000E0846" w:rsidRPr="007447ED" w14:paraId="1637032E" w14:textId="77777777" w:rsidTr="006C645B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7246E3A5" w14:textId="0681CF48" w:rsidR="000E0846" w:rsidRPr="0039384F" w:rsidRDefault="000E0846" w:rsidP="00B826E5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2498254F" w14:textId="77FFA6BE" w:rsidR="000E0846" w:rsidRPr="007447ED" w:rsidRDefault="000E0846" w:rsidP="00E50E20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СГТЗ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7BDBFE9E" w14:textId="720A5AE1" w:rsidR="000E0846" w:rsidRPr="007447ED" w:rsidRDefault="000E0846" w:rsidP="003A1A26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Согласованное ТЗ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41C3F912" w14:textId="7020D0B6" w:rsidR="000E0846" w:rsidRPr="007447ED" w:rsidRDefault="000E0846">
            <w:pPr>
              <w:rPr>
                <w:lang w:eastAsia="ru-RU"/>
              </w:rPr>
              <w:pPrChange w:id="3041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графика. П</w:t>
            </w:r>
            <w:r w:rsidRPr="000E0846">
              <w:rPr>
                <w:lang w:eastAsia="ru-RU"/>
              </w:rPr>
              <w:t>ри установке статуса система должна проверять наличие приложенных документов DMS (техническое задание, опросный лист).</w:t>
            </w:r>
          </w:p>
        </w:tc>
      </w:tr>
      <w:tr w:rsidR="00980256" w:rsidRPr="007447ED" w14:paraId="0CB687D9" w14:textId="77777777" w:rsidTr="006C645B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33E282C1" w14:textId="77777777" w:rsidR="00980256" w:rsidRPr="0039384F" w:rsidRDefault="00980256" w:rsidP="00B826E5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</w:tcPr>
          <w:p w14:paraId="13BEE701" w14:textId="7BEFB2DB" w:rsidR="00980256" w:rsidRPr="0039384F" w:rsidRDefault="00980256" w:rsidP="00E50E20">
            <w:pPr>
              <w:rPr>
                <w:lang w:eastAsia="ru-RU"/>
              </w:rPr>
            </w:pPr>
            <w:r w:rsidRPr="00980256">
              <w:rPr>
                <w:lang w:eastAsia="ru-RU"/>
              </w:rPr>
              <w:t>ПМДБ</w:t>
            </w:r>
          </w:p>
        </w:tc>
        <w:tc>
          <w:tcPr>
            <w:tcW w:w="1886" w:type="dxa"/>
            <w:shd w:val="clear" w:color="auto" w:fill="auto"/>
          </w:tcPr>
          <w:p w14:paraId="1DB0D061" w14:textId="35AD7611" w:rsidR="00980256" w:rsidRPr="0039384F" w:rsidRDefault="00980256" w:rsidP="00E302C5">
            <w:pPr>
              <w:rPr>
                <w:lang w:eastAsia="ru-RU"/>
              </w:rPr>
            </w:pPr>
            <w:r w:rsidRPr="00980256">
              <w:rPr>
                <w:lang w:eastAsia="ru-RU"/>
              </w:rPr>
              <w:t>Подг-ка док-ов  для оценки бюд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2336E9DD" w14:textId="0A32D5A0" w:rsidR="00980256" w:rsidRDefault="00980256">
            <w:pPr>
              <w:rPr>
                <w:lang w:eastAsia="ru-RU"/>
              </w:rPr>
              <w:pPrChange w:id="3042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</w:t>
            </w:r>
          </w:p>
        </w:tc>
      </w:tr>
      <w:tr w:rsidR="000E0846" w:rsidRPr="007447ED" w14:paraId="2FF9969C" w14:textId="77777777" w:rsidTr="006C645B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25FE3612" w14:textId="77777777" w:rsidR="000E0846" w:rsidRPr="0039384F" w:rsidRDefault="000E0846" w:rsidP="00B826E5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246D1267" w14:textId="1C67FFD6" w:rsidR="000E0846" w:rsidRPr="007447ED" w:rsidRDefault="000E0846" w:rsidP="00E50E20">
            <w:pPr>
              <w:rPr>
                <w:lang w:eastAsia="ru-RU"/>
              </w:rPr>
            </w:pPr>
            <w:r>
              <w:rPr>
                <w:lang w:eastAsia="ru-RU"/>
              </w:rPr>
              <w:t>ТКБЕ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767C64C" w14:textId="37208504" w:rsidR="000E0846" w:rsidRPr="007447ED" w:rsidRDefault="000E0846" w:rsidP="003A1A26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 xml:space="preserve">Согласовано </w:t>
            </w:r>
            <w:r>
              <w:rPr>
                <w:lang w:eastAsia="ru-RU"/>
              </w:rPr>
              <w:t>ТК</w:t>
            </w:r>
            <w:r w:rsidRPr="0039384F">
              <w:rPr>
                <w:lang w:eastAsia="ru-RU"/>
              </w:rPr>
              <w:t xml:space="preserve"> БЕ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332F1306" w14:textId="52B69023" w:rsidR="000E0846" w:rsidRPr="007447ED" w:rsidRDefault="000E0846">
            <w:pPr>
              <w:rPr>
                <w:lang w:eastAsia="ru-RU"/>
              </w:rPr>
              <w:pPrChange w:id="3043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графика, согласовано на Техническом комитете УО</w:t>
            </w:r>
          </w:p>
        </w:tc>
      </w:tr>
      <w:tr w:rsidR="006C645B" w:rsidRPr="007447ED" w14:paraId="0CF3E490" w14:textId="77777777" w:rsidTr="006C645B">
        <w:trPr>
          <w:trHeight w:val="750"/>
          <w:ins w:id="3044" w:author="Zelenskaya Natalia" w:date="2021-03-12T20:40:00Z"/>
        </w:trPr>
        <w:tc>
          <w:tcPr>
            <w:tcW w:w="1041" w:type="dxa"/>
            <w:shd w:val="clear" w:color="auto" w:fill="auto"/>
            <w:vAlign w:val="center"/>
          </w:tcPr>
          <w:p w14:paraId="54A8AE9F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ins w:id="3045" w:author="Zelenskaya Natalia" w:date="2021-03-12T20:40:00Z"/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663FF7E8" w14:textId="10E3965D" w:rsidR="006C645B" w:rsidRDefault="006C645B" w:rsidP="006C645B">
            <w:pPr>
              <w:rPr>
                <w:ins w:id="3046" w:author="Zelenskaya Natalia" w:date="2021-03-12T20:40:00Z"/>
                <w:lang w:eastAsia="ru-RU"/>
              </w:rPr>
            </w:pPr>
            <w:ins w:id="3047" w:author="Zelenskaya Natalia" w:date="2021-03-12T20:40:00Z">
              <w:r w:rsidRPr="0039384F">
                <w:rPr>
                  <w:lang w:eastAsia="ru-RU"/>
                </w:rPr>
                <w:t>СПКИ</w:t>
              </w:r>
            </w:ins>
          </w:p>
        </w:tc>
        <w:tc>
          <w:tcPr>
            <w:tcW w:w="1886" w:type="dxa"/>
            <w:shd w:val="clear" w:color="auto" w:fill="auto"/>
            <w:vAlign w:val="center"/>
          </w:tcPr>
          <w:p w14:paraId="3F165992" w14:textId="060C30B3" w:rsidR="006C645B" w:rsidRPr="0039384F" w:rsidRDefault="006C645B" w:rsidP="006C645B">
            <w:pPr>
              <w:rPr>
                <w:ins w:id="3048" w:author="Zelenskaya Natalia" w:date="2021-03-12T20:40:00Z"/>
                <w:lang w:eastAsia="ru-RU"/>
              </w:rPr>
            </w:pPr>
            <w:ins w:id="3049" w:author="Zelenskaya Natalia" w:date="2021-03-12T20:40:00Z">
              <w:r w:rsidRPr="0039384F">
                <w:rPr>
                  <w:lang w:eastAsia="ru-RU"/>
                </w:rPr>
                <w:t>Согласовано ОПиКИ</w:t>
              </w:r>
            </w:ins>
          </w:p>
        </w:tc>
        <w:tc>
          <w:tcPr>
            <w:tcW w:w="5183" w:type="dxa"/>
            <w:shd w:val="clear" w:color="auto" w:fill="auto"/>
            <w:vAlign w:val="center"/>
          </w:tcPr>
          <w:p w14:paraId="57770B28" w14:textId="1CB4FE5F" w:rsidR="006C645B" w:rsidRDefault="006C645B" w:rsidP="006C645B">
            <w:pPr>
              <w:rPr>
                <w:ins w:id="3050" w:author="Zelenskaya Natalia" w:date="2021-03-12T20:40:00Z"/>
                <w:lang w:eastAsia="ru-RU"/>
              </w:rPr>
            </w:pPr>
            <w:ins w:id="3051" w:author="Zelenskaya Natalia" w:date="2021-03-12T20:40:00Z">
              <w:r>
                <w:rPr>
                  <w:lang w:eastAsia="ru-RU"/>
                </w:rPr>
                <w:t>Статус устанавливается на уровне заголовка сетевого графика</w:t>
              </w:r>
            </w:ins>
          </w:p>
        </w:tc>
      </w:tr>
      <w:tr w:rsidR="006C645B" w:rsidRPr="007447ED" w14:paraId="4A2B14CF" w14:textId="77777777" w:rsidTr="006C645B">
        <w:trPr>
          <w:trHeight w:val="750"/>
          <w:ins w:id="3052" w:author="Zelenskaya Natalia" w:date="2021-03-12T20:40:00Z"/>
        </w:trPr>
        <w:tc>
          <w:tcPr>
            <w:tcW w:w="1041" w:type="dxa"/>
            <w:shd w:val="clear" w:color="auto" w:fill="auto"/>
            <w:vAlign w:val="center"/>
          </w:tcPr>
          <w:p w14:paraId="1E9FBB93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ins w:id="3053" w:author="Zelenskaya Natalia" w:date="2021-03-12T20:40:00Z"/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70EBC18E" w14:textId="668F56F4" w:rsidR="006C645B" w:rsidRDefault="006C645B" w:rsidP="006C645B">
            <w:pPr>
              <w:rPr>
                <w:ins w:id="3054" w:author="Zelenskaya Natalia" w:date="2021-03-12T20:40:00Z"/>
                <w:lang w:eastAsia="ru-RU"/>
              </w:rPr>
            </w:pPr>
            <w:ins w:id="3055" w:author="Zelenskaya Natalia" w:date="2021-03-12T20:40:00Z">
              <w:r>
                <w:rPr>
                  <w:lang w:eastAsia="ru-RU"/>
                </w:rPr>
                <w:t>ИКБЕ</w:t>
              </w:r>
            </w:ins>
          </w:p>
        </w:tc>
        <w:tc>
          <w:tcPr>
            <w:tcW w:w="1886" w:type="dxa"/>
            <w:shd w:val="clear" w:color="auto" w:fill="auto"/>
            <w:vAlign w:val="center"/>
          </w:tcPr>
          <w:p w14:paraId="1F6D458C" w14:textId="2407C3AE" w:rsidR="006C645B" w:rsidRPr="0039384F" w:rsidRDefault="006C645B" w:rsidP="006C645B">
            <w:pPr>
              <w:rPr>
                <w:ins w:id="3056" w:author="Zelenskaya Natalia" w:date="2021-03-12T20:40:00Z"/>
                <w:lang w:eastAsia="ru-RU"/>
              </w:rPr>
            </w:pPr>
            <w:ins w:id="3057" w:author="Zelenskaya Natalia" w:date="2021-03-12T20:40:00Z">
              <w:r w:rsidRPr="0039384F">
                <w:rPr>
                  <w:lang w:eastAsia="ru-RU"/>
                </w:rPr>
                <w:t xml:space="preserve">Согласовано </w:t>
              </w:r>
              <w:r>
                <w:rPr>
                  <w:lang w:eastAsia="ru-RU"/>
                </w:rPr>
                <w:t>ИК</w:t>
              </w:r>
              <w:r w:rsidRPr="0039384F">
                <w:rPr>
                  <w:lang w:eastAsia="ru-RU"/>
                </w:rPr>
                <w:t xml:space="preserve"> БЕ</w:t>
              </w:r>
            </w:ins>
          </w:p>
        </w:tc>
        <w:tc>
          <w:tcPr>
            <w:tcW w:w="5183" w:type="dxa"/>
            <w:shd w:val="clear" w:color="auto" w:fill="auto"/>
            <w:vAlign w:val="center"/>
          </w:tcPr>
          <w:p w14:paraId="3E11C122" w14:textId="58EAB969" w:rsidR="006C645B" w:rsidRDefault="006C645B" w:rsidP="006C645B">
            <w:pPr>
              <w:rPr>
                <w:ins w:id="3058" w:author="Zelenskaya Natalia" w:date="2021-03-12T20:40:00Z"/>
                <w:lang w:eastAsia="ru-RU"/>
              </w:rPr>
            </w:pPr>
            <w:ins w:id="3059" w:author="Zelenskaya Natalia" w:date="2021-03-12T20:40:00Z">
              <w:r>
                <w:rPr>
                  <w:lang w:eastAsia="ru-RU"/>
                </w:rPr>
                <w:t>Статус устанавливается на уровне заголовка сетевого графика, согласовано на Инвестиционной комиссии УО</w:t>
              </w:r>
            </w:ins>
          </w:p>
        </w:tc>
      </w:tr>
      <w:tr w:rsidR="006C645B" w:rsidRPr="007447ED" w14:paraId="2B5CED3F" w14:textId="77777777" w:rsidTr="006C645B">
        <w:trPr>
          <w:trHeight w:val="750"/>
          <w:ins w:id="3060" w:author="Zelenskaya Natalia" w:date="2021-03-12T20:40:00Z"/>
        </w:trPr>
        <w:tc>
          <w:tcPr>
            <w:tcW w:w="1041" w:type="dxa"/>
            <w:shd w:val="clear" w:color="auto" w:fill="auto"/>
            <w:vAlign w:val="center"/>
          </w:tcPr>
          <w:p w14:paraId="6C02C858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ins w:id="3061" w:author="Zelenskaya Natalia" w:date="2021-03-12T20:40:00Z"/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41CCBA33" w14:textId="3FD7CAC2" w:rsidR="006C645B" w:rsidRDefault="006C645B" w:rsidP="006C645B">
            <w:pPr>
              <w:rPr>
                <w:ins w:id="3062" w:author="Zelenskaya Natalia" w:date="2021-03-12T20:40:00Z"/>
                <w:lang w:eastAsia="ru-RU"/>
              </w:rPr>
            </w:pPr>
            <w:ins w:id="3063" w:author="Zelenskaya Natalia" w:date="2021-03-12T20:40:00Z">
              <w:r>
                <w:rPr>
                  <w:lang w:eastAsia="ru-RU"/>
                </w:rPr>
                <w:t>СГКБ</w:t>
              </w:r>
            </w:ins>
          </w:p>
        </w:tc>
        <w:tc>
          <w:tcPr>
            <w:tcW w:w="1886" w:type="dxa"/>
            <w:shd w:val="clear" w:color="auto" w:fill="auto"/>
            <w:vAlign w:val="center"/>
          </w:tcPr>
          <w:p w14:paraId="66101576" w14:textId="548A579B" w:rsidR="006C645B" w:rsidRPr="0039384F" w:rsidRDefault="006C645B" w:rsidP="006C645B">
            <w:pPr>
              <w:rPr>
                <w:ins w:id="3064" w:author="Zelenskaya Natalia" w:date="2021-03-12T20:40:00Z"/>
                <w:lang w:eastAsia="ru-RU"/>
              </w:rPr>
            </w:pPr>
            <w:ins w:id="3065" w:author="Zelenskaya Natalia" w:date="2021-03-12T20:40:00Z">
              <w:r>
                <w:rPr>
                  <w:lang w:eastAsia="ru-RU"/>
                </w:rPr>
                <w:t>Согласовано Ком. блоком</w:t>
              </w:r>
            </w:ins>
          </w:p>
        </w:tc>
        <w:tc>
          <w:tcPr>
            <w:tcW w:w="5183" w:type="dxa"/>
            <w:shd w:val="clear" w:color="auto" w:fill="auto"/>
            <w:vAlign w:val="center"/>
          </w:tcPr>
          <w:p w14:paraId="12142F07" w14:textId="5A4FBB0F" w:rsidR="006C645B" w:rsidRDefault="006C645B" w:rsidP="006C645B">
            <w:pPr>
              <w:rPr>
                <w:ins w:id="3066" w:author="Zelenskaya Natalia" w:date="2021-03-12T20:40:00Z"/>
                <w:lang w:eastAsia="ru-RU"/>
              </w:rPr>
            </w:pPr>
            <w:ins w:id="3067" w:author="Zelenskaya Natalia" w:date="2021-03-12T20:40:00Z">
              <w:r>
                <w:rPr>
                  <w:lang w:eastAsia="ru-RU"/>
                </w:rPr>
                <w:t>Статус устанавливается на уровне заголовка сетевого графика, согласовано Ком. блоком</w:t>
              </w:r>
            </w:ins>
          </w:p>
        </w:tc>
      </w:tr>
      <w:tr w:rsidR="006C645B" w:rsidRPr="007447ED" w14:paraId="3F047092" w14:textId="77777777" w:rsidTr="006C645B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4CE83D4E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0484C3D0" w14:textId="72601E53" w:rsidR="006C645B" w:rsidRPr="007447ED" w:rsidRDefault="006C645B" w:rsidP="006C645B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УТВР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7458BA4E" w14:textId="486B46E5" w:rsidR="006C645B" w:rsidRPr="007447ED" w:rsidRDefault="006C645B" w:rsidP="006C645B">
            <w:pPr>
              <w:rPr>
                <w:lang w:eastAsia="ru-RU"/>
              </w:rPr>
            </w:pPr>
            <w:r>
              <w:rPr>
                <w:lang w:eastAsia="ru-RU"/>
              </w:rPr>
              <w:t>Утверждено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0AF047F0" w14:textId="32077687" w:rsidR="006C645B" w:rsidRPr="007447ED" w:rsidRDefault="006C645B">
            <w:pPr>
              <w:rPr>
                <w:lang w:eastAsia="ru-RU"/>
              </w:rPr>
              <w:pPrChange w:id="3068" w:author="Zelenskaya Natalia" w:date="2021-03-12T20:38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Утверждено на </w:t>
            </w:r>
            <w:del w:id="3069" w:author="Zelenskaya Natalia" w:date="2021-03-12T20:38:00Z">
              <w:r w:rsidDel="006C645B">
                <w:rPr>
                  <w:lang w:eastAsia="ru-RU"/>
                </w:rPr>
                <w:delText>ТК</w:delText>
              </w:r>
              <w:r w:rsidRPr="0039384F" w:rsidDel="006C645B">
                <w:rPr>
                  <w:lang w:eastAsia="ru-RU"/>
                </w:rPr>
                <w:delText xml:space="preserve"> </w:delText>
              </w:r>
            </w:del>
            <w:ins w:id="3070" w:author="Zelenskaya Natalia" w:date="2021-03-12T20:38:00Z">
              <w:r>
                <w:rPr>
                  <w:lang w:eastAsia="ru-RU"/>
                </w:rPr>
                <w:t>ИК</w:t>
              </w:r>
              <w:r w:rsidRPr="0039384F">
                <w:rPr>
                  <w:lang w:eastAsia="ru-RU"/>
                </w:rPr>
                <w:t xml:space="preserve"> </w:t>
              </w:r>
            </w:ins>
            <w:r w:rsidRPr="0039384F">
              <w:rPr>
                <w:lang w:eastAsia="ru-RU"/>
              </w:rPr>
              <w:t>УК</w:t>
            </w:r>
          </w:p>
        </w:tc>
      </w:tr>
      <w:tr w:rsidR="006C645B" w:rsidRPr="007447ED" w14:paraId="04807385" w14:textId="77777777" w:rsidTr="006C645B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62658A30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6C7349F9" w14:textId="0EFC891B" w:rsidR="006C645B" w:rsidRPr="0039384F" w:rsidRDefault="006C645B" w:rsidP="006C645B">
            <w:pPr>
              <w:rPr>
                <w:lang w:eastAsia="ru-RU"/>
              </w:rPr>
            </w:pPr>
            <w:r>
              <w:rPr>
                <w:lang w:eastAsia="ru-RU"/>
              </w:rPr>
              <w:t>ЗМНИ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1DE9BCEF" w14:textId="74242ED3" w:rsidR="006C645B" w:rsidRDefault="006C645B" w:rsidP="006C645B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Замена 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2B01F0D2" w14:textId="10209922" w:rsidR="006C645B" w:rsidRDefault="006C645B">
            <w:pPr>
              <w:rPr>
                <w:lang w:eastAsia="ru-RU"/>
              </w:rPr>
              <w:pPrChange w:id="3071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Мероприятие </w:t>
            </w:r>
            <w:r>
              <w:rPr>
                <w:lang w:eastAsia="ru-RU"/>
              </w:rPr>
              <w:lastRenderedPageBreak/>
              <w:t>ОВП реализуется как закупка взамен изношенного оборудования</w:t>
            </w:r>
          </w:p>
        </w:tc>
      </w:tr>
      <w:tr w:rsidR="006C645B" w:rsidRPr="007447ED" w14:paraId="6D7AA970" w14:textId="77777777" w:rsidTr="006C645B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3D424829" w14:textId="37B63641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32D72B3B" w14:textId="1D50F314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ТКОР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3A24437" w14:textId="458A15F4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Требует корректировки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031F93ED" w14:textId="328F050A" w:rsidR="006C645B" w:rsidRPr="0039384F" w:rsidRDefault="006C645B">
            <w:pPr>
              <w:rPr>
                <w:lang w:eastAsia="ru-RU"/>
              </w:rPr>
              <w:pPrChange w:id="3072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графика.</w:t>
            </w:r>
          </w:p>
        </w:tc>
      </w:tr>
      <w:tr w:rsidR="006C645B" w:rsidRPr="007447ED" w14:paraId="402496E8" w14:textId="77777777" w:rsidTr="006C645B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3A51E838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734681E9" w14:textId="5D78FF01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ОТКЛ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72F2B21D" w14:textId="05DBA4EE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Отклонено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63A80715" w14:textId="1C6A6005" w:rsidR="006C645B" w:rsidRPr="0039384F" w:rsidRDefault="006C645B">
            <w:pPr>
              <w:rPr>
                <w:lang w:eastAsia="ru-RU"/>
              </w:rPr>
              <w:pPrChange w:id="3073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графика.</w:t>
            </w:r>
          </w:p>
        </w:tc>
      </w:tr>
      <w:tr w:rsidR="006C645B" w:rsidRPr="007447ED" w14:paraId="5EF262AB" w14:textId="77777777" w:rsidTr="006C645B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42530D06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07276804" w14:textId="5652F096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АРХВ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DCE03D9" w14:textId="46E49830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В архив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33765D9F" w14:textId="652ED6B8" w:rsidR="006C645B" w:rsidRPr="0039384F" w:rsidRDefault="006C645B">
            <w:pPr>
              <w:rPr>
                <w:lang w:eastAsia="ru-RU"/>
              </w:rPr>
              <w:pPrChange w:id="3074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Заявку на ОВП занесена в архив. Все действия с заявкой блокируются </w:t>
            </w:r>
          </w:p>
        </w:tc>
      </w:tr>
      <w:tr w:rsidR="006C645B" w:rsidRPr="007447ED" w14:paraId="00626D27" w14:textId="77777777" w:rsidTr="006C645B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09F9292B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36AD00E2" w14:textId="4AAF404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АСКИ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2607A2AA" w14:textId="6604C2FC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Заявка согласована в АСКИ</w:t>
            </w:r>
          </w:p>
        </w:tc>
        <w:tc>
          <w:tcPr>
            <w:tcW w:w="5183" w:type="dxa"/>
            <w:shd w:val="clear" w:color="auto" w:fill="auto"/>
            <w:vAlign w:val="center"/>
          </w:tcPr>
          <w:p w14:paraId="0DF80EF4" w14:textId="2BD67F52" w:rsidR="006C645B" w:rsidRPr="0039384F" w:rsidRDefault="006C645B">
            <w:pPr>
              <w:rPr>
                <w:lang w:eastAsia="ru-RU"/>
              </w:rPr>
              <w:pPrChange w:id="3075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Мероприятие ОВП утверждено в АСКИ </w:t>
            </w:r>
          </w:p>
        </w:tc>
      </w:tr>
      <w:tr w:rsidR="006C645B" w:rsidRPr="007447ED" w14:paraId="396D63C8" w14:textId="77777777" w:rsidTr="006C645B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0004880E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48E43DDA" w14:textId="7CF7E205" w:rsidR="006C645B" w:rsidRPr="000E0846" w:rsidRDefault="006C645B" w:rsidP="006C645B">
            <w:pPr>
              <w:rPr>
                <w:lang w:eastAsia="ru-RU"/>
              </w:rPr>
            </w:pPr>
            <w:del w:id="3076" w:author="Zelenskaya Natalia" w:date="2021-03-12T20:29:00Z">
              <w:r w:rsidRPr="00980256" w:rsidDel="00377EC5">
                <w:rPr>
                  <w:lang w:eastAsia="ru-RU"/>
                </w:rPr>
                <w:delText>РЕКН</w:delText>
              </w:r>
            </w:del>
            <w:ins w:id="3077" w:author="Zelenskaya Natalia" w:date="2021-03-12T20:29:00Z">
              <w:r>
                <w:rPr>
                  <w:lang w:eastAsia="ru-RU"/>
                </w:rPr>
                <w:t>ИНВС</w:t>
              </w:r>
            </w:ins>
          </w:p>
        </w:tc>
        <w:tc>
          <w:tcPr>
            <w:tcW w:w="1886" w:type="dxa"/>
            <w:shd w:val="clear" w:color="auto" w:fill="auto"/>
            <w:vAlign w:val="center"/>
          </w:tcPr>
          <w:p w14:paraId="7725B9F2" w14:textId="679F7BDB" w:rsidR="006C645B" w:rsidRPr="000E0846" w:rsidRDefault="006C645B" w:rsidP="006C645B">
            <w:pPr>
              <w:rPr>
                <w:lang w:eastAsia="ru-RU"/>
              </w:rPr>
            </w:pPr>
            <w:ins w:id="3078" w:author="Zelenskaya Natalia" w:date="2021-03-12T20:30:00Z">
              <w:r w:rsidRPr="00377EC5">
                <w:rPr>
                  <w:lang w:eastAsia="ru-RU"/>
                </w:rPr>
                <w:t>Реализация как инвест</w:t>
              </w:r>
            </w:ins>
            <w:ins w:id="3079" w:author="Zelenskaya Natalia" w:date="2021-04-07T19:59:00Z">
              <w:r w:rsidR="00431CB5">
                <w:rPr>
                  <w:lang w:eastAsia="ru-RU"/>
                </w:rPr>
                <w:t>.</w:t>
              </w:r>
            </w:ins>
            <w:ins w:id="3080" w:author="Zelenskaya Natalia" w:date="2021-03-12T20:30:00Z">
              <w:r w:rsidRPr="00377EC5">
                <w:rPr>
                  <w:lang w:eastAsia="ru-RU"/>
                </w:rPr>
                <w:t xml:space="preserve"> проект</w:t>
              </w:r>
            </w:ins>
            <w:del w:id="3081" w:author="Zelenskaya Natalia" w:date="2021-03-12T20:30:00Z">
              <w:r w:rsidRPr="00980256" w:rsidDel="00377EC5">
                <w:rPr>
                  <w:lang w:eastAsia="ru-RU"/>
                </w:rPr>
                <w:delText>Реконструкция</w:delText>
              </w:r>
            </w:del>
          </w:p>
        </w:tc>
        <w:tc>
          <w:tcPr>
            <w:tcW w:w="5183" w:type="dxa"/>
            <w:shd w:val="clear" w:color="auto" w:fill="auto"/>
            <w:vAlign w:val="center"/>
          </w:tcPr>
          <w:p w14:paraId="7D5B7A3D" w14:textId="24D14AB8" w:rsidR="006C645B" w:rsidRDefault="006C645B">
            <w:pPr>
              <w:rPr>
                <w:lang w:eastAsia="ru-RU"/>
              </w:rPr>
              <w:pPrChange w:id="3082" w:author="Zelenskaya Natalia" w:date="2021-03-12T20:30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Мероприятие ОВП реализуется как </w:t>
            </w:r>
            <w:ins w:id="3083" w:author="Zelenskaya Natalia" w:date="2021-03-12T20:30:00Z">
              <w:r>
                <w:rPr>
                  <w:lang w:eastAsia="ru-RU"/>
                </w:rPr>
                <w:t xml:space="preserve">инвестиционный </w:t>
              </w:r>
            </w:ins>
            <w:r>
              <w:rPr>
                <w:lang w:eastAsia="ru-RU"/>
              </w:rPr>
              <w:t>проект</w:t>
            </w:r>
            <w:del w:id="3084" w:author="Zelenskaya Natalia" w:date="2021-03-12T20:30:00Z">
              <w:r w:rsidDel="00377EC5">
                <w:rPr>
                  <w:lang w:eastAsia="ru-RU"/>
                </w:rPr>
                <w:delText xml:space="preserve"> реконструкция</w:delText>
              </w:r>
            </w:del>
            <w:r>
              <w:rPr>
                <w:lang w:eastAsia="ru-RU"/>
              </w:rPr>
              <w:t>.</w:t>
            </w:r>
          </w:p>
        </w:tc>
      </w:tr>
      <w:tr w:rsidR="006C645B" w:rsidRPr="007447ED" w14:paraId="6F9573AC" w14:textId="77777777" w:rsidTr="006C645B">
        <w:trPr>
          <w:trHeight w:val="1000"/>
          <w:ins w:id="3085" w:author="Zelenskaya Natalia" w:date="2021-03-12T20:30:00Z"/>
        </w:trPr>
        <w:tc>
          <w:tcPr>
            <w:tcW w:w="1041" w:type="dxa"/>
            <w:shd w:val="clear" w:color="auto" w:fill="auto"/>
            <w:vAlign w:val="center"/>
          </w:tcPr>
          <w:p w14:paraId="31287B3E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ins w:id="3086" w:author="Zelenskaya Natalia" w:date="2021-03-12T20:30:00Z"/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790CC20D" w14:textId="24D85FCF" w:rsidR="006C645B" w:rsidRPr="00980256" w:rsidDel="00377EC5" w:rsidRDefault="006C645B" w:rsidP="006C645B">
            <w:pPr>
              <w:rPr>
                <w:ins w:id="3087" w:author="Zelenskaya Natalia" w:date="2021-03-12T20:30:00Z"/>
                <w:lang w:eastAsia="ru-RU"/>
              </w:rPr>
            </w:pPr>
            <w:ins w:id="3088" w:author="Zelenskaya Natalia" w:date="2021-03-12T20:30:00Z">
              <w:r>
                <w:rPr>
                  <w:lang w:eastAsia="ru-RU"/>
                </w:rPr>
                <w:t>УБТК</w:t>
              </w:r>
            </w:ins>
          </w:p>
        </w:tc>
        <w:tc>
          <w:tcPr>
            <w:tcW w:w="1886" w:type="dxa"/>
            <w:shd w:val="clear" w:color="auto" w:fill="auto"/>
            <w:vAlign w:val="center"/>
          </w:tcPr>
          <w:p w14:paraId="797D71D4" w14:textId="0AFF9335" w:rsidR="006C645B" w:rsidRPr="00377EC5" w:rsidRDefault="006C645B" w:rsidP="006C645B">
            <w:pPr>
              <w:rPr>
                <w:ins w:id="3089" w:author="Zelenskaya Natalia" w:date="2021-03-12T20:30:00Z"/>
                <w:lang w:eastAsia="ru-RU"/>
              </w:rPr>
            </w:pPr>
            <w:ins w:id="3090" w:author="Zelenskaya Natalia" w:date="2021-03-12T20:30:00Z">
              <w:r>
                <w:rPr>
                  <w:lang w:eastAsia="ru-RU"/>
                </w:rPr>
                <w:t>Годовой бюджет согласовано ТК БЕ</w:t>
              </w:r>
            </w:ins>
          </w:p>
        </w:tc>
        <w:tc>
          <w:tcPr>
            <w:tcW w:w="5183" w:type="dxa"/>
            <w:shd w:val="clear" w:color="auto" w:fill="auto"/>
            <w:vAlign w:val="center"/>
          </w:tcPr>
          <w:p w14:paraId="5C84D969" w14:textId="2BDD68DF" w:rsidR="006C645B" w:rsidRDefault="006C645B" w:rsidP="006C645B">
            <w:pPr>
              <w:rPr>
                <w:ins w:id="3091" w:author="Zelenskaya Natalia" w:date="2021-03-12T20:30:00Z"/>
                <w:lang w:eastAsia="ru-RU"/>
              </w:rPr>
            </w:pPr>
            <w:ins w:id="3092" w:author="Zelenskaya Natalia" w:date="2021-03-12T20:31:00Z">
              <w:r>
                <w:rPr>
                  <w:lang w:eastAsia="ru-RU"/>
                </w:rPr>
                <w:t>Статус устанавливается на уровне заголовка сетевого графика, в случае согласования бюджета на Техническом комитете УО</w:t>
              </w:r>
            </w:ins>
          </w:p>
        </w:tc>
      </w:tr>
      <w:tr w:rsidR="006C645B" w:rsidRPr="007447ED" w14:paraId="60600DB7" w14:textId="77777777" w:rsidTr="006C645B">
        <w:trPr>
          <w:trHeight w:val="1000"/>
          <w:ins w:id="3093" w:author="Zelenskaya Natalia" w:date="2021-03-12T20:32:00Z"/>
        </w:trPr>
        <w:tc>
          <w:tcPr>
            <w:tcW w:w="1041" w:type="dxa"/>
            <w:shd w:val="clear" w:color="auto" w:fill="auto"/>
            <w:vAlign w:val="center"/>
          </w:tcPr>
          <w:p w14:paraId="5BEF2922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ins w:id="3094" w:author="Zelenskaya Natalia" w:date="2021-03-12T20:32:00Z"/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0109DB17" w14:textId="5B118ACB" w:rsidR="006C645B" w:rsidRDefault="006C645B" w:rsidP="006C645B">
            <w:pPr>
              <w:rPr>
                <w:ins w:id="3095" w:author="Zelenskaya Natalia" w:date="2021-03-12T20:32:00Z"/>
                <w:lang w:eastAsia="ru-RU"/>
              </w:rPr>
            </w:pPr>
            <w:ins w:id="3096" w:author="Zelenskaya Natalia" w:date="2021-03-12T20:32:00Z">
              <w:r w:rsidRPr="00377EC5">
                <w:rPr>
                  <w:lang w:eastAsia="ru-RU"/>
                </w:rPr>
                <w:t>ОПРЖ</w:t>
              </w:r>
            </w:ins>
          </w:p>
        </w:tc>
        <w:tc>
          <w:tcPr>
            <w:tcW w:w="1886" w:type="dxa"/>
            <w:shd w:val="clear" w:color="auto" w:fill="auto"/>
            <w:vAlign w:val="center"/>
          </w:tcPr>
          <w:p w14:paraId="7226BDBF" w14:textId="723AFD04" w:rsidR="006C645B" w:rsidRDefault="006C645B" w:rsidP="006C645B">
            <w:pPr>
              <w:rPr>
                <w:ins w:id="3097" w:author="Zelenskaya Natalia" w:date="2021-03-12T20:32:00Z"/>
                <w:lang w:eastAsia="ru-RU"/>
              </w:rPr>
            </w:pPr>
            <w:ins w:id="3098" w:author="Zelenskaya Natalia" w:date="2021-03-12T20:32:00Z">
              <w:r w:rsidRPr="00377EC5">
                <w:rPr>
                  <w:lang w:eastAsia="ru-RU"/>
                </w:rPr>
                <w:t>Опереж закуп</w:t>
              </w:r>
            </w:ins>
          </w:p>
        </w:tc>
        <w:tc>
          <w:tcPr>
            <w:tcW w:w="5183" w:type="dxa"/>
            <w:shd w:val="clear" w:color="auto" w:fill="auto"/>
            <w:vAlign w:val="center"/>
          </w:tcPr>
          <w:p w14:paraId="534A31A9" w14:textId="24EF9A20" w:rsidR="006C645B" w:rsidRDefault="006C645B">
            <w:pPr>
              <w:rPr>
                <w:ins w:id="3099" w:author="Zelenskaya Natalia" w:date="2021-03-12T20:32:00Z"/>
                <w:lang w:eastAsia="ru-RU"/>
              </w:rPr>
            </w:pPr>
            <w:ins w:id="3100" w:author="Zelenskaya Natalia" w:date="2021-03-12T20:32:00Z">
              <w:r>
                <w:rPr>
                  <w:lang w:eastAsia="ru-RU"/>
                </w:rPr>
                <w:t>Статус устанавливается на уровне заголовка сетевого графика, в случае опережающего закупа</w:t>
              </w:r>
            </w:ins>
          </w:p>
        </w:tc>
      </w:tr>
      <w:tr w:rsidR="006C645B" w:rsidRPr="007447ED" w14:paraId="78DD4BC9" w14:textId="77777777" w:rsidTr="006C645B">
        <w:trPr>
          <w:trHeight w:val="1000"/>
          <w:ins w:id="3101" w:author="Zelenskaya Natalia" w:date="2021-03-12T20:32:00Z"/>
        </w:trPr>
        <w:tc>
          <w:tcPr>
            <w:tcW w:w="1041" w:type="dxa"/>
            <w:shd w:val="clear" w:color="auto" w:fill="auto"/>
            <w:vAlign w:val="center"/>
          </w:tcPr>
          <w:p w14:paraId="7EF1DDBF" w14:textId="77777777" w:rsidR="006C645B" w:rsidRPr="0039384F" w:rsidRDefault="006C645B" w:rsidP="006C645B">
            <w:pPr>
              <w:pStyle w:val="afa"/>
              <w:numPr>
                <w:ilvl w:val="0"/>
                <w:numId w:val="40"/>
              </w:numPr>
              <w:rPr>
                <w:ins w:id="3102" w:author="Zelenskaya Natalia" w:date="2021-03-12T20:32:00Z"/>
                <w:lang w:eastAsia="ru-RU"/>
              </w:rPr>
            </w:pPr>
          </w:p>
        </w:tc>
        <w:tc>
          <w:tcPr>
            <w:tcW w:w="2096" w:type="dxa"/>
            <w:shd w:val="clear" w:color="auto" w:fill="auto"/>
            <w:vAlign w:val="center"/>
          </w:tcPr>
          <w:p w14:paraId="1FD4D470" w14:textId="3183C89A" w:rsidR="006C645B" w:rsidRPr="00377EC5" w:rsidRDefault="006C645B" w:rsidP="006C645B">
            <w:pPr>
              <w:rPr>
                <w:ins w:id="3103" w:author="Zelenskaya Natalia" w:date="2021-03-12T20:32:00Z"/>
                <w:lang w:eastAsia="ru-RU"/>
              </w:rPr>
            </w:pPr>
            <w:ins w:id="3104" w:author="Zelenskaya Natalia" w:date="2021-03-12T20:32:00Z">
              <w:r w:rsidRPr="00377EC5">
                <w:rPr>
                  <w:lang w:eastAsia="ru-RU"/>
                </w:rPr>
                <w:t>РСЦН</w:t>
              </w:r>
            </w:ins>
          </w:p>
        </w:tc>
        <w:tc>
          <w:tcPr>
            <w:tcW w:w="1886" w:type="dxa"/>
            <w:shd w:val="clear" w:color="auto" w:fill="auto"/>
            <w:vAlign w:val="center"/>
          </w:tcPr>
          <w:p w14:paraId="42E67D77" w14:textId="342C0B09" w:rsidR="006C645B" w:rsidRPr="00377EC5" w:rsidRDefault="006C645B" w:rsidP="006C645B">
            <w:pPr>
              <w:rPr>
                <w:ins w:id="3105" w:author="Zelenskaya Natalia" w:date="2021-03-12T20:32:00Z"/>
                <w:lang w:eastAsia="ru-RU"/>
              </w:rPr>
            </w:pPr>
            <w:ins w:id="3106" w:author="Zelenskaya Natalia" w:date="2021-03-12T20:32:00Z">
              <w:r w:rsidRPr="00377EC5">
                <w:rPr>
                  <w:lang w:eastAsia="ru-RU"/>
                </w:rPr>
                <w:t>Расценено</w:t>
              </w:r>
            </w:ins>
          </w:p>
        </w:tc>
        <w:tc>
          <w:tcPr>
            <w:tcW w:w="5183" w:type="dxa"/>
            <w:shd w:val="clear" w:color="auto" w:fill="auto"/>
            <w:vAlign w:val="center"/>
          </w:tcPr>
          <w:p w14:paraId="1F682196" w14:textId="64E72469" w:rsidR="006C645B" w:rsidRDefault="006C645B">
            <w:pPr>
              <w:rPr>
                <w:ins w:id="3107" w:author="Zelenskaya Natalia" w:date="2021-03-12T20:32:00Z"/>
                <w:lang w:eastAsia="ru-RU"/>
              </w:rPr>
            </w:pPr>
            <w:ins w:id="3108" w:author="Zelenskaya Natalia" w:date="2021-03-12T20:32:00Z">
              <w:r>
                <w:rPr>
                  <w:lang w:eastAsia="ru-RU"/>
                </w:rPr>
                <w:t xml:space="preserve">Статус устанавливается на уровне заголовка сетевого графика, в случае </w:t>
              </w:r>
            </w:ins>
            <w:ins w:id="3109" w:author="Zelenskaya Natalia" w:date="2021-03-12T20:33:00Z">
              <w:r>
                <w:rPr>
                  <w:lang w:eastAsia="ru-RU"/>
                </w:rPr>
                <w:t>утверждения плановых цен</w:t>
              </w:r>
            </w:ins>
          </w:p>
        </w:tc>
      </w:tr>
    </w:tbl>
    <w:p w14:paraId="412BB24C" w14:textId="230BBB22" w:rsidR="00980256" w:rsidRPr="007447ED" w:rsidRDefault="00980256">
      <w:pPr>
        <w:pStyle w:val="aff7"/>
        <w:pPrChange w:id="3110" w:author="Zelenskaya Natalia" w:date="2021-03-12T21:15:00Z">
          <w:pPr>
            <w:pStyle w:val="a7"/>
            <w:keepNext/>
            <w:spacing w:after="240" w:afterAutospacing="0"/>
            <w:jc w:val="right"/>
          </w:pPr>
        </w:pPrChange>
      </w:pPr>
      <w:commentRangeStart w:id="3111"/>
      <w:r w:rsidRPr="007447ED">
        <w:t xml:space="preserve">Таблица </w:t>
      </w:r>
      <w:fldSimple w:instr=" SEQ Таблица \* ARABIC ">
        <w:ins w:id="3112" w:author="Zelenskaya Natalia" w:date="2021-03-12T20:36:00Z">
          <w:r w:rsidR="00377EC5">
            <w:rPr>
              <w:noProof/>
            </w:rPr>
            <w:t>16</w:t>
          </w:r>
        </w:ins>
        <w:del w:id="3113" w:author="Zelenskaya Natalia" w:date="2021-03-12T19:44:00Z">
          <w:r w:rsidR="00691D5A" w:rsidDel="00344F6A">
            <w:rPr>
              <w:noProof/>
            </w:rPr>
            <w:delText>14</w:delText>
          </w:r>
        </w:del>
      </w:fldSimple>
      <w:r w:rsidRPr="007447ED">
        <w:t xml:space="preserve">.Статусная схема </w:t>
      </w:r>
      <w:r>
        <w:t>PS_</w:t>
      </w:r>
      <w:del w:id="3114" w:author="Zelenskaya Natalia" w:date="2021-03-12T20:31:00Z">
        <w:r w:rsidDel="00377EC5">
          <w:delText>NET31</w:delText>
        </w:r>
        <w:commentRangeEnd w:id="3111"/>
        <w:r w:rsidR="00632FE6" w:rsidDel="00377EC5">
          <w:rPr>
            <w:rStyle w:val="aff5"/>
            <w:rFonts w:eastAsia="Times New Roman"/>
            <w:lang w:eastAsia="en-US"/>
          </w:rPr>
          <w:commentReference w:id="3111"/>
        </w:r>
      </w:del>
      <w:ins w:id="3115" w:author="Zelenskaya Natalia" w:date="2021-03-12T20:31:00Z">
        <w:r w:rsidR="00377EC5">
          <w:t>NET32</w:t>
        </w:r>
      </w:ins>
      <w:ins w:id="3116" w:author="Zelenskaya Natalia" w:date="2020-05-07T16:43:00Z">
        <w:r w:rsidR="00944D16">
          <w:t xml:space="preserve">- </w:t>
        </w:r>
        <w:r w:rsidR="00944D16" w:rsidRPr="00944D16">
          <w:t>Статусная схема ПА ОВСС</w:t>
        </w:r>
      </w:ins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1580"/>
        <w:gridCol w:w="1925"/>
        <w:gridCol w:w="5660"/>
      </w:tblGrid>
      <w:tr w:rsidR="00980256" w:rsidRPr="007447ED" w14:paraId="3BD56334" w14:textId="77777777" w:rsidTr="00377EC5">
        <w:trPr>
          <w:trHeight w:val="520"/>
          <w:tblHeader/>
        </w:trPr>
        <w:tc>
          <w:tcPr>
            <w:tcW w:w="1041" w:type="dxa"/>
            <w:shd w:val="clear" w:color="000000" w:fill="FFC000"/>
            <w:vAlign w:val="center"/>
            <w:hideMark/>
          </w:tcPr>
          <w:p w14:paraId="4463D7F0" w14:textId="77777777" w:rsidR="00980256" w:rsidRPr="007447ED" w:rsidRDefault="00980256">
            <w:pPr>
              <w:pStyle w:val="aff7"/>
              <w:rPr>
                <w:color w:val="000000"/>
                <w:szCs w:val="20"/>
              </w:rPr>
              <w:pPrChange w:id="3117" w:author="Zelenskaya Natalia" w:date="2021-03-12T21:15:00Z">
                <w:pPr>
                  <w:jc w:val="center"/>
                </w:pPr>
              </w:pPrChange>
            </w:pPr>
            <w:r w:rsidRPr="007447ED">
              <w:lastRenderedPageBreak/>
              <w:t>№</w:t>
            </w:r>
          </w:p>
        </w:tc>
        <w:tc>
          <w:tcPr>
            <w:tcW w:w="1580" w:type="dxa"/>
            <w:shd w:val="clear" w:color="000000" w:fill="FFC000"/>
            <w:vAlign w:val="center"/>
            <w:hideMark/>
          </w:tcPr>
          <w:p w14:paraId="455FF338" w14:textId="77777777" w:rsidR="00980256" w:rsidRPr="007447ED" w:rsidRDefault="00980256">
            <w:pPr>
              <w:pStyle w:val="aff7"/>
              <w:rPr>
                <w:color w:val="000000"/>
                <w:szCs w:val="20"/>
              </w:rPr>
              <w:pPrChange w:id="3118" w:author="Zelenskaya Natalia" w:date="2021-03-12T21:15:00Z">
                <w:pPr>
                  <w:jc w:val="center"/>
                </w:pPr>
              </w:pPrChange>
            </w:pPr>
            <w:r w:rsidRPr="007447ED">
              <w:t>Обозначение статуса</w:t>
            </w:r>
          </w:p>
        </w:tc>
        <w:tc>
          <w:tcPr>
            <w:tcW w:w="1925" w:type="dxa"/>
            <w:shd w:val="clear" w:color="000000" w:fill="FFC000"/>
            <w:vAlign w:val="center"/>
            <w:hideMark/>
          </w:tcPr>
          <w:p w14:paraId="0D028DCE" w14:textId="77777777" w:rsidR="00980256" w:rsidRPr="007447ED" w:rsidRDefault="00980256">
            <w:pPr>
              <w:pStyle w:val="aff7"/>
              <w:rPr>
                <w:color w:val="000000"/>
                <w:szCs w:val="20"/>
              </w:rPr>
              <w:pPrChange w:id="3119" w:author="Zelenskaya Natalia" w:date="2021-03-12T21:15:00Z">
                <w:pPr>
                  <w:jc w:val="center"/>
                </w:pPr>
              </w:pPrChange>
            </w:pPr>
            <w:r w:rsidRPr="007447ED">
              <w:t>Наименование статуса</w:t>
            </w:r>
          </w:p>
        </w:tc>
        <w:tc>
          <w:tcPr>
            <w:tcW w:w="5660" w:type="dxa"/>
            <w:shd w:val="clear" w:color="000000" w:fill="FFC000"/>
            <w:vAlign w:val="center"/>
            <w:hideMark/>
          </w:tcPr>
          <w:p w14:paraId="3606BEE0" w14:textId="77777777" w:rsidR="00980256" w:rsidRPr="007447ED" w:rsidRDefault="00980256">
            <w:pPr>
              <w:pStyle w:val="aff7"/>
              <w:rPr>
                <w:color w:val="000000"/>
                <w:szCs w:val="20"/>
              </w:rPr>
              <w:pPrChange w:id="3120" w:author="Zelenskaya Natalia" w:date="2021-03-12T21:15:00Z">
                <w:pPr>
                  <w:jc w:val="center"/>
                </w:pPr>
              </w:pPrChange>
            </w:pPr>
            <w:r w:rsidRPr="007447ED">
              <w:t>Описание</w:t>
            </w:r>
          </w:p>
        </w:tc>
      </w:tr>
      <w:tr w:rsidR="00980256" w:rsidRPr="007447ED" w14:paraId="08C9496C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044B94D7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  <w:hideMark/>
          </w:tcPr>
          <w:p w14:paraId="6299B280" w14:textId="77777777" w:rsidR="00980256" w:rsidRPr="007447ED" w:rsidRDefault="00980256" w:rsidP="00E50E20">
            <w:pPr>
              <w:rPr>
                <w:color w:val="000000"/>
                <w:lang w:eastAsia="ru-RU"/>
              </w:rPr>
            </w:pPr>
            <w:r w:rsidRPr="007447ED">
              <w:rPr>
                <w:lang w:eastAsia="ru-RU"/>
              </w:rPr>
              <w:t>ИНИЦ</w:t>
            </w:r>
          </w:p>
        </w:tc>
        <w:tc>
          <w:tcPr>
            <w:tcW w:w="1925" w:type="dxa"/>
            <w:shd w:val="clear" w:color="auto" w:fill="auto"/>
            <w:vAlign w:val="center"/>
            <w:hideMark/>
          </w:tcPr>
          <w:p w14:paraId="3D61D3C2" w14:textId="77777777" w:rsidR="00980256" w:rsidRPr="007447ED" w:rsidRDefault="00980256" w:rsidP="003A1A26">
            <w:pPr>
              <w:rPr>
                <w:color w:val="000000"/>
                <w:lang w:eastAsia="ru-RU"/>
              </w:rPr>
            </w:pPr>
            <w:r w:rsidRPr="007447ED">
              <w:rPr>
                <w:lang w:eastAsia="ru-RU"/>
              </w:rPr>
              <w:t>Инициатива</w:t>
            </w:r>
          </w:p>
        </w:tc>
        <w:tc>
          <w:tcPr>
            <w:tcW w:w="5660" w:type="dxa"/>
            <w:shd w:val="clear" w:color="auto" w:fill="auto"/>
            <w:vAlign w:val="center"/>
            <w:hideMark/>
          </w:tcPr>
          <w:p w14:paraId="6D058B98" w14:textId="77777777" w:rsidR="00980256" w:rsidRPr="007447ED" w:rsidRDefault="00980256">
            <w:pPr>
              <w:rPr>
                <w:color w:val="000000"/>
                <w:lang w:eastAsia="ru-RU"/>
              </w:rPr>
              <w:pPrChange w:id="3121" w:author="Zelenskaya Natalia" w:date="2021-03-12T16:36:00Z">
                <w:pPr>
                  <w:jc w:val="left"/>
                </w:pPr>
              </w:pPrChange>
            </w:pPr>
            <w:r w:rsidRPr="007447ED">
              <w:rPr>
                <w:lang w:eastAsia="ru-RU"/>
              </w:rPr>
              <w:t>Начальный статус проекта определяющий, что сформирована инициатива на реализацию мероприятия. Статус устанавливается на уровне операции сетевого графика.</w:t>
            </w:r>
          </w:p>
        </w:tc>
      </w:tr>
      <w:tr w:rsidR="00980256" w:rsidRPr="007447ED" w14:paraId="6F6CC29D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2D1269CF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3671FF2B" w14:textId="77777777" w:rsidR="00980256" w:rsidRPr="007447ED" w:rsidRDefault="00980256" w:rsidP="00E50E20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СПТО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E56EDB6" w14:textId="77777777" w:rsidR="00980256" w:rsidRPr="007447ED" w:rsidRDefault="00980256" w:rsidP="003A1A26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Согласовано ПТО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77EA37D4" w14:textId="77777777" w:rsidR="00980256" w:rsidRPr="007447ED" w:rsidRDefault="00980256">
            <w:pPr>
              <w:rPr>
                <w:lang w:eastAsia="ru-RU"/>
              </w:rPr>
              <w:pPrChange w:id="3122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</w:t>
            </w:r>
          </w:p>
        </w:tc>
      </w:tr>
      <w:tr w:rsidR="00980256" w:rsidRPr="007447ED" w14:paraId="0B1B4A87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18566CF0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469DF19A" w14:textId="77777777" w:rsidR="00980256" w:rsidRPr="007447ED" w:rsidRDefault="00980256" w:rsidP="00E50E20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СГТЗ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344A868D" w14:textId="77777777" w:rsidR="00980256" w:rsidRPr="007447ED" w:rsidRDefault="00980256" w:rsidP="003A1A26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Согласованное ТЗ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2A188E64" w14:textId="77777777" w:rsidR="00980256" w:rsidRPr="007447ED" w:rsidRDefault="00980256">
            <w:pPr>
              <w:rPr>
                <w:lang w:eastAsia="ru-RU"/>
              </w:rPr>
              <w:pPrChange w:id="3123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графика. П</w:t>
            </w:r>
            <w:r w:rsidRPr="000E0846">
              <w:rPr>
                <w:lang w:eastAsia="ru-RU"/>
              </w:rPr>
              <w:t>ри установке статуса система должна проверять наличие приложенных документов DMS (техническое задание, опросный лист).</w:t>
            </w:r>
          </w:p>
        </w:tc>
      </w:tr>
      <w:tr w:rsidR="00691D5A" w:rsidRPr="007447ED" w14:paraId="3E1033B1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3106D95D" w14:textId="77777777" w:rsidR="00691D5A" w:rsidRPr="0039384F" w:rsidRDefault="00691D5A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6ECD80BA" w14:textId="6DBFCDB3" w:rsidR="00691D5A" w:rsidRPr="007447ED" w:rsidRDefault="00691D5A" w:rsidP="00E50E20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СПКИ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5CD04565" w14:textId="165558B6" w:rsidR="00691D5A" w:rsidRPr="007447ED" w:rsidRDefault="00691D5A" w:rsidP="003A1A26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Согласовано ОПиКИ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3D032E33" w14:textId="19BEAFB9" w:rsidR="00691D5A" w:rsidRPr="007447ED" w:rsidRDefault="00691D5A">
            <w:pPr>
              <w:rPr>
                <w:lang w:eastAsia="ru-RU"/>
              </w:rPr>
              <w:pPrChange w:id="3124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</w:t>
            </w:r>
          </w:p>
        </w:tc>
      </w:tr>
      <w:tr w:rsidR="00980256" w:rsidRPr="007447ED" w14:paraId="231D1DDF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0E9BECFD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0EDF57AA" w14:textId="074981F1" w:rsidR="00980256" w:rsidRPr="007447ED" w:rsidRDefault="00691D5A" w:rsidP="00E50E20">
            <w:pPr>
              <w:rPr>
                <w:lang w:eastAsia="ru-RU"/>
              </w:rPr>
            </w:pPr>
            <w:r>
              <w:rPr>
                <w:lang w:eastAsia="ru-RU"/>
              </w:rPr>
              <w:t>ИК</w:t>
            </w:r>
            <w:r w:rsidR="00980256">
              <w:rPr>
                <w:lang w:eastAsia="ru-RU"/>
              </w:rPr>
              <w:t>БЕ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2932DF9D" w14:textId="7F95C609" w:rsidR="00980256" w:rsidRPr="007447ED" w:rsidRDefault="00980256" w:rsidP="003A1A26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 xml:space="preserve">Согласовано </w:t>
            </w:r>
            <w:r w:rsidR="00691D5A">
              <w:rPr>
                <w:lang w:eastAsia="ru-RU"/>
              </w:rPr>
              <w:t>ИК</w:t>
            </w:r>
            <w:r w:rsidRPr="0039384F">
              <w:rPr>
                <w:lang w:eastAsia="ru-RU"/>
              </w:rPr>
              <w:t xml:space="preserve"> БЕ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1FB94F1F" w14:textId="5BEECF95" w:rsidR="00980256" w:rsidRPr="007447ED" w:rsidRDefault="00980256">
            <w:pPr>
              <w:rPr>
                <w:lang w:eastAsia="ru-RU"/>
              </w:rPr>
              <w:pPrChange w:id="3125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графика, согласовано на </w:t>
            </w:r>
            <w:r w:rsidR="00691D5A">
              <w:rPr>
                <w:lang w:eastAsia="ru-RU"/>
              </w:rPr>
              <w:t>Инвестиционной</w:t>
            </w:r>
            <w:r>
              <w:rPr>
                <w:lang w:eastAsia="ru-RU"/>
              </w:rPr>
              <w:t xml:space="preserve"> </w:t>
            </w:r>
            <w:r w:rsidR="00691D5A">
              <w:rPr>
                <w:lang w:eastAsia="ru-RU"/>
              </w:rPr>
              <w:t>комиссии</w:t>
            </w:r>
            <w:r>
              <w:rPr>
                <w:lang w:eastAsia="ru-RU"/>
              </w:rPr>
              <w:t xml:space="preserve"> УО</w:t>
            </w:r>
          </w:p>
        </w:tc>
      </w:tr>
      <w:tr w:rsidR="006C645B" w:rsidRPr="007447ED" w14:paraId="40B806CB" w14:textId="77777777" w:rsidTr="00377EC5">
        <w:trPr>
          <w:trHeight w:val="750"/>
          <w:ins w:id="3126" w:author="Zelenskaya Natalia" w:date="2021-03-12T20:40:00Z"/>
        </w:trPr>
        <w:tc>
          <w:tcPr>
            <w:tcW w:w="1041" w:type="dxa"/>
            <w:shd w:val="clear" w:color="auto" w:fill="auto"/>
            <w:vAlign w:val="center"/>
          </w:tcPr>
          <w:p w14:paraId="629CF4E5" w14:textId="77777777" w:rsidR="006C645B" w:rsidRPr="0039384F" w:rsidRDefault="006C645B" w:rsidP="00B826E5">
            <w:pPr>
              <w:pStyle w:val="afa"/>
              <w:numPr>
                <w:ilvl w:val="0"/>
                <w:numId w:val="41"/>
              </w:numPr>
              <w:rPr>
                <w:ins w:id="3127" w:author="Zelenskaya Natalia" w:date="2021-03-12T20:40:00Z"/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3A6BDADF" w14:textId="7102448A" w:rsidR="006C645B" w:rsidRDefault="006C645B" w:rsidP="00E50E20">
            <w:pPr>
              <w:rPr>
                <w:ins w:id="3128" w:author="Zelenskaya Natalia" w:date="2021-03-12T20:40:00Z"/>
                <w:lang w:eastAsia="ru-RU"/>
              </w:rPr>
            </w:pPr>
            <w:ins w:id="3129" w:author="Zelenskaya Natalia" w:date="2021-03-12T20:40:00Z">
              <w:r>
                <w:rPr>
                  <w:lang w:eastAsia="ru-RU"/>
                </w:rPr>
                <w:t>СГКБ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56B86325" w14:textId="5F89DCB6" w:rsidR="006C645B" w:rsidRPr="0039384F" w:rsidRDefault="006C645B" w:rsidP="003A1A26">
            <w:pPr>
              <w:rPr>
                <w:ins w:id="3130" w:author="Zelenskaya Natalia" w:date="2021-03-12T20:40:00Z"/>
                <w:lang w:eastAsia="ru-RU"/>
              </w:rPr>
            </w:pPr>
            <w:ins w:id="3131" w:author="Zelenskaya Natalia" w:date="2021-03-12T20:40:00Z">
              <w:r>
                <w:rPr>
                  <w:lang w:eastAsia="ru-RU"/>
                </w:rPr>
                <w:t>Согласовано Ком. блоком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7AC05CE0" w14:textId="6A2584D9" w:rsidR="006C645B" w:rsidRDefault="006C645B">
            <w:pPr>
              <w:rPr>
                <w:ins w:id="3132" w:author="Zelenskaya Natalia" w:date="2021-03-12T20:40:00Z"/>
                <w:lang w:eastAsia="ru-RU"/>
              </w:rPr>
            </w:pPr>
            <w:ins w:id="3133" w:author="Zelenskaya Natalia" w:date="2021-03-12T20:40:00Z">
              <w:r>
                <w:rPr>
                  <w:lang w:eastAsia="ru-RU"/>
                </w:rPr>
                <w:t>Статус устанавливается на уровне заголовка сетевого графика, согласовано Ком. блоком</w:t>
              </w:r>
            </w:ins>
          </w:p>
        </w:tc>
      </w:tr>
      <w:tr w:rsidR="00980256" w:rsidRPr="007447ED" w14:paraId="1BFFDE57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2F0FC409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0AE066D0" w14:textId="77777777" w:rsidR="00980256" w:rsidRPr="007447ED" w:rsidRDefault="00980256" w:rsidP="00E50E20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УТВР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5DD4EF5C" w14:textId="77777777" w:rsidR="00980256" w:rsidRPr="007447ED" w:rsidRDefault="00980256" w:rsidP="003A1A26">
            <w:pPr>
              <w:rPr>
                <w:lang w:eastAsia="ru-RU"/>
              </w:rPr>
            </w:pPr>
            <w:r>
              <w:rPr>
                <w:lang w:eastAsia="ru-RU"/>
              </w:rPr>
              <w:t>Утверждено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4CEF864C" w14:textId="77777777" w:rsidR="00980256" w:rsidRPr="007447ED" w:rsidRDefault="00980256">
            <w:pPr>
              <w:rPr>
                <w:lang w:eastAsia="ru-RU"/>
              </w:rPr>
              <w:pPrChange w:id="3134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Утверждено на ТК</w:t>
            </w:r>
            <w:r w:rsidRPr="0039384F">
              <w:rPr>
                <w:lang w:eastAsia="ru-RU"/>
              </w:rPr>
              <w:t xml:space="preserve"> УК</w:t>
            </w:r>
          </w:p>
        </w:tc>
      </w:tr>
      <w:tr w:rsidR="00980256" w:rsidRPr="007447ED" w14:paraId="7773A5D7" w14:textId="77777777" w:rsidTr="00377EC5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42016315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4A42EE4D" w14:textId="77777777" w:rsidR="00980256" w:rsidRPr="0039384F" w:rsidRDefault="00980256" w:rsidP="00E50E20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ТКОР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04BCD95E" w14:textId="77777777" w:rsidR="00980256" w:rsidRPr="0039384F" w:rsidRDefault="00980256" w:rsidP="00E302C5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Требует корректировки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5BEB9302" w14:textId="77777777" w:rsidR="00980256" w:rsidRPr="0039384F" w:rsidRDefault="00980256">
            <w:pPr>
              <w:rPr>
                <w:lang w:eastAsia="ru-RU"/>
              </w:rPr>
              <w:pPrChange w:id="3135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графика.</w:t>
            </w:r>
          </w:p>
        </w:tc>
      </w:tr>
      <w:tr w:rsidR="00980256" w:rsidRPr="007447ED" w14:paraId="00E58E15" w14:textId="77777777" w:rsidTr="00377EC5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2AAE1B73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745FC571" w14:textId="77777777" w:rsidR="00980256" w:rsidRPr="0039384F" w:rsidRDefault="00980256" w:rsidP="00E50E20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ОТКЛ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192688DF" w14:textId="77777777" w:rsidR="00980256" w:rsidRPr="0039384F" w:rsidRDefault="00980256" w:rsidP="003A1A26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Отклонено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765DA08F" w14:textId="77777777" w:rsidR="00980256" w:rsidRPr="0039384F" w:rsidRDefault="00980256">
            <w:pPr>
              <w:rPr>
                <w:lang w:eastAsia="ru-RU"/>
              </w:rPr>
              <w:pPrChange w:id="3136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графика.</w:t>
            </w:r>
          </w:p>
        </w:tc>
      </w:tr>
      <w:tr w:rsidR="00980256" w:rsidRPr="007447ED" w14:paraId="2C6A14CC" w14:textId="77777777" w:rsidTr="00377EC5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01886020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67DC4A58" w14:textId="77777777" w:rsidR="00980256" w:rsidRPr="0039384F" w:rsidRDefault="00980256" w:rsidP="00E50E20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АРХВ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091D0971" w14:textId="77777777" w:rsidR="00980256" w:rsidRPr="0039384F" w:rsidRDefault="00980256" w:rsidP="00E302C5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В архив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39FFFBC2" w14:textId="77777777" w:rsidR="00980256" w:rsidRPr="0039384F" w:rsidRDefault="00980256">
            <w:pPr>
              <w:rPr>
                <w:lang w:eastAsia="ru-RU"/>
              </w:rPr>
              <w:pPrChange w:id="3137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Заявку на ОВП занесена в архив. Все действия с заявкой блокируются </w:t>
            </w:r>
          </w:p>
        </w:tc>
      </w:tr>
      <w:tr w:rsidR="00980256" w:rsidRPr="007447ED" w14:paraId="4B80D1EA" w14:textId="77777777" w:rsidTr="00377EC5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7CACAF58" w14:textId="77777777" w:rsidR="00980256" w:rsidRPr="0039384F" w:rsidRDefault="00980256" w:rsidP="00B826E5">
            <w:pPr>
              <w:pStyle w:val="afa"/>
              <w:numPr>
                <w:ilvl w:val="0"/>
                <w:numId w:val="41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07CFCFFD" w14:textId="77777777" w:rsidR="00980256" w:rsidRPr="0039384F" w:rsidRDefault="00980256" w:rsidP="00E50E20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АСКИ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A6ACAB1" w14:textId="77777777" w:rsidR="00980256" w:rsidRPr="0039384F" w:rsidRDefault="00980256" w:rsidP="00E302C5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Заявка согласована в АСКИ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7DEEC176" w14:textId="77777777" w:rsidR="00980256" w:rsidRPr="0039384F" w:rsidRDefault="00980256">
            <w:pPr>
              <w:rPr>
                <w:lang w:eastAsia="ru-RU"/>
              </w:rPr>
              <w:pPrChange w:id="3138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Мероприятие ОВП утверждено в АСКИ </w:t>
            </w:r>
          </w:p>
        </w:tc>
      </w:tr>
      <w:tr w:rsidR="00377EC5" w:rsidRPr="007447ED" w14:paraId="6B33A5CF" w14:textId="77777777" w:rsidTr="00377EC5">
        <w:trPr>
          <w:trHeight w:val="1000"/>
          <w:ins w:id="3139" w:author="Zelenskaya Natalia" w:date="2021-03-12T20:33:00Z"/>
        </w:trPr>
        <w:tc>
          <w:tcPr>
            <w:tcW w:w="1041" w:type="dxa"/>
            <w:shd w:val="clear" w:color="auto" w:fill="auto"/>
            <w:vAlign w:val="center"/>
          </w:tcPr>
          <w:p w14:paraId="0EDC895D" w14:textId="77777777" w:rsidR="00377EC5" w:rsidRPr="0039384F" w:rsidRDefault="00377EC5" w:rsidP="00377EC5">
            <w:pPr>
              <w:pStyle w:val="afa"/>
              <w:numPr>
                <w:ilvl w:val="0"/>
                <w:numId w:val="41"/>
              </w:numPr>
              <w:rPr>
                <w:ins w:id="3140" w:author="Zelenskaya Natalia" w:date="2021-03-12T20:33:00Z"/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3D8E65A4" w14:textId="2F9CC426" w:rsidR="00377EC5" w:rsidRPr="000E0846" w:rsidRDefault="00377EC5" w:rsidP="00377EC5">
            <w:pPr>
              <w:rPr>
                <w:ins w:id="3141" w:author="Zelenskaya Natalia" w:date="2021-03-12T20:33:00Z"/>
                <w:lang w:eastAsia="ru-RU"/>
              </w:rPr>
            </w:pPr>
            <w:ins w:id="3142" w:author="Zelenskaya Natalia" w:date="2021-03-12T20:33:00Z">
              <w:r w:rsidRPr="00377EC5">
                <w:rPr>
                  <w:lang w:eastAsia="ru-RU"/>
                </w:rPr>
                <w:t>ОПРЖ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1ADE088A" w14:textId="2C1DA2DF" w:rsidR="00377EC5" w:rsidRPr="000E0846" w:rsidRDefault="00377EC5" w:rsidP="00377EC5">
            <w:pPr>
              <w:rPr>
                <w:ins w:id="3143" w:author="Zelenskaya Natalia" w:date="2021-03-12T20:33:00Z"/>
                <w:lang w:eastAsia="ru-RU"/>
              </w:rPr>
            </w:pPr>
            <w:ins w:id="3144" w:author="Zelenskaya Natalia" w:date="2021-03-12T20:33:00Z">
              <w:r w:rsidRPr="00377EC5">
                <w:rPr>
                  <w:lang w:eastAsia="ru-RU"/>
                </w:rPr>
                <w:t>Опереж закуп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52FA664E" w14:textId="07FE2047" w:rsidR="00377EC5" w:rsidRDefault="00377EC5" w:rsidP="00377EC5">
            <w:pPr>
              <w:rPr>
                <w:ins w:id="3145" w:author="Zelenskaya Natalia" w:date="2021-03-12T20:33:00Z"/>
                <w:lang w:eastAsia="ru-RU"/>
              </w:rPr>
            </w:pPr>
            <w:ins w:id="3146" w:author="Zelenskaya Natalia" w:date="2021-03-12T20:33:00Z">
              <w:r>
                <w:rPr>
                  <w:lang w:eastAsia="ru-RU"/>
                </w:rPr>
                <w:t>Статус устанавливается на уровне заголовка сетевого графика, в случае опережающего закупа</w:t>
              </w:r>
            </w:ins>
          </w:p>
        </w:tc>
      </w:tr>
      <w:tr w:rsidR="00377EC5" w:rsidRPr="007447ED" w14:paraId="6C963270" w14:textId="77777777" w:rsidTr="00377EC5">
        <w:trPr>
          <w:trHeight w:val="1000"/>
          <w:ins w:id="3147" w:author="Zelenskaya Natalia" w:date="2021-03-12T20:33:00Z"/>
        </w:trPr>
        <w:tc>
          <w:tcPr>
            <w:tcW w:w="1041" w:type="dxa"/>
            <w:shd w:val="clear" w:color="auto" w:fill="auto"/>
            <w:vAlign w:val="center"/>
          </w:tcPr>
          <w:p w14:paraId="2F0D131E" w14:textId="77777777" w:rsidR="00377EC5" w:rsidRPr="0039384F" w:rsidRDefault="00377EC5" w:rsidP="00377EC5">
            <w:pPr>
              <w:pStyle w:val="afa"/>
              <w:numPr>
                <w:ilvl w:val="0"/>
                <w:numId w:val="41"/>
              </w:numPr>
              <w:rPr>
                <w:ins w:id="3148" w:author="Zelenskaya Natalia" w:date="2021-03-12T20:33:00Z"/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23A32E0E" w14:textId="3B290069" w:rsidR="00377EC5" w:rsidRPr="000E0846" w:rsidRDefault="00377EC5" w:rsidP="00377EC5">
            <w:pPr>
              <w:rPr>
                <w:ins w:id="3149" w:author="Zelenskaya Natalia" w:date="2021-03-12T20:33:00Z"/>
                <w:lang w:eastAsia="ru-RU"/>
              </w:rPr>
            </w:pPr>
            <w:ins w:id="3150" w:author="Zelenskaya Natalia" w:date="2021-03-12T20:33:00Z">
              <w:r w:rsidRPr="00377EC5">
                <w:rPr>
                  <w:lang w:eastAsia="ru-RU"/>
                </w:rPr>
                <w:t>РСЦН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462AA5DA" w14:textId="2F0193F6" w:rsidR="00377EC5" w:rsidRPr="000E0846" w:rsidRDefault="00377EC5" w:rsidP="00377EC5">
            <w:pPr>
              <w:rPr>
                <w:ins w:id="3151" w:author="Zelenskaya Natalia" w:date="2021-03-12T20:33:00Z"/>
                <w:lang w:eastAsia="ru-RU"/>
              </w:rPr>
            </w:pPr>
            <w:ins w:id="3152" w:author="Zelenskaya Natalia" w:date="2021-03-12T20:33:00Z">
              <w:r w:rsidRPr="00377EC5">
                <w:rPr>
                  <w:lang w:eastAsia="ru-RU"/>
                </w:rPr>
                <w:t>Расценено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6D298312" w14:textId="6A9619B5" w:rsidR="00377EC5" w:rsidRDefault="00377EC5" w:rsidP="00377EC5">
            <w:pPr>
              <w:rPr>
                <w:ins w:id="3153" w:author="Zelenskaya Natalia" w:date="2021-03-12T20:33:00Z"/>
                <w:lang w:eastAsia="ru-RU"/>
              </w:rPr>
            </w:pPr>
            <w:ins w:id="3154" w:author="Zelenskaya Natalia" w:date="2021-03-12T20:33:00Z">
              <w:r>
                <w:rPr>
                  <w:lang w:eastAsia="ru-RU"/>
                </w:rPr>
                <w:t>Статус устанавливается на уровне заголовка сетевого графика, в случае утверждения плановых цен</w:t>
              </w:r>
            </w:ins>
          </w:p>
        </w:tc>
      </w:tr>
    </w:tbl>
    <w:p w14:paraId="396125EE" w14:textId="27A40445" w:rsidR="00691D5A" w:rsidRPr="007447ED" w:rsidRDefault="00691D5A">
      <w:pPr>
        <w:pStyle w:val="aff7"/>
        <w:pPrChange w:id="3155" w:author="Zelenskaya Natalia" w:date="2021-03-12T21:15:00Z">
          <w:pPr>
            <w:pStyle w:val="a7"/>
            <w:keepNext/>
            <w:spacing w:after="240" w:afterAutospacing="0"/>
            <w:jc w:val="right"/>
          </w:pPr>
        </w:pPrChange>
      </w:pPr>
      <w:r w:rsidRPr="007447ED">
        <w:t xml:space="preserve">Таблица </w:t>
      </w:r>
      <w:fldSimple w:instr=" SEQ Таблица \* ARABIC ">
        <w:ins w:id="3156" w:author="Zelenskaya Natalia" w:date="2021-03-12T20:36:00Z">
          <w:r w:rsidR="00377EC5">
            <w:rPr>
              <w:noProof/>
            </w:rPr>
            <w:t>17</w:t>
          </w:r>
        </w:ins>
        <w:del w:id="3157" w:author="Zelenskaya Natalia" w:date="2021-03-12T19:44:00Z">
          <w:r w:rsidDel="00344F6A">
            <w:rPr>
              <w:noProof/>
            </w:rPr>
            <w:delText>15</w:delText>
          </w:r>
        </w:del>
      </w:fldSimple>
      <w:r w:rsidRPr="007447ED">
        <w:t xml:space="preserve">.Статусная схема </w:t>
      </w:r>
      <w:r>
        <w:t>PS_NET41</w:t>
      </w:r>
      <w:ins w:id="3158" w:author="Zelenskaya Natalia" w:date="2020-05-07T16:49:00Z">
        <w:r w:rsidR="00AA5A3F">
          <w:t xml:space="preserve">- </w:t>
        </w:r>
        <w:r w:rsidR="00AA5A3F" w:rsidRPr="00AA5A3F">
          <w:t>Статусная схема НеПА ОВИЗ/ОВСС</w:t>
        </w:r>
      </w:ins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1580"/>
        <w:gridCol w:w="1925"/>
        <w:gridCol w:w="5660"/>
      </w:tblGrid>
      <w:tr w:rsidR="00691D5A" w:rsidRPr="007447ED" w14:paraId="0B194788" w14:textId="77777777" w:rsidTr="00377EC5">
        <w:trPr>
          <w:trHeight w:val="520"/>
          <w:tblHeader/>
        </w:trPr>
        <w:tc>
          <w:tcPr>
            <w:tcW w:w="1041" w:type="dxa"/>
            <w:shd w:val="clear" w:color="000000" w:fill="FFC000"/>
            <w:vAlign w:val="center"/>
            <w:hideMark/>
          </w:tcPr>
          <w:p w14:paraId="5EF8E304" w14:textId="77777777" w:rsidR="00691D5A" w:rsidRPr="007447ED" w:rsidRDefault="00691D5A">
            <w:pPr>
              <w:pStyle w:val="aff7"/>
              <w:rPr>
                <w:color w:val="000000"/>
                <w:szCs w:val="20"/>
              </w:rPr>
              <w:pPrChange w:id="3159" w:author="Zelenskaya Natalia" w:date="2021-03-12T21:15:00Z">
                <w:pPr>
                  <w:jc w:val="center"/>
                </w:pPr>
              </w:pPrChange>
            </w:pPr>
            <w:r w:rsidRPr="007447ED">
              <w:t>№</w:t>
            </w:r>
          </w:p>
        </w:tc>
        <w:tc>
          <w:tcPr>
            <w:tcW w:w="1580" w:type="dxa"/>
            <w:shd w:val="clear" w:color="000000" w:fill="FFC000"/>
            <w:vAlign w:val="center"/>
            <w:hideMark/>
          </w:tcPr>
          <w:p w14:paraId="0D29FC34" w14:textId="77777777" w:rsidR="00691D5A" w:rsidRPr="007447ED" w:rsidRDefault="00691D5A">
            <w:pPr>
              <w:pStyle w:val="aff7"/>
              <w:rPr>
                <w:color w:val="000000"/>
                <w:szCs w:val="20"/>
              </w:rPr>
              <w:pPrChange w:id="3160" w:author="Zelenskaya Natalia" w:date="2021-03-12T21:15:00Z">
                <w:pPr>
                  <w:jc w:val="center"/>
                </w:pPr>
              </w:pPrChange>
            </w:pPr>
            <w:r w:rsidRPr="007447ED">
              <w:t>Обозначение статуса</w:t>
            </w:r>
          </w:p>
        </w:tc>
        <w:tc>
          <w:tcPr>
            <w:tcW w:w="1925" w:type="dxa"/>
            <w:shd w:val="clear" w:color="000000" w:fill="FFC000"/>
            <w:vAlign w:val="center"/>
            <w:hideMark/>
          </w:tcPr>
          <w:p w14:paraId="1EBD1203" w14:textId="77777777" w:rsidR="00691D5A" w:rsidRPr="007447ED" w:rsidRDefault="00691D5A">
            <w:pPr>
              <w:pStyle w:val="aff7"/>
              <w:rPr>
                <w:color w:val="000000"/>
                <w:szCs w:val="20"/>
              </w:rPr>
              <w:pPrChange w:id="3161" w:author="Zelenskaya Natalia" w:date="2021-03-12T21:15:00Z">
                <w:pPr>
                  <w:jc w:val="center"/>
                </w:pPr>
              </w:pPrChange>
            </w:pPr>
            <w:r w:rsidRPr="007447ED">
              <w:t>Наименование статуса</w:t>
            </w:r>
          </w:p>
        </w:tc>
        <w:tc>
          <w:tcPr>
            <w:tcW w:w="5660" w:type="dxa"/>
            <w:shd w:val="clear" w:color="000000" w:fill="FFC000"/>
            <w:vAlign w:val="center"/>
            <w:hideMark/>
          </w:tcPr>
          <w:p w14:paraId="5668BCA1" w14:textId="77777777" w:rsidR="00691D5A" w:rsidRPr="007447ED" w:rsidRDefault="00691D5A">
            <w:pPr>
              <w:pStyle w:val="aff7"/>
              <w:rPr>
                <w:color w:val="000000"/>
                <w:szCs w:val="20"/>
              </w:rPr>
              <w:pPrChange w:id="3162" w:author="Zelenskaya Natalia" w:date="2021-03-12T21:15:00Z">
                <w:pPr>
                  <w:jc w:val="center"/>
                </w:pPr>
              </w:pPrChange>
            </w:pPr>
            <w:r w:rsidRPr="007447ED">
              <w:t>Описание</w:t>
            </w:r>
          </w:p>
        </w:tc>
      </w:tr>
      <w:tr w:rsidR="00691D5A" w:rsidRPr="007447ED" w14:paraId="5AE3EF46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63D9D41E" w14:textId="77777777" w:rsidR="00691D5A" w:rsidRPr="0039384F" w:rsidRDefault="00691D5A" w:rsidP="00B826E5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  <w:hideMark/>
          </w:tcPr>
          <w:p w14:paraId="36AB6714" w14:textId="77777777" w:rsidR="00691D5A" w:rsidRPr="007447ED" w:rsidRDefault="00691D5A" w:rsidP="00E50E20">
            <w:pPr>
              <w:rPr>
                <w:color w:val="000000"/>
                <w:lang w:eastAsia="ru-RU"/>
              </w:rPr>
            </w:pPr>
            <w:r w:rsidRPr="007447ED">
              <w:rPr>
                <w:lang w:eastAsia="ru-RU"/>
              </w:rPr>
              <w:t>ИНИЦ</w:t>
            </w:r>
          </w:p>
        </w:tc>
        <w:tc>
          <w:tcPr>
            <w:tcW w:w="1925" w:type="dxa"/>
            <w:shd w:val="clear" w:color="auto" w:fill="auto"/>
            <w:vAlign w:val="center"/>
            <w:hideMark/>
          </w:tcPr>
          <w:p w14:paraId="689E3E7C" w14:textId="77777777" w:rsidR="00691D5A" w:rsidRPr="007447ED" w:rsidRDefault="00691D5A" w:rsidP="003A1A26">
            <w:pPr>
              <w:rPr>
                <w:color w:val="000000"/>
                <w:lang w:eastAsia="ru-RU"/>
              </w:rPr>
            </w:pPr>
            <w:r w:rsidRPr="007447ED">
              <w:rPr>
                <w:lang w:eastAsia="ru-RU"/>
              </w:rPr>
              <w:t>Инициатива</w:t>
            </w:r>
          </w:p>
        </w:tc>
        <w:tc>
          <w:tcPr>
            <w:tcW w:w="5660" w:type="dxa"/>
            <w:shd w:val="clear" w:color="auto" w:fill="auto"/>
            <w:vAlign w:val="center"/>
            <w:hideMark/>
          </w:tcPr>
          <w:p w14:paraId="19CFFB2F" w14:textId="77777777" w:rsidR="00691D5A" w:rsidRPr="007447ED" w:rsidRDefault="00691D5A">
            <w:pPr>
              <w:rPr>
                <w:color w:val="000000"/>
                <w:lang w:eastAsia="ru-RU"/>
              </w:rPr>
              <w:pPrChange w:id="3163" w:author="Zelenskaya Natalia" w:date="2021-03-12T16:36:00Z">
                <w:pPr>
                  <w:jc w:val="left"/>
                </w:pPr>
              </w:pPrChange>
            </w:pPr>
            <w:r w:rsidRPr="007447ED">
              <w:rPr>
                <w:lang w:eastAsia="ru-RU"/>
              </w:rPr>
              <w:t>Начальный статус проекта определяющий, что сформирована инициатива на реализацию мероприятия. Статус устанавливается на уровне операции сетевого графика.</w:t>
            </w:r>
          </w:p>
        </w:tc>
      </w:tr>
      <w:tr w:rsidR="00691D5A" w:rsidRPr="007447ED" w14:paraId="28D86F64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755F28EB" w14:textId="77777777" w:rsidR="00691D5A" w:rsidRPr="0039384F" w:rsidRDefault="00691D5A" w:rsidP="00B826E5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5EB1AD11" w14:textId="35E6BD88" w:rsidR="00691D5A" w:rsidRPr="007447ED" w:rsidRDefault="00691D5A">
            <w:pPr>
              <w:rPr>
                <w:lang w:eastAsia="ru-RU"/>
              </w:rPr>
            </w:pPr>
            <w:del w:id="3164" w:author="Zelenskaya Natalia" w:date="2021-03-12T20:36:00Z">
              <w:r w:rsidDel="00377EC5">
                <w:rPr>
                  <w:lang w:eastAsia="ru-RU"/>
                </w:rPr>
                <w:delText>ССБТ</w:delText>
              </w:r>
            </w:del>
            <w:ins w:id="3165" w:author="Zelenskaya Natalia" w:date="2021-03-12T20:36:00Z">
              <w:r w:rsidR="00377EC5">
                <w:rPr>
                  <w:lang w:eastAsia="ru-RU"/>
                </w:rPr>
                <w:t>СРФН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61493C04" w14:textId="5C5A8402" w:rsidR="00691D5A" w:rsidRPr="007447ED" w:rsidRDefault="00691D5A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 xml:space="preserve">Согласовано </w:t>
            </w:r>
            <w:del w:id="3166" w:author="Zelenskaya Natalia" w:date="2021-03-12T20:36:00Z">
              <w:r w:rsidRPr="00691D5A" w:rsidDel="00377EC5">
                <w:rPr>
                  <w:lang w:eastAsia="ru-RU"/>
                </w:rPr>
                <w:delText>Сотрудник</w:delText>
              </w:r>
              <w:r w:rsidDel="00377EC5">
                <w:rPr>
                  <w:lang w:eastAsia="ru-RU"/>
                </w:rPr>
                <w:delText>ом</w:delText>
              </w:r>
              <w:r w:rsidRPr="00691D5A" w:rsidDel="00377EC5">
                <w:rPr>
                  <w:lang w:eastAsia="ru-RU"/>
                </w:rPr>
                <w:delText xml:space="preserve"> управления бюджетами ТОиР</w:delText>
              </w:r>
            </w:del>
            <w:ins w:id="3167" w:author="Zelenskaya Natalia" w:date="2021-03-12T20:36:00Z">
              <w:r w:rsidR="00377EC5">
                <w:rPr>
                  <w:lang w:eastAsia="ru-RU"/>
                </w:rPr>
                <w:t>Руководителем функ. направления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5190534C" w14:textId="05C1DE35" w:rsidR="00691D5A" w:rsidRPr="007447ED" w:rsidRDefault="00691D5A">
            <w:pPr>
              <w:rPr>
                <w:lang w:eastAsia="ru-RU"/>
              </w:rPr>
              <w:pPrChange w:id="3168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</w:t>
            </w:r>
            <w:ins w:id="3169" w:author="Zelenskaya Natalia" w:date="2021-03-12T20:37:00Z">
              <w:r w:rsidR="006C645B">
                <w:rPr>
                  <w:lang w:eastAsia="ru-RU"/>
                </w:rPr>
                <w:t>, согласовано Руководителем функ. Направления.</w:t>
              </w:r>
            </w:ins>
          </w:p>
        </w:tc>
      </w:tr>
      <w:tr w:rsidR="006C645B" w:rsidRPr="007447ED" w14:paraId="10803EDC" w14:textId="77777777" w:rsidTr="00377EC5">
        <w:trPr>
          <w:trHeight w:val="750"/>
          <w:ins w:id="3170" w:author="Zelenskaya Natalia" w:date="2021-03-12T20:37:00Z"/>
        </w:trPr>
        <w:tc>
          <w:tcPr>
            <w:tcW w:w="1041" w:type="dxa"/>
            <w:shd w:val="clear" w:color="auto" w:fill="auto"/>
            <w:vAlign w:val="center"/>
          </w:tcPr>
          <w:p w14:paraId="03E9C777" w14:textId="77777777" w:rsidR="006C645B" w:rsidRPr="0039384F" w:rsidRDefault="006C645B" w:rsidP="00B826E5">
            <w:pPr>
              <w:pStyle w:val="afa"/>
              <w:numPr>
                <w:ilvl w:val="0"/>
                <w:numId w:val="42"/>
              </w:numPr>
              <w:rPr>
                <w:ins w:id="3171" w:author="Zelenskaya Natalia" w:date="2021-03-12T20:37:00Z"/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3A95D6EE" w14:textId="10A7ECA8" w:rsidR="006C645B" w:rsidDel="00377EC5" w:rsidRDefault="006C645B" w:rsidP="00377EC5">
            <w:pPr>
              <w:rPr>
                <w:ins w:id="3172" w:author="Zelenskaya Natalia" w:date="2021-03-12T20:37:00Z"/>
                <w:lang w:eastAsia="ru-RU"/>
              </w:rPr>
            </w:pPr>
            <w:ins w:id="3173" w:author="Zelenskaya Natalia" w:date="2021-03-12T20:37:00Z">
              <w:r>
                <w:rPr>
                  <w:lang w:eastAsia="ru-RU"/>
                </w:rPr>
                <w:t>СГТЗ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216332DE" w14:textId="3C683622" w:rsidR="006C645B" w:rsidRPr="0039384F" w:rsidRDefault="006C645B" w:rsidP="00377EC5">
            <w:pPr>
              <w:rPr>
                <w:ins w:id="3174" w:author="Zelenskaya Natalia" w:date="2021-03-12T20:37:00Z"/>
                <w:lang w:eastAsia="ru-RU"/>
              </w:rPr>
            </w:pPr>
            <w:ins w:id="3175" w:author="Zelenskaya Natalia" w:date="2021-03-12T20:37:00Z">
              <w:r>
                <w:rPr>
                  <w:lang w:eastAsia="ru-RU"/>
                </w:rPr>
                <w:t>Согласовано ТЗ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75A33048" w14:textId="36347146" w:rsidR="006C645B" w:rsidRDefault="006C645B" w:rsidP="00B826E5">
            <w:pPr>
              <w:rPr>
                <w:ins w:id="3176" w:author="Zelenskaya Natalia" w:date="2021-03-12T20:37:00Z"/>
                <w:lang w:eastAsia="ru-RU"/>
              </w:rPr>
            </w:pPr>
            <w:ins w:id="3177" w:author="Zelenskaya Natalia" w:date="2021-03-12T20:37:00Z">
              <w:r>
                <w:rPr>
                  <w:lang w:eastAsia="ru-RU"/>
                </w:rPr>
                <w:t>Статус устанавливается на уровне заголовка сетевого графика.</w:t>
              </w:r>
            </w:ins>
            <w:ins w:id="3178" w:author="Zelenskaya Natalia" w:date="2021-03-12T20:38:00Z">
              <w:r>
                <w:rPr>
                  <w:lang w:eastAsia="ru-RU"/>
                </w:rPr>
                <w:t xml:space="preserve"> П</w:t>
              </w:r>
              <w:r w:rsidRPr="000E0846">
                <w:rPr>
                  <w:lang w:eastAsia="ru-RU"/>
                </w:rPr>
                <w:t>ри установке статуса система должна проверять наличие приложенных документов DMS (техническое задание, опросный лист).</w:t>
              </w:r>
            </w:ins>
          </w:p>
        </w:tc>
      </w:tr>
      <w:tr w:rsidR="00691D5A" w:rsidRPr="007447ED" w14:paraId="3B793104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0026DE08" w14:textId="77777777" w:rsidR="00691D5A" w:rsidRPr="0039384F" w:rsidRDefault="00691D5A" w:rsidP="00B826E5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6E20869C" w14:textId="77777777" w:rsidR="00691D5A" w:rsidRPr="007447ED" w:rsidRDefault="00691D5A" w:rsidP="00E50E20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СПКИ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70D9073B" w14:textId="77777777" w:rsidR="00691D5A" w:rsidRPr="007447ED" w:rsidRDefault="00691D5A" w:rsidP="003A1A26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Согласовано ОПиКИ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50F754B3" w14:textId="77777777" w:rsidR="00691D5A" w:rsidRPr="007447ED" w:rsidRDefault="00691D5A">
            <w:pPr>
              <w:rPr>
                <w:lang w:eastAsia="ru-RU"/>
              </w:rPr>
              <w:pPrChange w:id="3179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</w:t>
            </w:r>
          </w:p>
        </w:tc>
      </w:tr>
      <w:tr w:rsidR="00691D5A" w:rsidRPr="007447ED" w14:paraId="1221C058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335A4610" w14:textId="77777777" w:rsidR="00691D5A" w:rsidRPr="0039384F" w:rsidRDefault="00691D5A" w:rsidP="00B826E5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293EA4F6" w14:textId="77777777" w:rsidR="00691D5A" w:rsidRPr="007447ED" w:rsidRDefault="00691D5A" w:rsidP="00E50E20">
            <w:pPr>
              <w:rPr>
                <w:lang w:eastAsia="ru-RU"/>
              </w:rPr>
            </w:pPr>
            <w:r>
              <w:rPr>
                <w:lang w:eastAsia="ru-RU"/>
              </w:rPr>
              <w:t>ИКБЕ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634B4057" w14:textId="77777777" w:rsidR="00691D5A" w:rsidRPr="007447ED" w:rsidRDefault="00691D5A" w:rsidP="003A1A26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 xml:space="preserve">Согласовано </w:t>
            </w:r>
            <w:r>
              <w:rPr>
                <w:lang w:eastAsia="ru-RU"/>
              </w:rPr>
              <w:t>ИК</w:t>
            </w:r>
            <w:r w:rsidRPr="0039384F">
              <w:rPr>
                <w:lang w:eastAsia="ru-RU"/>
              </w:rPr>
              <w:t xml:space="preserve"> БЕ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58F034AD" w14:textId="4A473E52" w:rsidR="00691D5A" w:rsidRPr="007447ED" w:rsidRDefault="00691D5A">
            <w:pPr>
              <w:rPr>
                <w:lang w:eastAsia="ru-RU"/>
              </w:rPr>
              <w:pPrChange w:id="3180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графика, согласовано на Инвестиционной комиссии УО</w:t>
            </w:r>
            <w:ins w:id="3181" w:author="Zelenskaya Natalia" w:date="2021-03-12T20:38:00Z">
              <w:r w:rsidR="006C645B">
                <w:rPr>
                  <w:lang w:eastAsia="ru-RU"/>
                </w:rPr>
                <w:t>.</w:t>
              </w:r>
            </w:ins>
          </w:p>
        </w:tc>
      </w:tr>
      <w:tr w:rsidR="006C645B" w:rsidRPr="007447ED" w14:paraId="17F1703B" w14:textId="77777777" w:rsidTr="00377EC5">
        <w:trPr>
          <w:trHeight w:val="750"/>
          <w:ins w:id="3182" w:author="Zelenskaya Natalia" w:date="2021-03-12T20:41:00Z"/>
        </w:trPr>
        <w:tc>
          <w:tcPr>
            <w:tcW w:w="1041" w:type="dxa"/>
            <w:shd w:val="clear" w:color="auto" w:fill="auto"/>
            <w:vAlign w:val="center"/>
          </w:tcPr>
          <w:p w14:paraId="22BCD034" w14:textId="77777777" w:rsidR="006C645B" w:rsidRPr="0039384F" w:rsidRDefault="006C645B" w:rsidP="006C645B">
            <w:pPr>
              <w:pStyle w:val="afa"/>
              <w:numPr>
                <w:ilvl w:val="0"/>
                <w:numId w:val="42"/>
              </w:numPr>
              <w:rPr>
                <w:ins w:id="3183" w:author="Zelenskaya Natalia" w:date="2021-03-12T20:41:00Z"/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408C1902" w14:textId="74C2A525" w:rsidR="006C645B" w:rsidRDefault="006C645B" w:rsidP="006C645B">
            <w:pPr>
              <w:rPr>
                <w:ins w:id="3184" w:author="Zelenskaya Natalia" w:date="2021-03-12T20:41:00Z"/>
                <w:lang w:eastAsia="ru-RU"/>
              </w:rPr>
            </w:pPr>
            <w:ins w:id="3185" w:author="Zelenskaya Natalia" w:date="2021-03-12T20:41:00Z">
              <w:r>
                <w:rPr>
                  <w:lang w:eastAsia="ru-RU"/>
                </w:rPr>
                <w:t>СГКБ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59A82B74" w14:textId="6A468003" w:rsidR="006C645B" w:rsidRPr="0039384F" w:rsidRDefault="006C645B" w:rsidP="006C645B">
            <w:pPr>
              <w:rPr>
                <w:ins w:id="3186" w:author="Zelenskaya Natalia" w:date="2021-03-12T20:41:00Z"/>
                <w:lang w:eastAsia="ru-RU"/>
              </w:rPr>
            </w:pPr>
            <w:ins w:id="3187" w:author="Zelenskaya Natalia" w:date="2021-03-12T20:41:00Z">
              <w:r>
                <w:rPr>
                  <w:lang w:eastAsia="ru-RU"/>
                </w:rPr>
                <w:t>Согласовано Ком. блоком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2397F728" w14:textId="2DA9F1CC" w:rsidR="006C645B" w:rsidRDefault="006C645B" w:rsidP="006C645B">
            <w:pPr>
              <w:rPr>
                <w:ins w:id="3188" w:author="Zelenskaya Natalia" w:date="2021-03-12T20:41:00Z"/>
                <w:lang w:eastAsia="ru-RU"/>
              </w:rPr>
            </w:pPr>
            <w:ins w:id="3189" w:author="Zelenskaya Natalia" w:date="2021-03-12T20:41:00Z">
              <w:r>
                <w:rPr>
                  <w:lang w:eastAsia="ru-RU"/>
                </w:rPr>
                <w:t>Статус устанавливается на уровне заголовка сетевого графика, согласовано Ком. блоком</w:t>
              </w:r>
            </w:ins>
          </w:p>
        </w:tc>
      </w:tr>
      <w:tr w:rsidR="006C645B" w:rsidRPr="007447ED" w14:paraId="4EF1C1E7" w14:textId="77777777" w:rsidTr="00377EC5">
        <w:trPr>
          <w:trHeight w:val="750"/>
        </w:trPr>
        <w:tc>
          <w:tcPr>
            <w:tcW w:w="1041" w:type="dxa"/>
            <w:shd w:val="clear" w:color="auto" w:fill="auto"/>
            <w:vAlign w:val="center"/>
          </w:tcPr>
          <w:p w14:paraId="33DCAE3C" w14:textId="77777777" w:rsidR="006C645B" w:rsidRPr="0039384F" w:rsidRDefault="006C645B" w:rsidP="006C645B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34150B77" w14:textId="77777777" w:rsidR="006C645B" w:rsidRPr="007447ED" w:rsidRDefault="006C645B" w:rsidP="006C645B">
            <w:pPr>
              <w:rPr>
                <w:lang w:eastAsia="ru-RU"/>
              </w:rPr>
            </w:pPr>
            <w:r w:rsidRPr="0039384F">
              <w:rPr>
                <w:lang w:eastAsia="ru-RU"/>
              </w:rPr>
              <w:t>УТВР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26659BA4" w14:textId="77777777" w:rsidR="006C645B" w:rsidRPr="007447ED" w:rsidRDefault="006C645B" w:rsidP="006C645B">
            <w:pPr>
              <w:rPr>
                <w:lang w:eastAsia="ru-RU"/>
              </w:rPr>
            </w:pPr>
            <w:r>
              <w:rPr>
                <w:lang w:eastAsia="ru-RU"/>
              </w:rPr>
              <w:t>Утверждено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23109A07" w14:textId="7A8D12F1" w:rsidR="006C645B" w:rsidRPr="007447ED" w:rsidRDefault="006C645B">
            <w:pPr>
              <w:rPr>
                <w:lang w:eastAsia="ru-RU"/>
              </w:rPr>
              <w:pPrChange w:id="3190" w:author="Zelenskaya Natalia" w:date="2021-03-12T20:38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Утверждено на </w:t>
            </w:r>
            <w:del w:id="3191" w:author="Zelenskaya Natalia" w:date="2021-03-12T20:38:00Z">
              <w:r w:rsidDel="006C645B">
                <w:rPr>
                  <w:lang w:eastAsia="ru-RU"/>
                </w:rPr>
                <w:delText>ТК</w:delText>
              </w:r>
              <w:r w:rsidRPr="0039384F" w:rsidDel="006C645B">
                <w:rPr>
                  <w:lang w:eastAsia="ru-RU"/>
                </w:rPr>
                <w:delText xml:space="preserve"> </w:delText>
              </w:r>
            </w:del>
            <w:ins w:id="3192" w:author="Zelenskaya Natalia" w:date="2021-03-12T20:38:00Z">
              <w:r>
                <w:rPr>
                  <w:lang w:eastAsia="ru-RU"/>
                </w:rPr>
                <w:t>ИК</w:t>
              </w:r>
              <w:r w:rsidRPr="0039384F">
                <w:rPr>
                  <w:lang w:eastAsia="ru-RU"/>
                </w:rPr>
                <w:t xml:space="preserve"> </w:t>
              </w:r>
            </w:ins>
            <w:r w:rsidRPr="0039384F">
              <w:rPr>
                <w:lang w:eastAsia="ru-RU"/>
              </w:rPr>
              <w:t>УК</w:t>
            </w:r>
          </w:p>
        </w:tc>
      </w:tr>
      <w:tr w:rsidR="006C645B" w:rsidRPr="007447ED" w14:paraId="2AEED7CD" w14:textId="77777777" w:rsidTr="00377EC5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2BA8A013" w14:textId="77777777" w:rsidR="006C645B" w:rsidRPr="0039384F" w:rsidRDefault="006C645B" w:rsidP="006C645B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7F11B49E" w14:textId="7777777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ТКОР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654B08AF" w14:textId="7777777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Требует корректировки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0A990203" w14:textId="77777777" w:rsidR="006C645B" w:rsidRPr="0039384F" w:rsidRDefault="006C645B">
            <w:pPr>
              <w:rPr>
                <w:lang w:eastAsia="ru-RU"/>
              </w:rPr>
              <w:pPrChange w:id="3193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графика.</w:t>
            </w:r>
          </w:p>
        </w:tc>
      </w:tr>
      <w:tr w:rsidR="006C645B" w:rsidRPr="007447ED" w14:paraId="663DC330" w14:textId="77777777" w:rsidTr="00377EC5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27D99B7B" w14:textId="77777777" w:rsidR="006C645B" w:rsidRPr="0039384F" w:rsidRDefault="006C645B" w:rsidP="006C645B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622E8683" w14:textId="7777777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ОТКЛ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2DEB3EB6" w14:textId="7777777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Отклонено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34D18DE8" w14:textId="77777777" w:rsidR="006C645B" w:rsidRPr="0039384F" w:rsidRDefault="006C645B">
            <w:pPr>
              <w:rPr>
                <w:lang w:eastAsia="ru-RU"/>
              </w:rPr>
              <w:pPrChange w:id="3194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>Статус устанавливается на уровне заголовка сетевого графика.</w:t>
            </w:r>
          </w:p>
        </w:tc>
      </w:tr>
      <w:tr w:rsidR="006C645B" w:rsidRPr="007447ED" w14:paraId="4A675BAA" w14:textId="77777777" w:rsidTr="00377EC5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6A75F455" w14:textId="77777777" w:rsidR="006C645B" w:rsidRPr="0039384F" w:rsidRDefault="006C645B" w:rsidP="006C645B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4A2B504C" w14:textId="7777777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АРХВ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7AB45144" w14:textId="7777777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В архив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729E9FDA" w14:textId="77777777" w:rsidR="006C645B" w:rsidRPr="0039384F" w:rsidRDefault="006C645B">
            <w:pPr>
              <w:rPr>
                <w:lang w:eastAsia="ru-RU"/>
              </w:rPr>
              <w:pPrChange w:id="3195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Заявку на ОВП занесена в архив. Все действия с заявкой блокируются </w:t>
            </w:r>
          </w:p>
        </w:tc>
      </w:tr>
      <w:tr w:rsidR="006C645B" w:rsidRPr="007447ED" w14:paraId="76479231" w14:textId="77777777" w:rsidTr="00377EC5">
        <w:trPr>
          <w:trHeight w:val="1000"/>
        </w:trPr>
        <w:tc>
          <w:tcPr>
            <w:tcW w:w="1041" w:type="dxa"/>
            <w:shd w:val="clear" w:color="auto" w:fill="auto"/>
            <w:vAlign w:val="center"/>
          </w:tcPr>
          <w:p w14:paraId="7A347121" w14:textId="77777777" w:rsidR="006C645B" w:rsidRPr="0039384F" w:rsidRDefault="006C645B" w:rsidP="006C645B">
            <w:pPr>
              <w:pStyle w:val="afa"/>
              <w:numPr>
                <w:ilvl w:val="0"/>
                <w:numId w:val="42"/>
              </w:numPr>
              <w:rPr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48E5002A" w14:textId="7777777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АСКИ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14442ACB" w14:textId="77777777" w:rsidR="006C645B" w:rsidRPr="0039384F" w:rsidRDefault="006C645B" w:rsidP="006C645B">
            <w:pPr>
              <w:rPr>
                <w:lang w:eastAsia="ru-RU"/>
              </w:rPr>
            </w:pPr>
            <w:r w:rsidRPr="000E0846">
              <w:rPr>
                <w:lang w:eastAsia="ru-RU"/>
              </w:rPr>
              <w:t>Заявка согласована в АСКИ</w:t>
            </w:r>
          </w:p>
        </w:tc>
        <w:tc>
          <w:tcPr>
            <w:tcW w:w="5660" w:type="dxa"/>
            <w:shd w:val="clear" w:color="auto" w:fill="auto"/>
            <w:vAlign w:val="center"/>
          </w:tcPr>
          <w:p w14:paraId="162A77EE" w14:textId="77777777" w:rsidR="006C645B" w:rsidRPr="0039384F" w:rsidRDefault="006C645B">
            <w:pPr>
              <w:rPr>
                <w:lang w:eastAsia="ru-RU"/>
              </w:rPr>
              <w:pPrChange w:id="3196" w:author="Zelenskaya Natalia" w:date="2021-03-12T16:36:00Z">
                <w:pPr>
                  <w:jc w:val="left"/>
                </w:pPr>
              </w:pPrChange>
            </w:pPr>
            <w:r>
              <w:rPr>
                <w:lang w:eastAsia="ru-RU"/>
              </w:rPr>
              <w:t xml:space="preserve">Статус устанавливается на уровне заголовка сетевого графика. Мероприятие ОВП утверждено в АСКИ </w:t>
            </w:r>
          </w:p>
        </w:tc>
      </w:tr>
      <w:tr w:rsidR="006C645B" w:rsidRPr="007447ED" w14:paraId="6CE49BF1" w14:textId="77777777" w:rsidTr="00377EC5">
        <w:trPr>
          <w:trHeight w:val="1000"/>
          <w:ins w:id="3197" w:author="Zelenskaya Natalia" w:date="2021-03-12T20:33:00Z"/>
        </w:trPr>
        <w:tc>
          <w:tcPr>
            <w:tcW w:w="1041" w:type="dxa"/>
            <w:shd w:val="clear" w:color="auto" w:fill="auto"/>
            <w:vAlign w:val="center"/>
          </w:tcPr>
          <w:p w14:paraId="151BBACC" w14:textId="77777777" w:rsidR="006C645B" w:rsidRPr="0039384F" w:rsidRDefault="006C645B" w:rsidP="006C645B">
            <w:pPr>
              <w:pStyle w:val="afa"/>
              <w:numPr>
                <w:ilvl w:val="0"/>
                <w:numId w:val="42"/>
              </w:numPr>
              <w:rPr>
                <w:ins w:id="3198" w:author="Zelenskaya Natalia" w:date="2021-03-12T20:33:00Z"/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63D9F315" w14:textId="478322C0" w:rsidR="006C645B" w:rsidRPr="000E0846" w:rsidRDefault="006C645B" w:rsidP="006C645B">
            <w:pPr>
              <w:rPr>
                <w:ins w:id="3199" w:author="Zelenskaya Natalia" w:date="2021-03-12T20:33:00Z"/>
                <w:lang w:eastAsia="ru-RU"/>
              </w:rPr>
            </w:pPr>
            <w:ins w:id="3200" w:author="Zelenskaya Natalia" w:date="2021-03-12T20:33:00Z">
              <w:r w:rsidRPr="00377EC5">
                <w:rPr>
                  <w:lang w:eastAsia="ru-RU"/>
                </w:rPr>
                <w:t>ОПРЖ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3B4F57B4" w14:textId="0CD909C7" w:rsidR="006C645B" w:rsidRPr="000E0846" w:rsidRDefault="006C645B" w:rsidP="006C645B">
            <w:pPr>
              <w:rPr>
                <w:ins w:id="3201" w:author="Zelenskaya Natalia" w:date="2021-03-12T20:33:00Z"/>
                <w:lang w:eastAsia="ru-RU"/>
              </w:rPr>
            </w:pPr>
            <w:ins w:id="3202" w:author="Zelenskaya Natalia" w:date="2021-03-12T20:33:00Z">
              <w:r w:rsidRPr="00377EC5">
                <w:rPr>
                  <w:lang w:eastAsia="ru-RU"/>
                </w:rPr>
                <w:t>Опереж закуп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6DE45D85" w14:textId="7D58CB97" w:rsidR="006C645B" w:rsidRDefault="006C645B" w:rsidP="006C645B">
            <w:pPr>
              <w:rPr>
                <w:ins w:id="3203" w:author="Zelenskaya Natalia" w:date="2021-03-12T20:33:00Z"/>
                <w:lang w:eastAsia="ru-RU"/>
              </w:rPr>
            </w:pPr>
            <w:ins w:id="3204" w:author="Zelenskaya Natalia" w:date="2021-03-12T20:33:00Z">
              <w:r>
                <w:rPr>
                  <w:lang w:eastAsia="ru-RU"/>
                </w:rPr>
                <w:t>Статус устанавливается на уровне заголовка сетевого графика, в случае опережающего закупа</w:t>
              </w:r>
            </w:ins>
          </w:p>
        </w:tc>
      </w:tr>
      <w:tr w:rsidR="006C645B" w:rsidRPr="007447ED" w14:paraId="13F79A5E" w14:textId="77777777" w:rsidTr="00377EC5">
        <w:trPr>
          <w:trHeight w:val="1000"/>
          <w:ins w:id="3205" w:author="Zelenskaya Natalia" w:date="2021-03-12T20:33:00Z"/>
        </w:trPr>
        <w:tc>
          <w:tcPr>
            <w:tcW w:w="1041" w:type="dxa"/>
            <w:shd w:val="clear" w:color="auto" w:fill="auto"/>
            <w:vAlign w:val="center"/>
          </w:tcPr>
          <w:p w14:paraId="4AA1B90F" w14:textId="77777777" w:rsidR="006C645B" w:rsidRPr="0039384F" w:rsidRDefault="006C645B" w:rsidP="006C645B">
            <w:pPr>
              <w:pStyle w:val="afa"/>
              <w:numPr>
                <w:ilvl w:val="0"/>
                <w:numId w:val="42"/>
              </w:numPr>
              <w:rPr>
                <w:ins w:id="3206" w:author="Zelenskaya Natalia" w:date="2021-03-12T20:33:00Z"/>
                <w:lang w:eastAsia="ru-RU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394556E8" w14:textId="528757D1" w:rsidR="006C645B" w:rsidRPr="000E0846" w:rsidRDefault="006C645B" w:rsidP="006C645B">
            <w:pPr>
              <w:rPr>
                <w:ins w:id="3207" w:author="Zelenskaya Natalia" w:date="2021-03-12T20:33:00Z"/>
                <w:lang w:eastAsia="ru-RU"/>
              </w:rPr>
            </w:pPr>
            <w:ins w:id="3208" w:author="Zelenskaya Natalia" w:date="2021-03-12T20:33:00Z">
              <w:r w:rsidRPr="00377EC5">
                <w:rPr>
                  <w:lang w:eastAsia="ru-RU"/>
                </w:rPr>
                <w:t>РСЦН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3423CFAF" w14:textId="2D40BF6C" w:rsidR="006C645B" w:rsidRPr="000E0846" w:rsidRDefault="006C645B" w:rsidP="006C645B">
            <w:pPr>
              <w:rPr>
                <w:ins w:id="3209" w:author="Zelenskaya Natalia" w:date="2021-03-12T20:33:00Z"/>
                <w:lang w:eastAsia="ru-RU"/>
              </w:rPr>
            </w:pPr>
            <w:ins w:id="3210" w:author="Zelenskaya Natalia" w:date="2021-03-12T20:33:00Z">
              <w:r w:rsidRPr="00377EC5">
                <w:rPr>
                  <w:lang w:eastAsia="ru-RU"/>
                </w:rPr>
                <w:t>Расценено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5CE33866" w14:textId="27FC6B8D" w:rsidR="006C645B" w:rsidRDefault="006C645B" w:rsidP="006C645B">
            <w:pPr>
              <w:rPr>
                <w:ins w:id="3211" w:author="Zelenskaya Natalia" w:date="2021-03-12T20:33:00Z"/>
                <w:lang w:eastAsia="ru-RU"/>
              </w:rPr>
            </w:pPr>
            <w:ins w:id="3212" w:author="Zelenskaya Natalia" w:date="2021-03-12T20:33:00Z">
              <w:r>
                <w:rPr>
                  <w:lang w:eastAsia="ru-RU"/>
                </w:rPr>
                <w:t>Статус устанавливается на уровне заголовка сетевого графика, в случае утверждения плановых цен</w:t>
              </w:r>
            </w:ins>
          </w:p>
        </w:tc>
      </w:tr>
    </w:tbl>
    <w:p w14:paraId="6DE5CBEA" w14:textId="3760D880" w:rsidR="00377EC5" w:rsidRPr="007447ED" w:rsidRDefault="00377EC5">
      <w:pPr>
        <w:pStyle w:val="aff7"/>
        <w:rPr>
          <w:ins w:id="3213" w:author="Zelenskaya Natalia" w:date="2021-03-12T20:35:00Z"/>
        </w:rPr>
        <w:pPrChange w:id="3214" w:author="Zelenskaya Natalia" w:date="2021-03-12T21:15:00Z">
          <w:pPr>
            <w:pStyle w:val="a7"/>
          </w:pPr>
        </w:pPrChange>
      </w:pPr>
      <w:bookmarkStart w:id="3215" w:name="_Toc525313699"/>
      <w:ins w:id="3216" w:author="Zelenskaya Natalia" w:date="2021-03-12T20:35:00Z">
        <w:r w:rsidRPr="007447ED">
          <w:t xml:space="preserve">Таблица </w:t>
        </w:r>
        <w:r w:rsidRPr="007447ED">
          <w:fldChar w:fldCharType="begin"/>
        </w:r>
        <w:r w:rsidRPr="007447ED">
          <w:instrText xml:space="preserve"> SEQ Таблица \* ARABIC </w:instrText>
        </w:r>
        <w:r w:rsidRPr="007447ED">
          <w:fldChar w:fldCharType="separate"/>
        </w:r>
      </w:ins>
      <w:ins w:id="3217" w:author="Zelenskaya Natalia" w:date="2021-03-12T20:36:00Z">
        <w:r>
          <w:rPr>
            <w:noProof/>
          </w:rPr>
          <w:t>18</w:t>
        </w:r>
      </w:ins>
      <w:ins w:id="3218" w:author="Zelenskaya Natalia" w:date="2021-03-12T20:35:00Z">
        <w:r w:rsidRPr="007447ED">
          <w:fldChar w:fldCharType="end"/>
        </w:r>
        <w:r w:rsidRPr="007447ED">
          <w:t xml:space="preserve">.Статусная схема </w:t>
        </w:r>
        <w:r>
          <w:t xml:space="preserve">PS_NET42- </w:t>
        </w:r>
        <w:r w:rsidRPr="00AA5A3F">
          <w:t xml:space="preserve">Статусная схема </w:t>
        </w:r>
        <w:r>
          <w:t>Оборудование ИЦ</w:t>
        </w:r>
      </w:ins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1580"/>
        <w:gridCol w:w="1925"/>
        <w:gridCol w:w="5660"/>
      </w:tblGrid>
      <w:tr w:rsidR="00377EC5" w:rsidRPr="007447ED" w14:paraId="3770D421" w14:textId="77777777" w:rsidTr="00D254EC">
        <w:trPr>
          <w:trHeight w:val="520"/>
          <w:tblHeader/>
          <w:ins w:id="3219" w:author="Zelenskaya Natalia" w:date="2021-03-12T20:35:00Z"/>
        </w:trPr>
        <w:tc>
          <w:tcPr>
            <w:tcW w:w="1041" w:type="dxa"/>
            <w:shd w:val="clear" w:color="000000" w:fill="FFC000"/>
            <w:vAlign w:val="center"/>
            <w:hideMark/>
          </w:tcPr>
          <w:p w14:paraId="23CCBB3B" w14:textId="77777777" w:rsidR="00377EC5" w:rsidRPr="007447ED" w:rsidRDefault="00377EC5">
            <w:pPr>
              <w:pStyle w:val="aff7"/>
              <w:rPr>
                <w:ins w:id="3220" w:author="Zelenskaya Natalia" w:date="2021-03-12T20:35:00Z"/>
                <w:color w:val="000000"/>
                <w:szCs w:val="20"/>
              </w:rPr>
              <w:pPrChange w:id="3221" w:author="Zelenskaya Natalia" w:date="2021-03-12T21:15:00Z">
                <w:pPr/>
              </w:pPrChange>
            </w:pPr>
            <w:ins w:id="3222" w:author="Zelenskaya Natalia" w:date="2021-03-12T20:35:00Z">
              <w:r w:rsidRPr="007447ED">
                <w:lastRenderedPageBreak/>
                <w:t>№</w:t>
              </w:r>
            </w:ins>
          </w:p>
        </w:tc>
        <w:tc>
          <w:tcPr>
            <w:tcW w:w="1580" w:type="dxa"/>
            <w:shd w:val="clear" w:color="000000" w:fill="FFC000"/>
            <w:vAlign w:val="center"/>
            <w:hideMark/>
          </w:tcPr>
          <w:p w14:paraId="00379D94" w14:textId="77777777" w:rsidR="00377EC5" w:rsidRPr="007447ED" w:rsidRDefault="00377EC5">
            <w:pPr>
              <w:pStyle w:val="aff7"/>
              <w:rPr>
                <w:ins w:id="3223" w:author="Zelenskaya Natalia" w:date="2021-03-12T20:35:00Z"/>
                <w:color w:val="000000"/>
                <w:szCs w:val="20"/>
              </w:rPr>
              <w:pPrChange w:id="3224" w:author="Zelenskaya Natalia" w:date="2021-03-12T21:15:00Z">
                <w:pPr/>
              </w:pPrChange>
            </w:pPr>
            <w:ins w:id="3225" w:author="Zelenskaya Natalia" w:date="2021-03-12T20:35:00Z">
              <w:r w:rsidRPr="007447ED">
                <w:t>Обозначение статуса</w:t>
              </w:r>
            </w:ins>
          </w:p>
        </w:tc>
        <w:tc>
          <w:tcPr>
            <w:tcW w:w="1925" w:type="dxa"/>
            <w:shd w:val="clear" w:color="000000" w:fill="FFC000"/>
            <w:vAlign w:val="center"/>
            <w:hideMark/>
          </w:tcPr>
          <w:p w14:paraId="70A4F3C1" w14:textId="77777777" w:rsidR="00377EC5" w:rsidRPr="007447ED" w:rsidRDefault="00377EC5">
            <w:pPr>
              <w:pStyle w:val="aff7"/>
              <w:rPr>
                <w:ins w:id="3226" w:author="Zelenskaya Natalia" w:date="2021-03-12T20:35:00Z"/>
                <w:color w:val="000000"/>
                <w:szCs w:val="20"/>
              </w:rPr>
              <w:pPrChange w:id="3227" w:author="Zelenskaya Natalia" w:date="2021-03-12T21:15:00Z">
                <w:pPr/>
              </w:pPrChange>
            </w:pPr>
            <w:ins w:id="3228" w:author="Zelenskaya Natalia" w:date="2021-03-12T20:35:00Z">
              <w:r w:rsidRPr="007447ED">
                <w:t>Наименование статуса</w:t>
              </w:r>
            </w:ins>
          </w:p>
        </w:tc>
        <w:tc>
          <w:tcPr>
            <w:tcW w:w="5660" w:type="dxa"/>
            <w:shd w:val="clear" w:color="000000" w:fill="FFC000"/>
            <w:vAlign w:val="center"/>
            <w:hideMark/>
          </w:tcPr>
          <w:p w14:paraId="03282DC7" w14:textId="77777777" w:rsidR="00377EC5" w:rsidRPr="007447ED" w:rsidRDefault="00377EC5">
            <w:pPr>
              <w:pStyle w:val="aff7"/>
              <w:rPr>
                <w:ins w:id="3229" w:author="Zelenskaya Natalia" w:date="2021-03-12T20:35:00Z"/>
                <w:color w:val="000000"/>
                <w:szCs w:val="20"/>
              </w:rPr>
              <w:pPrChange w:id="3230" w:author="Zelenskaya Natalia" w:date="2021-03-12T21:15:00Z">
                <w:pPr/>
              </w:pPrChange>
            </w:pPr>
            <w:ins w:id="3231" w:author="Zelenskaya Natalia" w:date="2021-03-12T20:35:00Z">
              <w:r w:rsidRPr="007447ED">
                <w:t>Описание</w:t>
              </w:r>
            </w:ins>
          </w:p>
        </w:tc>
      </w:tr>
      <w:tr w:rsidR="00377EC5" w:rsidRPr="007447ED" w14:paraId="2BB0C2B3" w14:textId="77777777" w:rsidTr="00D254EC">
        <w:trPr>
          <w:trHeight w:val="750"/>
          <w:ins w:id="3232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7E86CF9A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233" w:author="Zelenskaya Natalia" w:date="2021-03-12T20:35:00Z"/>
                <w:lang w:eastAsia="ru-RU"/>
              </w:rPr>
              <w:pPrChange w:id="3234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  <w:hideMark/>
          </w:tcPr>
          <w:p w14:paraId="14D74115" w14:textId="77777777" w:rsidR="00377EC5" w:rsidRPr="007447ED" w:rsidRDefault="00377EC5" w:rsidP="00D254EC">
            <w:pPr>
              <w:rPr>
                <w:ins w:id="3235" w:author="Zelenskaya Natalia" w:date="2021-03-12T20:35:00Z"/>
                <w:color w:val="000000"/>
                <w:lang w:eastAsia="ru-RU"/>
              </w:rPr>
            </w:pPr>
            <w:ins w:id="3236" w:author="Zelenskaya Natalia" w:date="2021-03-12T20:35:00Z">
              <w:r w:rsidRPr="007447ED">
                <w:rPr>
                  <w:lang w:eastAsia="ru-RU"/>
                </w:rPr>
                <w:t>ИНИЦ</w:t>
              </w:r>
            </w:ins>
          </w:p>
        </w:tc>
        <w:tc>
          <w:tcPr>
            <w:tcW w:w="1925" w:type="dxa"/>
            <w:shd w:val="clear" w:color="auto" w:fill="auto"/>
            <w:vAlign w:val="center"/>
            <w:hideMark/>
          </w:tcPr>
          <w:p w14:paraId="20E8791B" w14:textId="77777777" w:rsidR="00377EC5" w:rsidRPr="007447ED" w:rsidRDefault="00377EC5" w:rsidP="00D254EC">
            <w:pPr>
              <w:rPr>
                <w:ins w:id="3237" w:author="Zelenskaya Natalia" w:date="2021-03-12T20:35:00Z"/>
                <w:color w:val="000000"/>
                <w:lang w:eastAsia="ru-RU"/>
              </w:rPr>
            </w:pPr>
            <w:ins w:id="3238" w:author="Zelenskaya Natalia" w:date="2021-03-12T20:35:00Z">
              <w:r w:rsidRPr="007447ED">
                <w:rPr>
                  <w:lang w:eastAsia="ru-RU"/>
                </w:rPr>
                <w:t>Инициатива</w:t>
              </w:r>
            </w:ins>
          </w:p>
        </w:tc>
        <w:tc>
          <w:tcPr>
            <w:tcW w:w="5660" w:type="dxa"/>
            <w:shd w:val="clear" w:color="auto" w:fill="auto"/>
            <w:vAlign w:val="center"/>
            <w:hideMark/>
          </w:tcPr>
          <w:p w14:paraId="117AB650" w14:textId="77777777" w:rsidR="00377EC5" w:rsidRPr="007447ED" w:rsidRDefault="00377EC5" w:rsidP="00D254EC">
            <w:pPr>
              <w:rPr>
                <w:ins w:id="3239" w:author="Zelenskaya Natalia" w:date="2021-03-12T20:35:00Z"/>
                <w:color w:val="000000"/>
                <w:lang w:eastAsia="ru-RU"/>
              </w:rPr>
            </w:pPr>
            <w:ins w:id="3240" w:author="Zelenskaya Natalia" w:date="2021-03-12T20:35:00Z">
              <w:r w:rsidRPr="007447ED">
                <w:rPr>
                  <w:lang w:eastAsia="ru-RU"/>
                </w:rPr>
                <w:t>Начальный статус проекта определяющий, что сформирована инициатива на реализацию мероприятия. Статус устанавливается на уровне операции сетевого графика.</w:t>
              </w:r>
            </w:ins>
          </w:p>
        </w:tc>
      </w:tr>
      <w:tr w:rsidR="00377EC5" w:rsidRPr="007447ED" w14:paraId="6467379E" w14:textId="77777777" w:rsidTr="00D254EC">
        <w:trPr>
          <w:trHeight w:val="750"/>
          <w:ins w:id="3241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372A2A3D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242" w:author="Zelenskaya Natalia" w:date="2021-03-12T20:35:00Z"/>
                <w:lang w:eastAsia="ru-RU"/>
              </w:rPr>
              <w:pPrChange w:id="3243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67A33E80" w14:textId="1983EAC8" w:rsidR="00377EC5" w:rsidRPr="007447ED" w:rsidRDefault="00377EC5">
            <w:pPr>
              <w:rPr>
                <w:ins w:id="3244" w:author="Zelenskaya Natalia" w:date="2021-03-12T20:35:00Z"/>
                <w:lang w:eastAsia="ru-RU"/>
              </w:rPr>
            </w:pPr>
            <w:ins w:id="3245" w:author="Zelenskaya Natalia" w:date="2021-03-12T20:35:00Z">
              <w:r>
                <w:rPr>
                  <w:lang w:eastAsia="ru-RU"/>
                </w:rPr>
                <w:t>С</w:t>
              </w:r>
            </w:ins>
            <w:ins w:id="3246" w:author="Zelenskaya Natalia" w:date="2021-03-12T20:38:00Z">
              <w:r w:rsidR="006C645B">
                <w:rPr>
                  <w:lang w:eastAsia="ru-RU"/>
                </w:rPr>
                <w:t>ДИЦ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7CA19441" w14:textId="77777777" w:rsidR="00377EC5" w:rsidRPr="007447ED" w:rsidRDefault="00377EC5" w:rsidP="00D254EC">
            <w:pPr>
              <w:rPr>
                <w:ins w:id="3247" w:author="Zelenskaya Natalia" w:date="2021-03-12T20:35:00Z"/>
                <w:lang w:eastAsia="ru-RU"/>
              </w:rPr>
            </w:pPr>
            <w:ins w:id="3248" w:author="Zelenskaya Natalia" w:date="2021-03-12T20:35:00Z">
              <w:r w:rsidRPr="0039384F">
                <w:rPr>
                  <w:lang w:eastAsia="ru-RU"/>
                </w:rPr>
                <w:t xml:space="preserve">Согласовано </w:t>
              </w:r>
              <w:r w:rsidRPr="00691D5A">
                <w:rPr>
                  <w:lang w:eastAsia="ru-RU"/>
                </w:rPr>
                <w:t>Сотрудник</w:t>
              </w:r>
              <w:r>
                <w:rPr>
                  <w:lang w:eastAsia="ru-RU"/>
                </w:rPr>
                <w:t>ом</w:t>
              </w:r>
              <w:r w:rsidRPr="00691D5A">
                <w:rPr>
                  <w:lang w:eastAsia="ru-RU"/>
                </w:rPr>
                <w:t xml:space="preserve"> управления бюджетами ТОиР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5DC1870F" w14:textId="0A2C50E1" w:rsidR="00377EC5" w:rsidRPr="007447ED" w:rsidRDefault="00377EC5" w:rsidP="00D254EC">
            <w:pPr>
              <w:rPr>
                <w:ins w:id="3249" w:author="Zelenskaya Natalia" w:date="2021-03-12T20:35:00Z"/>
                <w:lang w:eastAsia="ru-RU"/>
              </w:rPr>
            </w:pPr>
            <w:ins w:id="3250" w:author="Zelenskaya Natalia" w:date="2021-03-12T20:35:00Z">
              <w:r>
                <w:rPr>
                  <w:lang w:eastAsia="ru-RU"/>
                </w:rPr>
                <w:t>Статус устанавливается на уровне заголовка сетевого графика</w:t>
              </w:r>
            </w:ins>
            <w:ins w:id="3251" w:author="Zelenskaya Natalia" w:date="2021-03-12T20:38:00Z">
              <w:r w:rsidR="006C645B">
                <w:rPr>
                  <w:lang w:eastAsia="ru-RU"/>
                </w:rPr>
                <w:t>, согласовано Директором ИЦ</w:t>
              </w:r>
            </w:ins>
          </w:p>
        </w:tc>
      </w:tr>
      <w:tr w:rsidR="006C645B" w:rsidRPr="007447ED" w14:paraId="7AE0131D" w14:textId="77777777" w:rsidTr="00D254EC">
        <w:trPr>
          <w:trHeight w:val="750"/>
          <w:ins w:id="3252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66CD9B30" w14:textId="77777777" w:rsidR="006C645B" w:rsidRPr="0039384F" w:rsidRDefault="006C645B">
            <w:pPr>
              <w:pStyle w:val="afa"/>
              <w:numPr>
                <w:ilvl w:val="0"/>
                <w:numId w:val="45"/>
              </w:numPr>
              <w:rPr>
                <w:ins w:id="3253" w:author="Zelenskaya Natalia" w:date="2021-03-12T20:35:00Z"/>
                <w:lang w:eastAsia="ru-RU"/>
              </w:rPr>
              <w:pPrChange w:id="3254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78C764C3" w14:textId="502B41FD" w:rsidR="006C645B" w:rsidRPr="007447ED" w:rsidRDefault="006C645B" w:rsidP="006C645B">
            <w:pPr>
              <w:rPr>
                <w:ins w:id="3255" w:author="Zelenskaya Natalia" w:date="2021-03-12T20:35:00Z"/>
                <w:lang w:eastAsia="ru-RU"/>
              </w:rPr>
            </w:pPr>
            <w:ins w:id="3256" w:author="Zelenskaya Natalia" w:date="2021-03-12T20:39:00Z">
              <w:r>
                <w:rPr>
                  <w:lang w:eastAsia="ru-RU"/>
                </w:rPr>
                <w:t>СГТЗ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1471955D" w14:textId="67FABAD7" w:rsidR="006C645B" w:rsidRPr="007447ED" w:rsidRDefault="006C645B" w:rsidP="006C645B">
            <w:pPr>
              <w:rPr>
                <w:ins w:id="3257" w:author="Zelenskaya Natalia" w:date="2021-03-12T20:35:00Z"/>
                <w:lang w:eastAsia="ru-RU"/>
              </w:rPr>
            </w:pPr>
            <w:ins w:id="3258" w:author="Zelenskaya Natalia" w:date="2021-03-12T20:39:00Z">
              <w:r>
                <w:rPr>
                  <w:lang w:eastAsia="ru-RU"/>
                </w:rPr>
                <w:t>Согласовано ТЗ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647BC276" w14:textId="31B15C2A" w:rsidR="006C645B" w:rsidRPr="007447ED" w:rsidRDefault="006C645B" w:rsidP="006C645B">
            <w:pPr>
              <w:rPr>
                <w:ins w:id="3259" w:author="Zelenskaya Natalia" w:date="2021-03-12T20:35:00Z"/>
                <w:lang w:eastAsia="ru-RU"/>
              </w:rPr>
            </w:pPr>
            <w:ins w:id="3260" w:author="Zelenskaya Natalia" w:date="2021-03-12T20:39:00Z">
              <w:r>
                <w:rPr>
                  <w:lang w:eastAsia="ru-RU"/>
                </w:rPr>
                <w:t>Статус устанавливается на уровне заголовка сетевого графика. П</w:t>
              </w:r>
              <w:r w:rsidRPr="000E0846">
                <w:rPr>
                  <w:lang w:eastAsia="ru-RU"/>
                </w:rPr>
                <w:t>ри установке статуса система должна проверять наличие приложенных документов DMS (техническое задание, опросный лист).</w:t>
              </w:r>
            </w:ins>
          </w:p>
        </w:tc>
      </w:tr>
      <w:tr w:rsidR="006C645B" w:rsidRPr="007447ED" w14:paraId="61422B78" w14:textId="77777777" w:rsidTr="00D254EC">
        <w:trPr>
          <w:trHeight w:val="750"/>
          <w:ins w:id="3261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014A2F1C" w14:textId="77777777" w:rsidR="006C645B" w:rsidRPr="0039384F" w:rsidRDefault="006C645B">
            <w:pPr>
              <w:pStyle w:val="afa"/>
              <w:numPr>
                <w:ilvl w:val="0"/>
                <w:numId w:val="45"/>
              </w:numPr>
              <w:rPr>
                <w:ins w:id="3262" w:author="Zelenskaya Natalia" w:date="2021-03-12T20:35:00Z"/>
                <w:lang w:eastAsia="ru-RU"/>
              </w:rPr>
              <w:pPrChange w:id="3263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15FDE41F" w14:textId="17A612C3" w:rsidR="006C645B" w:rsidRPr="007447ED" w:rsidRDefault="006C645B" w:rsidP="006C645B">
            <w:pPr>
              <w:rPr>
                <w:ins w:id="3264" w:author="Zelenskaya Natalia" w:date="2021-03-12T20:35:00Z"/>
                <w:lang w:eastAsia="ru-RU"/>
              </w:rPr>
            </w:pPr>
            <w:ins w:id="3265" w:author="Zelenskaya Natalia" w:date="2021-03-12T20:41:00Z">
              <w:r>
                <w:rPr>
                  <w:lang w:eastAsia="ru-RU"/>
                </w:rPr>
                <w:t>СГКБ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48252D6A" w14:textId="6ECD08AC" w:rsidR="006C645B" w:rsidRPr="007447ED" w:rsidRDefault="006C645B" w:rsidP="006C645B">
            <w:pPr>
              <w:rPr>
                <w:ins w:id="3266" w:author="Zelenskaya Natalia" w:date="2021-03-12T20:35:00Z"/>
                <w:lang w:eastAsia="ru-RU"/>
              </w:rPr>
            </w:pPr>
            <w:ins w:id="3267" w:author="Zelenskaya Natalia" w:date="2021-03-12T20:41:00Z">
              <w:r>
                <w:rPr>
                  <w:lang w:eastAsia="ru-RU"/>
                </w:rPr>
                <w:t>Согласовано Ком. блоком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554C0AAB" w14:textId="0EF4AE27" w:rsidR="006C645B" w:rsidRPr="007447ED" w:rsidRDefault="006C645B" w:rsidP="006C645B">
            <w:pPr>
              <w:rPr>
                <w:ins w:id="3268" w:author="Zelenskaya Natalia" w:date="2021-03-12T20:35:00Z"/>
                <w:lang w:eastAsia="ru-RU"/>
              </w:rPr>
            </w:pPr>
            <w:ins w:id="3269" w:author="Zelenskaya Natalia" w:date="2021-03-12T20:41:00Z">
              <w:r>
                <w:rPr>
                  <w:lang w:eastAsia="ru-RU"/>
                </w:rPr>
                <w:t>Статус устанавливается на уровне заголовка сетевого графика, согласовано Ком. блоком</w:t>
              </w:r>
            </w:ins>
          </w:p>
        </w:tc>
      </w:tr>
      <w:tr w:rsidR="00377EC5" w:rsidRPr="007447ED" w14:paraId="75FC9961" w14:textId="77777777" w:rsidTr="00D254EC">
        <w:trPr>
          <w:trHeight w:val="750"/>
          <w:ins w:id="3270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428A8345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271" w:author="Zelenskaya Natalia" w:date="2021-03-12T20:35:00Z"/>
                <w:lang w:eastAsia="ru-RU"/>
              </w:rPr>
              <w:pPrChange w:id="3272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56DABE63" w14:textId="77777777" w:rsidR="00377EC5" w:rsidRPr="007447ED" w:rsidRDefault="00377EC5" w:rsidP="00D254EC">
            <w:pPr>
              <w:rPr>
                <w:ins w:id="3273" w:author="Zelenskaya Natalia" w:date="2021-03-12T20:35:00Z"/>
                <w:lang w:eastAsia="ru-RU"/>
              </w:rPr>
            </w:pPr>
            <w:ins w:id="3274" w:author="Zelenskaya Natalia" w:date="2021-03-12T20:35:00Z">
              <w:r w:rsidRPr="0039384F">
                <w:rPr>
                  <w:lang w:eastAsia="ru-RU"/>
                </w:rPr>
                <w:t>УТВР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20C6D161" w14:textId="77777777" w:rsidR="00377EC5" w:rsidRPr="007447ED" w:rsidRDefault="00377EC5" w:rsidP="00D254EC">
            <w:pPr>
              <w:rPr>
                <w:ins w:id="3275" w:author="Zelenskaya Natalia" w:date="2021-03-12T20:35:00Z"/>
                <w:lang w:eastAsia="ru-RU"/>
              </w:rPr>
            </w:pPr>
            <w:ins w:id="3276" w:author="Zelenskaya Natalia" w:date="2021-03-12T20:35:00Z">
              <w:r>
                <w:rPr>
                  <w:lang w:eastAsia="ru-RU"/>
                </w:rPr>
                <w:t>Утверждено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065B41EB" w14:textId="77777777" w:rsidR="00377EC5" w:rsidRPr="007447ED" w:rsidRDefault="00377EC5" w:rsidP="00D254EC">
            <w:pPr>
              <w:rPr>
                <w:ins w:id="3277" w:author="Zelenskaya Natalia" w:date="2021-03-12T20:35:00Z"/>
                <w:lang w:eastAsia="ru-RU"/>
              </w:rPr>
            </w:pPr>
            <w:ins w:id="3278" w:author="Zelenskaya Natalia" w:date="2021-03-12T20:35:00Z">
              <w:r>
                <w:rPr>
                  <w:lang w:eastAsia="ru-RU"/>
                </w:rPr>
                <w:t>Утверждено на ТК</w:t>
              </w:r>
              <w:r w:rsidRPr="0039384F">
                <w:rPr>
                  <w:lang w:eastAsia="ru-RU"/>
                </w:rPr>
                <w:t xml:space="preserve"> УК</w:t>
              </w:r>
            </w:ins>
          </w:p>
        </w:tc>
      </w:tr>
      <w:tr w:rsidR="00377EC5" w:rsidRPr="007447ED" w14:paraId="1626A6E6" w14:textId="77777777" w:rsidTr="00D254EC">
        <w:trPr>
          <w:trHeight w:val="1000"/>
          <w:ins w:id="3279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7695033D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280" w:author="Zelenskaya Natalia" w:date="2021-03-12T20:35:00Z"/>
                <w:lang w:eastAsia="ru-RU"/>
              </w:rPr>
              <w:pPrChange w:id="3281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4DAA35AB" w14:textId="77777777" w:rsidR="00377EC5" w:rsidRPr="0039384F" w:rsidRDefault="00377EC5" w:rsidP="00D254EC">
            <w:pPr>
              <w:rPr>
                <w:ins w:id="3282" w:author="Zelenskaya Natalia" w:date="2021-03-12T20:35:00Z"/>
                <w:lang w:eastAsia="ru-RU"/>
              </w:rPr>
            </w:pPr>
            <w:ins w:id="3283" w:author="Zelenskaya Natalia" w:date="2021-03-12T20:35:00Z">
              <w:r w:rsidRPr="000E0846">
                <w:rPr>
                  <w:lang w:eastAsia="ru-RU"/>
                </w:rPr>
                <w:t>ТКОР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15D9BA5D" w14:textId="77777777" w:rsidR="00377EC5" w:rsidRPr="0039384F" w:rsidRDefault="00377EC5" w:rsidP="00D254EC">
            <w:pPr>
              <w:rPr>
                <w:ins w:id="3284" w:author="Zelenskaya Natalia" w:date="2021-03-12T20:35:00Z"/>
                <w:lang w:eastAsia="ru-RU"/>
              </w:rPr>
            </w:pPr>
            <w:ins w:id="3285" w:author="Zelenskaya Natalia" w:date="2021-03-12T20:35:00Z">
              <w:r w:rsidRPr="000E0846">
                <w:rPr>
                  <w:lang w:eastAsia="ru-RU"/>
                </w:rPr>
                <w:t>Требует корректировки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5CCF4212" w14:textId="77777777" w:rsidR="00377EC5" w:rsidRPr="0039384F" w:rsidRDefault="00377EC5" w:rsidP="00D254EC">
            <w:pPr>
              <w:rPr>
                <w:ins w:id="3286" w:author="Zelenskaya Natalia" w:date="2021-03-12T20:35:00Z"/>
                <w:lang w:eastAsia="ru-RU"/>
              </w:rPr>
            </w:pPr>
            <w:ins w:id="3287" w:author="Zelenskaya Natalia" w:date="2021-03-12T20:35:00Z">
              <w:r>
                <w:rPr>
                  <w:lang w:eastAsia="ru-RU"/>
                </w:rPr>
                <w:t>Статус устанавливается на уровне заголовка сетевого графика.</w:t>
              </w:r>
            </w:ins>
          </w:p>
        </w:tc>
      </w:tr>
      <w:tr w:rsidR="00377EC5" w:rsidRPr="007447ED" w14:paraId="5E010633" w14:textId="77777777" w:rsidTr="00D254EC">
        <w:trPr>
          <w:trHeight w:val="1000"/>
          <w:ins w:id="3288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63DD90C8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289" w:author="Zelenskaya Natalia" w:date="2021-03-12T20:35:00Z"/>
                <w:lang w:eastAsia="ru-RU"/>
              </w:rPr>
              <w:pPrChange w:id="3290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46083095" w14:textId="77777777" w:rsidR="00377EC5" w:rsidRPr="0039384F" w:rsidRDefault="00377EC5" w:rsidP="00D254EC">
            <w:pPr>
              <w:rPr>
                <w:ins w:id="3291" w:author="Zelenskaya Natalia" w:date="2021-03-12T20:35:00Z"/>
                <w:lang w:eastAsia="ru-RU"/>
              </w:rPr>
            </w:pPr>
            <w:ins w:id="3292" w:author="Zelenskaya Natalia" w:date="2021-03-12T20:35:00Z">
              <w:r w:rsidRPr="000E0846">
                <w:rPr>
                  <w:lang w:eastAsia="ru-RU"/>
                </w:rPr>
                <w:t>ОТКЛ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433C9B7F" w14:textId="77777777" w:rsidR="00377EC5" w:rsidRPr="0039384F" w:rsidRDefault="00377EC5" w:rsidP="00D254EC">
            <w:pPr>
              <w:rPr>
                <w:ins w:id="3293" w:author="Zelenskaya Natalia" w:date="2021-03-12T20:35:00Z"/>
                <w:lang w:eastAsia="ru-RU"/>
              </w:rPr>
            </w:pPr>
            <w:ins w:id="3294" w:author="Zelenskaya Natalia" w:date="2021-03-12T20:35:00Z">
              <w:r w:rsidRPr="000E0846">
                <w:rPr>
                  <w:lang w:eastAsia="ru-RU"/>
                </w:rPr>
                <w:t>Отклонено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0726290A" w14:textId="77777777" w:rsidR="00377EC5" w:rsidRPr="0039384F" w:rsidRDefault="00377EC5" w:rsidP="00D254EC">
            <w:pPr>
              <w:rPr>
                <w:ins w:id="3295" w:author="Zelenskaya Natalia" w:date="2021-03-12T20:35:00Z"/>
                <w:lang w:eastAsia="ru-RU"/>
              </w:rPr>
            </w:pPr>
            <w:ins w:id="3296" w:author="Zelenskaya Natalia" w:date="2021-03-12T20:35:00Z">
              <w:r>
                <w:rPr>
                  <w:lang w:eastAsia="ru-RU"/>
                </w:rPr>
                <w:t>Статус устанавливается на уровне заголовка сетевого графика.</w:t>
              </w:r>
            </w:ins>
          </w:p>
        </w:tc>
      </w:tr>
      <w:tr w:rsidR="00377EC5" w:rsidRPr="007447ED" w14:paraId="19A3604A" w14:textId="77777777" w:rsidTr="00D254EC">
        <w:trPr>
          <w:trHeight w:val="1000"/>
          <w:ins w:id="3297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6857BAC0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298" w:author="Zelenskaya Natalia" w:date="2021-03-12T20:35:00Z"/>
                <w:lang w:eastAsia="ru-RU"/>
              </w:rPr>
              <w:pPrChange w:id="3299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08A44AFE" w14:textId="77777777" w:rsidR="00377EC5" w:rsidRPr="0039384F" w:rsidRDefault="00377EC5" w:rsidP="00D254EC">
            <w:pPr>
              <w:rPr>
                <w:ins w:id="3300" w:author="Zelenskaya Natalia" w:date="2021-03-12T20:35:00Z"/>
                <w:lang w:eastAsia="ru-RU"/>
              </w:rPr>
            </w:pPr>
            <w:ins w:id="3301" w:author="Zelenskaya Natalia" w:date="2021-03-12T20:35:00Z">
              <w:r w:rsidRPr="000E0846">
                <w:rPr>
                  <w:lang w:eastAsia="ru-RU"/>
                </w:rPr>
                <w:t>АРХВ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21DDB3B0" w14:textId="77777777" w:rsidR="00377EC5" w:rsidRPr="0039384F" w:rsidRDefault="00377EC5" w:rsidP="00D254EC">
            <w:pPr>
              <w:rPr>
                <w:ins w:id="3302" w:author="Zelenskaya Natalia" w:date="2021-03-12T20:35:00Z"/>
                <w:lang w:eastAsia="ru-RU"/>
              </w:rPr>
            </w:pPr>
            <w:ins w:id="3303" w:author="Zelenskaya Natalia" w:date="2021-03-12T20:35:00Z">
              <w:r w:rsidRPr="000E0846">
                <w:rPr>
                  <w:lang w:eastAsia="ru-RU"/>
                </w:rPr>
                <w:t>В архив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5143305E" w14:textId="77777777" w:rsidR="00377EC5" w:rsidRPr="0039384F" w:rsidRDefault="00377EC5" w:rsidP="00D254EC">
            <w:pPr>
              <w:rPr>
                <w:ins w:id="3304" w:author="Zelenskaya Natalia" w:date="2021-03-12T20:35:00Z"/>
                <w:lang w:eastAsia="ru-RU"/>
              </w:rPr>
            </w:pPr>
            <w:ins w:id="3305" w:author="Zelenskaya Natalia" w:date="2021-03-12T20:35:00Z">
              <w:r>
                <w:rPr>
                  <w:lang w:eastAsia="ru-RU"/>
                </w:rPr>
                <w:t xml:space="preserve">Статус устанавливается на уровне заголовка сетевого графика. Заявку на ОВП занесена в архив. Все действия с заявкой блокируются </w:t>
              </w:r>
            </w:ins>
          </w:p>
        </w:tc>
      </w:tr>
      <w:tr w:rsidR="00377EC5" w:rsidRPr="007447ED" w14:paraId="30A8A9DB" w14:textId="77777777" w:rsidTr="00D254EC">
        <w:trPr>
          <w:trHeight w:val="1000"/>
          <w:ins w:id="3306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2BB1BE11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307" w:author="Zelenskaya Natalia" w:date="2021-03-12T20:35:00Z"/>
                <w:lang w:eastAsia="ru-RU"/>
              </w:rPr>
              <w:pPrChange w:id="3308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5CD55B14" w14:textId="77777777" w:rsidR="00377EC5" w:rsidRPr="0039384F" w:rsidRDefault="00377EC5" w:rsidP="00D254EC">
            <w:pPr>
              <w:rPr>
                <w:ins w:id="3309" w:author="Zelenskaya Natalia" w:date="2021-03-12T20:35:00Z"/>
                <w:lang w:eastAsia="ru-RU"/>
              </w:rPr>
            </w:pPr>
            <w:ins w:id="3310" w:author="Zelenskaya Natalia" w:date="2021-03-12T20:35:00Z">
              <w:r w:rsidRPr="000E0846">
                <w:rPr>
                  <w:lang w:eastAsia="ru-RU"/>
                </w:rPr>
                <w:t>АСКИ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0014045B" w14:textId="77777777" w:rsidR="00377EC5" w:rsidRPr="0039384F" w:rsidRDefault="00377EC5" w:rsidP="00D254EC">
            <w:pPr>
              <w:rPr>
                <w:ins w:id="3311" w:author="Zelenskaya Natalia" w:date="2021-03-12T20:35:00Z"/>
                <w:lang w:eastAsia="ru-RU"/>
              </w:rPr>
            </w:pPr>
            <w:ins w:id="3312" w:author="Zelenskaya Natalia" w:date="2021-03-12T20:35:00Z">
              <w:r w:rsidRPr="000E0846">
                <w:rPr>
                  <w:lang w:eastAsia="ru-RU"/>
                </w:rPr>
                <w:t>Заявка согласована в АСКИ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1AF7D4BA" w14:textId="77777777" w:rsidR="00377EC5" w:rsidRPr="0039384F" w:rsidRDefault="00377EC5" w:rsidP="00D254EC">
            <w:pPr>
              <w:rPr>
                <w:ins w:id="3313" w:author="Zelenskaya Natalia" w:date="2021-03-12T20:35:00Z"/>
                <w:lang w:eastAsia="ru-RU"/>
              </w:rPr>
            </w:pPr>
            <w:ins w:id="3314" w:author="Zelenskaya Natalia" w:date="2021-03-12T20:35:00Z">
              <w:r>
                <w:rPr>
                  <w:lang w:eastAsia="ru-RU"/>
                </w:rPr>
                <w:t xml:space="preserve">Статус устанавливается на уровне заголовка сетевого графика. Мероприятие ОВП утверждено в АСКИ </w:t>
              </w:r>
            </w:ins>
          </w:p>
        </w:tc>
      </w:tr>
      <w:tr w:rsidR="00377EC5" w:rsidRPr="007447ED" w14:paraId="212151CA" w14:textId="77777777" w:rsidTr="00D254EC">
        <w:trPr>
          <w:trHeight w:val="1000"/>
          <w:ins w:id="3315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51890635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316" w:author="Zelenskaya Natalia" w:date="2021-03-12T20:35:00Z"/>
                <w:lang w:eastAsia="ru-RU"/>
              </w:rPr>
              <w:pPrChange w:id="3317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10BFFC51" w14:textId="77777777" w:rsidR="00377EC5" w:rsidRPr="000E0846" w:rsidRDefault="00377EC5" w:rsidP="00D254EC">
            <w:pPr>
              <w:rPr>
                <w:ins w:id="3318" w:author="Zelenskaya Natalia" w:date="2021-03-12T20:35:00Z"/>
                <w:lang w:eastAsia="ru-RU"/>
              </w:rPr>
            </w:pPr>
            <w:ins w:id="3319" w:author="Zelenskaya Natalia" w:date="2021-03-12T20:35:00Z">
              <w:r w:rsidRPr="00377EC5">
                <w:rPr>
                  <w:lang w:eastAsia="ru-RU"/>
                </w:rPr>
                <w:t>ОПРЖ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303F79D5" w14:textId="77777777" w:rsidR="00377EC5" w:rsidRPr="000E0846" w:rsidRDefault="00377EC5" w:rsidP="00D254EC">
            <w:pPr>
              <w:rPr>
                <w:ins w:id="3320" w:author="Zelenskaya Natalia" w:date="2021-03-12T20:35:00Z"/>
                <w:lang w:eastAsia="ru-RU"/>
              </w:rPr>
            </w:pPr>
            <w:ins w:id="3321" w:author="Zelenskaya Natalia" w:date="2021-03-12T20:35:00Z">
              <w:r w:rsidRPr="00377EC5">
                <w:rPr>
                  <w:lang w:eastAsia="ru-RU"/>
                </w:rPr>
                <w:t>Опереж закуп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0E31A205" w14:textId="77777777" w:rsidR="00377EC5" w:rsidRDefault="00377EC5" w:rsidP="00D254EC">
            <w:pPr>
              <w:rPr>
                <w:ins w:id="3322" w:author="Zelenskaya Natalia" w:date="2021-03-12T20:35:00Z"/>
                <w:lang w:eastAsia="ru-RU"/>
              </w:rPr>
            </w:pPr>
            <w:ins w:id="3323" w:author="Zelenskaya Natalia" w:date="2021-03-12T20:35:00Z">
              <w:r>
                <w:rPr>
                  <w:lang w:eastAsia="ru-RU"/>
                </w:rPr>
                <w:t>Статус устанавливается на уровне заголовка сетевого графика, в случае опережающего закупа</w:t>
              </w:r>
            </w:ins>
          </w:p>
        </w:tc>
      </w:tr>
      <w:tr w:rsidR="00377EC5" w:rsidRPr="007447ED" w14:paraId="09E545E7" w14:textId="77777777" w:rsidTr="00D254EC">
        <w:trPr>
          <w:trHeight w:val="1000"/>
          <w:ins w:id="3324" w:author="Zelenskaya Natalia" w:date="2021-03-12T20:35:00Z"/>
        </w:trPr>
        <w:tc>
          <w:tcPr>
            <w:tcW w:w="1041" w:type="dxa"/>
            <w:shd w:val="clear" w:color="auto" w:fill="auto"/>
            <w:vAlign w:val="center"/>
          </w:tcPr>
          <w:p w14:paraId="164B8029" w14:textId="77777777" w:rsidR="00377EC5" w:rsidRPr="0039384F" w:rsidRDefault="00377EC5">
            <w:pPr>
              <w:pStyle w:val="afa"/>
              <w:numPr>
                <w:ilvl w:val="0"/>
                <w:numId w:val="45"/>
              </w:numPr>
              <w:rPr>
                <w:ins w:id="3325" w:author="Zelenskaya Natalia" w:date="2021-03-12T20:35:00Z"/>
                <w:lang w:eastAsia="ru-RU"/>
              </w:rPr>
              <w:pPrChange w:id="3326" w:author="Zelenskaya Natalia" w:date="2021-03-12T20:35:00Z">
                <w:pPr>
                  <w:pStyle w:val="afa"/>
                  <w:numPr>
                    <w:numId w:val="42"/>
                  </w:numPr>
                  <w:ind w:left="720" w:hanging="360"/>
                </w:pPr>
              </w:pPrChange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69806D33" w14:textId="77777777" w:rsidR="00377EC5" w:rsidRPr="000E0846" w:rsidRDefault="00377EC5" w:rsidP="00D254EC">
            <w:pPr>
              <w:rPr>
                <w:ins w:id="3327" w:author="Zelenskaya Natalia" w:date="2021-03-12T20:35:00Z"/>
                <w:lang w:eastAsia="ru-RU"/>
              </w:rPr>
            </w:pPr>
            <w:ins w:id="3328" w:author="Zelenskaya Natalia" w:date="2021-03-12T20:35:00Z">
              <w:r w:rsidRPr="00377EC5">
                <w:rPr>
                  <w:lang w:eastAsia="ru-RU"/>
                </w:rPr>
                <w:t>РСЦН</w:t>
              </w:r>
            </w:ins>
          </w:p>
        </w:tc>
        <w:tc>
          <w:tcPr>
            <w:tcW w:w="1925" w:type="dxa"/>
            <w:shd w:val="clear" w:color="auto" w:fill="auto"/>
            <w:vAlign w:val="center"/>
          </w:tcPr>
          <w:p w14:paraId="7EEA223A" w14:textId="77777777" w:rsidR="00377EC5" w:rsidRPr="000E0846" w:rsidRDefault="00377EC5" w:rsidP="00D254EC">
            <w:pPr>
              <w:rPr>
                <w:ins w:id="3329" w:author="Zelenskaya Natalia" w:date="2021-03-12T20:35:00Z"/>
                <w:lang w:eastAsia="ru-RU"/>
              </w:rPr>
            </w:pPr>
            <w:ins w:id="3330" w:author="Zelenskaya Natalia" w:date="2021-03-12T20:35:00Z">
              <w:r w:rsidRPr="00377EC5">
                <w:rPr>
                  <w:lang w:eastAsia="ru-RU"/>
                </w:rPr>
                <w:t>Расценено</w:t>
              </w:r>
            </w:ins>
          </w:p>
        </w:tc>
        <w:tc>
          <w:tcPr>
            <w:tcW w:w="5660" w:type="dxa"/>
            <w:shd w:val="clear" w:color="auto" w:fill="auto"/>
            <w:vAlign w:val="center"/>
          </w:tcPr>
          <w:p w14:paraId="77301011" w14:textId="77777777" w:rsidR="00377EC5" w:rsidRDefault="00377EC5" w:rsidP="00D254EC">
            <w:pPr>
              <w:rPr>
                <w:ins w:id="3331" w:author="Zelenskaya Natalia" w:date="2021-03-12T20:35:00Z"/>
                <w:lang w:eastAsia="ru-RU"/>
              </w:rPr>
            </w:pPr>
            <w:ins w:id="3332" w:author="Zelenskaya Natalia" w:date="2021-03-12T20:35:00Z">
              <w:r>
                <w:rPr>
                  <w:lang w:eastAsia="ru-RU"/>
                </w:rPr>
                <w:t>Статус устанавливается на уровне заголовка сетевого графика, в случае утверждения плановых цен</w:t>
              </w:r>
            </w:ins>
          </w:p>
        </w:tc>
      </w:tr>
    </w:tbl>
    <w:p w14:paraId="7198CF12" w14:textId="58EE597F" w:rsidR="00441BB2" w:rsidRPr="007447ED" w:rsidRDefault="00441BB2">
      <w:pPr>
        <w:pStyle w:val="afa"/>
        <w:numPr>
          <w:ilvl w:val="0"/>
          <w:numId w:val="37"/>
        </w:numPr>
        <w:spacing w:before="0"/>
        <w:rPr>
          <w:ins w:id="3333" w:author="Zelenskaya Natalia" w:date="2020-05-07T11:00:00Z"/>
        </w:rPr>
        <w:pPrChange w:id="3334" w:author="Zelenskaya Natalia" w:date="2021-03-12T16:36:00Z">
          <w:pPr>
            <w:pStyle w:val="afa"/>
            <w:numPr>
              <w:numId w:val="37"/>
            </w:numPr>
            <w:ind w:left="927" w:hanging="360"/>
          </w:pPr>
        </w:pPrChange>
      </w:pPr>
      <w:ins w:id="3335" w:author="Zelenskaya Natalia" w:date="2020-05-07T11:00:00Z">
        <w:r w:rsidRPr="007447ED">
          <w:t xml:space="preserve">Для реализации сетевых графиков </w:t>
        </w:r>
        <w:r>
          <w:t>компонентного учета используется пользовательские статусные</w:t>
        </w:r>
        <w:r w:rsidRPr="007447ED">
          <w:t xml:space="preserve"> схем</w:t>
        </w:r>
        <w:r>
          <w:t xml:space="preserve">ы заголовка сетевого графика вида </w:t>
        </w:r>
        <w:r>
          <w:rPr>
            <w:lang w:val="en-US"/>
          </w:rPr>
          <w:t>P</w:t>
        </w:r>
        <w:r w:rsidRPr="00441BB2">
          <w:t>0</w:t>
        </w:r>
        <w:r w:rsidRPr="00580149">
          <w:t>30 - Об.вне смет строек(ОВСС/ОВИЗ) вне КС</w:t>
        </w:r>
        <w:r>
          <w:t>. Более подробно</w:t>
        </w:r>
        <w:r w:rsidRPr="00580149">
          <w:t xml:space="preserve"> </w:t>
        </w:r>
        <w:r>
          <w:t xml:space="preserve">о статусной схеме данного вида сетевых графиков описано в КД </w:t>
        </w:r>
        <w:r w:rsidRPr="00441BB2">
          <w:t>ERP.</w:t>
        </w:r>
      </w:ins>
      <w:ins w:id="3336" w:author="Zelenskaya Natalia" w:date="2021-03-12T21:09:00Z">
        <w:r w:rsidR="00BC5F83">
          <w:t>13</w:t>
        </w:r>
      </w:ins>
      <w:ins w:id="3337" w:author="Zelenskaya Natalia" w:date="2020-05-07T11:00:00Z">
        <w:r w:rsidR="007802E7">
          <w:t>.9.2.</w:t>
        </w:r>
        <w:r w:rsidRPr="00441BB2">
          <w:t>48_PS_Планирование и реализация проектов КСиИ</w:t>
        </w:r>
        <w:r>
          <w:t>.</w:t>
        </w:r>
      </w:ins>
    </w:p>
    <w:p w14:paraId="02182FF2" w14:textId="2CE197B3" w:rsidR="002F400F" w:rsidRPr="007447ED" w:rsidRDefault="003B73F6">
      <w:pPr>
        <w:pStyle w:val="1"/>
        <w:pPrChange w:id="3338" w:author="Zelenskaya Natalia" w:date="2021-03-12T16:36:00Z">
          <w:pPr>
            <w:pStyle w:val="1"/>
            <w:overflowPunct w:val="0"/>
            <w:autoSpaceDE w:val="0"/>
            <w:autoSpaceDN w:val="0"/>
            <w:adjustRightInd w:val="0"/>
            <w:spacing w:before="360" w:after="120"/>
            <w:ind w:left="0" w:firstLine="0"/>
            <w:textAlignment w:val="baseline"/>
          </w:pPr>
        </w:pPrChange>
      </w:pPr>
      <w:bookmarkStart w:id="3339" w:name="_Toc66475448"/>
      <w:r w:rsidRPr="007447ED">
        <w:t>ИНФОРМАЦИОННАЯ БЕЗОПАСНОСТЬ</w:t>
      </w:r>
      <w:bookmarkEnd w:id="3021"/>
      <w:bookmarkEnd w:id="3022"/>
      <w:bookmarkEnd w:id="3215"/>
      <w:bookmarkEnd w:id="3339"/>
    </w:p>
    <w:p w14:paraId="35E83E87" w14:textId="77777777" w:rsidR="00873E86" w:rsidRPr="007447ED" w:rsidRDefault="00873E86" w:rsidP="00B826E5">
      <w:pPr>
        <w:rPr>
          <w:rFonts w:eastAsia="Calibri"/>
        </w:rPr>
      </w:pPr>
      <w:r w:rsidRPr="007447ED">
        <w:rPr>
          <w:rFonts w:eastAsia="Calibri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77461E32" w14:textId="658581B8" w:rsidR="00882AFC" w:rsidRPr="007447ED" w:rsidRDefault="003B73F6" w:rsidP="00E50E20">
      <w:pPr>
        <w:pStyle w:val="1"/>
        <w:rPr>
          <w:rFonts w:eastAsia="Calibri"/>
        </w:rPr>
      </w:pPr>
      <w:bookmarkStart w:id="3340" w:name="_Toc525313700"/>
      <w:bookmarkStart w:id="3341" w:name="_Toc66475449"/>
      <w:r w:rsidRPr="007447ED">
        <w:rPr>
          <w:rFonts w:eastAsia="Calibri"/>
        </w:rPr>
        <w:t>ОРГАНИЗАЦИОННЫЕ ИЗМЕНЕНИЯ</w:t>
      </w:r>
      <w:bookmarkEnd w:id="3340"/>
      <w:bookmarkEnd w:id="3341"/>
    </w:p>
    <w:p w14:paraId="280D8845" w14:textId="215ABD99" w:rsidR="00E30D22" w:rsidRPr="007447ED" w:rsidRDefault="00E30D22">
      <w:pPr>
        <w:pStyle w:val="22"/>
        <w:numPr>
          <w:ilvl w:val="1"/>
          <w:numId w:val="8"/>
        </w:numPr>
        <w:rPr>
          <w:rFonts w:eastAsiaTheme="majorEastAsia"/>
        </w:rPr>
        <w:pPrChange w:id="3342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343" w:name="_Toc525313701"/>
      <w:bookmarkStart w:id="3344" w:name="_Toc66475450"/>
      <w:r w:rsidRPr="007447ED">
        <w:rPr>
          <w:rFonts w:eastAsiaTheme="majorEastAsia"/>
        </w:rPr>
        <w:t>Ключевые процессные изменения и области улучшений</w:t>
      </w:r>
      <w:bookmarkEnd w:id="3343"/>
      <w:bookmarkEnd w:id="3344"/>
    </w:p>
    <w:p w14:paraId="58015468" w14:textId="2E9E581F" w:rsidR="00386C3A" w:rsidRPr="007447ED" w:rsidRDefault="00386C3A">
      <w:pPr>
        <w:pStyle w:val="aff7"/>
        <w:pPrChange w:id="3345" w:author="Zelenskaya Natalia" w:date="2021-03-12T21:15:00Z">
          <w:pPr>
            <w:pStyle w:val="a7"/>
            <w:keepNext/>
            <w:spacing w:after="240" w:afterAutospacing="0"/>
            <w:jc w:val="right"/>
          </w:pPr>
        </w:pPrChange>
      </w:pPr>
      <w:r w:rsidRPr="007447ED">
        <w:t xml:space="preserve">Таблица </w:t>
      </w:r>
      <w:fldSimple w:instr=" SEQ Таблица \* ARABIC ">
        <w:ins w:id="3346" w:author="Zelenskaya Natalia" w:date="2021-03-12T20:36:00Z">
          <w:r w:rsidR="00377EC5">
            <w:rPr>
              <w:noProof/>
            </w:rPr>
            <w:t>19</w:t>
          </w:r>
        </w:ins>
        <w:del w:id="3347" w:author="Zelenskaya Natalia" w:date="2021-03-12T19:44:00Z">
          <w:r w:rsidR="00691D5A" w:rsidDel="00344F6A">
            <w:rPr>
              <w:noProof/>
            </w:rPr>
            <w:delText>16</w:delText>
          </w:r>
        </w:del>
      </w:fldSimple>
      <w:r w:rsidRPr="007447ED">
        <w:t>.</w:t>
      </w:r>
      <w:r w:rsidR="008C7F95" w:rsidRPr="007447ED">
        <w:t xml:space="preserve"> </w:t>
      </w:r>
      <w:r w:rsidR="00E30D22" w:rsidRPr="007447ED">
        <w:t>Ключевые процессные изменения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PrChange w:id="3348" w:author="Zelenskaya Natalia" w:date="2021-03-12T21:17:00Z">
          <w:tblPr>
            <w:tblW w:w="5000" w:type="pct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6" w:space="0" w:color="auto"/>
              <w:insideV w:val="single" w:sz="6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915"/>
        <w:gridCol w:w="1048"/>
        <w:gridCol w:w="926"/>
        <w:gridCol w:w="1129"/>
        <w:gridCol w:w="1666"/>
        <w:gridCol w:w="939"/>
        <w:gridCol w:w="1017"/>
        <w:gridCol w:w="1336"/>
        <w:gridCol w:w="1200"/>
        <w:tblGridChange w:id="3349">
          <w:tblGrid>
            <w:gridCol w:w="918"/>
            <w:gridCol w:w="985"/>
            <w:gridCol w:w="1289"/>
            <w:gridCol w:w="1042"/>
            <w:gridCol w:w="1528"/>
            <w:gridCol w:w="1072"/>
            <w:gridCol w:w="1007"/>
            <w:gridCol w:w="1229"/>
            <w:gridCol w:w="1106"/>
          </w:tblGrid>
        </w:tblGridChange>
      </w:tblGrid>
      <w:tr w:rsidR="00FE7D51" w:rsidRPr="007447ED" w14:paraId="10401E1A" w14:textId="7E5D0BA3" w:rsidTr="00BC5F83">
        <w:trPr>
          <w:trHeight w:val="397"/>
          <w:tblHeader/>
          <w:trPrChange w:id="3350" w:author="Zelenskaya Natalia" w:date="2021-03-12T21:17:00Z">
            <w:trPr>
              <w:cantSplit/>
              <w:trHeight w:val="397"/>
              <w:tblHeader/>
            </w:trPr>
          </w:trPrChange>
        </w:trPr>
        <w:tc>
          <w:tcPr>
            <w:tcW w:w="238" w:type="pct"/>
            <w:shd w:val="clear" w:color="auto" w:fill="FFC000"/>
            <w:vAlign w:val="center"/>
            <w:tcPrChange w:id="3351" w:author="Zelenskaya Natalia" w:date="2021-03-12T21:17:00Z">
              <w:tcPr>
                <w:tcW w:w="238" w:type="pct"/>
                <w:shd w:val="clear" w:color="auto" w:fill="FFC000"/>
                <w:vAlign w:val="center"/>
              </w:tcPr>
            </w:tcPrChange>
          </w:tcPr>
          <w:p w14:paraId="5F604BB3" w14:textId="77777777" w:rsidR="00174846" w:rsidRPr="007447ED" w:rsidRDefault="00174846">
            <w:pPr>
              <w:pStyle w:val="aff7"/>
              <w:pPrChange w:id="3352" w:author="Zelenskaya Natalia" w:date="2021-03-12T21:15:00Z">
                <w:pPr/>
              </w:pPrChange>
            </w:pPr>
            <w:r w:rsidRPr="007447ED">
              <w:lastRenderedPageBreak/>
              <w:t>№</w:t>
            </w:r>
          </w:p>
          <w:p w14:paraId="386E10EF" w14:textId="030F3526" w:rsidR="00430202" w:rsidRPr="007447ED" w:rsidRDefault="00174846">
            <w:pPr>
              <w:pStyle w:val="aff7"/>
              <w:pPrChange w:id="3353" w:author="Zelenskaya Natalia" w:date="2021-03-12T21:15:00Z">
                <w:pPr/>
              </w:pPrChange>
            </w:pPr>
            <w:r w:rsidRPr="007447ED">
              <w:t>п/п</w:t>
            </w:r>
          </w:p>
        </w:tc>
        <w:tc>
          <w:tcPr>
            <w:tcW w:w="557" w:type="pct"/>
            <w:shd w:val="clear" w:color="auto" w:fill="FFC000"/>
            <w:vAlign w:val="center"/>
            <w:tcPrChange w:id="3354" w:author="Zelenskaya Natalia" w:date="2021-03-12T21:17:00Z">
              <w:tcPr>
                <w:tcW w:w="557" w:type="pct"/>
                <w:shd w:val="clear" w:color="auto" w:fill="FFC000"/>
                <w:vAlign w:val="center"/>
              </w:tcPr>
            </w:tcPrChange>
          </w:tcPr>
          <w:p w14:paraId="718C65AE" w14:textId="6B4442B4" w:rsidR="00430202" w:rsidRPr="007447ED" w:rsidRDefault="00430202">
            <w:pPr>
              <w:pStyle w:val="aff7"/>
              <w:rPr>
                <w:sz w:val="20"/>
                <w:szCs w:val="20"/>
              </w:rPr>
              <w:pPrChange w:id="3355" w:author="Zelenskaya Natalia" w:date="2021-03-12T21:15:00Z">
                <w:pPr>
                  <w:jc w:val="center"/>
                </w:pPr>
              </w:pPrChange>
            </w:pPr>
            <w:r w:rsidRPr="007447ED">
              <w:t>Код и наименование бизнес-процесса</w:t>
            </w:r>
            <w:r w:rsidRPr="007447ED">
              <w:br/>
              <w:t xml:space="preserve">(1-ый ур-нь) </w:t>
            </w:r>
          </w:p>
        </w:tc>
        <w:tc>
          <w:tcPr>
            <w:tcW w:w="493" w:type="pct"/>
            <w:shd w:val="clear" w:color="auto" w:fill="FFC000"/>
            <w:vAlign w:val="center"/>
            <w:tcPrChange w:id="3356" w:author="Zelenskaya Natalia" w:date="2021-03-12T21:17:00Z">
              <w:tcPr>
                <w:tcW w:w="493" w:type="pct"/>
                <w:shd w:val="clear" w:color="auto" w:fill="FFC000"/>
                <w:vAlign w:val="center"/>
              </w:tcPr>
            </w:tcPrChange>
          </w:tcPr>
          <w:p w14:paraId="3225C1A4" w14:textId="40811C1B" w:rsidR="00430202" w:rsidRPr="007447ED" w:rsidRDefault="00430202">
            <w:pPr>
              <w:pStyle w:val="aff7"/>
              <w:rPr>
                <w:sz w:val="20"/>
                <w:szCs w:val="20"/>
              </w:rPr>
              <w:pPrChange w:id="3357" w:author="Zelenskaya Natalia" w:date="2021-03-12T21:15:00Z">
                <w:pPr>
                  <w:jc w:val="center"/>
                </w:pPr>
              </w:pPrChange>
            </w:pPr>
            <w:r w:rsidRPr="007447ED">
              <w:t>Наименование</w:t>
            </w:r>
            <w:r w:rsidRPr="007447ED">
              <w:br/>
              <w:t>бизнес-процесса</w:t>
            </w:r>
            <w:r w:rsidRPr="007447ED">
              <w:br/>
              <w:t>(2-ой ур-нь)</w:t>
            </w:r>
          </w:p>
        </w:tc>
        <w:tc>
          <w:tcPr>
            <w:tcW w:w="543" w:type="pct"/>
            <w:shd w:val="clear" w:color="auto" w:fill="FFC000"/>
            <w:vAlign w:val="center"/>
            <w:tcPrChange w:id="3358" w:author="Zelenskaya Natalia" w:date="2021-03-12T21:17:00Z">
              <w:tcPr>
                <w:tcW w:w="543" w:type="pct"/>
                <w:shd w:val="clear" w:color="auto" w:fill="FFC000"/>
                <w:vAlign w:val="center"/>
              </w:tcPr>
            </w:tcPrChange>
          </w:tcPr>
          <w:p w14:paraId="3CDF40FB" w14:textId="342004B0" w:rsidR="00430202" w:rsidRPr="007447ED" w:rsidRDefault="00430202">
            <w:pPr>
              <w:pStyle w:val="aff7"/>
              <w:rPr>
                <w:sz w:val="20"/>
                <w:szCs w:val="20"/>
              </w:rPr>
              <w:pPrChange w:id="3359" w:author="Zelenskaya Natalia" w:date="2021-03-12T21:15:00Z">
                <w:pPr>
                  <w:jc w:val="center"/>
                </w:pPr>
              </w:pPrChange>
            </w:pPr>
            <w:r w:rsidRPr="007447ED">
              <w:t>Область улучшения</w:t>
            </w:r>
          </w:p>
        </w:tc>
        <w:tc>
          <w:tcPr>
            <w:tcW w:w="583" w:type="pct"/>
            <w:shd w:val="clear" w:color="auto" w:fill="FFC000"/>
            <w:vAlign w:val="center"/>
            <w:tcPrChange w:id="3360" w:author="Zelenskaya Natalia" w:date="2021-03-12T21:17:00Z">
              <w:tcPr>
                <w:tcW w:w="583" w:type="pct"/>
                <w:shd w:val="clear" w:color="auto" w:fill="FFC000"/>
                <w:vAlign w:val="center"/>
              </w:tcPr>
            </w:tcPrChange>
          </w:tcPr>
          <w:p w14:paraId="38D0B828" w14:textId="4B609559" w:rsidR="00430202" w:rsidRPr="007447ED" w:rsidRDefault="00430202">
            <w:pPr>
              <w:pStyle w:val="aff7"/>
              <w:rPr>
                <w:sz w:val="20"/>
                <w:szCs w:val="20"/>
              </w:rPr>
              <w:pPrChange w:id="3361" w:author="Zelenskaya Natalia" w:date="2021-03-12T21:15:00Z">
                <w:pPr>
                  <w:jc w:val="center"/>
                </w:pPr>
              </w:pPrChange>
            </w:pPr>
            <w:r w:rsidRPr="007447ED">
              <w:t>Код и название</w:t>
            </w:r>
            <w:r w:rsidRPr="007447ED">
              <w:br/>
              <w:t>процессного изменения</w:t>
            </w:r>
          </w:p>
        </w:tc>
        <w:tc>
          <w:tcPr>
            <w:tcW w:w="996" w:type="pct"/>
            <w:shd w:val="clear" w:color="auto" w:fill="FFC000"/>
            <w:vAlign w:val="center"/>
            <w:tcPrChange w:id="3362" w:author="Zelenskaya Natalia" w:date="2021-03-12T21:17:00Z">
              <w:tcPr>
                <w:tcW w:w="996" w:type="pct"/>
                <w:shd w:val="clear" w:color="auto" w:fill="FFC000"/>
                <w:vAlign w:val="center"/>
              </w:tcPr>
            </w:tcPrChange>
          </w:tcPr>
          <w:p w14:paraId="1A5B9A80" w14:textId="534E6720" w:rsidR="00430202" w:rsidRPr="007447ED" w:rsidRDefault="00430202">
            <w:pPr>
              <w:pStyle w:val="aff7"/>
              <w:rPr>
                <w:sz w:val="20"/>
                <w:szCs w:val="20"/>
              </w:rPr>
              <w:pPrChange w:id="3363" w:author="Zelenskaya Natalia" w:date="2021-03-12T21:15:00Z">
                <w:pPr>
                  <w:jc w:val="center"/>
                </w:pPr>
              </w:pPrChange>
            </w:pPr>
            <w:r w:rsidRPr="007447ED">
              <w:t>Описание изменения</w:t>
            </w:r>
          </w:p>
        </w:tc>
        <w:tc>
          <w:tcPr>
            <w:tcW w:w="406" w:type="pct"/>
            <w:shd w:val="clear" w:color="auto" w:fill="FFC000"/>
            <w:vAlign w:val="center"/>
            <w:tcPrChange w:id="3364" w:author="Zelenskaya Natalia" w:date="2021-03-12T21:17:00Z">
              <w:tcPr>
                <w:tcW w:w="406" w:type="pct"/>
                <w:shd w:val="clear" w:color="auto" w:fill="FFC000"/>
                <w:vAlign w:val="center"/>
              </w:tcPr>
            </w:tcPrChange>
          </w:tcPr>
          <w:p w14:paraId="203A244B" w14:textId="01D710C5" w:rsidR="00430202" w:rsidRPr="007447ED" w:rsidRDefault="00430202">
            <w:pPr>
              <w:pStyle w:val="aff7"/>
              <w:rPr>
                <w:sz w:val="20"/>
                <w:szCs w:val="20"/>
              </w:rPr>
              <w:pPrChange w:id="3365" w:author="Zelenskaya Natalia" w:date="2021-03-12T21:15:00Z">
                <w:pPr>
                  <w:jc w:val="center"/>
                </w:pPr>
              </w:pPrChange>
            </w:pPr>
            <w:r w:rsidRPr="007447ED">
              <w:t xml:space="preserve">Вид </w:t>
            </w:r>
            <w:r w:rsidRPr="007447ED">
              <w:br/>
              <w:t>изменения</w:t>
            </w:r>
          </w:p>
        </w:tc>
        <w:tc>
          <w:tcPr>
            <w:tcW w:w="571" w:type="pct"/>
            <w:shd w:val="clear" w:color="auto" w:fill="FFC000"/>
            <w:vAlign w:val="center"/>
            <w:tcPrChange w:id="3366" w:author="Zelenskaya Natalia" w:date="2021-03-12T21:17:00Z">
              <w:tcPr>
                <w:tcW w:w="571" w:type="pct"/>
                <w:shd w:val="clear" w:color="auto" w:fill="FFC000"/>
                <w:vAlign w:val="center"/>
              </w:tcPr>
            </w:tcPrChange>
          </w:tcPr>
          <w:p w14:paraId="6D828D1D" w14:textId="573D90AF" w:rsidR="00430202" w:rsidRPr="007447ED" w:rsidRDefault="001F08B0">
            <w:pPr>
              <w:pStyle w:val="aff7"/>
              <w:rPr>
                <w:sz w:val="20"/>
                <w:szCs w:val="20"/>
              </w:rPr>
              <w:pPrChange w:id="3367" w:author="Zelenskaya Natalia" w:date="2021-03-12T21:15:00Z">
                <w:pPr>
                  <w:jc w:val="center"/>
                </w:pPr>
              </w:pPrChange>
            </w:pPr>
            <w:r w:rsidRPr="007447ED">
              <w:t xml:space="preserve">Показатели </w:t>
            </w:r>
            <w:r w:rsidR="00174846" w:rsidRPr="007447ED">
              <w:t>улучшений</w:t>
            </w:r>
            <w:r w:rsidR="00430202" w:rsidRPr="007447ED">
              <w:t xml:space="preserve"> </w:t>
            </w:r>
          </w:p>
        </w:tc>
        <w:tc>
          <w:tcPr>
            <w:tcW w:w="613" w:type="pct"/>
            <w:shd w:val="clear" w:color="auto" w:fill="FFC000"/>
            <w:vAlign w:val="center"/>
            <w:tcPrChange w:id="3368" w:author="Zelenskaya Natalia" w:date="2021-03-12T21:17:00Z">
              <w:tcPr>
                <w:tcW w:w="613" w:type="pct"/>
                <w:shd w:val="clear" w:color="auto" w:fill="FFC000"/>
                <w:vAlign w:val="center"/>
              </w:tcPr>
            </w:tcPrChange>
          </w:tcPr>
          <w:p w14:paraId="5294757C" w14:textId="3F35561D" w:rsidR="00430202" w:rsidRPr="007447ED" w:rsidRDefault="001F08B0">
            <w:pPr>
              <w:pStyle w:val="aff7"/>
              <w:pPrChange w:id="3369" w:author="Zelenskaya Natalia" w:date="2021-03-12T21:15:00Z">
                <w:pPr>
                  <w:jc w:val="center"/>
                </w:pPr>
              </w:pPrChange>
            </w:pPr>
            <w:r w:rsidRPr="007447ED">
              <w:t>Подход к расчету (бизнес терминами)</w:t>
            </w:r>
          </w:p>
        </w:tc>
      </w:tr>
      <w:tr w:rsidR="00430202" w:rsidRPr="007447ED" w14:paraId="695AEAE5" w14:textId="246BE6E6" w:rsidTr="00BC5F83">
        <w:trPr>
          <w:trPrChange w:id="3370" w:author="Zelenskaya Natalia" w:date="2021-03-12T21:17:00Z">
            <w:trPr>
              <w:cantSplit/>
            </w:trPr>
          </w:trPrChange>
        </w:trPr>
        <w:tc>
          <w:tcPr>
            <w:tcW w:w="238" w:type="pct"/>
            <w:shd w:val="clear" w:color="auto" w:fill="auto"/>
            <w:tcPrChange w:id="3371" w:author="Zelenskaya Natalia" w:date="2021-03-12T21:17:00Z">
              <w:tcPr>
                <w:tcW w:w="238" w:type="pct"/>
                <w:shd w:val="clear" w:color="auto" w:fill="auto"/>
              </w:tcPr>
            </w:tcPrChange>
          </w:tcPr>
          <w:p w14:paraId="06CF8EBC" w14:textId="6FE46E33" w:rsidR="00430202" w:rsidRPr="007447ED" w:rsidRDefault="00174846">
            <w:pPr>
              <w:pPrChange w:id="3372" w:author="Zelenskaya Natalia" w:date="2021-03-12T16:36:00Z">
                <w:pPr>
                  <w:jc w:val="left"/>
                </w:pPr>
              </w:pPrChange>
            </w:pPr>
            <w:r w:rsidRPr="007447ED">
              <w:t>22</w:t>
            </w:r>
          </w:p>
        </w:tc>
        <w:tc>
          <w:tcPr>
            <w:tcW w:w="557" w:type="pct"/>
            <w:tcPrChange w:id="3373" w:author="Zelenskaya Natalia" w:date="2021-03-12T21:17:00Z">
              <w:tcPr>
                <w:tcW w:w="557" w:type="pct"/>
              </w:tcPr>
            </w:tcPrChange>
          </w:tcPr>
          <w:p w14:paraId="63A37A1E" w14:textId="77777777" w:rsidR="00430202" w:rsidRPr="007447ED" w:rsidRDefault="00174846" w:rsidP="00B826E5">
            <w:r w:rsidRPr="007447ED">
              <w:t xml:space="preserve">ПП-07 </w:t>
            </w:r>
            <w:r w:rsidRPr="007447ED">
              <w:br/>
              <w:t>Управление производственными активами</w:t>
            </w:r>
          </w:p>
        </w:tc>
        <w:tc>
          <w:tcPr>
            <w:tcW w:w="493" w:type="pct"/>
            <w:tcPrChange w:id="3374" w:author="Zelenskaya Natalia" w:date="2021-03-12T21:17:00Z">
              <w:tcPr>
                <w:tcW w:w="493" w:type="pct"/>
              </w:tcPr>
            </w:tcPrChange>
          </w:tcPr>
          <w:p w14:paraId="1190B71B" w14:textId="77777777" w:rsidR="00430202" w:rsidRPr="007447ED" w:rsidRDefault="00174846" w:rsidP="00E50E20">
            <w:r w:rsidRPr="007447ED">
              <w:t> </w:t>
            </w:r>
          </w:p>
        </w:tc>
        <w:tc>
          <w:tcPr>
            <w:tcW w:w="543" w:type="pct"/>
            <w:tcPrChange w:id="3375" w:author="Zelenskaya Natalia" w:date="2021-03-12T21:17:00Z">
              <w:tcPr>
                <w:tcW w:w="543" w:type="pct"/>
              </w:tcPr>
            </w:tcPrChange>
          </w:tcPr>
          <w:p w14:paraId="552F0E87" w14:textId="77777777" w:rsidR="00430202" w:rsidRPr="007447ED" w:rsidRDefault="00174846" w:rsidP="00E302C5">
            <w:r w:rsidRPr="007447ED">
              <w:t>Нормирование ТОиР всего оборудования. Реализация аналитической отчетности  с учетом требований РиК.</w:t>
            </w:r>
          </w:p>
        </w:tc>
        <w:tc>
          <w:tcPr>
            <w:tcW w:w="583" w:type="pct"/>
            <w:tcPrChange w:id="3376" w:author="Zelenskaya Natalia" w:date="2021-03-12T21:17:00Z">
              <w:tcPr>
                <w:tcW w:w="583" w:type="pct"/>
              </w:tcPr>
            </w:tcPrChange>
          </w:tcPr>
          <w:p w14:paraId="379C8B1E" w14:textId="5BCCA6FD" w:rsidR="00430202" w:rsidRPr="007447ED" w:rsidRDefault="00174846" w:rsidP="00460FA2">
            <w:r w:rsidRPr="007447ED">
              <w:t>PM.PC.4.1 Реализация контрольных процедур в ERP</w:t>
            </w:r>
          </w:p>
        </w:tc>
        <w:tc>
          <w:tcPr>
            <w:tcW w:w="996" w:type="pct"/>
            <w:tcPrChange w:id="3377" w:author="Zelenskaya Natalia" w:date="2021-03-12T21:17:00Z">
              <w:tcPr>
                <w:tcW w:w="996" w:type="pct"/>
              </w:tcPr>
            </w:tcPrChange>
          </w:tcPr>
          <w:p w14:paraId="6B859B93" w14:textId="3A35A8E1" w:rsidR="00430202" w:rsidRPr="007447ED" w:rsidRDefault="00174846" w:rsidP="00460FA2">
            <w:r w:rsidRPr="007447ED">
              <w:t xml:space="preserve">В рамках Программы трансформации на базе ERP контрольные процедуры распределены по процессу в соответствии с ролями </w:t>
            </w:r>
            <w:r w:rsidRPr="007447ED">
              <w:lastRenderedPageBreak/>
              <w:t xml:space="preserve">и полномочиями, что позволяет оперативно предотвращать возможную реализацию рисков автоматизированными средствами SAP </w:t>
            </w:r>
            <w:r w:rsidRPr="007447ED">
              <w:lastRenderedPageBreak/>
              <w:t>и повысить качество управления процессами</w:t>
            </w:r>
          </w:p>
        </w:tc>
        <w:tc>
          <w:tcPr>
            <w:tcW w:w="406" w:type="pct"/>
            <w:tcPrChange w:id="3378" w:author="Zelenskaya Natalia" w:date="2021-03-12T21:17:00Z">
              <w:tcPr>
                <w:tcW w:w="406" w:type="pct"/>
              </w:tcPr>
            </w:tcPrChange>
          </w:tcPr>
          <w:p w14:paraId="19166377" w14:textId="4742DF84" w:rsidR="00430202" w:rsidRPr="007447ED" w:rsidRDefault="00174846">
            <w:r w:rsidRPr="007447ED">
              <w:lastRenderedPageBreak/>
              <w:t>Новые функции</w:t>
            </w:r>
          </w:p>
        </w:tc>
        <w:tc>
          <w:tcPr>
            <w:tcW w:w="571" w:type="pct"/>
            <w:shd w:val="clear" w:color="auto" w:fill="auto"/>
            <w:tcPrChange w:id="3379" w:author="Zelenskaya Natalia" w:date="2021-03-12T21:17:00Z">
              <w:tcPr>
                <w:tcW w:w="571" w:type="pct"/>
                <w:shd w:val="clear" w:color="auto" w:fill="auto"/>
              </w:tcPr>
            </w:tcPrChange>
          </w:tcPr>
          <w:p w14:paraId="6882C81A" w14:textId="77777777" w:rsidR="00174846" w:rsidRPr="007447ED" w:rsidRDefault="00174846">
            <w:r w:rsidRPr="007447ED">
              <w:t>1.Количество контрольных процедур</w:t>
            </w:r>
          </w:p>
          <w:p w14:paraId="7C436BA1" w14:textId="77777777" w:rsidR="00174846" w:rsidRPr="007447ED" w:rsidRDefault="00174846"/>
          <w:p w14:paraId="77CD30FD" w14:textId="718F149B" w:rsidR="00430202" w:rsidRPr="007447ED" w:rsidRDefault="00174846">
            <w:r w:rsidRPr="007447ED">
              <w:t>2.Доля автоматизированных контрольных процедур</w:t>
            </w:r>
          </w:p>
        </w:tc>
        <w:tc>
          <w:tcPr>
            <w:tcW w:w="613" w:type="pct"/>
            <w:tcPrChange w:id="3380" w:author="Zelenskaya Natalia" w:date="2021-03-12T21:17:00Z">
              <w:tcPr>
                <w:tcW w:w="613" w:type="pct"/>
              </w:tcPr>
            </w:tcPrChange>
          </w:tcPr>
          <w:p w14:paraId="25DF0039" w14:textId="77777777" w:rsidR="00174846" w:rsidRPr="007447ED" w:rsidRDefault="00174846">
            <w:r w:rsidRPr="007447ED">
              <w:t>1.Общее количество контрольных процедур</w:t>
            </w:r>
          </w:p>
          <w:p w14:paraId="77185016" w14:textId="77777777" w:rsidR="00174846" w:rsidRPr="007447ED" w:rsidRDefault="00174846">
            <w:r w:rsidRPr="007447ED">
              <w:t xml:space="preserve"> </w:t>
            </w:r>
          </w:p>
          <w:p w14:paraId="7AC563D5" w14:textId="77777777" w:rsidR="00174846" w:rsidRPr="007447ED" w:rsidRDefault="00174846"/>
          <w:p w14:paraId="0193EEB9" w14:textId="77777777" w:rsidR="00174846" w:rsidRPr="007447ED" w:rsidRDefault="00174846">
            <w:r w:rsidRPr="007447ED">
              <w:t xml:space="preserve">2.Количество автоматизированных контрольных процедур к общему количеству контрольных процедур в % </w:t>
            </w:r>
          </w:p>
          <w:p w14:paraId="5A85B8A8" w14:textId="77777777" w:rsidR="00430202" w:rsidRPr="007447ED" w:rsidRDefault="00430202"/>
        </w:tc>
      </w:tr>
    </w:tbl>
    <w:p w14:paraId="277FEAE0" w14:textId="017F49E1" w:rsidR="006F664D" w:rsidRPr="007447ED" w:rsidRDefault="006F664D" w:rsidP="00B826E5">
      <w:pPr>
        <w:rPr>
          <w:rFonts w:eastAsia="Calibri"/>
        </w:rPr>
      </w:pPr>
    </w:p>
    <w:p w14:paraId="2DFAF0E2" w14:textId="3AB609C3" w:rsidR="00E30D22" w:rsidRPr="007447ED" w:rsidRDefault="00FD61BE">
      <w:pPr>
        <w:pStyle w:val="22"/>
        <w:numPr>
          <w:ilvl w:val="1"/>
          <w:numId w:val="8"/>
        </w:numPr>
        <w:rPr>
          <w:rFonts w:eastAsiaTheme="majorEastAsia"/>
        </w:rPr>
        <w:pPrChange w:id="3381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382" w:name="_Toc66475451"/>
      <w:r w:rsidRPr="007447ED">
        <w:rPr>
          <w:rFonts w:eastAsiaTheme="majorEastAsia"/>
        </w:rPr>
        <w:t>О</w:t>
      </w:r>
      <w:r w:rsidR="00E30D22" w:rsidRPr="007447ED">
        <w:rPr>
          <w:rFonts w:eastAsiaTheme="majorEastAsia"/>
        </w:rPr>
        <w:t>рганизационные аспекты</w:t>
      </w:r>
      <w:bookmarkEnd w:id="3382"/>
    </w:p>
    <w:p w14:paraId="558D111D" w14:textId="271CF5BF" w:rsidR="00E30D22" w:rsidRPr="007447ED" w:rsidRDefault="00E30D22">
      <w:pPr>
        <w:pStyle w:val="aff7"/>
        <w:pPrChange w:id="3383" w:author="Zelenskaya Natalia" w:date="2021-03-12T21:17:00Z">
          <w:pPr>
            <w:pStyle w:val="a7"/>
            <w:keepNext/>
            <w:spacing w:after="240" w:afterAutospacing="0"/>
            <w:jc w:val="right"/>
          </w:pPr>
        </w:pPrChange>
      </w:pPr>
      <w:r w:rsidRPr="007447ED">
        <w:t xml:space="preserve">Таблица </w:t>
      </w:r>
      <w:fldSimple w:instr=" SEQ Таблица \* ARABIC ">
        <w:ins w:id="3384" w:author="Zelenskaya Natalia" w:date="2021-03-12T20:36:00Z">
          <w:r w:rsidR="00377EC5">
            <w:rPr>
              <w:noProof/>
            </w:rPr>
            <w:t>20</w:t>
          </w:r>
        </w:ins>
        <w:del w:id="3385" w:author="Zelenskaya Natalia" w:date="2021-03-12T19:44:00Z">
          <w:r w:rsidR="00691D5A" w:rsidDel="00344F6A">
            <w:rPr>
              <w:noProof/>
            </w:rPr>
            <w:delText>17</w:delText>
          </w:r>
        </w:del>
      </w:fldSimple>
      <w:r w:rsidRPr="007447ED">
        <w:t xml:space="preserve">. Ключевые </w:t>
      </w:r>
      <w:r w:rsidR="00430202" w:rsidRPr="007447ED">
        <w:t xml:space="preserve">орг. </w:t>
      </w:r>
      <w:r w:rsidRPr="007447ED">
        <w:t>изменения</w:t>
      </w:r>
      <w:r w:rsidR="00430202" w:rsidRPr="007447ED">
        <w:t>*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27"/>
        <w:gridCol w:w="1115"/>
        <w:gridCol w:w="1473"/>
        <w:gridCol w:w="1915"/>
        <w:gridCol w:w="1202"/>
        <w:gridCol w:w="2247"/>
        <w:gridCol w:w="1197"/>
      </w:tblGrid>
      <w:tr w:rsidR="005B34F6" w:rsidRPr="007447ED" w14:paraId="4798678F" w14:textId="77777777" w:rsidTr="005B34F6">
        <w:trPr>
          <w:cantSplit/>
          <w:trHeight w:val="410"/>
          <w:tblHeader/>
        </w:trPr>
        <w:tc>
          <w:tcPr>
            <w:tcW w:w="287" w:type="pct"/>
            <w:shd w:val="clear" w:color="auto" w:fill="FFC000"/>
            <w:vAlign w:val="center"/>
          </w:tcPr>
          <w:p w14:paraId="79F9CAAF" w14:textId="77777777" w:rsidR="00174846" w:rsidRPr="007447ED" w:rsidRDefault="00174846" w:rsidP="00B826E5">
            <w:pPr>
              <w:rPr>
                <w:lang w:eastAsia="ru-RU"/>
              </w:rPr>
            </w:pPr>
            <w:r w:rsidRPr="007447ED">
              <w:rPr>
                <w:lang w:eastAsia="ru-RU"/>
              </w:rPr>
              <w:lastRenderedPageBreak/>
              <w:t>№</w:t>
            </w:r>
          </w:p>
          <w:p w14:paraId="1FD65F74" w14:textId="133D6D82" w:rsidR="00E30D22" w:rsidRPr="007447ED" w:rsidRDefault="00174846" w:rsidP="00E50E20">
            <w:r w:rsidRPr="007447ED">
              <w:rPr>
                <w:lang w:eastAsia="ru-RU"/>
              </w:rPr>
              <w:t>п/п</w:t>
            </w:r>
          </w:p>
        </w:tc>
        <w:tc>
          <w:tcPr>
            <w:tcW w:w="731" w:type="pct"/>
            <w:shd w:val="clear" w:color="auto" w:fill="FFC000"/>
            <w:vAlign w:val="center"/>
          </w:tcPr>
          <w:p w14:paraId="7E18976A" w14:textId="1D7F83C6" w:rsidR="00E30D22" w:rsidRPr="007447ED" w:rsidRDefault="00E30D22">
            <w:pPr>
              <w:pPrChange w:id="3386" w:author="Zelenskaya Natalia" w:date="2021-03-12T16:36:00Z">
                <w:pPr>
                  <w:jc w:val="center"/>
                </w:pPr>
              </w:pPrChange>
            </w:pPr>
            <w:r w:rsidRPr="007447ED">
              <w:rPr>
                <w:lang w:eastAsia="ru-RU"/>
              </w:rPr>
              <w:t>Код и наименование бизнес-процесса</w:t>
            </w:r>
            <w:r w:rsidRPr="007447ED">
              <w:rPr>
                <w:lang w:eastAsia="ru-RU"/>
              </w:rPr>
              <w:br/>
              <w:t xml:space="preserve">(1-ый ур-нь) </w:t>
            </w:r>
          </w:p>
        </w:tc>
        <w:tc>
          <w:tcPr>
            <w:tcW w:w="634" w:type="pct"/>
            <w:shd w:val="clear" w:color="auto" w:fill="FFC000"/>
            <w:vAlign w:val="center"/>
          </w:tcPr>
          <w:p w14:paraId="1075B925" w14:textId="5069832E" w:rsidR="00E30D22" w:rsidRPr="007447ED" w:rsidRDefault="00E30D22">
            <w:pPr>
              <w:pPrChange w:id="3387" w:author="Zelenskaya Natalia" w:date="2021-03-12T16:36:00Z">
                <w:pPr>
                  <w:jc w:val="center"/>
                </w:pPr>
              </w:pPrChange>
            </w:pPr>
            <w:r w:rsidRPr="007447ED">
              <w:rPr>
                <w:lang w:eastAsia="ru-RU"/>
              </w:rPr>
              <w:t>Наименование</w:t>
            </w:r>
            <w:r w:rsidRPr="007447ED">
              <w:rPr>
                <w:lang w:eastAsia="ru-RU"/>
              </w:rPr>
              <w:br/>
              <w:t>бизнес-процесса</w:t>
            </w:r>
            <w:r w:rsidRPr="007447ED">
              <w:rPr>
                <w:lang w:eastAsia="ru-RU"/>
              </w:rPr>
              <w:br/>
              <w:t>(2-ой ур-нь)</w:t>
            </w:r>
          </w:p>
        </w:tc>
        <w:tc>
          <w:tcPr>
            <w:tcW w:w="780" w:type="pct"/>
            <w:shd w:val="clear" w:color="auto" w:fill="FFC000"/>
            <w:vAlign w:val="center"/>
          </w:tcPr>
          <w:p w14:paraId="0F4C68D5" w14:textId="369ED99C" w:rsidR="00E30D22" w:rsidRPr="007447ED" w:rsidRDefault="00E30D22">
            <w:pPr>
              <w:rPr>
                <w:lang w:eastAsia="ru-RU"/>
              </w:rPr>
              <w:pPrChange w:id="3388" w:author="Zelenskaya Natalia" w:date="2021-03-12T16:36:00Z">
                <w:pPr>
                  <w:jc w:val="center"/>
                </w:pPr>
              </w:pPrChange>
            </w:pPr>
            <w:r w:rsidRPr="007447ED">
              <w:rPr>
                <w:lang w:eastAsia="ru-RU"/>
              </w:rPr>
              <w:t xml:space="preserve">Код и название </w:t>
            </w:r>
            <w:r w:rsidR="00174846" w:rsidRPr="007447ED">
              <w:rPr>
                <w:lang w:eastAsia="ru-RU"/>
              </w:rPr>
              <w:t>организационного</w:t>
            </w:r>
            <w:r w:rsidRPr="007447ED">
              <w:rPr>
                <w:lang w:eastAsia="ru-RU"/>
              </w:rPr>
              <w:t xml:space="preserve"> изменения</w:t>
            </w:r>
          </w:p>
        </w:tc>
        <w:tc>
          <w:tcPr>
            <w:tcW w:w="585" w:type="pct"/>
            <w:shd w:val="clear" w:color="auto" w:fill="FFC000"/>
            <w:vAlign w:val="center"/>
          </w:tcPr>
          <w:p w14:paraId="015E6330" w14:textId="5F18955D" w:rsidR="00E30D22" w:rsidRPr="007447ED" w:rsidRDefault="00E30D22">
            <w:pPr>
              <w:rPr>
                <w:lang w:eastAsia="ru-RU"/>
              </w:rPr>
              <w:pPrChange w:id="3389" w:author="Zelenskaya Natalia" w:date="2021-03-12T16:36:00Z">
                <w:pPr>
                  <w:jc w:val="center"/>
                </w:pPr>
              </w:pPrChange>
            </w:pPr>
            <w:r w:rsidRPr="007447ED">
              <w:rPr>
                <w:lang w:eastAsia="ru-RU"/>
              </w:rPr>
              <w:t>Область организационного влияния</w:t>
            </w:r>
          </w:p>
        </w:tc>
        <w:tc>
          <w:tcPr>
            <w:tcW w:w="1072" w:type="pct"/>
            <w:shd w:val="clear" w:color="auto" w:fill="FFC000"/>
            <w:vAlign w:val="center"/>
          </w:tcPr>
          <w:p w14:paraId="1D0FD792" w14:textId="691ACCC3" w:rsidR="00E30D22" w:rsidRPr="007447ED" w:rsidRDefault="00E30D22">
            <w:pPr>
              <w:rPr>
                <w:lang w:eastAsia="ru-RU"/>
              </w:rPr>
              <w:pPrChange w:id="3390" w:author="Zelenskaya Natalia" w:date="2021-03-12T16:36:00Z">
                <w:pPr>
                  <w:jc w:val="center"/>
                </w:pPr>
              </w:pPrChange>
            </w:pPr>
            <w:r w:rsidRPr="007447ED">
              <w:rPr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911" w:type="pct"/>
            <w:shd w:val="clear" w:color="auto" w:fill="FFC000"/>
            <w:vAlign w:val="center"/>
          </w:tcPr>
          <w:p w14:paraId="06460773" w14:textId="3175B2B8" w:rsidR="00E30D22" w:rsidRPr="007447ED" w:rsidRDefault="00E30D22">
            <w:pPr>
              <w:pPrChange w:id="3391" w:author="Zelenskaya Natalia" w:date="2021-03-12T16:36:00Z">
                <w:pPr>
                  <w:jc w:val="center"/>
                </w:pPr>
              </w:pPrChange>
            </w:pPr>
            <w:r w:rsidRPr="007447ED">
              <w:rPr>
                <w:lang w:eastAsia="ru-RU"/>
              </w:rPr>
              <w:t xml:space="preserve">Влияние на запуск системы  в эксплуатацию </w:t>
            </w:r>
          </w:p>
        </w:tc>
      </w:tr>
      <w:tr w:rsidR="00E30D22" w:rsidRPr="007447ED" w14:paraId="49868C22" w14:textId="77777777" w:rsidTr="005B34F6">
        <w:trPr>
          <w:cantSplit/>
          <w:trHeight w:val="2856"/>
        </w:trPr>
        <w:tc>
          <w:tcPr>
            <w:tcW w:w="287" w:type="pct"/>
            <w:shd w:val="clear" w:color="auto" w:fill="auto"/>
          </w:tcPr>
          <w:p w14:paraId="3CC9B18D" w14:textId="070F1728" w:rsidR="00E30D22" w:rsidRPr="007447ED" w:rsidRDefault="00174846" w:rsidP="00B826E5">
            <w:r w:rsidRPr="007447ED">
              <w:t>4</w:t>
            </w:r>
          </w:p>
        </w:tc>
        <w:tc>
          <w:tcPr>
            <w:tcW w:w="731" w:type="pct"/>
          </w:tcPr>
          <w:p w14:paraId="20AD533A" w14:textId="77777777" w:rsidR="00E30D22" w:rsidRPr="007447ED" w:rsidRDefault="00174846">
            <w:pPr>
              <w:pPrChange w:id="3392" w:author="Zelenskaya Natalia" w:date="2021-03-12T16:36:00Z">
                <w:pPr>
                  <w:jc w:val="left"/>
                </w:pPr>
              </w:pPrChange>
            </w:pPr>
            <w:r w:rsidRPr="007447ED">
              <w:t xml:space="preserve">ПП-07 </w:t>
            </w:r>
            <w:r w:rsidRPr="007447ED">
              <w:br/>
              <w:t>Управление производственными активами</w:t>
            </w:r>
          </w:p>
        </w:tc>
        <w:tc>
          <w:tcPr>
            <w:tcW w:w="634" w:type="pct"/>
          </w:tcPr>
          <w:p w14:paraId="345EAC37" w14:textId="77777777" w:rsidR="00E30D22" w:rsidRPr="007447ED" w:rsidRDefault="00174846" w:rsidP="00B826E5">
            <w:r w:rsidRPr="007447ED">
              <w:t> </w:t>
            </w:r>
          </w:p>
        </w:tc>
        <w:tc>
          <w:tcPr>
            <w:tcW w:w="780" w:type="pct"/>
          </w:tcPr>
          <w:p w14:paraId="2F019326" w14:textId="77777777" w:rsidR="00E30D22" w:rsidRPr="007447ED" w:rsidRDefault="00174846" w:rsidP="00E50E20">
            <w:r w:rsidRPr="007447ED">
              <w:t>PM.ORG.04 Актуализация перечня НМД Компании</w:t>
            </w:r>
          </w:p>
        </w:tc>
        <w:tc>
          <w:tcPr>
            <w:tcW w:w="585" w:type="pct"/>
          </w:tcPr>
          <w:p w14:paraId="6A76D21F" w14:textId="77777777" w:rsidR="00E30D22" w:rsidRPr="007447ED" w:rsidRDefault="00174846" w:rsidP="00E302C5">
            <w:r w:rsidRPr="007447ED">
              <w:t>Нормативно-методологическая документация</w:t>
            </w:r>
          </w:p>
        </w:tc>
        <w:tc>
          <w:tcPr>
            <w:tcW w:w="1072" w:type="pct"/>
          </w:tcPr>
          <w:p w14:paraId="6B67EDBD" w14:textId="7CF6F709" w:rsidR="00E30D22" w:rsidRPr="007447ED" w:rsidRDefault="00174846" w:rsidP="00460FA2">
            <w:r w:rsidRPr="007447ED">
              <w:t xml:space="preserve">Перечень документов для актуализации на последующих этапах зафиксирован в проектном документе:  ERP.3.16_ОСМ_Перечень процессных и организационных изменений с </w:t>
            </w:r>
            <w:r w:rsidR="00D91AD3" w:rsidRPr="007447ED">
              <w:t>оценкой</w:t>
            </w:r>
            <w:r w:rsidRPr="007447ED">
              <w:t xml:space="preserve"> влияния</w:t>
            </w:r>
          </w:p>
        </w:tc>
        <w:tc>
          <w:tcPr>
            <w:tcW w:w="911" w:type="pct"/>
            <w:shd w:val="clear" w:color="auto" w:fill="auto"/>
          </w:tcPr>
          <w:p w14:paraId="7AAFE8E5" w14:textId="77777777" w:rsidR="00E30D22" w:rsidRPr="007447ED" w:rsidRDefault="00174846" w:rsidP="00460FA2">
            <w:r w:rsidRPr="007447ED">
              <w:t>ОИ должно быть реализовано до начала определённого этапа Программы</w:t>
            </w:r>
          </w:p>
        </w:tc>
      </w:tr>
    </w:tbl>
    <w:p w14:paraId="3CA22320" w14:textId="6014D828" w:rsidR="00E30D22" w:rsidRPr="007447ED" w:rsidRDefault="001F08B0" w:rsidP="00B826E5">
      <w:pPr>
        <w:rPr>
          <w:rFonts w:eastAsia="Calibri"/>
        </w:rPr>
      </w:pPr>
      <w:r w:rsidRPr="007447ED">
        <w:rPr>
          <w:rFonts w:eastAsia="Calibri"/>
        </w:rPr>
        <w:t>* не включая перечень НМД</w:t>
      </w:r>
    </w:p>
    <w:p w14:paraId="570E3ABD" w14:textId="77777777" w:rsidR="00E30D22" w:rsidRPr="007447ED" w:rsidRDefault="00E30D22" w:rsidP="00E50E20">
      <w:pPr>
        <w:rPr>
          <w:rFonts w:eastAsia="Calibri"/>
        </w:rPr>
      </w:pPr>
    </w:p>
    <w:p w14:paraId="71626472" w14:textId="68F81911" w:rsidR="00220F8C" w:rsidRPr="007447ED" w:rsidRDefault="003B73F6" w:rsidP="00E302C5">
      <w:pPr>
        <w:pStyle w:val="1"/>
        <w:rPr>
          <w:rFonts w:eastAsia="Calibri"/>
        </w:rPr>
      </w:pPr>
      <w:bookmarkStart w:id="3393" w:name="_Toc525313703"/>
      <w:bookmarkStart w:id="3394" w:name="_Toc66475452"/>
      <w:r w:rsidRPr="007447ED">
        <w:rPr>
          <w:rFonts w:eastAsia="Calibri"/>
        </w:rPr>
        <w:t>ОТКРЫТЫЕ ВОПРОСЫ</w:t>
      </w:r>
      <w:bookmarkEnd w:id="3393"/>
      <w:bookmarkEnd w:id="3394"/>
    </w:p>
    <w:p w14:paraId="6DD278FF" w14:textId="62F02C4C" w:rsidR="008351CA" w:rsidRPr="007447ED" w:rsidRDefault="008351CA">
      <w:pPr>
        <w:pStyle w:val="aff7"/>
        <w:pPrChange w:id="3395" w:author="Zelenskaya Natalia" w:date="2021-03-12T21:17:00Z">
          <w:pPr>
            <w:pStyle w:val="a7"/>
            <w:keepNext/>
            <w:spacing w:after="240" w:afterAutospacing="0"/>
            <w:jc w:val="right"/>
          </w:pPr>
        </w:pPrChange>
      </w:pPr>
      <w:bookmarkStart w:id="3396" w:name="_Toc525313704"/>
      <w:bookmarkEnd w:id="2"/>
      <w:bookmarkEnd w:id="3"/>
      <w:bookmarkEnd w:id="4"/>
      <w:bookmarkEnd w:id="5"/>
      <w:bookmarkEnd w:id="316"/>
      <w:bookmarkEnd w:id="325"/>
      <w:r w:rsidRPr="007447ED">
        <w:t xml:space="preserve">Таблица </w:t>
      </w:r>
      <w:fldSimple w:instr=" SEQ Таблица \* ARABIC ">
        <w:ins w:id="3397" w:author="Zelenskaya Natalia" w:date="2021-03-12T20:36:00Z">
          <w:r w:rsidR="00377EC5">
            <w:rPr>
              <w:noProof/>
            </w:rPr>
            <w:t>21</w:t>
          </w:r>
        </w:ins>
        <w:del w:id="3398" w:author="Zelenskaya Natalia" w:date="2021-03-12T19:44:00Z">
          <w:r w:rsidR="00691D5A" w:rsidDel="00344F6A">
            <w:rPr>
              <w:noProof/>
            </w:rPr>
            <w:delText>18</w:delText>
          </w:r>
        </w:del>
      </w:fldSimple>
      <w:r w:rsidRPr="007447ED">
        <w:t>. Открытые вопросы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81"/>
        <w:gridCol w:w="2304"/>
        <w:gridCol w:w="3516"/>
        <w:gridCol w:w="1817"/>
        <w:gridCol w:w="1658"/>
      </w:tblGrid>
      <w:tr w:rsidR="008351CA" w:rsidRPr="007447ED" w14:paraId="22195A2F" w14:textId="77777777" w:rsidTr="00907C84">
        <w:trPr>
          <w:cantSplit/>
          <w:trHeight w:val="397"/>
          <w:tblHeader/>
        </w:trPr>
        <w:tc>
          <w:tcPr>
            <w:tcW w:w="379" w:type="pct"/>
            <w:shd w:val="clear" w:color="auto" w:fill="FFC000"/>
            <w:vAlign w:val="center"/>
          </w:tcPr>
          <w:p w14:paraId="3E78B1B1" w14:textId="77777777" w:rsidR="008351CA" w:rsidRPr="007447ED" w:rsidRDefault="008351CA">
            <w:pPr>
              <w:pStyle w:val="aff7"/>
              <w:pPrChange w:id="3399" w:author="Zelenskaya Natalia" w:date="2021-03-12T21:17:00Z">
                <w:pPr>
                  <w:jc w:val="center"/>
                </w:pPr>
              </w:pPrChange>
            </w:pPr>
            <w:bookmarkStart w:id="3400" w:name="_Hlk527651407"/>
            <w:r w:rsidRPr="007447ED">
              <w:t xml:space="preserve">№ из реестра </w:t>
            </w:r>
          </w:p>
        </w:tc>
        <w:tc>
          <w:tcPr>
            <w:tcW w:w="1146" w:type="pct"/>
            <w:shd w:val="clear" w:color="auto" w:fill="FFC000"/>
            <w:vAlign w:val="center"/>
          </w:tcPr>
          <w:p w14:paraId="3745B23C" w14:textId="77777777" w:rsidR="008351CA" w:rsidRPr="007447ED" w:rsidRDefault="008351CA">
            <w:pPr>
              <w:pStyle w:val="aff7"/>
              <w:pPrChange w:id="3401" w:author="Zelenskaya Natalia" w:date="2021-03-12T21:17:00Z">
                <w:pPr>
                  <w:jc w:val="center"/>
                </w:pPr>
              </w:pPrChange>
            </w:pPr>
            <w:r w:rsidRPr="007447ED">
              <w:t>Наименование ОВ</w:t>
            </w:r>
          </w:p>
        </w:tc>
        <w:tc>
          <w:tcPr>
            <w:tcW w:w="1741" w:type="pct"/>
            <w:shd w:val="clear" w:color="auto" w:fill="FFC000"/>
            <w:vAlign w:val="center"/>
          </w:tcPr>
          <w:p w14:paraId="07D386F6" w14:textId="77777777" w:rsidR="008351CA" w:rsidRPr="007447ED" w:rsidRDefault="008351CA">
            <w:pPr>
              <w:pStyle w:val="aff7"/>
              <w:pPrChange w:id="3402" w:author="Zelenskaya Natalia" w:date="2021-03-12T21:17:00Z">
                <w:pPr>
                  <w:jc w:val="center"/>
                </w:pPr>
              </w:pPrChange>
            </w:pPr>
            <w:r w:rsidRPr="007447ED">
              <w:t>Краткое описание ОВ</w:t>
            </w:r>
          </w:p>
        </w:tc>
        <w:tc>
          <w:tcPr>
            <w:tcW w:w="906" w:type="pct"/>
            <w:shd w:val="clear" w:color="auto" w:fill="FFC000"/>
            <w:vAlign w:val="center"/>
          </w:tcPr>
          <w:p w14:paraId="58ED32B4" w14:textId="77777777" w:rsidR="008351CA" w:rsidRPr="007447ED" w:rsidRDefault="008351CA">
            <w:pPr>
              <w:pStyle w:val="aff7"/>
              <w:pPrChange w:id="3403" w:author="Zelenskaya Natalia" w:date="2021-03-12T21:17:00Z">
                <w:pPr>
                  <w:jc w:val="center"/>
                </w:pPr>
              </w:pPrChange>
            </w:pPr>
            <w:r w:rsidRPr="007447ED">
              <w:t>Ответственный за решение</w:t>
            </w:r>
          </w:p>
        </w:tc>
        <w:tc>
          <w:tcPr>
            <w:tcW w:w="828" w:type="pct"/>
            <w:shd w:val="clear" w:color="auto" w:fill="FFC000"/>
            <w:vAlign w:val="center"/>
          </w:tcPr>
          <w:p w14:paraId="1EBF0B18" w14:textId="77777777" w:rsidR="008351CA" w:rsidRPr="007447ED" w:rsidRDefault="008351CA">
            <w:pPr>
              <w:pStyle w:val="aff7"/>
              <w:pPrChange w:id="3404" w:author="Zelenskaya Natalia" w:date="2021-03-12T21:17:00Z">
                <w:pPr>
                  <w:jc w:val="center"/>
                </w:pPr>
              </w:pPrChange>
            </w:pPr>
            <w:r w:rsidRPr="007447ED">
              <w:t>Крайний срок решения</w:t>
            </w:r>
          </w:p>
        </w:tc>
      </w:tr>
      <w:tr w:rsidR="008351CA" w:rsidRPr="007447ED" w14:paraId="1E941F06" w14:textId="77777777" w:rsidTr="00907C84">
        <w:trPr>
          <w:cantSplit/>
        </w:trPr>
        <w:tc>
          <w:tcPr>
            <w:tcW w:w="379" w:type="pct"/>
            <w:shd w:val="clear" w:color="auto" w:fill="auto"/>
          </w:tcPr>
          <w:p w14:paraId="41A574F9" w14:textId="12DBE800" w:rsidR="008351CA" w:rsidRPr="007447ED" w:rsidRDefault="008351CA">
            <w:pPr>
              <w:pPrChange w:id="3405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146" w:type="pct"/>
          </w:tcPr>
          <w:p w14:paraId="03853B45" w14:textId="3F17E5E9" w:rsidR="008351CA" w:rsidRPr="007447ED" w:rsidRDefault="008351CA">
            <w:pPr>
              <w:pPrChange w:id="3406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741" w:type="pct"/>
          </w:tcPr>
          <w:p w14:paraId="293F6C22" w14:textId="72DA6314" w:rsidR="008351CA" w:rsidRPr="007447ED" w:rsidRDefault="008351CA">
            <w:pPr>
              <w:pPrChange w:id="340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01241252" w14:textId="77777777" w:rsidR="008351CA" w:rsidRPr="007447ED" w:rsidRDefault="008351CA">
            <w:pPr>
              <w:pPrChange w:id="3408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828" w:type="pct"/>
            <w:shd w:val="clear" w:color="auto" w:fill="auto"/>
            <w:vAlign w:val="center"/>
          </w:tcPr>
          <w:p w14:paraId="5FDF8F95" w14:textId="77777777" w:rsidR="008351CA" w:rsidRPr="007447ED" w:rsidRDefault="008351CA">
            <w:pPr>
              <w:pPrChange w:id="3409" w:author="Zelenskaya Natalia" w:date="2021-03-12T16:36:00Z">
                <w:pPr>
                  <w:jc w:val="center"/>
                </w:pPr>
              </w:pPrChange>
            </w:pPr>
          </w:p>
        </w:tc>
      </w:tr>
      <w:tr w:rsidR="008351CA" w:rsidRPr="007447ED" w14:paraId="7734A306" w14:textId="77777777" w:rsidTr="00907C84">
        <w:trPr>
          <w:cantSplit/>
        </w:trPr>
        <w:tc>
          <w:tcPr>
            <w:tcW w:w="379" w:type="pct"/>
            <w:shd w:val="clear" w:color="auto" w:fill="auto"/>
          </w:tcPr>
          <w:p w14:paraId="3376EA98" w14:textId="5FCD8286" w:rsidR="008351CA" w:rsidRPr="007447ED" w:rsidRDefault="008351CA">
            <w:pPr>
              <w:pPrChange w:id="3410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146" w:type="pct"/>
          </w:tcPr>
          <w:p w14:paraId="741292A5" w14:textId="12C662EB" w:rsidR="008351CA" w:rsidRPr="007447ED" w:rsidRDefault="008351CA">
            <w:pPr>
              <w:pPrChange w:id="341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741" w:type="pct"/>
          </w:tcPr>
          <w:p w14:paraId="0790C472" w14:textId="195FFF00" w:rsidR="008351CA" w:rsidRPr="007447ED" w:rsidRDefault="008351CA">
            <w:pPr>
              <w:pPrChange w:id="3412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906" w:type="pct"/>
            <w:shd w:val="clear" w:color="auto" w:fill="auto"/>
          </w:tcPr>
          <w:p w14:paraId="57CD10AB" w14:textId="77777777" w:rsidR="008351CA" w:rsidRPr="007447ED" w:rsidRDefault="008351CA">
            <w:pPr>
              <w:pPrChange w:id="3413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828" w:type="pct"/>
            <w:shd w:val="clear" w:color="auto" w:fill="auto"/>
          </w:tcPr>
          <w:p w14:paraId="7105665B" w14:textId="77777777" w:rsidR="008351CA" w:rsidRPr="007447ED" w:rsidRDefault="008351CA">
            <w:pPr>
              <w:pPrChange w:id="3414" w:author="Zelenskaya Natalia" w:date="2021-03-12T16:36:00Z">
                <w:pPr>
                  <w:jc w:val="center"/>
                </w:pPr>
              </w:pPrChange>
            </w:pPr>
          </w:p>
        </w:tc>
      </w:tr>
      <w:tr w:rsidR="00967E21" w:rsidRPr="007447ED" w14:paraId="626492BC" w14:textId="77777777" w:rsidTr="00907C84">
        <w:trPr>
          <w:cantSplit/>
        </w:trPr>
        <w:tc>
          <w:tcPr>
            <w:tcW w:w="379" w:type="pct"/>
            <w:shd w:val="clear" w:color="auto" w:fill="auto"/>
          </w:tcPr>
          <w:p w14:paraId="7C608A32" w14:textId="0997A58E" w:rsidR="00967E21" w:rsidRPr="007447ED" w:rsidRDefault="00967E21">
            <w:pPr>
              <w:pStyle w:val="afa"/>
              <w:ind w:left="708"/>
              <w:rPr>
                <w:lang w:eastAsia="ru-RU"/>
              </w:rPr>
              <w:pPrChange w:id="3415" w:author="Zelenskaya Natalia" w:date="2021-03-12T16:36:00Z">
                <w:pPr>
                  <w:pStyle w:val="afa"/>
                  <w:ind w:left="17"/>
                  <w:jc w:val="left"/>
                </w:pPr>
              </w:pPrChange>
            </w:pPr>
          </w:p>
        </w:tc>
        <w:tc>
          <w:tcPr>
            <w:tcW w:w="1146" w:type="pct"/>
          </w:tcPr>
          <w:p w14:paraId="1EA2A577" w14:textId="49A63DA4" w:rsidR="00967E21" w:rsidRPr="007447ED" w:rsidRDefault="00967E21">
            <w:pPr>
              <w:pPrChange w:id="3416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741" w:type="pct"/>
          </w:tcPr>
          <w:p w14:paraId="60B27F19" w14:textId="6A152E83" w:rsidR="00967E21" w:rsidRPr="007447ED" w:rsidRDefault="00967E21">
            <w:pPr>
              <w:pPrChange w:id="3417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906" w:type="pct"/>
            <w:shd w:val="clear" w:color="auto" w:fill="auto"/>
          </w:tcPr>
          <w:p w14:paraId="3AC2DD1D" w14:textId="77777777" w:rsidR="00967E21" w:rsidRPr="007447ED" w:rsidRDefault="00967E21">
            <w:pPr>
              <w:pPrChange w:id="3418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828" w:type="pct"/>
            <w:shd w:val="clear" w:color="auto" w:fill="auto"/>
          </w:tcPr>
          <w:p w14:paraId="60A9851D" w14:textId="77777777" w:rsidR="00967E21" w:rsidRPr="007447ED" w:rsidRDefault="00967E21">
            <w:pPr>
              <w:pPrChange w:id="3419" w:author="Zelenskaya Natalia" w:date="2021-03-12T16:36:00Z">
                <w:pPr>
                  <w:jc w:val="center"/>
                </w:pPr>
              </w:pPrChange>
            </w:pPr>
          </w:p>
        </w:tc>
      </w:tr>
      <w:tr w:rsidR="009B19B7" w:rsidRPr="007447ED" w14:paraId="418256E6" w14:textId="77777777" w:rsidTr="00907C84">
        <w:trPr>
          <w:cantSplit/>
        </w:trPr>
        <w:tc>
          <w:tcPr>
            <w:tcW w:w="379" w:type="pct"/>
            <w:shd w:val="clear" w:color="auto" w:fill="auto"/>
          </w:tcPr>
          <w:p w14:paraId="14B6FE0C" w14:textId="499D7D93" w:rsidR="009B19B7" w:rsidRPr="007447ED" w:rsidRDefault="009B19B7">
            <w:pPr>
              <w:pStyle w:val="afa"/>
              <w:ind w:left="708"/>
              <w:rPr>
                <w:lang w:eastAsia="ru-RU"/>
              </w:rPr>
              <w:pPrChange w:id="3420" w:author="Zelenskaya Natalia" w:date="2021-03-12T16:36:00Z">
                <w:pPr>
                  <w:pStyle w:val="afa"/>
                  <w:ind w:left="17"/>
                  <w:jc w:val="left"/>
                </w:pPr>
              </w:pPrChange>
            </w:pPr>
          </w:p>
        </w:tc>
        <w:tc>
          <w:tcPr>
            <w:tcW w:w="1146" w:type="pct"/>
          </w:tcPr>
          <w:p w14:paraId="4B3CC769" w14:textId="26C0B2F1" w:rsidR="009B19B7" w:rsidRPr="007447ED" w:rsidRDefault="009B19B7">
            <w:pPr>
              <w:pPrChange w:id="3421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1741" w:type="pct"/>
          </w:tcPr>
          <w:p w14:paraId="75BAD1B2" w14:textId="03EFEF6C" w:rsidR="009B19B7" w:rsidRPr="007447ED" w:rsidRDefault="009B19B7">
            <w:pPr>
              <w:pPrChange w:id="3422" w:author="Zelenskaya Natalia" w:date="2021-03-12T16:36:00Z">
                <w:pPr>
                  <w:jc w:val="left"/>
                </w:pPr>
              </w:pPrChange>
            </w:pPr>
          </w:p>
        </w:tc>
        <w:tc>
          <w:tcPr>
            <w:tcW w:w="906" w:type="pct"/>
            <w:shd w:val="clear" w:color="auto" w:fill="auto"/>
          </w:tcPr>
          <w:p w14:paraId="1B0B8F9B" w14:textId="77777777" w:rsidR="009B19B7" w:rsidRPr="007447ED" w:rsidRDefault="009B19B7">
            <w:pPr>
              <w:pPrChange w:id="3423" w:author="Zelenskaya Natalia" w:date="2021-03-12T16:36:00Z">
                <w:pPr>
                  <w:jc w:val="center"/>
                </w:pPr>
              </w:pPrChange>
            </w:pPr>
          </w:p>
        </w:tc>
        <w:tc>
          <w:tcPr>
            <w:tcW w:w="828" w:type="pct"/>
            <w:shd w:val="clear" w:color="auto" w:fill="auto"/>
          </w:tcPr>
          <w:p w14:paraId="2590DD31" w14:textId="77777777" w:rsidR="009B19B7" w:rsidRPr="007447ED" w:rsidRDefault="009B19B7">
            <w:pPr>
              <w:pPrChange w:id="3424" w:author="Zelenskaya Natalia" w:date="2021-03-12T16:36:00Z">
                <w:pPr>
                  <w:jc w:val="center"/>
                </w:pPr>
              </w:pPrChange>
            </w:pPr>
          </w:p>
        </w:tc>
      </w:tr>
    </w:tbl>
    <w:p w14:paraId="2BAA37C9" w14:textId="2BA00BF6" w:rsidR="00FB3F4C" w:rsidRPr="007447ED" w:rsidRDefault="003B73F6" w:rsidP="00B826E5">
      <w:pPr>
        <w:pStyle w:val="1"/>
        <w:rPr>
          <w:rFonts w:eastAsia="Calibri"/>
        </w:rPr>
      </w:pPr>
      <w:bookmarkStart w:id="3425" w:name="_Toc66475453"/>
      <w:bookmarkEnd w:id="3400"/>
      <w:r w:rsidRPr="007447ED">
        <w:rPr>
          <w:rFonts w:eastAsia="Calibri"/>
        </w:rPr>
        <w:t>ПРИЛОЖЕНИЯ</w:t>
      </w:r>
      <w:bookmarkEnd w:id="3396"/>
      <w:bookmarkEnd w:id="3425"/>
    </w:p>
    <w:p w14:paraId="3C2ADE34" w14:textId="01D849AF" w:rsidR="00FB3F4C" w:rsidRPr="007447ED" w:rsidRDefault="00386C3A">
      <w:pPr>
        <w:pStyle w:val="22"/>
        <w:numPr>
          <w:ilvl w:val="1"/>
          <w:numId w:val="8"/>
        </w:numPr>
        <w:rPr>
          <w:rFonts w:eastAsiaTheme="majorEastAsia"/>
        </w:rPr>
        <w:pPrChange w:id="3426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427" w:name="_Toc525313705"/>
      <w:bookmarkStart w:id="3428" w:name="_Toc66475454"/>
      <w:r w:rsidRPr="007447ED">
        <w:rPr>
          <w:rFonts w:eastAsiaTheme="majorEastAsia"/>
        </w:rPr>
        <w:t xml:space="preserve">Приложение </w:t>
      </w:r>
      <w:r w:rsidR="00D51D39" w:rsidRPr="007447ED">
        <w:rPr>
          <w:rFonts w:eastAsiaTheme="majorEastAsia"/>
        </w:rPr>
        <w:t xml:space="preserve">№ </w:t>
      </w:r>
      <w:r w:rsidRPr="007447ED">
        <w:rPr>
          <w:rFonts w:eastAsiaTheme="majorEastAsia"/>
        </w:rPr>
        <w:t xml:space="preserve">1. </w:t>
      </w:r>
      <w:r w:rsidR="00952581" w:rsidRPr="007447ED">
        <w:rPr>
          <w:rFonts w:eastAsiaTheme="majorEastAsia"/>
        </w:rPr>
        <w:t>Модели</w:t>
      </w:r>
      <w:r w:rsidRPr="007447ED">
        <w:rPr>
          <w:rFonts w:eastAsiaTheme="majorEastAsia"/>
        </w:rPr>
        <w:t xml:space="preserve"> бизнес-процесс</w:t>
      </w:r>
      <w:r w:rsidR="00952581" w:rsidRPr="007447ED">
        <w:rPr>
          <w:rFonts w:eastAsiaTheme="majorEastAsia"/>
        </w:rPr>
        <w:t>ов</w:t>
      </w:r>
      <w:bookmarkEnd w:id="3427"/>
      <w:bookmarkEnd w:id="3428"/>
    </w:p>
    <w:p w14:paraId="50C85BB8" w14:textId="1F317BF2" w:rsidR="003B5E9D" w:rsidRPr="007447ED" w:rsidRDefault="00366BC4" w:rsidP="00B826E5">
      <w:pPr>
        <w:rPr>
          <w:rFonts w:eastAsiaTheme="majorEastAsia"/>
        </w:rPr>
      </w:pPr>
      <w:del w:id="3429" w:author="Zelenskaya Natalia" w:date="2021-04-05T12:45:00Z">
        <w:r w:rsidDel="0061022E">
          <w:rPr>
            <w:rFonts w:eastAsiaTheme="majorEastAsia"/>
          </w:rPr>
          <w:fldChar w:fldCharType="begin"/>
        </w:r>
        <w:r w:rsidDel="0061022E">
          <w:rPr>
            <w:rFonts w:eastAsiaTheme="majorEastAsia"/>
          </w:rPr>
          <w:fldChar w:fldCharType="end"/>
        </w:r>
      </w:del>
      <w:del w:id="3430" w:author="Zelenskaya Natalia" w:date="2021-04-05T18:40:00Z">
        <w:r w:rsidR="0061022E" w:rsidDel="005D23BF">
          <w:rPr>
            <w:rFonts w:eastAsiaTheme="majorEastAsia"/>
          </w:rPr>
          <w:fldChar w:fldCharType="begin"/>
        </w:r>
        <w:r w:rsidR="0061022E" w:rsidDel="005D23BF">
          <w:rPr>
            <w:rFonts w:eastAsiaTheme="majorEastAsia"/>
          </w:rPr>
          <w:fldChar w:fldCharType="end"/>
        </w:r>
      </w:del>
      <w:del w:id="3431" w:author="Zelenskaya Natalia" w:date="2020-05-07T17:06:00Z">
        <w:r w:rsidR="004B359A" w:rsidDel="008D6B89">
          <w:rPr>
            <w:rFonts w:eastAsiaTheme="majorEastAsia"/>
          </w:rPr>
          <w:object w:dxaOrig="1508" w:dyaOrig="983" w14:anchorId="2D19C5D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74.2pt;height:49.3pt" o:ole="">
              <v:imagedata r:id="rId27" o:title=""/>
            </v:shape>
            <o:OLEObject Type="Embed" ProgID="Word.Document.8" ShapeID="_x0000_i1025" DrawAspect="Icon" ObjectID="_1679467876" r:id="rId28">
              <o:FieldCodes>\s</o:FieldCodes>
            </o:OLEObject>
          </w:object>
        </w:r>
      </w:del>
      <w:bookmarkStart w:id="3432" w:name="_MON_1679153640"/>
      <w:bookmarkEnd w:id="3432"/>
      <w:ins w:id="3433" w:author="Zelenskaya Natalia" w:date="2021-04-05T18:40:00Z">
        <w:r w:rsidR="005D23BF">
          <w:rPr>
            <w:rFonts w:eastAsiaTheme="majorEastAsia"/>
          </w:rPr>
          <w:object w:dxaOrig="1508" w:dyaOrig="983" w14:anchorId="486CA3D8">
            <v:shape id="_x0000_i1026" type="#_x0000_t75" style="width:75.3pt;height:49.3pt" o:ole="">
              <v:imagedata r:id="rId29" o:title=""/>
            </v:shape>
            <o:OLEObject Type="Embed" ProgID="Word.Document.8" ShapeID="_x0000_i1026" DrawAspect="Icon" ObjectID="_1679467877" r:id="rId30">
              <o:FieldCodes>\s</o:FieldCodes>
            </o:OLEObject>
          </w:object>
        </w:r>
      </w:ins>
      <w:del w:id="3434" w:author="Zelenskaya Natalia" w:date="2020-05-14T19:00:00Z">
        <w:r w:rsidR="008D6B89" w:rsidDel="000C3FFE">
          <w:rPr>
            <w:rFonts w:eastAsiaTheme="majorEastAsia"/>
          </w:rPr>
          <w:fldChar w:fldCharType="begin"/>
        </w:r>
        <w:r w:rsidR="008D6B89" w:rsidDel="000C3FFE">
          <w:rPr>
            <w:rFonts w:eastAsiaTheme="majorEastAsia"/>
          </w:rPr>
          <w:fldChar w:fldCharType="end"/>
        </w:r>
      </w:del>
      <w:del w:id="3435" w:author="Zelenskaya Natalia" w:date="2020-08-11T17:47:00Z">
        <w:r w:rsidR="000C3FFE" w:rsidDel="00727E9B">
          <w:rPr>
            <w:rFonts w:eastAsiaTheme="majorEastAsia"/>
          </w:rPr>
          <w:fldChar w:fldCharType="begin"/>
        </w:r>
        <w:r w:rsidR="000C3FFE" w:rsidDel="00727E9B">
          <w:rPr>
            <w:rFonts w:eastAsiaTheme="majorEastAsia"/>
          </w:rPr>
          <w:fldChar w:fldCharType="end"/>
        </w:r>
      </w:del>
      <w:del w:id="3436" w:author="Zelenskaya Natalia" w:date="2021-03-17T14:15:00Z">
        <w:r w:rsidR="00727E9B" w:rsidDel="00366BC4">
          <w:rPr>
            <w:rFonts w:eastAsiaTheme="majorEastAsia"/>
          </w:rPr>
          <w:fldChar w:fldCharType="begin"/>
        </w:r>
        <w:r w:rsidR="00727E9B" w:rsidDel="00366BC4">
          <w:rPr>
            <w:rFonts w:eastAsiaTheme="majorEastAsia"/>
          </w:rPr>
          <w:fldChar w:fldCharType="end"/>
        </w:r>
      </w:del>
    </w:p>
    <w:p w14:paraId="5A3B4971" w14:textId="77777777" w:rsidR="003B5E9D" w:rsidRPr="007447ED" w:rsidRDefault="003B5E9D" w:rsidP="00E50E20">
      <w:pPr>
        <w:rPr>
          <w:rFonts w:eastAsiaTheme="majorEastAsia"/>
        </w:rPr>
      </w:pPr>
    </w:p>
    <w:p w14:paraId="539B55F8" w14:textId="34FA83D4" w:rsidR="00386C3A" w:rsidRPr="007447ED" w:rsidRDefault="00386C3A">
      <w:pPr>
        <w:pStyle w:val="22"/>
        <w:numPr>
          <w:ilvl w:val="1"/>
          <w:numId w:val="8"/>
        </w:numPr>
        <w:rPr>
          <w:rFonts w:eastAsiaTheme="majorEastAsia"/>
        </w:rPr>
        <w:pPrChange w:id="3437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438" w:name="_Toc525313706"/>
      <w:bookmarkStart w:id="3439" w:name="_Ref37255395"/>
      <w:bookmarkStart w:id="3440" w:name="_Ref37255404"/>
      <w:bookmarkStart w:id="3441" w:name="_Ref37255408"/>
      <w:bookmarkStart w:id="3442" w:name="_Ref37255428"/>
      <w:bookmarkStart w:id="3443" w:name="_Toc66475455"/>
      <w:r w:rsidRPr="007447ED">
        <w:rPr>
          <w:rFonts w:eastAsiaTheme="majorEastAsia"/>
        </w:rPr>
        <w:t xml:space="preserve">Приложение </w:t>
      </w:r>
      <w:r w:rsidR="00D51D39" w:rsidRPr="007447ED">
        <w:rPr>
          <w:rFonts w:eastAsiaTheme="majorEastAsia"/>
        </w:rPr>
        <w:t xml:space="preserve">№ </w:t>
      </w:r>
      <w:r w:rsidRPr="007447ED">
        <w:rPr>
          <w:rFonts w:eastAsiaTheme="majorEastAsia"/>
        </w:rPr>
        <w:t xml:space="preserve">2. </w:t>
      </w:r>
      <w:r w:rsidR="00D45D95" w:rsidRPr="007447ED">
        <w:rPr>
          <w:rFonts w:eastAsiaTheme="majorEastAsia"/>
        </w:rPr>
        <w:t>Р</w:t>
      </w:r>
      <w:r w:rsidR="00363CBE" w:rsidRPr="007447ED">
        <w:rPr>
          <w:rFonts w:eastAsiaTheme="majorEastAsia"/>
        </w:rPr>
        <w:t>еестр бизнес-требований</w:t>
      </w:r>
      <w:bookmarkEnd w:id="3438"/>
      <w:bookmarkEnd w:id="3439"/>
      <w:bookmarkEnd w:id="3440"/>
      <w:bookmarkEnd w:id="3441"/>
      <w:bookmarkEnd w:id="3442"/>
      <w:bookmarkEnd w:id="3443"/>
    </w:p>
    <w:bookmarkStart w:id="3444" w:name="_MON_1677919001"/>
    <w:bookmarkEnd w:id="3444"/>
    <w:p w14:paraId="34B62D42" w14:textId="3B9AA5E2" w:rsidR="003B5E9D" w:rsidRPr="007447ED" w:rsidRDefault="00F327DD" w:rsidP="00B826E5">
      <w:pPr>
        <w:rPr>
          <w:rFonts w:eastAsiaTheme="majorEastAsia"/>
        </w:rPr>
      </w:pPr>
      <w:r w:rsidRPr="007447ED">
        <w:rPr>
          <w:rFonts w:eastAsiaTheme="majorEastAsia"/>
        </w:rPr>
        <w:object w:dxaOrig="1034" w:dyaOrig="672" w14:anchorId="317370AB">
          <v:shape id="_x0000_i1027" type="#_x0000_t75" style="width:49.3pt;height:36pt" o:ole="">
            <v:imagedata r:id="rId31" o:title=""/>
          </v:shape>
          <o:OLEObject Type="Embed" ProgID="Excel.Sheet.12" ShapeID="_x0000_i1027" DrawAspect="Icon" ObjectID="_1679467878" r:id="rId32"/>
        </w:object>
      </w:r>
    </w:p>
    <w:p w14:paraId="51AD06DC" w14:textId="77777777" w:rsidR="008A79F7" w:rsidRPr="007447ED" w:rsidRDefault="008A79F7" w:rsidP="00E302C5">
      <w:pPr>
        <w:rPr>
          <w:rFonts w:eastAsiaTheme="majorEastAsia"/>
        </w:rPr>
      </w:pPr>
    </w:p>
    <w:p w14:paraId="5FC09C87" w14:textId="16C21201" w:rsidR="00363CBE" w:rsidRPr="007447ED" w:rsidRDefault="00363CBE">
      <w:pPr>
        <w:pStyle w:val="22"/>
        <w:numPr>
          <w:ilvl w:val="1"/>
          <w:numId w:val="8"/>
        </w:numPr>
        <w:rPr>
          <w:rFonts w:eastAsiaTheme="majorEastAsia"/>
        </w:rPr>
        <w:pPrChange w:id="3445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446" w:name="_Toc525313707"/>
      <w:bookmarkStart w:id="3447" w:name="_Toc66475456"/>
      <w:r w:rsidRPr="007447ED">
        <w:rPr>
          <w:rFonts w:eastAsiaTheme="majorEastAsia"/>
        </w:rPr>
        <w:t xml:space="preserve">Приложение № 3. </w:t>
      </w:r>
      <w:r w:rsidR="00D45D95" w:rsidRPr="007447ED">
        <w:rPr>
          <w:rFonts w:eastAsiaTheme="majorEastAsia"/>
        </w:rPr>
        <w:t>Описание шагов бизнес-процессов</w:t>
      </w:r>
      <w:bookmarkEnd w:id="3446"/>
      <w:bookmarkEnd w:id="3447"/>
    </w:p>
    <w:p w14:paraId="467A5036" w14:textId="71D0130C" w:rsidR="00363CBE" w:rsidRPr="007447ED" w:rsidRDefault="007F725E" w:rsidP="00B826E5">
      <w:pPr>
        <w:rPr>
          <w:rFonts w:eastAsiaTheme="majorEastAsia"/>
        </w:rPr>
      </w:pPr>
      <w:r>
        <w:object w:dxaOrig="1376" w:dyaOrig="893" w14:anchorId="4BF30E59">
          <v:shape id="_x0000_i1028" type="#_x0000_t75" style="width:67.55pt;height:44.3pt" o:ole="">
            <v:imagedata r:id="rId33" o:title=""/>
          </v:shape>
          <o:OLEObject Type="Embed" ProgID="Excel.Sheet.12" ShapeID="_x0000_i1028" DrawAspect="Icon" ObjectID="_1679467879" r:id="rId34"/>
        </w:object>
      </w:r>
    </w:p>
    <w:p w14:paraId="26B5544D" w14:textId="44EDCBC9" w:rsidR="00F662E9" w:rsidRPr="007447ED" w:rsidRDefault="00F662E9" w:rsidP="00E50E20">
      <w:pPr>
        <w:rPr>
          <w:rFonts w:eastAsia="Calibri"/>
        </w:rPr>
      </w:pPr>
    </w:p>
    <w:p w14:paraId="1DFE8804" w14:textId="0B76B1A7" w:rsidR="00DD7F3D" w:rsidRDefault="00DD7F3D">
      <w:pPr>
        <w:pStyle w:val="22"/>
        <w:numPr>
          <w:ilvl w:val="1"/>
          <w:numId w:val="8"/>
        </w:numPr>
        <w:rPr>
          <w:rFonts w:eastAsiaTheme="majorEastAsia"/>
        </w:rPr>
        <w:pPrChange w:id="3448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449" w:name="_Toc66475457"/>
      <w:bookmarkStart w:id="3450" w:name="_Toc525313710"/>
      <w:r w:rsidRPr="007447ED">
        <w:rPr>
          <w:rFonts w:eastAsiaTheme="majorEastAsia"/>
        </w:rPr>
        <w:t>Приложение №</w:t>
      </w:r>
      <w:r>
        <w:rPr>
          <w:rFonts w:eastAsiaTheme="majorEastAsia"/>
        </w:rPr>
        <w:t xml:space="preserve"> 4. РП1-6 </w:t>
      </w:r>
      <w:r w:rsidRPr="007008A3">
        <w:rPr>
          <w:rFonts w:eastAsiaTheme="majorEastAsia"/>
        </w:rPr>
        <w:t>Роли и полномочия</w:t>
      </w:r>
      <w:bookmarkEnd w:id="3449"/>
    </w:p>
    <w:p w14:paraId="61538EC5" w14:textId="17928B11" w:rsidR="00DD7F3D" w:rsidRPr="00DD7F3D" w:rsidDel="00C87D28" w:rsidRDefault="00B13DEB" w:rsidP="00B22E29">
      <w:pPr>
        <w:pStyle w:val="S0"/>
        <w:rPr>
          <w:del w:id="3451" w:author="Zelenskaya Natalia" w:date="2021-04-07T15:09:00Z"/>
          <w:rFonts w:eastAsiaTheme="majorEastAsia"/>
        </w:rPr>
        <w:pPrChange w:id="3452" w:author="Zelenskaya Natalia" w:date="2021-04-09T10:00:00Z">
          <w:pPr/>
        </w:pPrChange>
      </w:pPr>
      <w:del w:id="3453" w:author="Zelenskaya Natalia" w:date="2021-04-05T10:23:00Z">
        <w:r w:rsidDel="00B92AF5">
          <w:rPr>
            <w:rFonts w:eastAsiaTheme="majorEastAsia"/>
          </w:rPr>
          <w:fldChar w:fldCharType="begin"/>
        </w:r>
        <w:r w:rsidDel="00B92AF5">
          <w:rPr>
            <w:rFonts w:eastAsiaTheme="majorEastAsia"/>
          </w:rPr>
          <w:fldChar w:fldCharType="end"/>
        </w:r>
      </w:del>
      <w:del w:id="3454" w:author="Zelenskaya Natalia" w:date="2021-04-02T14:58:00Z">
        <w:r w:rsidR="009768DC" w:rsidDel="00BC2DA9">
          <w:rPr>
            <w:rFonts w:eastAsiaTheme="majorEastAsia"/>
          </w:rPr>
          <w:fldChar w:fldCharType="begin"/>
        </w:r>
        <w:r w:rsidR="009768DC" w:rsidDel="00BC2DA9">
          <w:rPr>
            <w:rFonts w:eastAsiaTheme="majorEastAsia"/>
          </w:rPr>
          <w:fldChar w:fldCharType="end"/>
        </w:r>
      </w:del>
      <w:del w:id="3455" w:author="Zelenskaya Natalia" w:date="2021-04-02T15:24:00Z">
        <w:r w:rsidR="00BC2DA9" w:rsidDel="00B13DEB">
          <w:rPr>
            <w:rFonts w:eastAsiaTheme="majorEastAsia"/>
          </w:rPr>
          <w:fldChar w:fldCharType="begin"/>
        </w:r>
        <w:r w:rsidR="00BC2DA9" w:rsidDel="00B13DEB">
          <w:rPr>
            <w:rFonts w:eastAsiaTheme="majorEastAsia"/>
          </w:rPr>
          <w:fldChar w:fldCharType="end"/>
        </w:r>
      </w:del>
      <w:del w:id="3456" w:author="Zelenskaya Natalia" w:date="2021-03-12T20:27:00Z">
        <w:r w:rsidR="00A13F99" w:rsidDel="00377EC5">
          <w:rPr>
            <w:rFonts w:eastAsiaTheme="majorEastAsia"/>
          </w:rPr>
          <w:object w:dxaOrig="1508" w:dyaOrig="983" w14:anchorId="5D640653">
            <v:shape id="_x0000_i1029" type="#_x0000_t75" style="width:74.2pt;height:49.3pt" o:ole="">
              <v:imagedata r:id="rId35" o:title=""/>
            </v:shape>
            <o:OLEObject Type="Embed" ProgID="Excel.Sheet.12" ShapeID="_x0000_i1029" DrawAspect="Icon" ObjectID="_1679467880" r:id="rId36"/>
          </w:object>
        </w:r>
      </w:del>
      <w:bookmarkStart w:id="3457" w:name="_MON_1679313455"/>
      <w:bookmarkEnd w:id="3457"/>
      <w:ins w:id="3458" w:author="Zelenskaya Natalia" w:date="2021-04-07T15:08:00Z">
        <w:r w:rsidR="003D0D87">
          <w:rPr>
            <w:rFonts w:eastAsiaTheme="majorEastAsia"/>
          </w:rPr>
          <w:object w:dxaOrig="1933" w:dyaOrig="1251" w14:anchorId="4FE7650F">
            <v:shape id="_x0000_i1030" type="#_x0000_t75" style="width:95.8pt;height:62.05pt" o:ole="">
              <v:imagedata r:id="rId37" o:title=""/>
            </v:shape>
            <o:OLEObject Type="Embed" ProgID="Excel.Sheet.12" ShapeID="_x0000_i1030" DrawAspect="Icon" ObjectID="_1679467881" r:id="rId38"/>
          </w:object>
        </w:r>
      </w:ins>
      <w:del w:id="3459" w:author="Zelenskaya Natalia" w:date="2021-04-07T15:08:00Z">
        <w:r w:rsidR="00B92AF5" w:rsidDel="00C87D28">
          <w:rPr>
            <w:rFonts w:eastAsiaTheme="majorEastAsia"/>
          </w:rPr>
          <w:fldChar w:fldCharType="begin"/>
        </w:r>
        <w:r w:rsidR="00B92AF5" w:rsidDel="00C87D28">
          <w:rPr>
            <w:rFonts w:eastAsiaTheme="majorEastAsia"/>
          </w:rPr>
          <w:fldChar w:fldCharType="end"/>
        </w:r>
      </w:del>
      <w:del w:id="3460" w:author="Zelenskaya Natalia" w:date="2021-03-19T16:32:00Z">
        <w:r w:rsidR="00377EC5" w:rsidDel="009768DC">
          <w:rPr>
            <w:rFonts w:eastAsiaTheme="majorEastAsia"/>
          </w:rPr>
          <w:fldChar w:fldCharType="begin"/>
        </w:r>
        <w:r w:rsidR="00377EC5" w:rsidDel="009768DC">
          <w:rPr>
            <w:rFonts w:eastAsiaTheme="majorEastAsia"/>
          </w:rPr>
          <w:fldChar w:fldCharType="end"/>
        </w:r>
      </w:del>
    </w:p>
    <w:p w14:paraId="638A02DF" w14:textId="5525875B" w:rsidR="00DD7F3D" w:rsidRPr="00DD7F3D" w:rsidRDefault="00DD7F3D">
      <w:pPr>
        <w:ind w:firstLine="0"/>
        <w:rPr>
          <w:del w:id="3461" w:author="Zelenskaya Natalia" w:date="2020-05-07T11:00:00Z"/>
          <w:rFonts w:eastAsiaTheme="majorEastAsia"/>
        </w:rPr>
        <w:pPrChange w:id="3462" w:author="Zelenskaya Natalia" w:date="2021-04-07T15:09:00Z">
          <w:pPr/>
        </w:pPrChange>
      </w:pPr>
    </w:p>
    <w:p w14:paraId="156FC7AC" w14:textId="4146FD29" w:rsidR="00E923F1" w:rsidRPr="007447ED" w:rsidRDefault="00D51D39">
      <w:pPr>
        <w:pStyle w:val="22"/>
        <w:numPr>
          <w:ilvl w:val="1"/>
          <w:numId w:val="8"/>
        </w:numPr>
        <w:rPr>
          <w:rFonts w:eastAsiaTheme="majorEastAsia"/>
        </w:rPr>
        <w:pPrChange w:id="3463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464" w:name="_Toc66475458"/>
      <w:r w:rsidRPr="007447ED">
        <w:rPr>
          <w:rFonts w:eastAsiaTheme="majorEastAsia"/>
        </w:rPr>
        <w:t>Приложение №</w:t>
      </w:r>
      <w:r w:rsidR="00C127A1">
        <w:rPr>
          <w:rFonts w:eastAsiaTheme="majorEastAsia"/>
        </w:rPr>
        <w:t xml:space="preserve"> </w:t>
      </w:r>
      <w:r w:rsidR="002F6ECA">
        <w:rPr>
          <w:rFonts w:eastAsiaTheme="majorEastAsia"/>
        </w:rPr>
        <w:t>5.</w:t>
      </w:r>
      <w:r w:rsidRPr="007447ED">
        <w:rPr>
          <w:rFonts w:eastAsiaTheme="majorEastAsia"/>
        </w:rPr>
        <w:t xml:space="preserve"> </w:t>
      </w:r>
      <w:r w:rsidR="00E923F1" w:rsidRPr="007447ED">
        <w:rPr>
          <w:rFonts w:eastAsiaTheme="majorEastAsia"/>
        </w:rPr>
        <w:t>РиК1. Матрица рисков и контрольных процедур</w:t>
      </w:r>
      <w:bookmarkEnd w:id="3450"/>
      <w:bookmarkEnd w:id="3464"/>
    </w:p>
    <w:p w14:paraId="608F4E08" w14:textId="64A73300" w:rsidR="00226A34" w:rsidRPr="007447ED" w:rsidRDefault="007A339E" w:rsidP="00B826E5">
      <w:pPr>
        <w:rPr>
          <w:rFonts w:eastAsia="Calibri"/>
        </w:rPr>
      </w:pPr>
      <w:ins w:id="3465" w:author="NazarovaVA" w:date="2021-03-26T16:49:00Z">
        <w:r>
          <w:rPr>
            <w:rFonts w:eastAsia="Calibri"/>
          </w:rPr>
          <w:object w:dxaOrig="1535" w:dyaOrig="993" w14:anchorId="09E10298">
            <v:shape id="_x0000_i1031" type="#_x0000_t75" style="width:76.45pt;height:49.85pt" o:ole="">
              <v:imagedata r:id="rId39" o:title=""/>
            </v:shape>
            <o:OLEObject Type="Embed" ProgID="Excel.Sheet.12" ShapeID="_x0000_i1031" DrawAspect="Icon" ObjectID="_1679467882" r:id="rId40"/>
          </w:object>
        </w:r>
      </w:ins>
      <w:del w:id="3466" w:author="Zelenskaya Natalia" w:date="2021-04-02T14:57:00Z">
        <w:r w:rsidR="00DD705E" w:rsidDel="00BC2DA9">
          <w:rPr>
            <w:rFonts w:eastAsia="Calibri"/>
          </w:rPr>
          <w:object w:dxaOrig="1311" w:dyaOrig="849" w14:anchorId="0C8B8C3A">
            <v:shape id="_x0000_i1032" type="#_x0000_t75" style="width:63.7pt;height:42.65pt" o:ole="">
              <v:imagedata r:id="rId41" o:title=""/>
            </v:shape>
            <o:OLEObject Type="Embed" ProgID="Excel.Sheet.12" ShapeID="_x0000_i1032" DrawAspect="Icon" ObjectID="_1679467883" r:id="rId42"/>
          </w:object>
        </w:r>
      </w:del>
    </w:p>
    <w:p w14:paraId="34DAA218" w14:textId="76CAA5F9" w:rsidR="00226A34" w:rsidRPr="007447ED" w:rsidRDefault="00226A34" w:rsidP="00E50E20">
      <w:pPr>
        <w:rPr>
          <w:del w:id="3467" w:author="Zelenskaya Natalia" w:date="2020-05-07T11:00:00Z"/>
          <w:rFonts w:eastAsia="Calibri"/>
        </w:rPr>
      </w:pPr>
    </w:p>
    <w:p w14:paraId="0106AC19" w14:textId="4A6E1D7B" w:rsidR="00E923F1" w:rsidRPr="007447ED" w:rsidRDefault="00E923F1">
      <w:pPr>
        <w:pStyle w:val="22"/>
        <w:numPr>
          <w:ilvl w:val="1"/>
          <w:numId w:val="8"/>
        </w:numPr>
        <w:rPr>
          <w:rFonts w:eastAsiaTheme="majorEastAsia"/>
        </w:rPr>
        <w:pPrChange w:id="3468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469" w:name="_Toc525313711"/>
      <w:bookmarkStart w:id="3470" w:name="_Toc66475459"/>
      <w:r w:rsidRPr="007447ED">
        <w:rPr>
          <w:rFonts w:eastAsiaTheme="majorEastAsia"/>
        </w:rPr>
        <w:t>Приложение №</w:t>
      </w:r>
      <w:r w:rsidR="00C127A1">
        <w:rPr>
          <w:rFonts w:eastAsiaTheme="majorEastAsia"/>
        </w:rPr>
        <w:t xml:space="preserve"> </w:t>
      </w:r>
      <w:r w:rsidR="002F6ECA">
        <w:rPr>
          <w:rFonts w:eastAsiaTheme="majorEastAsia"/>
        </w:rPr>
        <w:t>6.</w:t>
      </w:r>
      <w:r w:rsidR="00D51D39" w:rsidRPr="007447ED">
        <w:rPr>
          <w:rFonts w:eastAsiaTheme="majorEastAsia"/>
        </w:rPr>
        <w:t xml:space="preserve"> </w:t>
      </w:r>
      <w:r w:rsidRPr="007447ED">
        <w:rPr>
          <w:rFonts w:eastAsiaTheme="majorEastAsia"/>
        </w:rPr>
        <w:t>КП1. Матрица конфликтов полномочий</w:t>
      </w:r>
      <w:bookmarkEnd w:id="3469"/>
      <w:bookmarkEnd w:id="3470"/>
      <w:ins w:id="3471" w:author="KarabanovaME" w:date="2021-03-30T14:43:00Z">
        <w:r w:rsidR="007A339E">
          <w:rPr>
            <w:rFonts w:eastAsiaTheme="majorEastAsia"/>
            <w:lang w:val="en-US"/>
          </w:rPr>
          <w:t xml:space="preserve"> </w:t>
        </w:r>
      </w:ins>
    </w:p>
    <w:bookmarkStart w:id="3472" w:name="_MON_1677918810"/>
    <w:bookmarkEnd w:id="3472"/>
    <w:p w14:paraId="33F3EA4A" w14:textId="51E5F0F1" w:rsidR="00E923F1" w:rsidRDefault="000F1A94" w:rsidP="00B826E5">
      <w:pPr>
        <w:rPr>
          <w:rFonts w:eastAsia="Calibri"/>
        </w:rPr>
      </w:pPr>
      <w:r>
        <w:rPr>
          <w:rFonts w:eastAsia="Calibri"/>
        </w:rPr>
        <w:object w:dxaOrig="1534" w:dyaOrig="993" w14:anchorId="6F087EC3">
          <v:shape id="_x0000_i1033" type="#_x0000_t75" style="width:75.9pt;height:49.85pt" o:ole="">
            <v:imagedata r:id="rId43" o:title=""/>
          </v:shape>
          <o:OLEObject Type="Embed" ProgID="Excel.Sheet.12" ShapeID="_x0000_i1033" DrawAspect="Icon" ObjectID="_1679467884" r:id="rId44"/>
        </w:object>
      </w:r>
    </w:p>
    <w:p w14:paraId="7804DBAC" w14:textId="4F94A999" w:rsidR="00E923F1" w:rsidRDefault="00E923F1" w:rsidP="00E50E20">
      <w:pPr>
        <w:rPr>
          <w:del w:id="3473" w:author="Zelenskaya Natalia" w:date="2020-05-07T11:00:00Z"/>
          <w:rFonts w:eastAsia="Calibri"/>
        </w:rPr>
      </w:pPr>
    </w:p>
    <w:p w14:paraId="39293AC2" w14:textId="452C47DD" w:rsidR="001A38D7" w:rsidRDefault="001A38D7">
      <w:pPr>
        <w:pStyle w:val="22"/>
        <w:numPr>
          <w:ilvl w:val="1"/>
          <w:numId w:val="8"/>
        </w:numPr>
        <w:rPr>
          <w:rFonts w:eastAsiaTheme="majorEastAsia"/>
        </w:rPr>
        <w:pPrChange w:id="3474" w:author="Zelenskaya Natalia" w:date="2021-03-12T16:36:00Z">
          <w:pPr>
            <w:pStyle w:val="22"/>
            <w:keepNext/>
            <w:keepLines/>
            <w:numPr>
              <w:ilvl w:val="1"/>
              <w:numId w:val="8"/>
            </w:numPr>
            <w:spacing w:before="160" w:after="120"/>
            <w:ind w:left="576" w:hanging="576"/>
          </w:pPr>
        </w:pPrChange>
      </w:pPr>
      <w:bookmarkStart w:id="3475" w:name="_Toc66475460"/>
      <w:r w:rsidRPr="007447ED">
        <w:rPr>
          <w:rFonts w:eastAsiaTheme="majorEastAsia"/>
        </w:rPr>
        <w:t>Приложение №</w:t>
      </w:r>
      <w:r>
        <w:rPr>
          <w:rFonts w:eastAsiaTheme="majorEastAsia"/>
        </w:rPr>
        <w:t xml:space="preserve"> </w:t>
      </w:r>
      <w:r w:rsidR="002F6ECA">
        <w:rPr>
          <w:rFonts w:eastAsiaTheme="majorEastAsia"/>
        </w:rPr>
        <w:t>7.</w:t>
      </w:r>
      <w:r w:rsidRPr="007447ED">
        <w:rPr>
          <w:rFonts w:eastAsiaTheme="majorEastAsia"/>
        </w:rPr>
        <w:t xml:space="preserve"> </w:t>
      </w:r>
      <w:r>
        <w:rPr>
          <w:rFonts w:eastAsiaTheme="majorEastAsia"/>
        </w:rPr>
        <w:t>Информационная сводка по процессу</w:t>
      </w:r>
      <w:bookmarkEnd w:id="3475"/>
    </w:p>
    <w:p w14:paraId="58D46A2E" w14:textId="53016CE2" w:rsidR="001A38D7" w:rsidRPr="001A38D7" w:rsidRDefault="00377EC5" w:rsidP="00B826E5">
      <w:pPr>
        <w:rPr>
          <w:rFonts w:eastAsiaTheme="majorEastAsia"/>
        </w:rPr>
      </w:pPr>
      <w:del w:id="3476" w:author="Zelenskaya Natalia" w:date="2021-04-05T11:56:00Z">
        <w:r w:rsidDel="00C54324">
          <w:rPr>
            <w:rFonts w:eastAsiaTheme="majorEastAsia"/>
          </w:rPr>
          <w:fldChar w:fldCharType="begin"/>
        </w:r>
        <w:r w:rsidDel="00C54324">
          <w:rPr>
            <w:rFonts w:eastAsiaTheme="majorEastAsia"/>
          </w:rPr>
          <w:fldChar w:fldCharType="end"/>
        </w:r>
      </w:del>
      <w:del w:id="3477" w:author="Zelenskaya Natalia" w:date="2020-05-07T15:09:00Z">
        <w:r w:rsidR="003C6819" w:rsidDel="00552422">
          <w:rPr>
            <w:rFonts w:eastAsiaTheme="majorEastAsia"/>
          </w:rPr>
          <w:object w:dxaOrig="1508" w:dyaOrig="983" w14:anchorId="545B979E">
            <v:shape id="_x0000_i1034" type="#_x0000_t75" style="width:74.2pt;height:49.3pt" o:ole="">
              <v:imagedata r:id="rId45" o:title=""/>
            </v:shape>
            <o:OLEObject Type="Embed" ProgID="Word.Document.12" ShapeID="_x0000_i1034" DrawAspect="Icon" ObjectID="_1679467885" r:id="rId46">
              <o:FieldCodes>\s</o:FieldCodes>
            </o:OLEObject>
          </w:object>
        </w:r>
      </w:del>
      <w:bookmarkStart w:id="3478" w:name="_MON_1679129622"/>
      <w:bookmarkEnd w:id="3478"/>
      <w:ins w:id="3479" w:author="Zelenskaya Natalia" w:date="2021-04-05T12:02:00Z">
        <w:r w:rsidR="00891C42">
          <w:rPr>
            <w:rFonts w:eastAsiaTheme="majorEastAsia"/>
          </w:rPr>
          <w:object w:dxaOrig="1508" w:dyaOrig="983" w14:anchorId="78BAFF07">
            <v:shape id="_x0000_i1035" type="#_x0000_t75" style="width:75.3pt;height:49.3pt" o:ole="">
              <v:imagedata r:id="rId47" o:title=""/>
            </v:shape>
            <o:OLEObject Type="Embed" ProgID="Word.Document.12" ShapeID="_x0000_i1035" DrawAspect="Icon" ObjectID="_1679467886" r:id="rId48">
              <o:FieldCodes>\s</o:FieldCodes>
            </o:OLEObject>
          </w:object>
        </w:r>
      </w:ins>
      <w:del w:id="3480" w:author="Zelenskaya Natalia" w:date="2021-04-05T12:02:00Z">
        <w:r w:rsidR="00C54324" w:rsidDel="00891C42">
          <w:rPr>
            <w:rFonts w:eastAsiaTheme="majorEastAsia"/>
          </w:rPr>
          <w:fldChar w:fldCharType="begin"/>
        </w:r>
        <w:r w:rsidR="00C54324" w:rsidDel="00891C42">
          <w:rPr>
            <w:rFonts w:eastAsiaTheme="majorEastAsia"/>
          </w:rPr>
          <w:fldChar w:fldCharType="end"/>
        </w:r>
      </w:del>
      <w:del w:id="3481" w:author="Zelenskaya Natalia" w:date="2021-03-12T20:28:00Z">
        <w:r w:rsidR="00552422" w:rsidDel="00377EC5">
          <w:rPr>
            <w:rFonts w:eastAsiaTheme="majorEastAsia"/>
          </w:rPr>
          <w:fldChar w:fldCharType="begin"/>
        </w:r>
        <w:r w:rsidR="00552422" w:rsidDel="00377EC5">
          <w:rPr>
            <w:rFonts w:eastAsiaTheme="majorEastAsia"/>
          </w:rPr>
          <w:fldChar w:fldCharType="end"/>
        </w:r>
      </w:del>
    </w:p>
    <w:p w14:paraId="68212ECE" w14:textId="77777777" w:rsidR="001A38D7" w:rsidRPr="007447ED" w:rsidRDefault="001A38D7" w:rsidP="00E50E20">
      <w:pPr>
        <w:rPr>
          <w:rFonts w:eastAsia="Calibri"/>
        </w:rPr>
      </w:pPr>
    </w:p>
    <w:sectPr w:rsidR="001A38D7" w:rsidRPr="007447ED" w:rsidSect="000F4678">
      <w:headerReference w:type="default" r:id="rId49"/>
      <w:headerReference w:type="first" r:id="rId50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930" w:author="ABLAKOVAB" w:date="2020-05-06T12:12:00Z" w:initials="A">
    <w:p w14:paraId="282D80C6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>Не понятно.. это мы так расписали либо закупаем новый узел, либо его ремонтировать? Если да описать понятно. Что сейчас описано – общие слова обо всем, в каждый процесс планирования можно компировать.</w:t>
      </w:r>
    </w:p>
  </w:comment>
  <w:comment w:id="938" w:author="ABLAKOVAB" w:date="2020-05-06T12:14:00Z" w:initials="A">
    <w:p w14:paraId="67F0FDA6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>Что за мероприятия компонентного учета? Закупка компонентов просто…</w:t>
      </w:r>
    </w:p>
  </w:comment>
  <w:comment w:id="950" w:author="ABLAKOVAB" w:date="2020-05-06T12:15:00Z" w:initials="A">
    <w:p w14:paraId="5D6DBC93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>Заменяемая или вводимая ЕО где указывается?</w:t>
      </w:r>
    </w:p>
  </w:comment>
  <w:comment w:id="1023" w:author="ABLAKOVAB" w:date="2020-05-06T12:17:00Z" w:initials="A">
    <w:p w14:paraId="10771DF9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>На какую дату из СГ/СПП определяется цена?</w:t>
      </w:r>
    </w:p>
  </w:comment>
  <w:comment w:id="1026" w:author="ABLAKOVAB" w:date="2020-05-06T12:18:00Z" w:initials="A">
    <w:p w14:paraId="6CD5DACD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>Мы этому учили? В роликах памятках это есть? Не видел такого..</w:t>
      </w:r>
    </w:p>
  </w:comment>
  <w:comment w:id="1033" w:author="ABLAKOVAB" w:date="2020-05-06T12:21:00Z" w:initials="A">
    <w:p w14:paraId="6F672C4E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>А если идем по корректировке текущего года? Не описано.. я просил описать деатльно.</w:t>
      </w:r>
    </w:p>
  </w:comment>
  <w:comment w:id="1049" w:author="ABLAKOVAB" w:date="2020-05-06T12:30:00Z" w:initials="A">
    <w:p w14:paraId="2AD440BF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>Процесс ведения тарифов на вход тогда нужно в этот шаг?</w:t>
      </w:r>
    </w:p>
  </w:comment>
  <w:comment w:id="1095" w:author="ABLAKOVAB" w:date="2020-05-06T12:33:00Z" w:initials="A">
    <w:p w14:paraId="662638CC" w14:textId="77777777" w:rsidR="003D0D87" w:rsidRPr="00632FE6" w:rsidRDefault="003D0D87" w:rsidP="00B826E5">
      <w:pPr>
        <w:pStyle w:val="aa"/>
      </w:pPr>
      <w:r>
        <w:rPr>
          <w:rStyle w:val="aff5"/>
        </w:rPr>
        <w:annotationRef/>
      </w:r>
      <w:r>
        <w:t xml:space="preserve">Почме на схеме </w:t>
      </w:r>
      <w:r>
        <w:rPr>
          <w:lang w:val="en-US"/>
        </w:rPr>
        <w:t>ZPM</w:t>
      </w:r>
      <w:r w:rsidRPr="00632FE6">
        <w:t xml:space="preserve">* </w:t>
      </w:r>
      <w:r>
        <w:t>стоит?</w:t>
      </w:r>
    </w:p>
  </w:comment>
  <w:comment w:id="1096" w:author="ABLAKOVAB" w:date="2020-05-06T12:34:00Z" w:initials="A">
    <w:p w14:paraId="213E3B6A" w14:textId="77777777" w:rsidR="003D0D87" w:rsidRPr="00632FE6" w:rsidRDefault="003D0D87" w:rsidP="00B826E5">
      <w:pPr>
        <w:pStyle w:val="aa"/>
      </w:pPr>
      <w:r>
        <w:rPr>
          <w:rStyle w:val="aff5"/>
        </w:rPr>
        <w:annotationRef/>
      </w:r>
      <w:r>
        <w:t xml:space="preserve">+ стандартным отчетом пользуемся где видная вся номенклатура и стоимости </w:t>
      </w:r>
      <w:r>
        <w:rPr>
          <w:lang w:val="en-US"/>
        </w:rPr>
        <w:t>CJ</w:t>
      </w:r>
      <w:r w:rsidRPr="00632FE6">
        <w:t>*</w:t>
      </w:r>
      <w:r>
        <w:t>…</w:t>
      </w:r>
    </w:p>
  </w:comment>
  <w:comment w:id="1101" w:author="ABLAKOVAB" w:date="2020-05-06T12:36:00Z" w:initials="A">
    <w:p w14:paraId="45A1EC40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 xml:space="preserve">Различие корректировки и годового планирования так и не описано.. надо описать. В ведении СГ логичнее. </w:t>
      </w:r>
    </w:p>
  </w:comment>
  <w:comment w:id="3111" w:author="ABLAKOVAB" w:date="2020-05-06T12:39:00Z" w:initials="A">
    <w:p w14:paraId="51ACE9F9" w14:textId="77777777" w:rsidR="003D0D87" w:rsidRDefault="003D0D87" w:rsidP="00B826E5">
      <w:pPr>
        <w:pStyle w:val="aa"/>
      </w:pPr>
      <w:r>
        <w:rPr>
          <w:rStyle w:val="aff5"/>
        </w:rPr>
        <w:annotationRef/>
      </w:r>
      <w:r>
        <w:t>Где эта схема используется?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82D80C6" w15:done="0"/>
  <w15:commentEx w15:paraId="67F0FDA6" w15:done="0"/>
  <w15:commentEx w15:paraId="5D6DBC93" w15:done="0"/>
  <w15:commentEx w15:paraId="10771DF9" w15:done="0"/>
  <w15:commentEx w15:paraId="6CD5DACD" w15:done="0"/>
  <w15:commentEx w15:paraId="6F672C4E" w15:done="0"/>
  <w15:commentEx w15:paraId="2AD440BF" w15:done="0"/>
  <w15:commentEx w15:paraId="662638CC" w15:done="0"/>
  <w15:commentEx w15:paraId="213E3B6A" w15:done="0"/>
  <w15:commentEx w15:paraId="45A1EC40" w15:done="0"/>
  <w15:commentEx w15:paraId="51ACE9F9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1188E" w14:textId="77777777" w:rsidR="00C96A0B" w:rsidRDefault="00C96A0B" w:rsidP="00B826E5">
      <w:r>
        <w:separator/>
      </w:r>
    </w:p>
  </w:endnote>
  <w:endnote w:type="continuationSeparator" w:id="0">
    <w:p w14:paraId="7631F303" w14:textId="77777777" w:rsidR="00C96A0B" w:rsidRDefault="00C96A0B" w:rsidP="00B826E5">
      <w:r>
        <w:continuationSeparator/>
      </w:r>
    </w:p>
  </w:endnote>
  <w:endnote w:type="continuationNotice" w:id="1">
    <w:p w14:paraId="67109369" w14:textId="77777777" w:rsidR="00C96A0B" w:rsidRDefault="00C96A0B" w:rsidP="00B826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Calibri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692705"/>
      <w:docPartObj>
        <w:docPartGallery w:val="Page Numbers (Bottom of Page)"/>
        <w:docPartUnique/>
      </w:docPartObj>
    </w:sdtPr>
    <w:sdtEndPr/>
    <w:sdtContent>
      <w:p w14:paraId="40F17A6D" w14:textId="3B47A12D" w:rsidR="003D0D87" w:rsidRDefault="003D0D87">
        <w:pPr>
          <w:pStyle w:val="a5"/>
          <w:pPrChange w:id="279" w:author="Zelenskaya Natalia" w:date="2021-03-12T16:36:00Z">
            <w:pPr>
              <w:pStyle w:val="a5"/>
              <w:jc w:val="right"/>
            </w:pPr>
          </w:pPrChange>
        </w:pPr>
        <w:r w:rsidRPr="007A0A95">
          <w:fldChar w:fldCharType="begin"/>
        </w:r>
        <w:r w:rsidRPr="007A0A95">
          <w:instrText>PAGE   \* MERGEFORMAT</w:instrText>
        </w:r>
        <w:r w:rsidRPr="007A0A95">
          <w:fldChar w:fldCharType="separate"/>
        </w:r>
        <w:r w:rsidR="00B22E29">
          <w:rPr>
            <w:noProof/>
          </w:rPr>
          <w:t>13</w:t>
        </w:r>
        <w:r w:rsidRPr="007A0A95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D14D9" w14:textId="43EEFF3C" w:rsidR="003D0D87" w:rsidRDefault="003D0D87">
    <w:pPr>
      <w:pStyle w:val="a5"/>
      <w:pPrChange w:id="281" w:author="Zelenskaya Natalia" w:date="2021-03-12T16:36:00Z">
        <w:pPr>
          <w:pStyle w:val="a5"/>
          <w:jc w:val="right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9FB912" w14:textId="77777777" w:rsidR="00C96A0B" w:rsidRDefault="00C96A0B" w:rsidP="00B826E5">
      <w:r>
        <w:separator/>
      </w:r>
    </w:p>
  </w:footnote>
  <w:footnote w:type="continuationSeparator" w:id="0">
    <w:p w14:paraId="72F740E7" w14:textId="77777777" w:rsidR="00C96A0B" w:rsidRDefault="00C96A0B" w:rsidP="00B826E5">
      <w:r>
        <w:continuationSeparator/>
      </w:r>
    </w:p>
  </w:footnote>
  <w:footnote w:type="continuationNotice" w:id="1">
    <w:p w14:paraId="1B725A2A" w14:textId="77777777" w:rsidR="00C96A0B" w:rsidRDefault="00C96A0B" w:rsidP="00B826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311"/>
      <w:gridCol w:w="5949"/>
    </w:tblGrid>
    <w:tr w:rsidR="003D0D87" w14:paraId="0786C802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7A8AFD1" w14:textId="6830A49C" w:rsidR="003D0D87" w:rsidRDefault="003D0D87">
          <w:pPr>
            <w:pStyle w:val="a3"/>
            <w:pPrChange w:id="276" w:author="Zelenskaya Natalia" w:date="2021-03-12T16:36:00Z">
              <w:pPr>
                <w:pStyle w:val="a3"/>
                <w:ind w:left="-241" w:hanging="1"/>
                <w:jc w:val="left"/>
              </w:pPr>
            </w:pPrChange>
          </w:pPr>
          <w:r>
            <w:rPr>
              <w:noProof/>
              <w:lang w:eastAsia="ru-RU"/>
            </w:rPr>
            <w:drawing>
              <wp:inline distT="0" distB="0" distL="0" distR="0" wp14:anchorId="17358EDA" wp14:editId="7CB5FAE3">
                <wp:extent cx="2240329" cy="504000"/>
                <wp:effectExtent l="0" t="0" r="0" b="0"/>
                <wp:docPr id="2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D6DC762" w14:textId="43B4B0F6" w:rsidR="003D0D87" w:rsidRPr="00916FAB" w:rsidRDefault="003D0D87" w:rsidP="00B826E5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 w:rsidRPr="0007625E">
            <w:t xml:space="preserve">Планирование </w:t>
          </w:r>
          <w:r>
            <w:t xml:space="preserve">программы </w:t>
          </w:r>
          <w:r w:rsidRPr="0007625E">
            <w:t>ОВП в рамках программы воздействий на ПА и инвестиционной программы</w:t>
          </w:r>
        </w:p>
      </w:tc>
    </w:tr>
    <w:tr w:rsidR="003D0D87" w:rsidRPr="00DB4B2F" w14:paraId="136EA827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8B39A31" w14:textId="77777777" w:rsidR="003D0D87" w:rsidRDefault="003D0D87">
          <w:pPr>
            <w:pStyle w:val="a3"/>
            <w:pPrChange w:id="277" w:author="Zelenskaya Natalia" w:date="2021-03-12T16:36:00Z">
              <w:pPr>
                <w:pStyle w:val="a3"/>
                <w:jc w:val="center"/>
              </w:pPr>
            </w:pPrChange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D2F1CBE" w14:textId="77777777" w:rsidR="003D0D87" w:rsidRPr="000B5B67" w:rsidRDefault="003D0D87">
          <w:pPr>
            <w:pPrChange w:id="278" w:author="Zelenskaya Natalia" w:date="2021-03-12T16:36:00Z">
              <w:pPr>
                <w:jc w:val="center"/>
              </w:pPr>
            </w:pPrChange>
          </w:pPr>
        </w:p>
      </w:tc>
    </w:tr>
  </w:tbl>
  <w:p w14:paraId="06D5C865" w14:textId="77777777" w:rsidR="003D0D87" w:rsidRDefault="003D0D87" w:rsidP="00B826E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C0F7F" w14:textId="37BA2F9D" w:rsidR="003D0D87" w:rsidRDefault="003D0D87">
    <w:pPr>
      <w:pStyle w:val="a3"/>
      <w:pPrChange w:id="280" w:author="Zelenskaya Natalia" w:date="2021-03-12T16:36:00Z">
        <w:pPr>
          <w:pStyle w:val="a3"/>
          <w:jc w:val="left"/>
        </w:pPr>
      </w:pPrChange>
    </w:pPr>
    <w:r>
      <w:rPr>
        <w:noProof/>
        <w:lang w:eastAsia="ru-RU"/>
      </w:rPr>
      <w:drawing>
        <wp:inline distT="0" distB="0" distL="0" distR="0" wp14:anchorId="61BE8ED9" wp14:editId="667AF98A">
          <wp:extent cx="2240329" cy="504000"/>
          <wp:effectExtent l="0" t="0" r="0" b="0"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1B80E3" w14:textId="77777777" w:rsidR="003D0D87" w:rsidRDefault="003D0D87" w:rsidP="00B826E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E1AF6" w14:textId="77777777" w:rsidR="003D0D87" w:rsidRDefault="003D0D87">
    <w:pPr>
      <w:pStyle w:val="a3"/>
      <w:pPrChange w:id="295" w:author="Zelenskaya Natalia" w:date="2021-03-12T16:36:00Z">
        <w:pPr>
          <w:pStyle w:val="a3"/>
          <w:jc w:val="right"/>
        </w:pPr>
      </w:pPrChange>
    </w:pPr>
    <w:r>
      <w:rPr>
        <w:noProof/>
        <w:lang w:eastAsia="ru-RU"/>
      </w:rPr>
      <w:drawing>
        <wp:inline distT="0" distB="0" distL="0" distR="0" wp14:anchorId="5F0147D3" wp14:editId="4F2D455D">
          <wp:extent cx="2179955" cy="504825"/>
          <wp:effectExtent l="0" t="0" r="0" b="9525"/>
          <wp:docPr id="50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1D3533" w14:textId="77777777" w:rsidR="003D0D87" w:rsidRDefault="003D0D87" w:rsidP="00B826E5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311"/>
      <w:gridCol w:w="5949"/>
    </w:tblGrid>
    <w:tr w:rsidR="003D0D87" w14:paraId="3BEF2356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F25A323" w14:textId="21D07680" w:rsidR="003D0D87" w:rsidRDefault="003D0D87">
          <w:pPr>
            <w:pStyle w:val="a3"/>
            <w:pPrChange w:id="296" w:author="Zelenskaya Natalia" w:date="2021-03-12T16:36:00Z">
              <w:pPr>
                <w:pStyle w:val="a3"/>
                <w:ind w:left="-241" w:hanging="1"/>
                <w:jc w:val="left"/>
              </w:pPr>
            </w:pPrChange>
          </w:pPr>
          <w:r>
            <w:rPr>
              <w:noProof/>
              <w:lang w:eastAsia="ru-RU"/>
            </w:rPr>
            <w:drawing>
              <wp:inline distT="0" distB="0" distL="0" distR="0" wp14:anchorId="0755EC04" wp14:editId="064BF7D9">
                <wp:extent cx="2240329" cy="504000"/>
                <wp:effectExtent l="0" t="0" r="0" b="0"/>
                <wp:docPr id="8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1F054B9" w14:textId="4E33BB36" w:rsidR="003D0D87" w:rsidRPr="00916FAB" w:rsidRDefault="003D0D87" w:rsidP="00B826E5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 w:rsidRPr="00157833">
            <w:t>Планирование и согласование  ОВП в рамках программы воздействий на ПА и инвестиционной программы</w:t>
          </w:r>
        </w:p>
      </w:tc>
    </w:tr>
    <w:tr w:rsidR="003D0D87" w:rsidRPr="00DB4B2F" w14:paraId="77A17016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02B63D2" w14:textId="77777777" w:rsidR="003D0D87" w:rsidRDefault="003D0D87">
          <w:pPr>
            <w:pStyle w:val="a3"/>
            <w:pPrChange w:id="297" w:author="Zelenskaya Natalia" w:date="2021-03-12T16:36:00Z">
              <w:pPr>
                <w:pStyle w:val="a3"/>
                <w:jc w:val="center"/>
              </w:pPr>
            </w:pPrChange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BA1575C" w14:textId="77777777" w:rsidR="003D0D87" w:rsidRPr="000B5B67" w:rsidRDefault="003D0D87">
          <w:pPr>
            <w:pPrChange w:id="298" w:author="Zelenskaya Natalia" w:date="2021-03-12T16:36:00Z">
              <w:pPr>
                <w:jc w:val="center"/>
              </w:pPr>
            </w:pPrChange>
          </w:pPr>
        </w:p>
      </w:tc>
    </w:tr>
  </w:tbl>
  <w:p w14:paraId="35519227" w14:textId="77777777" w:rsidR="003D0D87" w:rsidRDefault="003D0D87" w:rsidP="00B826E5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311"/>
      <w:gridCol w:w="5901"/>
    </w:tblGrid>
    <w:tr w:rsidR="003D0D87" w14:paraId="38E7E804" w14:textId="77777777" w:rsidTr="00E30D22">
      <w:trPr>
        <w:cantSplit/>
        <w:trHeight w:val="521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7C2894C8" w14:textId="77777777" w:rsidR="003D0D87" w:rsidRDefault="003D0D87">
          <w:pPr>
            <w:pStyle w:val="a3"/>
            <w:pPrChange w:id="3482" w:author="Zelenskaya Natalia" w:date="2021-03-12T16:36:00Z">
              <w:pPr>
                <w:pStyle w:val="a3"/>
                <w:ind w:left="-241" w:hanging="1"/>
                <w:jc w:val="left"/>
              </w:pPr>
            </w:pPrChange>
          </w:pPr>
          <w:r>
            <w:rPr>
              <w:noProof/>
              <w:lang w:eastAsia="ru-RU"/>
            </w:rPr>
            <w:drawing>
              <wp:inline distT="0" distB="0" distL="0" distR="0" wp14:anchorId="4295CDDA" wp14:editId="080709F4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BE0C4BA" w14:textId="471811BD" w:rsidR="003D0D87" w:rsidRPr="00916FAB" w:rsidRDefault="003D0D87" w:rsidP="00B826E5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 w:rsidRPr="00157833">
            <w:t xml:space="preserve">Планирование  </w:t>
          </w:r>
          <w:r>
            <w:t xml:space="preserve">программы </w:t>
          </w:r>
          <w:r w:rsidRPr="00157833">
            <w:t>ОВП в рамках программы воздействий на ПА и инвестиционной программы</w:t>
          </w:r>
        </w:p>
      </w:tc>
    </w:tr>
    <w:tr w:rsidR="003D0D87" w:rsidRPr="00DB4B2F" w14:paraId="5043580D" w14:textId="77777777" w:rsidTr="00E30D22">
      <w:trPr>
        <w:cantSplit/>
        <w:trHeight w:val="521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3BCB021" w14:textId="77777777" w:rsidR="003D0D87" w:rsidRDefault="003D0D87">
          <w:pPr>
            <w:pStyle w:val="a3"/>
            <w:pPrChange w:id="3483" w:author="Zelenskaya Natalia" w:date="2021-03-12T16:36:00Z">
              <w:pPr>
                <w:pStyle w:val="a3"/>
                <w:jc w:val="center"/>
              </w:pPr>
            </w:pPrChange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68BDB12F" w14:textId="77777777" w:rsidR="003D0D87" w:rsidRPr="000B5B67" w:rsidRDefault="003D0D87">
          <w:pPr>
            <w:pPrChange w:id="3484" w:author="Zelenskaya Natalia" w:date="2021-03-12T16:36:00Z">
              <w:pPr>
                <w:jc w:val="center"/>
              </w:pPr>
            </w:pPrChange>
          </w:pPr>
        </w:p>
      </w:tc>
    </w:tr>
  </w:tbl>
  <w:p w14:paraId="6BE2CC06" w14:textId="77777777" w:rsidR="003D0D87" w:rsidRDefault="003D0D87" w:rsidP="00B826E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311"/>
      <w:gridCol w:w="5901"/>
    </w:tblGrid>
    <w:tr w:rsidR="003D0D87" w14:paraId="623FF725" w14:textId="77777777" w:rsidTr="00E30D22">
      <w:trPr>
        <w:cantSplit/>
        <w:trHeight w:val="521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6BE325F" w14:textId="77777777" w:rsidR="003D0D87" w:rsidRDefault="003D0D87">
          <w:pPr>
            <w:pStyle w:val="a3"/>
            <w:pPrChange w:id="3485" w:author="Zelenskaya Natalia" w:date="2021-03-12T16:36:00Z">
              <w:pPr>
                <w:pStyle w:val="a3"/>
                <w:ind w:left="-241" w:hanging="1"/>
                <w:jc w:val="left"/>
              </w:pPr>
            </w:pPrChange>
          </w:pPr>
          <w:r>
            <w:rPr>
              <w:noProof/>
              <w:lang w:eastAsia="ru-RU"/>
            </w:rPr>
            <w:drawing>
              <wp:inline distT="0" distB="0" distL="0" distR="0" wp14:anchorId="32CA3960" wp14:editId="1307F2FE">
                <wp:extent cx="2240329" cy="504000"/>
                <wp:effectExtent l="0" t="0" r="0" b="0"/>
                <wp:docPr id="1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299F6059" w14:textId="33C66FA4" w:rsidR="003D0D87" w:rsidRPr="00916FAB" w:rsidRDefault="003D0D87" w:rsidP="00B826E5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 w:rsidRPr="00157833">
            <w:t>Планирование и согласование  ОВП в рамках программы воздействий на ПА и инвестиционной программы</w:t>
          </w:r>
        </w:p>
      </w:tc>
    </w:tr>
    <w:tr w:rsidR="003D0D87" w:rsidRPr="00DB4B2F" w14:paraId="64C348BC" w14:textId="77777777" w:rsidTr="00E30D22">
      <w:trPr>
        <w:cantSplit/>
        <w:trHeight w:val="521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F924DA" w14:textId="77777777" w:rsidR="003D0D87" w:rsidRDefault="003D0D87">
          <w:pPr>
            <w:pStyle w:val="a3"/>
            <w:pPrChange w:id="3486" w:author="Zelenskaya Natalia" w:date="2021-03-12T16:36:00Z">
              <w:pPr>
                <w:pStyle w:val="a3"/>
                <w:jc w:val="center"/>
              </w:pPr>
            </w:pPrChange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30793F0" w14:textId="77777777" w:rsidR="003D0D87" w:rsidRPr="000B5B67" w:rsidRDefault="003D0D87">
          <w:pPr>
            <w:pPrChange w:id="3487" w:author="Zelenskaya Natalia" w:date="2021-03-12T16:36:00Z">
              <w:pPr>
                <w:jc w:val="center"/>
              </w:pPr>
            </w:pPrChange>
          </w:pPr>
        </w:p>
      </w:tc>
    </w:tr>
  </w:tbl>
  <w:p w14:paraId="36285CED" w14:textId="77777777" w:rsidR="003D0D87" w:rsidRDefault="003D0D87" w:rsidP="00B826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95FD1"/>
    <w:multiLevelType w:val="hybridMultilevel"/>
    <w:tmpl w:val="222AECD0"/>
    <w:lvl w:ilvl="0" w:tplc="70F4E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46EC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821D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E03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A7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6A96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6844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EC0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ECA5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D29A4"/>
    <w:multiLevelType w:val="hybridMultilevel"/>
    <w:tmpl w:val="24A2DE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1C50F4F"/>
    <w:multiLevelType w:val="multilevel"/>
    <w:tmpl w:val="CA42E0A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2424" w:hanging="864"/>
      </w:pPr>
      <w:rPr>
        <w:b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055406F7"/>
    <w:multiLevelType w:val="hybridMultilevel"/>
    <w:tmpl w:val="B94C45DC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05D914E3"/>
    <w:multiLevelType w:val="hybridMultilevel"/>
    <w:tmpl w:val="F636F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3E73DF"/>
    <w:multiLevelType w:val="hybridMultilevel"/>
    <w:tmpl w:val="E08A90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97C130A"/>
    <w:multiLevelType w:val="hybridMultilevel"/>
    <w:tmpl w:val="3538F73C"/>
    <w:lvl w:ilvl="0" w:tplc="4802DA3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4C4D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4C27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BAFF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3A69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6641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2886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404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1434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9C0133"/>
    <w:multiLevelType w:val="hybridMultilevel"/>
    <w:tmpl w:val="456A8A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FD770ED"/>
    <w:multiLevelType w:val="hybridMultilevel"/>
    <w:tmpl w:val="E2463E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19F2B41"/>
    <w:multiLevelType w:val="hybridMultilevel"/>
    <w:tmpl w:val="4E8809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50D432D"/>
    <w:multiLevelType w:val="hybridMultilevel"/>
    <w:tmpl w:val="1952DD20"/>
    <w:lvl w:ilvl="0" w:tplc="433CCE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D4A54DC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DF02EA5"/>
    <w:multiLevelType w:val="hybridMultilevel"/>
    <w:tmpl w:val="F636F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2FAC2644"/>
    <w:multiLevelType w:val="hybridMultilevel"/>
    <w:tmpl w:val="A446A8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D64C92A">
      <w:numFmt w:val="bullet"/>
      <w:lvlText w:val="•"/>
      <w:lvlJc w:val="left"/>
      <w:pPr>
        <w:ind w:left="2007" w:hanging="360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2BF1643"/>
    <w:multiLevelType w:val="hybridMultilevel"/>
    <w:tmpl w:val="F636F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90D7F"/>
    <w:multiLevelType w:val="hybridMultilevel"/>
    <w:tmpl w:val="00ECD520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8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 w15:restartNumberingAfterBreak="0">
    <w:nsid w:val="400C4594"/>
    <w:multiLevelType w:val="hybridMultilevel"/>
    <w:tmpl w:val="169EFD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27E29C9"/>
    <w:multiLevelType w:val="hybridMultilevel"/>
    <w:tmpl w:val="CC020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A3739"/>
    <w:multiLevelType w:val="hybridMultilevel"/>
    <w:tmpl w:val="9F560EB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7583E6D"/>
    <w:multiLevelType w:val="hybridMultilevel"/>
    <w:tmpl w:val="2ABA8A54"/>
    <w:lvl w:ilvl="0" w:tplc="81A62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73D"/>
    <w:multiLevelType w:val="hybridMultilevel"/>
    <w:tmpl w:val="A5D8CAF8"/>
    <w:lvl w:ilvl="0" w:tplc="A4A82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C837593"/>
    <w:multiLevelType w:val="hybridMultilevel"/>
    <w:tmpl w:val="0A444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9">
      <w:start w:val="1"/>
      <w:numFmt w:val="lowerLetter"/>
      <w:lvlText w:val="%3.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56195147"/>
    <w:multiLevelType w:val="hybridMultilevel"/>
    <w:tmpl w:val="9E28CFBA"/>
    <w:lvl w:ilvl="0" w:tplc="FFFFFFFF">
      <w:start w:val="5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7470F55"/>
    <w:multiLevelType w:val="hybridMultilevel"/>
    <w:tmpl w:val="F636F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AD72A63"/>
    <w:multiLevelType w:val="hybridMultilevel"/>
    <w:tmpl w:val="85080334"/>
    <w:lvl w:ilvl="0" w:tplc="3238E4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E457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4C58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AC1D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048D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DA18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EE92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6EFB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309E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1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0086EB2"/>
    <w:multiLevelType w:val="hybridMultilevel"/>
    <w:tmpl w:val="1952DD20"/>
    <w:lvl w:ilvl="0" w:tplc="433CCE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4E44A51"/>
    <w:multiLevelType w:val="hybridMultilevel"/>
    <w:tmpl w:val="9EEAF2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64A6B70"/>
    <w:multiLevelType w:val="hybridMultilevel"/>
    <w:tmpl w:val="038A0D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77E2349"/>
    <w:multiLevelType w:val="multilevel"/>
    <w:tmpl w:val="385ED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6B1313FA"/>
    <w:multiLevelType w:val="hybridMultilevel"/>
    <w:tmpl w:val="ED6E59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40" w15:restartNumberingAfterBreak="0">
    <w:nsid w:val="6F8F1279"/>
    <w:multiLevelType w:val="hybridMultilevel"/>
    <w:tmpl w:val="C226B3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2602B41"/>
    <w:multiLevelType w:val="hybridMultilevel"/>
    <w:tmpl w:val="4A52883A"/>
    <w:lvl w:ilvl="0" w:tplc="C18A7A24">
      <w:start w:val="1"/>
      <w:numFmt w:val="russianLower"/>
      <w:lvlText w:val="%1)"/>
      <w:lvlJc w:val="left"/>
      <w:pPr>
        <w:ind w:left="1287" w:hanging="360"/>
      </w:pPr>
      <w:rPr>
        <w:rFonts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8"/>
  </w:num>
  <w:num w:numId="2">
    <w:abstractNumId w:val="42"/>
  </w:num>
  <w:num w:numId="3">
    <w:abstractNumId w:val="26"/>
  </w:num>
  <w:num w:numId="4">
    <w:abstractNumId w:val="29"/>
  </w:num>
  <w:num w:numId="5">
    <w:abstractNumId w:val="3"/>
  </w:num>
  <w:num w:numId="6">
    <w:abstractNumId w:val="14"/>
  </w:num>
  <w:num w:numId="7">
    <w:abstractNumId w:val="39"/>
  </w:num>
  <w:num w:numId="8">
    <w:abstractNumId w:val="2"/>
  </w:num>
  <w:num w:numId="9">
    <w:abstractNumId w:val="20"/>
  </w:num>
  <w:num w:numId="10">
    <w:abstractNumId w:val="18"/>
  </w:num>
  <w:num w:numId="11">
    <w:abstractNumId w:val="30"/>
  </w:num>
  <w:num w:numId="12">
    <w:abstractNumId w:val="23"/>
  </w:num>
  <w:num w:numId="13">
    <w:abstractNumId w:val="24"/>
  </w:num>
  <w:num w:numId="14">
    <w:abstractNumId w:val="32"/>
  </w:num>
  <w:num w:numId="15">
    <w:abstractNumId w:val="4"/>
  </w:num>
  <w:num w:numId="16">
    <w:abstractNumId w:val="15"/>
  </w:num>
  <w:num w:numId="17">
    <w:abstractNumId w:val="1"/>
  </w:num>
  <w:num w:numId="18">
    <w:abstractNumId w:val="36"/>
  </w:num>
  <w:num w:numId="19">
    <w:abstractNumId w:val="34"/>
  </w:num>
  <w:num w:numId="20">
    <w:abstractNumId w:val="25"/>
  </w:num>
  <w:num w:numId="21">
    <w:abstractNumId w:val="37"/>
  </w:num>
  <w:num w:numId="22">
    <w:abstractNumId w:val="9"/>
  </w:num>
  <w:num w:numId="23">
    <w:abstractNumId w:val="35"/>
  </w:num>
  <w:num w:numId="24">
    <w:abstractNumId w:val="6"/>
  </w:num>
  <w:num w:numId="25">
    <w:abstractNumId w:val="40"/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22"/>
  </w:num>
  <w:num w:numId="29">
    <w:abstractNumId w:val="0"/>
  </w:num>
  <w:num w:numId="30">
    <w:abstractNumId w:val="12"/>
  </w:num>
  <w:num w:numId="31">
    <w:abstractNumId w:val="41"/>
  </w:num>
  <w:num w:numId="32">
    <w:abstractNumId w:val="17"/>
  </w:num>
  <w:num w:numId="33">
    <w:abstractNumId w:val="31"/>
  </w:num>
  <w:num w:numId="34">
    <w:abstractNumId w:val="7"/>
  </w:num>
  <w:num w:numId="35">
    <w:abstractNumId w:val="10"/>
  </w:num>
  <w:num w:numId="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3"/>
  </w:num>
  <w:num w:numId="38">
    <w:abstractNumId w:val="27"/>
  </w:num>
  <w:num w:numId="39">
    <w:abstractNumId w:val="21"/>
  </w:num>
  <w:num w:numId="40">
    <w:abstractNumId w:val="5"/>
  </w:num>
  <w:num w:numId="41">
    <w:abstractNumId w:val="28"/>
  </w:num>
  <w:num w:numId="42">
    <w:abstractNumId w:val="16"/>
  </w:num>
  <w:num w:numId="43">
    <w:abstractNumId w:val="11"/>
  </w:num>
  <w:num w:numId="44">
    <w:abstractNumId w:val="2"/>
  </w:num>
  <w:num w:numId="45">
    <w:abstractNumId w:val="13"/>
  </w:num>
  <w:num w:numId="46">
    <w:abstractNumId w:val="8"/>
  </w:num>
  <w:num w:numId="47">
    <w:abstractNumId w:val="38"/>
  </w:num>
  <w:num w:numId="48">
    <w:abstractNumId w:val="38"/>
  </w:num>
  <w:num w:numId="49">
    <w:abstractNumId w:val="38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Zelenskaya Natalia">
    <w15:presenceInfo w15:providerId="AD" w15:userId="S-1-5-21-1190182572-3302889577-4172225021-3160"/>
  </w15:person>
  <w15:person w15:author="ABLAKOVAB">
    <w15:presenceInfo w15:providerId="None" w15:userId="ABLAKOVAB"/>
  </w15:person>
  <w15:person w15:author="Лазарев Артем Андреевич (Подрядчик. ООО БерингПойнт)">
    <w15:presenceInfo w15:providerId="None" w15:userId="Лазарев Артем Андреевич (Подрядчик. ООО БерингПойнт)"/>
  </w15:person>
  <w15:person w15:author="NazarovaVA">
    <w15:presenceInfo w15:providerId="None" w15:userId="NazarovaVA"/>
  </w15:person>
  <w15:person w15:author="KarabanovaME">
    <w15:presenceInfo w15:providerId="None" w15:userId="Karabanova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5384"/>
    <w:rsid w:val="000066C6"/>
    <w:rsid w:val="00011D3C"/>
    <w:rsid w:val="00013137"/>
    <w:rsid w:val="00013A92"/>
    <w:rsid w:val="00013D76"/>
    <w:rsid w:val="00016279"/>
    <w:rsid w:val="00020F4A"/>
    <w:rsid w:val="00021196"/>
    <w:rsid w:val="00021B25"/>
    <w:rsid w:val="00022528"/>
    <w:rsid w:val="00022BD8"/>
    <w:rsid w:val="00022C33"/>
    <w:rsid w:val="00023FE7"/>
    <w:rsid w:val="000257ED"/>
    <w:rsid w:val="0002736D"/>
    <w:rsid w:val="00030719"/>
    <w:rsid w:val="000307C4"/>
    <w:rsid w:val="00031214"/>
    <w:rsid w:val="00031353"/>
    <w:rsid w:val="00034486"/>
    <w:rsid w:val="0003771C"/>
    <w:rsid w:val="000378F2"/>
    <w:rsid w:val="000406AA"/>
    <w:rsid w:val="000409BC"/>
    <w:rsid w:val="00041BBD"/>
    <w:rsid w:val="00042B24"/>
    <w:rsid w:val="00042D94"/>
    <w:rsid w:val="00046EAC"/>
    <w:rsid w:val="0005148A"/>
    <w:rsid w:val="00052F89"/>
    <w:rsid w:val="0005357E"/>
    <w:rsid w:val="00053746"/>
    <w:rsid w:val="0005571F"/>
    <w:rsid w:val="00056222"/>
    <w:rsid w:val="00060BBA"/>
    <w:rsid w:val="00061C05"/>
    <w:rsid w:val="000629A8"/>
    <w:rsid w:val="00063C60"/>
    <w:rsid w:val="00065300"/>
    <w:rsid w:val="00065920"/>
    <w:rsid w:val="00066BCF"/>
    <w:rsid w:val="000702A3"/>
    <w:rsid w:val="00070870"/>
    <w:rsid w:val="0007301A"/>
    <w:rsid w:val="000742D2"/>
    <w:rsid w:val="0007625E"/>
    <w:rsid w:val="0007650D"/>
    <w:rsid w:val="00076675"/>
    <w:rsid w:val="0007767E"/>
    <w:rsid w:val="000804E4"/>
    <w:rsid w:val="0008085E"/>
    <w:rsid w:val="000835FE"/>
    <w:rsid w:val="000837DB"/>
    <w:rsid w:val="00085139"/>
    <w:rsid w:val="0008622C"/>
    <w:rsid w:val="000904D2"/>
    <w:rsid w:val="000906C7"/>
    <w:rsid w:val="000908CE"/>
    <w:rsid w:val="00090B81"/>
    <w:rsid w:val="00090FD1"/>
    <w:rsid w:val="0009329E"/>
    <w:rsid w:val="000938D9"/>
    <w:rsid w:val="00095EE1"/>
    <w:rsid w:val="000A1C0B"/>
    <w:rsid w:val="000A3339"/>
    <w:rsid w:val="000A4040"/>
    <w:rsid w:val="000A71BD"/>
    <w:rsid w:val="000A776E"/>
    <w:rsid w:val="000A7AB0"/>
    <w:rsid w:val="000B0D45"/>
    <w:rsid w:val="000B1D8E"/>
    <w:rsid w:val="000B2F49"/>
    <w:rsid w:val="000B52B4"/>
    <w:rsid w:val="000B62D9"/>
    <w:rsid w:val="000C0FEB"/>
    <w:rsid w:val="000C12E3"/>
    <w:rsid w:val="000C3FFE"/>
    <w:rsid w:val="000C54E8"/>
    <w:rsid w:val="000D01FE"/>
    <w:rsid w:val="000D3CC7"/>
    <w:rsid w:val="000D5326"/>
    <w:rsid w:val="000D59CD"/>
    <w:rsid w:val="000E0846"/>
    <w:rsid w:val="000E29B5"/>
    <w:rsid w:val="000E490E"/>
    <w:rsid w:val="000E4F0E"/>
    <w:rsid w:val="000E621A"/>
    <w:rsid w:val="000E62EF"/>
    <w:rsid w:val="000E748A"/>
    <w:rsid w:val="000F06F3"/>
    <w:rsid w:val="000F15F5"/>
    <w:rsid w:val="000F18F7"/>
    <w:rsid w:val="000F1A94"/>
    <w:rsid w:val="000F290B"/>
    <w:rsid w:val="000F3A1F"/>
    <w:rsid w:val="000F43EA"/>
    <w:rsid w:val="000F44EC"/>
    <w:rsid w:val="000F4678"/>
    <w:rsid w:val="000F59DB"/>
    <w:rsid w:val="000F6264"/>
    <w:rsid w:val="00100A29"/>
    <w:rsid w:val="001013DC"/>
    <w:rsid w:val="00101D3A"/>
    <w:rsid w:val="0010251A"/>
    <w:rsid w:val="0010395D"/>
    <w:rsid w:val="001046C8"/>
    <w:rsid w:val="0010632D"/>
    <w:rsid w:val="00106AE3"/>
    <w:rsid w:val="00107D8D"/>
    <w:rsid w:val="001100A5"/>
    <w:rsid w:val="001125A5"/>
    <w:rsid w:val="001135C1"/>
    <w:rsid w:val="001137EA"/>
    <w:rsid w:val="00114612"/>
    <w:rsid w:val="0012135C"/>
    <w:rsid w:val="001217EA"/>
    <w:rsid w:val="0012194A"/>
    <w:rsid w:val="001227E9"/>
    <w:rsid w:val="001227F8"/>
    <w:rsid w:val="00123600"/>
    <w:rsid w:val="0012418C"/>
    <w:rsid w:val="001251E7"/>
    <w:rsid w:val="0012614B"/>
    <w:rsid w:val="00130878"/>
    <w:rsid w:val="00133F21"/>
    <w:rsid w:val="00135A0C"/>
    <w:rsid w:val="00136A70"/>
    <w:rsid w:val="00137EF1"/>
    <w:rsid w:val="0014273D"/>
    <w:rsid w:val="00143715"/>
    <w:rsid w:val="00144F3F"/>
    <w:rsid w:val="0014596D"/>
    <w:rsid w:val="00145B59"/>
    <w:rsid w:val="001465C1"/>
    <w:rsid w:val="0014692C"/>
    <w:rsid w:val="00146CE4"/>
    <w:rsid w:val="00146FDE"/>
    <w:rsid w:val="00151AC3"/>
    <w:rsid w:val="001524AE"/>
    <w:rsid w:val="00152A17"/>
    <w:rsid w:val="0015398F"/>
    <w:rsid w:val="0015627E"/>
    <w:rsid w:val="00157833"/>
    <w:rsid w:val="00157D57"/>
    <w:rsid w:val="001634D6"/>
    <w:rsid w:val="00166EBC"/>
    <w:rsid w:val="001672D4"/>
    <w:rsid w:val="00170140"/>
    <w:rsid w:val="0017073E"/>
    <w:rsid w:val="00170DA1"/>
    <w:rsid w:val="001741AB"/>
    <w:rsid w:val="00174846"/>
    <w:rsid w:val="001748E3"/>
    <w:rsid w:val="00175B15"/>
    <w:rsid w:val="00177973"/>
    <w:rsid w:val="00180D02"/>
    <w:rsid w:val="001830C1"/>
    <w:rsid w:val="001831D4"/>
    <w:rsid w:val="00185BAF"/>
    <w:rsid w:val="00190F93"/>
    <w:rsid w:val="00193343"/>
    <w:rsid w:val="00193594"/>
    <w:rsid w:val="00195D2B"/>
    <w:rsid w:val="00196052"/>
    <w:rsid w:val="00197FA2"/>
    <w:rsid w:val="001A0D2C"/>
    <w:rsid w:val="001A1177"/>
    <w:rsid w:val="001A27A1"/>
    <w:rsid w:val="001A2810"/>
    <w:rsid w:val="001A2FBF"/>
    <w:rsid w:val="001A38D7"/>
    <w:rsid w:val="001A3D98"/>
    <w:rsid w:val="001A3F9C"/>
    <w:rsid w:val="001A4EEB"/>
    <w:rsid w:val="001A56CE"/>
    <w:rsid w:val="001A5A4D"/>
    <w:rsid w:val="001A5B72"/>
    <w:rsid w:val="001A747C"/>
    <w:rsid w:val="001B005C"/>
    <w:rsid w:val="001B0193"/>
    <w:rsid w:val="001B0B0A"/>
    <w:rsid w:val="001B19C5"/>
    <w:rsid w:val="001B2F37"/>
    <w:rsid w:val="001B3714"/>
    <w:rsid w:val="001B3BC2"/>
    <w:rsid w:val="001B4800"/>
    <w:rsid w:val="001B622B"/>
    <w:rsid w:val="001B7E1F"/>
    <w:rsid w:val="001C03DE"/>
    <w:rsid w:val="001C0462"/>
    <w:rsid w:val="001C11D2"/>
    <w:rsid w:val="001C3310"/>
    <w:rsid w:val="001C45C5"/>
    <w:rsid w:val="001C49EC"/>
    <w:rsid w:val="001C4E0C"/>
    <w:rsid w:val="001C5FA5"/>
    <w:rsid w:val="001C72C4"/>
    <w:rsid w:val="001D0DEB"/>
    <w:rsid w:val="001D1411"/>
    <w:rsid w:val="001D2016"/>
    <w:rsid w:val="001D4451"/>
    <w:rsid w:val="001D6464"/>
    <w:rsid w:val="001D69B9"/>
    <w:rsid w:val="001E2342"/>
    <w:rsid w:val="001E272C"/>
    <w:rsid w:val="001E34D8"/>
    <w:rsid w:val="001E364A"/>
    <w:rsid w:val="001E3D54"/>
    <w:rsid w:val="001E3FC4"/>
    <w:rsid w:val="001F08B0"/>
    <w:rsid w:val="001F1A0B"/>
    <w:rsid w:val="001F352C"/>
    <w:rsid w:val="001F3F84"/>
    <w:rsid w:val="001F4EE7"/>
    <w:rsid w:val="001F4FA5"/>
    <w:rsid w:val="001F592D"/>
    <w:rsid w:val="001F63FF"/>
    <w:rsid w:val="001F665A"/>
    <w:rsid w:val="001F7374"/>
    <w:rsid w:val="00200C0D"/>
    <w:rsid w:val="002018DF"/>
    <w:rsid w:val="00202D43"/>
    <w:rsid w:val="002056BB"/>
    <w:rsid w:val="002062BA"/>
    <w:rsid w:val="00210EF4"/>
    <w:rsid w:val="0021152E"/>
    <w:rsid w:val="002119BD"/>
    <w:rsid w:val="002123B8"/>
    <w:rsid w:val="00212F49"/>
    <w:rsid w:val="00215551"/>
    <w:rsid w:val="00216441"/>
    <w:rsid w:val="00216D1E"/>
    <w:rsid w:val="00217CE5"/>
    <w:rsid w:val="00220F8C"/>
    <w:rsid w:val="0022145F"/>
    <w:rsid w:val="00222186"/>
    <w:rsid w:val="00222296"/>
    <w:rsid w:val="00225661"/>
    <w:rsid w:val="00226A34"/>
    <w:rsid w:val="00227421"/>
    <w:rsid w:val="00227B5C"/>
    <w:rsid w:val="0023057D"/>
    <w:rsid w:val="00230C28"/>
    <w:rsid w:val="002324ED"/>
    <w:rsid w:val="00232545"/>
    <w:rsid w:val="0023359D"/>
    <w:rsid w:val="00233ADC"/>
    <w:rsid w:val="00233CE5"/>
    <w:rsid w:val="0023490D"/>
    <w:rsid w:val="00235220"/>
    <w:rsid w:val="0023706C"/>
    <w:rsid w:val="00237DA5"/>
    <w:rsid w:val="002400D2"/>
    <w:rsid w:val="00242191"/>
    <w:rsid w:val="00243537"/>
    <w:rsid w:val="00244BCE"/>
    <w:rsid w:val="00245096"/>
    <w:rsid w:val="00247FCE"/>
    <w:rsid w:val="00250C5D"/>
    <w:rsid w:val="0025115A"/>
    <w:rsid w:val="00251414"/>
    <w:rsid w:val="00252350"/>
    <w:rsid w:val="00252816"/>
    <w:rsid w:val="00252C11"/>
    <w:rsid w:val="00252D72"/>
    <w:rsid w:val="00260C77"/>
    <w:rsid w:val="00262081"/>
    <w:rsid w:val="00263354"/>
    <w:rsid w:val="002633D1"/>
    <w:rsid w:val="00263EFE"/>
    <w:rsid w:val="002648CB"/>
    <w:rsid w:val="00264C3D"/>
    <w:rsid w:val="00266A87"/>
    <w:rsid w:val="0026783E"/>
    <w:rsid w:val="00271511"/>
    <w:rsid w:val="00271F70"/>
    <w:rsid w:val="00273747"/>
    <w:rsid w:val="00274A86"/>
    <w:rsid w:val="00274B73"/>
    <w:rsid w:val="002752E2"/>
    <w:rsid w:val="0027671F"/>
    <w:rsid w:val="00276D99"/>
    <w:rsid w:val="00276DC3"/>
    <w:rsid w:val="0027726C"/>
    <w:rsid w:val="00280193"/>
    <w:rsid w:val="00281166"/>
    <w:rsid w:val="002852D5"/>
    <w:rsid w:val="00286606"/>
    <w:rsid w:val="00290A84"/>
    <w:rsid w:val="00291905"/>
    <w:rsid w:val="00291C80"/>
    <w:rsid w:val="00292319"/>
    <w:rsid w:val="002930B7"/>
    <w:rsid w:val="00293EA3"/>
    <w:rsid w:val="00294C73"/>
    <w:rsid w:val="00296D7C"/>
    <w:rsid w:val="002974F4"/>
    <w:rsid w:val="00297E80"/>
    <w:rsid w:val="002A19E1"/>
    <w:rsid w:val="002A2717"/>
    <w:rsid w:val="002A5916"/>
    <w:rsid w:val="002A6C97"/>
    <w:rsid w:val="002A6E26"/>
    <w:rsid w:val="002B0080"/>
    <w:rsid w:val="002B10C1"/>
    <w:rsid w:val="002B3CDF"/>
    <w:rsid w:val="002B5082"/>
    <w:rsid w:val="002B5ED6"/>
    <w:rsid w:val="002B6181"/>
    <w:rsid w:val="002C0BEC"/>
    <w:rsid w:val="002C0F01"/>
    <w:rsid w:val="002C4E50"/>
    <w:rsid w:val="002C4EE9"/>
    <w:rsid w:val="002D0532"/>
    <w:rsid w:val="002D0983"/>
    <w:rsid w:val="002D0F87"/>
    <w:rsid w:val="002D13E0"/>
    <w:rsid w:val="002D1922"/>
    <w:rsid w:val="002D1BCD"/>
    <w:rsid w:val="002D4B04"/>
    <w:rsid w:val="002D6619"/>
    <w:rsid w:val="002E16C4"/>
    <w:rsid w:val="002E3A9D"/>
    <w:rsid w:val="002E4AAE"/>
    <w:rsid w:val="002E4DDE"/>
    <w:rsid w:val="002E4F53"/>
    <w:rsid w:val="002E551C"/>
    <w:rsid w:val="002E590C"/>
    <w:rsid w:val="002E594D"/>
    <w:rsid w:val="002E63EB"/>
    <w:rsid w:val="002E67E7"/>
    <w:rsid w:val="002E68D4"/>
    <w:rsid w:val="002F1911"/>
    <w:rsid w:val="002F230E"/>
    <w:rsid w:val="002F25C5"/>
    <w:rsid w:val="002F2DC6"/>
    <w:rsid w:val="002F334B"/>
    <w:rsid w:val="002F3AB3"/>
    <w:rsid w:val="002F400F"/>
    <w:rsid w:val="002F6ECA"/>
    <w:rsid w:val="00302F80"/>
    <w:rsid w:val="00303B55"/>
    <w:rsid w:val="00303D42"/>
    <w:rsid w:val="00303E50"/>
    <w:rsid w:val="00304848"/>
    <w:rsid w:val="00305E87"/>
    <w:rsid w:val="00306010"/>
    <w:rsid w:val="00307BFA"/>
    <w:rsid w:val="0031090D"/>
    <w:rsid w:val="00312DD8"/>
    <w:rsid w:val="00314329"/>
    <w:rsid w:val="003149E0"/>
    <w:rsid w:val="00315ACF"/>
    <w:rsid w:val="00317011"/>
    <w:rsid w:val="00321870"/>
    <w:rsid w:val="00326891"/>
    <w:rsid w:val="003276A1"/>
    <w:rsid w:val="00327A77"/>
    <w:rsid w:val="00327E05"/>
    <w:rsid w:val="0033013D"/>
    <w:rsid w:val="00333EDF"/>
    <w:rsid w:val="0033589C"/>
    <w:rsid w:val="00337B70"/>
    <w:rsid w:val="003426B1"/>
    <w:rsid w:val="00342FA5"/>
    <w:rsid w:val="00343CF9"/>
    <w:rsid w:val="00343FCC"/>
    <w:rsid w:val="00344D35"/>
    <w:rsid w:val="00344F6A"/>
    <w:rsid w:val="00350084"/>
    <w:rsid w:val="0035045A"/>
    <w:rsid w:val="00351C61"/>
    <w:rsid w:val="00352DEE"/>
    <w:rsid w:val="003539B5"/>
    <w:rsid w:val="00353B21"/>
    <w:rsid w:val="00354048"/>
    <w:rsid w:val="003544A5"/>
    <w:rsid w:val="00354BEF"/>
    <w:rsid w:val="003558F3"/>
    <w:rsid w:val="003563E6"/>
    <w:rsid w:val="00356C09"/>
    <w:rsid w:val="00360AB6"/>
    <w:rsid w:val="00361648"/>
    <w:rsid w:val="00362956"/>
    <w:rsid w:val="00363764"/>
    <w:rsid w:val="00363CBE"/>
    <w:rsid w:val="00364289"/>
    <w:rsid w:val="003646FF"/>
    <w:rsid w:val="00366A8A"/>
    <w:rsid w:val="00366BC4"/>
    <w:rsid w:val="00366FD1"/>
    <w:rsid w:val="003701C2"/>
    <w:rsid w:val="00374123"/>
    <w:rsid w:val="00374C6A"/>
    <w:rsid w:val="00375F0B"/>
    <w:rsid w:val="00377EC5"/>
    <w:rsid w:val="00381E95"/>
    <w:rsid w:val="0038322D"/>
    <w:rsid w:val="00383728"/>
    <w:rsid w:val="003839F6"/>
    <w:rsid w:val="00385691"/>
    <w:rsid w:val="0038571B"/>
    <w:rsid w:val="0038587C"/>
    <w:rsid w:val="00386654"/>
    <w:rsid w:val="00386C3A"/>
    <w:rsid w:val="00387BF7"/>
    <w:rsid w:val="0039384F"/>
    <w:rsid w:val="00395D60"/>
    <w:rsid w:val="00395E10"/>
    <w:rsid w:val="00397C79"/>
    <w:rsid w:val="003A13C8"/>
    <w:rsid w:val="003A1731"/>
    <w:rsid w:val="003A1A26"/>
    <w:rsid w:val="003A2160"/>
    <w:rsid w:val="003A21EB"/>
    <w:rsid w:val="003A2483"/>
    <w:rsid w:val="003A286C"/>
    <w:rsid w:val="003A2E54"/>
    <w:rsid w:val="003A3AE5"/>
    <w:rsid w:val="003A7727"/>
    <w:rsid w:val="003A7871"/>
    <w:rsid w:val="003B51B0"/>
    <w:rsid w:val="003B5E9D"/>
    <w:rsid w:val="003B73F6"/>
    <w:rsid w:val="003C0B05"/>
    <w:rsid w:val="003C57BD"/>
    <w:rsid w:val="003C639F"/>
    <w:rsid w:val="003C6704"/>
    <w:rsid w:val="003C6718"/>
    <w:rsid w:val="003C6819"/>
    <w:rsid w:val="003C6DC1"/>
    <w:rsid w:val="003C7B64"/>
    <w:rsid w:val="003C7B93"/>
    <w:rsid w:val="003D0704"/>
    <w:rsid w:val="003D0D87"/>
    <w:rsid w:val="003D1357"/>
    <w:rsid w:val="003D1D35"/>
    <w:rsid w:val="003D22FC"/>
    <w:rsid w:val="003D2C43"/>
    <w:rsid w:val="003D3A4D"/>
    <w:rsid w:val="003D5605"/>
    <w:rsid w:val="003D7F19"/>
    <w:rsid w:val="003E027A"/>
    <w:rsid w:val="003E1236"/>
    <w:rsid w:val="003E1BBF"/>
    <w:rsid w:val="003E1FC2"/>
    <w:rsid w:val="003E29A7"/>
    <w:rsid w:val="003E4399"/>
    <w:rsid w:val="003E5B0B"/>
    <w:rsid w:val="003E69A9"/>
    <w:rsid w:val="003E7F74"/>
    <w:rsid w:val="003F26FB"/>
    <w:rsid w:val="003F35CD"/>
    <w:rsid w:val="003F3B8F"/>
    <w:rsid w:val="003F543C"/>
    <w:rsid w:val="003F62DC"/>
    <w:rsid w:val="003F6A14"/>
    <w:rsid w:val="003F71ED"/>
    <w:rsid w:val="003F72AF"/>
    <w:rsid w:val="004014FB"/>
    <w:rsid w:val="004024E8"/>
    <w:rsid w:val="00402FBE"/>
    <w:rsid w:val="00403C27"/>
    <w:rsid w:val="004051AC"/>
    <w:rsid w:val="0040592E"/>
    <w:rsid w:val="004120EA"/>
    <w:rsid w:val="00412125"/>
    <w:rsid w:val="00412B62"/>
    <w:rsid w:val="00413190"/>
    <w:rsid w:val="00413771"/>
    <w:rsid w:val="004165CB"/>
    <w:rsid w:val="0041758F"/>
    <w:rsid w:val="00420440"/>
    <w:rsid w:val="00421084"/>
    <w:rsid w:val="004222CE"/>
    <w:rsid w:val="004224CF"/>
    <w:rsid w:val="0042322D"/>
    <w:rsid w:val="00423B6C"/>
    <w:rsid w:val="00423D75"/>
    <w:rsid w:val="004241D1"/>
    <w:rsid w:val="00424712"/>
    <w:rsid w:val="004248BA"/>
    <w:rsid w:val="0042690D"/>
    <w:rsid w:val="00427AA2"/>
    <w:rsid w:val="00430202"/>
    <w:rsid w:val="00430408"/>
    <w:rsid w:val="00431CB5"/>
    <w:rsid w:val="00432A0D"/>
    <w:rsid w:val="004338A3"/>
    <w:rsid w:val="00435E6F"/>
    <w:rsid w:val="0043622A"/>
    <w:rsid w:val="00437CC5"/>
    <w:rsid w:val="00441BB2"/>
    <w:rsid w:val="00442743"/>
    <w:rsid w:val="00442DC2"/>
    <w:rsid w:val="004445DF"/>
    <w:rsid w:val="00445590"/>
    <w:rsid w:val="00446C46"/>
    <w:rsid w:val="004473BE"/>
    <w:rsid w:val="00450FD3"/>
    <w:rsid w:val="00451032"/>
    <w:rsid w:val="00453453"/>
    <w:rsid w:val="004536E0"/>
    <w:rsid w:val="00453A10"/>
    <w:rsid w:val="004552A5"/>
    <w:rsid w:val="00456AFB"/>
    <w:rsid w:val="004574C1"/>
    <w:rsid w:val="00460706"/>
    <w:rsid w:val="00460FA2"/>
    <w:rsid w:val="00461CFD"/>
    <w:rsid w:val="004625B5"/>
    <w:rsid w:val="0046301B"/>
    <w:rsid w:val="00463118"/>
    <w:rsid w:val="00463451"/>
    <w:rsid w:val="00463C34"/>
    <w:rsid w:val="00464E8C"/>
    <w:rsid w:val="00465279"/>
    <w:rsid w:val="00465BA8"/>
    <w:rsid w:val="00466B4E"/>
    <w:rsid w:val="00467379"/>
    <w:rsid w:val="0047169D"/>
    <w:rsid w:val="00472AC5"/>
    <w:rsid w:val="004732B6"/>
    <w:rsid w:val="004732DF"/>
    <w:rsid w:val="0047449E"/>
    <w:rsid w:val="0047462B"/>
    <w:rsid w:val="00474978"/>
    <w:rsid w:val="00477218"/>
    <w:rsid w:val="0048013A"/>
    <w:rsid w:val="004801A9"/>
    <w:rsid w:val="00481A1E"/>
    <w:rsid w:val="00481F63"/>
    <w:rsid w:val="00485AD4"/>
    <w:rsid w:val="00486455"/>
    <w:rsid w:val="004867BD"/>
    <w:rsid w:val="0048740F"/>
    <w:rsid w:val="00492169"/>
    <w:rsid w:val="00493599"/>
    <w:rsid w:val="004950EC"/>
    <w:rsid w:val="00496EAB"/>
    <w:rsid w:val="0049735E"/>
    <w:rsid w:val="00497361"/>
    <w:rsid w:val="004A0791"/>
    <w:rsid w:val="004A0D1C"/>
    <w:rsid w:val="004A1F9D"/>
    <w:rsid w:val="004A392B"/>
    <w:rsid w:val="004A4512"/>
    <w:rsid w:val="004A493F"/>
    <w:rsid w:val="004A6505"/>
    <w:rsid w:val="004A7CEB"/>
    <w:rsid w:val="004B1DCC"/>
    <w:rsid w:val="004B30DF"/>
    <w:rsid w:val="004B3549"/>
    <w:rsid w:val="004B359A"/>
    <w:rsid w:val="004B3A7B"/>
    <w:rsid w:val="004B494E"/>
    <w:rsid w:val="004B7033"/>
    <w:rsid w:val="004C06EF"/>
    <w:rsid w:val="004C092B"/>
    <w:rsid w:val="004C27E6"/>
    <w:rsid w:val="004C4035"/>
    <w:rsid w:val="004C5121"/>
    <w:rsid w:val="004D20C8"/>
    <w:rsid w:val="004D3E1C"/>
    <w:rsid w:val="004D6680"/>
    <w:rsid w:val="004D6DAE"/>
    <w:rsid w:val="004E077E"/>
    <w:rsid w:val="004E12A3"/>
    <w:rsid w:val="004E5020"/>
    <w:rsid w:val="004E6135"/>
    <w:rsid w:val="004E665B"/>
    <w:rsid w:val="004E6EF1"/>
    <w:rsid w:val="004E6F42"/>
    <w:rsid w:val="004E789B"/>
    <w:rsid w:val="004E7F6B"/>
    <w:rsid w:val="004F0C56"/>
    <w:rsid w:val="004F64DC"/>
    <w:rsid w:val="004F6C77"/>
    <w:rsid w:val="004F7514"/>
    <w:rsid w:val="004F75B6"/>
    <w:rsid w:val="004F7731"/>
    <w:rsid w:val="0050058E"/>
    <w:rsid w:val="00502633"/>
    <w:rsid w:val="00502E81"/>
    <w:rsid w:val="005049DF"/>
    <w:rsid w:val="00504B33"/>
    <w:rsid w:val="00505BE7"/>
    <w:rsid w:val="005065B1"/>
    <w:rsid w:val="0051140F"/>
    <w:rsid w:val="00513EF2"/>
    <w:rsid w:val="00514A38"/>
    <w:rsid w:val="0051772B"/>
    <w:rsid w:val="0052207C"/>
    <w:rsid w:val="0052280E"/>
    <w:rsid w:val="00522F35"/>
    <w:rsid w:val="00524878"/>
    <w:rsid w:val="00524E4E"/>
    <w:rsid w:val="00527BE3"/>
    <w:rsid w:val="00530099"/>
    <w:rsid w:val="005301BE"/>
    <w:rsid w:val="005318CF"/>
    <w:rsid w:val="00532DAF"/>
    <w:rsid w:val="005330A9"/>
    <w:rsid w:val="00534420"/>
    <w:rsid w:val="00536624"/>
    <w:rsid w:val="005374B8"/>
    <w:rsid w:val="0054159C"/>
    <w:rsid w:val="00542428"/>
    <w:rsid w:val="00542E45"/>
    <w:rsid w:val="0054502F"/>
    <w:rsid w:val="0054696A"/>
    <w:rsid w:val="00547AEB"/>
    <w:rsid w:val="00550F37"/>
    <w:rsid w:val="00552422"/>
    <w:rsid w:val="005528EC"/>
    <w:rsid w:val="005531C7"/>
    <w:rsid w:val="00553C8E"/>
    <w:rsid w:val="00554225"/>
    <w:rsid w:val="00554A75"/>
    <w:rsid w:val="00554F29"/>
    <w:rsid w:val="00555051"/>
    <w:rsid w:val="005551FC"/>
    <w:rsid w:val="005552E8"/>
    <w:rsid w:val="005563F6"/>
    <w:rsid w:val="00556C0C"/>
    <w:rsid w:val="00557479"/>
    <w:rsid w:val="00563CAA"/>
    <w:rsid w:val="005642E0"/>
    <w:rsid w:val="00564DB2"/>
    <w:rsid w:val="00564DCB"/>
    <w:rsid w:val="00566586"/>
    <w:rsid w:val="00567A62"/>
    <w:rsid w:val="00567BD4"/>
    <w:rsid w:val="00574D35"/>
    <w:rsid w:val="00575C91"/>
    <w:rsid w:val="005764D4"/>
    <w:rsid w:val="00580149"/>
    <w:rsid w:val="00580207"/>
    <w:rsid w:val="005802CB"/>
    <w:rsid w:val="00586BA8"/>
    <w:rsid w:val="0058722B"/>
    <w:rsid w:val="005873BC"/>
    <w:rsid w:val="005922E9"/>
    <w:rsid w:val="005947F7"/>
    <w:rsid w:val="005949B9"/>
    <w:rsid w:val="005A15A7"/>
    <w:rsid w:val="005A49C0"/>
    <w:rsid w:val="005B1E68"/>
    <w:rsid w:val="005B2E56"/>
    <w:rsid w:val="005B34F6"/>
    <w:rsid w:val="005B35C1"/>
    <w:rsid w:val="005B5B36"/>
    <w:rsid w:val="005B5C1E"/>
    <w:rsid w:val="005B6782"/>
    <w:rsid w:val="005B6A59"/>
    <w:rsid w:val="005B7A1D"/>
    <w:rsid w:val="005C095D"/>
    <w:rsid w:val="005C185E"/>
    <w:rsid w:val="005C3C49"/>
    <w:rsid w:val="005C5600"/>
    <w:rsid w:val="005D012A"/>
    <w:rsid w:val="005D122E"/>
    <w:rsid w:val="005D1C34"/>
    <w:rsid w:val="005D1D51"/>
    <w:rsid w:val="005D23BF"/>
    <w:rsid w:val="005D27E5"/>
    <w:rsid w:val="005D2C1E"/>
    <w:rsid w:val="005D2FA0"/>
    <w:rsid w:val="005D5612"/>
    <w:rsid w:val="005D5B09"/>
    <w:rsid w:val="005D64AD"/>
    <w:rsid w:val="005D75F5"/>
    <w:rsid w:val="005E04AC"/>
    <w:rsid w:val="005E327D"/>
    <w:rsid w:val="005E5D34"/>
    <w:rsid w:val="005F00A5"/>
    <w:rsid w:val="005F1756"/>
    <w:rsid w:val="005F1F16"/>
    <w:rsid w:val="005F2EFF"/>
    <w:rsid w:val="005F58F9"/>
    <w:rsid w:val="005F60DE"/>
    <w:rsid w:val="005F7DD1"/>
    <w:rsid w:val="005F7FB9"/>
    <w:rsid w:val="006000B8"/>
    <w:rsid w:val="0060211C"/>
    <w:rsid w:val="00603DBA"/>
    <w:rsid w:val="006048DC"/>
    <w:rsid w:val="00606491"/>
    <w:rsid w:val="00606D51"/>
    <w:rsid w:val="00607327"/>
    <w:rsid w:val="0061022E"/>
    <w:rsid w:val="00611D04"/>
    <w:rsid w:val="00612DF0"/>
    <w:rsid w:val="00614552"/>
    <w:rsid w:val="006208C9"/>
    <w:rsid w:val="00621930"/>
    <w:rsid w:val="00623003"/>
    <w:rsid w:val="00623055"/>
    <w:rsid w:val="006241FF"/>
    <w:rsid w:val="00626AE7"/>
    <w:rsid w:val="00626C16"/>
    <w:rsid w:val="00632DC3"/>
    <w:rsid w:val="00632FE6"/>
    <w:rsid w:val="00634592"/>
    <w:rsid w:val="0064151C"/>
    <w:rsid w:val="00641DA7"/>
    <w:rsid w:val="00643098"/>
    <w:rsid w:val="0065017A"/>
    <w:rsid w:val="00650DB7"/>
    <w:rsid w:val="00653ACA"/>
    <w:rsid w:val="00653F07"/>
    <w:rsid w:val="00654862"/>
    <w:rsid w:val="00654C21"/>
    <w:rsid w:val="00655AAD"/>
    <w:rsid w:val="0066117E"/>
    <w:rsid w:val="0066208D"/>
    <w:rsid w:val="006642B0"/>
    <w:rsid w:val="00666389"/>
    <w:rsid w:val="00667F39"/>
    <w:rsid w:val="00671120"/>
    <w:rsid w:val="006775AA"/>
    <w:rsid w:val="006800F6"/>
    <w:rsid w:val="006829EB"/>
    <w:rsid w:val="00683CA1"/>
    <w:rsid w:val="00683F4B"/>
    <w:rsid w:val="00684B08"/>
    <w:rsid w:val="00684B0C"/>
    <w:rsid w:val="00684C40"/>
    <w:rsid w:val="006863BB"/>
    <w:rsid w:val="00686E03"/>
    <w:rsid w:val="006878AB"/>
    <w:rsid w:val="00687976"/>
    <w:rsid w:val="00691083"/>
    <w:rsid w:val="00691D5A"/>
    <w:rsid w:val="00693ACF"/>
    <w:rsid w:val="00695202"/>
    <w:rsid w:val="006A0072"/>
    <w:rsid w:val="006A11F3"/>
    <w:rsid w:val="006A30E9"/>
    <w:rsid w:val="006A5174"/>
    <w:rsid w:val="006A5319"/>
    <w:rsid w:val="006A554F"/>
    <w:rsid w:val="006A59BC"/>
    <w:rsid w:val="006B1CF6"/>
    <w:rsid w:val="006B299F"/>
    <w:rsid w:val="006B419D"/>
    <w:rsid w:val="006B6189"/>
    <w:rsid w:val="006C057D"/>
    <w:rsid w:val="006C0925"/>
    <w:rsid w:val="006C2AB1"/>
    <w:rsid w:val="006C2D55"/>
    <w:rsid w:val="006C49F8"/>
    <w:rsid w:val="006C645B"/>
    <w:rsid w:val="006C7924"/>
    <w:rsid w:val="006D0FE1"/>
    <w:rsid w:val="006D17C4"/>
    <w:rsid w:val="006D186A"/>
    <w:rsid w:val="006D1906"/>
    <w:rsid w:val="006D1C14"/>
    <w:rsid w:val="006D474B"/>
    <w:rsid w:val="006D5381"/>
    <w:rsid w:val="006D55BF"/>
    <w:rsid w:val="006E1526"/>
    <w:rsid w:val="006E1F10"/>
    <w:rsid w:val="006E41DA"/>
    <w:rsid w:val="006E76F1"/>
    <w:rsid w:val="006E7D92"/>
    <w:rsid w:val="006F0248"/>
    <w:rsid w:val="006F1D12"/>
    <w:rsid w:val="006F27C7"/>
    <w:rsid w:val="006F2F10"/>
    <w:rsid w:val="006F5656"/>
    <w:rsid w:val="006F6146"/>
    <w:rsid w:val="006F664D"/>
    <w:rsid w:val="006F6F2C"/>
    <w:rsid w:val="006F72EF"/>
    <w:rsid w:val="006F7DCA"/>
    <w:rsid w:val="00700BD1"/>
    <w:rsid w:val="0070256E"/>
    <w:rsid w:val="00704340"/>
    <w:rsid w:val="0070489F"/>
    <w:rsid w:val="0070670B"/>
    <w:rsid w:val="0070708B"/>
    <w:rsid w:val="00711AA6"/>
    <w:rsid w:val="00712F94"/>
    <w:rsid w:val="00713043"/>
    <w:rsid w:val="007146A9"/>
    <w:rsid w:val="00714D6D"/>
    <w:rsid w:val="007156C5"/>
    <w:rsid w:val="0071698A"/>
    <w:rsid w:val="007178F4"/>
    <w:rsid w:val="00717CF9"/>
    <w:rsid w:val="00717E84"/>
    <w:rsid w:val="007200B1"/>
    <w:rsid w:val="00722225"/>
    <w:rsid w:val="00725C67"/>
    <w:rsid w:val="00727E9B"/>
    <w:rsid w:val="00732563"/>
    <w:rsid w:val="00732723"/>
    <w:rsid w:val="0073641A"/>
    <w:rsid w:val="00742174"/>
    <w:rsid w:val="00743B80"/>
    <w:rsid w:val="007447ED"/>
    <w:rsid w:val="007515E9"/>
    <w:rsid w:val="00751C1C"/>
    <w:rsid w:val="007528FB"/>
    <w:rsid w:val="00754043"/>
    <w:rsid w:val="007569DE"/>
    <w:rsid w:val="0075770A"/>
    <w:rsid w:val="00757930"/>
    <w:rsid w:val="00761BD3"/>
    <w:rsid w:val="00767F2B"/>
    <w:rsid w:val="00770BD3"/>
    <w:rsid w:val="00770E36"/>
    <w:rsid w:val="00772AE4"/>
    <w:rsid w:val="00775DB1"/>
    <w:rsid w:val="0077613F"/>
    <w:rsid w:val="00776967"/>
    <w:rsid w:val="00776F40"/>
    <w:rsid w:val="00777655"/>
    <w:rsid w:val="00780299"/>
    <w:rsid w:val="007802E7"/>
    <w:rsid w:val="00780D46"/>
    <w:rsid w:val="00780E01"/>
    <w:rsid w:val="00781E67"/>
    <w:rsid w:val="007821D4"/>
    <w:rsid w:val="007851B5"/>
    <w:rsid w:val="00786292"/>
    <w:rsid w:val="0079177F"/>
    <w:rsid w:val="00791B91"/>
    <w:rsid w:val="00791E57"/>
    <w:rsid w:val="00792281"/>
    <w:rsid w:val="00792ED8"/>
    <w:rsid w:val="00793065"/>
    <w:rsid w:val="0079409A"/>
    <w:rsid w:val="00795F76"/>
    <w:rsid w:val="007972A1"/>
    <w:rsid w:val="00797966"/>
    <w:rsid w:val="007A0A95"/>
    <w:rsid w:val="007A1214"/>
    <w:rsid w:val="007A2012"/>
    <w:rsid w:val="007A339E"/>
    <w:rsid w:val="007A537B"/>
    <w:rsid w:val="007A6AEF"/>
    <w:rsid w:val="007A6F0E"/>
    <w:rsid w:val="007A778F"/>
    <w:rsid w:val="007B0019"/>
    <w:rsid w:val="007B1EA3"/>
    <w:rsid w:val="007B33A1"/>
    <w:rsid w:val="007B445C"/>
    <w:rsid w:val="007B69BC"/>
    <w:rsid w:val="007B79A7"/>
    <w:rsid w:val="007B7A35"/>
    <w:rsid w:val="007B7B3F"/>
    <w:rsid w:val="007C00E1"/>
    <w:rsid w:val="007C0A9F"/>
    <w:rsid w:val="007C4D46"/>
    <w:rsid w:val="007C604E"/>
    <w:rsid w:val="007C6D1B"/>
    <w:rsid w:val="007D296F"/>
    <w:rsid w:val="007D307F"/>
    <w:rsid w:val="007D3399"/>
    <w:rsid w:val="007D5A3B"/>
    <w:rsid w:val="007D6B53"/>
    <w:rsid w:val="007D6F78"/>
    <w:rsid w:val="007D7641"/>
    <w:rsid w:val="007E0493"/>
    <w:rsid w:val="007E1DEC"/>
    <w:rsid w:val="007E316C"/>
    <w:rsid w:val="007E364E"/>
    <w:rsid w:val="007E47DA"/>
    <w:rsid w:val="007E5078"/>
    <w:rsid w:val="007F492A"/>
    <w:rsid w:val="007F552A"/>
    <w:rsid w:val="007F5600"/>
    <w:rsid w:val="007F67E7"/>
    <w:rsid w:val="007F725E"/>
    <w:rsid w:val="007F7A5E"/>
    <w:rsid w:val="007F7C05"/>
    <w:rsid w:val="007F7DC6"/>
    <w:rsid w:val="00800ACE"/>
    <w:rsid w:val="00802A27"/>
    <w:rsid w:val="0080337A"/>
    <w:rsid w:val="008065EE"/>
    <w:rsid w:val="00807F99"/>
    <w:rsid w:val="0081508D"/>
    <w:rsid w:val="00815D66"/>
    <w:rsid w:val="00815DFE"/>
    <w:rsid w:val="00816AE2"/>
    <w:rsid w:val="008176BE"/>
    <w:rsid w:val="00820477"/>
    <w:rsid w:val="00820951"/>
    <w:rsid w:val="0082199A"/>
    <w:rsid w:val="00824D20"/>
    <w:rsid w:val="0082567F"/>
    <w:rsid w:val="00827E33"/>
    <w:rsid w:val="0083011C"/>
    <w:rsid w:val="00830C03"/>
    <w:rsid w:val="00833F7B"/>
    <w:rsid w:val="00834BC2"/>
    <w:rsid w:val="008351CA"/>
    <w:rsid w:val="008354C4"/>
    <w:rsid w:val="008354D0"/>
    <w:rsid w:val="00836B65"/>
    <w:rsid w:val="00837373"/>
    <w:rsid w:val="008404C3"/>
    <w:rsid w:val="00840EE8"/>
    <w:rsid w:val="00844DB1"/>
    <w:rsid w:val="008451B9"/>
    <w:rsid w:val="00845CAC"/>
    <w:rsid w:val="00847D2C"/>
    <w:rsid w:val="00850F7C"/>
    <w:rsid w:val="00851406"/>
    <w:rsid w:val="00852D07"/>
    <w:rsid w:val="00853D2A"/>
    <w:rsid w:val="008567F6"/>
    <w:rsid w:val="00860594"/>
    <w:rsid w:val="00860645"/>
    <w:rsid w:val="008617C0"/>
    <w:rsid w:val="008624A5"/>
    <w:rsid w:val="00862F08"/>
    <w:rsid w:val="0086412F"/>
    <w:rsid w:val="0086487D"/>
    <w:rsid w:val="008652D8"/>
    <w:rsid w:val="00865ECD"/>
    <w:rsid w:val="00870291"/>
    <w:rsid w:val="008708BD"/>
    <w:rsid w:val="00870F97"/>
    <w:rsid w:val="0087108A"/>
    <w:rsid w:val="00873ABD"/>
    <w:rsid w:val="00873E86"/>
    <w:rsid w:val="00877660"/>
    <w:rsid w:val="0088011B"/>
    <w:rsid w:val="00882AFC"/>
    <w:rsid w:val="00884C71"/>
    <w:rsid w:val="00885ACA"/>
    <w:rsid w:val="00886191"/>
    <w:rsid w:val="0089093F"/>
    <w:rsid w:val="00891C42"/>
    <w:rsid w:val="00892561"/>
    <w:rsid w:val="00893858"/>
    <w:rsid w:val="0089397D"/>
    <w:rsid w:val="00893C69"/>
    <w:rsid w:val="0089467C"/>
    <w:rsid w:val="0089502E"/>
    <w:rsid w:val="00895A65"/>
    <w:rsid w:val="0089708E"/>
    <w:rsid w:val="0089794C"/>
    <w:rsid w:val="008A6601"/>
    <w:rsid w:val="008A79F7"/>
    <w:rsid w:val="008B0DB7"/>
    <w:rsid w:val="008B43B6"/>
    <w:rsid w:val="008B5656"/>
    <w:rsid w:val="008B5D0D"/>
    <w:rsid w:val="008B6B50"/>
    <w:rsid w:val="008B7BB4"/>
    <w:rsid w:val="008C1382"/>
    <w:rsid w:val="008C266A"/>
    <w:rsid w:val="008C4CC5"/>
    <w:rsid w:val="008C7F95"/>
    <w:rsid w:val="008D0957"/>
    <w:rsid w:val="008D4138"/>
    <w:rsid w:val="008D43BE"/>
    <w:rsid w:val="008D4929"/>
    <w:rsid w:val="008D5010"/>
    <w:rsid w:val="008D5089"/>
    <w:rsid w:val="008D6B89"/>
    <w:rsid w:val="008D790F"/>
    <w:rsid w:val="008D7AC1"/>
    <w:rsid w:val="008E3909"/>
    <w:rsid w:val="008E79BE"/>
    <w:rsid w:val="008F13FB"/>
    <w:rsid w:val="008F3A12"/>
    <w:rsid w:val="008F442A"/>
    <w:rsid w:val="008F456C"/>
    <w:rsid w:val="008F4E77"/>
    <w:rsid w:val="008F5319"/>
    <w:rsid w:val="008F774E"/>
    <w:rsid w:val="008F7C4D"/>
    <w:rsid w:val="00900E53"/>
    <w:rsid w:val="00902D5A"/>
    <w:rsid w:val="00902F13"/>
    <w:rsid w:val="00903DAB"/>
    <w:rsid w:val="00905593"/>
    <w:rsid w:val="009056C5"/>
    <w:rsid w:val="00905722"/>
    <w:rsid w:val="00906262"/>
    <w:rsid w:val="00907795"/>
    <w:rsid w:val="00907C84"/>
    <w:rsid w:val="00911076"/>
    <w:rsid w:val="009128F5"/>
    <w:rsid w:val="00916FAB"/>
    <w:rsid w:val="00920224"/>
    <w:rsid w:val="0092044E"/>
    <w:rsid w:val="00920943"/>
    <w:rsid w:val="00922262"/>
    <w:rsid w:val="0092267D"/>
    <w:rsid w:val="00922AA1"/>
    <w:rsid w:val="00926277"/>
    <w:rsid w:val="00927CCC"/>
    <w:rsid w:val="00930A3E"/>
    <w:rsid w:val="009312EC"/>
    <w:rsid w:val="00933E11"/>
    <w:rsid w:val="009355EA"/>
    <w:rsid w:val="00935B93"/>
    <w:rsid w:val="0093716E"/>
    <w:rsid w:val="00937C82"/>
    <w:rsid w:val="00937E1C"/>
    <w:rsid w:val="009404C1"/>
    <w:rsid w:val="00940D92"/>
    <w:rsid w:val="009432E4"/>
    <w:rsid w:val="0094342C"/>
    <w:rsid w:val="00944D16"/>
    <w:rsid w:val="00944FF0"/>
    <w:rsid w:val="0094680F"/>
    <w:rsid w:val="00950250"/>
    <w:rsid w:val="009512C6"/>
    <w:rsid w:val="00952076"/>
    <w:rsid w:val="00952581"/>
    <w:rsid w:val="00952F78"/>
    <w:rsid w:val="00954BE3"/>
    <w:rsid w:val="00957AD6"/>
    <w:rsid w:val="00961E5B"/>
    <w:rsid w:val="009642C8"/>
    <w:rsid w:val="009659AF"/>
    <w:rsid w:val="00967DE3"/>
    <w:rsid w:val="00967E21"/>
    <w:rsid w:val="00970B89"/>
    <w:rsid w:val="00973D71"/>
    <w:rsid w:val="009768DC"/>
    <w:rsid w:val="00977C5E"/>
    <w:rsid w:val="00980256"/>
    <w:rsid w:val="0098036E"/>
    <w:rsid w:val="00980E45"/>
    <w:rsid w:val="00982151"/>
    <w:rsid w:val="009841C3"/>
    <w:rsid w:val="00984A52"/>
    <w:rsid w:val="00986ADF"/>
    <w:rsid w:val="00987EA5"/>
    <w:rsid w:val="009966B0"/>
    <w:rsid w:val="009967CD"/>
    <w:rsid w:val="00997A37"/>
    <w:rsid w:val="009A156C"/>
    <w:rsid w:val="009A2B20"/>
    <w:rsid w:val="009A4DB8"/>
    <w:rsid w:val="009A5113"/>
    <w:rsid w:val="009A62FC"/>
    <w:rsid w:val="009A63E8"/>
    <w:rsid w:val="009B05B2"/>
    <w:rsid w:val="009B086A"/>
    <w:rsid w:val="009B1610"/>
    <w:rsid w:val="009B19B7"/>
    <w:rsid w:val="009B3320"/>
    <w:rsid w:val="009B3546"/>
    <w:rsid w:val="009B3C23"/>
    <w:rsid w:val="009B41AE"/>
    <w:rsid w:val="009B5C6C"/>
    <w:rsid w:val="009B62A2"/>
    <w:rsid w:val="009B7F29"/>
    <w:rsid w:val="009B7FDF"/>
    <w:rsid w:val="009C0945"/>
    <w:rsid w:val="009C56DE"/>
    <w:rsid w:val="009C67C9"/>
    <w:rsid w:val="009C6D93"/>
    <w:rsid w:val="009C7153"/>
    <w:rsid w:val="009C724B"/>
    <w:rsid w:val="009C7E42"/>
    <w:rsid w:val="009D0111"/>
    <w:rsid w:val="009D0594"/>
    <w:rsid w:val="009D33D2"/>
    <w:rsid w:val="009D6C83"/>
    <w:rsid w:val="009E1FA8"/>
    <w:rsid w:val="009E24D5"/>
    <w:rsid w:val="009E4196"/>
    <w:rsid w:val="009E56FD"/>
    <w:rsid w:val="009E5A6D"/>
    <w:rsid w:val="009E5E69"/>
    <w:rsid w:val="009E6037"/>
    <w:rsid w:val="009E610C"/>
    <w:rsid w:val="009E655D"/>
    <w:rsid w:val="009E7364"/>
    <w:rsid w:val="009E7CFC"/>
    <w:rsid w:val="009F060A"/>
    <w:rsid w:val="009F2534"/>
    <w:rsid w:val="009F48FC"/>
    <w:rsid w:val="009F5431"/>
    <w:rsid w:val="009F5EA5"/>
    <w:rsid w:val="009F7CE9"/>
    <w:rsid w:val="00A008AA"/>
    <w:rsid w:val="00A02452"/>
    <w:rsid w:val="00A02E6B"/>
    <w:rsid w:val="00A06B08"/>
    <w:rsid w:val="00A079B5"/>
    <w:rsid w:val="00A07DFB"/>
    <w:rsid w:val="00A10240"/>
    <w:rsid w:val="00A12B45"/>
    <w:rsid w:val="00A13E82"/>
    <w:rsid w:val="00A13F99"/>
    <w:rsid w:val="00A152FB"/>
    <w:rsid w:val="00A16908"/>
    <w:rsid w:val="00A205FE"/>
    <w:rsid w:val="00A20E33"/>
    <w:rsid w:val="00A2266A"/>
    <w:rsid w:val="00A25425"/>
    <w:rsid w:val="00A25D4B"/>
    <w:rsid w:val="00A274D6"/>
    <w:rsid w:val="00A32072"/>
    <w:rsid w:val="00A359D4"/>
    <w:rsid w:val="00A35BC9"/>
    <w:rsid w:val="00A3657A"/>
    <w:rsid w:val="00A41E7D"/>
    <w:rsid w:val="00A42330"/>
    <w:rsid w:val="00A42F79"/>
    <w:rsid w:val="00A43A35"/>
    <w:rsid w:val="00A44863"/>
    <w:rsid w:val="00A4588C"/>
    <w:rsid w:val="00A46114"/>
    <w:rsid w:val="00A462BD"/>
    <w:rsid w:val="00A47B9C"/>
    <w:rsid w:val="00A51292"/>
    <w:rsid w:val="00A54CF5"/>
    <w:rsid w:val="00A6025C"/>
    <w:rsid w:val="00A6189D"/>
    <w:rsid w:val="00A624C4"/>
    <w:rsid w:val="00A63DA5"/>
    <w:rsid w:val="00A66844"/>
    <w:rsid w:val="00A66959"/>
    <w:rsid w:val="00A704FF"/>
    <w:rsid w:val="00A70E98"/>
    <w:rsid w:val="00A74DF6"/>
    <w:rsid w:val="00A753DE"/>
    <w:rsid w:val="00A75987"/>
    <w:rsid w:val="00A77495"/>
    <w:rsid w:val="00A7757F"/>
    <w:rsid w:val="00A816E4"/>
    <w:rsid w:val="00A8186B"/>
    <w:rsid w:val="00A8389E"/>
    <w:rsid w:val="00A84116"/>
    <w:rsid w:val="00A84801"/>
    <w:rsid w:val="00A86680"/>
    <w:rsid w:val="00A87886"/>
    <w:rsid w:val="00A90C1A"/>
    <w:rsid w:val="00A912E8"/>
    <w:rsid w:val="00A9343B"/>
    <w:rsid w:val="00A941FB"/>
    <w:rsid w:val="00A95458"/>
    <w:rsid w:val="00A95A69"/>
    <w:rsid w:val="00A95AB6"/>
    <w:rsid w:val="00AA0192"/>
    <w:rsid w:val="00AA26F6"/>
    <w:rsid w:val="00AA5A3F"/>
    <w:rsid w:val="00AA652F"/>
    <w:rsid w:val="00AA6571"/>
    <w:rsid w:val="00AA67EB"/>
    <w:rsid w:val="00AA7B64"/>
    <w:rsid w:val="00AB098B"/>
    <w:rsid w:val="00AB318C"/>
    <w:rsid w:val="00AB3EE8"/>
    <w:rsid w:val="00AB4A9E"/>
    <w:rsid w:val="00AB6169"/>
    <w:rsid w:val="00AB6F87"/>
    <w:rsid w:val="00AC15B2"/>
    <w:rsid w:val="00AC2009"/>
    <w:rsid w:val="00AC2D14"/>
    <w:rsid w:val="00AC2FD8"/>
    <w:rsid w:val="00AC3AFF"/>
    <w:rsid w:val="00AC4C64"/>
    <w:rsid w:val="00AC4DF0"/>
    <w:rsid w:val="00AC5CB5"/>
    <w:rsid w:val="00AC6F0A"/>
    <w:rsid w:val="00AC7946"/>
    <w:rsid w:val="00AD1DE2"/>
    <w:rsid w:val="00AD2A18"/>
    <w:rsid w:val="00AD54E2"/>
    <w:rsid w:val="00AD591D"/>
    <w:rsid w:val="00AD5D16"/>
    <w:rsid w:val="00AE0159"/>
    <w:rsid w:val="00AE1907"/>
    <w:rsid w:val="00AE3289"/>
    <w:rsid w:val="00AE4D51"/>
    <w:rsid w:val="00AE5F4F"/>
    <w:rsid w:val="00AE7F20"/>
    <w:rsid w:val="00AF0189"/>
    <w:rsid w:val="00AF0C70"/>
    <w:rsid w:val="00AF1948"/>
    <w:rsid w:val="00AF2878"/>
    <w:rsid w:val="00AF5AAB"/>
    <w:rsid w:val="00AF7858"/>
    <w:rsid w:val="00B00057"/>
    <w:rsid w:val="00B02119"/>
    <w:rsid w:val="00B02B42"/>
    <w:rsid w:val="00B034E6"/>
    <w:rsid w:val="00B05C81"/>
    <w:rsid w:val="00B06265"/>
    <w:rsid w:val="00B06D1E"/>
    <w:rsid w:val="00B0706E"/>
    <w:rsid w:val="00B07508"/>
    <w:rsid w:val="00B1064E"/>
    <w:rsid w:val="00B11BF4"/>
    <w:rsid w:val="00B1260E"/>
    <w:rsid w:val="00B13DEB"/>
    <w:rsid w:val="00B141DB"/>
    <w:rsid w:val="00B16DCC"/>
    <w:rsid w:val="00B207F4"/>
    <w:rsid w:val="00B22E29"/>
    <w:rsid w:val="00B23D52"/>
    <w:rsid w:val="00B24DB2"/>
    <w:rsid w:val="00B26E1B"/>
    <w:rsid w:val="00B307BD"/>
    <w:rsid w:val="00B35B48"/>
    <w:rsid w:val="00B361D3"/>
    <w:rsid w:val="00B4018C"/>
    <w:rsid w:val="00B4138A"/>
    <w:rsid w:val="00B41FB9"/>
    <w:rsid w:val="00B43E62"/>
    <w:rsid w:val="00B47610"/>
    <w:rsid w:val="00B502CF"/>
    <w:rsid w:val="00B50CFB"/>
    <w:rsid w:val="00B50F26"/>
    <w:rsid w:val="00B51E36"/>
    <w:rsid w:val="00B534EC"/>
    <w:rsid w:val="00B54ED9"/>
    <w:rsid w:val="00B554CB"/>
    <w:rsid w:val="00B60BEC"/>
    <w:rsid w:val="00B60C14"/>
    <w:rsid w:val="00B61C4B"/>
    <w:rsid w:val="00B61CBF"/>
    <w:rsid w:val="00B64F17"/>
    <w:rsid w:val="00B6649B"/>
    <w:rsid w:val="00B708A9"/>
    <w:rsid w:val="00B7116F"/>
    <w:rsid w:val="00B71313"/>
    <w:rsid w:val="00B7205B"/>
    <w:rsid w:val="00B7270A"/>
    <w:rsid w:val="00B72C2B"/>
    <w:rsid w:val="00B741AD"/>
    <w:rsid w:val="00B76FE6"/>
    <w:rsid w:val="00B7718F"/>
    <w:rsid w:val="00B778C7"/>
    <w:rsid w:val="00B77EA5"/>
    <w:rsid w:val="00B80138"/>
    <w:rsid w:val="00B802A8"/>
    <w:rsid w:val="00B81002"/>
    <w:rsid w:val="00B81641"/>
    <w:rsid w:val="00B82425"/>
    <w:rsid w:val="00B826E5"/>
    <w:rsid w:val="00B838D7"/>
    <w:rsid w:val="00B850F3"/>
    <w:rsid w:val="00B852D0"/>
    <w:rsid w:val="00B85B90"/>
    <w:rsid w:val="00B86478"/>
    <w:rsid w:val="00B87B0A"/>
    <w:rsid w:val="00B91376"/>
    <w:rsid w:val="00B9147A"/>
    <w:rsid w:val="00B92AF5"/>
    <w:rsid w:val="00B92DA8"/>
    <w:rsid w:val="00B936BC"/>
    <w:rsid w:val="00B953FD"/>
    <w:rsid w:val="00B9591F"/>
    <w:rsid w:val="00B96712"/>
    <w:rsid w:val="00B968EF"/>
    <w:rsid w:val="00B97AD0"/>
    <w:rsid w:val="00BA0059"/>
    <w:rsid w:val="00BA114D"/>
    <w:rsid w:val="00BA51C7"/>
    <w:rsid w:val="00BA5ACC"/>
    <w:rsid w:val="00BA660D"/>
    <w:rsid w:val="00BA7106"/>
    <w:rsid w:val="00BA77AC"/>
    <w:rsid w:val="00BB139A"/>
    <w:rsid w:val="00BB33F2"/>
    <w:rsid w:val="00BB4E95"/>
    <w:rsid w:val="00BB5F53"/>
    <w:rsid w:val="00BB65E5"/>
    <w:rsid w:val="00BC0685"/>
    <w:rsid w:val="00BC2044"/>
    <w:rsid w:val="00BC2DA9"/>
    <w:rsid w:val="00BC52AC"/>
    <w:rsid w:val="00BC54F3"/>
    <w:rsid w:val="00BC56DB"/>
    <w:rsid w:val="00BC5B03"/>
    <w:rsid w:val="00BC5E85"/>
    <w:rsid w:val="00BC5F83"/>
    <w:rsid w:val="00BD0544"/>
    <w:rsid w:val="00BD2859"/>
    <w:rsid w:val="00BD62EB"/>
    <w:rsid w:val="00BE0060"/>
    <w:rsid w:val="00BE00EB"/>
    <w:rsid w:val="00BE014D"/>
    <w:rsid w:val="00BE0607"/>
    <w:rsid w:val="00BE208D"/>
    <w:rsid w:val="00BE59C5"/>
    <w:rsid w:val="00BF0AAE"/>
    <w:rsid w:val="00BF24BB"/>
    <w:rsid w:val="00BF3D36"/>
    <w:rsid w:val="00BF47F7"/>
    <w:rsid w:val="00BF4B39"/>
    <w:rsid w:val="00BF6FE0"/>
    <w:rsid w:val="00BF7D32"/>
    <w:rsid w:val="00C003ED"/>
    <w:rsid w:val="00C0164E"/>
    <w:rsid w:val="00C02AA0"/>
    <w:rsid w:val="00C04415"/>
    <w:rsid w:val="00C05036"/>
    <w:rsid w:val="00C075CB"/>
    <w:rsid w:val="00C11D29"/>
    <w:rsid w:val="00C127A1"/>
    <w:rsid w:val="00C1597B"/>
    <w:rsid w:val="00C16091"/>
    <w:rsid w:val="00C17766"/>
    <w:rsid w:val="00C1790C"/>
    <w:rsid w:val="00C20DAB"/>
    <w:rsid w:val="00C215F2"/>
    <w:rsid w:val="00C23086"/>
    <w:rsid w:val="00C26589"/>
    <w:rsid w:val="00C26BFA"/>
    <w:rsid w:val="00C270BF"/>
    <w:rsid w:val="00C316FE"/>
    <w:rsid w:val="00C32E29"/>
    <w:rsid w:val="00C33337"/>
    <w:rsid w:val="00C348AC"/>
    <w:rsid w:val="00C3568B"/>
    <w:rsid w:val="00C35A68"/>
    <w:rsid w:val="00C369E5"/>
    <w:rsid w:val="00C36F07"/>
    <w:rsid w:val="00C37433"/>
    <w:rsid w:val="00C37A9D"/>
    <w:rsid w:val="00C37D03"/>
    <w:rsid w:val="00C40503"/>
    <w:rsid w:val="00C42C1A"/>
    <w:rsid w:val="00C43BBB"/>
    <w:rsid w:val="00C43F39"/>
    <w:rsid w:val="00C44A03"/>
    <w:rsid w:val="00C44B19"/>
    <w:rsid w:val="00C455C3"/>
    <w:rsid w:val="00C46864"/>
    <w:rsid w:val="00C46C7D"/>
    <w:rsid w:val="00C5060F"/>
    <w:rsid w:val="00C51941"/>
    <w:rsid w:val="00C53079"/>
    <w:rsid w:val="00C53B79"/>
    <w:rsid w:val="00C54324"/>
    <w:rsid w:val="00C54719"/>
    <w:rsid w:val="00C57158"/>
    <w:rsid w:val="00C609BD"/>
    <w:rsid w:val="00C60CED"/>
    <w:rsid w:val="00C63926"/>
    <w:rsid w:val="00C63BEA"/>
    <w:rsid w:val="00C64D90"/>
    <w:rsid w:val="00C650E1"/>
    <w:rsid w:val="00C65FD5"/>
    <w:rsid w:val="00C660E1"/>
    <w:rsid w:val="00C6648A"/>
    <w:rsid w:val="00C66596"/>
    <w:rsid w:val="00C66CEB"/>
    <w:rsid w:val="00C714C9"/>
    <w:rsid w:val="00C72780"/>
    <w:rsid w:val="00C73DE6"/>
    <w:rsid w:val="00C774BF"/>
    <w:rsid w:val="00C853CE"/>
    <w:rsid w:val="00C85877"/>
    <w:rsid w:val="00C85EC5"/>
    <w:rsid w:val="00C86895"/>
    <w:rsid w:val="00C876E5"/>
    <w:rsid w:val="00C87D28"/>
    <w:rsid w:val="00C91327"/>
    <w:rsid w:val="00C91BD6"/>
    <w:rsid w:val="00C921C9"/>
    <w:rsid w:val="00C94671"/>
    <w:rsid w:val="00C94EF2"/>
    <w:rsid w:val="00C96A0B"/>
    <w:rsid w:val="00C97510"/>
    <w:rsid w:val="00C97CE9"/>
    <w:rsid w:val="00CA00CA"/>
    <w:rsid w:val="00CA118F"/>
    <w:rsid w:val="00CA2BB1"/>
    <w:rsid w:val="00CA4870"/>
    <w:rsid w:val="00CA5D4D"/>
    <w:rsid w:val="00CB48BD"/>
    <w:rsid w:val="00CB684F"/>
    <w:rsid w:val="00CB78BD"/>
    <w:rsid w:val="00CC24BB"/>
    <w:rsid w:val="00CC3213"/>
    <w:rsid w:val="00CC400E"/>
    <w:rsid w:val="00CC4CCE"/>
    <w:rsid w:val="00CC5AAE"/>
    <w:rsid w:val="00CD0C4F"/>
    <w:rsid w:val="00CD2BFF"/>
    <w:rsid w:val="00CD470D"/>
    <w:rsid w:val="00CD5505"/>
    <w:rsid w:val="00CD5E35"/>
    <w:rsid w:val="00CD7971"/>
    <w:rsid w:val="00CD7BB3"/>
    <w:rsid w:val="00CE2DF8"/>
    <w:rsid w:val="00CE3B76"/>
    <w:rsid w:val="00CE55C6"/>
    <w:rsid w:val="00CE58AF"/>
    <w:rsid w:val="00CE5A9F"/>
    <w:rsid w:val="00CE5BBE"/>
    <w:rsid w:val="00CE6E71"/>
    <w:rsid w:val="00CE7416"/>
    <w:rsid w:val="00CE79F5"/>
    <w:rsid w:val="00CE7CF8"/>
    <w:rsid w:val="00CF13F2"/>
    <w:rsid w:val="00CF36DA"/>
    <w:rsid w:val="00CF4EA8"/>
    <w:rsid w:val="00CF61AD"/>
    <w:rsid w:val="00D000BA"/>
    <w:rsid w:val="00D00241"/>
    <w:rsid w:val="00D00D65"/>
    <w:rsid w:val="00D0266C"/>
    <w:rsid w:val="00D04AC9"/>
    <w:rsid w:val="00D071C1"/>
    <w:rsid w:val="00D073C7"/>
    <w:rsid w:val="00D07761"/>
    <w:rsid w:val="00D12ECC"/>
    <w:rsid w:val="00D14FE6"/>
    <w:rsid w:val="00D15905"/>
    <w:rsid w:val="00D15B89"/>
    <w:rsid w:val="00D15CA7"/>
    <w:rsid w:val="00D20D7C"/>
    <w:rsid w:val="00D213F6"/>
    <w:rsid w:val="00D2438B"/>
    <w:rsid w:val="00D24B9F"/>
    <w:rsid w:val="00D254EC"/>
    <w:rsid w:val="00D25A78"/>
    <w:rsid w:val="00D2616F"/>
    <w:rsid w:val="00D26E24"/>
    <w:rsid w:val="00D27A57"/>
    <w:rsid w:val="00D27AFE"/>
    <w:rsid w:val="00D328FE"/>
    <w:rsid w:val="00D339C5"/>
    <w:rsid w:val="00D35DCF"/>
    <w:rsid w:val="00D36FD6"/>
    <w:rsid w:val="00D37410"/>
    <w:rsid w:val="00D4042A"/>
    <w:rsid w:val="00D40715"/>
    <w:rsid w:val="00D41EC0"/>
    <w:rsid w:val="00D42197"/>
    <w:rsid w:val="00D422D7"/>
    <w:rsid w:val="00D4236F"/>
    <w:rsid w:val="00D42EC8"/>
    <w:rsid w:val="00D440C5"/>
    <w:rsid w:val="00D4472B"/>
    <w:rsid w:val="00D44D0E"/>
    <w:rsid w:val="00D45D95"/>
    <w:rsid w:val="00D47A85"/>
    <w:rsid w:val="00D47ED2"/>
    <w:rsid w:val="00D51D25"/>
    <w:rsid w:val="00D51D39"/>
    <w:rsid w:val="00D52BF0"/>
    <w:rsid w:val="00D5456A"/>
    <w:rsid w:val="00D57B51"/>
    <w:rsid w:val="00D60662"/>
    <w:rsid w:val="00D64468"/>
    <w:rsid w:val="00D64496"/>
    <w:rsid w:val="00D67E2A"/>
    <w:rsid w:val="00D72307"/>
    <w:rsid w:val="00D80E61"/>
    <w:rsid w:val="00D81523"/>
    <w:rsid w:val="00D81A93"/>
    <w:rsid w:val="00D835B0"/>
    <w:rsid w:val="00D8383F"/>
    <w:rsid w:val="00D848C4"/>
    <w:rsid w:val="00D85833"/>
    <w:rsid w:val="00D85849"/>
    <w:rsid w:val="00D91AD3"/>
    <w:rsid w:val="00D91AFA"/>
    <w:rsid w:val="00D933BC"/>
    <w:rsid w:val="00D97366"/>
    <w:rsid w:val="00DA19C9"/>
    <w:rsid w:val="00DA332A"/>
    <w:rsid w:val="00DA3802"/>
    <w:rsid w:val="00DA3CA2"/>
    <w:rsid w:val="00DA52A4"/>
    <w:rsid w:val="00DA5DE3"/>
    <w:rsid w:val="00DA647B"/>
    <w:rsid w:val="00DA6A77"/>
    <w:rsid w:val="00DA76FF"/>
    <w:rsid w:val="00DB0024"/>
    <w:rsid w:val="00DB59C0"/>
    <w:rsid w:val="00DB67A3"/>
    <w:rsid w:val="00DC0DD0"/>
    <w:rsid w:val="00DC0E1F"/>
    <w:rsid w:val="00DC3B4A"/>
    <w:rsid w:val="00DC6233"/>
    <w:rsid w:val="00DC6C57"/>
    <w:rsid w:val="00DC71CF"/>
    <w:rsid w:val="00DC7F99"/>
    <w:rsid w:val="00DD1C8F"/>
    <w:rsid w:val="00DD2665"/>
    <w:rsid w:val="00DD5012"/>
    <w:rsid w:val="00DD56A5"/>
    <w:rsid w:val="00DD591D"/>
    <w:rsid w:val="00DD594F"/>
    <w:rsid w:val="00DD705E"/>
    <w:rsid w:val="00DD7549"/>
    <w:rsid w:val="00DD7F3D"/>
    <w:rsid w:val="00DE18E0"/>
    <w:rsid w:val="00DE3013"/>
    <w:rsid w:val="00DE452B"/>
    <w:rsid w:val="00DE59B8"/>
    <w:rsid w:val="00DF0ED6"/>
    <w:rsid w:val="00DF0EEA"/>
    <w:rsid w:val="00DF4034"/>
    <w:rsid w:val="00DF4130"/>
    <w:rsid w:val="00DF475A"/>
    <w:rsid w:val="00DF643C"/>
    <w:rsid w:val="00DF6F1C"/>
    <w:rsid w:val="00E00BCC"/>
    <w:rsid w:val="00E0149C"/>
    <w:rsid w:val="00E03A10"/>
    <w:rsid w:val="00E03AC1"/>
    <w:rsid w:val="00E049BE"/>
    <w:rsid w:val="00E05770"/>
    <w:rsid w:val="00E06847"/>
    <w:rsid w:val="00E069A5"/>
    <w:rsid w:val="00E0773A"/>
    <w:rsid w:val="00E1112D"/>
    <w:rsid w:val="00E11540"/>
    <w:rsid w:val="00E11CAA"/>
    <w:rsid w:val="00E1327C"/>
    <w:rsid w:val="00E1373C"/>
    <w:rsid w:val="00E13AF0"/>
    <w:rsid w:val="00E15CE2"/>
    <w:rsid w:val="00E160FA"/>
    <w:rsid w:val="00E17403"/>
    <w:rsid w:val="00E21576"/>
    <w:rsid w:val="00E21C22"/>
    <w:rsid w:val="00E23738"/>
    <w:rsid w:val="00E243D5"/>
    <w:rsid w:val="00E25B78"/>
    <w:rsid w:val="00E25F14"/>
    <w:rsid w:val="00E263BC"/>
    <w:rsid w:val="00E26B09"/>
    <w:rsid w:val="00E27EC4"/>
    <w:rsid w:val="00E302C5"/>
    <w:rsid w:val="00E30D22"/>
    <w:rsid w:val="00E347C5"/>
    <w:rsid w:val="00E37C41"/>
    <w:rsid w:val="00E37C87"/>
    <w:rsid w:val="00E37F05"/>
    <w:rsid w:val="00E417BE"/>
    <w:rsid w:val="00E47104"/>
    <w:rsid w:val="00E47527"/>
    <w:rsid w:val="00E50E20"/>
    <w:rsid w:val="00E51E21"/>
    <w:rsid w:val="00E5291C"/>
    <w:rsid w:val="00E53589"/>
    <w:rsid w:val="00E53BA2"/>
    <w:rsid w:val="00E540E3"/>
    <w:rsid w:val="00E5522F"/>
    <w:rsid w:val="00E55400"/>
    <w:rsid w:val="00E5571A"/>
    <w:rsid w:val="00E56165"/>
    <w:rsid w:val="00E56B8F"/>
    <w:rsid w:val="00E57785"/>
    <w:rsid w:val="00E60E76"/>
    <w:rsid w:val="00E6247B"/>
    <w:rsid w:val="00E62DCB"/>
    <w:rsid w:val="00E64B44"/>
    <w:rsid w:val="00E660A2"/>
    <w:rsid w:val="00E66295"/>
    <w:rsid w:val="00E66DB0"/>
    <w:rsid w:val="00E66DBC"/>
    <w:rsid w:val="00E67DE0"/>
    <w:rsid w:val="00E72D13"/>
    <w:rsid w:val="00E72FD8"/>
    <w:rsid w:val="00E74C2F"/>
    <w:rsid w:val="00E750B1"/>
    <w:rsid w:val="00E761F2"/>
    <w:rsid w:val="00E82127"/>
    <w:rsid w:val="00E8403C"/>
    <w:rsid w:val="00E84405"/>
    <w:rsid w:val="00E849BA"/>
    <w:rsid w:val="00E87571"/>
    <w:rsid w:val="00E9118A"/>
    <w:rsid w:val="00E920B4"/>
    <w:rsid w:val="00E9211F"/>
    <w:rsid w:val="00E923F1"/>
    <w:rsid w:val="00E934B7"/>
    <w:rsid w:val="00E976BA"/>
    <w:rsid w:val="00EA17BA"/>
    <w:rsid w:val="00EA3237"/>
    <w:rsid w:val="00EA3E38"/>
    <w:rsid w:val="00EA442B"/>
    <w:rsid w:val="00EB075E"/>
    <w:rsid w:val="00EB0AEE"/>
    <w:rsid w:val="00EB0B12"/>
    <w:rsid w:val="00EB1D30"/>
    <w:rsid w:val="00EB2120"/>
    <w:rsid w:val="00EB27D7"/>
    <w:rsid w:val="00EC00D2"/>
    <w:rsid w:val="00EC014C"/>
    <w:rsid w:val="00EC1411"/>
    <w:rsid w:val="00EC2B57"/>
    <w:rsid w:val="00EC305D"/>
    <w:rsid w:val="00EC70E9"/>
    <w:rsid w:val="00EC7938"/>
    <w:rsid w:val="00ED226F"/>
    <w:rsid w:val="00ED4AA0"/>
    <w:rsid w:val="00ED5B53"/>
    <w:rsid w:val="00ED63CA"/>
    <w:rsid w:val="00ED6ADF"/>
    <w:rsid w:val="00ED6E53"/>
    <w:rsid w:val="00EE0262"/>
    <w:rsid w:val="00EE0CC4"/>
    <w:rsid w:val="00EE0F5C"/>
    <w:rsid w:val="00EE3911"/>
    <w:rsid w:val="00EE3D1C"/>
    <w:rsid w:val="00EE4D66"/>
    <w:rsid w:val="00EE772D"/>
    <w:rsid w:val="00EF02EA"/>
    <w:rsid w:val="00EF299F"/>
    <w:rsid w:val="00EF2FDE"/>
    <w:rsid w:val="00EF3EF3"/>
    <w:rsid w:val="00EF4CBD"/>
    <w:rsid w:val="00EF5166"/>
    <w:rsid w:val="00EF5DA4"/>
    <w:rsid w:val="00EF690F"/>
    <w:rsid w:val="00F022BC"/>
    <w:rsid w:val="00F02AB2"/>
    <w:rsid w:val="00F02ACB"/>
    <w:rsid w:val="00F03257"/>
    <w:rsid w:val="00F03454"/>
    <w:rsid w:val="00F046F0"/>
    <w:rsid w:val="00F05C9F"/>
    <w:rsid w:val="00F07375"/>
    <w:rsid w:val="00F10E71"/>
    <w:rsid w:val="00F1188F"/>
    <w:rsid w:val="00F14FE4"/>
    <w:rsid w:val="00F151AB"/>
    <w:rsid w:val="00F151E6"/>
    <w:rsid w:val="00F153C3"/>
    <w:rsid w:val="00F15B9E"/>
    <w:rsid w:val="00F15C88"/>
    <w:rsid w:val="00F16673"/>
    <w:rsid w:val="00F173E3"/>
    <w:rsid w:val="00F1753C"/>
    <w:rsid w:val="00F2114F"/>
    <w:rsid w:val="00F220DA"/>
    <w:rsid w:val="00F239EF"/>
    <w:rsid w:val="00F27190"/>
    <w:rsid w:val="00F3271A"/>
    <w:rsid w:val="00F327DD"/>
    <w:rsid w:val="00F34553"/>
    <w:rsid w:val="00F356D2"/>
    <w:rsid w:val="00F35836"/>
    <w:rsid w:val="00F36C12"/>
    <w:rsid w:val="00F37C18"/>
    <w:rsid w:val="00F42170"/>
    <w:rsid w:val="00F4305B"/>
    <w:rsid w:val="00F443A1"/>
    <w:rsid w:val="00F45467"/>
    <w:rsid w:val="00F46BB6"/>
    <w:rsid w:val="00F47520"/>
    <w:rsid w:val="00F47B0D"/>
    <w:rsid w:val="00F5214F"/>
    <w:rsid w:val="00F526BC"/>
    <w:rsid w:val="00F5489D"/>
    <w:rsid w:val="00F56578"/>
    <w:rsid w:val="00F56CA4"/>
    <w:rsid w:val="00F63CBA"/>
    <w:rsid w:val="00F65DA8"/>
    <w:rsid w:val="00F662E9"/>
    <w:rsid w:val="00F66ECE"/>
    <w:rsid w:val="00F70D2B"/>
    <w:rsid w:val="00F73B2C"/>
    <w:rsid w:val="00F75AE1"/>
    <w:rsid w:val="00F75F06"/>
    <w:rsid w:val="00F76B8C"/>
    <w:rsid w:val="00F76F51"/>
    <w:rsid w:val="00F773DD"/>
    <w:rsid w:val="00F77665"/>
    <w:rsid w:val="00F8165A"/>
    <w:rsid w:val="00F81B64"/>
    <w:rsid w:val="00F83646"/>
    <w:rsid w:val="00F85EB6"/>
    <w:rsid w:val="00F8692F"/>
    <w:rsid w:val="00F92B4A"/>
    <w:rsid w:val="00F93EC1"/>
    <w:rsid w:val="00F94454"/>
    <w:rsid w:val="00F962F9"/>
    <w:rsid w:val="00FA2FB8"/>
    <w:rsid w:val="00FA3F4E"/>
    <w:rsid w:val="00FA4315"/>
    <w:rsid w:val="00FA4AEB"/>
    <w:rsid w:val="00FA5075"/>
    <w:rsid w:val="00FA55AC"/>
    <w:rsid w:val="00FA572B"/>
    <w:rsid w:val="00FA791E"/>
    <w:rsid w:val="00FA7CAF"/>
    <w:rsid w:val="00FB25E5"/>
    <w:rsid w:val="00FB2EA4"/>
    <w:rsid w:val="00FB3780"/>
    <w:rsid w:val="00FB3F4C"/>
    <w:rsid w:val="00FB4E9B"/>
    <w:rsid w:val="00FB7786"/>
    <w:rsid w:val="00FC3003"/>
    <w:rsid w:val="00FC4BCE"/>
    <w:rsid w:val="00FC5BB5"/>
    <w:rsid w:val="00FC75BD"/>
    <w:rsid w:val="00FD0E01"/>
    <w:rsid w:val="00FD1AD0"/>
    <w:rsid w:val="00FD250B"/>
    <w:rsid w:val="00FD30D5"/>
    <w:rsid w:val="00FD4385"/>
    <w:rsid w:val="00FD4A49"/>
    <w:rsid w:val="00FD61BE"/>
    <w:rsid w:val="00FE0006"/>
    <w:rsid w:val="00FE01CA"/>
    <w:rsid w:val="00FE140C"/>
    <w:rsid w:val="00FE330F"/>
    <w:rsid w:val="00FE3A27"/>
    <w:rsid w:val="00FE3C17"/>
    <w:rsid w:val="00FE42C7"/>
    <w:rsid w:val="00FE56D1"/>
    <w:rsid w:val="00FE74FD"/>
    <w:rsid w:val="00FE7D51"/>
    <w:rsid w:val="00FF0E3C"/>
    <w:rsid w:val="00FF0F9C"/>
    <w:rsid w:val="00FF3BD8"/>
    <w:rsid w:val="00FF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959ECD"/>
  <w15:docId w15:val="{1DCC640C-08D4-43D7-9507-7E52983B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26E5"/>
    <w:pPr>
      <w:spacing w:after="240"/>
      <w:ind w:firstLine="567"/>
      <w:jc w:val="both"/>
    </w:pPr>
    <w:rPr>
      <w:rFonts w:ascii="Arial" w:eastAsia="Times New Roman" w:hAnsi="Arial" w:cs="Arial"/>
      <w:sz w:val="24"/>
    </w:rPr>
  </w:style>
  <w:style w:type="paragraph" w:styleId="1">
    <w:name w:val="heading 1"/>
    <w:aliases w:val="H1,H11,H12,H13,H14,H15,H16,H17,H18,H19,H110,H111,H112,H113,H114,H115,H116,H121,H131,H141,H151,H161,H171,H181,H191,H1101,H1111,H1121,H1131,H1141,H1151,H117,H118,H119,H120,H122,H123,H124,H125,H126,H1110,H132,H142,H152,H162,H172,H182,H127,H1112"/>
    <w:basedOn w:val="a"/>
    <w:next w:val="a"/>
    <w:link w:val="12"/>
    <w:autoRedefine/>
    <w:qFormat/>
    <w:rsid w:val="00882AFC"/>
    <w:pPr>
      <w:keepNext/>
      <w:numPr>
        <w:numId w:val="8"/>
      </w:numPr>
      <w:spacing w:before="240"/>
      <w:outlineLvl w:val="0"/>
    </w:pPr>
    <w:rPr>
      <w:b/>
      <w:bCs/>
      <w:caps/>
      <w:kern w:val="32"/>
      <w:sz w:val="28"/>
      <w:szCs w:val="32"/>
    </w:rPr>
  </w:style>
  <w:style w:type="paragraph" w:styleId="22">
    <w:name w:val="heading 2"/>
    <w:aliases w:val="2 Заголовок 2"/>
    <w:basedOn w:val="a"/>
    <w:next w:val="a"/>
    <w:link w:val="23"/>
    <w:uiPriority w:val="9"/>
    <w:qFormat/>
    <w:rsid w:val="00E11CAA"/>
    <w:pPr>
      <w:spacing w:before="240"/>
      <w:outlineLvl w:val="1"/>
    </w:pPr>
    <w:rPr>
      <w:b/>
      <w:bCs/>
      <w:iCs/>
      <w:caps/>
      <w:szCs w:val="28"/>
    </w:rPr>
  </w:style>
  <w:style w:type="paragraph" w:styleId="3">
    <w:name w:val="heading 3"/>
    <w:aliases w:val="3 Заголовок 3,H3,Char1,Заг3"/>
    <w:basedOn w:val="a"/>
    <w:next w:val="a"/>
    <w:link w:val="32"/>
    <w:autoRedefine/>
    <w:qFormat/>
    <w:rsid w:val="004F7731"/>
    <w:pPr>
      <w:keepNext/>
      <w:keepLines/>
      <w:numPr>
        <w:ilvl w:val="2"/>
        <w:numId w:val="8"/>
      </w:numPr>
      <w:spacing w:before="160" w:after="120"/>
      <w:outlineLvl w:val="2"/>
    </w:pPr>
    <w:rPr>
      <w:rFonts w:eastAsia="Calibri"/>
      <w:b/>
      <w:caps/>
      <w:szCs w:val="20"/>
    </w:rPr>
  </w:style>
  <w:style w:type="paragraph" w:styleId="4">
    <w:name w:val="heading 4"/>
    <w:aliases w:val="H4,заголовок 4"/>
    <w:basedOn w:val="a"/>
    <w:next w:val="a"/>
    <w:link w:val="42"/>
    <w:qFormat/>
    <w:rsid w:val="004F7731"/>
    <w:pPr>
      <w:keepNext/>
      <w:numPr>
        <w:ilvl w:val="3"/>
        <w:numId w:val="8"/>
      </w:numPr>
      <w:spacing w:before="120"/>
      <w:ind w:left="862" w:hanging="862"/>
      <w:jc w:val="left"/>
      <w:outlineLvl w:val="3"/>
    </w:pPr>
    <w:rPr>
      <w:rFonts w:eastAsiaTheme="majorEastAsia" w:cstheme="majorBidi"/>
      <w:b/>
      <w:caps/>
      <w:sz w:val="20"/>
      <w:szCs w:val="24"/>
    </w:rPr>
  </w:style>
  <w:style w:type="paragraph" w:styleId="5">
    <w:name w:val="heading 5"/>
    <w:aliases w:val="H5"/>
    <w:basedOn w:val="a"/>
    <w:next w:val="a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H1 Знак,H11 Знак,H12 Знак,H13 Знак,H14 Знак,H15 Знак,H16 Знак,H17 Знак,H18 Знак,H19 Знак,H110 Знак,H111 Знак,H112 Знак,H113 Знак,H114 Знак,H115 Знак,H116 Знак,H121 Знак,H131 Знак,H141 Знак,H151 Знак,H161 Знак,H171 Знак,H181 Знак"/>
    <w:basedOn w:val="a0"/>
    <w:link w:val="1"/>
    <w:uiPriority w:val="9"/>
    <w:rsid w:val="00882AFC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3">
    <w:name w:val="Заголовок 2 Знак"/>
    <w:aliases w:val="2 Заголовок 2 Знак"/>
    <w:basedOn w:val="a0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2">
    <w:name w:val="Заголовок 3 Знак"/>
    <w:aliases w:val="3 Заголовок 3 Знак,H3 Знак,Char1 Знак,Заг3 Знак"/>
    <w:basedOn w:val="a0"/>
    <w:link w:val="3"/>
    <w:rsid w:val="004F7731"/>
    <w:rPr>
      <w:rFonts w:ascii="Arial" w:eastAsia="Calibri" w:hAnsi="Arial" w:cs="Arial"/>
      <w:b/>
      <w:caps/>
      <w:sz w:val="24"/>
      <w:szCs w:val="20"/>
    </w:rPr>
  </w:style>
  <w:style w:type="character" w:customStyle="1" w:styleId="42">
    <w:name w:val="Заголовок 4 Знак"/>
    <w:aliases w:val="H4 Знак,заголовок 4 Знак"/>
    <w:basedOn w:val="a0"/>
    <w:link w:val="4"/>
    <w:rsid w:val="004F7731"/>
    <w:rPr>
      <w:rFonts w:ascii="Arial" w:eastAsiaTheme="majorEastAsia" w:hAnsi="Arial" w:cstheme="majorBidi"/>
      <w:b/>
      <w:caps/>
      <w:sz w:val="20"/>
      <w:szCs w:val="24"/>
    </w:rPr>
  </w:style>
  <w:style w:type="paragraph" w:styleId="a3">
    <w:name w:val="header"/>
    <w:basedOn w:val="a"/>
    <w:link w:val="a4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6C0925"/>
    <w:rPr>
      <w:rFonts w:ascii="Calibri" w:eastAsia="Calibri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7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,МИ_Caption"/>
    <w:basedOn w:val="a"/>
    <w:link w:val="a8"/>
    <w:uiPriority w:val="35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"/>
    <w:next w:val="a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b/>
      <w:noProof/>
      <w:sz w:val="20"/>
      <w:szCs w:val="20"/>
    </w:rPr>
  </w:style>
  <w:style w:type="paragraph" w:styleId="24">
    <w:name w:val="toc 2"/>
    <w:basedOn w:val="a"/>
    <w:next w:val="a"/>
    <w:autoRedefine/>
    <w:uiPriority w:val="39"/>
    <w:rsid w:val="00B554CB"/>
    <w:pPr>
      <w:tabs>
        <w:tab w:val="left" w:pos="880"/>
        <w:tab w:val="left" w:pos="1320"/>
        <w:tab w:val="right" w:leader="dot" w:pos="9629"/>
      </w:tabs>
      <w:ind w:left="240"/>
    </w:pPr>
    <w:rPr>
      <w:rFonts w:eastAsiaTheme="majorEastAsia"/>
      <w:b/>
      <w:noProof/>
      <w:sz w:val="22"/>
    </w:rPr>
  </w:style>
  <w:style w:type="paragraph" w:styleId="33">
    <w:name w:val="toc 3"/>
    <w:basedOn w:val="a"/>
    <w:next w:val="a"/>
    <w:autoRedefine/>
    <w:uiPriority w:val="39"/>
    <w:rsid w:val="00B554CB"/>
    <w:pPr>
      <w:tabs>
        <w:tab w:val="left" w:pos="1200"/>
        <w:tab w:val="left" w:pos="1760"/>
        <w:tab w:val="right" w:leader="dot" w:pos="9639"/>
      </w:tabs>
      <w:ind w:left="480"/>
    </w:pPr>
    <w:rPr>
      <w:noProof/>
      <w:sz w:val="22"/>
    </w:rPr>
  </w:style>
  <w:style w:type="paragraph" w:styleId="61">
    <w:name w:val="toc 6"/>
    <w:basedOn w:val="a"/>
    <w:next w:val="a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0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"/>
    <w:link w:val="ae"/>
    <w:semiHidden/>
    <w:rsid w:val="006C0925"/>
    <w:rPr>
      <w:rFonts w:ascii="Tahoma" w:hAnsi="Tahoma" w:cs="Tahoma"/>
      <w:sz w:val="16"/>
      <w:szCs w:val="16"/>
    </w:rPr>
  </w:style>
  <w:style w:type="paragraph" w:styleId="34">
    <w:name w:val="Body Text 3"/>
    <w:basedOn w:val="a"/>
    <w:link w:val="35"/>
    <w:rsid w:val="006C0925"/>
    <w:pPr>
      <w:spacing w:before="240"/>
    </w:pPr>
    <w:rPr>
      <w:rFonts w:eastAsia="Calibri"/>
      <w:szCs w:val="24"/>
      <w:lang w:eastAsia="ru-RU"/>
    </w:rPr>
  </w:style>
  <w:style w:type="character" w:customStyle="1" w:styleId="35">
    <w:name w:val="Основной текст 3 Знак"/>
    <w:basedOn w:val="a0"/>
    <w:link w:val="34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0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"/>
    <w:rsid w:val="00C87D28"/>
    <w:pPr>
      <w:numPr>
        <w:ilvl w:val="12"/>
      </w:numPr>
      <w:spacing w:before="60"/>
      <w:ind w:firstLine="567"/>
      <w:jc w:val="left"/>
      <w:pPrChange w:id="0" w:author="Zelenskaya Natalia" w:date="2021-04-07T15:06:00Z">
        <w:pPr>
          <w:numPr>
            <w:ilvl w:val="12"/>
          </w:numPr>
          <w:spacing w:before="60" w:after="240" w:line="276" w:lineRule="auto"/>
          <w:ind w:firstLine="567"/>
          <w:jc w:val="both"/>
        </w:pPr>
      </w:pPrChange>
    </w:pPr>
    <w:rPr>
      <w:rFonts w:eastAsia="Calibri"/>
      <w:iCs/>
      <w:sz w:val="22"/>
      <w:szCs w:val="20"/>
      <w:lang w:eastAsia="ru-RU"/>
      <w:rPrChange w:id="0" w:author="Zelenskaya Natalia" w:date="2021-04-07T15:06:00Z">
        <w:rPr>
          <w:rFonts w:ascii="Arial" w:eastAsia="Calibri" w:hAnsi="Arial" w:cs="Arial"/>
          <w:iCs/>
          <w:sz w:val="22"/>
          <w:lang w:val="ru-RU" w:eastAsia="ru-RU" w:bidi="ar-SA"/>
        </w:rPr>
      </w:rPrChange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qFormat/>
    <w:rsid w:val="006C0925"/>
    <w:rPr>
      <w:b/>
    </w:rPr>
  </w:style>
  <w:style w:type="paragraph" w:styleId="36">
    <w:name w:val="Body Text Indent 3"/>
    <w:basedOn w:val="a"/>
    <w:link w:val="37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7">
    <w:name w:val="Основной текст с отступом 3 Знак"/>
    <w:basedOn w:val="a0"/>
    <w:link w:val="36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"/>
    <w:rsid w:val="006C0925"/>
    <w:pPr>
      <w:ind w:left="708"/>
    </w:pPr>
  </w:style>
  <w:style w:type="paragraph" w:customStyle="1" w:styleId="S0">
    <w:name w:val="S_Обычный"/>
    <w:basedOn w:val="a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1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0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"/>
    <w:uiPriority w:val="99"/>
    <w:qFormat/>
    <w:rsid w:val="006C0925"/>
    <w:pPr>
      <w:spacing w:after="200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fb"/>
    <w:uiPriority w:val="34"/>
    <w:qFormat/>
    <w:rsid w:val="00377EC5"/>
    <w:pPr>
      <w:spacing w:before="240"/>
      <w:ind w:left="709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0"/>
    <w:link w:val="afa"/>
    <w:uiPriority w:val="34"/>
    <w:locked/>
    <w:rsid w:val="00377EC5"/>
    <w:rPr>
      <w:rFonts w:ascii="Arial" w:eastAsia="Times New Roman" w:hAnsi="Arial" w:cs="Arial"/>
      <w:sz w:val="24"/>
    </w:rPr>
  </w:style>
  <w:style w:type="paragraph" w:styleId="afc">
    <w:name w:val="TOC Heading"/>
    <w:basedOn w:val="1"/>
    <w:next w:val="a"/>
    <w:uiPriority w:val="39"/>
    <w:unhideWhenUsed/>
    <w:qFormat/>
    <w:rsid w:val="006C0925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"/>
    <w:next w:val="a"/>
    <w:autoRedefine/>
    <w:rsid w:val="006C0925"/>
    <w:rPr>
      <w:i/>
      <w:sz w:val="20"/>
      <w:szCs w:val="24"/>
      <w:lang w:eastAsia="ru-RU"/>
    </w:rPr>
  </w:style>
  <w:style w:type="paragraph" w:styleId="afd">
    <w:name w:val="Normal Indent"/>
    <w:basedOn w:val="a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/>
      <w:szCs w:val="20"/>
      <w:lang w:val="en-US"/>
    </w:rPr>
  </w:style>
  <w:style w:type="paragraph" w:styleId="26">
    <w:name w:val="Body Text 2"/>
    <w:basedOn w:val="a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0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"/>
    <w:next w:val="a"/>
    <w:link w:val="aff"/>
    <w:qFormat/>
    <w:rsid w:val="006C0925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0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"/>
    <w:next w:val="a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/>
      <w:b/>
      <w:caps/>
      <w:sz w:val="36"/>
      <w:szCs w:val="36"/>
      <w:lang w:eastAsia="ru-RU"/>
    </w:rPr>
  </w:style>
  <w:style w:type="paragraph" w:styleId="aff2">
    <w:name w:val="Body Text"/>
    <w:basedOn w:val="a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0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b/>
      <w:sz w:val="14"/>
    </w:rPr>
  </w:style>
  <w:style w:type="paragraph" w:customStyle="1" w:styleId="S13">
    <w:name w:val="S_Заголовок1"/>
    <w:basedOn w:val="a"/>
    <w:next w:val="S0"/>
    <w:rsid w:val="006C0925"/>
    <w:pPr>
      <w:keepNext/>
      <w:pageBreakBefore/>
      <w:outlineLvl w:val="0"/>
    </w:pPr>
    <w:rPr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"/>
    <w:next w:val="S0"/>
    <w:rsid w:val="006C0925"/>
    <w:pPr>
      <w:keepNext/>
      <w:outlineLvl w:val="1"/>
    </w:pPr>
    <w:rPr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"/>
    <w:next w:val="S0"/>
    <w:rsid w:val="006C0925"/>
    <w:pPr>
      <w:keepNext/>
      <w:numPr>
        <w:ilvl w:val="2"/>
        <w:numId w:val="3"/>
      </w:numPr>
      <w:ind w:left="0" w:firstLine="0"/>
    </w:pPr>
    <w:rPr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"/>
    <w:next w:val="S0"/>
    <w:rsid w:val="006C0925"/>
    <w:pPr>
      <w:spacing w:before="60"/>
      <w:jc w:val="center"/>
    </w:pPr>
    <w:rPr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0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0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"/>
    <w:link w:val="aff8"/>
    <w:qFormat/>
    <w:rsid w:val="00C87D28"/>
    <w:pPr>
      <w:spacing w:before="60" w:after="60"/>
      <w:ind w:firstLine="0"/>
      <w:jc w:val="left"/>
      <w:pPrChange w:id="1" w:author="Zelenskaya Natalia" w:date="2021-04-07T15:07:00Z">
        <w:pPr>
          <w:spacing w:before="60" w:after="60" w:line="276" w:lineRule="auto"/>
          <w:ind w:firstLine="567"/>
        </w:pPr>
      </w:pPrChange>
    </w:pPr>
    <w:rPr>
      <w:rFonts w:eastAsia="Calibri"/>
      <w:b/>
      <w:szCs w:val="24"/>
      <w:lang w:eastAsia="ru-RU"/>
      <w:rPrChange w:id="1" w:author="Zelenskaya Natalia" w:date="2021-04-07T15:07:00Z">
        <w:rPr>
          <w:rFonts w:ascii="Arial" w:eastAsia="Calibri" w:hAnsi="Arial" w:cs="Arial"/>
          <w:b/>
          <w:sz w:val="24"/>
          <w:szCs w:val="24"/>
          <w:lang w:val="ru-RU" w:eastAsia="ru-RU" w:bidi="ar-SA"/>
        </w:rPr>
      </w:rPrChange>
    </w:rPr>
  </w:style>
  <w:style w:type="character" w:customStyle="1" w:styleId="aff8">
    <w:name w:val="Шапка таблицы Знак"/>
    <w:basedOn w:val="a0"/>
    <w:link w:val="aff7"/>
    <w:rsid w:val="00C87D28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"/>
    <w:link w:val="affa"/>
    <w:uiPriority w:val="99"/>
    <w:unhideWhenUsed/>
    <w:rsid w:val="00F022BC"/>
    <w:pPr>
      <w:spacing w:before="60" w:after="120"/>
      <w:ind w:left="283"/>
    </w:pPr>
    <w:rPr>
      <w:szCs w:val="24"/>
    </w:rPr>
  </w:style>
  <w:style w:type="character" w:customStyle="1" w:styleId="affa">
    <w:name w:val="Основной текст с отступом Знак"/>
    <w:basedOn w:val="a0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0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aliases w:val="H5 Знак"/>
    <w:basedOn w:val="a0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0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0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0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"/>
    <w:next w:val="a"/>
    <w:link w:val="19"/>
    <w:autoRedefine/>
    <w:uiPriority w:val="99"/>
    <w:qFormat/>
    <w:rsid w:val="00BA77AC"/>
    <w:pPr>
      <w:widowControl w:val="0"/>
      <w:numPr>
        <w:numId w:val="11"/>
      </w:numPr>
      <w:overflowPunct w:val="0"/>
      <w:autoSpaceDE w:val="0"/>
      <w:autoSpaceDN w:val="0"/>
      <w:adjustRightInd w:val="0"/>
      <w:spacing w:before="48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0">
    <w:name w:val="САП_Заголовок 3"/>
    <w:basedOn w:val="2"/>
    <w:link w:val="38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0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"/>
    <w:link w:val="affe"/>
    <w:uiPriority w:val="99"/>
    <w:semiHidden/>
    <w:unhideWhenUsed/>
    <w:rsid w:val="00D15905"/>
    <w:rPr>
      <w:szCs w:val="24"/>
    </w:rPr>
  </w:style>
  <w:style w:type="character" w:customStyle="1" w:styleId="affe">
    <w:name w:val="Схема документа Знак"/>
    <w:basedOn w:val="a0"/>
    <w:link w:val="affd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eastAsiaTheme="minorHAnsi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0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"/>
    <w:link w:val="1KD-NormalChar"/>
    <w:qFormat/>
    <w:rsid w:val="00F239EF"/>
    <w:pPr>
      <w:spacing w:before="4" w:after="4"/>
      <w:contextualSpacing/>
    </w:pPr>
    <w:rPr>
      <w:sz w:val="18"/>
      <w:szCs w:val="24"/>
      <w:lang w:eastAsia="ru-RU"/>
    </w:rPr>
  </w:style>
  <w:style w:type="character" w:customStyle="1" w:styleId="1KD-NormalChar">
    <w:name w:val="1 KD - Normal для таблиц Char"/>
    <w:basedOn w:val="a0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"/>
    <w:autoRedefine/>
    <w:qFormat/>
    <w:rsid w:val="000F43EA"/>
    <w:pPr>
      <w:ind w:left="57"/>
      <w:jc w:val="right"/>
    </w:pPr>
    <w:rPr>
      <w:rFonts w:eastAsiaTheme="minorHAnsi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keepLines/>
      <w:pageBreakBefore/>
      <w:numPr>
        <w:numId w:val="14"/>
      </w:numPr>
      <w:spacing w:before="0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4"/>
      </w:numPr>
      <w:spacing w:before="120" w:after="120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1">
    <w:name w:val="МИ_Заголовок 3"/>
    <w:basedOn w:val="3"/>
    <w:qFormat/>
    <w:rsid w:val="0012135C"/>
    <w:pPr>
      <w:numPr>
        <w:numId w:val="14"/>
      </w:numPr>
      <w:spacing w:before="120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FE7D51"/>
    <w:pPr>
      <w:keepLines/>
      <w:numPr>
        <w:numId w:val="14"/>
      </w:numPr>
      <w:spacing w:after="120"/>
      <w:ind w:left="864"/>
    </w:pPr>
    <w:rPr>
      <w:rFonts w:ascii="Meta Offc Pro" w:hAnsi="Meta Offc Pro"/>
      <w:i/>
      <w:iCs/>
      <w:caps w:val="0"/>
      <w:szCs w:val="22"/>
    </w:rPr>
  </w:style>
  <w:style w:type="character" w:customStyle="1" w:styleId="1a">
    <w:name w:val="Неразрешенное упоминание1"/>
    <w:basedOn w:val="a0"/>
    <w:uiPriority w:val="99"/>
    <w:semiHidden/>
    <w:unhideWhenUsed/>
    <w:rsid w:val="008617C0"/>
    <w:rPr>
      <w:color w:val="808080"/>
      <w:shd w:val="clear" w:color="auto" w:fill="E6E6E6"/>
    </w:rPr>
  </w:style>
  <w:style w:type="paragraph" w:customStyle="1" w:styleId="afff4">
    <w:name w:val="П_Таблица_Заголовок"/>
    <w:basedOn w:val="81"/>
    <w:link w:val="Char0"/>
    <w:qFormat/>
    <w:rsid w:val="00E55400"/>
    <w:pPr>
      <w:keepNext/>
      <w:jc w:val="right"/>
    </w:pPr>
    <w:rPr>
      <w:rFonts w:ascii="Arial" w:hAnsi="Arial"/>
      <w:b/>
      <w:sz w:val="22"/>
      <w:szCs w:val="22"/>
    </w:rPr>
  </w:style>
  <w:style w:type="character" w:customStyle="1" w:styleId="Char0">
    <w:name w:val="П_Таблица_Заголовок Char"/>
    <w:basedOn w:val="a0"/>
    <w:link w:val="afff4"/>
    <w:rsid w:val="00E55400"/>
    <w:rPr>
      <w:rFonts w:ascii="Arial" w:eastAsia="Times New Roman" w:hAnsi="Arial" w:cs="Arial"/>
      <w:b/>
    </w:rPr>
  </w:style>
  <w:style w:type="paragraph" w:customStyle="1" w:styleId="afff5">
    <w:name w:val="МИ_Текст"/>
    <w:basedOn w:val="a"/>
    <w:link w:val="Char1"/>
    <w:qFormat/>
    <w:rsid w:val="00463451"/>
    <w:pPr>
      <w:spacing w:after="120"/>
      <w:ind w:firstLine="709"/>
    </w:pPr>
    <w:rPr>
      <w:rFonts w:ascii="Meta Offc Pro" w:hAnsi="Meta Offc Pro" w:cstheme="minorBidi"/>
    </w:rPr>
  </w:style>
  <w:style w:type="character" w:customStyle="1" w:styleId="10TableContent1CharChar">
    <w:name w:val="10_Table_Content_1 Char Char"/>
    <w:link w:val="10TableContent1"/>
    <w:rsid w:val="00463451"/>
    <w:rPr>
      <w:rFonts w:ascii="Arial" w:hAnsi="Arial"/>
      <w:lang w:val="en-GB"/>
    </w:rPr>
  </w:style>
  <w:style w:type="paragraph" w:customStyle="1" w:styleId="10TableContent1">
    <w:name w:val="10_Table_Content_1"/>
    <w:basedOn w:val="a"/>
    <w:link w:val="10TableContent1CharChar"/>
    <w:rsid w:val="00463451"/>
    <w:pPr>
      <w:spacing w:line="260" w:lineRule="exact"/>
      <w:jc w:val="left"/>
    </w:pPr>
    <w:rPr>
      <w:rFonts w:eastAsiaTheme="minorHAnsi" w:cstheme="minorBidi"/>
      <w:sz w:val="22"/>
      <w:lang w:val="en-GB"/>
    </w:rPr>
  </w:style>
  <w:style w:type="character" w:customStyle="1" w:styleId="Char1">
    <w:name w:val="МИ_Текст Char"/>
    <w:basedOn w:val="a0"/>
    <w:link w:val="afff5"/>
    <w:rsid w:val="00463451"/>
    <w:rPr>
      <w:rFonts w:ascii="Meta Offc Pro" w:eastAsia="Times New Roman" w:hAnsi="Meta Offc Pro"/>
      <w:sz w:val="24"/>
    </w:rPr>
  </w:style>
  <w:style w:type="paragraph" w:customStyle="1" w:styleId="Head1">
    <w:name w:val="Head 1"/>
    <w:basedOn w:val="1"/>
    <w:rsid w:val="00C94671"/>
    <w:pPr>
      <w:spacing w:before="0"/>
      <w:ind w:left="720" w:hanging="360"/>
    </w:pPr>
    <w:rPr>
      <w:rFonts w:ascii="Meta Offc Pro" w:hAnsi="Meta Offc Pro" w:cs="Times New Roman"/>
      <w:b w:val="0"/>
      <w:bCs w:val="0"/>
      <w:color w:val="000000" w:themeColor="text1"/>
      <w:kern w:val="28"/>
      <w:szCs w:val="30"/>
    </w:rPr>
  </w:style>
  <w:style w:type="paragraph" w:styleId="43">
    <w:name w:val="toc 4"/>
    <w:basedOn w:val="a"/>
    <w:next w:val="a"/>
    <w:autoRedefine/>
    <w:uiPriority w:val="39"/>
    <w:unhideWhenUsed/>
    <w:rsid w:val="00FE7D51"/>
    <w:pPr>
      <w:spacing w:after="100"/>
      <w:ind w:left="720"/>
    </w:pPr>
  </w:style>
  <w:style w:type="character" w:customStyle="1" w:styleId="a8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7"/>
    <w:uiPriority w:val="35"/>
    <w:locked/>
    <w:rsid w:val="001251E7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bbb">
    <w:name w:val="bbb"/>
    <w:rsid w:val="004E6EF1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character" w:customStyle="1" w:styleId="38">
    <w:name w:val="САП_Заголовок 3 Знак"/>
    <w:link w:val="30"/>
    <w:rsid w:val="00FA55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numbering" w:styleId="1ai">
    <w:name w:val="Outline List 1"/>
    <w:basedOn w:val="a2"/>
    <w:rsid w:val="00FA55AC"/>
    <w:pPr>
      <w:numPr>
        <w:numId w:val="30"/>
      </w:numPr>
    </w:pPr>
  </w:style>
  <w:style w:type="paragraph" w:customStyle="1" w:styleId="1b">
    <w:name w:val="Список 1"/>
    <w:basedOn w:val="a"/>
    <w:autoRedefine/>
    <w:qFormat/>
    <w:rsid w:val="00FA55AC"/>
    <w:pPr>
      <w:keepLine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  <w:lang w:eastAsia="ru-RU"/>
    </w:rPr>
  </w:style>
  <w:style w:type="paragraph" w:customStyle="1" w:styleId="05BodyCopy">
    <w:name w:val="05_Body_Copy"/>
    <w:basedOn w:val="a"/>
    <w:link w:val="05BodyCopy0"/>
    <w:rsid w:val="00FA55AC"/>
    <w:pPr>
      <w:spacing w:line="260" w:lineRule="exact"/>
    </w:pPr>
    <w:rPr>
      <w:sz w:val="20"/>
      <w:szCs w:val="20"/>
      <w:lang w:val="en-GB"/>
    </w:rPr>
  </w:style>
  <w:style w:type="character" w:customStyle="1" w:styleId="05BodyCopy0">
    <w:name w:val="05_Body_Copy Знак"/>
    <w:link w:val="05BodyCopy"/>
    <w:rsid w:val="00FA55AC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UnresolvedMention1">
    <w:name w:val="Unresolved Mention1"/>
    <w:basedOn w:val="a0"/>
    <w:uiPriority w:val="99"/>
    <w:semiHidden/>
    <w:unhideWhenUsed/>
    <w:rsid w:val="006E41DA"/>
    <w:rPr>
      <w:color w:val="808080"/>
      <w:shd w:val="clear" w:color="auto" w:fill="E6E6E6"/>
    </w:rPr>
  </w:style>
  <w:style w:type="paragraph" w:styleId="afff6">
    <w:name w:val="Title"/>
    <w:basedOn w:val="a"/>
    <w:next w:val="a"/>
    <w:link w:val="afff7"/>
    <w:uiPriority w:val="10"/>
    <w:qFormat/>
    <w:rsid w:val="00BC5F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7">
    <w:name w:val="Заголовок Знак"/>
    <w:basedOn w:val="a0"/>
    <w:link w:val="afff6"/>
    <w:uiPriority w:val="10"/>
    <w:rsid w:val="00BC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26" Type="http://schemas.openxmlformats.org/officeDocument/2006/relationships/image" Target="media/image9.png"/><Relationship Id="rId39" Type="http://schemas.openxmlformats.org/officeDocument/2006/relationships/image" Target="media/image16.emf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package" Target="embeddings/Microsoft_Excel_Worksheet1.xlsx"/><Relationship Id="rId42" Type="http://schemas.openxmlformats.org/officeDocument/2006/relationships/package" Target="embeddings/Microsoft_Excel_Worksheet5.xlsx"/><Relationship Id="rId47" Type="http://schemas.openxmlformats.org/officeDocument/2006/relationships/image" Target="media/image20.emf"/><Relationship Id="rId50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5" Type="http://schemas.openxmlformats.org/officeDocument/2006/relationships/image" Target="media/image8.png"/><Relationship Id="rId33" Type="http://schemas.openxmlformats.org/officeDocument/2006/relationships/image" Target="media/image13.emf"/><Relationship Id="rId38" Type="http://schemas.openxmlformats.org/officeDocument/2006/relationships/package" Target="embeddings/Microsoft_Excel_Worksheet3.xlsx"/><Relationship Id="rId46" Type="http://schemas.openxmlformats.org/officeDocument/2006/relationships/package" Target="embeddings/Microsoft_Word_Document.docx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commentsExtended" Target="commentsExtended.xml"/><Relationship Id="rId29" Type="http://schemas.openxmlformats.org/officeDocument/2006/relationships/image" Target="media/image11.emf"/><Relationship Id="rId41" Type="http://schemas.openxmlformats.org/officeDocument/2006/relationships/image" Target="media/image17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32" Type="http://schemas.openxmlformats.org/officeDocument/2006/relationships/package" Target="embeddings/Microsoft_Excel_Worksheet.xlsx"/><Relationship Id="rId37" Type="http://schemas.openxmlformats.org/officeDocument/2006/relationships/image" Target="media/image15.emf"/><Relationship Id="rId40" Type="http://schemas.openxmlformats.org/officeDocument/2006/relationships/package" Target="embeddings/Microsoft_Excel_Worksheet4.xlsx"/><Relationship Id="rId45" Type="http://schemas.openxmlformats.org/officeDocument/2006/relationships/image" Target="media/image19.emf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6.png"/><Relationship Id="rId28" Type="http://schemas.openxmlformats.org/officeDocument/2006/relationships/oleObject" Target="embeddings/Microsoft_Word_97_-_2003_Document.doc"/><Relationship Id="rId36" Type="http://schemas.openxmlformats.org/officeDocument/2006/relationships/package" Target="embeddings/Microsoft_Excel_Worksheet2.xlsx"/><Relationship Id="rId49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comments" Target="comments.xml"/><Relationship Id="rId31" Type="http://schemas.openxmlformats.org/officeDocument/2006/relationships/image" Target="media/image12.emf"/><Relationship Id="rId44" Type="http://schemas.openxmlformats.org/officeDocument/2006/relationships/package" Target="embeddings/Microsoft_Excel_Worksheet6.xlsx"/><Relationship Id="rId52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5.png"/><Relationship Id="rId27" Type="http://schemas.openxmlformats.org/officeDocument/2006/relationships/image" Target="media/image10.emf"/><Relationship Id="rId30" Type="http://schemas.openxmlformats.org/officeDocument/2006/relationships/oleObject" Target="embeddings/Microsoft_Word_97_-_2003_Document1.doc"/><Relationship Id="rId35" Type="http://schemas.openxmlformats.org/officeDocument/2006/relationships/image" Target="media/image14.emf"/><Relationship Id="rId43" Type="http://schemas.openxmlformats.org/officeDocument/2006/relationships/image" Target="media/image18.emf"/><Relationship Id="rId48" Type="http://schemas.openxmlformats.org/officeDocument/2006/relationships/package" Target="embeddings/Microsoft_Word_Document7.docx"/><Relationship Id="rId8" Type="http://schemas.openxmlformats.org/officeDocument/2006/relationships/webSettings" Target="webSettings.xml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40FD73-F0FB-4F3F-B2F5-8D8F143E88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20C69E4-11AF-4134-9813-D0684B840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102</Pages>
  <Words>18649</Words>
  <Characters>106301</Characters>
  <Application>Microsoft Office Word</Application>
  <DocSecurity>0</DocSecurity>
  <Lines>885</Lines>
  <Paragraphs>249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124701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Zelenskaya Natalia</cp:lastModifiedBy>
  <cp:revision>23</cp:revision>
  <cp:lastPrinted>2018-02-09T10:40:00Z</cp:lastPrinted>
  <dcterms:created xsi:type="dcterms:W3CDTF">2021-03-12T08:43:00Z</dcterms:created>
  <dcterms:modified xsi:type="dcterms:W3CDTF">2021-04-09T07:01:00Z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  <property fmtid="{D5CDD505-2E9C-101B-9397-08002B2CF9AE}" pid="5" name="Hash">
    <vt:lpwstr/>
  </property>
  <property fmtid="{D5CDD505-2E9C-101B-9397-08002B2CF9AE}" pid="6" name="Hide date">
    <vt:lpwstr/>
  </property>
  <property fmtid="{D5CDD505-2E9C-101B-9397-08002B2CF9AE}" pid="7" name="Classification">
    <vt:lpwstr>Confidential</vt:lpwstr>
  </property>
</Properties>
</file>